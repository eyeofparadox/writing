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08581E" w:rsidRPr="00B3633A" w:rsidRDefault="0008581E">
      <w:pPr>
        <w:pStyle w:val="0DraftNormal"/>
        <w:rPr>
          <w:rFonts w:ascii="Montserrat" w:hAnsi="Montserrat"/>
          <w:sz w:val="24"/>
        </w:rPr>
      </w:pPr>
    </w:p>
    <w:p w:rsidR="0008581E" w:rsidRPr="00B3633A" w:rsidRDefault="0008581E">
      <w:pPr>
        <w:pStyle w:val="0DraftTitle"/>
        <w:rPr>
          <w:rFonts w:ascii="Montserrat" w:hAnsi="Montserrat"/>
          <w:sz w:val="24"/>
        </w:rPr>
      </w:pPr>
      <w:r w:rsidRPr="00B3633A">
        <w:rPr>
          <w:rFonts w:ascii="Montserrat" w:hAnsi="Montserrat"/>
          <w:sz w:val="24"/>
        </w:rPr>
        <w:t>AV</w:t>
      </w:r>
    </w:p>
    <w:p w:rsidR="0008581E" w:rsidRPr="00B3633A" w:rsidRDefault="0008581E">
      <w:pPr>
        <w:pStyle w:val="0DraftNormal"/>
        <w:rPr>
          <w:rFonts w:ascii="Montserrat" w:hAnsi="Montserrat"/>
          <w:w w:val="200"/>
          <w:sz w:val="24"/>
          <w:vertAlign w:val="superscript"/>
        </w:rPr>
      </w:pPr>
      <w:r w:rsidRPr="00B3633A">
        <w:rPr>
          <w:rFonts w:ascii="Montserrat" w:hAnsi="Montserrat"/>
          <w:w w:val="200"/>
          <w:sz w:val="24"/>
          <w:vertAlign w:val="superscript"/>
        </w:rPr>
        <w:t>phoenix : a child of paradox : notes</w:t>
      </w:r>
    </w:p>
    <w:p w:rsidR="0008581E" w:rsidRPr="00B3633A" w:rsidRDefault="0008581E">
      <w:pPr>
        <w:pStyle w:val="0DraftNormal"/>
        <w:rPr>
          <w:rFonts w:ascii="Montserrat" w:hAnsi="Montserrat"/>
          <w:sz w:val="24"/>
        </w:rPr>
      </w:pPr>
    </w:p>
    <w:p w:rsidR="0008581E" w:rsidRPr="00B3633A" w:rsidRDefault="0008581E">
      <w:pPr>
        <w:pStyle w:val="0DraftNormal"/>
        <w:rPr>
          <w:rFonts w:ascii="Montserrat" w:hAnsi="Montserrat"/>
          <w:sz w:val="24"/>
        </w:rPr>
      </w:pPr>
    </w:p>
    <w:p w:rsidR="0008581E" w:rsidRPr="00B3633A" w:rsidRDefault="0008581E">
      <w:pPr>
        <w:pStyle w:val="0DraftNormal"/>
        <w:rPr>
          <w:rFonts w:ascii="Montserrat" w:hAnsi="Montserrat"/>
          <w:sz w:val="24"/>
        </w:rPr>
      </w:pPr>
    </w:p>
    <w:p w:rsidR="0008581E" w:rsidRPr="00B3633A" w:rsidRDefault="0008581E">
      <w:pPr>
        <w:pStyle w:val="0DraftNormal"/>
        <w:rPr>
          <w:rFonts w:ascii="Montserrat" w:hAnsi="Montserrat"/>
          <w:i/>
          <w:sz w:val="24"/>
        </w:rPr>
      </w:pPr>
      <w:r w:rsidRPr="00B3633A">
        <w:rPr>
          <w:rFonts w:ascii="Montserrat" w:hAnsi="Montserrat"/>
          <w:i/>
          <w:sz w:val="24"/>
        </w:rPr>
        <w:t>PHOENIX Composition Notes for Dreaming II</w:t>
      </w:r>
    </w:p>
    <w:p w:rsidR="0008581E" w:rsidRPr="00B3633A" w:rsidRDefault="0008581E">
      <w:pPr>
        <w:pStyle w:val="0DraftNormal"/>
        <w:rPr>
          <w:rFonts w:ascii="Montserrat" w:hAnsi="Montserrat"/>
          <w:i/>
          <w:sz w:val="24"/>
        </w:rPr>
      </w:pPr>
    </w:p>
    <w:p w:rsidR="0008581E" w:rsidRPr="00B3633A" w:rsidRDefault="0008581E">
      <w:pPr>
        <w:pStyle w:val="0DraftNormal"/>
        <w:rPr>
          <w:rFonts w:ascii="Montserrat" w:hAnsi="Montserrat"/>
          <w:i/>
          <w:sz w:val="24"/>
        </w:rPr>
      </w:pPr>
      <w:r w:rsidRPr="00B3633A">
        <w:rPr>
          <w:rFonts w:ascii="Montserrat" w:hAnsi="Montserrat"/>
          <w:i/>
          <w:sz w:val="24"/>
        </w:rPr>
        <w:t xml:space="preserve">A nameless dancer... A slave... An Ideal of the Intimate arts. Her aeo'patron brought her to House Ara, a gift to Ara's heir, for her mnao. </w:t>
      </w:r>
    </w:p>
    <w:p w:rsidR="0008581E" w:rsidRPr="00B3633A" w:rsidRDefault="0008581E">
      <w:pPr>
        <w:pStyle w:val="0DraftNormal"/>
        <w:rPr>
          <w:rFonts w:ascii="Montserrat" w:hAnsi="Montserrat"/>
          <w:i/>
          <w:sz w:val="24"/>
        </w:rPr>
      </w:pPr>
    </w:p>
    <w:p w:rsidR="0008581E" w:rsidRPr="00B3633A" w:rsidRDefault="0008581E">
      <w:pPr>
        <w:pStyle w:val="0DraftNormal"/>
        <w:rPr>
          <w:rFonts w:ascii="Montserrat" w:hAnsi="Montserrat"/>
          <w:i/>
          <w:sz w:val="24"/>
        </w:rPr>
      </w:pPr>
      <w:r w:rsidRPr="00B3633A">
        <w:rPr>
          <w:rFonts w:ascii="Montserrat" w:hAnsi="Montserrat"/>
          <w:i/>
          <w:sz w:val="24"/>
        </w:rPr>
        <w:t>An enigma... Once she had been known as  the phoenix Avael,  a victim of the practice of av'va freed by the rift, and the one who brought the Severing to it's climactic ending. Her nature, warped by the dragon Azael's embrace, had changed, a prototype of what avon would be. In the following dynasties, her ability to conceive of herself grew more and more latent, her most recent incarnation coming after a lapse of over a thousand years. In this incarnation, her chances of self conception are too thin to contemplate. Her conversion from phoenix to dragon seemed accomplished.</w:t>
      </w:r>
    </w:p>
    <w:p w:rsidR="0008581E" w:rsidRPr="00B3633A" w:rsidRDefault="0008581E">
      <w:pPr>
        <w:pStyle w:val="0DraftNormal"/>
        <w:rPr>
          <w:rFonts w:ascii="Montserrat" w:hAnsi="Montserrat"/>
          <w:i/>
          <w:sz w:val="24"/>
        </w:rPr>
      </w:pPr>
    </w:p>
    <w:p w:rsidR="0008581E" w:rsidRPr="00B3633A" w:rsidRDefault="0008581E">
      <w:pPr>
        <w:pStyle w:val="0DraftNormal"/>
        <w:rPr>
          <w:rFonts w:ascii="Montserrat" w:hAnsi="Montserrat"/>
          <w:i/>
          <w:sz w:val="24"/>
        </w:rPr>
      </w:pPr>
      <w:r w:rsidRPr="00B3633A">
        <w:rPr>
          <w:rFonts w:ascii="Montserrat" w:hAnsi="Montserrat"/>
          <w:i/>
          <w:sz w:val="24"/>
        </w:rPr>
        <w:t xml:space="preserve">A forbidden embrace... All would have been well, except that Anna conceived of herself in Avon's embrace, leaving them embraced in av'va. Avon would have to make the sacrafice to preserve Anna from what she once endured. A desperate act, shifting their sexes, but it was the only thing that could protect them from av'va--and only if they conceived of each other as man and woman. </w:t>
      </w:r>
    </w:p>
    <w:p w:rsidR="0008581E" w:rsidRPr="00B3633A" w:rsidRDefault="0008581E">
      <w:pPr>
        <w:pStyle w:val="0DraftNormal"/>
        <w:rPr>
          <w:rFonts w:ascii="Montserrat" w:hAnsi="Montserrat"/>
          <w:i/>
          <w:sz w:val="24"/>
        </w:rPr>
      </w:pPr>
    </w:p>
    <w:p w:rsidR="0008581E" w:rsidRPr="00B3633A" w:rsidRDefault="0008581E">
      <w:pPr>
        <w:pStyle w:val="0DraftNormal"/>
        <w:rPr>
          <w:rFonts w:ascii="Montserrat" w:hAnsi="Montserrat"/>
          <w:i/>
          <w:sz w:val="24"/>
        </w:rPr>
      </w:pPr>
      <w:r w:rsidRPr="00B3633A">
        <w:rPr>
          <w:rFonts w:ascii="Montserrat" w:hAnsi="Montserrat"/>
          <w:i/>
          <w:sz w:val="24"/>
        </w:rPr>
        <w:t>A conception of mind, spirit, body and soul... Avon gave her life for Anna, but her mind was claimed by the child they conceived. As well as a portion of her soul. A part of ths child was similarily attached to Anna, a link which the virtual Avon uses to guide Anna away to safety, for if found with Avon's body, and in her altered state, dangerous questions would be raised, leading to the truth of their forbidden embrace. However accidentally conceived, Avon warned that the child must be protected, and a lie which was virtually the truth was the only hope any of them had.</w:t>
      </w:r>
    </w:p>
    <w:p w:rsidR="0008581E" w:rsidRPr="00B3633A" w:rsidRDefault="0008581E">
      <w:pPr>
        <w:pStyle w:val="0DraftNormal"/>
        <w:rPr>
          <w:rFonts w:ascii="Montserrat" w:hAnsi="Montserrat"/>
          <w:i/>
          <w:sz w:val="24"/>
        </w:rPr>
      </w:pPr>
    </w:p>
    <w:p w:rsidR="0008581E" w:rsidRPr="00B3633A" w:rsidRDefault="0008581E">
      <w:pPr>
        <w:pStyle w:val="0DraftNormal"/>
        <w:rPr>
          <w:rFonts w:ascii="Montserrat" w:hAnsi="Montserrat"/>
          <w:i/>
          <w:sz w:val="24"/>
        </w:rPr>
      </w:pPr>
      <w:r w:rsidRPr="00B3633A">
        <w:rPr>
          <w:rFonts w:ascii="Montserrat" w:hAnsi="Montserrat"/>
          <w:i/>
          <w:sz w:val="24"/>
        </w:rPr>
        <w:t xml:space="preserve">[···Avon and Ashana, in a story about the consummation of the Dragon Phoenix Embrace, and the conception of a true avon child, Av‘Ashana  Most of the elements can be drawn from the following, and current notes. All references to the conception of Av can be assigned to this project, while the references to the slave avon must be evenly dealt between Avon and Av. The material concerning the true aeo sex transferrs over to Av, while the aeo’mentor-patron and aeo’slave elements remain a part of Avon’s path. In essence, Avon retains a mysterious origin, essentially as  the many times daughter self of Avael. The critical event is her reincarnation in Av as her own daughter and an avon, through Ashana’s embrace ···] </w:t>
      </w:r>
    </w:p>
    <w:p w:rsidR="0008581E" w:rsidRPr="00B3633A" w:rsidRDefault="0008581E">
      <w:pPr>
        <w:pStyle w:val="0DraftNormal"/>
        <w:rPr>
          <w:rFonts w:ascii="Montserrat" w:hAnsi="Montserrat"/>
          <w:i/>
          <w:sz w:val="24"/>
        </w:rPr>
      </w:pPr>
    </w:p>
    <w:p w:rsidR="0008581E" w:rsidRPr="00B3633A" w:rsidRDefault="0008581E">
      <w:pPr>
        <w:pStyle w:val="0DraftNormal"/>
        <w:rPr>
          <w:rFonts w:ascii="Montserrat" w:hAnsi="Montserrat"/>
          <w:i/>
          <w:sz w:val="24"/>
        </w:rPr>
      </w:pPr>
      <w:r w:rsidRPr="00B3633A">
        <w:rPr>
          <w:rFonts w:ascii="Montserrat" w:hAnsi="Montserrat"/>
          <w:i/>
          <w:sz w:val="24"/>
        </w:rPr>
        <w:t>ENTRANCE OPTIONS 0</w:t>
      </w:r>
    </w:p>
    <w:p w:rsidR="0008581E" w:rsidRPr="00B3633A" w:rsidRDefault="0008581E">
      <w:pPr>
        <w:pStyle w:val="0DraftNormal"/>
        <w:rPr>
          <w:rFonts w:ascii="Montserrat" w:hAnsi="Montserrat"/>
          <w:i/>
          <w:sz w:val="24"/>
        </w:rPr>
      </w:pPr>
    </w:p>
    <w:p w:rsidR="0008581E" w:rsidRPr="00B3633A" w:rsidRDefault="0008581E">
      <w:pPr>
        <w:pStyle w:val="0DraftNormal"/>
        <w:rPr>
          <w:rFonts w:ascii="Montserrat" w:hAnsi="Montserrat"/>
          <w:i/>
          <w:sz w:val="24"/>
        </w:rPr>
      </w:pPr>
      <w:r w:rsidRPr="00B3633A">
        <w:rPr>
          <w:rFonts w:ascii="Montserrat" w:hAnsi="Montserrat"/>
          <w:i/>
          <w:sz w:val="24"/>
        </w:rPr>
        <w:t>[··· Avon 17 ···][··· A slave. A nameless dancer. Avon. A mysterious young woman. No one knew where she came from. No one knew who or what she was before she had been found at ao’dahn—she had simply appeared out of nowhere. She knew who she was—after a fashion—and what she once was. She knew that she had been reborn. But the memory of why eluded her. Her psi potential measured off the scale, but she was so powerful that almost no one could train her. The power of her mind over her body was virtually absolute, but she had been defenseless before the onslaught of alien thoughts and emotions. In her mind, no amount of power was worth the total absence of self possession she endured ···]</w:t>
      </w:r>
    </w:p>
    <w:p w:rsidR="0008581E" w:rsidRPr="00B3633A" w:rsidRDefault="0008581E">
      <w:pPr>
        <w:pStyle w:val="0DraftNormal"/>
        <w:rPr>
          <w:rFonts w:ascii="Montserrat" w:hAnsi="Montserrat"/>
          <w:i/>
          <w:sz w:val="24"/>
        </w:rPr>
      </w:pPr>
      <w:r w:rsidRPr="00B3633A">
        <w:rPr>
          <w:rFonts w:ascii="Montserrat" w:hAnsi="Montserrat"/>
          <w:i/>
          <w:sz w:val="24"/>
        </w:rPr>
        <w:t xml:space="preserve">Avon, under the wing of an aeo’mni, journeyed to the ao’dahn. All her life—that she could remember—she had never been more than a slave, shaped by the desires of others. As long as her mind remained naked, she could have no other fate. Who ever could protect her mind would own her, body and soul. With her training as an aeo’mnai complete, the time had come for her to be sold. Whatever she had been born for, whatever purpose had carried her through the worst of it in childhood, had long since been forgotten. Lost, until she encountered a mind that could bound hers without dominating her. </w:t>
      </w:r>
    </w:p>
    <w:p w:rsidR="0008581E" w:rsidRPr="00B3633A" w:rsidRDefault="0008581E">
      <w:pPr>
        <w:pStyle w:val="0DraftNormal"/>
        <w:rPr>
          <w:rFonts w:ascii="Montserrat" w:hAnsi="Montserrat"/>
          <w:i/>
          <w:sz w:val="24"/>
        </w:rPr>
      </w:pPr>
      <w:r w:rsidRPr="00B3633A">
        <w:rPr>
          <w:rFonts w:ascii="Montserrat" w:hAnsi="Montserrat"/>
          <w:i/>
          <w:sz w:val="24"/>
        </w:rPr>
        <w:t>[··· Avon had learned to be shaped by her own desires. Awakened by a moment’s contact in the ao’dahn j’caoi, as the day of her emancipation approached, she suddenly had the key to the answers she had sought her entire life  ···]</w:t>
      </w:r>
    </w:p>
    <w:p w:rsidR="0008581E" w:rsidRPr="00B3633A" w:rsidRDefault="0008581E">
      <w:pPr>
        <w:pStyle w:val="0DraftNormal"/>
        <w:rPr>
          <w:rFonts w:ascii="Montserrat" w:hAnsi="Montserrat"/>
          <w:i/>
          <w:sz w:val="24"/>
        </w:rPr>
      </w:pPr>
      <w:r w:rsidRPr="00B3633A">
        <w:rPr>
          <w:rFonts w:ascii="Montserrat" w:hAnsi="Montserrat"/>
          <w:i/>
          <w:sz w:val="24"/>
        </w:rPr>
        <w:t xml:space="preserve">Avon arrived, in company with her patron and mentor, at House Ara. Avon had already begun to explore her options for asserting her independence, and the possibility of autonomy. Her hopes of ending her slavery were dashed as her patron made a gift of her to the House. Astonished at her patron’s action, Avon confronted her new owner, Ara Ashana. In Ashana she suddenly found a way to escape her fate. But the cost was that she had to serve her, as her aeslyn companion—submit to her, as her slave. Her hope of salvation would inevitably lead to their damnation. In spite of herself, she became friends with her new patron. </w:t>
      </w:r>
    </w:p>
    <w:p w:rsidR="0008581E" w:rsidRPr="00B3633A" w:rsidRDefault="0008581E">
      <w:pPr>
        <w:pStyle w:val="0DraftNormal"/>
        <w:rPr>
          <w:rFonts w:ascii="Montserrat" w:hAnsi="Montserrat"/>
          <w:i/>
          <w:sz w:val="24"/>
        </w:rPr>
      </w:pPr>
      <w:r w:rsidRPr="00B3633A">
        <w:rPr>
          <w:rFonts w:ascii="Montserrat" w:hAnsi="Montserrat"/>
          <w:i/>
          <w:sz w:val="24"/>
        </w:rPr>
        <w:t xml:space="preserve"> [··· Avon 18 ···][··· a la Tegal Manor ··· A dormant gate  ···]</w:t>
      </w:r>
    </w:p>
    <w:p w:rsidR="0008581E" w:rsidRPr="00B3633A" w:rsidRDefault="0008581E">
      <w:pPr>
        <w:pStyle w:val="0DraftNormal"/>
        <w:rPr>
          <w:rFonts w:ascii="Montserrat" w:hAnsi="Montserrat"/>
          <w:i/>
          <w:sz w:val="24"/>
        </w:rPr>
      </w:pPr>
      <w:r w:rsidRPr="00B3633A">
        <w:rPr>
          <w:rFonts w:ascii="Montserrat" w:hAnsi="Montserrat"/>
          <w:i/>
          <w:sz w:val="24"/>
        </w:rPr>
        <w:t xml:space="preserve">Ashana tried persistently to delve into Avon’s past. Avon resisted her probing, but over the months the resistance wore down. In the course of exploring the ruins of a gate, Ashana forced her to confront herself. The link between Avon and the gate was accidentally revealed, giving Ashara an answer to one of the mysteries of Avon’s origin. </w:t>
      </w:r>
    </w:p>
    <w:p w:rsidR="0008581E" w:rsidRPr="00B3633A" w:rsidRDefault="0008581E">
      <w:pPr>
        <w:pStyle w:val="0DraftNormal"/>
        <w:rPr>
          <w:rFonts w:ascii="Montserrat" w:hAnsi="Montserrat"/>
          <w:i/>
          <w:sz w:val="24"/>
        </w:rPr>
      </w:pPr>
      <w:r w:rsidRPr="00B3633A">
        <w:rPr>
          <w:rFonts w:ascii="Montserrat" w:hAnsi="Montserrat"/>
          <w:i/>
          <w:sz w:val="24"/>
        </w:rPr>
        <w:t>[··· Avon 19 ···][··· a forbidden embrace ···]</w:t>
      </w:r>
    </w:p>
    <w:p w:rsidR="0008581E" w:rsidRPr="00B3633A" w:rsidRDefault="0008581E">
      <w:pPr>
        <w:pStyle w:val="0DraftNormal"/>
        <w:rPr>
          <w:rFonts w:ascii="Montserrat" w:hAnsi="Montserrat"/>
          <w:i/>
          <w:sz w:val="24"/>
        </w:rPr>
      </w:pPr>
      <w:r w:rsidRPr="00B3633A">
        <w:rPr>
          <w:rFonts w:ascii="Montserrat" w:hAnsi="Montserrat"/>
          <w:i/>
          <w:sz w:val="24"/>
        </w:rPr>
        <w:t xml:space="preserve">Avon and Ashara grew in their time together. They were in love, but they were careful not to admit it. Not even Ashara’s impending marriage worried them, for what they had found in each other could not be displaced. All would have been well, except that Ashana conceived of herself in Avon's embrace, leaving them embraced in av'va. Avon would have to make the sacrafice to preserve Anna from what she once endured. A desperate act, shifting their sexes, but it was the only thing that could protect them from av'va--and only if they conceived of each other as man and woman. </w:t>
      </w:r>
    </w:p>
    <w:p w:rsidR="0008581E" w:rsidRPr="00B3633A" w:rsidRDefault="0008581E">
      <w:pPr>
        <w:pStyle w:val="0DraftNormal"/>
        <w:rPr>
          <w:rFonts w:ascii="Montserrat" w:hAnsi="Montserrat"/>
          <w:i/>
          <w:sz w:val="24"/>
        </w:rPr>
      </w:pPr>
      <w:r w:rsidRPr="00B3633A">
        <w:rPr>
          <w:rFonts w:ascii="Montserrat" w:hAnsi="Montserrat"/>
          <w:i/>
          <w:sz w:val="24"/>
        </w:rPr>
        <w:t>[··· Av is conceived ···][··· Avon dies 19 ···]</w:t>
      </w:r>
    </w:p>
    <w:p w:rsidR="0008581E" w:rsidRPr="00B3633A" w:rsidRDefault="0008581E">
      <w:pPr>
        <w:pStyle w:val="0DraftNormal"/>
        <w:rPr>
          <w:rFonts w:ascii="Montserrat" w:hAnsi="Montserrat"/>
          <w:i/>
          <w:sz w:val="24"/>
        </w:rPr>
      </w:pPr>
      <w:r w:rsidRPr="00B3633A">
        <w:rPr>
          <w:rFonts w:ascii="Montserrat" w:hAnsi="Montserrat"/>
          <w:i/>
          <w:sz w:val="24"/>
        </w:rPr>
        <w:t>A conception of mind, spirit, body and soul... Avon gave her life for Anna, but her mind was claimed by the child they conceived. As well as a portion of her soul. A part of ths child was similarily attached to Ashana, a link which the virtual Avon uses to guide Anna away to safety, for if found with Avon's body, and in her altered state, dangerous questions would be raised, leading to the truth of their forbidden embrace. However accidentally conceived, Avon warned that the child must be protected, and a lie which was virtually the truth was the only hope any of them had.</w:t>
      </w:r>
    </w:p>
    <w:p w:rsidR="0008581E" w:rsidRPr="00B3633A" w:rsidRDefault="0008581E">
      <w:pPr>
        <w:pStyle w:val="0DraftNormal"/>
        <w:rPr>
          <w:rFonts w:ascii="Montserrat" w:hAnsi="Montserrat"/>
          <w:i/>
          <w:sz w:val="24"/>
        </w:rPr>
      </w:pPr>
    </w:p>
    <w:p w:rsidR="0008581E" w:rsidRPr="00B3633A" w:rsidRDefault="0008581E">
      <w:pPr>
        <w:pStyle w:val="0DraftNormal"/>
        <w:rPr>
          <w:rFonts w:ascii="Montserrat" w:hAnsi="Montserrat"/>
          <w:i/>
          <w:sz w:val="24"/>
        </w:rPr>
      </w:pPr>
      <w:r w:rsidRPr="00B3633A">
        <w:rPr>
          <w:rFonts w:ascii="Montserrat" w:hAnsi="Montserrat"/>
          <w:i/>
          <w:sz w:val="24"/>
        </w:rPr>
        <w:t>[see av00 material and notes]</w:t>
      </w:r>
    </w:p>
    <w:p w:rsidR="0008581E" w:rsidRPr="00B3633A" w:rsidRDefault="0008581E">
      <w:pPr>
        <w:pStyle w:val="0DraftNormal"/>
        <w:rPr>
          <w:rFonts w:ascii="Montserrat" w:hAnsi="Montserrat"/>
          <w:i/>
          <w:sz w:val="24"/>
        </w:rPr>
      </w:pPr>
    </w:p>
    <w:p w:rsidR="0008581E" w:rsidRPr="00B3633A" w:rsidRDefault="0008581E">
      <w:pPr>
        <w:pStyle w:val="0DraftNormal"/>
        <w:rPr>
          <w:rFonts w:ascii="Montserrat" w:hAnsi="Montserrat"/>
          <w:i/>
          <w:sz w:val="24"/>
        </w:rPr>
      </w:pPr>
    </w:p>
    <w:p w:rsidR="0008581E" w:rsidRPr="00B3633A" w:rsidRDefault="0008581E">
      <w:pPr>
        <w:pStyle w:val="0DraftNormal"/>
        <w:rPr>
          <w:rFonts w:ascii="Montserrat" w:hAnsi="Montserrat"/>
          <w:i/>
          <w:sz w:val="24"/>
        </w:rPr>
      </w:pPr>
      <w:r w:rsidRPr="00B3633A">
        <w:rPr>
          <w:rFonts w:ascii="Montserrat" w:hAnsi="Montserrat"/>
          <w:i/>
          <w:sz w:val="24"/>
        </w:rPr>
        <w:t xml:space="preserve"> Athane Ao’dahn j’caoi Ara’ni Anathne—keeper of the inner sphere, champion of House Ara, Anathne. Her House Patron. The one who found Avon, and claimed her. When Avon proved too wild and untrainable, her patron found a mentor—the best that could be found—to break her. </w:t>
      </w:r>
    </w:p>
    <w:p w:rsidR="0008581E" w:rsidRPr="00B3633A" w:rsidRDefault="0008581E">
      <w:pPr>
        <w:pStyle w:val="0DraftNormal"/>
        <w:rPr>
          <w:rFonts w:ascii="Montserrat" w:hAnsi="Montserrat"/>
          <w:i/>
          <w:sz w:val="24"/>
        </w:rPr>
      </w:pPr>
      <w:r w:rsidRPr="00B3633A">
        <w:rPr>
          <w:rFonts w:ascii="Montserrat" w:hAnsi="Montserrat"/>
          <w:i/>
          <w:sz w:val="24"/>
        </w:rPr>
        <w:tab/>
        <w:t>Ara'nao’Ashana'mnao—champion-heir House Ara, Ashana. Her master. Ashana is promised to Anaoket, and to prepare her, Avon was given to her as her counterpart. Aelyn.</w:t>
      </w:r>
    </w:p>
    <w:p w:rsidR="0008581E" w:rsidRPr="00B3633A" w:rsidRDefault="0008581E">
      <w:pPr>
        <w:pStyle w:val="0DraftNormal"/>
        <w:rPr>
          <w:rFonts w:ascii="Montserrat" w:hAnsi="Montserrat"/>
          <w:i/>
          <w:sz w:val="24"/>
        </w:rPr>
      </w:pPr>
    </w:p>
    <w:p w:rsidR="0008581E" w:rsidRPr="00B3633A" w:rsidRDefault="0008581E">
      <w:pPr>
        <w:pStyle w:val="0DraftNormal"/>
        <w:rPr>
          <w:rFonts w:ascii="Montserrat" w:hAnsi="Montserrat"/>
          <w:i/>
          <w:sz w:val="24"/>
        </w:rPr>
      </w:pPr>
      <w:r w:rsidRPr="00B3633A">
        <w:rPr>
          <w:rFonts w:ascii="Montserrat" w:hAnsi="Montserrat"/>
          <w:i/>
          <w:sz w:val="24"/>
        </w:rPr>
        <w:tab/>
        <w:t>Avon'jeAra’mnaiomi—a nameless dancer... A slave... An ideal of the intimate arts. Her aeo'mentor brought her to House Ara, a gift to Ara's heir, for her mnao. Aeslyn.</w:t>
      </w:r>
    </w:p>
    <w:p w:rsidR="0008581E" w:rsidRPr="00B3633A" w:rsidRDefault="0008581E">
      <w:pPr>
        <w:pStyle w:val="0DraftNormal"/>
        <w:rPr>
          <w:rFonts w:ascii="Montserrat" w:hAnsi="Montserrat"/>
          <w:i/>
          <w:sz w:val="24"/>
        </w:rPr>
      </w:pPr>
    </w:p>
    <w:p w:rsidR="0008581E" w:rsidRPr="00B3633A" w:rsidRDefault="0008581E">
      <w:pPr>
        <w:pStyle w:val="0DraftNormal"/>
        <w:rPr>
          <w:rFonts w:ascii="Montserrat" w:hAnsi="Montserrat"/>
          <w:i/>
          <w:sz w:val="24"/>
        </w:rPr>
      </w:pPr>
      <w:r w:rsidRPr="00B3633A">
        <w:rPr>
          <w:rFonts w:ascii="Montserrat" w:hAnsi="Montserrat"/>
          <w:i/>
          <w:sz w:val="24"/>
        </w:rPr>
        <w:tab/>
      </w:r>
      <w:r w:rsidRPr="00B3633A">
        <w:rPr>
          <w:rFonts w:ascii="Montserrat" w:hAnsi="Montserrat"/>
          <w:i/>
          <w:sz w:val="24"/>
        </w:rPr>
        <w:tab/>
      </w:r>
      <w:r w:rsidRPr="00B3633A">
        <w:rPr>
          <w:rFonts w:ascii="Montserrat" w:hAnsi="Montserrat"/>
          <w:i/>
          <w:sz w:val="24"/>
        </w:rPr>
        <w:tab/>
        <w:t>[··· An enigma ··· Once she had been known as  the phoenix Avael,  a victim of the practice of av'va freed by the rift, and the one who brought the Severing to it's climactic ending. Her nature, warped by the dragon Azael's embrace, had changed, a prototype of what avon would be. In the following dynasties, her ability to conceive of herself grew more and more latent, her most recent incarnation coming after a lapse of over a thousand years. In this incarnation, her chances of self conception are too thin to contemplate. Her conversion from phoenix to dragon seemed accomplished ···]</w:t>
      </w:r>
    </w:p>
    <w:p w:rsidR="0008581E" w:rsidRPr="00B3633A" w:rsidRDefault="0008581E">
      <w:pPr>
        <w:pStyle w:val="0DraftNormal"/>
        <w:rPr>
          <w:rFonts w:ascii="Montserrat" w:hAnsi="Montserrat"/>
          <w:i/>
          <w:sz w:val="24"/>
        </w:rPr>
      </w:pPr>
    </w:p>
    <w:p w:rsidR="0008581E" w:rsidRPr="00B3633A" w:rsidRDefault="0008581E">
      <w:pPr>
        <w:pStyle w:val="0DraftNormal"/>
        <w:rPr>
          <w:rFonts w:ascii="Montserrat" w:hAnsi="Montserrat"/>
          <w:i/>
          <w:sz w:val="24"/>
        </w:rPr>
      </w:pPr>
      <w:r w:rsidRPr="00B3633A">
        <w:rPr>
          <w:rFonts w:ascii="Montserrat" w:hAnsi="Montserrat"/>
          <w:i/>
          <w:sz w:val="24"/>
        </w:rPr>
        <w:t>Ao’Avon’di Ashara’dai Aephanket—</w:t>
      </w:r>
    </w:p>
    <w:p w:rsidR="0008581E" w:rsidRPr="00B3633A" w:rsidRDefault="0008581E">
      <w:pPr>
        <w:pStyle w:val="0DraftNormal"/>
        <w:rPr>
          <w:rFonts w:ascii="Montserrat" w:hAnsi="Montserrat"/>
          <w:i/>
          <w:sz w:val="24"/>
        </w:rPr>
      </w:pPr>
      <w:r w:rsidRPr="00B3633A">
        <w:rPr>
          <w:rFonts w:ascii="Montserrat" w:hAnsi="Montserrat"/>
          <w:i/>
          <w:sz w:val="24"/>
        </w:rPr>
        <w:tab/>
        <w:t>Ashara’dao’Aeph’Anaket—</w:t>
      </w:r>
    </w:p>
    <w:p w:rsidR="0008581E" w:rsidRPr="00B3633A" w:rsidRDefault="0008581E">
      <w:pPr>
        <w:pStyle w:val="0DraftNormal"/>
        <w:rPr>
          <w:rFonts w:ascii="Montserrat" w:hAnsi="Montserrat"/>
          <w:i/>
          <w:sz w:val="24"/>
        </w:rPr>
      </w:pPr>
      <w:r w:rsidRPr="00B3633A">
        <w:rPr>
          <w:rFonts w:ascii="Montserrat" w:hAnsi="Montserrat"/>
          <w:i/>
          <w:sz w:val="24"/>
        </w:rPr>
        <w:tab/>
        <w:t>Ashara’dao’Aeph’Anoket—</w:t>
      </w:r>
    </w:p>
    <w:p w:rsidR="0008581E" w:rsidRPr="00B3633A" w:rsidRDefault="0008581E">
      <w:pPr>
        <w:pStyle w:val="0DraftNormal"/>
        <w:rPr>
          <w:rFonts w:ascii="Montserrat" w:hAnsi="Montserrat"/>
          <w:i/>
          <w:sz w:val="24"/>
        </w:rPr>
      </w:pPr>
      <w:r w:rsidRPr="00B3633A">
        <w:rPr>
          <w:rFonts w:ascii="Montserrat" w:hAnsi="Montserrat"/>
          <w:i/>
          <w:sz w:val="24"/>
        </w:rPr>
        <w:t>Aet’idai jin’tempas Amaeo’mni—</w:t>
      </w:r>
    </w:p>
    <w:p w:rsidR="0008581E" w:rsidRPr="00B3633A" w:rsidRDefault="0008581E">
      <w:pPr>
        <w:pStyle w:val="0DraftNormal"/>
        <w:rPr>
          <w:rFonts w:ascii="Montserrat" w:hAnsi="Montserrat"/>
          <w:i/>
          <w:sz w:val="24"/>
        </w:rPr>
      </w:pPr>
    </w:p>
    <w:p w:rsidR="0008581E" w:rsidRPr="00B3633A" w:rsidRDefault="0008581E">
      <w:pPr>
        <w:pStyle w:val="0DraftNormal"/>
        <w:rPr>
          <w:rFonts w:ascii="Montserrat" w:hAnsi="Montserrat"/>
          <w:i/>
          <w:sz w:val="24"/>
        </w:rPr>
      </w:pPr>
    </w:p>
    <w:p w:rsidR="0008581E" w:rsidRPr="00B3633A" w:rsidRDefault="0008581E">
      <w:pPr>
        <w:pStyle w:val="0DraftNormal"/>
        <w:rPr>
          <w:rFonts w:ascii="Montserrat" w:hAnsi="Montserrat"/>
          <w:i/>
          <w:sz w:val="24"/>
        </w:rPr>
      </w:pPr>
      <w:r w:rsidRPr="00B3633A">
        <w:rPr>
          <w:rFonts w:ascii="Montserrat" w:hAnsi="Montserrat"/>
          <w:i/>
          <w:sz w:val="24"/>
        </w:rPr>
        <w:t xml:space="preserve"> </w:t>
      </w:r>
    </w:p>
    <w:p w:rsidR="0008581E" w:rsidRPr="00B3633A" w:rsidRDefault="0008581E">
      <w:pPr>
        <w:pStyle w:val="0DraftNormal"/>
        <w:rPr>
          <w:rFonts w:ascii="Montserrat" w:hAnsi="Montserrat"/>
          <w:i/>
          <w:sz w:val="24"/>
        </w:rPr>
      </w:pPr>
      <w:r w:rsidRPr="00B3633A">
        <w:rPr>
          <w:rFonts w:ascii="Montserrat" w:hAnsi="Montserrat"/>
          <w:i/>
          <w:sz w:val="24"/>
        </w:rPr>
        <w:t>EXIT OPTIONS 0</w:t>
      </w:r>
    </w:p>
    <w:p w:rsidR="0008581E" w:rsidRPr="00B3633A" w:rsidRDefault="0008581E">
      <w:pPr>
        <w:pStyle w:val="0DraftNormal"/>
        <w:rPr>
          <w:rFonts w:ascii="Montserrat" w:hAnsi="Montserrat"/>
          <w:i/>
          <w:sz w:val="24"/>
        </w:rPr>
      </w:pPr>
      <w:r w:rsidRPr="00B3633A">
        <w:rPr>
          <w:rFonts w:ascii="Montserrat" w:hAnsi="Montserrat"/>
          <w:i/>
          <w:sz w:val="24"/>
        </w:rPr>
        <w:t>[··· Av is born ···][··· Ashana 18 ···]</w:t>
      </w:r>
    </w:p>
    <w:p w:rsidR="0008581E" w:rsidRPr="00B3633A" w:rsidRDefault="0008581E">
      <w:pPr>
        <w:pStyle w:val="0DraftNormal"/>
        <w:rPr>
          <w:rFonts w:ascii="Montserrat" w:hAnsi="Montserrat"/>
          <w:i/>
          <w:sz w:val="24"/>
        </w:rPr>
      </w:pPr>
      <w:r w:rsidRPr="00B3633A">
        <w:rPr>
          <w:rFonts w:ascii="Montserrat" w:hAnsi="Montserrat"/>
          <w:i/>
          <w:sz w:val="24"/>
        </w:rPr>
        <w:t xml:space="preserve">An escort. Ashana accompanied a House VIP in a diplomatic entourage off-world for treaty negotiations or sessions in the senate. </w:t>
      </w:r>
    </w:p>
    <w:p w:rsidR="0008581E" w:rsidRPr="00B3633A" w:rsidRDefault="0008581E">
      <w:pPr>
        <w:pStyle w:val="0DraftNormal"/>
        <w:rPr>
          <w:rFonts w:ascii="Montserrat" w:hAnsi="Montserrat"/>
          <w:i/>
          <w:sz w:val="24"/>
        </w:rPr>
      </w:pPr>
      <w:r w:rsidRPr="00B3633A">
        <w:rPr>
          <w:rFonts w:ascii="Montserrat" w:hAnsi="Montserrat"/>
          <w:i/>
          <w:sz w:val="24"/>
        </w:rPr>
        <w:t xml:space="preserve">Prey. A hostage. The ship fell prey, a victim of piracy, and Ashana just happened to be vented from the ship during the action. Ashana was abducted after being exposed to [and surviving] the depths of space. Accompanying her abductors in flight. A child of light and darkness. </w:t>
      </w:r>
    </w:p>
    <w:p w:rsidR="0008581E" w:rsidRPr="00B3633A" w:rsidRDefault="0008581E">
      <w:pPr>
        <w:pStyle w:val="0DraftNormal"/>
        <w:rPr>
          <w:rFonts w:ascii="Montserrat" w:hAnsi="Montserrat"/>
          <w:i/>
          <w:sz w:val="24"/>
        </w:rPr>
      </w:pPr>
      <w:r w:rsidRPr="00B3633A">
        <w:rPr>
          <w:rFonts w:ascii="Montserrat" w:hAnsi="Montserrat"/>
          <w:i/>
          <w:sz w:val="24"/>
        </w:rPr>
        <w:t xml:space="preserve">Predator. Stranded among pirates, stripped of all protection, her only hope was to assert herself. Ashana made a bid to elude her official and unofficial custodians all at once. Her attempt to escape was ruined during a final confrontation aboard the stolen ship. Ashana fell into the hands of the Aegis authorities, where she was drafted almost immediately into the psionic corps. </w:t>
      </w:r>
    </w:p>
    <w:p w:rsidR="0008581E" w:rsidRPr="00B3633A" w:rsidRDefault="0008581E">
      <w:pPr>
        <w:pStyle w:val="0DraftNormal"/>
        <w:rPr>
          <w:rFonts w:ascii="Montserrat" w:hAnsi="Montserrat"/>
          <w:i/>
          <w:sz w:val="24"/>
        </w:rPr>
      </w:pPr>
      <w:r w:rsidRPr="00B3633A">
        <w:rPr>
          <w:rFonts w:ascii="Montserrat" w:hAnsi="Montserrat"/>
          <w:i/>
          <w:sz w:val="24"/>
        </w:rPr>
        <w:t>EXIT OPTIONS 1 ··· CONVERGENCE OF MEMORY ···</w:t>
      </w:r>
    </w:p>
    <w:p w:rsidR="0008581E" w:rsidRPr="00B3633A" w:rsidRDefault="0008581E">
      <w:pPr>
        <w:pStyle w:val="0DraftNormal"/>
        <w:rPr>
          <w:rFonts w:ascii="Montserrat" w:hAnsi="Montserrat"/>
          <w:i/>
          <w:sz w:val="24"/>
        </w:rPr>
      </w:pPr>
    </w:p>
    <w:p w:rsidR="0008581E" w:rsidRPr="00B3633A" w:rsidRDefault="0008581E">
      <w:pPr>
        <w:pStyle w:val="0DraftNormal"/>
        <w:rPr>
          <w:rFonts w:ascii="Montserrat" w:hAnsi="Montserrat"/>
          <w:i/>
          <w:sz w:val="24"/>
        </w:rPr>
      </w:pPr>
      <w:r w:rsidRPr="00B3633A">
        <w:rPr>
          <w:rFonts w:ascii="Montserrat" w:hAnsi="Montserrat"/>
          <w:i/>
          <w:sz w:val="24"/>
        </w:rPr>
        <w:t>An open gate. Avon confronts the eye of paradox—1. A pregnancy plagued by adversity. No one could guess why someone tried to kill her, but she held on. [··· A LA DAUGHTER’S RUIN …]</w:t>
      </w:r>
    </w:p>
    <w:p w:rsidR="0008581E" w:rsidRPr="00B3633A" w:rsidRDefault="0008581E">
      <w:pPr>
        <w:pStyle w:val="0DraftNormal"/>
        <w:rPr>
          <w:rFonts w:ascii="Montserrat" w:hAnsi="Montserrat"/>
          <w:i/>
          <w:sz w:val="24"/>
        </w:rPr>
      </w:pPr>
    </w:p>
    <w:p w:rsidR="0008581E" w:rsidRPr="00B3633A" w:rsidRDefault="0008581E">
      <w:pPr>
        <w:pStyle w:val="0DraftNormal"/>
        <w:rPr>
          <w:rFonts w:ascii="Montserrat" w:hAnsi="Montserrat"/>
          <w:i/>
          <w:sz w:val="24"/>
        </w:rPr>
      </w:pPr>
      <w:r w:rsidRPr="00B3633A">
        <w:rPr>
          <w:rFonts w:ascii="Montserrat" w:hAnsi="Montserrat"/>
          <w:i/>
          <w:sz w:val="24"/>
        </w:rPr>
        <w:t xml:space="preserve">EXIT OPTIONS 2 ··· </w:t>
      </w:r>
    </w:p>
    <w:p w:rsidR="0008581E" w:rsidRPr="00B3633A" w:rsidRDefault="0008581E">
      <w:pPr>
        <w:pStyle w:val="0DraftNormal"/>
        <w:rPr>
          <w:rFonts w:ascii="Montserrat" w:hAnsi="Montserrat"/>
          <w:i/>
          <w:sz w:val="24"/>
        </w:rPr>
      </w:pPr>
    </w:p>
    <w:p w:rsidR="0008581E" w:rsidRPr="00B3633A" w:rsidRDefault="0008581E">
      <w:pPr>
        <w:pStyle w:val="0DraftNormal"/>
        <w:rPr>
          <w:rFonts w:ascii="Montserrat" w:hAnsi="Montserrat"/>
          <w:i/>
          <w:sz w:val="24"/>
        </w:rPr>
      </w:pPr>
      <w:r w:rsidRPr="00B3633A">
        <w:rPr>
          <w:rFonts w:ascii="Montserrat" w:hAnsi="Montserrat"/>
          <w:i/>
          <w:sz w:val="24"/>
        </w:rPr>
        <w:t>A dead gate. Av explored the ruins of a gate—2. Av was pursuing a study of gates on Establishment worlds, exploring a link between her and a human ancestor [··· Morgan* who allegedly crossed over a thousand years ago from a terran colony to Azhea ···][··· A LA NEXUS I ···]</w:t>
      </w:r>
    </w:p>
    <w:p w:rsidR="0008581E" w:rsidRPr="00B3633A" w:rsidRDefault="0008581E">
      <w:pPr>
        <w:pStyle w:val="0DraftNormal"/>
        <w:rPr>
          <w:rFonts w:ascii="Montserrat" w:hAnsi="Montserrat"/>
          <w:i/>
          <w:sz w:val="24"/>
        </w:rPr>
      </w:pPr>
    </w:p>
    <w:p w:rsidR="0008581E" w:rsidRPr="00B3633A" w:rsidRDefault="0008581E">
      <w:pPr>
        <w:pStyle w:val="0DraftNormal"/>
        <w:rPr>
          <w:rFonts w:ascii="Montserrat" w:hAnsi="Montserrat"/>
          <w:i/>
          <w:sz w:val="24"/>
        </w:rPr>
      </w:pPr>
    </w:p>
    <w:p w:rsidR="0008581E" w:rsidRPr="00B3633A" w:rsidRDefault="0008581E">
      <w:pPr>
        <w:pStyle w:val="0DraftNormal"/>
        <w:rPr>
          <w:rFonts w:ascii="Montserrat" w:hAnsi="Montserrat"/>
          <w:i/>
          <w:sz w:val="24"/>
        </w:rPr>
      </w:pPr>
    </w:p>
    <w:p w:rsidR="0008581E" w:rsidRPr="00B3633A" w:rsidRDefault="0008581E">
      <w:pPr>
        <w:pStyle w:val="0DraftNormal"/>
        <w:rPr>
          <w:rFonts w:ascii="Montserrat" w:hAnsi="Montserrat"/>
          <w:i/>
          <w:sz w:val="24"/>
        </w:rPr>
      </w:pPr>
      <w:r w:rsidRPr="00B3633A">
        <w:rPr>
          <w:rFonts w:ascii="Montserrat" w:hAnsi="Montserrat"/>
          <w:i/>
          <w:sz w:val="24"/>
        </w:rPr>
        <w:t>David aes \avon’mnai</w:t>
      </w:r>
    </w:p>
    <w:p w:rsidR="0008581E" w:rsidRPr="00B3633A" w:rsidRDefault="0008581E">
      <w:pPr>
        <w:pStyle w:val="0DraftNormal"/>
        <w:rPr>
          <w:rFonts w:ascii="Montserrat" w:hAnsi="Montserrat"/>
          <w:i/>
          <w:sz w:val="24"/>
        </w:rPr>
      </w:pPr>
    </w:p>
    <w:p w:rsidR="0008581E" w:rsidRPr="00B3633A" w:rsidRDefault="0008581E">
      <w:pPr>
        <w:pStyle w:val="0DraftNormal"/>
        <w:rPr>
          <w:rFonts w:ascii="Montserrat" w:hAnsi="Montserrat"/>
          <w:i/>
          <w:sz w:val="24"/>
        </w:rPr>
      </w:pPr>
      <w:r w:rsidRPr="00B3633A">
        <w:rPr>
          <w:rFonts w:ascii="Montserrat" w:hAnsi="Montserrat"/>
          <w:i/>
          <w:sz w:val="24"/>
        </w:rPr>
        <w:t>Composition blocking \ individuals</w:t>
      </w:r>
    </w:p>
    <w:p w:rsidR="0008581E" w:rsidRPr="00B3633A" w:rsidRDefault="0008581E">
      <w:pPr>
        <w:pStyle w:val="0DraftNormal"/>
        <w:rPr>
          <w:rFonts w:ascii="Montserrat" w:hAnsi="Montserrat"/>
          <w:i/>
          <w:sz w:val="24"/>
        </w:rPr>
      </w:pPr>
    </w:p>
    <w:p w:rsidR="0008581E" w:rsidRPr="00B3633A" w:rsidRDefault="0008581E">
      <w:pPr>
        <w:pStyle w:val="0DraftNormal"/>
        <w:rPr>
          <w:rFonts w:ascii="Montserrat" w:hAnsi="Montserrat"/>
          <w:i/>
          <w:sz w:val="24"/>
        </w:rPr>
      </w:pPr>
      <w:r w:rsidRPr="00B3633A">
        <w:rPr>
          <w:rFonts w:ascii="Montserrat" w:hAnsi="Montserrat"/>
          <w:i/>
          <w:sz w:val="24"/>
        </w:rPr>
        <w:t>Avon’mai jenavao av \ avon</w:t>
      </w:r>
    </w:p>
    <w:p w:rsidR="0008581E" w:rsidRPr="00B3633A" w:rsidRDefault="0008581E">
      <w:pPr>
        <w:pStyle w:val="0DraftNormal"/>
        <w:rPr>
          <w:rFonts w:ascii="Montserrat" w:hAnsi="Montserrat"/>
          <w:i/>
          <w:sz w:val="24"/>
        </w:rPr>
      </w:pPr>
    </w:p>
    <w:p w:rsidR="0008581E" w:rsidRPr="00B3633A" w:rsidRDefault="0008581E">
      <w:pPr>
        <w:pStyle w:val="0DraftNormal"/>
        <w:rPr>
          <w:rFonts w:ascii="Montserrat" w:hAnsi="Montserrat"/>
          <w:i/>
          <w:sz w:val="24"/>
        </w:rPr>
      </w:pPr>
      <w:r w:rsidRPr="00B3633A">
        <w:rPr>
          <w:rFonts w:ascii="Montserrat" w:hAnsi="Montserrat"/>
          <w:i/>
          <w:sz w:val="24"/>
        </w:rPr>
        <w:t xml:space="preserve">Ara’mai jenavao a’nae \ aradao’anathnae </w:t>
      </w:r>
    </w:p>
    <w:p w:rsidR="0008581E" w:rsidRPr="00B3633A" w:rsidRDefault="0008581E">
      <w:pPr>
        <w:pStyle w:val="0DraftNormal"/>
        <w:rPr>
          <w:rFonts w:ascii="Montserrat" w:hAnsi="Montserrat"/>
          <w:i/>
          <w:sz w:val="24"/>
        </w:rPr>
      </w:pPr>
    </w:p>
    <w:p w:rsidR="0008581E" w:rsidRPr="00B3633A" w:rsidRDefault="0008581E">
      <w:pPr>
        <w:pStyle w:val="0DraftNormal"/>
        <w:rPr>
          <w:rFonts w:ascii="Montserrat" w:hAnsi="Montserrat"/>
          <w:i/>
          <w:sz w:val="24"/>
        </w:rPr>
      </w:pPr>
      <w:r w:rsidRPr="00B3633A">
        <w:rPr>
          <w:rFonts w:ascii="Montserrat" w:hAnsi="Montserrat"/>
          <w:i/>
          <w:sz w:val="24"/>
        </w:rPr>
        <w:t>Ash’mnai jenavao aeph \ ashdao’aephanket</w:t>
      </w:r>
    </w:p>
    <w:p w:rsidR="0008581E" w:rsidRPr="00B3633A" w:rsidRDefault="0008581E">
      <w:pPr>
        <w:pStyle w:val="0DraftNormal"/>
        <w:rPr>
          <w:rFonts w:ascii="Montserrat" w:hAnsi="Montserrat"/>
          <w:i/>
          <w:sz w:val="24"/>
        </w:rPr>
      </w:pPr>
    </w:p>
    <w:p w:rsidR="0008581E" w:rsidRPr="00B3633A" w:rsidRDefault="0008581E">
      <w:pPr>
        <w:pStyle w:val="0DraftNormal"/>
        <w:rPr>
          <w:rFonts w:ascii="Montserrat" w:hAnsi="Montserrat"/>
          <w:i/>
          <w:sz w:val="24"/>
        </w:rPr>
      </w:pPr>
      <w:r w:rsidRPr="00B3633A">
        <w:rPr>
          <w:rFonts w:ascii="Montserrat" w:hAnsi="Montserrat"/>
          <w:i/>
          <w:sz w:val="24"/>
        </w:rPr>
        <w:t>Ash’mnai jenavao aeth \ ashdao’aethanket</w:t>
      </w:r>
    </w:p>
    <w:p w:rsidR="0008581E" w:rsidRPr="00B3633A" w:rsidRDefault="0008581E">
      <w:pPr>
        <w:pStyle w:val="0DraftNormal"/>
        <w:rPr>
          <w:rFonts w:ascii="Montserrat" w:hAnsi="Montserrat"/>
          <w:i/>
          <w:sz w:val="24"/>
        </w:rPr>
      </w:pPr>
    </w:p>
    <w:p w:rsidR="0008581E" w:rsidRPr="00B3633A" w:rsidRDefault="0008581E">
      <w:pPr>
        <w:pStyle w:val="0DraftNormal"/>
        <w:rPr>
          <w:rFonts w:ascii="Montserrat" w:hAnsi="Montserrat"/>
          <w:i/>
          <w:sz w:val="24"/>
        </w:rPr>
      </w:pPr>
      <w:r w:rsidRPr="00B3633A">
        <w:rPr>
          <w:rFonts w:ascii="Montserrat" w:hAnsi="Montserrat"/>
          <w:i/>
          <w:sz w:val="24"/>
        </w:rPr>
        <w:t>Avon’dai ateph \ ashdai’atephanket</w:t>
      </w:r>
    </w:p>
    <w:p w:rsidR="0008581E" w:rsidRPr="00B3633A" w:rsidRDefault="0008581E">
      <w:pPr>
        <w:pStyle w:val="0DraftNormal"/>
        <w:rPr>
          <w:rFonts w:ascii="Montserrat" w:hAnsi="Montserrat"/>
          <w:i/>
          <w:sz w:val="24"/>
        </w:rPr>
      </w:pPr>
    </w:p>
    <w:p w:rsidR="0008581E" w:rsidRPr="00B3633A" w:rsidRDefault="0008581E">
      <w:pPr>
        <w:pStyle w:val="0DraftNormal"/>
        <w:rPr>
          <w:rFonts w:ascii="Montserrat" w:hAnsi="Montserrat"/>
          <w:i/>
          <w:sz w:val="24"/>
        </w:rPr>
      </w:pPr>
      <w:r w:rsidRPr="00B3633A">
        <w:rPr>
          <w:rFonts w:ascii="Montserrat" w:hAnsi="Montserrat"/>
          <w:i/>
          <w:sz w:val="24"/>
        </w:rPr>
        <w:t>Ara’dai ja’nae \ aradai’janathnae</w:t>
      </w:r>
    </w:p>
    <w:p w:rsidR="0008581E" w:rsidRPr="00B3633A" w:rsidRDefault="0008581E">
      <w:pPr>
        <w:pStyle w:val="0DraftNormal"/>
        <w:rPr>
          <w:rFonts w:ascii="Montserrat" w:hAnsi="Montserrat"/>
          <w:i/>
          <w:sz w:val="24"/>
        </w:rPr>
      </w:pPr>
    </w:p>
    <w:p w:rsidR="0008581E" w:rsidRPr="00B3633A" w:rsidRDefault="0008581E">
      <w:pPr>
        <w:pStyle w:val="0DraftNormal"/>
        <w:rPr>
          <w:rFonts w:ascii="Montserrat" w:hAnsi="Montserrat"/>
          <w:i/>
          <w:sz w:val="24"/>
        </w:rPr>
      </w:pPr>
      <w:r w:rsidRPr="00B3633A">
        <w:rPr>
          <w:rFonts w:ascii="Montserrat" w:hAnsi="Montserrat"/>
          <w:i/>
          <w:sz w:val="24"/>
        </w:rPr>
        <w:t>Aet’idai mas \ dai’mas yn tempas</w:t>
      </w:r>
    </w:p>
    <w:p w:rsidR="0008581E" w:rsidRPr="00B3633A" w:rsidRDefault="0008581E">
      <w:pPr>
        <w:pStyle w:val="0DraftNormal"/>
        <w:rPr>
          <w:rFonts w:ascii="Montserrat" w:hAnsi="Montserrat"/>
          <w:i/>
          <w:sz w:val="24"/>
        </w:rPr>
      </w:pPr>
    </w:p>
    <w:p w:rsidR="0008581E" w:rsidRPr="00B3633A" w:rsidRDefault="0008581E">
      <w:pPr>
        <w:pStyle w:val="0DraftNormal"/>
        <w:rPr>
          <w:rFonts w:ascii="Montserrat" w:hAnsi="Montserrat"/>
          <w:i/>
          <w:sz w:val="24"/>
        </w:rPr>
      </w:pPr>
      <w:r w:rsidRPr="00B3633A">
        <w:rPr>
          <w:rFonts w:ascii="Montserrat" w:hAnsi="Montserrat"/>
          <w:i/>
          <w:sz w:val="24"/>
        </w:rPr>
        <w:t xml:space="preserve"> Composition blocking \ events</w:t>
      </w:r>
    </w:p>
    <w:p w:rsidR="0008581E" w:rsidRPr="00B3633A" w:rsidRDefault="0008581E">
      <w:pPr>
        <w:pStyle w:val="0DraftNormal"/>
        <w:rPr>
          <w:rFonts w:ascii="Montserrat" w:hAnsi="Montserrat"/>
          <w:i/>
          <w:sz w:val="24"/>
        </w:rPr>
      </w:pPr>
    </w:p>
    <w:p w:rsidR="0008581E" w:rsidRPr="00B3633A" w:rsidRDefault="0008581E">
      <w:pPr>
        <w:pStyle w:val="0DraftNormal"/>
        <w:rPr>
          <w:rFonts w:ascii="Montserrat" w:hAnsi="Montserrat"/>
          <w:i/>
          <w:sz w:val="24"/>
        </w:rPr>
      </w:pPr>
      <w:r w:rsidRPr="00B3633A">
        <w:rPr>
          <w:rFonts w:ascii="Montserrat" w:hAnsi="Montserrat"/>
          <w:i/>
          <w:sz w:val="24"/>
        </w:rPr>
        <w:t xml:space="preserve">This is the prologue/epilogue event. Av had followed her essence back to its faintest roots, drawn, not to the moment of her conception, but to the moment when the possibility of her existence was conceived. From the shadow of her death, av awakes. </w:t>
      </w:r>
    </w:p>
    <w:p w:rsidR="0008581E" w:rsidRPr="00B3633A" w:rsidRDefault="0008581E">
      <w:pPr>
        <w:pStyle w:val="0DraftNormal"/>
        <w:rPr>
          <w:rFonts w:ascii="Montserrat" w:hAnsi="Montserrat"/>
          <w:i/>
          <w:sz w:val="24"/>
        </w:rPr>
      </w:pPr>
    </w:p>
    <w:p w:rsidR="0008581E" w:rsidRPr="00B3633A" w:rsidRDefault="0008581E">
      <w:pPr>
        <w:pStyle w:val="0DraftNormal"/>
        <w:rPr>
          <w:rFonts w:ascii="Montserrat" w:hAnsi="Montserrat"/>
          <w:i/>
          <w:sz w:val="24"/>
        </w:rPr>
      </w:pPr>
      <w:r w:rsidRPr="00B3633A">
        <w:rPr>
          <w:rFonts w:ascii="Montserrat" w:hAnsi="Montserrat"/>
          <w:i/>
          <w:sz w:val="24"/>
        </w:rPr>
        <w:t xml:space="preserve">An element that waits for a long time to be revealed is partially witnessed in av’s ressurection. When aelyn and aeslyn conceive in av’va, they are bound to each other by the child of that conception, a va’av. Unembodied, the va’av exists in the fusion of the av’va soul. The va’av is an indistingushable part of the union, until confronted with the threshold of paradox. The opening of the eye of paradox destroyed the gods of aeirn, unleashing the va’av within them upon the universe. Able to possess and conceive in spirit, they sired demigods on aeirn who were instrumental in opening the eye of paradox, and later driving the freed va’av across the threshold when it was learned that they could hold onto a single soul in the face of paradox. Av was one of the souls freed on aeirn from av’va, an aelyn. She was bound together with vae by the va’av who later becomes av’s nemesis ashara. Vae was the first soul conceived in av’va in the face of paradox, and was forced to embody in ava. Av was the first soul conceived in av’va to reject the fusion, calling upon paradox to embody herself in ava. The intimacy of the bonds between their souls draws each of them to the others during coincidental incarnations. </w:t>
      </w:r>
    </w:p>
    <w:p w:rsidR="0008581E" w:rsidRPr="00B3633A" w:rsidRDefault="0008581E">
      <w:pPr>
        <w:pStyle w:val="0DraftNormal"/>
        <w:rPr>
          <w:rFonts w:ascii="Montserrat" w:hAnsi="Montserrat"/>
          <w:i/>
          <w:sz w:val="24"/>
        </w:rPr>
      </w:pPr>
    </w:p>
    <w:p w:rsidR="0008581E" w:rsidRPr="00B3633A" w:rsidRDefault="0008581E">
      <w:pPr>
        <w:pStyle w:val="0DraftNormal"/>
        <w:rPr>
          <w:rFonts w:ascii="Montserrat" w:hAnsi="Montserrat"/>
          <w:i/>
          <w:sz w:val="24"/>
        </w:rPr>
      </w:pPr>
      <w:r w:rsidRPr="00B3633A">
        <w:rPr>
          <w:rFonts w:ascii="Montserrat" w:hAnsi="Montserrat"/>
          <w:i/>
          <w:sz w:val="24"/>
        </w:rPr>
        <w:t xml:space="preserve">An unprecedented young woman appeared out of nowhere and entered the company of the jen tempas. Av appeared ten years before she was born, arriving on ajea and entering the jen tempas unaware of her temporal displacement, largely due to the more telling disorientation of entering and adapting to ajean society on her own. She immediately found herself befriended by a combative pair of students. The couple that would inevitably conceive her. When asked who she was, she could only reply with a word for what she intuitively knew she was, av, reborn. Av displayed remarkable integrity, and an eternal awareness of herself, but lacked the particulars of a defined past or determined position in the world. For this she would be found unpromised. Aware only of her gnawing incompleteness, she had no clue what she was lacking and no other desire to fulfill. She sees no point in objecting to aet’idai’mas’s claim. </w:t>
      </w:r>
    </w:p>
    <w:p w:rsidR="0008581E" w:rsidRPr="00B3633A" w:rsidRDefault="0008581E">
      <w:pPr>
        <w:pStyle w:val="0DraftNormal"/>
        <w:rPr>
          <w:rFonts w:ascii="Montserrat" w:hAnsi="Montserrat"/>
          <w:i/>
          <w:sz w:val="24"/>
        </w:rPr>
      </w:pPr>
    </w:p>
    <w:p w:rsidR="0008581E" w:rsidRPr="00B3633A" w:rsidRDefault="0008581E">
      <w:pPr>
        <w:pStyle w:val="0DraftNormal"/>
        <w:rPr>
          <w:rFonts w:ascii="Montserrat" w:hAnsi="Montserrat"/>
          <w:i/>
          <w:sz w:val="24"/>
        </w:rPr>
      </w:pPr>
      <w:r w:rsidRPr="00B3633A">
        <w:rPr>
          <w:rFonts w:ascii="Montserrat" w:hAnsi="Montserrat"/>
          <w:i/>
          <w:sz w:val="24"/>
        </w:rPr>
        <w:t>Utterly disjointed from her old life, av instinctively retreated from the trauma of her rebirth to find sanctuary and perspective in the company of these two peculiarly kindred spirits. Her absolution played the biggest part in her ignorance, for while she fully retained her sense of self, it was ungrounded by coincidental details. Together they would face the trials of av’yn and the attainment of the status of nai on the road to the naval academy. Aea application and pursuit of a naval career was a’nae’s idea, and ended up growing on av and aeph. For av it was a goal, something to live for to escape the uncertainty of herself.</w:t>
      </w:r>
    </w:p>
    <w:p w:rsidR="0008581E" w:rsidRPr="00B3633A" w:rsidRDefault="0008581E">
      <w:pPr>
        <w:pStyle w:val="0DraftNormal"/>
        <w:rPr>
          <w:rFonts w:ascii="Montserrat" w:hAnsi="Montserrat"/>
          <w:i/>
          <w:sz w:val="24"/>
        </w:rPr>
      </w:pPr>
    </w:p>
    <w:p w:rsidR="0008581E" w:rsidRPr="00B3633A" w:rsidRDefault="0008581E">
      <w:pPr>
        <w:pStyle w:val="0DraftNormal"/>
        <w:rPr>
          <w:rFonts w:ascii="Montserrat" w:hAnsi="Montserrat"/>
          <w:i/>
          <w:sz w:val="24"/>
        </w:rPr>
      </w:pPr>
      <w:r w:rsidRPr="00B3633A">
        <w:rPr>
          <w:rFonts w:ascii="Montserrat" w:hAnsi="Montserrat"/>
          <w:i/>
          <w:sz w:val="24"/>
        </w:rPr>
        <w:t xml:space="preserve">She was perhaps the most gifted individual ever confronted by the exceptional and enlightened avon culture, and she was unpromised. By pronouncing av unpromised, aet’idai mas put her at great risk, but not as much as revealing his true suspicions would. It made her vulnerable to lesser accusations. Her status as an animal, his pet, would also lead her enemies into making mistakes dealing with her. Her awesome potential, and her irreverent genius earned her both friendship and enmity, and in some instances both, from the exotic scholastic community which she was taken into. Her passionate sensuality, fierce loyalty, and fearless inquisitiveness carried her through adventures in survival and discovery. These things were, of course merely incidental to the real issue. </w:t>
      </w:r>
    </w:p>
    <w:p w:rsidR="0008581E" w:rsidRPr="00B3633A" w:rsidRDefault="0008581E">
      <w:pPr>
        <w:pStyle w:val="0DraftNormal"/>
        <w:rPr>
          <w:rFonts w:ascii="Montserrat" w:hAnsi="Montserrat"/>
          <w:i/>
          <w:sz w:val="24"/>
        </w:rPr>
      </w:pPr>
    </w:p>
    <w:p w:rsidR="0008581E" w:rsidRPr="00B3633A" w:rsidRDefault="0008581E">
      <w:pPr>
        <w:pStyle w:val="0DraftNormal"/>
        <w:rPr>
          <w:rFonts w:ascii="Montserrat" w:hAnsi="Montserrat"/>
          <w:i/>
          <w:sz w:val="24"/>
        </w:rPr>
      </w:pPr>
      <w:r w:rsidRPr="00B3633A">
        <w:rPr>
          <w:rFonts w:ascii="Montserrat" w:hAnsi="Montserrat"/>
          <w:i/>
          <w:sz w:val="24"/>
        </w:rPr>
        <w:t xml:space="preserve">Av took a keen, almost proprietary interest in anathnae and aephanket; as much as they were hopelessly in love, they were ancestral enemies, rivals for power and prestige. Av knew, whatever the odds, they belonged together. Unfortunately, they were more interested in her as a lover than they were in each other. Of course they were all still practically children in the first throes of heat. Only her ignorance of the significance of her unique situation allowed her to survive the paradox of her intimate role she played in her parents lives. </w:t>
      </w:r>
    </w:p>
    <w:p w:rsidR="0008581E" w:rsidRPr="00B3633A" w:rsidRDefault="0008581E">
      <w:pPr>
        <w:pStyle w:val="0DraftNormal"/>
        <w:rPr>
          <w:rFonts w:ascii="Montserrat" w:hAnsi="Montserrat"/>
          <w:i/>
          <w:sz w:val="24"/>
        </w:rPr>
      </w:pPr>
    </w:p>
    <w:p w:rsidR="0008581E" w:rsidRPr="00B3633A" w:rsidRDefault="0008581E">
      <w:pPr>
        <w:pStyle w:val="0DraftNormal"/>
        <w:rPr>
          <w:rFonts w:ascii="Montserrat" w:hAnsi="Montserrat"/>
          <w:i/>
          <w:sz w:val="24"/>
        </w:rPr>
      </w:pPr>
      <w:r w:rsidRPr="00B3633A">
        <w:rPr>
          <w:rFonts w:ascii="Montserrat" w:hAnsi="Montserrat"/>
          <w:i/>
          <w:sz w:val="24"/>
        </w:rPr>
        <w:t xml:space="preserve">Unwittingly, sometimes even while in the company of her friends, she would fall prey to a sense of paradox that threatened her faith in her own existence. Did she not conceive of herself, in body, in spirit, and in mind? Did her memories not suggest to her something of a divine nature? Did she or did she not simply spring into existence one day, and was there anything, really to justify her existence, save for her love for her most intimate friends? Her friends ached to help her, but could they help her recover her self, body and soul?  Together with her friends and allies, she faced threats to her sanity, and her life to win possession of herself, and quite inadvertently to a title foremost among the ruling domains of avon authority. But for all her achievements, all her efforts to know the purpose for her existence, the paradox was devouring her within. </w:t>
      </w:r>
    </w:p>
    <w:p w:rsidR="0008581E" w:rsidRPr="00B3633A" w:rsidRDefault="0008581E">
      <w:pPr>
        <w:pStyle w:val="0DraftNormal"/>
        <w:rPr>
          <w:rFonts w:ascii="Montserrat" w:hAnsi="Montserrat"/>
          <w:i/>
          <w:sz w:val="24"/>
        </w:rPr>
      </w:pPr>
    </w:p>
    <w:p w:rsidR="0008581E" w:rsidRPr="00B3633A" w:rsidRDefault="0008581E">
      <w:pPr>
        <w:pStyle w:val="0DraftNormal"/>
        <w:rPr>
          <w:rFonts w:ascii="Montserrat" w:hAnsi="Montserrat"/>
          <w:i/>
          <w:sz w:val="24"/>
        </w:rPr>
      </w:pPr>
      <w:r w:rsidRPr="00B3633A">
        <w:rPr>
          <w:rFonts w:ascii="Montserrat" w:hAnsi="Montserrat"/>
          <w:i/>
          <w:sz w:val="24"/>
        </w:rPr>
        <w:t>As she finally collapsed, empty of purpose, purpose found her. When her two most loved friends allowed her irreverent nature influence them into defying an edict handed down by the ancient, still living gods of their race, she intervened. They had been convicted of the act in all innocence, and attacked for their loyalty to each other and to av. In the wake of it all, they lost their fear of losing themselves to possession of each other. Expecting to conceive in av’va, they saw the chance to become something equal to av. Av was drawn, by a force she could not resist, to intervene—as she had when aeth dared the same intimacy. The realization that the command to preserve aeph and a’nae originated in child they had conceived, and the obvious connection  it had over av, inspired the decision. To save her two best friends from destruction, she volunteered to accept their forbidden child into her own body, as her own. Her doubts and fears in her own existence suddenly evaporated as she chose to devote herself to the life of her adopted child.</w:t>
      </w:r>
    </w:p>
    <w:p w:rsidR="0008581E" w:rsidRPr="00B3633A" w:rsidRDefault="0008581E">
      <w:pPr>
        <w:pStyle w:val="0DraftNormal"/>
        <w:rPr>
          <w:rFonts w:ascii="Montserrat" w:hAnsi="Montserrat"/>
          <w:i/>
          <w:sz w:val="24"/>
        </w:rPr>
      </w:pPr>
      <w:r w:rsidRPr="00B3633A">
        <w:rPr>
          <w:rFonts w:ascii="Montserrat" w:hAnsi="Montserrat"/>
          <w:i/>
          <w:sz w:val="24"/>
        </w:rPr>
        <w:tab/>
      </w:r>
      <w:r w:rsidRPr="00B3633A">
        <w:rPr>
          <w:rFonts w:ascii="Montserrat" w:hAnsi="Montserrat"/>
          <w:i/>
          <w:sz w:val="24"/>
        </w:rPr>
        <w:tab/>
      </w:r>
      <w:r w:rsidRPr="00B3633A">
        <w:rPr>
          <w:rFonts w:ascii="Montserrat" w:hAnsi="Montserrat"/>
          <w:i/>
          <w:sz w:val="24"/>
        </w:rPr>
        <w:tab/>
      </w:r>
    </w:p>
    <w:p w:rsidR="0008581E" w:rsidRPr="00B3633A" w:rsidRDefault="0008581E">
      <w:pPr>
        <w:pStyle w:val="0DraftNormal"/>
        <w:rPr>
          <w:rFonts w:ascii="Montserrat" w:hAnsi="Montserrat"/>
          <w:i/>
          <w:sz w:val="24"/>
        </w:rPr>
      </w:pPr>
    </w:p>
    <w:p w:rsidR="0008581E" w:rsidRPr="00B3633A" w:rsidRDefault="0008581E">
      <w:pPr>
        <w:pStyle w:val="0DraftNormal"/>
        <w:rPr>
          <w:rFonts w:ascii="Montserrat" w:hAnsi="Montserrat"/>
          <w:i/>
          <w:sz w:val="24"/>
        </w:rPr>
      </w:pPr>
      <w:r w:rsidRPr="00B3633A">
        <w:rPr>
          <w:rFonts w:ascii="Montserrat" w:hAnsi="Montserrat"/>
          <w:i/>
          <w:sz w:val="24"/>
        </w:rPr>
        <w:t xml:space="preserve"> Things to come</w:t>
      </w:r>
    </w:p>
    <w:p w:rsidR="0008581E" w:rsidRPr="00B3633A" w:rsidRDefault="0008581E">
      <w:pPr>
        <w:pStyle w:val="0DraftNormal"/>
        <w:rPr>
          <w:rFonts w:ascii="Montserrat" w:hAnsi="Montserrat"/>
          <w:i/>
          <w:sz w:val="24"/>
        </w:rPr>
      </w:pPr>
    </w:p>
    <w:p w:rsidR="0008581E" w:rsidRPr="00B3633A" w:rsidRDefault="0008581E">
      <w:pPr>
        <w:pStyle w:val="0DraftNormal"/>
        <w:rPr>
          <w:rFonts w:ascii="Montserrat" w:hAnsi="Montserrat"/>
          <w:i/>
          <w:sz w:val="24"/>
        </w:rPr>
      </w:pPr>
      <w:r w:rsidRPr="00B3633A">
        <w:rPr>
          <w:rFonts w:ascii="Montserrat" w:hAnsi="Montserrat"/>
          <w:i/>
          <w:sz w:val="24"/>
        </w:rPr>
        <w:t xml:space="preserve">Avon vea, or anvea or av, was born to a surrogate mother, an ensign in the aea navy. Avon lea’s surrogate mother once confided that she too was a surrogate child. At least that was what her intuition told her. An avon bereft of a name, but her entitlement was sufficient distinction between them. The younger going by av or anvea, while the older went by avon. While avon was a loving parent, she was also very private about her history. She raised av to appreciate and understand the values of both her native culture as well as the human civilization to which she had been citizen since before she had even been born. Avon lea never knew the identity of her true parents, only that they had been caught between an ancient law forbidding the conception of a child between members of their ancient bloodlines and new laws that made abortion a capital crime. It had been a long time since she had given her biological origins any thought. Save for the fact that the unusual circumstances of her birth left her without a name, which had led to her adoption of the name of her people, avon lea had never been affected by her surrogacy. </w:t>
      </w:r>
    </w:p>
    <w:p w:rsidR="0008581E" w:rsidRPr="00B3633A" w:rsidRDefault="0008581E">
      <w:pPr>
        <w:pStyle w:val="0DraftNormal"/>
        <w:rPr>
          <w:rFonts w:ascii="Montserrat" w:hAnsi="Montserrat"/>
          <w:i/>
          <w:sz w:val="24"/>
        </w:rPr>
      </w:pPr>
    </w:p>
    <w:p w:rsidR="0008581E" w:rsidRPr="00B3633A" w:rsidRDefault="0008581E">
      <w:pPr>
        <w:pStyle w:val="0DraftNormal"/>
        <w:rPr>
          <w:rFonts w:ascii="Montserrat" w:hAnsi="Montserrat"/>
          <w:i/>
          <w:sz w:val="24"/>
        </w:rPr>
      </w:pPr>
      <w:r w:rsidRPr="00B3633A">
        <w:rPr>
          <w:rFonts w:ascii="Montserrat" w:hAnsi="Montserrat"/>
          <w:i/>
          <w:sz w:val="24"/>
        </w:rPr>
        <w:t xml:space="preserve">Avon perhaps believed that her secret was safe, but the anomaly of her and av’s identical gene and psi prints had come to the attention of naval intelligence agents shortly after av’s birth. Given the verified source of av’s embryo, the certification of both paternal and maternal dna, and the conflicting record of avon’s gene draft upon entering the academy, naval intelligence had assigned long term assets to resolve the apparent paradox of the case. </w:t>
      </w:r>
    </w:p>
    <w:p w:rsidR="0008581E" w:rsidRPr="00B3633A" w:rsidRDefault="0008581E">
      <w:pPr>
        <w:pStyle w:val="0DraftNormal"/>
        <w:rPr>
          <w:rFonts w:ascii="Montserrat" w:hAnsi="Montserrat"/>
          <w:i/>
          <w:sz w:val="24"/>
        </w:rPr>
      </w:pPr>
    </w:p>
    <w:p w:rsidR="0008581E" w:rsidRPr="00B3633A" w:rsidRDefault="0008581E">
      <w:pPr>
        <w:pStyle w:val="0DraftNormal"/>
        <w:rPr>
          <w:rFonts w:ascii="Montserrat" w:hAnsi="Montserrat"/>
          <w:i/>
          <w:sz w:val="24"/>
        </w:rPr>
      </w:pPr>
      <w:r w:rsidRPr="00B3633A">
        <w:rPr>
          <w:rFonts w:ascii="Montserrat" w:hAnsi="Montserrat"/>
          <w:i/>
          <w:sz w:val="24"/>
        </w:rPr>
        <w:t>In her seventh year (mother)’s child faces her naming. Coming of age in the modern version of the ancient rite of passage to determine a child’s fitness to live. Delirious from seven days of fasting, she endures her blooding and her personal name is revealed. A powerful, true name—ava. Once noted, it is immediately abbreviated to av; inheriting her mother’s name to protect her from the danger of allowing her own to be recognized.</w:t>
      </w:r>
    </w:p>
    <w:p w:rsidR="0008581E" w:rsidRPr="00B3633A" w:rsidRDefault="0008581E">
      <w:pPr>
        <w:pStyle w:val="0DraftNormal"/>
        <w:rPr>
          <w:rFonts w:ascii="Montserrat" w:hAnsi="Montserrat"/>
          <w:i/>
          <w:sz w:val="24"/>
        </w:rPr>
      </w:pPr>
    </w:p>
    <w:p w:rsidR="0008581E" w:rsidRPr="00B3633A" w:rsidRDefault="0008581E">
      <w:pPr>
        <w:pStyle w:val="0DraftNormal"/>
        <w:rPr>
          <w:rFonts w:ascii="Montserrat" w:hAnsi="Montserrat"/>
          <w:i/>
          <w:sz w:val="24"/>
        </w:rPr>
      </w:pPr>
      <w:r w:rsidRPr="00B3633A">
        <w:rPr>
          <w:rFonts w:ascii="Montserrat" w:hAnsi="Montserrat"/>
          <w:i/>
          <w:sz w:val="24"/>
        </w:rPr>
        <w:t>Around the age of nine, a combination of peer pressure and a pathological urge to break rules lures her into cat burglery. It started as a game, slipping into houses and exploring them, and sort of esclated. She learnes about using and finding secret passageways, concealments and sewer systems. She chose to go straight after awhile, almost managing to quit, when it ends the hard way.</w:t>
      </w:r>
    </w:p>
    <w:p w:rsidR="0008581E" w:rsidRPr="00B3633A" w:rsidRDefault="0008581E">
      <w:pPr>
        <w:pStyle w:val="0DraftNormal"/>
        <w:rPr>
          <w:rFonts w:ascii="Montserrat" w:hAnsi="Montserrat"/>
          <w:i/>
          <w:sz w:val="24"/>
        </w:rPr>
      </w:pPr>
    </w:p>
    <w:p w:rsidR="0008581E" w:rsidRPr="00B3633A" w:rsidRDefault="0008581E">
      <w:pPr>
        <w:pStyle w:val="0DraftNormal"/>
        <w:rPr>
          <w:rFonts w:ascii="Montserrat" w:hAnsi="Montserrat"/>
          <w:i/>
          <w:sz w:val="24"/>
        </w:rPr>
      </w:pPr>
      <w:r w:rsidRPr="00B3633A">
        <w:rPr>
          <w:rFonts w:ascii="Montserrat" w:hAnsi="Montserrat"/>
          <w:i/>
          <w:sz w:val="24"/>
        </w:rPr>
        <w:t>In her tenth year, av is captured in one of her rebellious juvenile delinquent adventures and gets caught up in an uproar as she finds herself officially recognized as the missing heir apparent of the avon’dai. Av is given into the hands of aeth, an ideal, who takes over av’s training. He is surprised at her dragon phoenix training and arranges to covertly continue her training. Aeth buys (mother) explicitly for this purpose. Aeth also conspires with (mother) to impress av with the fact that she is but a stand in for the missing heir appearant. Even the emperor makes it a habit to remind av of her illegitimacy to keep her in her place. Over the next few years av is mislead by a crucial bit of misinformation, allowing her to fall in love with the heir, keav.</w:t>
      </w:r>
    </w:p>
    <w:p w:rsidR="0008581E" w:rsidRPr="00B3633A" w:rsidRDefault="0008581E">
      <w:pPr>
        <w:pStyle w:val="0DraftNormal"/>
        <w:rPr>
          <w:rFonts w:ascii="Montserrat" w:hAnsi="Montserrat"/>
          <w:i/>
          <w:sz w:val="24"/>
        </w:rPr>
      </w:pPr>
    </w:p>
    <w:p w:rsidR="0008581E" w:rsidRPr="00B3633A" w:rsidRDefault="0008581E">
      <w:pPr>
        <w:pStyle w:val="0DraftNormal"/>
        <w:rPr>
          <w:rFonts w:ascii="Montserrat" w:hAnsi="Montserrat"/>
          <w:i/>
          <w:sz w:val="24"/>
        </w:rPr>
      </w:pPr>
      <w:r w:rsidRPr="00B3633A">
        <w:rPr>
          <w:rFonts w:ascii="Montserrat" w:hAnsi="Montserrat"/>
          <w:i/>
          <w:sz w:val="24"/>
        </w:rPr>
        <w:t>In her eleventh year, av is cursed with a murderous temper, true bloodlust, by a spiritual adept as a result of unwisely crossing wills with the avon’dai’s secret advisor. Her scarred mind responds to the momentary clash with the demon with a pure animal panic, a blood rage that seizes her whenever she feels threatened. Outside of her nightmares and traumatic flashbacks, she has no memory of the tragedy that struck house ara to the core.</w:t>
      </w:r>
    </w:p>
    <w:p w:rsidR="0008581E" w:rsidRPr="00B3633A" w:rsidRDefault="0008581E">
      <w:pPr>
        <w:pStyle w:val="0DraftNormal"/>
        <w:rPr>
          <w:rFonts w:ascii="Montserrat" w:hAnsi="Montserrat"/>
          <w:i/>
          <w:sz w:val="24"/>
        </w:rPr>
      </w:pPr>
    </w:p>
    <w:p w:rsidR="0008581E" w:rsidRPr="00B3633A" w:rsidRDefault="0008581E">
      <w:pPr>
        <w:pStyle w:val="0DraftNormal"/>
        <w:rPr>
          <w:rFonts w:ascii="Montserrat" w:hAnsi="Montserrat"/>
          <w:i/>
          <w:sz w:val="24"/>
        </w:rPr>
      </w:pPr>
      <w:r w:rsidRPr="00B3633A">
        <w:rPr>
          <w:rFonts w:ascii="Montserrat" w:hAnsi="Montserrat"/>
          <w:i/>
          <w:sz w:val="24"/>
        </w:rPr>
        <w:t>Av finally meets the true heir apparent, who it turns out was never missing, but was kept in seclusion to hide her apparent madness. They become strange friends, struggling with an intense polar attraction that triggers almost sexual responses, and sparks an instant love-hate rivalry. They learn that av was used as a stand in for anvea only out of necessity, awaiting the birth of another potential heir, at which time they could safely be disposed of.</w:t>
      </w:r>
    </w:p>
    <w:p w:rsidR="0008581E" w:rsidRPr="00B3633A" w:rsidRDefault="0008581E">
      <w:pPr>
        <w:pStyle w:val="0DraftNormal"/>
        <w:rPr>
          <w:rFonts w:ascii="Montserrat" w:hAnsi="Montserrat"/>
          <w:i/>
          <w:sz w:val="24"/>
        </w:rPr>
      </w:pPr>
    </w:p>
    <w:p w:rsidR="0008581E" w:rsidRPr="00B3633A" w:rsidRDefault="0008581E">
      <w:pPr>
        <w:pStyle w:val="0DraftNormal"/>
        <w:rPr>
          <w:rFonts w:ascii="Montserrat" w:hAnsi="Montserrat"/>
          <w:i/>
          <w:sz w:val="24"/>
        </w:rPr>
      </w:pPr>
      <w:r w:rsidRPr="00B3633A">
        <w:rPr>
          <w:rFonts w:ascii="Montserrat" w:hAnsi="Montserrat"/>
          <w:i/>
          <w:sz w:val="24"/>
        </w:rPr>
        <w:t>Vai</w:t>
      </w:r>
      <w:r w:rsidRPr="00B3633A">
        <w:rPr>
          <w:rFonts w:ascii="Montserrat" w:hAnsi="Montserrat"/>
          <w:i/>
          <w:sz w:val="24"/>
        </w:rPr>
        <w:tab/>
        <w:t xml:space="preserve">ironically, it is vae in it s true form. Vai being a nick name. Thus, avon vae, or anvae. As a male, vaelyn or vaeliyn. The traditional androgynous, vael, avon vael, anvael. The prefix an, often is diminutive of avon. Hence, anathnae was once avon athnae, and the diminutive, annae. A pet name usually lasts thru life, and descends through family lines, some are appended to the promised name, and some remain adherants to school names. Anvea is a school name, whereas av is a promised name. </w:t>
      </w:r>
    </w:p>
    <w:p w:rsidR="0008581E" w:rsidRPr="00B3633A" w:rsidRDefault="0008581E">
      <w:pPr>
        <w:pStyle w:val="0DraftNormal"/>
        <w:rPr>
          <w:rFonts w:ascii="Montserrat" w:hAnsi="Montserrat"/>
          <w:i/>
          <w:sz w:val="24"/>
        </w:rPr>
      </w:pPr>
    </w:p>
    <w:p w:rsidR="0008581E" w:rsidRPr="00B3633A" w:rsidRDefault="0008581E">
      <w:pPr>
        <w:pStyle w:val="0DraftNormal"/>
        <w:rPr>
          <w:rFonts w:ascii="Montserrat" w:hAnsi="Montserrat"/>
          <w:sz w:val="24"/>
        </w:rPr>
      </w:pPr>
      <w:r w:rsidRPr="00B3633A">
        <w:rPr>
          <w:rFonts w:ascii="Montserrat" w:hAnsi="Montserrat"/>
          <w:sz w:val="24"/>
        </w:rPr>
        <w:t>David aes \ av</w:t>
      </w:r>
    </w:p>
    <w:p w:rsidR="0008581E" w:rsidRPr="00B3633A" w:rsidRDefault="0008581E">
      <w:pPr>
        <w:pStyle w:val="0DraftNormal"/>
        <w:rPr>
          <w:rFonts w:ascii="Montserrat" w:hAnsi="Montserrat"/>
          <w:sz w:val="24"/>
        </w:rPr>
      </w:pPr>
    </w:p>
    <w:p w:rsidR="0008581E" w:rsidRPr="00B3633A" w:rsidRDefault="0008581E">
      <w:pPr>
        <w:pStyle w:val="0DraftNormal"/>
        <w:rPr>
          <w:rFonts w:ascii="Montserrat" w:hAnsi="Montserrat"/>
          <w:sz w:val="24"/>
        </w:rPr>
      </w:pPr>
      <w:r w:rsidRPr="00B3633A">
        <w:rPr>
          <w:rFonts w:ascii="Montserrat" w:hAnsi="Montserrat"/>
          <w:sz w:val="24"/>
        </w:rPr>
        <w:t xml:space="preserve">Events detailed here in are possible influences in av’s life. As they appear here, they have no say on actual events. These are just ideas. Those that merit real attention will be drawn out and realized elsewhere. Where an idea is confirmed in actual events, it is highlighted, but otherwise unaltered. Apparent order, in terms of presentation of ideas here, are only faintly suggestive of causal relaitonships. As far as av is concerned what lies herein is the stuff of dreams. </w:t>
      </w:r>
    </w:p>
    <w:p w:rsidR="0008581E" w:rsidRPr="00B3633A" w:rsidRDefault="0008581E">
      <w:pPr>
        <w:pStyle w:val="0DraftNormal"/>
        <w:rPr>
          <w:rFonts w:ascii="Montserrat" w:hAnsi="Montserrat"/>
          <w:sz w:val="24"/>
        </w:rPr>
      </w:pPr>
    </w:p>
    <w:p w:rsidR="0008581E" w:rsidRPr="00B3633A" w:rsidRDefault="0008581E">
      <w:pPr>
        <w:pStyle w:val="0DraftNormal"/>
        <w:rPr>
          <w:rFonts w:ascii="Montserrat" w:hAnsi="Montserrat"/>
          <w:sz w:val="24"/>
        </w:rPr>
      </w:pPr>
      <w:r w:rsidRPr="00B3633A">
        <w:rPr>
          <w:rFonts w:ascii="Montserrat" w:hAnsi="Montserrat"/>
          <w:sz w:val="24"/>
        </w:rPr>
        <w:t xml:space="preserve">Assets within the aea intelligence community came in to possession of certain facts regarding av’s pecularity. Consideration of this intelligence led to a long range program to subborn the avon leadership. Av was selected as the pawn who would become queen. The initial move, causing av to be recognized as the heir apparent to the avon’dai, provokes a religious controversy that threatens some of the most powerful houses on ajea. Indirectly, av’s very life is shattered by the persecution brought on by disclosure of her forbidden conception. </w:t>
      </w:r>
    </w:p>
    <w:p w:rsidR="0008581E" w:rsidRPr="00B3633A" w:rsidRDefault="0008581E">
      <w:pPr>
        <w:pStyle w:val="0DraftNormal"/>
        <w:rPr>
          <w:rFonts w:ascii="Montserrat" w:hAnsi="Montserrat"/>
          <w:sz w:val="24"/>
        </w:rPr>
      </w:pPr>
    </w:p>
    <w:p w:rsidR="0008581E" w:rsidRPr="00B3633A" w:rsidRDefault="0008581E">
      <w:pPr>
        <w:pStyle w:val="0DraftNormal"/>
        <w:rPr>
          <w:rFonts w:ascii="Montserrat" w:hAnsi="Montserrat"/>
          <w:sz w:val="24"/>
        </w:rPr>
      </w:pPr>
      <w:r w:rsidRPr="00B3633A">
        <w:rPr>
          <w:rFonts w:ascii="Montserrat" w:hAnsi="Montserrat"/>
          <w:sz w:val="24"/>
        </w:rPr>
        <w:t>Av was unwittingly prepared for the role assigned to her by the hidden conspiritors. The immense terran influence of her upbringing was initially seen as an assurance that in the long run, when she became avon’dai, she would transmit her terran ideals throughout her native culture. But in order to maneouver her into that future role, she had to be carefully indoctrinated in avon culture. By the time her biology forced their hand, she believed herself to share the beliefs of her people, not even realizing what a perfect forgery of an avon’ai she was.</w:t>
      </w:r>
    </w:p>
    <w:p w:rsidR="0008581E" w:rsidRPr="00B3633A" w:rsidRDefault="0008581E">
      <w:pPr>
        <w:pStyle w:val="0DraftNormal"/>
        <w:rPr>
          <w:rFonts w:ascii="Montserrat" w:hAnsi="Montserrat"/>
          <w:sz w:val="24"/>
        </w:rPr>
      </w:pPr>
    </w:p>
    <w:p w:rsidR="0008581E" w:rsidRPr="00B3633A" w:rsidRDefault="0008581E">
      <w:pPr>
        <w:pStyle w:val="0DraftNormal"/>
        <w:rPr>
          <w:rFonts w:ascii="Montserrat" w:hAnsi="Montserrat"/>
          <w:i/>
          <w:sz w:val="24"/>
        </w:rPr>
      </w:pPr>
      <w:r w:rsidRPr="00B3633A">
        <w:rPr>
          <w:rFonts w:ascii="Montserrat" w:hAnsi="Montserrat"/>
          <w:i/>
          <w:sz w:val="24"/>
        </w:rPr>
        <w:t xml:space="preserve">Avon vea, or av, was born to an avon bereft of a name, while avon was a loving parent, she was also very private about her history. </w:t>
      </w:r>
    </w:p>
    <w:p w:rsidR="0008581E" w:rsidRPr="00B3633A" w:rsidRDefault="0008581E">
      <w:pPr>
        <w:pStyle w:val="0DraftNormal"/>
        <w:rPr>
          <w:rFonts w:ascii="Montserrat" w:hAnsi="Montserrat"/>
          <w:sz w:val="24"/>
        </w:rPr>
      </w:pPr>
    </w:p>
    <w:p w:rsidR="0008581E" w:rsidRPr="00B3633A" w:rsidRDefault="0008581E">
      <w:pPr>
        <w:pStyle w:val="0DraftNormal"/>
        <w:rPr>
          <w:rFonts w:ascii="Montserrat" w:hAnsi="Montserrat"/>
          <w:sz w:val="24"/>
        </w:rPr>
      </w:pPr>
      <w:r w:rsidRPr="00B3633A">
        <w:rPr>
          <w:rFonts w:ascii="Montserrat" w:hAnsi="Montserrat"/>
          <w:sz w:val="24"/>
        </w:rPr>
        <w:t>Her true mother had been born female. Ideally, her sex did not diminish her promise, but realistically, it placed her at a disadvantage. In spite of the fact that all individuals had the same opportunities in avon society, a female had almost no chance to attain the ranks of ideals and uniques. It was this fear that drove anathnae to pursue her naval career. Almost as soon as she had conceived and given birth to herself, she left, leaving her daughter-self to fulfill the obligations of her heritage and sex. She was an outstanding cadet at the academy.</w:t>
      </w:r>
    </w:p>
    <w:p w:rsidR="0008581E" w:rsidRPr="00B3633A" w:rsidRDefault="0008581E">
      <w:pPr>
        <w:pStyle w:val="0DraftNormal"/>
        <w:rPr>
          <w:rFonts w:ascii="Montserrat" w:hAnsi="Montserrat"/>
          <w:sz w:val="24"/>
        </w:rPr>
      </w:pPr>
    </w:p>
    <w:p w:rsidR="0008581E" w:rsidRPr="00B3633A" w:rsidRDefault="0008581E">
      <w:pPr>
        <w:pStyle w:val="0DraftNormal"/>
        <w:rPr>
          <w:rFonts w:ascii="Montserrat" w:hAnsi="Montserrat"/>
          <w:sz w:val="24"/>
        </w:rPr>
      </w:pPr>
      <w:r w:rsidRPr="00B3633A">
        <w:rPr>
          <w:rFonts w:ascii="Montserrat" w:hAnsi="Montserrat"/>
          <w:sz w:val="24"/>
        </w:rPr>
        <w:t>Anathnae was an ensign in the aean (the aegis of the establishments’ association navy) on active duty, when she confronted an unexpected pregnancy. Anathnae had made an honest mistake. Unless certain measures were taken, avon normally were not fertile with humans. Unfortunately, her new lover was not human. Her second pregnancy threatened to destroy her dreams of independance, but what she learned about the father forced her to accept the consequences. He was va aesalyn. Each of them had made the same assumption, that they had coupled with a human, so neither had thought of the covenant, nor of contraception. And if the covenant had been right, they would have destroyed each other. The life she had conceived should never have existed. Understanding what she had conceived, it became the most important thing in her life.</w:t>
      </w:r>
    </w:p>
    <w:p w:rsidR="0008581E" w:rsidRPr="00B3633A" w:rsidRDefault="0008581E">
      <w:pPr>
        <w:pStyle w:val="0DraftNormal"/>
        <w:rPr>
          <w:rFonts w:ascii="Montserrat" w:hAnsi="Montserrat"/>
          <w:sz w:val="24"/>
        </w:rPr>
      </w:pPr>
    </w:p>
    <w:p w:rsidR="0008581E" w:rsidRPr="00B3633A" w:rsidRDefault="0008581E">
      <w:pPr>
        <w:pStyle w:val="0DraftNormal"/>
        <w:rPr>
          <w:rFonts w:ascii="Montserrat" w:hAnsi="Montserrat"/>
          <w:sz w:val="24"/>
        </w:rPr>
      </w:pPr>
      <w:r w:rsidRPr="00B3633A">
        <w:rPr>
          <w:rFonts w:ascii="Montserrat" w:hAnsi="Montserrat"/>
          <w:sz w:val="24"/>
        </w:rPr>
        <w:t xml:space="preserve">Anathnae was transferred from her post without comment, when she revealed her condition. Her lover, the father of her triplets, remained behind, and would advance in his career while she waited out the pregnancy in limbo. He was never enlightened to the cause of his love’s transfer, nor of the fruits of their labor. He could not be told. What they had done was a capital crime among their people, and ignorance was the only protection she could offer him. </w:t>
      </w:r>
    </w:p>
    <w:p w:rsidR="0008581E" w:rsidRPr="00B3633A" w:rsidRDefault="0008581E">
      <w:pPr>
        <w:pStyle w:val="0DraftNormal"/>
        <w:rPr>
          <w:rFonts w:ascii="Montserrat" w:hAnsi="Montserrat"/>
          <w:sz w:val="24"/>
        </w:rPr>
      </w:pPr>
    </w:p>
    <w:p w:rsidR="0008581E" w:rsidRPr="00B3633A" w:rsidRDefault="0008581E">
      <w:pPr>
        <w:pStyle w:val="0DraftNormal"/>
        <w:rPr>
          <w:rFonts w:ascii="Montserrat" w:hAnsi="Montserrat"/>
          <w:sz w:val="24"/>
        </w:rPr>
      </w:pPr>
      <w:r w:rsidRPr="00B3633A">
        <w:rPr>
          <w:rFonts w:ascii="Montserrat" w:hAnsi="Montserrat"/>
          <w:sz w:val="24"/>
        </w:rPr>
        <w:t>Anathnae made a deal with the aea to prevent the children’s paternity from being discovered, offering the aea access to avon embroys for the first time in history. The procedure involved removing the embryos from her body, to be force-twinned. As a result of this procedure the three embryos each became registered citizens and genetic donor parents. Anathnae took advantage of embryo-stasis to stagger the births of the triplets, delaying the birth of each one in turn just enough for her body to recover. The aea acceeded to her request to obscure the mechanics of these transactions, as part of their original agreement to get access to the embryos. As soon as she was able, she returned to her career while her children were raised in a navy creche. (part boarding school part foster home)</w:t>
      </w:r>
    </w:p>
    <w:p w:rsidR="0008581E" w:rsidRPr="00B3633A" w:rsidRDefault="0008581E">
      <w:pPr>
        <w:pStyle w:val="0DraftNormal"/>
        <w:rPr>
          <w:rFonts w:ascii="Montserrat" w:hAnsi="Montserrat"/>
          <w:sz w:val="24"/>
        </w:rPr>
      </w:pPr>
    </w:p>
    <w:p w:rsidR="0008581E" w:rsidRPr="00B3633A" w:rsidRDefault="0008581E">
      <w:pPr>
        <w:pStyle w:val="0DraftNormal"/>
        <w:rPr>
          <w:rFonts w:ascii="Montserrat" w:hAnsi="Montserrat"/>
          <w:sz w:val="24"/>
        </w:rPr>
      </w:pPr>
      <w:r w:rsidRPr="00B3633A">
        <w:rPr>
          <w:rFonts w:ascii="Montserrat" w:hAnsi="Montserrat"/>
          <w:sz w:val="24"/>
        </w:rPr>
        <w:t xml:space="preserve">The triplets were born male, androgynous female and female. They were raised as single parent navy brats. They spent part of their time in a creche school with visitations by their mother when she was on leave, and they shared vacations. When av was five years old, they went to their mother’s native home for her brother’s naming. During their stay, they were caught up in a massacre, and of the three only av survived. She suffered devestating multiple-traumas—witnessing the massacre, her mind was in full rapport with her siblings during their deaths. Her sister was hacked to peices before her eyes, and her brother paralyzed protecting her from a fall down a catacomb airshaft as they fled the slaughter. They were trapped for days, and he died in her arms. Before she was rescued one of the slayers tracked her down and assaulted her. Power she did not know she possessed came to her defense, but memories of that moment of terror ended up repressed to depths reached only by her darkest nightmares. The dead bodies of her brother and her attacker were both entangled in hers when they found her. Av spent more than a year in autistic shock, followed by traumatic flashbacks and nightmares plaguing her recovery even after her return to her creche environment after her naming two years after the tragedy. </w:t>
      </w:r>
    </w:p>
    <w:p w:rsidR="0008581E" w:rsidRPr="00B3633A" w:rsidRDefault="0008581E">
      <w:pPr>
        <w:pStyle w:val="0DraftNormal"/>
        <w:rPr>
          <w:rFonts w:ascii="Montserrat" w:hAnsi="Montserrat"/>
          <w:sz w:val="24"/>
        </w:rPr>
      </w:pPr>
    </w:p>
    <w:p w:rsidR="0008581E" w:rsidRPr="00B3633A" w:rsidRDefault="0008581E">
      <w:pPr>
        <w:pStyle w:val="0DraftNormal"/>
        <w:rPr>
          <w:rFonts w:ascii="Montserrat" w:hAnsi="Montserrat"/>
          <w:sz w:val="24"/>
        </w:rPr>
      </w:pPr>
      <w:r w:rsidRPr="00B3633A">
        <w:rPr>
          <w:rFonts w:ascii="Montserrat" w:hAnsi="Montserrat"/>
          <w:sz w:val="24"/>
        </w:rPr>
        <w:t xml:space="preserve">Av refused to accompany her mother on later visits to ajea and grew up understanding very little of her native culture, essentially, only what filtered through her jen schooling. Her ambition to follow her mother in a military career, lead her into academy prep school where she showed exceptional promise. The only catch was, before her mother would allow her to enter the academy, she had to return with her to ao’ajea for a rite of passage. Her understanding of the rite was limited, but she knew that the ordeal was sexual in nature, why else would it have earned the pseudonym “mating season”? </w:t>
      </w:r>
    </w:p>
    <w:p w:rsidR="0008581E" w:rsidRPr="00B3633A" w:rsidRDefault="0008581E">
      <w:pPr>
        <w:pStyle w:val="0DraftNormal"/>
        <w:rPr>
          <w:rFonts w:ascii="Montserrat" w:hAnsi="Montserrat"/>
          <w:sz w:val="24"/>
        </w:rPr>
      </w:pPr>
    </w:p>
    <w:p w:rsidR="0008581E" w:rsidRPr="00B3633A" w:rsidRDefault="0008581E">
      <w:pPr>
        <w:pStyle w:val="0DraftNormal"/>
        <w:rPr>
          <w:rFonts w:ascii="Montserrat" w:hAnsi="Montserrat"/>
          <w:sz w:val="24"/>
        </w:rPr>
      </w:pPr>
      <w:r w:rsidRPr="00B3633A">
        <w:rPr>
          <w:rFonts w:ascii="Montserrat" w:hAnsi="Montserrat"/>
          <w:sz w:val="24"/>
        </w:rPr>
        <w:t xml:space="preserve">The consequences of her childhood tragedy that were overlooked endured as the substance of av’s personal mystery. The truth of her conception, her mother’s secret, was not revelaed to av, though it was presented to the reader bare of its full implications. The truth of her exact relationship to her dead brother and sister remained locked in the death experiences of each, deep within her nightmares. These aspects of her identity would wait for the future to unfold. Those doors were guarded by oblivion, shrouded in nightmares and traumatic flashbacks—and also obscuring memories crucial to her perceivable self. </w:t>
      </w:r>
    </w:p>
    <w:p w:rsidR="0008581E" w:rsidRPr="00B3633A" w:rsidRDefault="0008581E">
      <w:pPr>
        <w:pStyle w:val="0DraftNormal"/>
        <w:rPr>
          <w:rFonts w:ascii="Montserrat" w:hAnsi="Montserrat"/>
          <w:sz w:val="24"/>
        </w:rPr>
      </w:pPr>
    </w:p>
    <w:p w:rsidR="0008581E" w:rsidRPr="00B3633A" w:rsidRDefault="0008581E">
      <w:pPr>
        <w:pStyle w:val="0DraftNormal"/>
        <w:rPr>
          <w:rFonts w:ascii="Montserrat" w:hAnsi="Montserrat"/>
          <w:sz w:val="24"/>
        </w:rPr>
      </w:pPr>
      <w:r w:rsidRPr="00B3633A">
        <w:rPr>
          <w:rFonts w:ascii="Montserrat" w:hAnsi="Montserrat"/>
          <w:sz w:val="24"/>
        </w:rPr>
        <w:t>Av had retreated from the world in the long hours after her final trauma before her eventual rescue. Much of her recovery was spent observing events from a new perspective outside of herself. As the healing process progressed, she gradually reseated her mind in her body. Av never questioned the origin of this second attention. Eventually, she took it for granted. She joked about her “imaginary” friend, well aware that however convincing, it was her will behind the words of her intimate companion. Cat, of course, played along. When av was in danger of being raped, both physically and mentally, cat was no longer playing. While cat defended her mind, av found herself standing outside of herself, a witness to her own rape. That was how av discovered that she had a guardian angel.</w:t>
      </w:r>
    </w:p>
    <w:p w:rsidR="0008581E" w:rsidRPr="00B3633A" w:rsidRDefault="0008581E">
      <w:pPr>
        <w:pStyle w:val="0DraftNormal"/>
        <w:rPr>
          <w:rFonts w:ascii="Montserrat" w:hAnsi="Montserrat"/>
          <w:sz w:val="24"/>
        </w:rPr>
      </w:pPr>
    </w:p>
    <w:p w:rsidR="0008581E" w:rsidRPr="00B3633A" w:rsidRDefault="0008581E">
      <w:pPr>
        <w:pStyle w:val="0DraftNormal"/>
        <w:rPr>
          <w:rFonts w:ascii="Montserrat" w:hAnsi="Montserrat"/>
          <w:sz w:val="24"/>
        </w:rPr>
      </w:pPr>
      <w:r w:rsidRPr="00B3633A">
        <w:rPr>
          <w:rFonts w:ascii="Montserrat" w:hAnsi="Montserrat"/>
          <w:sz w:val="24"/>
        </w:rPr>
        <w:t>When her enemies upped the stakes, av was driven in defeat from an external threat to her identity, into the arms of an internal threat to her identity. She learned that her her identity, her mind and soul, were shared by ninteen identical twins derived from the same embryo, her embryo. In the company of angels, she mused, av learned where her guardian angel came from. There once had been twenty of these other selves, but one of them had been driven out of her body by a demon that av had swallowed that dark night in the catacombs. As an expression of av’s will, the freed spirit had been drawn to av, and when av had withdrawnn from herself in traumatic shock, it had taken residence in her body both to preserve that body, and to preserve the injured mind of av. By the time av had healed enough to return to herself, it had become an intimate part of herself, a second attention, and a bridge between her embodies selves. These other selves, living and growing together in rapport, realized that they were all the same person, and that one of them lived apart from them, the one from whom they all derived.</w:t>
      </w:r>
    </w:p>
    <w:p w:rsidR="0008581E" w:rsidRPr="00B3633A" w:rsidRDefault="0008581E">
      <w:pPr>
        <w:pStyle w:val="0DraftNormal"/>
        <w:rPr>
          <w:rFonts w:ascii="Montserrat" w:hAnsi="Montserrat"/>
          <w:sz w:val="24"/>
        </w:rPr>
      </w:pPr>
    </w:p>
    <w:p w:rsidR="0008581E" w:rsidRPr="00B3633A" w:rsidRDefault="0008581E">
      <w:pPr>
        <w:pStyle w:val="0DraftNormal"/>
        <w:rPr>
          <w:rFonts w:ascii="Montserrat" w:hAnsi="Montserrat"/>
          <w:sz w:val="24"/>
        </w:rPr>
      </w:pPr>
      <w:r w:rsidRPr="00B3633A">
        <w:rPr>
          <w:rFonts w:ascii="Montserrat" w:hAnsi="Montserrat"/>
          <w:sz w:val="24"/>
        </w:rPr>
        <w:t>Av’s second attention, the retreat that allowed her to stand outside of herself when her own body was stolen, was also a means for her slip twins to visit and observe her in the common personna of cat. Her childhood invisible friend. Until necessity forced her into this position, and av confronted the fact that cat was not just an imaginary friend, she could not begin to realize who and what she truly was. Accepting the revelation of her many selves, would only be the beginning. Two important parts of her died in the massacre, and those deaths barred her from the recognizing the extension of herself into the bodies and minds of male and androgyne female selves. It is a wall of oblivion that scars her soul. But those selves are known to her female selves, as time would show.</w:t>
      </w:r>
    </w:p>
    <w:p w:rsidR="0008581E" w:rsidRPr="00B3633A" w:rsidRDefault="0008581E">
      <w:pPr>
        <w:pStyle w:val="0DraftNormal"/>
        <w:rPr>
          <w:rFonts w:ascii="Montserrat" w:hAnsi="Montserrat"/>
          <w:sz w:val="24"/>
        </w:rPr>
      </w:pPr>
    </w:p>
    <w:p w:rsidR="0008581E" w:rsidRPr="00B3633A" w:rsidRDefault="0008581E">
      <w:pPr>
        <w:pStyle w:val="0DraftNormal"/>
        <w:rPr>
          <w:rFonts w:ascii="Montserrat" w:hAnsi="Montserrat"/>
          <w:sz w:val="24"/>
        </w:rPr>
      </w:pPr>
      <w:r w:rsidRPr="00B3633A">
        <w:rPr>
          <w:rFonts w:ascii="Montserrat" w:hAnsi="Montserrat"/>
          <w:sz w:val="24"/>
        </w:rPr>
        <w:t>Av's entry into the school community was the first wave started by her appearance on the scene. During the period when ja’nae considered naming the girl her heir, av was already being pressed to acquire the qualifications to bear a house title. Her status as an artist of the anim required only one discipline to complete for ideal. That, and a name in the schools of anin and anii were all that stood in her way.</w:t>
      </w:r>
    </w:p>
    <w:p w:rsidR="0008581E" w:rsidRPr="00B3633A" w:rsidRDefault="0008581E">
      <w:pPr>
        <w:pStyle w:val="0DraftNormal"/>
        <w:rPr>
          <w:rFonts w:ascii="Montserrat" w:hAnsi="Montserrat"/>
          <w:sz w:val="24"/>
        </w:rPr>
      </w:pPr>
    </w:p>
    <w:p w:rsidR="0008581E" w:rsidRPr="00B3633A" w:rsidRDefault="0008581E">
      <w:pPr>
        <w:pStyle w:val="0DraftNormal"/>
        <w:rPr>
          <w:rFonts w:ascii="Montserrat" w:hAnsi="Montserrat"/>
          <w:sz w:val="24"/>
        </w:rPr>
      </w:pPr>
      <w:r w:rsidRPr="00B3633A">
        <w:rPr>
          <w:rFonts w:ascii="Montserrat" w:hAnsi="Montserrat"/>
          <w:sz w:val="24"/>
        </w:rPr>
        <w:t>An unusual creature, a young girl who makes a convincing boy arrived at taelnihayr, and if certain mixed messages were to be believed, possessed the answer to ja’nae's present predicament. Av unwittingly brings everything necessary for establishing herself in society. But first the question of what to do with this strange girl had to be considered.</w:t>
      </w:r>
    </w:p>
    <w:p w:rsidR="0008581E" w:rsidRPr="00B3633A" w:rsidRDefault="0008581E">
      <w:pPr>
        <w:pStyle w:val="0DraftNormal"/>
        <w:rPr>
          <w:rFonts w:ascii="Montserrat" w:hAnsi="Montserrat"/>
          <w:sz w:val="24"/>
        </w:rPr>
      </w:pPr>
    </w:p>
    <w:p w:rsidR="0008581E" w:rsidRPr="00B3633A" w:rsidRDefault="0008581E">
      <w:pPr>
        <w:pStyle w:val="0DraftNormal"/>
        <w:rPr>
          <w:rFonts w:ascii="Montserrat" w:hAnsi="Montserrat"/>
          <w:sz w:val="24"/>
        </w:rPr>
      </w:pPr>
      <w:r w:rsidRPr="00B3633A">
        <w:rPr>
          <w:rFonts w:ascii="Montserrat" w:hAnsi="Montserrat"/>
          <w:sz w:val="24"/>
        </w:rPr>
        <w:t>A few months had passed since ja’nae dispatched a letter to her recalcitrant daughter. Unknown to her, however, certain events had unfolded forcing a’nae to send her daughter to her mother days before she even received the message. Av, dismissed from the realm of her childhood, had a few days lead on her mother, who departed in the wake of the dissolution of the jentempas. The most significant factor in the life of this girl was a family secret. A legacy. Unknown to her, she was the living fulfillment of her bloodlines ancient obligation; a fact which could cause her destruction simply in its revelation.</w:t>
      </w:r>
    </w:p>
    <w:p w:rsidR="0008581E" w:rsidRPr="00B3633A" w:rsidRDefault="0008581E">
      <w:pPr>
        <w:pStyle w:val="0DraftNormal"/>
        <w:rPr>
          <w:rFonts w:ascii="Montserrat" w:hAnsi="Montserrat"/>
          <w:sz w:val="24"/>
        </w:rPr>
      </w:pPr>
    </w:p>
    <w:p w:rsidR="0008581E" w:rsidRPr="00B3633A" w:rsidRDefault="0008581E">
      <w:pPr>
        <w:pStyle w:val="0DraftNormal"/>
        <w:rPr>
          <w:rFonts w:ascii="Montserrat" w:hAnsi="Montserrat"/>
          <w:sz w:val="24"/>
        </w:rPr>
      </w:pPr>
      <w:r w:rsidRPr="00B3633A">
        <w:rPr>
          <w:rFonts w:ascii="Montserrat" w:hAnsi="Montserrat"/>
          <w:sz w:val="24"/>
        </w:rPr>
        <w:t>The newfound daughter of the house was indeed a daughter, though her cousin could hardly believe it 'til av bared all. Curious, nume probed av's past while assisting in bathing her. Oddly, though av had certain masculine traits, nume discovered that av wasn't really much of a tom-boy. There was a reason behind the girl's peculiar androgyny, but nume found the area too sensitive to pry into.</w:t>
      </w:r>
    </w:p>
    <w:p w:rsidR="0008581E" w:rsidRPr="00B3633A" w:rsidRDefault="0008581E">
      <w:pPr>
        <w:pStyle w:val="0DraftNormal"/>
        <w:rPr>
          <w:rFonts w:ascii="Montserrat" w:hAnsi="Montserrat"/>
          <w:sz w:val="24"/>
        </w:rPr>
      </w:pPr>
    </w:p>
    <w:p w:rsidR="0008581E" w:rsidRPr="00B3633A" w:rsidRDefault="0008581E">
      <w:pPr>
        <w:pStyle w:val="0DraftNormal"/>
        <w:rPr>
          <w:rFonts w:ascii="Montserrat" w:hAnsi="Montserrat"/>
          <w:sz w:val="24"/>
        </w:rPr>
      </w:pPr>
      <w:r w:rsidRPr="00B3633A">
        <w:rPr>
          <w:rFonts w:ascii="Montserrat" w:hAnsi="Montserrat"/>
          <w:sz w:val="24"/>
        </w:rPr>
        <w:t>Av had come into the sophisticated heart of society, where exquisite craft predominated literal technological advancement. Household life was full of subtle amenities, such as bathing. Washing was simply cleaning the body, bathing was relaxing and promoting healing and humor in the body. A bathed body was wrapped in house robes—never did one put on previously worn clothes after bathing.</w:t>
      </w:r>
    </w:p>
    <w:p w:rsidR="0008581E" w:rsidRPr="00B3633A" w:rsidRDefault="0008581E">
      <w:pPr>
        <w:pStyle w:val="0DraftNormal"/>
        <w:rPr>
          <w:rFonts w:ascii="Montserrat" w:hAnsi="Montserrat"/>
          <w:sz w:val="24"/>
        </w:rPr>
      </w:pPr>
    </w:p>
    <w:p w:rsidR="0008581E" w:rsidRPr="00B3633A" w:rsidRDefault="0008581E">
      <w:pPr>
        <w:pStyle w:val="0DraftNormal"/>
        <w:rPr>
          <w:rFonts w:ascii="Montserrat" w:hAnsi="Montserrat"/>
          <w:sz w:val="24"/>
        </w:rPr>
      </w:pPr>
      <w:r w:rsidRPr="00B3633A">
        <w:rPr>
          <w:rFonts w:ascii="Montserrat" w:hAnsi="Montserrat"/>
          <w:sz w:val="24"/>
        </w:rPr>
        <w:t xml:space="preserve">Nume's probing caused a sudden flashback for av. In spite of her youth, av was naomna for a very short period and the result was catastrophic. Aeth thought she could deal with it, but the very idea that the discipline required her to give herself to strangers disturbed her deeply. </w:t>
      </w:r>
    </w:p>
    <w:p w:rsidR="0008581E" w:rsidRPr="00B3633A" w:rsidRDefault="0008581E">
      <w:pPr>
        <w:pStyle w:val="0DraftNormal"/>
        <w:rPr>
          <w:rFonts w:ascii="Montserrat" w:hAnsi="Montserrat"/>
          <w:sz w:val="24"/>
        </w:rPr>
      </w:pPr>
    </w:p>
    <w:p w:rsidR="0008581E" w:rsidRPr="00B3633A" w:rsidRDefault="0008581E">
      <w:pPr>
        <w:pStyle w:val="0DraftNormal"/>
        <w:rPr>
          <w:rFonts w:ascii="Montserrat" w:hAnsi="Montserrat"/>
          <w:sz w:val="24"/>
        </w:rPr>
      </w:pPr>
      <w:r w:rsidRPr="00B3633A">
        <w:rPr>
          <w:rFonts w:ascii="Montserrat" w:hAnsi="Montserrat"/>
          <w:sz w:val="24"/>
        </w:rPr>
        <w:t>Alter to fit—though she refrained from advertising her status she was approached by a gang of spoiled house sons in a town the jen passed through. Irritated by her refusal, they tried to force her, scaring her into a panic. During the ensuing fight, she lost control of herself and succumbed to bloodlust, slaughtering seven of them before she managed to get away. Aeth caught her when she arrived at camp covered in blood and learned what happened. Av begged him to let her skip the discipline, over which they argued violently. Aeth refused to grant her request, to which answer av rejected the discipline altogether. Furious, aeth expelled her from the jentempas, refusing also to protect her from the wrath of the houses her victims belonged to. If not for a’nae, av might well have been caught and executed by the mob that came to the camp.</w:t>
      </w:r>
    </w:p>
    <w:p w:rsidR="0008581E" w:rsidRPr="00B3633A" w:rsidRDefault="0008581E">
      <w:pPr>
        <w:pStyle w:val="0DraftNormal"/>
        <w:rPr>
          <w:rFonts w:ascii="Montserrat" w:hAnsi="Montserrat"/>
          <w:sz w:val="24"/>
        </w:rPr>
      </w:pPr>
    </w:p>
    <w:p w:rsidR="0008581E" w:rsidRPr="00B3633A" w:rsidRDefault="0008581E">
      <w:pPr>
        <w:pStyle w:val="0DraftNormal"/>
        <w:rPr>
          <w:rFonts w:ascii="Montserrat" w:hAnsi="Montserrat"/>
          <w:sz w:val="24"/>
        </w:rPr>
      </w:pPr>
      <w:r w:rsidRPr="00B3633A">
        <w:rPr>
          <w:rFonts w:ascii="Montserrat" w:hAnsi="Montserrat"/>
          <w:sz w:val="24"/>
        </w:rPr>
        <w:t>Av was received into the household and honored with the traditional feast. Before the meal, the issue of what to do with av was raised. Ja’nae had something in mind but said nothing on these thoughts, instead referring to the request made by a’nae for hospitality for her daughter in exchange for her obedience. Av was required to take up duties in the house and enroll in school. Not an anim, as she had always been, but to begin in first, anin, and as soon as possible, anii. Av's reception was private, among the household only; introducing many of them to each other.</w:t>
      </w:r>
    </w:p>
    <w:p w:rsidR="0008581E" w:rsidRPr="00B3633A" w:rsidRDefault="0008581E">
      <w:pPr>
        <w:pStyle w:val="0DraftNormal"/>
        <w:rPr>
          <w:rFonts w:ascii="Montserrat" w:hAnsi="Montserrat"/>
          <w:sz w:val="24"/>
        </w:rPr>
      </w:pPr>
    </w:p>
    <w:p w:rsidR="0008581E" w:rsidRPr="00B3633A" w:rsidRDefault="0008581E">
      <w:pPr>
        <w:pStyle w:val="0DraftNormal"/>
        <w:rPr>
          <w:rFonts w:ascii="Montserrat" w:hAnsi="Montserrat"/>
          <w:sz w:val="24"/>
        </w:rPr>
      </w:pPr>
      <w:r w:rsidRPr="00B3633A">
        <w:rPr>
          <w:rFonts w:ascii="Montserrat" w:hAnsi="Montserrat"/>
          <w:sz w:val="24"/>
        </w:rPr>
        <w:t>Av's androgyny lends to her the quality of a blank sheet. She takes on the character of the accouterments she wears. On one hand this could be a rare elegance of form, on the other it could be the epitome of plainness. In house robes, she seems the most formal of daughters. In a more formal interview with ja’nae, av was a quietly considered for a more useful purpose, given her presence in her mother's place. These considerations mold the direction ja’nae takes with the conversation.</w:t>
      </w:r>
    </w:p>
    <w:p w:rsidR="0008581E" w:rsidRPr="00B3633A" w:rsidRDefault="0008581E">
      <w:pPr>
        <w:pStyle w:val="0DraftNormal"/>
        <w:rPr>
          <w:rFonts w:ascii="Montserrat" w:hAnsi="Montserrat"/>
          <w:sz w:val="24"/>
        </w:rPr>
      </w:pPr>
    </w:p>
    <w:p w:rsidR="0008581E" w:rsidRPr="00B3633A" w:rsidRDefault="0008581E">
      <w:pPr>
        <w:pStyle w:val="0DraftNormal"/>
        <w:rPr>
          <w:rFonts w:ascii="Montserrat" w:hAnsi="Montserrat"/>
          <w:sz w:val="24"/>
        </w:rPr>
      </w:pPr>
      <w:r w:rsidRPr="00B3633A">
        <w:rPr>
          <w:rFonts w:ascii="Montserrat" w:hAnsi="Montserrat"/>
          <w:sz w:val="24"/>
        </w:rPr>
        <w:t>Av was a witness as a’nae steals in during the night to appeal to her mother for a favor in spite of having forsaken her house name. In the hope that her legitimate children would fulfill the bloodline's legacy, a’nae had committed herself to the most dangerous path. Ja’nae agrees to make a place in her home for three of her daughter's illegitimate children in the hope that she would be able to regain a place in her daughter's heart.</w:t>
      </w:r>
    </w:p>
    <w:p w:rsidR="0008581E" w:rsidRPr="00B3633A" w:rsidRDefault="0008581E">
      <w:pPr>
        <w:pStyle w:val="0DraftNormal"/>
        <w:rPr>
          <w:rFonts w:ascii="Montserrat" w:hAnsi="Montserrat"/>
          <w:sz w:val="24"/>
        </w:rPr>
      </w:pPr>
    </w:p>
    <w:p w:rsidR="0008581E" w:rsidRPr="00B3633A" w:rsidRDefault="0008581E">
      <w:pPr>
        <w:pStyle w:val="0DraftNormal"/>
        <w:rPr>
          <w:rFonts w:ascii="Montserrat" w:hAnsi="Montserrat"/>
          <w:sz w:val="24"/>
        </w:rPr>
      </w:pPr>
      <w:r w:rsidRPr="00B3633A">
        <w:rPr>
          <w:rFonts w:ascii="Montserrat" w:hAnsi="Montserrat"/>
          <w:sz w:val="24"/>
        </w:rPr>
        <w:t>Av does not know how to sleep in the comfort of her house. She was not sure about the wisdom of going night stalking according to her habit. She reflects on part of the conspiracy she was born into. In order to learn how great the difference between what she seemed to be and what her kind really was, she had passed through the affirmation. She slips through the sleeping house and overhears the exchange between her mother and grandmother.</w:t>
      </w:r>
    </w:p>
    <w:p w:rsidR="0008581E" w:rsidRPr="00B3633A" w:rsidRDefault="0008581E">
      <w:pPr>
        <w:pStyle w:val="0DraftNormal"/>
        <w:rPr>
          <w:rFonts w:ascii="Montserrat" w:hAnsi="Montserrat"/>
          <w:sz w:val="24"/>
        </w:rPr>
      </w:pPr>
    </w:p>
    <w:p w:rsidR="0008581E" w:rsidRPr="00B3633A" w:rsidRDefault="0008581E">
      <w:pPr>
        <w:pStyle w:val="0DraftNormal"/>
        <w:rPr>
          <w:rFonts w:ascii="Montserrat" w:hAnsi="Montserrat"/>
          <w:sz w:val="24"/>
        </w:rPr>
      </w:pPr>
      <w:r w:rsidRPr="00B3633A">
        <w:rPr>
          <w:rFonts w:ascii="Montserrat" w:hAnsi="Montserrat"/>
          <w:sz w:val="24"/>
        </w:rPr>
        <w:t>A’nae's visit significantly changes ja’nae's plans for answering teyn's challenge. The purpose of requiring av to study in the schools of anin and anii now must involve preparations necessary for her to bear the mantle of house head. What was at first a notion had been strengthened by a’nae's rejection of her right to title. Sensing that there was no time to waste...</w:t>
      </w:r>
    </w:p>
    <w:p w:rsidR="0008581E" w:rsidRPr="00B3633A" w:rsidRDefault="0008581E">
      <w:pPr>
        <w:pStyle w:val="0DraftNormal"/>
        <w:rPr>
          <w:rFonts w:ascii="Montserrat" w:hAnsi="Montserrat"/>
          <w:sz w:val="24"/>
        </w:rPr>
      </w:pPr>
    </w:p>
    <w:p w:rsidR="0008581E" w:rsidRPr="00B3633A" w:rsidRDefault="0008581E">
      <w:pPr>
        <w:pStyle w:val="0DraftNormal"/>
        <w:rPr>
          <w:rFonts w:ascii="Montserrat" w:hAnsi="Montserrat"/>
          <w:sz w:val="24"/>
        </w:rPr>
      </w:pPr>
      <w:r w:rsidRPr="00B3633A">
        <w:rPr>
          <w:rFonts w:ascii="Montserrat" w:hAnsi="Montserrat"/>
          <w:sz w:val="24"/>
        </w:rPr>
        <w:t>The secret—house ara descends from avael—a child, ara, conceived to carry on the seed taken from the wreckage of avael nineveh’s body. A’nae knew because was the last to carry the seed of av/kev. Jil knew because he had to be the conduit of the message to awaken the seed and gave legitimacy to their births. Aeth knew because he had to train av and kev. Between them av and or kev hold the key to reopening the seal of anth, which makes either of them priceless to dragons. Ja’nae was made aware of the situation as a’nae confides in her. Beyond that what each knew was less than certain and questionably accurate. Av was only confused by what little of the conversation she overhears.</w:t>
      </w:r>
    </w:p>
    <w:p w:rsidR="0008581E" w:rsidRPr="00B3633A" w:rsidRDefault="0008581E">
      <w:pPr>
        <w:pStyle w:val="0DraftNormal"/>
        <w:rPr>
          <w:rFonts w:ascii="Montserrat" w:hAnsi="Montserrat"/>
          <w:sz w:val="24"/>
        </w:rPr>
      </w:pPr>
    </w:p>
    <w:p w:rsidR="0008581E" w:rsidRPr="00B3633A" w:rsidRDefault="0008581E">
      <w:pPr>
        <w:pStyle w:val="0DraftNormal"/>
        <w:rPr>
          <w:rFonts w:ascii="Montserrat" w:hAnsi="Montserrat"/>
          <w:sz w:val="24"/>
        </w:rPr>
      </w:pPr>
      <w:r w:rsidRPr="00B3633A">
        <w:rPr>
          <w:rFonts w:ascii="Montserrat" w:hAnsi="Montserrat"/>
          <w:sz w:val="24"/>
        </w:rPr>
        <w:t>Av was in for a rude awakening. With no hesitation, av was thrust into the thick of the local school community. Almost out of habit, she was determined to enter the company of her peers as an enigma. In spite of nume's protests, she defends her right to innocent misdirection; maintaining that it was not misdirection but part of her character—and what others interpret was their business, not hers. But what she hints disturbs nume even more.</w:t>
      </w:r>
    </w:p>
    <w:p w:rsidR="0008581E" w:rsidRPr="00B3633A" w:rsidRDefault="0008581E">
      <w:pPr>
        <w:pStyle w:val="0DraftNormal"/>
        <w:rPr>
          <w:rFonts w:ascii="Montserrat" w:hAnsi="Montserrat"/>
          <w:sz w:val="24"/>
        </w:rPr>
      </w:pPr>
    </w:p>
    <w:p w:rsidR="0008581E" w:rsidRPr="00B3633A" w:rsidRDefault="0008581E">
      <w:pPr>
        <w:pStyle w:val="0DraftNormal"/>
        <w:rPr>
          <w:rFonts w:ascii="Montserrat" w:hAnsi="Montserrat"/>
          <w:sz w:val="24"/>
        </w:rPr>
      </w:pPr>
      <w:r w:rsidRPr="00B3633A">
        <w:rPr>
          <w:rFonts w:ascii="Montserrat" w:hAnsi="Montserrat"/>
          <w:sz w:val="24"/>
        </w:rPr>
        <w:t>Av was counseled by ja’nae on the requirements she would have to meet in her education. Due to some important family business, she must begin at jutaicho without escort and introduction from her cousins, for whom she was to carry a message excusing them from their classes.</w:t>
      </w:r>
    </w:p>
    <w:p w:rsidR="0008581E" w:rsidRPr="00B3633A" w:rsidRDefault="0008581E">
      <w:pPr>
        <w:pStyle w:val="0DraftNormal"/>
        <w:rPr>
          <w:rFonts w:ascii="Montserrat" w:hAnsi="Montserrat"/>
          <w:sz w:val="24"/>
        </w:rPr>
      </w:pPr>
    </w:p>
    <w:p w:rsidR="0008581E" w:rsidRPr="00B3633A" w:rsidRDefault="0008581E">
      <w:pPr>
        <w:pStyle w:val="0DraftNormal"/>
        <w:rPr>
          <w:rFonts w:ascii="Montserrat" w:hAnsi="Montserrat"/>
          <w:sz w:val="24"/>
        </w:rPr>
      </w:pPr>
      <w:r w:rsidRPr="00B3633A">
        <w:rPr>
          <w:rFonts w:ascii="Montserrat" w:hAnsi="Montserrat"/>
          <w:sz w:val="24"/>
        </w:rPr>
        <w:t xml:space="preserve">Av acquires an escort to school. Entering the local school was actually the more difficult process of entering a new, closed community. A bit shy and oversensitive, she nearly got herself barred from the school before she could join. Though uncertain about this newcomer, most of the students of av's age find it natural to assume her a boy with delicate features rather than a tom boy, as she had intended. </w:t>
      </w:r>
    </w:p>
    <w:p w:rsidR="0008581E" w:rsidRPr="00B3633A" w:rsidRDefault="0008581E">
      <w:pPr>
        <w:pStyle w:val="0DraftNormal"/>
        <w:rPr>
          <w:rFonts w:ascii="Montserrat" w:hAnsi="Montserrat"/>
          <w:sz w:val="24"/>
        </w:rPr>
      </w:pPr>
    </w:p>
    <w:p w:rsidR="0008581E" w:rsidRPr="00B3633A" w:rsidRDefault="0008581E">
      <w:pPr>
        <w:pStyle w:val="0DraftNormal"/>
        <w:rPr>
          <w:rFonts w:ascii="Montserrat" w:hAnsi="Montserrat"/>
          <w:sz w:val="24"/>
        </w:rPr>
      </w:pPr>
      <w:r w:rsidRPr="00B3633A">
        <w:rPr>
          <w:rFonts w:ascii="Montserrat" w:hAnsi="Montserrat"/>
          <w:sz w:val="24"/>
        </w:rPr>
        <w:t>When she first lays eyes on av, ojen falls for her. To a dragon, the light of a phoenix was like a candle to a moth. To ojen—a dragonchild—av's light was totally irresistible. Naturally, av remains almost blind to this deep affection.</w:t>
      </w:r>
    </w:p>
    <w:p w:rsidR="0008581E" w:rsidRPr="00B3633A" w:rsidRDefault="0008581E">
      <w:pPr>
        <w:pStyle w:val="0DraftNormal"/>
        <w:rPr>
          <w:rFonts w:ascii="Montserrat" w:hAnsi="Montserrat"/>
          <w:sz w:val="24"/>
        </w:rPr>
      </w:pPr>
    </w:p>
    <w:p w:rsidR="0008581E" w:rsidRPr="00B3633A" w:rsidRDefault="0008581E">
      <w:pPr>
        <w:pStyle w:val="0DraftNormal"/>
        <w:rPr>
          <w:rFonts w:ascii="Montserrat" w:hAnsi="Montserrat"/>
          <w:sz w:val="24"/>
        </w:rPr>
      </w:pPr>
      <w:r w:rsidRPr="00B3633A">
        <w:rPr>
          <w:rFonts w:ascii="Montserrat" w:hAnsi="Montserrat"/>
          <w:sz w:val="24"/>
        </w:rPr>
        <w:t>Av does not enter classes her first day due to placement and orientation procedures. In her absence, some of her new acquaintances get into a heated stir over her introduction. This friction would continue to build and hamper what might have been a smooth entry into her peers' social circles.</w:t>
      </w:r>
    </w:p>
    <w:p w:rsidR="0008581E" w:rsidRPr="00B3633A" w:rsidRDefault="0008581E">
      <w:pPr>
        <w:pStyle w:val="0DraftNormal"/>
        <w:rPr>
          <w:rFonts w:ascii="Montserrat" w:hAnsi="Montserrat"/>
          <w:sz w:val="24"/>
        </w:rPr>
      </w:pPr>
    </w:p>
    <w:p w:rsidR="0008581E" w:rsidRPr="00B3633A" w:rsidRDefault="0008581E">
      <w:pPr>
        <w:pStyle w:val="0DraftNormal"/>
        <w:rPr>
          <w:rFonts w:ascii="Montserrat" w:hAnsi="Montserrat"/>
          <w:sz w:val="24"/>
        </w:rPr>
      </w:pPr>
      <w:r w:rsidRPr="00B3633A">
        <w:rPr>
          <w:rFonts w:ascii="Montserrat" w:hAnsi="Montserrat"/>
          <w:sz w:val="24"/>
        </w:rPr>
        <w:t>The latter third of av's siblings await av at taelnihyar, sent by a’nae from the dissolved jentempas. Ja’nae, av, her siblings and their cousins all sit down to a second reception feast. The gathering turns into something of a house meeting, where they were all brought up to date on the situation facing ja’nae and thus the house. For many of these youngsters, it was the first time they had had to deal with the full weight of the masquerade of their species. Some rules were established to ease the integration of the four children of a’nae with the complications of society.</w:t>
      </w:r>
    </w:p>
    <w:p w:rsidR="0008581E" w:rsidRPr="00B3633A" w:rsidRDefault="0008581E">
      <w:pPr>
        <w:pStyle w:val="0DraftNormal"/>
        <w:rPr>
          <w:rFonts w:ascii="Montserrat" w:hAnsi="Montserrat"/>
          <w:sz w:val="24"/>
        </w:rPr>
      </w:pPr>
    </w:p>
    <w:p w:rsidR="0008581E" w:rsidRPr="00B3633A" w:rsidRDefault="0008581E">
      <w:pPr>
        <w:pStyle w:val="0DraftNormal"/>
        <w:rPr>
          <w:rFonts w:ascii="Montserrat" w:hAnsi="Montserrat"/>
          <w:sz w:val="24"/>
        </w:rPr>
      </w:pPr>
      <w:r w:rsidRPr="00B3633A">
        <w:rPr>
          <w:rFonts w:ascii="Montserrat" w:hAnsi="Montserrat"/>
          <w:sz w:val="24"/>
        </w:rPr>
        <w:t xml:space="preserve">Av, sensing that letting on what she overheard the night before might not be wise, pretends to total surprise and ignorance of anything unusual going on. The somber lecture she sits through with her siblings brings back to mind the terrible lesson of her confirmation in the ritual of promise. She was riveted to the discovery of the reasons for the cruel and painful leash that held her during childhood. </w:t>
      </w:r>
    </w:p>
    <w:p w:rsidR="0008581E" w:rsidRPr="00B3633A" w:rsidRDefault="0008581E">
      <w:pPr>
        <w:pStyle w:val="0DraftNormal"/>
        <w:rPr>
          <w:rFonts w:ascii="Montserrat" w:hAnsi="Montserrat"/>
          <w:sz w:val="24"/>
        </w:rPr>
      </w:pPr>
    </w:p>
    <w:p w:rsidR="0008581E" w:rsidRPr="00B3633A" w:rsidRDefault="0008581E">
      <w:pPr>
        <w:pStyle w:val="0DraftNormal"/>
        <w:rPr>
          <w:rFonts w:ascii="Montserrat" w:hAnsi="Montserrat"/>
          <w:sz w:val="24"/>
        </w:rPr>
      </w:pPr>
      <w:r w:rsidRPr="00B3633A">
        <w:rPr>
          <w:rFonts w:ascii="Montserrat" w:hAnsi="Montserrat"/>
          <w:sz w:val="24"/>
        </w:rPr>
        <w:t>Av all but immediately sorts herself out in the local school community. Ja’nae had outlined to her the priorities for her anin paths. Most particularly, she attached to a mentor to save her from the disgrace of her illiteracy. By her third day in attendance, she had some idea of how things would proceed for a pace. Ja’nae takes her measure and decides that av had all the qualifications necessary for a first sword, but as an heir she lacks the preparation for authority and leadership.</w:t>
      </w:r>
    </w:p>
    <w:p w:rsidR="0008581E" w:rsidRPr="00B3633A" w:rsidRDefault="0008581E">
      <w:pPr>
        <w:pStyle w:val="0DraftNormal"/>
        <w:rPr>
          <w:rFonts w:ascii="Montserrat" w:hAnsi="Montserrat"/>
          <w:sz w:val="24"/>
        </w:rPr>
      </w:pPr>
    </w:p>
    <w:p w:rsidR="0008581E" w:rsidRPr="00B3633A" w:rsidRDefault="0008581E">
      <w:pPr>
        <w:pStyle w:val="0DraftNormal"/>
        <w:rPr>
          <w:rFonts w:ascii="Montserrat" w:hAnsi="Montserrat"/>
          <w:sz w:val="24"/>
        </w:rPr>
      </w:pPr>
      <w:r w:rsidRPr="00B3633A">
        <w:rPr>
          <w:rFonts w:ascii="Montserrat" w:hAnsi="Montserrat"/>
          <w:sz w:val="24"/>
        </w:rPr>
        <w:t xml:space="preserve">Among her new peers a growing crowd of friends, allies, competitors and such had begun to gather. Attention comes gradually but steadily around av—from muses and mentors, other heirs and nobles, suitors and seducers, artists of name, and even her own siblings as they catch up to her and events move on. </w:t>
      </w:r>
    </w:p>
    <w:p w:rsidR="0008581E" w:rsidRPr="00B3633A" w:rsidRDefault="0008581E">
      <w:pPr>
        <w:pStyle w:val="0DraftNormal"/>
        <w:rPr>
          <w:rFonts w:ascii="Montserrat" w:hAnsi="Montserrat"/>
          <w:sz w:val="24"/>
        </w:rPr>
      </w:pPr>
    </w:p>
    <w:p w:rsidR="0008581E" w:rsidRPr="00B3633A" w:rsidRDefault="0008581E">
      <w:pPr>
        <w:pStyle w:val="0DraftNormal"/>
        <w:rPr>
          <w:rFonts w:ascii="Montserrat" w:hAnsi="Montserrat"/>
          <w:sz w:val="24"/>
        </w:rPr>
      </w:pPr>
      <w:r w:rsidRPr="00B3633A">
        <w:rPr>
          <w:rFonts w:ascii="Montserrat" w:hAnsi="Montserrat"/>
          <w:sz w:val="24"/>
        </w:rPr>
        <w:t>Some of boys—av's new classmates—take exception to her enigmatic character and background and so begin to push and test her. She was going to have to take her shirt off and trade licks with several of them to earn their respect. Given this cause, she reveals her hidden talent to more than a few witnesses. In her mind this was not pushing it too far. Like many people she had the aptitude to learn some of the more exotic disciplines of the body, but in this instance she allows peer pressure and her own unresolved feelings about her near rape to gravely compromise her judgment.</w:t>
      </w:r>
    </w:p>
    <w:p w:rsidR="0008581E" w:rsidRPr="00B3633A" w:rsidRDefault="0008581E">
      <w:pPr>
        <w:pStyle w:val="0DraftNormal"/>
        <w:rPr>
          <w:rFonts w:ascii="Montserrat" w:hAnsi="Montserrat"/>
          <w:sz w:val="24"/>
        </w:rPr>
      </w:pPr>
    </w:p>
    <w:p w:rsidR="0008581E" w:rsidRPr="00B3633A" w:rsidRDefault="0008581E">
      <w:pPr>
        <w:pStyle w:val="0DraftNormal"/>
        <w:rPr>
          <w:rFonts w:ascii="Montserrat" w:hAnsi="Montserrat"/>
          <w:sz w:val="24"/>
        </w:rPr>
      </w:pPr>
      <w:r w:rsidRPr="00B3633A">
        <w:rPr>
          <w:rFonts w:ascii="Montserrat" w:hAnsi="Montserrat"/>
          <w:sz w:val="24"/>
        </w:rPr>
        <w:t xml:space="preserve">Ana comes down out of xanadau caoi to investigate the rumor of the new kid in town who bears such a strong resemblance to her. Like aoun, ana got the strong feeling she knew av from somewhere. Ana sees more than anyone else, and yet she mistakes av for a being like ane who ana drags av to meet. While figuring out each other's secrets, the three become fast friends. This was the first time av had ever met a lyn and discovered what the difference really was. </w:t>
      </w:r>
    </w:p>
    <w:p w:rsidR="0008581E" w:rsidRPr="00B3633A" w:rsidRDefault="0008581E">
      <w:pPr>
        <w:pStyle w:val="0DraftNormal"/>
        <w:rPr>
          <w:rFonts w:ascii="Montserrat" w:hAnsi="Montserrat"/>
          <w:sz w:val="24"/>
        </w:rPr>
      </w:pPr>
    </w:p>
    <w:p w:rsidR="0008581E" w:rsidRPr="00B3633A" w:rsidRDefault="0008581E">
      <w:pPr>
        <w:pStyle w:val="0DraftNormal"/>
        <w:rPr>
          <w:rFonts w:ascii="Montserrat" w:hAnsi="Montserrat"/>
          <w:sz w:val="24"/>
        </w:rPr>
      </w:pPr>
      <w:r w:rsidRPr="00B3633A">
        <w:rPr>
          <w:rFonts w:ascii="Montserrat" w:hAnsi="Montserrat"/>
          <w:sz w:val="24"/>
        </w:rPr>
        <w:t>Av breaks stride in the middle of a fight, her attention drawn to a commotion among the observers.</w:t>
      </w:r>
    </w:p>
    <w:p w:rsidR="0008581E" w:rsidRPr="00B3633A" w:rsidRDefault="0008581E">
      <w:pPr>
        <w:pStyle w:val="0DraftNormal"/>
        <w:rPr>
          <w:rFonts w:ascii="Montserrat" w:hAnsi="Montserrat"/>
          <w:sz w:val="24"/>
        </w:rPr>
      </w:pPr>
    </w:p>
    <w:p w:rsidR="0008581E" w:rsidRPr="00B3633A" w:rsidRDefault="0008581E">
      <w:pPr>
        <w:pStyle w:val="0DraftNormal"/>
        <w:rPr>
          <w:rFonts w:ascii="Montserrat" w:hAnsi="Montserrat"/>
          <w:sz w:val="24"/>
        </w:rPr>
      </w:pPr>
      <w:r w:rsidRPr="00B3633A">
        <w:rPr>
          <w:rFonts w:ascii="Montserrat" w:hAnsi="Montserrat"/>
          <w:sz w:val="24"/>
        </w:rPr>
        <w:t>Av turns and finds herself confronting her own image, a shock of recognition passes through her—different from the shockwave that passes through the crowd.</w:t>
      </w:r>
    </w:p>
    <w:p w:rsidR="0008581E" w:rsidRPr="00B3633A" w:rsidRDefault="0008581E">
      <w:pPr>
        <w:pStyle w:val="0DraftNormal"/>
        <w:rPr>
          <w:rFonts w:ascii="Montserrat" w:hAnsi="Montserrat"/>
          <w:sz w:val="24"/>
        </w:rPr>
      </w:pPr>
    </w:p>
    <w:p w:rsidR="0008581E" w:rsidRPr="00B3633A" w:rsidRDefault="0008581E">
      <w:pPr>
        <w:pStyle w:val="0DraftNormal"/>
        <w:rPr>
          <w:rFonts w:ascii="Montserrat" w:hAnsi="Montserrat"/>
          <w:sz w:val="24"/>
        </w:rPr>
      </w:pPr>
      <w:r w:rsidRPr="00B3633A">
        <w:rPr>
          <w:rFonts w:ascii="Montserrat" w:hAnsi="Montserrat"/>
          <w:sz w:val="24"/>
        </w:rPr>
        <w:t>Av and ana draw close... "you’re not a boy... Unae, come with me... There’s someone you must meet..." ana whispers.</w:t>
      </w:r>
    </w:p>
    <w:p w:rsidR="0008581E" w:rsidRPr="00B3633A" w:rsidRDefault="0008581E">
      <w:pPr>
        <w:pStyle w:val="0DraftNormal"/>
        <w:rPr>
          <w:rFonts w:ascii="Montserrat" w:hAnsi="Montserrat"/>
          <w:sz w:val="24"/>
        </w:rPr>
      </w:pPr>
    </w:p>
    <w:p w:rsidR="0008581E" w:rsidRPr="00B3633A" w:rsidRDefault="0008581E">
      <w:pPr>
        <w:pStyle w:val="0DraftNormal"/>
        <w:rPr>
          <w:rFonts w:ascii="Montserrat" w:hAnsi="Montserrat"/>
          <w:sz w:val="24"/>
        </w:rPr>
      </w:pPr>
      <w:r w:rsidRPr="00B3633A">
        <w:rPr>
          <w:rFonts w:ascii="Montserrat" w:hAnsi="Montserrat"/>
          <w:sz w:val="24"/>
        </w:rPr>
        <w:t>A small commotion ensues as the muse leaves with av.</w:t>
      </w:r>
    </w:p>
    <w:p w:rsidR="0008581E" w:rsidRPr="00B3633A" w:rsidRDefault="0008581E">
      <w:pPr>
        <w:pStyle w:val="0DraftNormal"/>
        <w:rPr>
          <w:rFonts w:ascii="Montserrat" w:hAnsi="Montserrat"/>
          <w:sz w:val="24"/>
        </w:rPr>
      </w:pPr>
    </w:p>
    <w:p w:rsidR="0008581E" w:rsidRPr="00B3633A" w:rsidRDefault="0008581E">
      <w:pPr>
        <w:pStyle w:val="0DraftNormal"/>
        <w:rPr>
          <w:rFonts w:ascii="Montserrat" w:hAnsi="Montserrat"/>
          <w:sz w:val="24"/>
        </w:rPr>
      </w:pPr>
      <w:r w:rsidRPr="00B3633A">
        <w:rPr>
          <w:rFonts w:ascii="Montserrat" w:hAnsi="Montserrat"/>
          <w:sz w:val="24"/>
        </w:rPr>
        <w:t>Av returns home late from xanadau caoi and catches up with the news. Her father and her older brother and sisters had arrived in her mother’s wake and taken up residence with her father’s house. Av also discovers that a’nae, shin and shen were staying at jukaeyo with aet’idiamas.</w:t>
      </w:r>
    </w:p>
    <w:p w:rsidR="0008581E" w:rsidRPr="00B3633A" w:rsidRDefault="0008581E">
      <w:pPr>
        <w:pStyle w:val="0DraftNormal"/>
        <w:rPr>
          <w:rFonts w:ascii="Montserrat" w:hAnsi="Montserrat"/>
          <w:sz w:val="24"/>
        </w:rPr>
      </w:pPr>
    </w:p>
    <w:p w:rsidR="0008581E" w:rsidRPr="00B3633A" w:rsidRDefault="0008581E">
      <w:pPr>
        <w:pStyle w:val="0DraftNormal"/>
        <w:rPr>
          <w:rFonts w:ascii="Montserrat" w:hAnsi="Montserrat"/>
          <w:sz w:val="24"/>
        </w:rPr>
      </w:pPr>
      <w:r w:rsidRPr="00B3633A">
        <w:rPr>
          <w:rFonts w:ascii="Montserrat" w:hAnsi="Montserrat"/>
          <w:sz w:val="24"/>
        </w:rPr>
        <w:t>Av's mother and grandmother still barely speak to one another and av's grandmother would not abide the presence of av's father—who she feels failed her daughter. Aeph didn't fail his daughter, however. Her childhood and youth prepared her to meet far greater damands than attaining the status of her noble heritage. Aeph provided her with some of his own formidable martial skills encouraged her to develop far more of her native ability than her devotions could account for.</w:t>
      </w:r>
    </w:p>
    <w:p w:rsidR="0008581E" w:rsidRPr="00B3633A" w:rsidRDefault="0008581E">
      <w:pPr>
        <w:pStyle w:val="0DraftNormal"/>
        <w:rPr>
          <w:rFonts w:ascii="Montserrat" w:hAnsi="Montserrat"/>
          <w:sz w:val="24"/>
        </w:rPr>
      </w:pPr>
    </w:p>
    <w:p w:rsidR="0008581E" w:rsidRPr="00B3633A" w:rsidRDefault="0008581E">
      <w:pPr>
        <w:pStyle w:val="0DraftNormal"/>
        <w:rPr>
          <w:rFonts w:ascii="Montserrat" w:hAnsi="Montserrat"/>
          <w:sz w:val="24"/>
        </w:rPr>
      </w:pPr>
      <w:r w:rsidRPr="00B3633A">
        <w:rPr>
          <w:rFonts w:ascii="Montserrat" w:hAnsi="Montserrat"/>
          <w:sz w:val="24"/>
        </w:rPr>
        <w:t>Av's introduction into the court—for recognition of her right to title—starts a second ripple, expanding the sphere of disturbances and provoking a wider circle of interest and intrigue.</w:t>
      </w:r>
    </w:p>
    <w:p w:rsidR="0008581E" w:rsidRPr="00B3633A" w:rsidRDefault="0008581E">
      <w:pPr>
        <w:pStyle w:val="0DraftNormal"/>
        <w:rPr>
          <w:rFonts w:ascii="Montserrat" w:hAnsi="Montserrat"/>
          <w:sz w:val="24"/>
        </w:rPr>
      </w:pPr>
    </w:p>
    <w:p w:rsidR="0008581E" w:rsidRPr="00B3633A" w:rsidRDefault="0008581E">
      <w:pPr>
        <w:pStyle w:val="0DraftNormal"/>
        <w:rPr>
          <w:rFonts w:ascii="Montserrat" w:hAnsi="Montserrat"/>
          <w:sz w:val="24"/>
        </w:rPr>
      </w:pPr>
      <w:r w:rsidRPr="00B3633A">
        <w:rPr>
          <w:rFonts w:ascii="Montserrat" w:hAnsi="Montserrat"/>
          <w:sz w:val="24"/>
        </w:rPr>
        <w:t>Ja’nae finally stages a full formal reception for her grand children at the end of av’s first week. To ja’nae’s dismay, av turns up outfitted for her devotion, an unsheathed sword, which so strongly projects the illusion of boyishness. Av, unnerved by the prospect of house formality could only fall back on the manners she knew from her disciplines—again not deliberately being misleading. The impressions on which she would soon be judged were formed this long evening among the official guests.</w:t>
      </w:r>
    </w:p>
    <w:p w:rsidR="0008581E" w:rsidRPr="00B3633A" w:rsidRDefault="0008581E">
      <w:pPr>
        <w:pStyle w:val="0DraftNormal"/>
        <w:rPr>
          <w:rFonts w:ascii="Montserrat" w:hAnsi="Montserrat"/>
          <w:sz w:val="24"/>
        </w:rPr>
      </w:pPr>
    </w:p>
    <w:p w:rsidR="0008581E" w:rsidRPr="00B3633A" w:rsidRDefault="0008581E">
      <w:pPr>
        <w:pStyle w:val="0DraftNormal"/>
        <w:rPr>
          <w:rFonts w:ascii="Montserrat" w:hAnsi="Montserrat"/>
          <w:sz w:val="24"/>
        </w:rPr>
      </w:pPr>
      <w:r w:rsidRPr="00B3633A">
        <w:rPr>
          <w:rFonts w:ascii="Montserrat" w:hAnsi="Montserrat"/>
          <w:sz w:val="24"/>
        </w:rPr>
        <w:t>Av’s father, aeph, had inherited his family's house and estate during his absence. Kev was thus near, under his father's tutelage. Aeph intends to name kev his heir at the assembly the first day of the wend. Ja’nae was appraised of these shifts by teyn. Teyn reluctantly nods to her plans to name av before ennjeara was claimed by his illness.</w:t>
      </w:r>
    </w:p>
    <w:p w:rsidR="0008581E" w:rsidRPr="00B3633A" w:rsidRDefault="0008581E">
      <w:pPr>
        <w:pStyle w:val="0DraftNormal"/>
        <w:rPr>
          <w:rFonts w:ascii="Montserrat" w:hAnsi="Montserrat"/>
          <w:sz w:val="24"/>
        </w:rPr>
      </w:pPr>
    </w:p>
    <w:p w:rsidR="0008581E" w:rsidRPr="00B3633A" w:rsidRDefault="0008581E">
      <w:pPr>
        <w:pStyle w:val="0DraftNormal"/>
        <w:rPr>
          <w:rFonts w:ascii="Montserrat" w:hAnsi="Montserrat"/>
          <w:sz w:val="24"/>
        </w:rPr>
      </w:pPr>
      <w:r w:rsidRPr="00B3633A">
        <w:rPr>
          <w:rFonts w:ascii="Montserrat" w:hAnsi="Montserrat"/>
          <w:sz w:val="24"/>
        </w:rPr>
        <w:t>Av was informed by ja’nae to be on her best behavior just as her grandmother’s peers and the members of her court were introduced to her and her siblings. She was shocked to overhear the news of her uncle’s rapid collapse of health. She had never even met the man who was the current champion of her house. She was so distracted by the thoughts this spurs that she fails to notice the degree of interest and appraisal that was focused on her throughout the evening.</w:t>
      </w:r>
    </w:p>
    <w:p w:rsidR="0008581E" w:rsidRPr="00B3633A" w:rsidRDefault="0008581E">
      <w:pPr>
        <w:pStyle w:val="0DraftNormal"/>
        <w:rPr>
          <w:rFonts w:ascii="Montserrat" w:hAnsi="Montserrat"/>
          <w:sz w:val="24"/>
        </w:rPr>
      </w:pPr>
    </w:p>
    <w:p w:rsidR="0008581E" w:rsidRPr="00B3633A" w:rsidRDefault="0008581E">
      <w:pPr>
        <w:pStyle w:val="0DraftNormal"/>
        <w:rPr>
          <w:rFonts w:ascii="Montserrat" w:hAnsi="Montserrat"/>
          <w:sz w:val="24"/>
        </w:rPr>
      </w:pPr>
      <w:r w:rsidRPr="00B3633A">
        <w:rPr>
          <w:rFonts w:ascii="Montserrat" w:hAnsi="Montserrat"/>
          <w:sz w:val="24"/>
        </w:rPr>
        <w:t>The day after her reception av was taken by the ear and dressed for a court appearance with her grandmother. She was dragged along in ignorance, at the considered design of her house head. Av watches the proceedings with rabid interest until suddenly ja’nae steps out to bid a suit. Ja’nae announces that due to the confirmation of her son’s mortal illness she had chosen a new heir. Av sits mute with shock as ja’nae asks the court for its ruling on her grandchild whom they were introduced to at the reception. The court confirms her candidate and summons av to the floor. Av steels her self to advance to the center of the hall and the assembly erupts into an uproar.</w:t>
      </w:r>
    </w:p>
    <w:p w:rsidR="0008581E" w:rsidRPr="00B3633A" w:rsidRDefault="0008581E">
      <w:pPr>
        <w:pStyle w:val="0DraftNormal"/>
        <w:rPr>
          <w:rFonts w:ascii="Montserrat" w:hAnsi="Montserrat"/>
          <w:sz w:val="24"/>
        </w:rPr>
      </w:pPr>
    </w:p>
    <w:p w:rsidR="0008581E" w:rsidRPr="00B3633A" w:rsidRDefault="0008581E">
      <w:pPr>
        <w:pStyle w:val="0DraftNormal"/>
        <w:rPr>
          <w:rFonts w:ascii="Montserrat" w:hAnsi="Montserrat"/>
          <w:sz w:val="24"/>
        </w:rPr>
      </w:pPr>
      <w:r w:rsidRPr="00B3633A">
        <w:rPr>
          <w:rFonts w:ascii="Montserrat" w:hAnsi="Montserrat"/>
          <w:sz w:val="24"/>
        </w:rPr>
        <w:t xml:space="preserve">In the absence of her mother, av was a natural choice for heir. Av had to be formally recognized by the exotic and imperial courts to bear the rights to the title and inheritance of her house. The board's initial assumption on seeing her during the reception was the same as everyone else's; certainly a boy, by dress and manner. However, the truth comes out rather embarrassingly which throws the hearing into confusion and results in a change of venue. It also causes a stir among av's new friends. </w:t>
      </w:r>
    </w:p>
    <w:p w:rsidR="0008581E" w:rsidRPr="00B3633A" w:rsidRDefault="0008581E">
      <w:pPr>
        <w:pStyle w:val="0DraftNormal"/>
        <w:rPr>
          <w:rFonts w:ascii="Montserrat" w:hAnsi="Montserrat"/>
          <w:sz w:val="24"/>
        </w:rPr>
      </w:pPr>
    </w:p>
    <w:p w:rsidR="0008581E" w:rsidRPr="00B3633A" w:rsidRDefault="0008581E">
      <w:pPr>
        <w:pStyle w:val="0DraftNormal"/>
        <w:rPr>
          <w:rFonts w:ascii="Montserrat" w:hAnsi="Montserrat"/>
          <w:sz w:val="24"/>
        </w:rPr>
      </w:pPr>
      <w:r w:rsidRPr="00B3633A">
        <w:rPr>
          <w:rFonts w:ascii="Montserrat" w:hAnsi="Montserrat"/>
          <w:sz w:val="24"/>
        </w:rPr>
        <w:t>"i don't know what you expected, i am just me, neh?"</w:t>
      </w:r>
    </w:p>
    <w:p w:rsidR="0008581E" w:rsidRPr="00B3633A" w:rsidRDefault="0008581E">
      <w:pPr>
        <w:pStyle w:val="0DraftNormal"/>
        <w:rPr>
          <w:rFonts w:ascii="Montserrat" w:hAnsi="Montserrat"/>
          <w:sz w:val="24"/>
        </w:rPr>
      </w:pPr>
    </w:p>
    <w:p w:rsidR="0008581E" w:rsidRPr="00B3633A" w:rsidRDefault="0008581E">
      <w:pPr>
        <w:pStyle w:val="0DraftNormal"/>
        <w:rPr>
          <w:rFonts w:ascii="Montserrat" w:hAnsi="Montserrat"/>
          <w:sz w:val="24"/>
        </w:rPr>
      </w:pPr>
      <w:r w:rsidRPr="00B3633A">
        <w:rPr>
          <w:rFonts w:ascii="Montserrat" w:hAnsi="Montserrat"/>
          <w:sz w:val="24"/>
        </w:rPr>
        <w:t>The revelation that the heir presented was not male, as the court presumed, forces a recess to silence the commotion. The high court under qumase had no intention of allowing this influential house remain directly under the female line of ara. What the state could—and ultimately chose to—do was force av to advertise her self for suit and take bids for her marriage or defend her claim under the female inheritance laws from all comers through combat. In the face of the necessary compromise a daughter had to make to inherit, av furiously rebels. Standing in court, only just named heir to the house she rejects the issue of a suitor, forcing ja’nae to take a risk on her ability to fight her own fights.</w:t>
      </w:r>
    </w:p>
    <w:p w:rsidR="0008581E" w:rsidRPr="00B3633A" w:rsidRDefault="0008581E">
      <w:pPr>
        <w:pStyle w:val="0DraftNormal"/>
        <w:rPr>
          <w:rFonts w:ascii="Montserrat" w:hAnsi="Montserrat"/>
          <w:sz w:val="24"/>
        </w:rPr>
      </w:pPr>
    </w:p>
    <w:p w:rsidR="0008581E" w:rsidRPr="00B3633A" w:rsidRDefault="0008581E">
      <w:pPr>
        <w:pStyle w:val="0DraftNormal"/>
        <w:rPr>
          <w:rFonts w:ascii="Montserrat" w:hAnsi="Montserrat"/>
          <w:sz w:val="24"/>
        </w:rPr>
      </w:pPr>
      <w:r w:rsidRPr="00B3633A">
        <w:rPr>
          <w:rFonts w:ascii="Montserrat" w:hAnsi="Montserrat"/>
          <w:sz w:val="24"/>
        </w:rPr>
        <w:t>Av's uncle, aeph's twin, appears, contesting av's claim to the title of house ara, promoting his twin daughters by a’nae: kim and kym. Because of the contract made between the houses of ara and avon, kim and kym were considered to be legitimate daughters in the eyes of court law, giving them potential claim equal to a legitimate daughter by house law. Through aeth’s action, conflict between house and court politics enters the question of who had claim to the title of house ara.</w:t>
      </w:r>
    </w:p>
    <w:p w:rsidR="0008581E" w:rsidRPr="00B3633A" w:rsidRDefault="0008581E">
      <w:pPr>
        <w:pStyle w:val="0DraftNormal"/>
        <w:rPr>
          <w:rFonts w:ascii="Montserrat" w:hAnsi="Montserrat"/>
          <w:sz w:val="24"/>
        </w:rPr>
      </w:pPr>
    </w:p>
    <w:p w:rsidR="0008581E" w:rsidRPr="00B3633A" w:rsidRDefault="0008581E">
      <w:pPr>
        <w:pStyle w:val="0DraftNormal"/>
        <w:rPr>
          <w:rFonts w:ascii="Montserrat" w:hAnsi="Montserrat"/>
          <w:sz w:val="24"/>
        </w:rPr>
      </w:pPr>
      <w:r w:rsidRPr="00B3633A">
        <w:rPr>
          <w:rFonts w:ascii="Montserrat" w:hAnsi="Montserrat"/>
          <w:sz w:val="24"/>
        </w:rPr>
        <w:t>Naturally the state opposes all three daughters in favor of the legal [by anii law], firstborn and male heir, kev. Ironically, kev's claim to his father's titles overrides any claims to his mother's. Because the marriage of a’nae to aeph was not formally the union of house ara to house avon, the creation of a powerful and influential house was averted. But promoting kev as heir to both houses would unavoidably unite them in his lifetime. Recognition of this fact causes much hesitation among the heads of state to continue in their initial position.</w:t>
      </w:r>
    </w:p>
    <w:p w:rsidR="0008581E" w:rsidRPr="00B3633A" w:rsidRDefault="0008581E">
      <w:pPr>
        <w:pStyle w:val="0DraftNormal"/>
        <w:rPr>
          <w:rFonts w:ascii="Montserrat" w:hAnsi="Montserrat"/>
          <w:sz w:val="24"/>
        </w:rPr>
      </w:pPr>
    </w:p>
    <w:p w:rsidR="0008581E" w:rsidRPr="00B3633A" w:rsidRDefault="0008581E">
      <w:pPr>
        <w:pStyle w:val="0DraftNormal"/>
        <w:rPr>
          <w:rFonts w:ascii="Montserrat" w:hAnsi="Montserrat"/>
          <w:sz w:val="24"/>
        </w:rPr>
      </w:pPr>
      <w:r w:rsidRPr="00B3633A">
        <w:rPr>
          <w:rFonts w:ascii="Montserrat" w:hAnsi="Montserrat"/>
          <w:sz w:val="24"/>
        </w:rPr>
        <w:t>As a result, av, as the chosen heir was at once the principal opponent and nuptial prize for any man who could win the title from her.</w:t>
      </w:r>
    </w:p>
    <w:p w:rsidR="0008581E" w:rsidRPr="00B3633A" w:rsidRDefault="0008581E">
      <w:pPr>
        <w:pStyle w:val="0DraftNormal"/>
        <w:rPr>
          <w:rFonts w:ascii="Montserrat" w:hAnsi="Montserrat"/>
          <w:sz w:val="24"/>
        </w:rPr>
      </w:pPr>
    </w:p>
    <w:p w:rsidR="0008581E" w:rsidRPr="00B3633A" w:rsidRDefault="0008581E">
      <w:pPr>
        <w:pStyle w:val="0DraftNormal"/>
        <w:rPr>
          <w:rFonts w:ascii="Montserrat" w:hAnsi="Montserrat"/>
          <w:sz w:val="24"/>
        </w:rPr>
      </w:pPr>
      <w:r w:rsidRPr="00B3633A">
        <w:rPr>
          <w:rFonts w:ascii="Montserrat" w:hAnsi="Montserrat"/>
          <w:sz w:val="24"/>
        </w:rPr>
        <w:t>Unless kev chose to enter the contest and take his own sister as a prize to get it, a union of ara and avon was forestalled.</w:t>
      </w:r>
    </w:p>
    <w:p w:rsidR="0008581E" w:rsidRPr="00B3633A" w:rsidRDefault="0008581E">
      <w:pPr>
        <w:pStyle w:val="0DraftNormal"/>
        <w:rPr>
          <w:rFonts w:ascii="Montserrat" w:hAnsi="Montserrat"/>
          <w:sz w:val="24"/>
        </w:rPr>
      </w:pPr>
    </w:p>
    <w:p w:rsidR="0008581E" w:rsidRPr="00B3633A" w:rsidRDefault="0008581E">
      <w:pPr>
        <w:pStyle w:val="0DraftNormal"/>
        <w:rPr>
          <w:rFonts w:ascii="Montserrat" w:hAnsi="Montserrat"/>
          <w:sz w:val="24"/>
        </w:rPr>
      </w:pPr>
      <w:r w:rsidRPr="00B3633A">
        <w:rPr>
          <w:rFonts w:ascii="Montserrat" w:hAnsi="Montserrat"/>
          <w:sz w:val="24"/>
        </w:rPr>
        <w:t>Aeph creates an upset in the circles of house and court as he formally recognizes the legitimacy of his children. In essence, he tries to curtail further maneuvering around his son and daughter by granting full title to one of the avon houses to kev, and apportioning part of his dominion to house ara’s domain.</w:t>
      </w:r>
    </w:p>
    <w:p w:rsidR="0008581E" w:rsidRPr="00B3633A" w:rsidRDefault="0008581E">
      <w:pPr>
        <w:pStyle w:val="0DraftNormal"/>
        <w:rPr>
          <w:rFonts w:ascii="Montserrat" w:hAnsi="Montserrat"/>
          <w:sz w:val="24"/>
        </w:rPr>
      </w:pPr>
    </w:p>
    <w:p w:rsidR="0008581E" w:rsidRPr="00B3633A" w:rsidRDefault="0008581E">
      <w:pPr>
        <w:pStyle w:val="0DraftNormal"/>
        <w:rPr>
          <w:rFonts w:ascii="Montserrat" w:hAnsi="Montserrat"/>
          <w:sz w:val="24"/>
        </w:rPr>
      </w:pPr>
      <w:r w:rsidRPr="00B3633A">
        <w:rPr>
          <w:rFonts w:ascii="Montserrat" w:hAnsi="Montserrat"/>
          <w:sz w:val="24"/>
        </w:rPr>
        <w:t>On her return to school following the four days of wend, av was confronted at the gates by her new acquaintances. Av’s explanations were curtailed by the added interest in her which comes into focus there at the gates. Among the suitors were muses and adepts who had an apprehension of something more than politics afoot in her affairs. Of course all of this political maneuvering was but an annoying distraction to av and her peers; who honestly care very little about all this grown up nonsense.</w:t>
      </w:r>
    </w:p>
    <w:p w:rsidR="0008581E" w:rsidRPr="00B3633A" w:rsidRDefault="0008581E">
      <w:pPr>
        <w:pStyle w:val="0DraftNormal"/>
        <w:rPr>
          <w:rFonts w:ascii="Montserrat" w:hAnsi="Montserrat"/>
          <w:sz w:val="24"/>
        </w:rPr>
      </w:pPr>
    </w:p>
    <w:p w:rsidR="0008581E" w:rsidRPr="00B3633A" w:rsidRDefault="0008581E">
      <w:pPr>
        <w:pStyle w:val="0DraftNormal"/>
        <w:rPr>
          <w:rFonts w:ascii="Montserrat" w:hAnsi="Montserrat"/>
          <w:sz w:val="24"/>
        </w:rPr>
      </w:pPr>
      <w:r w:rsidRPr="00B3633A">
        <w:rPr>
          <w:rFonts w:ascii="Montserrat" w:hAnsi="Montserrat"/>
          <w:sz w:val="24"/>
        </w:rPr>
        <w:t>The issue among the teen peer group becomes; who would av love? Who's love would win her? Compared to all those raging hormones, what else could possibly be important? While it may seem that all the adolescent sense/sex, affection/love insanity of av and her friends was ridiculous or even irrelevant, the fact was that these powerful drives greatly shape the course of even the most sober and serious events. In a sense this was all a conflict between av's generation and the older generation over who's view of reality would prevail.</w:t>
      </w:r>
    </w:p>
    <w:p w:rsidR="0008581E" w:rsidRPr="00B3633A" w:rsidRDefault="0008581E">
      <w:pPr>
        <w:pStyle w:val="0DraftNormal"/>
        <w:rPr>
          <w:rFonts w:ascii="Montserrat" w:hAnsi="Montserrat"/>
          <w:sz w:val="24"/>
        </w:rPr>
      </w:pPr>
    </w:p>
    <w:p w:rsidR="0008581E" w:rsidRPr="00B3633A" w:rsidRDefault="0008581E">
      <w:pPr>
        <w:pStyle w:val="0DraftNormal"/>
        <w:rPr>
          <w:rFonts w:ascii="Montserrat" w:hAnsi="Montserrat"/>
          <w:sz w:val="24"/>
        </w:rPr>
      </w:pPr>
      <w:r w:rsidRPr="00B3633A">
        <w:rPr>
          <w:rFonts w:ascii="Montserrat" w:hAnsi="Montserrat"/>
          <w:sz w:val="24"/>
        </w:rPr>
        <w:t>Syn begins to take an interest in av for the same reasons ojen did, now that he realizes she was a girl.</w:t>
      </w:r>
    </w:p>
    <w:p w:rsidR="0008581E" w:rsidRPr="00B3633A" w:rsidRDefault="0008581E">
      <w:pPr>
        <w:pStyle w:val="0DraftNormal"/>
        <w:rPr>
          <w:rFonts w:ascii="Montserrat" w:hAnsi="Montserrat"/>
          <w:sz w:val="24"/>
        </w:rPr>
      </w:pPr>
    </w:p>
    <w:p w:rsidR="0008581E" w:rsidRPr="00B3633A" w:rsidRDefault="0008581E">
      <w:pPr>
        <w:pStyle w:val="0DraftNormal"/>
        <w:rPr>
          <w:rFonts w:ascii="Montserrat" w:hAnsi="Montserrat"/>
          <w:sz w:val="24"/>
        </w:rPr>
      </w:pPr>
      <w:r w:rsidRPr="00B3633A">
        <w:rPr>
          <w:rFonts w:ascii="Montserrat" w:hAnsi="Montserrat"/>
          <w:sz w:val="24"/>
        </w:rPr>
        <w:t>When av's girlfriends encourage her to turn out in style, many of av's male friends twist their necks out of whack. A couple of such nights out cast an allure over av that prompts a number of challenges to her right to title—with their eyes on the prize, the way the contract was traditionally written.</w:t>
      </w:r>
    </w:p>
    <w:p w:rsidR="0008581E" w:rsidRPr="00B3633A" w:rsidRDefault="0008581E">
      <w:pPr>
        <w:pStyle w:val="0DraftNormal"/>
        <w:rPr>
          <w:rFonts w:ascii="Montserrat" w:hAnsi="Montserrat"/>
          <w:sz w:val="24"/>
        </w:rPr>
      </w:pPr>
    </w:p>
    <w:p w:rsidR="0008581E" w:rsidRPr="00B3633A" w:rsidRDefault="0008581E">
      <w:pPr>
        <w:pStyle w:val="0DraftNormal"/>
        <w:rPr>
          <w:rFonts w:ascii="Montserrat" w:hAnsi="Montserrat"/>
          <w:sz w:val="24"/>
        </w:rPr>
      </w:pPr>
      <w:r w:rsidRPr="00B3633A">
        <w:rPr>
          <w:rFonts w:ascii="Montserrat" w:hAnsi="Montserrat"/>
          <w:sz w:val="24"/>
        </w:rPr>
        <w:t>One of the boys new to her acquaintance, caval, had taken a marked interest in her and with tact and honesty begins to win some of her trust. He approaches as a friend.</w:t>
      </w:r>
    </w:p>
    <w:p w:rsidR="0008581E" w:rsidRPr="00B3633A" w:rsidRDefault="0008581E">
      <w:pPr>
        <w:pStyle w:val="0DraftNormal"/>
        <w:rPr>
          <w:rFonts w:ascii="Montserrat" w:hAnsi="Montserrat"/>
          <w:sz w:val="24"/>
        </w:rPr>
      </w:pPr>
    </w:p>
    <w:p w:rsidR="0008581E" w:rsidRPr="00B3633A" w:rsidRDefault="0008581E">
      <w:pPr>
        <w:pStyle w:val="0DraftNormal"/>
        <w:rPr>
          <w:rFonts w:ascii="Montserrat" w:hAnsi="Montserrat"/>
          <w:sz w:val="24"/>
        </w:rPr>
      </w:pPr>
      <w:r w:rsidRPr="00B3633A">
        <w:rPr>
          <w:rFonts w:ascii="Montserrat" w:hAnsi="Montserrat"/>
          <w:sz w:val="24"/>
        </w:rPr>
        <w:t>Most of the boys she had gained respect from now only see her as a girl to suit—av couldnot comprehend this change in people she thought of as friends.</w:t>
      </w:r>
    </w:p>
    <w:p w:rsidR="0008581E" w:rsidRPr="00B3633A" w:rsidRDefault="0008581E">
      <w:pPr>
        <w:pStyle w:val="0DraftNormal"/>
        <w:rPr>
          <w:rFonts w:ascii="Montserrat" w:hAnsi="Montserrat"/>
          <w:sz w:val="24"/>
        </w:rPr>
      </w:pPr>
    </w:p>
    <w:p w:rsidR="0008581E" w:rsidRPr="00B3633A" w:rsidRDefault="0008581E">
      <w:pPr>
        <w:pStyle w:val="0DraftNormal"/>
        <w:rPr>
          <w:rFonts w:ascii="Montserrat" w:hAnsi="Montserrat"/>
          <w:sz w:val="24"/>
        </w:rPr>
      </w:pPr>
      <w:r w:rsidRPr="00B3633A">
        <w:rPr>
          <w:rFonts w:ascii="Montserrat" w:hAnsi="Montserrat"/>
          <w:sz w:val="24"/>
        </w:rPr>
        <w:t>The change in attitudes spreads to the families of her friends and allies. Av carries on her face the legacy of the ara bloodline. And she, poor girl, had no idea what could possibly interest them in her. She had no idea who trying to help her, and no idea why so many seem against her. There was no guessing what rumors passed down in families that took part in the purge.</w:t>
      </w:r>
    </w:p>
    <w:p w:rsidR="0008581E" w:rsidRPr="00B3633A" w:rsidRDefault="0008581E">
      <w:pPr>
        <w:pStyle w:val="0DraftNormal"/>
        <w:rPr>
          <w:rFonts w:ascii="Montserrat" w:hAnsi="Montserrat"/>
          <w:sz w:val="24"/>
        </w:rPr>
      </w:pPr>
    </w:p>
    <w:p w:rsidR="0008581E" w:rsidRPr="00B3633A" w:rsidRDefault="0008581E">
      <w:pPr>
        <w:pStyle w:val="0DraftNormal"/>
        <w:rPr>
          <w:rFonts w:ascii="Montserrat" w:hAnsi="Montserrat"/>
          <w:sz w:val="24"/>
        </w:rPr>
      </w:pPr>
      <w:r w:rsidRPr="00B3633A">
        <w:rPr>
          <w:rFonts w:ascii="Montserrat" w:hAnsi="Montserrat"/>
          <w:sz w:val="24"/>
        </w:rPr>
        <w:t xml:space="preserve">Av and her strange androgyny continue to provide a tumultuous focus for the local youth. </w:t>
      </w:r>
    </w:p>
    <w:p w:rsidR="0008581E" w:rsidRPr="00B3633A" w:rsidRDefault="0008581E">
      <w:pPr>
        <w:pStyle w:val="0DraftNormal"/>
        <w:rPr>
          <w:rFonts w:ascii="Montserrat" w:hAnsi="Montserrat"/>
          <w:sz w:val="24"/>
        </w:rPr>
      </w:pPr>
    </w:p>
    <w:p w:rsidR="0008581E" w:rsidRPr="00B3633A" w:rsidRDefault="0008581E">
      <w:pPr>
        <w:pStyle w:val="0DraftNormal"/>
        <w:rPr>
          <w:rFonts w:ascii="Montserrat" w:hAnsi="Montserrat"/>
          <w:sz w:val="24"/>
        </w:rPr>
      </w:pPr>
      <w:r w:rsidRPr="00B3633A">
        <w:rPr>
          <w:rFonts w:ascii="Montserrat" w:hAnsi="Montserrat"/>
          <w:sz w:val="24"/>
        </w:rPr>
        <w:t xml:space="preserve">Av was becoming an unexpected protégé of the muses, anima and anime. It was within their domain to fulfill her anim training in the mnao and the anao. Unfortunately, it was a great disadvantage to be a mere exotic ideal in the company of those who patronize the muse. </w:t>
      </w:r>
    </w:p>
    <w:p w:rsidR="0008581E" w:rsidRPr="00B3633A" w:rsidRDefault="0008581E">
      <w:pPr>
        <w:pStyle w:val="0DraftNormal"/>
        <w:rPr>
          <w:rFonts w:ascii="Montserrat" w:hAnsi="Montserrat"/>
          <w:sz w:val="24"/>
        </w:rPr>
      </w:pPr>
    </w:p>
    <w:p w:rsidR="0008581E" w:rsidRPr="00B3633A" w:rsidRDefault="0008581E">
      <w:pPr>
        <w:pStyle w:val="0DraftNormal"/>
        <w:rPr>
          <w:rFonts w:ascii="Montserrat" w:hAnsi="Montserrat"/>
          <w:sz w:val="24"/>
        </w:rPr>
      </w:pPr>
      <w:r w:rsidRPr="00B3633A">
        <w:rPr>
          <w:rFonts w:ascii="Montserrat" w:hAnsi="Montserrat"/>
          <w:sz w:val="24"/>
        </w:rPr>
        <w:t>A virtual body double for the untouchable ana, av might very easily find herself being pressed into use as the surrogate of coupling with the muse. Especially as a more sophisticated older crowd takes note of av's unique traits.</w:t>
      </w:r>
    </w:p>
    <w:p w:rsidR="0008581E" w:rsidRPr="00B3633A" w:rsidRDefault="0008581E">
      <w:pPr>
        <w:pStyle w:val="0DraftNormal"/>
        <w:rPr>
          <w:rFonts w:ascii="Montserrat" w:hAnsi="Montserrat"/>
          <w:sz w:val="24"/>
        </w:rPr>
      </w:pPr>
    </w:p>
    <w:p w:rsidR="0008581E" w:rsidRPr="00B3633A" w:rsidRDefault="0008581E">
      <w:pPr>
        <w:pStyle w:val="0DraftNormal"/>
        <w:rPr>
          <w:rFonts w:ascii="Montserrat" w:hAnsi="Montserrat"/>
          <w:sz w:val="24"/>
        </w:rPr>
      </w:pPr>
      <w:r w:rsidRPr="00B3633A">
        <w:rPr>
          <w:rFonts w:ascii="Montserrat" w:hAnsi="Montserrat"/>
          <w:sz w:val="24"/>
        </w:rPr>
        <w:t>As a daughter, av's right to title was widely questioned even though she was still only the heir. Though it was unusual for one with heir status to be challenged, it was permitted on the same grounds as right to title. Lack of confidence in the daughter's ability to bear the name and mantle of a house was the official basis for issuing a challenge. The other, unofficial reason was an issue of suit. A suit made against a daughter was a bid for the take over of a house and its lineage. Of course, this was not the only pursuit of av going on either.</w:t>
      </w:r>
    </w:p>
    <w:p w:rsidR="0008581E" w:rsidRPr="00B3633A" w:rsidRDefault="0008581E">
      <w:pPr>
        <w:pStyle w:val="0DraftNormal"/>
        <w:rPr>
          <w:rFonts w:ascii="Montserrat" w:hAnsi="Montserrat"/>
          <w:sz w:val="24"/>
        </w:rPr>
      </w:pPr>
    </w:p>
    <w:p w:rsidR="0008581E" w:rsidRPr="00B3633A" w:rsidRDefault="0008581E">
      <w:pPr>
        <w:pStyle w:val="0DraftNormal"/>
        <w:rPr>
          <w:rFonts w:ascii="Montserrat" w:hAnsi="Montserrat"/>
          <w:sz w:val="24"/>
        </w:rPr>
      </w:pPr>
      <w:r w:rsidRPr="00B3633A">
        <w:rPr>
          <w:rFonts w:ascii="Montserrat" w:hAnsi="Montserrat"/>
          <w:sz w:val="24"/>
        </w:rPr>
        <w:t>The prowess of av's defense of herself and her house draws growing attention and malice. The factors arrayed against her begin to perceive that it might be easier to remove her than it could be to control her. Even as the pieces converge to make a case against her, she unintentionally engineers her own fall.</w:t>
      </w:r>
    </w:p>
    <w:p w:rsidR="0008581E" w:rsidRPr="00B3633A" w:rsidRDefault="0008581E">
      <w:pPr>
        <w:pStyle w:val="0DraftNormal"/>
        <w:rPr>
          <w:rFonts w:ascii="Montserrat" w:hAnsi="Montserrat"/>
          <w:sz w:val="24"/>
        </w:rPr>
      </w:pPr>
    </w:p>
    <w:p w:rsidR="0008581E" w:rsidRPr="00B3633A" w:rsidRDefault="0008581E">
      <w:pPr>
        <w:pStyle w:val="0DraftNormal"/>
        <w:rPr>
          <w:rFonts w:ascii="Montserrat" w:hAnsi="Montserrat"/>
          <w:sz w:val="24"/>
        </w:rPr>
      </w:pPr>
      <w:r w:rsidRPr="00B3633A">
        <w:rPr>
          <w:rFonts w:ascii="Montserrat" w:hAnsi="Montserrat"/>
          <w:sz w:val="24"/>
        </w:rPr>
        <w:t>Pinned in a corner, av finally sees through her enemies and discovers their dangerous motives. Though they tempt and torture her painfully, she realizes that death was better than helping them begin the destruction of her race.</w:t>
      </w:r>
    </w:p>
    <w:p w:rsidR="0008581E" w:rsidRPr="00B3633A" w:rsidRDefault="0008581E">
      <w:pPr>
        <w:pStyle w:val="0DraftNormal"/>
        <w:rPr>
          <w:rFonts w:ascii="Montserrat" w:hAnsi="Montserrat"/>
          <w:sz w:val="24"/>
        </w:rPr>
      </w:pPr>
    </w:p>
    <w:p w:rsidR="0008581E" w:rsidRPr="00B3633A" w:rsidRDefault="0008581E">
      <w:pPr>
        <w:pStyle w:val="0DraftNormal"/>
        <w:rPr>
          <w:rFonts w:ascii="Montserrat" w:hAnsi="Montserrat"/>
          <w:sz w:val="24"/>
        </w:rPr>
      </w:pPr>
      <w:r w:rsidRPr="00B3633A">
        <w:rPr>
          <w:rFonts w:ascii="Montserrat" w:hAnsi="Montserrat"/>
          <w:sz w:val="24"/>
        </w:rPr>
        <w:t>Av's escape was almost worse than death, costing her everything she values and leaving her spiritually and emotionally charred.</w:t>
      </w:r>
    </w:p>
    <w:p w:rsidR="0008581E" w:rsidRPr="00B3633A" w:rsidRDefault="0008581E">
      <w:pPr>
        <w:pStyle w:val="0DraftNormal"/>
        <w:rPr>
          <w:rFonts w:ascii="Montserrat" w:hAnsi="Montserrat"/>
          <w:sz w:val="24"/>
        </w:rPr>
      </w:pPr>
    </w:p>
    <w:p w:rsidR="0008581E" w:rsidRPr="00B3633A" w:rsidRDefault="0008581E">
      <w:pPr>
        <w:pStyle w:val="0DraftNormal"/>
        <w:rPr>
          <w:rFonts w:ascii="Montserrat" w:hAnsi="Montserrat"/>
          <w:sz w:val="24"/>
        </w:rPr>
      </w:pPr>
      <w:r w:rsidRPr="00B3633A">
        <w:rPr>
          <w:rFonts w:ascii="Montserrat" w:hAnsi="Montserrat"/>
          <w:sz w:val="24"/>
        </w:rPr>
        <w:t xml:space="preserve">The only option for a person who was supposed to be dead was to create a new life. The alternative was to start something too big to control. </w:t>
      </w:r>
    </w:p>
    <w:p w:rsidR="0008581E" w:rsidRPr="00B3633A" w:rsidRDefault="0008581E">
      <w:pPr>
        <w:pStyle w:val="0DraftNormal"/>
        <w:rPr>
          <w:rFonts w:ascii="Montserrat" w:hAnsi="Montserrat"/>
          <w:sz w:val="24"/>
        </w:rPr>
      </w:pPr>
    </w:p>
    <w:p w:rsidR="0008581E" w:rsidRPr="00B3633A" w:rsidRDefault="0008581E">
      <w:pPr>
        <w:pStyle w:val="0DraftNormal"/>
        <w:rPr>
          <w:rFonts w:ascii="Montserrat" w:hAnsi="Montserrat"/>
          <w:sz w:val="24"/>
        </w:rPr>
      </w:pPr>
      <w:r w:rsidRPr="00B3633A">
        <w:rPr>
          <w:rFonts w:ascii="Montserrat" w:hAnsi="Montserrat"/>
          <w:sz w:val="24"/>
        </w:rPr>
        <w:t>Av. Everything came apart in a moment. Av was ambushed on the beach, and dragged into a cove. Av could accept that her body had gone into heat. She accepted the fact that she would conceive of herself, and could give birth to a child that would inherit her mind. She could even deal with the fact that, since the process of self conception made her infertile, this stage in her life traditionally involved studying the art of sex. What she had difficulty accepting was the fact that she was about to be raped.</w:t>
      </w:r>
    </w:p>
    <w:p w:rsidR="0008581E" w:rsidRPr="00B3633A" w:rsidRDefault="0008581E">
      <w:pPr>
        <w:pStyle w:val="0DraftNormal"/>
        <w:rPr>
          <w:rFonts w:ascii="Montserrat" w:hAnsi="Montserrat"/>
          <w:sz w:val="24"/>
        </w:rPr>
      </w:pPr>
    </w:p>
    <w:p w:rsidR="0008581E" w:rsidRPr="00B3633A" w:rsidRDefault="0008581E">
      <w:pPr>
        <w:pStyle w:val="0DraftNormal"/>
        <w:rPr>
          <w:rFonts w:ascii="Montserrat" w:hAnsi="Montserrat"/>
          <w:sz w:val="24"/>
        </w:rPr>
      </w:pPr>
      <w:r w:rsidRPr="00B3633A">
        <w:rPr>
          <w:rFonts w:ascii="Montserrat" w:hAnsi="Montserrat"/>
          <w:sz w:val="24"/>
        </w:rPr>
        <w:t>Cat. They had been in rapport, and they had taken advantage of her open mind to stun her. The link was cut as av recoiled in shock.</w:t>
      </w:r>
    </w:p>
    <w:p w:rsidR="0008581E" w:rsidRPr="00B3633A" w:rsidRDefault="0008581E">
      <w:pPr>
        <w:pStyle w:val="0DraftNormal"/>
        <w:rPr>
          <w:rFonts w:ascii="Montserrat" w:hAnsi="Montserrat"/>
          <w:sz w:val="24"/>
        </w:rPr>
      </w:pPr>
    </w:p>
    <w:p w:rsidR="0008581E" w:rsidRPr="00B3633A" w:rsidRDefault="0008581E">
      <w:pPr>
        <w:pStyle w:val="0DraftNormal"/>
        <w:rPr>
          <w:rFonts w:ascii="Montserrat" w:hAnsi="Montserrat"/>
          <w:sz w:val="24"/>
        </w:rPr>
      </w:pPr>
      <w:r w:rsidRPr="00B3633A">
        <w:rPr>
          <w:rFonts w:ascii="Montserrat" w:hAnsi="Montserrat"/>
          <w:sz w:val="24"/>
        </w:rPr>
        <w:t xml:space="preserve">Av. Training dictated that her first priority was survival. She was already withdrawing into herself, as she had been taught, when a horrible intuition seized her. Looking into her assailants’ eyes, she saw her death waiting. Having no time to verify her suspicion, she acted. Calling on her training she tried to break away, but in the struggle something inside her snapped, and she exploded into a blood red rage. When she came to her senses, bathed in blood, she confronted her handiwork in shock. Her life, her future, was ruined. </w:t>
      </w:r>
    </w:p>
    <w:p w:rsidR="0008581E" w:rsidRPr="00B3633A" w:rsidRDefault="0008581E">
      <w:pPr>
        <w:pStyle w:val="0DraftNormal"/>
        <w:rPr>
          <w:rFonts w:ascii="Montserrat" w:hAnsi="Montserrat"/>
          <w:sz w:val="24"/>
        </w:rPr>
      </w:pPr>
    </w:p>
    <w:p w:rsidR="0008581E" w:rsidRPr="00B3633A" w:rsidRDefault="0008581E">
      <w:pPr>
        <w:pStyle w:val="0DraftNormal"/>
        <w:rPr>
          <w:rFonts w:ascii="Montserrat" w:hAnsi="Montserrat"/>
          <w:sz w:val="24"/>
        </w:rPr>
      </w:pPr>
      <w:r w:rsidRPr="00B3633A">
        <w:rPr>
          <w:rFonts w:ascii="Montserrat" w:hAnsi="Montserrat"/>
          <w:sz w:val="24"/>
        </w:rPr>
        <w:t>Vai kume. She returned from the beach, half naked, bathed in blood and still gripping the sword she had wrested from her assailants. He took her swiftly into custody, and sent others on her path to investigate. They arrived to see one of their comerades standing in apparent shock in full view of the massacre. When one of them called out to see to the wounded, he rushed forward to investigate a mortally wounded youth.</w:t>
      </w:r>
    </w:p>
    <w:p w:rsidR="0008581E" w:rsidRPr="00B3633A" w:rsidRDefault="0008581E">
      <w:pPr>
        <w:pStyle w:val="0DraftNormal"/>
        <w:rPr>
          <w:rFonts w:ascii="Montserrat" w:hAnsi="Montserrat"/>
          <w:sz w:val="24"/>
        </w:rPr>
      </w:pPr>
    </w:p>
    <w:p w:rsidR="0008581E" w:rsidRPr="00B3633A" w:rsidRDefault="0008581E">
      <w:pPr>
        <w:pStyle w:val="0DraftNormal"/>
        <w:rPr>
          <w:rFonts w:ascii="Montserrat" w:hAnsi="Montserrat"/>
          <w:sz w:val="24"/>
        </w:rPr>
      </w:pPr>
      <w:r w:rsidRPr="00B3633A">
        <w:rPr>
          <w:rFonts w:ascii="Montserrat" w:hAnsi="Montserrat"/>
          <w:sz w:val="24"/>
        </w:rPr>
        <w:t>Him. He was dying. He had held on, waiting for someone to check on him. The witness knelt at his side. Recognition was instant, and full of relief. Holding onto eye contact, he finally let go. The mounted witness looked around at the others who had run to assist. He made no comment at the subtle seizures afflicting several of them. They were healers, he noticed, not fully trained vai. Three of them gave a knowing nod in his direction as the bodies they treated died.</w:t>
      </w:r>
    </w:p>
    <w:p w:rsidR="0008581E" w:rsidRPr="00B3633A" w:rsidRDefault="0008581E">
      <w:pPr>
        <w:pStyle w:val="0DraftNormal"/>
        <w:rPr>
          <w:rFonts w:ascii="Montserrat" w:hAnsi="Montserrat"/>
          <w:sz w:val="24"/>
        </w:rPr>
      </w:pPr>
    </w:p>
    <w:p w:rsidR="0008581E" w:rsidRPr="00B3633A" w:rsidRDefault="0008581E">
      <w:pPr>
        <w:pStyle w:val="0DraftNormal"/>
        <w:rPr>
          <w:rFonts w:ascii="Montserrat" w:hAnsi="Montserrat"/>
          <w:sz w:val="24"/>
        </w:rPr>
      </w:pPr>
      <w:r w:rsidRPr="00B3633A">
        <w:rPr>
          <w:rFonts w:ascii="Montserrat" w:hAnsi="Montserrat"/>
          <w:sz w:val="24"/>
        </w:rPr>
        <w:t xml:space="preserve">Cat. By the time her mind opened up again to the path, av had been arrested. Av relayed brief impressions of the ambush and it’s conclusion. Av was just about to path to her mother when she was collared, breaking the link. Cat debated for a moment and then broke into the navy com path to alert anathnae of her daughter’s arrest. </w:t>
      </w:r>
    </w:p>
    <w:p w:rsidR="0008581E" w:rsidRPr="00B3633A" w:rsidRDefault="0008581E">
      <w:pPr>
        <w:pStyle w:val="0DraftNormal"/>
        <w:rPr>
          <w:rFonts w:ascii="Montserrat" w:hAnsi="Montserrat"/>
          <w:sz w:val="24"/>
        </w:rPr>
      </w:pPr>
    </w:p>
    <w:p w:rsidR="0008581E" w:rsidRPr="00B3633A" w:rsidRDefault="0008581E">
      <w:pPr>
        <w:pStyle w:val="0DraftNormal"/>
        <w:rPr>
          <w:rFonts w:ascii="Montserrat" w:hAnsi="Montserrat"/>
          <w:sz w:val="24"/>
        </w:rPr>
      </w:pPr>
      <w:r w:rsidRPr="00B3633A">
        <w:rPr>
          <w:rFonts w:ascii="Montserrat" w:hAnsi="Montserrat"/>
          <w:sz w:val="24"/>
        </w:rPr>
        <w:t xml:space="preserve">Mother. Anathnae was instantly alarmed. The unidentified path crisply related the details of the incident and then broke contact. The path contact revealed only that she was an acquaintance of av’s and was in communication with her when the event unfolded. Anathnae contacted her daughter-self, directing her to investigate this claim. A’nae also had to make a decision on whether or not to reveal this penetration of the navy com path. </w:t>
      </w:r>
    </w:p>
    <w:p w:rsidR="0008581E" w:rsidRPr="00B3633A" w:rsidRDefault="0008581E">
      <w:pPr>
        <w:pStyle w:val="0DraftNormal"/>
        <w:rPr>
          <w:rFonts w:ascii="Montserrat" w:hAnsi="Montserrat"/>
          <w:sz w:val="24"/>
        </w:rPr>
      </w:pPr>
    </w:p>
    <w:p w:rsidR="0008581E" w:rsidRPr="00B3633A" w:rsidRDefault="0008581E">
      <w:pPr>
        <w:pStyle w:val="0DraftNormal"/>
        <w:rPr>
          <w:rFonts w:ascii="Montserrat" w:hAnsi="Montserrat"/>
          <w:sz w:val="24"/>
        </w:rPr>
      </w:pPr>
      <w:r w:rsidRPr="00B3633A">
        <w:rPr>
          <w:rFonts w:ascii="Montserrat" w:hAnsi="Montserrat"/>
          <w:sz w:val="24"/>
        </w:rPr>
        <w:t>Him and his. They regrouped as soon as they could and sought out the girl. Av was in custody, being debriefed by the vai kume. His subtle efforts to get custody of av fail, and he is forced to admit that he was a witness to the event. It was close enough to the truth. It also meant that he would not be left alone with her. This would delay their objective, but he still had the advantage. Dismissing himself, he considered the status of his mission. He had been fortunate. His mount had shadowed him as always, and had been present when the other witnesses arrived. Three of his comerades had been able to break new mounts, but they still suffered from the deaths of their birth mounts, and would never assimilate the identity they has been forced to assume. He would not be able to use him in his immediate plans, but they would be adequate to prepare a trap. It would be up to him to drive her into their trap. Fortuitously, he was the star witness.</w:t>
      </w:r>
    </w:p>
    <w:p w:rsidR="0008581E" w:rsidRPr="00B3633A" w:rsidRDefault="0008581E">
      <w:pPr>
        <w:pStyle w:val="0DraftNormal"/>
        <w:rPr>
          <w:rFonts w:ascii="Montserrat" w:hAnsi="Montserrat"/>
          <w:sz w:val="24"/>
        </w:rPr>
      </w:pPr>
    </w:p>
    <w:p w:rsidR="0008581E" w:rsidRPr="00B3633A" w:rsidRDefault="0008581E">
      <w:pPr>
        <w:pStyle w:val="0DraftNormal"/>
        <w:rPr>
          <w:rFonts w:ascii="Montserrat" w:hAnsi="Montserrat"/>
          <w:sz w:val="24"/>
        </w:rPr>
      </w:pPr>
      <w:r w:rsidRPr="00B3633A">
        <w:rPr>
          <w:rFonts w:ascii="Montserrat" w:hAnsi="Montserrat"/>
          <w:sz w:val="24"/>
        </w:rPr>
        <w:t>Arraignment. Av was publically stripped and suspended of title pending the outcome of her hearings. She could tell she was being treated as a suspect, not a victim, and the implications of that frightened her. Her instincts told here she had done only what she had to, but clearly no one else saw that. Honesty was her only defense, but it suddenly occurred to her that with her ignorance of the avon covenant, honesty would only serve to convict her.</w:t>
      </w:r>
    </w:p>
    <w:p w:rsidR="0008581E" w:rsidRPr="00B3633A" w:rsidRDefault="0008581E">
      <w:pPr>
        <w:pStyle w:val="0DraftNormal"/>
        <w:rPr>
          <w:rFonts w:ascii="Montserrat" w:hAnsi="Montserrat"/>
          <w:sz w:val="24"/>
        </w:rPr>
      </w:pPr>
    </w:p>
    <w:p w:rsidR="0008581E" w:rsidRPr="00B3633A" w:rsidRDefault="0008581E">
      <w:pPr>
        <w:pStyle w:val="0DraftNormal"/>
        <w:rPr>
          <w:rFonts w:ascii="Montserrat" w:hAnsi="Montserrat"/>
          <w:sz w:val="24"/>
        </w:rPr>
      </w:pPr>
      <w:r w:rsidRPr="00B3633A">
        <w:rPr>
          <w:rFonts w:ascii="Montserrat" w:hAnsi="Montserrat"/>
          <w:sz w:val="24"/>
        </w:rPr>
        <w:t xml:space="preserve">Court. Things developed in the following days. The houses of kathet yng, representing their slain sons made the suit. Their surviving sons were surrendered for inquisition and trial, under the assurance that av would be made to account for the untimely deaths. Av and the kathet yng sons were all in av’yn. They were all titled heirs, but av was the most disciplined, the closest in ability to an ideal, making her more responsible for the outcome. A case was made that av could just as easily have crippled or incapacitated her assailants, and the question posed to the court was whether she had been justified to kill in her defense. </w:t>
      </w:r>
    </w:p>
    <w:p w:rsidR="0008581E" w:rsidRPr="00B3633A" w:rsidRDefault="0008581E">
      <w:pPr>
        <w:pStyle w:val="0DraftNormal"/>
        <w:rPr>
          <w:rFonts w:ascii="Montserrat" w:hAnsi="Montserrat"/>
          <w:sz w:val="24"/>
        </w:rPr>
      </w:pPr>
    </w:p>
    <w:p w:rsidR="0008581E" w:rsidRPr="00B3633A" w:rsidRDefault="0008581E">
      <w:pPr>
        <w:pStyle w:val="0DraftNormal"/>
        <w:rPr>
          <w:rFonts w:ascii="Montserrat" w:hAnsi="Montserrat"/>
          <w:sz w:val="24"/>
        </w:rPr>
      </w:pPr>
      <w:r w:rsidRPr="00B3633A">
        <w:rPr>
          <w:rFonts w:ascii="Montserrat" w:hAnsi="Montserrat"/>
          <w:sz w:val="24"/>
        </w:rPr>
        <w:t>Cat and av. Consulting through the path, av learned that her aea citenship offered no immunity or escape from the situation she was in. After a mild reprimand for shuttinng her mother out, cat gave advice and moral support to strengthen av’s morale. Whatever might happen, cat believed her justified in her actions, and agreed to keep her options in the aea open. Visitations by the son of the avon dai, who made her mnao, and his friend who had accepted her choice to be her mnai mentor, were tense and bewildering. Keavon assured her of his support, but caval seemed hurt and fearful.</w:t>
      </w:r>
    </w:p>
    <w:p w:rsidR="0008581E" w:rsidRPr="00B3633A" w:rsidRDefault="0008581E">
      <w:pPr>
        <w:pStyle w:val="0DraftNormal"/>
        <w:rPr>
          <w:rFonts w:ascii="Montserrat" w:hAnsi="Montserrat"/>
          <w:sz w:val="24"/>
        </w:rPr>
      </w:pPr>
    </w:p>
    <w:p w:rsidR="0008581E" w:rsidRPr="00B3633A" w:rsidRDefault="0008581E">
      <w:pPr>
        <w:pStyle w:val="0DraftNormal"/>
        <w:rPr>
          <w:rFonts w:ascii="Montserrat" w:hAnsi="Montserrat"/>
          <w:sz w:val="24"/>
        </w:rPr>
      </w:pPr>
      <w:r w:rsidRPr="00B3633A">
        <w:rPr>
          <w:rFonts w:ascii="Montserrat" w:hAnsi="Montserrat"/>
          <w:sz w:val="24"/>
        </w:rPr>
        <w:t xml:space="preserve">Him. He had signalled his men when he had been called on to identify them and their part in the event. As their sire, he had their full, silent cooperation going into trial. He stood before the court and testified on av’s behalf. He provided sufficient expert testimony to establish that their motives were hostile. He also allowed himself to grudgingly admit that she had used unrestrained lethal force once she had taken an offensive stance. </w:t>
      </w:r>
    </w:p>
    <w:p w:rsidR="0008581E" w:rsidRPr="00B3633A" w:rsidRDefault="0008581E">
      <w:pPr>
        <w:pStyle w:val="0DraftNormal"/>
        <w:rPr>
          <w:rFonts w:ascii="Montserrat" w:hAnsi="Montserrat"/>
          <w:sz w:val="24"/>
        </w:rPr>
      </w:pPr>
    </w:p>
    <w:p w:rsidR="0008581E" w:rsidRPr="00B3633A" w:rsidRDefault="0008581E">
      <w:pPr>
        <w:pStyle w:val="0DraftNormal"/>
        <w:rPr>
          <w:rFonts w:ascii="Montserrat" w:hAnsi="Montserrat"/>
          <w:sz w:val="24"/>
        </w:rPr>
      </w:pPr>
      <w:r w:rsidRPr="00B3633A">
        <w:rPr>
          <w:rFonts w:ascii="Montserrat" w:hAnsi="Montserrat"/>
          <w:sz w:val="24"/>
        </w:rPr>
        <w:t>Av. For the final time, av was brought out of her cell to stand naked before the court. The weeks of inquisition had humiliated her. Before her assembled friends and family she had been stripped of mantle, voice and name. She stood accused of charges ranging from murder to breach of discipline. The conclusion of the court was that the seven whom she had killed had given her justification to defend herself, with clear intentions of rape, assault, and murder. The capital charges against her, seven counts of murder, mutated into other charges. Before court and house, she was convicted of provoked manslaughter, a breach of discipline. Her sentence, prove her discipline, or be formally stripped and exiled.</w:t>
      </w:r>
    </w:p>
    <w:p w:rsidR="0008581E" w:rsidRPr="00B3633A" w:rsidRDefault="0008581E">
      <w:pPr>
        <w:pStyle w:val="0DraftNormal"/>
        <w:rPr>
          <w:rFonts w:ascii="Montserrat" w:hAnsi="Montserrat"/>
          <w:sz w:val="24"/>
        </w:rPr>
      </w:pPr>
    </w:p>
    <w:p w:rsidR="0008581E" w:rsidRPr="00B3633A" w:rsidRDefault="0008581E">
      <w:pPr>
        <w:pStyle w:val="0DraftNormal"/>
        <w:rPr>
          <w:rFonts w:ascii="Montserrat" w:hAnsi="Montserrat"/>
          <w:sz w:val="24"/>
        </w:rPr>
      </w:pPr>
      <w:r w:rsidRPr="00B3633A">
        <w:rPr>
          <w:rFonts w:ascii="Montserrat" w:hAnsi="Montserrat"/>
          <w:sz w:val="24"/>
        </w:rPr>
        <w:t xml:space="preserve">Him. However she chose, there would be a second chance to resolve this mission. If she chose trial by combat, he would be ready, among the vai who would test her. That would be the least fortuitous choice, since his only option would be to kill her. But, he had judged her carefully. </w:t>
      </w:r>
    </w:p>
    <w:p w:rsidR="0008581E" w:rsidRPr="00B3633A" w:rsidRDefault="0008581E">
      <w:pPr>
        <w:pStyle w:val="0DraftNormal"/>
        <w:rPr>
          <w:rFonts w:ascii="Montserrat" w:hAnsi="Montserrat"/>
          <w:sz w:val="24"/>
        </w:rPr>
      </w:pPr>
    </w:p>
    <w:p w:rsidR="0008581E" w:rsidRPr="00B3633A" w:rsidRDefault="0008581E">
      <w:pPr>
        <w:pStyle w:val="0DraftNormal"/>
        <w:rPr>
          <w:rFonts w:ascii="Montserrat" w:hAnsi="Montserrat"/>
          <w:sz w:val="24"/>
        </w:rPr>
      </w:pPr>
      <w:r w:rsidRPr="00B3633A">
        <w:rPr>
          <w:rFonts w:ascii="Montserrat" w:hAnsi="Montserrat"/>
          <w:sz w:val="24"/>
        </w:rPr>
        <w:t xml:space="preserve">Mother. A’nae, in conference with her superiors, received permission to delegate her picket command to another officer and proceed to ajea. Her official instructions were to investigate the com infiltration she reported. Telepathic data links made the aegis a viable prospect, but path operators were still people. They were employed for their ability, they were paid for their discretion, but occasionally they took advantage of their positions. Anathnae’s, and her superiors’ suspicions were that it was an internal indescretion. Most likely, a navy path had initiated and cultivated a personal link to her daughter, and had merely violated protocol in using the military path network to relay a sensative peice of private intelligence. Proceeding on that theory, anathnae was to identify the inside contact for navy security to deal with. The alternatives were that av had indeed infiltrated the military paths, or one of her personal acquaintances had. Even the possability of that gave anathnae’s reassignment a high priority. </w:t>
      </w:r>
    </w:p>
    <w:p w:rsidR="0008581E" w:rsidRPr="00B3633A" w:rsidRDefault="0008581E">
      <w:pPr>
        <w:pStyle w:val="0DraftNormal"/>
        <w:rPr>
          <w:rFonts w:ascii="Montserrat" w:hAnsi="Montserrat"/>
          <w:sz w:val="24"/>
        </w:rPr>
      </w:pPr>
    </w:p>
    <w:p w:rsidR="0008581E" w:rsidRPr="00B3633A" w:rsidRDefault="0008581E">
      <w:pPr>
        <w:pStyle w:val="0DraftNormal"/>
        <w:rPr>
          <w:rFonts w:ascii="Montserrat" w:hAnsi="Montserrat"/>
          <w:sz w:val="24"/>
        </w:rPr>
      </w:pPr>
      <w:r w:rsidRPr="00B3633A">
        <w:rPr>
          <w:rFonts w:ascii="Montserrat" w:hAnsi="Montserrat"/>
          <w:sz w:val="24"/>
        </w:rPr>
        <w:t xml:space="preserve">Av. She was left to contemplate her sentence. If she could prove herslef in the arena, if she could demonstrate proper discipline in the face of a similar or worse threat, she would absolve herself of the crime. It was a test of her self control. She would be able to fight, but not kill, to defend herself in a sexual or murderous assault by contracted vai. Unfortunately, she didn’t trust herself not to go berzerk and kill, even if she deliberately submitted. She didnt understand it, but she knew the bloodlust she had felt had something to do with the scars in her mind, and there was nothing she could do to control it until she had dealt with the damage to her mind. Harsh as the wild promised to be, she felt her decision to accept exile was better than the alternative. Knowing that, if she lost control, her trial by combat would become her execution, she stepped through the exile’s gate. Her personal ties to her past, her title, and her place in civilization were all stripped away, locked inside her mind. </w:t>
      </w:r>
    </w:p>
    <w:p w:rsidR="0008581E" w:rsidRPr="00B3633A" w:rsidRDefault="0008581E">
      <w:pPr>
        <w:pStyle w:val="0DraftNormal"/>
        <w:rPr>
          <w:rFonts w:ascii="Montserrat" w:hAnsi="Montserrat"/>
          <w:sz w:val="24"/>
        </w:rPr>
      </w:pPr>
    </w:p>
    <w:p w:rsidR="0008581E" w:rsidRPr="00B3633A" w:rsidRDefault="0008581E">
      <w:pPr>
        <w:pStyle w:val="0DraftNormal"/>
        <w:rPr>
          <w:rFonts w:ascii="Montserrat" w:hAnsi="Montserrat"/>
          <w:sz w:val="24"/>
        </w:rPr>
      </w:pPr>
      <w:r w:rsidRPr="00B3633A">
        <w:rPr>
          <w:rFonts w:ascii="Montserrat" w:hAnsi="Montserrat"/>
          <w:sz w:val="24"/>
        </w:rPr>
        <w:t>Mother. It had taken too long to arrive after she heard the bad news, confirmed it through her daughter-self, and received permission to return to ajea. Her mind kept gong over her daughter, av’s, fears about her av’yn and the necessary return to ajea for her rite of passage, and with guilt a’nae recalled her assurances that all would be well. Arriving to learn that she had gone into exile, a’nae dispairs. By accepting exile, av had placed herself out of a’nae’s power to protect her. An unnamed child was a ward of the avon’dai. Her claim and rights were proscribed.</w:t>
      </w:r>
    </w:p>
    <w:p w:rsidR="0008581E" w:rsidRPr="00B3633A" w:rsidRDefault="0008581E">
      <w:pPr>
        <w:pStyle w:val="0DraftNormal"/>
        <w:rPr>
          <w:rFonts w:ascii="Montserrat" w:hAnsi="Montserrat"/>
          <w:sz w:val="24"/>
        </w:rPr>
      </w:pPr>
    </w:p>
    <w:p w:rsidR="0008581E" w:rsidRPr="00B3633A" w:rsidRDefault="0008581E">
      <w:pPr>
        <w:pStyle w:val="0DraftNormal"/>
        <w:rPr>
          <w:rFonts w:ascii="Montserrat" w:hAnsi="Montserrat"/>
          <w:sz w:val="24"/>
        </w:rPr>
      </w:pPr>
      <w:r w:rsidRPr="00B3633A">
        <w:rPr>
          <w:rFonts w:ascii="Montserrat" w:hAnsi="Montserrat"/>
          <w:sz w:val="24"/>
        </w:rPr>
        <w:t xml:space="preserve">Mother, friends, family and av. The ruthless reprogramming of her mind made her unable to even speak to her family, friends and acquaintances. Those whom she could speak to, she found she could not speak to of her identity. A’nae is twice frustrated, since av’s condition makes it impossible to pursue her mission objective of identifying av’s path contacts. Not only can av not speak to her mother, she cannot address or identify any individuals associated with her past. Because ajea was not a full member of the aea, the situation was diplomatically sensitive. While av was a citizen of the aea, established precedent dictated that the aea had to respect the covenant under which av had been convicetd and exiled, the aea could not exert pressure to remove the block that inhibited their investigation. Nor was extradition possible, even if charges could be brought against av to justify such an attempt. </w:t>
      </w:r>
    </w:p>
    <w:p w:rsidR="0008581E" w:rsidRPr="00B3633A" w:rsidRDefault="0008581E">
      <w:pPr>
        <w:pStyle w:val="0DraftNormal"/>
        <w:rPr>
          <w:rFonts w:ascii="Montserrat" w:hAnsi="Montserrat"/>
          <w:sz w:val="24"/>
        </w:rPr>
      </w:pPr>
    </w:p>
    <w:p w:rsidR="0008581E" w:rsidRPr="00B3633A" w:rsidRDefault="0008581E">
      <w:pPr>
        <w:pStyle w:val="0DraftNormal"/>
        <w:rPr>
          <w:rFonts w:ascii="Montserrat" w:hAnsi="Montserrat"/>
          <w:sz w:val="24"/>
        </w:rPr>
      </w:pPr>
      <w:r w:rsidRPr="00B3633A">
        <w:rPr>
          <w:rFonts w:ascii="Montserrat" w:hAnsi="Montserrat"/>
          <w:sz w:val="24"/>
        </w:rPr>
        <w:t>Av. Nothing she tried would allow her to admit that she had a past beyond emerging from the exile’s gate. The reality of her punishment finally hit her. She was no one, and she had done it to herself. She had voluntary ceased to be a person. She had become an animal. Without a name, she legally did not possess herself, and therefor she could be possessed. Her only status within society was as a slave or a pet, and her only identification a pet name. Even with an owner, the covenant governing the unnamed offered her only a shadow of her lost “humanity”. She had to earn the right to wear even a sheet, and her new peers were far more strict about modesty. Her nakedness marked her as unpossessed, and unprotected. A target for sexual predation, a pressure valve within her society she had never known existed. If she got raped now, no one would do a thing to help her, and if she resisted, if she defended herself as lethally as before, she would be put down or hunted. With the loss of her past, she found she had no future. To go back and face her absolution would be death. To go forward she had to let go of herself, accept the loss and start over. If she did not, then she would live her life out like an animal. Struggling on the fringes of civilization. She needed a patron to rebuild her life.</w:t>
      </w:r>
    </w:p>
    <w:p w:rsidR="0008581E" w:rsidRPr="00B3633A" w:rsidRDefault="0008581E">
      <w:pPr>
        <w:pStyle w:val="0DraftNormal"/>
        <w:rPr>
          <w:rFonts w:ascii="Montserrat" w:hAnsi="Montserrat"/>
          <w:sz w:val="24"/>
        </w:rPr>
      </w:pPr>
    </w:p>
    <w:p w:rsidR="0008581E" w:rsidRPr="00B3633A" w:rsidRDefault="0008581E">
      <w:pPr>
        <w:pStyle w:val="0DraftNormal"/>
        <w:rPr>
          <w:rFonts w:ascii="Montserrat" w:hAnsi="Montserrat"/>
          <w:sz w:val="24"/>
        </w:rPr>
      </w:pPr>
      <w:r w:rsidRPr="00B3633A">
        <w:rPr>
          <w:rFonts w:ascii="Montserrat" w:hAnsi="Montserrat"/>
          <w:sz w:val="24"/>
        </w:rPr>
        <w:t>Them. The three survivors of av’s onslaught faced their sentencing and chose exile. With that bit of interference out of they way, they set out in search of their prey. They had a mission to complete.</w:t>
      </w:r>
    </w:p>
    <w:p w:rsidR="0008581E" w:rsidRPr="00B3633A" w:rsidRDefault="0008581E">
      <w:pPr>
        <w:pStyle w:val="0DraftNormal"/>
        <w:rPr>
          <w:rFonts w:ascii="Montserrat" w:hAnsi="Montserrat"/>
          <w:sz w:val="24"/>
        </w:rPr>
      </w:pPr>
    </w:p>
    <w:p w:rsidR="0008581E" w:rsidRPr="00B3633A" w:rsidRDefault="0008581E">
      <w:pPr>
        <w:pStyle w:val="0DraftNormal"/>
        <w:rPr>
          <w:rFonts w:ascii="Montserrat" w:hAnsi="Montserrat"/>
          <w:sz w:val="24"/>
        </w:rPr>
      </w:pPr>
      <w:r w:rsidRPr="00B3633A">
        <w:rPr>
          <w:rFonts w:ascii="Montserrat" w:hAnsi="Montserrat"/>
          <w:sz w:val="24"/>
        </w:rPr>
        <w:t>Av. Her choice was made for her when the survivors of the gang that had trapped her before began stalking her. When she told a member of the court who sentenced her, she was reminded of what she had already learned. Legally, she was an animal now, and the law offered her, and them, no protection. The law ignored what animals did to each other. If they caught her, they could do whatever they wanted to her, and suffer only mild punishment, if any. Likewise, if she crippled, maimed or killed another animal, for her own survival, the law would take no interest. He made a point of reminding her that if the families of her victims chose to hunt her down, there were loopholes which would give them a legal right to do so. Av had not considered that when she had made the choice that made her a defenseless target to any who wished to do her harm. If she did not find a patron soon, she would have to flee. Only, where was she supposed to go?</w:t>
      </w:r>
    </w:p>
    <w:p w:rsidR="0008581E" w:rsidRPr="00B3633A" w:rsidRDefault="0008581E">
      <w:pPr>
        <w:pStyle w:val="0DraftNormal"/>
        <w:rPr>
          <w:rFonts w:ascii="Montserrat" w:hAnsi="Montserrat"/>
          <w:sz w:val="24"/>
        </w:rPr>
      </w:pPr>
    </w:p>
    <w:p w:rsidR="0008581E" w:rsidRPr="00B3633A" w:rsidRDefault="0008581E">
      <w:pPr>
        <w:pStyle w:val="0DraftNormal"/>
        <w:rPr>
          <w:rFonts w:ascii="Montserrat" w:hAnsi="Montserrat"/>
          <w:sz w:val="24"/>
        </w:rPr>
      </w:pPr>
      <w:r w:rsidRPr="00B3633A">
        <w:rPr>
          <w:rFonts w:ascii="Montserrat" w:hAnsi="Montserrat"/>
          <w:sz w:val="24"/>
        </w:rPr>
        <w:t>An and mother. Word of av’s predicament reached an who told a’nae. A’nae spoke to her mother, arranging for protection if her daughter could make it to tael yng. An sought out av and advised her to flee to their grandmother’s province where she would be offered patronage and protection from  the three exiles.</w:t>
      </w:r>
    </w:p>
    <w:p w:rsidR="0008581E" w:rsidRPr="00B3633A" w:rsidRDefault="0008581E">
      <w:pPr>
        <w:pStyle w:val="0DraftNormal"/>
        <w:rPr>
          <w:rFonts w:ascii="Montserrat" w:hAnsi="Montserrat"/>
          <w:sz w:val="24"/>
        </w:rPr>
      </w:pPr>
    </w:p>
    <w:p w:rsidR="0008581E" w:rsidRPr="00B3633A" w:rsidRDefault="0008581E">
      <w:pPr>
        <w:pStyle w:val="0DraftNormal"/>
        <w:rPr>
          <w:rFonts w:ascii="Montserrat" w:hAnsi="Montserrat"/>
          <w:sz w:val="24"/>
        </w:rPr>
      </w:pPr>
      <w:r w:rsidRPr="00B3633A">
        <w:rPr>
          <w:rFonts w:ascii="Montserrat" w:hAnsi="Montserrat"/>
          <w:sz w:val="24"/>
        </w:rPr>
        <w:t xml:space="preserve">Av. Days intothe rainforest, she had lost her pursuit and evaluated her situation. The promise of patronage gave her a goal, but it would be a long journey afoot to tael danh. She wished that she had the skill to make such a long fight under her own power. The circumstances of her new life were doing their best to drive her into the wild, but the fact remained that she was not trained to survive in the wild. She could learn to hunt, or experiment and identify what other wild things she could eat, and if she was lucky, she would be able to survive the winter if it caught her short of her goal. If she didn’t end up prey herself. She was not alone out side of civilization. She was still in heat, and that would draw attention. Her somnolence, and constant arousal would not work in her favor. </w:t>
      </w:r>
    </w:p>
    <w:p w:rsidR="0008581E" w:rsidRPr="00B3633A" w:rsidRDefault="0008581E">
      <w:pPr>
        <w:pStyle w:val="0DraftNormal"/>
        <w:rPr>
          <w:rFonts w:ascii="Montserrat" w:hAnsi="Montserrat"/>
          <w:sz w:val="24"/>
        </w:rPr>
      </w:pPr>
    </w:p>
    <w:p w:rsidR="0008581E" w:rsidRPr="00B3633A" w:rsidRDefault="0008581E">
      <w:pPr>
        <w:pStyle w:val="0DraftNormal"/>
        <w:rPr>
          <w:rFonts w:ascii="Montserrat" w:hAnsi="Montserrat"/>
          <w:sz w:val="24"/>
        </w:rPr>
      </w:pPr>
      <w:r w:rsidRPr="00B3633A">
        <w:rPr>
          <w:rFonts w:ascii="Montserrat" w:hAnsi="Montserrat"/>
          <w:sz w:val="24"/>
        </w:rPr>
        <w:t xml:space="preserve">Them. Having driven their prey into the wild, they rushed to rendezvous with their leader. They were startled by the appearance of the vai who had witnessed in the court against them. He reprimands them for being late and calls out their reinforcements. </w:t>
      </w:r>
    </w:p>
    <w:p w:rsidR="0008581E" w:rsidRPr="00B3633A" w:rsidRDefault="0008581E">
      <w:pPr>
        <w:pStyle w:val="0DraftNormal"/>
        <w:rPr>
          <w:rFonts w:ascii="Montserrat" w:hAnsi="Montserrat"/>
          <w:sz w:val="24"/>
        </w:rPr>
      </w:pPr>
    </w:p>
    <w:p w:rsidR="0008581E" w:rsidRPr="00B3633A" w:rsidRDefault="0008581E">
      <w:pPr>
        <w:pStyle w:val="0DraftNormal"/>
        <w:rPr>
          <w:rFonts w:ascii="Montserrat" w:hAnsi="Montserrat"/>
          <w:sz w:val="24"/>
        </w:rPr>
      </w:pPr>
      <w:r w:rsidRPr="00B3633A">
        <w:rPr>
          <w:rFonts w:ascii="Montserrat" w:hAnsi="Montserrat"/>
          <w:sz w:val="24"/>
        </w:rPr>
        <w:t>Av. A lot of food grew wild on the road sides, and foraging from that reliable source made her progress predictable. The pursuit she had thought lost had merely jumped ahead to wait for her. She stumbled into their trap unexpectedly, and struggled desperately to escape. As they baited her and tightened their net, she realized that what had happend to her before had been impersonal. Her actions had made it personal, she guessed, by the way they treated her this time. Her fear turned to terror when she recognized in one of the new people the characteristics of the leader—the one she had killed first. As before, they attempt to penetrate her mind, she could not use her own abilities without leaving herself open to their attack. With her psi effectively leashed, and her body quickly and ruthlessly restrained, her bloodlust could not be satisfied.</w:t>
      </w:r>
    </w:p>
    <w:p w:rsidR="0008581E" w:rsidRPr="00B3633A" w:rsidRDefault="0008581E">
      <w:pPr>
        <w:pStyle w:val="0DraftNormal"/>
        <w:rPr>
          <w:rFonts w:ascii="Montserrat" w:hAnsi="Montserrat"/>
          <w:sz w:val="24"/>
        </w:rPr>
      </w:pPr>
    </w:p>
    <w:p w:rsidR="0008581E" w:rsidRPr="00B3633A" w:rsidRDefault="0008581E">
      <w:pPr>
        <w:pStyle w:val="0DraftNormal"/>
        <w:rPr>
          <w:rFonts w:ascii="Montserrat" w:hAnsi="Montserrat"/>
          <w:sz w:val="24"/>
        </w:rPr>
      </w:pPr>
      <w:r w:rsidRPr="00B3633A">
        <w:rPr>
          <w:rFonts w:ascii="Montserrat" w:hAnsi="Montserrat"/>
          <w:sz w:val="24"/>
        </w:rPr>
        <w:t>As it began, she suddenly found herself standing outside of her self. The rape did not bother her as much as the strange behavior of the rapists. She could easily distance herself from the physical trauma, she had been trained to understand that rape was not about sex, but about domination. A ruthless attack on an intimate and vulnerable part of her life, but in practical terms, not much different from being beat up. The only thing she could do was survive, and heal. Fortunately, at this time she was not as vulnerable as she could be. Av’yn had made her infertile. Of course, she was afraid, but most of the fear, the helpless anger, came from their attempts to rape her mind. No matter what they did to her body, she could control herself until that piercing gaze. The instant she felt that mental thrust, her rage would take over. They would wear her down, working her over, depriving her of food and water and sleep, and then attacking. Each time, they only succeeded in awakening the rage, putting her back in focus, and reviving her. Her only satisfaction was seeing the disappointment in their eyes as they continually failed to break her. Of course, reason said that if they decided that she couldn’t be broken, eventually they would simply kill her and be done with it.</w:t>
      </w:r>
    </w:p>
    <w:p w:rsidR="0008581E" w:rsidRPr="00B3633A" w:rsidRDefault="0008581E">
      <w:pPr>
        <w:pStyle w:val="0DraftNormal"/>
        <w:rPr>
          <w:rFonts w:ascii="Montserrat" w:hAnsi="Montserrat"/>
          <w:sz w:val="24"/>
        </w:rPr>
      </w:pPr>
    </w:p>
    <w:p w:rsidR="0008581E" w:rsidRPr="00B3633A" w:rsidRDefault="0008581E">
      <w:pPr>
        <w:pStyle w:val="0DraftNormal"/>
        <w:rPr>
          <w:rFonts w:ascii="Montserrat" w:hAnsi="Montserrat"/>
          <w:sz w:val="24"/>
        </w:rPr>
      </w:pPr>
      <w:r w:rsidRPr="00B3633A">
        <w:rPr>
          <w:rFonts w:ascii="Montserrat" w:hAnsi="Montserrat"/>
          <w:sz w:val="24"/>
        </w:rPr>
        <w:t>Him. It was personal. He worked her over until there was no energy left in her to rage, and the brutality of rape bled into the embrace of lust, almost love-making, as her body betrayed her with its own needs. He even shared his amusement with her, as he listed off the new conditions of her life as his pet, and delighted in the fact that her memories of his true identity were unspeakable, as part of her banished past.</w:t>
      </w:r>
    </w:p>
    <w:p w:rsidR="0008581E" w:rsidRPr="00B3633A" w:rsidRDefault="0008581E">
      <w:pPr>
        <w:pStyle w:val="0DraftNormal"/>
        <w:rPr>
          <w:rFonts w:ascii="Montserrat" w:hAnsi="Montserrat"/>
          <w:sz w:val="24"/>
        </w:rPr>
      </w:pPr>
    </w:p>
    <w:p w:rsidR="0008581E" w:rsidRPr="00B3633A" w:rsidRDefault="0008581E">
      <w:pPr>
        <w:pStyle w:val="0DraftNormal"/>
        <w:rPr>
          <w:rFonts w:ascii="Montserrat" w:hAnsi="Montserrat"/>
          <w:sz w:val="24"/>
        </w:rPr>
      </w:pPr>
      <w:r w:rsidRPr="00B3633A">
        <w:rPr>
          <w:rFonts w:ascii="Montserrat" w:hAnsi="Montserrat"/>
          <w:sz w:val="24"/>
        </w:rPr>
        <w:t>Cat. Av’s retreat from her body, and her defensive closing of her mind, closed her off from cat. As soon as she lost contact with av, cat risked contacting anathnae again. Cat was not able to identify av’s assailants, but there was little room for doubt. Unfortunately, cat could not offer a very precise description of where av was ambushed.</w:t>
      </w:r>
    </w:p>
    <w:p w:rsidR="0008581E" w:rsidRPr="00B3633A" w:rsidRDefault="0008581E">
      <w:pPr>
        <w:pStyle w:val="0DraftNormal"/>
        <w:rPr>
          <w:rFonts w:ascii="Montserrat" w:hAnsi="Montserrat"/>
          <w:sz w:val="24"/>
        </w:rPr>
      </w:pPr>
    </w:p>
    <w:p w:rsidR="0008581E" w:rsidRPr="00B3633A" w:rsidRDefault="0008581E">
      <w:pPr>
        <w:pStyle w:val="0DraftNormal"/>
        <w:rPr>
          <w:rFonts w:ascii="Montserrat" w:hAnsi="Montserrat"/>
          <w:sz w:val="24"/>
        </w:rPr>
      </w:pPr>
      <w:r w:rsidRPr="00B3633A">
        <w:rPr>
          <w:rFonts w:ascii="Montserrat" w:hAnsi="Montserrat"/>
          <w:sz w:val="24"/>
        </w:rPr>
        <w:t xml:space="preserve">Mother. Duty required that she report the contact and her suspicions to her superiors while she considered whether there was any action she could take to save her daughter. The crew shared the frustration of their captain, knowing that her professionalism woulnd not allow herself to use her command resources for such a personal end. At least not while she could think of no excuse that would cover her actions. The terrible certainty that her daughter was certainly being raped, and quite possibly murdered, did not make her burden easier to bear. </w:t>
      </w:r>
    </w:p>
    <w:p w:rsidR="0008581E" w:rsidRPr="00B3633A" w:rsidRDefault="0008581E">
      <w:pPr>
        <w:pStyle w:val="0DraftNormal"/>
        <w:rPr>
          <w:rFonts w:ascii="Montserrat" w:hAnsi="Montserrat"/>
          <w:sz w:val="24"/>
        </w:rPr>
      </w:pPr>
    </w:p>
    <w:p w:rsidR="0008581E" w:rsidRPr="00B3633A" w:rsidRDefault="0008581E">
      <w:pPr>
        <w:pStyle w:val="0DraftNormal"/>
        <w:rPr>
          <w:rFonts w:ascii="Montserrat" w:hAnsi="Montserrat"/>
          <w:sz w:val="24"/>
        </w:rPr>
      </w:pPr>
      <w:r w:rsidRPr="00B3633A">
        <w:rPr>
          <w:rFonts w:ascii="Montserrat" w:hAnsi="Montserrat"/>
          <w:sz w:val="24"/>
        </w:rPr>
        <w:t xml:space="preserve">Av. After he was through using her, she faced her crisis. Self-hatred warred with self-pity and bloodthirst. She had never been so helpless. She had never been so vulnerable, and she damned herself for finding pleasure in the arms of such monsters. Only stubborn self love prevented her from devouring herself with darkness. This was not her doing, this was being done to her. These men were her enemies, and their purpose was her destruction. What had happened had nothing to do with sex, and everything to do with power. </w:t>
      </w:r>
    </w:p>
    <w:p w:rsidR="0008581E" w:rsidRPr="00B3633A" w:rsidRDefault="0008581E">
      <w:pPr>
        <w:pStyle w:val="0DraftNormal"/>
        <w:rPr>
          <w:rFonts w:ascii="Montserrat" w:hAnsi="Montserrat"/>
          <w:sz w:val="24"/>
        </w:rPr>
      </w:pPr>
    </w:p>
    <w:p w:rsidR="0008581E" w:rsidRPr="00B3633A" w:rsidRDefault="0008581E">
      <w:pPr>
        <w:pStyle w:val="0DraftNormal"/>
        <w:rPr>
          <w:rFonts w:ascii="Montserrat" w:hAnsi="Montserrat"/>
          <w:sz w:val="24"/>
        </w:rPr>
      </w:pPr>
      <w:r w:rsidRPr="00B3633A">
        <w:rPr>
          <w:rFonts w:ascii="Montserrat" w:hAnsi="Montserrat"/>
          <w:sz w:val="24"/>
        </w:rPr>
        <w:t xml:space="preserve">Av. It was the only weapon she could take back from them. She could not escape rape, but she could transform it. Rape pretended to be sex, but it was really war. Conquest. The victim subordinate to the act. But she had seen that she could also take from the act. Her passion was hate and her lust was bloodlust. Taking an active role in this terrible intimacy, freed her from being a victim. Using the skills of a lover, and the perspective of a warrior, she fought on intimate ground, with an intimate enemy, to defend her spirit, to protect her self. </w:t>
      </w:r>
    </w:p>
    <w:p w:rsidR="0008581E" w:rsidRPr="00B3633A" w:rsidRDefault="0008581E">
      <w:pPr>
        <w:pStyle w:val="0DraftNormal"/>
        <w:rPr>
          <w:rFonts w:ascii="Montserrat" w:hAnsi="Montserrat"/>
          <w:sz w:val="24"/>
        </w:rPr>
      </w:pPr>
    </w:p>
    <w:p w:rsidR="0008581E" w:rsidRPr="00B3633A" w:rsidRDefault="0008581E">
      <w:pPr>
        <w:pStyle w:val="0DraftNormal"/>
        <w:rPr>
          <w:rFonts w:ascii="Montserrat" w:hAnsi="Montserrat"/>
          <w:sz w:val="24"/>
        </w:rPr>
      </w:pPr>
      <w:r w:rsidRPr="00B3633A">
        <w:rPr>
          <w:rFonts w:ascii="Montserrat" w:hAnsi="Montserrat"/>
          <w:sz w:val="24"/>
        </w:rPr>
        <w:t>Them. It didn’t make sense. She was enjoying what they did to her. She was challenging them to enjoy what they were dong to her. To feel pleasure and to accept the pain she would cause them if they underestimated her for an instant. They could force her to do anything they wanted, but they were finding her to eager to bend, to quick to anticipate them. She had figured out their weakness with regard to her, and it forced them to deal with her as a hostile ally rather than a prisoner or a slave.</w:t>
      </w:r>
    </w:p>
    <w:p w:rsidR="0008581E" w:rsidRPr="00B3633A" w:rsidRDefault="0008581E">
      <w:pPr>
        <w:pStyle w:val="0DraftNormal"/>
        <w:rPr>
          <w:rFonts w:ascii="Montserrat" w:hAnsi="Montserrat"/>
          <w:sz w:val="24"/>
        </w:rPr>
      </w:pPr>
    </w:p>
    <w:p w:rsidR="0008581E" w:rsidRPr="00B3633A" w:rsidRDefault="0008581E">
      <w:pPr>
        <w:pStyle w:val="0DraftNormal"/>
        <w:rPr>
          <w:rFonts w:ascii="Montserrat" w:hAnsi="Montserrat"/>
          <w:sz w:val="24"/>
        </w:rPr>
      </w:pPr>
      <w:r w:rsidRPr="00B3633A">
        <w:rPr>
          <w:rFonts w:ascii="Montserrat" w:hAnsi="Montserrat"/>
          <w:sz w:val="24"/>
        </w:rPr>
        <w:t xml:space="preserve">Him. He saw it happening, and he could not see any way to prevent it. They had a mission to accomplish and she had found a way to become immune to their methods. He continued to try, but until they reached their destination, their methods were limited by their need to travel swiftly. Still, there were some attacks he could make against her will. </w:t>
      </w:r>
    </w:p>
    <w:p w:rsidR="0008581E" w:rsidRPr="00B3633A" w:rsidRDefault="0008581E">
      <w:pPr>
        <w:pStyle w:val="0DraftNormal"/>
        <w:rPr>
          <w:rFonts w:ascii="Montserrat" w:hAnsi="Montserrat"/>
          <w:sz w:val="24"/>
        </w:rPr>
      </w:pPr>
    </w:p>
    <w:p w:rsidR="0008581E" w:rsidRPr="00B3633A" w:rsidRDefault="0008581E">
      <w:pPr>
        <w:pStyle w:val="0DraftNormal"/>
        <w:rPr>
          <w:rFonts w:ascii="Montserrat" w:hAnsi="Montserrat"/>
          <w:sz w:val="24"/>
        </w:rPr>
      </w:pPr>
      <w:r w:rsidRPr="00B3633A">
        <w:rPr>
          <w:rFonts w:ascii="Montserrat" w:hAnsi="Montserrat"/>
          <w:sz w:val="24"/>
        </w:rPr>
        <w:t xml:space="preserve">Av. Her victories came quicker than she expected, along with realization of her assets. They learned that the act was very different with her as a participant, and nothing they did could stop her from participating. Especially when she realized that their clear efforts to break her were hampered by the fact that they dared not cripple her. Being in heat also aided her in this campaign, for she was not alone in her condition. She could not get pregnant, and her immunity and awakening regenerative capabilities protected her from  disease and injury. </w:t>
      </w:r>
    </w:p>
    <w:p w:rsidR="0008581E" w:rsidRPr="00B3633A" w:rsidRDefault="0008581E">
      <w:pPr>
        <w:pStyle w:val="0DraftNormal"/>
        <w:rPr>
          <w:rFonts w:ascii="Montserrat" w:hAnsi="Montserrat"/>
          <w:sz w:val="24"/>
        </w:rPr>
      </w:pPr>
    </w:p>
    <w:p w:rsidR="0008581E" w:rsidRPr="00B3633A" w:rsidRDefault="0008581E">
      <w:pPr>
        <w:pStyle w:val="0DraftNormal"/>
        <w:rPr>
          <w:rFonts w:ascii="Montserrat" w:hAnsi="Montserrat"/>
          <w:sz w:val="24"/>
        </w:rPr>
      </w:pPr>
      <w:r w:rsidRPr="00B3633A">
        <w:rPr>
          <w:rFonts w:ascii="Montserrat" w:hAnsi="Montserrat"/>
          <w:sz w:val="24"/>
        </w:rPr>
        <w:t>Them. In spite of themselves, they were falling in love with her. It had been easy to admire her, to want to possess her, but this was worse. It got harder to hurt her, as it became easier to possess her. It was maddening. They knew that if they didn’t break her, then they would never be able to make her one of them. If she did not become one of them then they would have to kill her. So they continued to hate her. And she continued to hate them.</w:t>
      </w:r>
    </w:p>
    <w:p w:rsidR="0008581E" w:rsidRPr="00B3633A" w:rsidRDefault="0008581E">
      <w:pPr>
        <w:pStyle w:val="0DraftNormal"/>
        <w:rPr>
          <w:rFonts w:ascii="Montserrat" w:hAnsi="Montserrat"/>
          <w:sz w:val="24"/>
        </w:rPr>
      </w:pPr>
    </w:p>
    <w:p w:rsidR="0008581E" w:rsidRPr="00B3633A" w:rsidRDefault="0008581E">
      <w:pPr>
        <w:pStyle w:val="0DraftNormal"/>
        <w:rPr>
          <w:rFonts w:ascii="Montserrat" w:hAnsi="Montserrat"/>
          <w:sz w:val="24"/>
        </w:rPr>
      </w:pPr>
      <w:r w:rsidRPr="00B3633A">
        <w:rPr>
          <w:rFonts w:ascii="Montserrat" w:hAnsi="Montserrat"/>
          <w:sz w:val="24"/>
        </w:rPr>
        <w:t xml:space="preserve">Av. Amusingly, she was learning survival skills by observing her captors. They had long since left the road and were dragging her north up the coast. As they had, the first time they had trapped her, they kept her psionic gifts subdued. The psionic coller being the only thing they had given her to wear. As long as she wore it her chances of escaping were grim. </w:t>
      </w:r>
    </w:p>
    <w:p w:rsidR="0008581E" w:rsidRPr="00B3633A" w:rsidRDefault="0008581E">
      <w:pPr>
        <w:pStyle w:val="0DraftNormal"/>
        <w:rPr>
          <w:rFonts w:ascii="Montserrat" w:hAnsi="Montserrat"/>
          <w:sz w:val="24"/>
        </w:rPr>
      </w:pPr>
    </w:p>
    <w:p w:rsidR="0008581E" w:rsidRPr="00B3633A" w:rsidRDefault="0008581E">
      <w:pPr>
        <w:pStyle w:val="0DraftNormal"/>
        <w:rPr>
          <w:rFonts w:ascii="Montserrat" w:hAnsi="Montserrat"/>
          <w:sz w:val="24"/>
        </w:rPr>
      </w:pPr>
      <w:r w:rsidRPr="00B3633A">
        <w:rPr>
          <w:rFonts w:ascii="Montserrat" w:hAnsi="Montserrat"/>
          <w:sz w:val="24"/>
        </w:rPr>
        <w:t>Him. His patience with her insufferable defiance wore out. Conversion had been their objective for her, but her will was impregnable. Rather than continue with their fruitless efforts, he decided to shake her possession and ride her until they reached their destination. Once delivered, more effective means of attackng her integrity could be employed.</w:t>
      </w:r>
    </w:p>
    <w:p w:rsidR="0008581E" w:rsidRPr="00B3633A" w:rsidRDefault="0008581E">
      <w:pPr>
        <w:pStyle w:val="0DraftNormal"/>
        <w:rPr>
          <w:rFonts w:ascii="Montserrat" w:hAnsi="Montserrat"/>
          <w:sz w:val="24"/>
        </w:rPr>
      </w:pPr>
    </w:p>
    <w:p w:rsidR="0008581E" w:rsidRPr="00B3633A" w:rsidRDefault="0008581E">
      <w:pPr>
        <w:pStyle w:val="0DraftNormal"/>
        <w:rPr>
          <w:rFonts w:ascii="Montserrat" w:hAnsi="Montserrat"/>
          <w:sz w:val="24"/>
        </w:rPr>
      </w:pPr>
      <w:r w:rsidRPr="00B3633A">
        <w:rPr>
          <w:rFonts w:ascii="Montserrat" w:hAnsi="Montserrat"/>
          <w:sz w:val="24"/>
        </w:rPr>
        <w:t>Av. While struggling with newly deepened bloodlust, it occured to av that she had felt this kind of murderous rage before. When it had come to her on the beach, it had come as an old friend. For the first time in her life, her nightmares offer a hope of salvation. Forcing her mind back to the trauma of her childhood, and the birth of her deadly rage. It took her awhile to shake the rage after her enemies had finished maiming and using her. Licking her wounds, she was conscious of the fact that they were forced to treat her with respect in spite of their abuse of her. Unfortunately, they had learned their lesson with regard to her too well. They knew that if they gave her the slightest opportunity, she would kill them.</w:t>
      </w:r>
    </w:p>
    <w:p w:rsidR="0008581E" w:rsidRPr="00B3633A" w:rsidRDefault="0008581E">
      <w:pPr>
        <w:pStyle w:val="0DraftNormal"/>
        <w:rPr>
          <w:rFonts w:ascii="Montserrat" w:hAnsi="Montserrat"/>
          <w:sz w:val="24"/>
        </w:rPr>
      </w:pPr>
    </w:p>
    <w:p w:rsidR="0008581E" w:rsidRPr="00B3633A" w:rsidRDefault="0008581E">
      <w:pPr>
        <w:pStyle w:val="0DraftNormal"/>
        <w:rPr>
          <w:rFonts w:ascii="Montserrat" w:hAnsi="Montserrat"/>
          <w:sz w:val="24"/>
        </w:rPr>
      </w:pPr>
      <w:r w:rsidRPr="00B3633A">
        <w:rPr>
          <w:rFonts w:ascii="Montserrat" w:hAnsi="Montserrat"/>
          <w:sz w:val="24"/>
        </w:rPr>
        <w:t>Him. He could tell withiin days that she would recover from the damage he had ordered. Severed parts were regenerating. Left on its own, her body would recover in a few years, but he suspected that she could restore herself even quicker if freed from the psi restraint. That would be an advantage in trying to break her once they delivered her to their destination. To test his theory, he makes a side stop in a temple ruin, and sets up a psi damping perimeter. He takes off her collar and orders her to repair the damage. He explains his reasons, even, putting himself at risk for this answer. He patiently witnesses her recovery, holding out the temptation of escape for her. She tries several times, and he stops her, forcing her to need even more time to fulfill his command. The two, locked in together in isolation, get to know each other very well. He himself is in love with her, but his duty remains paramount, and he is not coy about it.</w:t>
      </w:r>
    </w:p>
    <w:p w:rsidR="0008581E" w:rsidRPr="00B3633A" w:rsidRDefault="0008581E">
      <w:pPr>
        <w:pStyle w:val="0DraftNormal"/>
        <w:rPr>
          <w:rFonts w:ascii="Montserrat" w:hAnsi="Montserrat"/>
          <w:sz w:val="24"/>
        </w:rPr>
      </w:pPr>
    </w:p>
    <w:p w:rsidR="0008581E" w:rsidRPr="00B3633A" w:rsidRDefault="0008581E">
      <w:pPr>
        <w:pStyle w:val="0DraftNormal"/>
        <w:rPr>
          <w:rFonts w:ascii="Montserrat" w:hAnsi="Montserrat"/>
          <w:sz w:val="24"/>
        </w:rPr>
      </w:pPr>
      <w:r w:rsidRPr="00B3633A">
        <w:rPr>
          <w:rFonts w:ascii="Montserrat" w:hAnsi="Montserrat"/>
          <w:sz w:val="24"/>
        </w:rPr>
        <w:t>Them. After much too long, the leader and av emerged from  the ruin, and their march was resumed. The restoration of their beloved prisoner restores the group’s morale as well. Several openly comment that it was a pity she was not already one of them.</w:t>
      </w:r>
    </w:p>
    <w:p w:rsidR="0008581E" w:rsidRPr="00B3633A" w:rsidRDefault="0008581E">
      <w:pPr>
        <w:pStyle w:val="0DraftNormal"/>
        <w:rPr>
          <w:rFonts w:ascii="Montserrat" w:hAnsi="Montserrat"/>
          <w:sz w:val="24"/>
        </w:rPr>
      </w:pPr>
    </w:p>
    <w:p w:rsidR="0008581E" w:rsidRPr="00B3633A" w:rsidRDefault="0008581E">
      <w:pPr>
        <w:pStyle w:val="0DraftNormal"/>
        <w:rPr>
          <w:rFonts w:ascii="Montserrat" w:hAnsi="Montserrat"/>
          <w:sz w:val="24"/>
        </w:rPr>
      </w:pPr>
      <w:r w:rsidRPr="00B3633A">
        <w:rPr>
          <w:rFonts w:ascii="Montserrat" w:hAnsi="Montserrat"/>
          <w:sz w:val="24"/>
        </w:rPr>
        <w:t>Av. She suspected she knew where they were taking her. If things had been different, their destination would have been her own home. The lands she would have inherited through her title. She confronted the leader of her enemies. She told the story of the massacre she witnessed and then challenged that—whatever it was they had been trying to do to her mind—they had tried to do to her on that night. He said only that the estate was important to them, and actions would always be taken to preserve their interest in it. If she were one of them, then their position would be secure.</w:t>
      </w:r>
    </w:p>
    <w:p w:rsidR="0008581E" w:rsidRPr="00B3633A" w:rsidRDefault="0008581E">
      <w:pPr>
        <w:pStyle w:val="0DraftNormal"/>
        <w:rPr>
          <w:rFonts w:ascii="Montserrat" w:hAnsi="Montserrat"/>
          <w:sz w:val="24"/>
        </w:rPr>
      </w:pPr>
    </w:p>
    <w:p w:rsidR="0008581E" w:rsidRPr="00B3633A" w:rsidRDefault="0008581E">
      <w:pPr>
        <w:pStyle w:val="0DraftNormal"/>
        <w:rPr>
          <w:rFonts w:ascii="Montserrat" w:hAnsi="Montserrat"/>
          <w:sz w:val="24"/>
        </w:rPr>
      </w:pPr>
      <w:r w:rsidRPr="00B3633A">
        <w:rPr>
          <w:rFonts w:ascii="Montserrat" w:hAnsi="Montserrat"/>
          <w:sz w:val="24"/>
        </w:rPr>
        <w:t>Av and him. In privacy, in the embrace of respectful enmity, she asks what they are trying to make her become. She debates the possability of a compromise or arrangement between them. She pursues the possability that there might be some resolution to this situation. He responds that the only way she could ever become one of them would be to surrender herself to him entirely. When she asks him what would happen if she did, he merely replied that the only way she would ever learn that would be the hard way. Again, he implies that she has no hope for her fate. Only time that is running out.</w:t>
      </w:r>
    </w:p>
    <w:p w:rsidR="0008581E" w:rsidRPr="00B3633A" w:rsidRDefault="0008581E">
      <w:pPr>
        <w:pStyle w:val="0DraftNormal"/>
        <w:rPr>
          <w:rFonts w:ascii="Montserrat" w:hAnsi="Montserrat"/>
          <w:sz w:val="24"/>
        </w:rPr>
      </w:pPr>
    </w:p>
    <w:p w:rsidR="0008581E" w:rsidRPr="00B3633A" w:rsidRDefault="0008581E">
      <w:pPr>
        <w:pStyle w:val="0DraftNormal"/>
        <w:rPr>
          <w:rFonts w:ascii="Montserrat" w:hAnsi="Montserrat"/>
          <w:sz w:val="24"/>
        </w:rPr>
      </w:pPr>
      <w:r w:rsidRPr="00B3633A">
        <w:rPr>
          <w:rFonts w:ascii="Montserrat" w:hAnsi="Montserrat"/>
          <w:sz w:val="24"/>
        </w:rPr>
        <w:t xml:space="preserve">Av. Tegal yn caoi was the last place she ever wanted to go. Her life had been traumatized by the slaughter of friends and family there. The fact that she was heir to the estate was the supreme irony of her life. The most terrible place in the uiverse to her was destined to be her home. She had seen the curse at work as a child, and she had determined to live her life as far from the place as she could manage. Only now, she was discovering that the curse might be something that could be fought. </w:t>
      </w:r>
    </w:p>
    <w:p w:rsidR="0008581E" w:rsidRPr="00B3633A" w:rsidRDefault="0008581E">
      <w:pPr>
        <w:pStyle w:val="0DraftNormal"/>
        <w:rPr>
          <w:rFonts w:ascii="Montserrat" w:hAnsi="Montserrat"/>
          <w:sz w:val="24"/>
        </w:rPr>
      </w:pPr>
    </w:p>
    <w:p w:rsidR="0008581E" w:rsidRPr="00B3633A" w:rsidRDefault="0008581E">
      <w:pPr>
        <w:pStyle w:val="0DraftNormal"/>
        <w:rPr>
          <w:rFonts w:ascii="Montserrat" w:hAnsi="Montserrat"/>
          <w:sz w:val="24"/>
        </w:rPr>
      </w:pPr>
      <w:r w:rsidRPr="00B3633A">
        <w:rPr>
          <w:rFonts w:ascii="Montserrat" w:hAnsi="Montserrat"/>
          <w:sz w:val="24"/>
        </w:rPr>
        <w:t xml:space="preserve">Av. She finally got the nerve to ask, if she could not be broken, were they going to kill her? She was told that if she could not be made one of them, then she can have no place among them. They would never trust her, and they could not allow her to claim what was sacred to them. Av tried to convince them that she had not had any desire to claim the cursed estate. She would never have even approached it if they had not forced her to. Nothing she or he could say could shake her conviction that none of their aims would result in anything less than her death. </w:t>
      </w:r>
    </w:p>
    <w:p w:rsidR="0008581E" w:rsidRPr="00B3633A" w:rsidRDefault="0008581E">
      <w:pPr>
        <w:pStyle w:val="0DraftNormal"/>
        <w:rPr>
          <w:rFonts w:ascii="Montserrat" w:hAnsi="Montserrat"/>
          <w:sz w:val="24"/>
        </w:rPr>
      </w:pPr>
    </w:p>
    <w:p w:rsidR="0008581E" w:rsidRPr="00B3633A" w:rsidRDefault="0008581E">
      <w:pPr>
        <w:pStyle w:val="0DraftNormal"/>
        <w:rPr>
          <w:rFonts w:ascii="Montserrat" w:hAnsi="Montserrat"/>
          <w:sz w:val="24"/>
        </w:rPr>
      </w:pPr>
      <w:r w:rsidRPr="00B3633A">
        <w:rPr>
          <w:rFonts w:ascii="Montserrat" w:hAnsi="Montserrat"/>
          <w:sz w:val="24"/>
        </w:rPr>
        <w:t xml:space="preserve">Av. She confides at last her conviction that whatever happened, she would not live to speak of it. She also confesses her curiosity why an estate that had been in her family for thousands of years was so sacred to them. The simple response stuns her. Tegal yn caoi was where their kind had originated. Everything they knew about themselves began here about a thousand years ago. With their arrival only days away, av is aware of her iminent death. When they had given up on breaking her mind, they had stopped raping her as well. Whatever they sought to do to her, she was truly immune. The fact that she was still alive only meant that they had something left to try. </w:t>
      </w:r>
    </w:p>
    <w:p w:rsidR="0008581E" w:rsidRPr="00B3633A" w:rsidRDefault="0008581E">
      <w:pPr>
        <w:pStyle w:val="0DraftNormal"/>
        <w:rPr>
          <w:rFonts w:ascii="Montserrat" w:hAnsi="Montserrat"/>
          <w:sz w:val="24"/>
        </w:rPr>
      </w:pPr>
    </w:p>
    <w:p w:rsidR="0008581E" w:rsidRPr="00B3633A" w:rsidRDefault="0008581E">
      <w:pPr>
        <w:pStyle w:val="0DraftNormal"/>
        <w:rPr>
          <w:rFonts w:ascii="Montserrat" w:hAnsi="Montserrat"/>
          <w:sz w:val="24"/>
        </w:rPr>
      </w:pPr>
      <w:r w:rsidRPr="00B3633A">
        <w:rPr>
          <w:rFonts w:ascii="Montserrat" w:hAnsi="Montserrat"/>
          <w:sz w:val="24"/>
        </w:rPr>
        <w:t xml:space="preserve">Av. As they came within a day of tegal yn caoi, they were attacked by a dragon. When humans had seen them, there had been no other name to give them. The native name for them was simply death. It earned that name five times before the survivors reached the safety of the estate. Av, short an arm, was the luckiest of the victims, having cut her losses to run. </w:t>
      </w:r>
    </w:p>
    <w:p w:rsidR="0008581E" w:rsidRPr="00B3633A" w:rsidRDefault="0008581E">
      <w:pPr>
        <w:pStyle w:val="0DraftNormal"/>
        <w:rPr>
          <w:rFonts w:ascii="Montserrat" w:hAnsi="Montserrat"/>
          <w:sz w:val="24"/>
        </w:rPr>
      </w:pPr>
    </w:p>
    <w:p w:rsidR="0008581E" w:rsidRPr="00B3633A" w:rsidRDefault="0008581E">
      <w:pPr>
        <w:pStyle w:val="0DraftNormal"/>
        <w:rPr>
          <w:rFonts w:ascii="Montserrat" w:hAnsi="Montserrat"/>
          <w:sz w:val="24"/>
        </w:rPr>
      </w:pPr>
      <w:r w:rsidRPr="00B3633A">
        <w:rPr>
          <w:rFonts w:ascii="Montserrat" w:hAnsi="Montserrat"/>
          <w:sz w:val="24"/>
        </w:rPr>
        <w:t>Av. Ironic, how the respect they had been forced to pay her had actually become admiration. As she lay bleeding, she begged them to remove her collar so that she could use her abilities. Knowing that she lost the arm trying vainly to fend off a lunge for him, the leader granted her wish. Concentrating, she forced her wound to close and begin healing. She explained that it would take days for her to restore her arm, promising not to try to escape for at least that long. She makes no promises beyond that though. She uses her time to learn her way around the estate, remembering her childhood explorations, and the tragedy that brought them to an end.</w:t>
      </w:r>
    </w:p>
    <w:p w:rsidR="0008581E" w:rsidRPr="00B3633A" w:rsidRDefault="0008581E">
      <w:pPr>
        <w:pStyle w:val="0DraftNormal"/>
        <w:rPr>
          <w:rFonts w:ascii="Montserrat" w:hAnsi="Montserrat"/>
          <w:sz w:val="24"/>
        </w:rPr>
      </w:pPr>
    </w:p>
    <w:p w:rsidR="0008581E" w:rsidRPr="00B3633A" w:rsidRDefault="0008581E">
      <w:pPr>
        <w:pStyle w:val="0DraftNormal"/>
        <w:rPr>
          <w:rFonts w:ascii="Montserrat" w:hAnsi="Montserrat"/>
          <w:sz w:val="24"/>
        </w:rPr>
      </w:pPr>
      <w:r w:rsidRPr="00B3633A">
        <w:rPr>
          <w:rFonts w:ascii="Montserrat" w:hAnsi="Montserrat"/>
          <w:sz w:val="24"/>
        </w:rPr>
        <w:t xml:space="preserve">Av. The dragon, having feasted, having tasted av, and knowing that meat still hid within the estate, would not leave. Av watched it from safety. There were about twelve more of the strangers there. Counting the five lost, there were seventeen enemies. Woud she be justified in killing them to survive? Could she incapacitate all of them badly enough to make good her escape? Was she feeling sympathy for their position. She still didn’t really know what they were, but they were something very different from what they appeared to be. They considered her death necessary for their survival. </w:t>
      </w:r>
    </w:p>
    <w:p w:rsidR="0008581E" w:rsidRPr="00B3633A" w:rsidRDefault="0008581E">
      <w:pPr>
        <w:pStyle w:val="0DraftNormal"/>
        <w:rPr>
          <w:rFonts w:ascii="Montserrat" w:hAnsi="Montserrat"/>
          <w:sz w:val="24"/>
        </w:rPr>
      </w:pPr>
    </w:p>
    <w:p w:rsidR="0008581E" w:rsidRPr="00B3633A" w:rsidRDefault="0008581E">
      <w:pPr>
        <w:pStyle w:val="0DraftNormal"/>
        <w:rPr>
          <w:rFonts w:ascii="Montserrat" w:hAnsi="Montserrat"/>
          <w:sz w:val="24"/>
        </w:rPr>
      </w:pPr>
      <w:r w:rsidRPr="00B3633A">
        <w:rPr>
          <w:rFonts w:ascii="Montserrat" w:hAnsi="Montserrat"/>
          <w:sz w:val="24"/>
        </w:rPr>
        <w:t xml:space="preserve">Av. Her enemies were not powerless. Those who had been waiting here for them had greater psi ability than those who had captured her, and they were prepared to fight the dragon. Of course, dragons were frighteningly intelligent, and they had powerful psi themselves. The hunting parties came up empty on their forrays, even losing two members in the space of three days. </w:t>
      </w:r>
    </w:p>
    <w:p w:rsidR="0008581E" w:rsidRPr="00B3633A" w:rsidRDefault="0008581E">
      <w:pPr>
        <w:pStyle w:val="0DraftNormal"/>
        <w:rPr>
          <w:rFonts w:ascii="Montserrat" w:hAnsi="Montserrat"/>
          <w:sz w:val="24"/>
        </w:rPr>
      </w:pPr>
    </w:p>
    <w:p w:rsidR="0008581E" w:rsidRPr="00B3633A" w:rsidRDefault="0008581E">
      <w:pPr>
        <w:pStyle w:val="0DraftNormal"/>
        <w:rPr>
          <w:rFonts w:ascii="Montserrat" w:hAnsi="Montserrat"/>
          <w:sz w:val="24"/>
        </w:rPr>
      </w:pPr>
      <w:r w:rsidRPr="00B3633A">
        <w:rPr>
          <w:rFonts w:ascii="Montserrat" w:hAnsi="Montserrat"/>
          <w:sz w:val="24"/>
        </w:rPr>
        <w:t xml:space="preserve">Av. The dragon held them  under seige for the remainder of the week, and av’s arm was filling out. On the tenth day, it struck inside the estate, catching them all by surprise in the hall. Three more died as they fought their way into tighter quarters. </w:t>
      </w:r>
    </w:p>
    <w:p w:rsidR="0008581E" w:rsidRPr="00B3633A" w:rsidRDefault="0008581E">
      <w:pPr>
        <w:pStyle w:val="0DraftNormal"/>
        <w:rPr>
          <w:rFonts w:ascii="Montserrat" w:hAnsi="Montserrat"/>
          <w:sz w:val="24"/>
        </w:rPr>
      </w:pPr>
    </w:p>
    <w:p w:rsidR="0008581E" w:rsidRPr="00B3633A" w:rsidRDefault="0008581E">
      <w:pPr>
        <w:pStyle w:val="0DraftNormal"/>
        <w:rPr>
          <w:rFonts w:ascii="Montserrat" w:hAnsi="Montserrat"/>
          <w:sz w:val="24"/>
        </w:rPr>
      </w:pPr>
      <w:r w:rsidRPr="00B3633A">
        <w:rPr>
          <w:rFonts w:ascii="Montserrat" w:hAnsi="Montserrat"/>
          <w:sz w:val="24"/>
        </w:rPr>
        <w:t xml:space="preserve">Av. She pointed out that the dragon was outhinking them at every turn. Their traps were being circumvented and turned against them. The only way they were going to get it into a trap was with bait it could not resist. Her. Of course, she was basing this on a legend, and some observations made by a friend. A dragon would risk death to devour a phoenix, and she was a quarter phoenix by blood. </w:t>
      </w:r>
    </w:p>
    <w:p w:rsidR="0008581E" w:rsidRPr="00B3633A" w:rsidRDefault="0008581E">
      <w:pPr>
        <w:pStyle w:val="0DraftNormal"/>
        <w:rPr>
          <w:rFonts w:ascii="Montserrat" w:hAnsi="Montserrat"/>
          <w:sz w:val="24"/>
        </w:rPr>
      </w:pPr>
    </w:p>
    <w:p w:rsidR="0008581E" w:rsidRPr="00B3633A" w:rsidRDefault="0008581E">
      <w:pPr>
        <w:pStyle w:val="0DraftNormal"/>
        <w:rPr>
          <w:rFonts w:ascii="Montserrat" w:hAnsi="Montserrat"/>
          <w:sz w:val="24"/>
        </w:rPr>
      </w:pPr>
      <w:r w:rsidRPr="00B3633A">
        <w:rPr>
          <w:rFonts w:ascii="Montserrat" w:hAnsi="Montserrat"/>
          <w:sz w:val="24"/>
        </w:rPr>
        <w:t>Av. Fully healed, this gambit was the only way she could think of to keep out of her collar. She still had no doubts abouther fate once the immediate threat was resolved. They would allow her to bait their trap, and they would pretend that her heroics might make a difference, but she knew that hope to be false. She had a chance to save herself, playing prey to lead the dragon into the trap. She would be a predator at the same time.</w:t>
      </w:r>
    </w:p>
    <w:p w:rsidR="0008581E" w:rsidRPr="00B3633A" w:rsidRDefault="0008581E">
      <w:pPr>
        <w:pStyle w:val="0DraftNormal"/>
        <w:rPr>
          <w:rFonts w:ascii="Montserrat" w:hAnsi="Montserrat"/>
          <w:sz w:val="24"/>
        </w:rPr>
      </w:pPr>
    </w:p>
    <w:p w:rsidR="0008581E" w:rsidRPr="00B3633A" w:rsidRDefault="0008581E">
      <w:pPr>
        <w:pStyle w:val="0DraftNormal"/>
        <w:rPr>
          <w:rFonts w:ascii="Montserrat" w:hAnsi="Montserrat"/>
          <w:sz w:val="24"/>
        </w:rPr>
      </w:pPr>
      <w:r w:rsidRPr="00B3633A">
        <w:rPr>
          <w:rFonts w:ascii="Montserrat" w:hAnsi="Montserrat"/>
          <w:sz w:val="24"/>
        </w:rPr>
        <w:t xml:space="preserve">Av. She planed her routes into and out of the trap. As expected, she had a shadow. She confronts her enemy as she prepares to bait the dragon. He admits that her help will not change her fate, even if it is successful. She nods, declaring that she would rather take her chances with the dragon then. Taking flight into the open, he pursues. The dragon is quick to pounce, cutting off her false escape. Av, ready for this, turns and flees back into the trap, disabling her shadow. The dragon accepts her gift, conveniently giving her time to build up a good lead. She switches to her alternate route, leading the dragon to her enemies, which she happily delivers to him with crippling attacks. Having dealt with the reserve, she returns to the plan, leading the dragon into the gauntlet. Her enemies are aware of her betrayal, but with the dragon right on her heels, they are forced to deal with the greater threat. Av takes out the two set to block her flight out of the killing quarters, and methodically begins to hunt down the rest, who are engaged with the dragon. </w:t>
      </w:r>
    </w:p>
    <w:p w:rsidR="0008581E" w:rsidRPr="00B3633A" w:rsidRDefault="0008581E">
      <w:pPr>
        <w:pStyle w:val="0DraftNormal"/>
        <w:rPr>
          <w:rFonts w:ascii="Montserrat" w:hAnsi="Montserrat"/>
          <w:sz w:val="24"/>
        </w:rPr>
      </w:pPr>
    </w:p>
    <w:p w:rsidR="0008581E" w:rsidRPr="00B3633A" w:rsidRDefault="0008581E">
      <w:pPr>
        <w:pStyle w:val="0DraftNormal"/>
        <w:rPr>
          <w:rFonts w:ascii="Montserrat" w:hAnsi="Montserrat"/>
          <w:sz w:val="24"/>
        </w:rPr>
      </w:pPr>
      <w:r w:rsidRPr="00B3633A">
        <w:rPr>
          <w:rFonts w:ascii="Montserrat" w:hAnsi="Montserrat"/>
          <w:sz w:val="24"/>
        </w:rPr>
        <w:t xml:space="preserve">Av. Her plan goes well, but not perfectly. Realizing the extent of her deadly plan, they break from their engagement with the dragon to deal with her. Armed now, she confronts them. They had made no bones about the fact that they intended nothing less than her destruction. They had no right to expect anything less from her. The only difference being, she offers them the chance to walk away. She offers to keep the dragon occupied long enough for them to make their escape. To her surprise, three of them take her offer. </w:t>
      </w:r>
    </w:p>
    <w:p w:rsidR="0008581E" w:rsidRPr="00B3633A" w:rsidRDefault="0008581E">
      <w:pPr>
        <w:pStyle w:val="0DraftNormal"/>
        <w:rPr>
          <w:rFonts w:ascii="Montserrat" w:hAnsi="Montserrat"/>
          <w:sz w:val="24"/>
        </w:rPr>
      </w:pPr>
    </w:p>
    <w:p w:rsidR="0008581E" w:rsidRPr="00B3633A" w:rsidRDefault="0008581E">
      <w:pPr>
        <w:pStyle w:val="0DraftNormal"/>
        <w:rPr>
          <w:rFonts w:ascii="Montserrat" w:hAnsi="Montserrat"/>
          <w:sz w:val="24"/>
        </w:rPr>
      </w:pPr>
      <w:r w:rsidRPr="00B3633A">
        <w:rPr>
          <w:rFonts w:ascii="Montserrat" w:hAnsi="Montserrat"/>
          <w:sz w:val="24"/>
        </w:rPr>
        <w:t xml:space="preserve">Av. The four remaining enemies circle av, preparing to feed her to the dragon. Av feels the blood rage threatening, but keeps a grip on herself. She can see that these four are adept at working together, and her chances against them are slim. The appearance of the dragon, having finally found a way into the area they had retreated to, creates enough confusion for her to escape. Slithering through secret spaces, she eludes them, forcing them to split up. Her luck finally runs out. The dragon has figured out what kind of game she is playing and has outmaneuvered her. In plain view of her enemies, the dragon gets her by the legs, and drags her away. Sacraficing her legs, she manages to slip into one of the airshafts she has been using and escapes. </w:t>
      </w:r>
    </w:p>
    <w:p w:rsidR="0008581E" w:rsidRPr="00B3633A" w:rsidRDefault="0008581E">
      <w:pPr>
        <w:pStyle w:val="0DraftNormal"/>
        <w:rPr>
          <w:rFonts w:ascii="Montserrat" w:hAnsi="Montserrat"/>
          <w:sz w:val="24"/>
        </w:rPr>
      </w:pPr>
    </w:p>
    <w:p w:rsidR="0008581E" w:rsidRPr="00B3633A" w:rsidRDefault="0008581E">
      <w:pPr>
        <w:pStyle w:val="0DraftNormal"/>
        <w:rPr>
          <w:rFonts w:ascii="Montserrat" w:hAnsi="Montserrat"/>
          <w:sz w:val="24"/>
        </w:rPr>
      </w:pPr>
      <w:r w:rsidRPr="00B3633A">
        <w:rPr>
          <w:rFonts w:ascii="Montserrat" w:hAnsi="Montserrat"/>
          <w:sz w:val="24"/>
        </w:rPr>
        <w:t>Av. Making her way to the nest she had prepared for herself, she turns her attention to her severed legs. The repair of her arm had been excruciating. By deliberately retarding the process, she had bought herself time to plan and explore. This time she would benefit twice from the true use of her ability. Weaving her new legs together, she considered her end game. Her remaining enemies either thought her eaten, or they gave her credit for being able to escape. They would expect her to hole up and wait while her body healed, expecting her to be vulnerable for a couple of weeks. They would not expect her to attack that same night.</w:t>
      </w:r>
    </w:p>
    <w:p w:rsidR="0008581E" w:rsidRPr="00B3633A" w:rsidRDefault="0008581E">
      <w:pPr>
        <w:pStyle w:val="0DraftNormal"/>
        <w:rPr>
          <w:rFonts w:ascii="Montserrat" w:hAnsi="Montserrat"/>
          <w:sz w:val="24"/>
        </w:rPr>
      </w:pPr>
    </w:p>
    <w:p w:rsidR="0008581E" w:rsidRPr="00B3633A" w:rsidRDefault="0008581E">
      <w:pPr>
        <w:pStyle w:val="0DraftNormal"/>
        <w:rPr>
          <w:rFonts w:ascii="Montserrat" w:hAnsi="Montserrat"/>
          <w:sz w:val="24"/>
        </w:rPr>
      </w:pPr>
      <w:r w:rsidRPr="00B3633A">
        <w:rPr>
          <w:rFonts w:ascii="Montserrat" w:hAnsi="Montserrat"/>
          <w:sz w:val="24"/>
        </w:rPr>
        <w:t xml:space="preserve">Av. Her enemies were more wary of her than she expected. Instead of splitting up to hunt her down, they were waiting for her together. The element of surprise would allow her to take one of them out, but that would leave three to retaliate. Each was highly trained and powerful, they worked together seamlessly. She had no idea which one was their leader, for they were all leaders, she recalled. She waited until one of them exposed himself to harm, and then struck. Good as she was, she was not good enough. To her suprise, the four were vai. They were even better trained than she. Though less creative and powerful, they had the advantage in a battle of attrition. Finding herself overwhelmed, ruthlessly dismembered and finally decapitated, </w:t>
      </w:r>
    </w:p>
    <w:p w:rsidR="0008581E" w:rsidRPr="00B3633A" w:rsidRDefault="0008581E">
      <w:pPr>
        <w:pStyle w:val="0DraftNormal"/>
        <w:rPr>
          <w:rFonts w:ascii="Montserrat" w:hAnsi="Montserrat"/>
          <w:sz w:val="24"/>
        </w:rPr>
      </w:pPr>
    </w:p>
    <w:p w:rsidR="0008581E" w:rsidRPr="00B3633A" w:rsidRDefault="0008581E">
      <w:pPr>
        <w:pStyle w:val="0DraftNormal"/>
        <w:rPr>
          <w:rFonts w:ascii="Montserrat" w:hAnsi="Montserrat"/>
          <w:sz w:val="24"/>
        </w:rPr>
      </w:pPr>
      <w:r w:rsidRPr="00B3633A">
        <w:rPr>
          <w:rFonts w:ascii="Montserrat" w:hAnsi="Montserrat"/>
          <w:sz w:val="24"/>
        </w:rPr>
        <w:t xml:space="preserve">Av. She is saved by their last attmept to possess her. The last of her programmed restraints shreds and her reawakened power comes to her defense. Trapping the demon in her own shadows, she breaks form and embodies herself in thought. Av jumped to the body of her attacker, as her own body died. From the body of one enemy, she leaps to the mind of the next, burning it out with her fury before leaping on to the next to last and shoving the demon within into the mind of the last. While the two demons struggled to sort out comand of their body, she struck her final blow. Stepping out of the mindless body, she embodies herself in flesh. </w:t>
      </w:r>
    </w:p>
    <w:p w:rsidR="0008581E" w:rsidRPr="00B3633A" w:rsidRDefault="0008581E">
      <w:pPr>
        <w:pStyle w:val="0DraftNormal"/>
        <w:rPr>
          <w:rFonts w:ascii="Montserrat" w:hAnsi="Montserrat"/>
          <w:sz w:val="24"/>
        </w:rPr>
      </w:pPr>
    </w:p>
    <w:p w:rsidR="0008581E" w:rsidRPr="00B3633A" w:rsidRDefault="0008581E">
      <w:pPr>
        <w:pStyle w:val="0DraftNormal"/>
        <w:rPr>
          <w:rFonts w:ascii="Montserrat" w:hAnsi="Montserrat"/>
          <w:sz w:val="24"/>
        </w:rPr>
      </w:pPr>
      <w:r w:rsidRPr="00B3633A">
        <w:rPr>
          <w:rFonts w:ascii="Montserrat" w:hAnsi="Montserrat"/>
          <w:sz w:val="24"/>
        </w:rPr>
        <w:t>Av. Standing on a balcony, she stares out at the dragon that still waits for the chance to devour her. Her fear of the place, and the fear of her bloodlust are finally dispelled, and the implications of her awakened power still stun her. With a last caress, she bids farewell to her broken body, and then lights the pyre. Ironically, her new body is just as naked and hungry as the one she lost.</w:t>
      </w:r>
    </w:p>
    <w:p w:rsidR="0008581E" w:rsidRPr="00B3633A" w:rsidRDefault="0008581E">
      <w:pPr>
        <w:pStyle w:val="0DraftNormal"/>
        <w:rPr>
          <w:rFonts w:ascii="Montserrat" w:hAnsi="Montserrat"/>
          <w:sz w:val="24"/>
        </w:rPr>
      </w:pPr>
    </w:p>
    <w:p w:rsidR="0008581E" w:rsidRPr="00B3633A" w:rsidRDefault="0008581E">
      <w:pPr>
        <w:pStyle w:val="0DraftNormal"/>
        <w:rPr>
          <w:rFonts w:ascii="Montserrat" w:hAnsi="Montserrat"/>
          <w:sz w:val="24"/>
        </w:rPr>
      </w:pPr>
      <w:r w:rsidRPr="00B3633A">
        <w:rPr>
          <w:rFonts w:ascii="Montserrat" w:hAnsi="Montserrat"/>
          <w:sz w:val="24"/>
        </w:rPr>
        <w:br w:type="page"/>
        <w:t>Av and vai \ as they appear here, these notes are more appropriate to the development of the prologue/epilogue proposal.</w:t>
      </w:r>
    </w:p>
    <w:p w:rsidR="0008581E" w:rsidRPr="00B3633A" w:rsidRDefault="0008581E">
      <w:pPr>
        <w:pStyle w:val="0DraftNormal"/>
        <w:rPr>
          <w:rFonts w:ascii="Montserrat" w:hAnsi="Montserrat"/>
          <w:sz w:val="24"/>
        </w:rPr>
      </w:pPr>
    </w:p>
    <w:p w:rsidR="0008581E" w:rsidRPr="00B3633A" w:rsidRDefault="0008581E">
      <w:pPr>
        <w:pStyle w:val="0DraftNormal"/>
        <w:rPr>
          <w:rFonts w:ascii="Montserrat" w:hAnsi="Montserrat"/>
          <w:sz w:val="24"/>
        </w:rPr>
      </w:pPr>
      <w:r w:rsidRPr="00B3633A">
        <w:rPr>
          <w:rFonts w:ascii="Montserrat" w:hAnsi="Montserrat"/>
          <w:sz w:val="24"/>
        </w:rPr>
        <w:t>An exile out of exile \ no one knew where she came from. Whoever she was, she had survived crossing gods’ reach, the secret paths of the old gods. In all the world there was only one other like her, and they had mistaken av for vai at first. Av and vai were introduced to each other when vai’s life long chaperones confronted her with the stranger. Vai fell in love at first sight. Av, alone and in heat, sees in vai both a friend and a mentor to see her through the av’yn. The only hard part was dealing with the fact that vai was a god.</w:t>
      </w:r>
    </w:p>
    <w:p w:rsidR="0008581E" w:rsidRPr="00B3633A" w:rsidRDefault="0008581E">
      <w:pPr>
        <w:pStyle w:val="0DraftNormal"/>
        <w:rPr>
          <w:rFonts w:ascii="Montserrat" w:hAnsi="Montserrat"/>
          <w:sz w:val="24"/>
        </w:rPr>
      </w:pPr>
    </w:p>
    <w:p w:rsidR="0008581E" w:rsidRPr="00B3633A" w:rsidRDefault="0008581E">
      <w:pPr>
        <w:pStyle w:val="0DraftNormal"/>
        <w:rPr>
          <w:rFonts w:ascii="Montserrat" w:hAnsi="Montserrat"/>
          <w:sz w:val="24"/>
        </w:rPr>
      </w:pPr>
      <w:r w:rsidRPr="00B3633A">
        <w:rPr>
          <w:rFonts w:ascii="Montserrat" w:hAnsi="Montserrat"/>
          <w:sz w:val="24"/>
        </w:rPr>
        <w:t xml:space="preserve">Av and vai \ they are two of a kind. They are in love. To av, it is a taste of paradise, but it has a bitter taint. Her enigmatic silence, her inability to address her past with others threatens the relationship she has with her lover. The more they grow in love, the harder it is for her to bear. The more vai presses her to embrace the potential she sees in av to become like vai, the harder it is for her to resolve herself. Av examines the events that brought them together, and as she conceives of herself, she realizes that she has to go back and reclaim her identity. </w:t>
      </w:r>
    </w:p>
    <w:p w:rsidR="0008581E" w:rsidRPr="00B3633A" w:rsidRDefault="0008581E">
      <w:pPr>
        <w:pStyle w:val="0DraftNormal"/>
        <w:rPr>
          <w:rFonts w:ascii="Montserrat" w:hAnsi="Montserrat"/>
          <w:sz w:val="24"/>
        </w:rPr>
      </w:pPr>
    </w:p>
    <w:p w:rsidR="0008581E" w:rsidRPr="00B3633A" w:rsidRDefault="0008581E">
      <w:pPr>
        <w:pStyle w:val="0DraftNormal"/>
        <w:rPr>
          <w:rFonts w:ascii="Montserrat" w:hAnsi="Montserrat"/>
          <w:sz w:val="24"/>
        </w:rPr>
      </w:pPr>
      <w:r w:rsidRPr="00B3633A">
        <w:rPr>
          <w:rFonts w:ascii="Montserrat" w:hAnsi="Montserrat"/>
          <w:sz w:val="24"/>
        </w:rPr>
        <w:t>Vai \ after av disappears, vai strives to solve the mystery of where she came from and go after her. She confronts her guardians, pleading her case and airing her suspicions. Upon re-examining the prophesies, they realize that they were not prophesies at all but analyses of a proposal made at the beginning of the rift. Vai must find one of the old gods and find out what the proposal was. In learning the history of the passion, the severing and the rift, she inadvertantly discloses the unexpected appearance of av. Vai is told of the proposal, and the experiment that was permitted in quarantined exile. They also tell her what would signal the end of exile. At which point, the host would be free to test the result.</w:t>
      </w:r>
    </w:p>
    <w:p w:rsidR="0008581E" w:rsidRPr="00B3633A" w:rsidRDefault="0008581E">
      <w:pPr>
        <w:pStyle w:val="0DraftNormal"/>
        <w:rPr>
          <w:rFonts w:ascii="Montserrat" w:hAnsi="Montserrat"/>
          <w:sz w:val="24"/>
        </w:rPr>
      </w:pPr>
    </w:p>
    <w:p w:rsidR="0008581E" w:rsidRPr="00B3633A" w:rsidRDefault="0008581E">
      <w:pPr>
        <w:pStyle w:val="0DraftNormal"/>
        <w:rPr>
          <w:rFonts w:ascii="Montserrat" w:hAnsi="Montserrat"/>
          <w:sz w:val="24"/>
        </w:rPr>
      </w:pPr>
      <w:r w:rsidRPr="00B3633A">
        <w:rPr>
          <w:rFonts w:ascii="Montserrat" w:hAnsi="Montserrat"/>
          <w:sz w:val="24"/>
        </w:rPr>
        <w:t>Av \ she returns to ao’ajea, making a perilous journey back to face her sentence. Forced to return in the manner she fled—on foot, and naked—her steadily advancing pregnancy exposes her to hazzards her formerly sleek athletic body had been able to evade. This time, more than the last time, she is subject to the law of the jungle. She learns from the sophisticated simplicity of animal existence a great deal about herself. Well on the way to her destination, she gives birth to her daughter-self. When she regains her strength and tone, she appears at the imperial court to face and survive her absolution. Submitting to a potentially lethal test, at best her rape, at worst her execution, she can end her exile.</w:t>
      </w:r>
    </w:p>
    <w:p w:rsidR="0008581E" w:rsidRPr="00B3633A" w:rsidRDefault="0008581E">
      <w:pPr>
        <w:pStyle w:val="0DraftNormal"/>
        <w:rPr>
          <w:rFonts w:ascii="Montserrat" w:hAnsi="Montserrat"/>
          <w:sz w:val="24"/>
        </w:rPr>
      </w:pPr>
    </w:p>
    <w:p w:rsidR="0008581E" w:rsidRPr="00B3633A" w:rsidRDefault="0008581E">
      <w:pPr>
        <w:pStyle w:val="0DraftNormal"/>
        <w:rPr>
          <w:rFonts w:ascii="Montserrat" w:hAnsi="Montserrat"/>
          <w:sz w:val="24"/>
        </w:rPr>
      </w:pPr>
      <w:r w:rsidRPr="00B3633A">
        <w:rPr>
          <w:rFonts w:ascii="Montserrat" w:hAnsi="Montserrat"/>
          <w:sz w:val="24"/>
        </w:rPr>
        <w:t xml:space="preserve">Av and vai \ vai was able to follow in av’s wake after her confrontation with the gods. Pursuing av with all haste to advise her of what she knows, vai arrives to discover that her love has left ao’ajea on her way into the academy. Vai, now far out of her depth among the exiles, finds that further pursuit may not be possible until she learns how to proceed. Av, in transit to sol, holds her self in her arms and wonders how she can make it through the academy while raising her daughter-self. </w:t>
      </w:r>
    </w:p>
    <w:p w:rsidR="0008581E" w:rsidRPr="00B3633A" w:rsidRDefault="0008581E">
      <w:pPr>
        <w:pStyle w:val="0DraftNormal"/>
        <w:rPr>
          <w:rFonts w:ascii="Montserrat" w:hAnsi="Montserrat"/>
          <w:sz w:val="24"/>
        </w:rPr>
      </w:pPr>
    </w:p>
    <w:p w:rsidR="0008581E" w:rsidRPr="00B3633A" w:rsidRDefault="0008581E">
      <w:pPr>
        <w:pStyle w:val="0DraftNormal"/>
        <w:rPr>
          <w:rFonts w:ascii="Montserrat" w:hAnsi="Montserrat"/>
          <w:sz w:val="24"/>
        </w:rPr>
      </w:pPr>
      <w:r w:rsidRPr="00B3633A">
        <w:rPr>
          <w:rFonts w:ascii="Montserrat" w:hAnsi="Montserrat"/>
          <w:sz w:val="24"/>
        </w:rPr>
        <w:t xml:space="preserve">Vai, childhood \ vai was conceived in the eye of paradox. Her parents, believing themselves lost for dead, ignored the ancient covenant and consummated their love. After their rescue the child was born triune. As punishment for breaking the code, the triune child was taken away, and raised in three remote environments according to the prophesies of the old gods. If she survived, she would be the first of the new gods. A part of her grew up in the care of her living ancestors, the dragon chesliotre va, che’va, and the phoenix, avethivda, aveth. She grew up with the two of them around her constantly arguing the purposes of the gods in leaving the prophesies, and why the prophesies dealt so strongly with the breaking of the rules they themselves imposed on the aelyn and aeslyn cultures. Was this their ultimate plan for healing the rift of the lyn? Vai faced this question, realizing that for the gods themselves it had been a question they had not dared to resolve. In the prophesies, she would grow up either to heal the rift, or destroy the lyn entirely. At the time of her av’yn, her three selves came together and embraced in self. Her self conception transcended the dream, leaving her self possessed. Unique among gods, vai was individual, not a polarized diune god/demon, like the beings responsibile for creating the rift. She could stand and survive within the eye of paradox, which was her only refuge from the rage and lust of the old gods. Her hopes of healing the rift were already crumbling when the other appeared. </w:t>
      </w:r>
    </w:p>
    <w:p w:rsidR="0008581E" w:rsidRPr="00B3633A" w:rsidRDefault="0008581E">
      <w:pPr>
        <w:pStyle w:val="0DraftNormal"/>
        <w:rPr>
          <w:rFonts w:ascii="Montserrat" w:hAnsi="Montserrat"/>
          <w:sz w:val="24"/>
        </w:rPr>
      </w:pPr>
    </w:p>
    <w:p w:rsidR="0008581E" w:rsidRPr="00B3633A" w:rsidRDefault="0008581E">
      <w:pPr>
        <w:pStyle w:val="0DraftNormal"/>
        <w:rPr>
          <w:rFonts w:ascii="Montserrat" w:hAnsi="Montserrat"/>
          <w:sz w:val="24"/>
        </w:rPr>
      </w:pPr>
      <w:r w:rsidRPr="00B3633A">
        <w:rPr>
          <w:rFonts w:ascii="Montserrat" w:hAnsi="Montserrat"/>
          <w:sz w:val="24"/>
        </w:rPr>
        <w:t xml:space="preserve">Av and vai as ava \ each descended from strong bloodlines, a quarter pure aelyn, a quarter established aealyn, a quarter pure aeslyn, and a quarter established aesalyn. Precisely the sort of geneology that the covenant had most forbidden. The matings in their grandparents generation were perfectly acceptable, but the union of their parents was almost as dangerous and devestating as between aelyn and aeslyn. Of course, the parents were at least able to survive the spiritual conception of an ava child. The ava child, while as powerful as an av’va, was a new, unique being, and retained the vulnerability of childhood that no av’va experienced firsthand. For ava, the formation of identity and the impact of sex/gender on that process engendered a unique childhood. The ava embryo trinned, along gender lines, and the individual developed in split perspective isolation until reaching av’yn when the strongest personality would ascend and realize the potential of the ava. Vai experienced this process more or less naturally, but av was forced to further subdivisions. Worse, the attack on her, where two of her three perspectives were killed, forced a vastly premature ascension. For av, the realization of her potential was complicated by the fact that she had embodied it so young and then, out of trauma, tried to reject it. To heal her, her mother arranged to subject her to the full course of childhood through deep metaprogramming. </w:t>
      </w:r>
    </w:p>
    <w:p w:rsidR="0008581E" w:rsidRPr="00B3633A" w:rsidRDefault="0008581E">
      <w:pPr>
        <w:pStyle w:val="0DraftNormal"/>
        <w:rPr>
          <w:rFonts w:ascii="Montserrat" w:hAnsi="Montserrat"/>
          <w:sz w:val="24"/>
        </w:rPr>
      </w:pPr>
    </w:p>
    <w:p w:rsidR="0008581E" w:rsidRPr="00B3633A" w:rsidRDefault="0008581E">
      <w:pPr>
        <w:pStyle w:val="0DraftNormal"/>
        <w:rPr>
          <w:rFonts w:ascii="Montserrat" w:hAnsi="Montserrat"/>
          <w:sz w:val="24"/>
        </w:rPr>
      </w:pPr>
      <w:r w:rsidRPr="00B3633A">
        <w:rPr>
          <w:rFonts w:ascii="Montserrat" w:hAnsi="Montserrat"/>
          <w:sz w:val="24"/>
        </w:rPr>
        <w:t>Av. Aftermath \ when av was found in the catacomb airshaft, she had embraced her full potential. Her body had shifted to its ideal proportions, and her spirit had unfolded to its full potential. Her mind, however was deeply mutilated. It took a year for them to pull the peices together and compell her to regress, programming her mind to subject her to the childhood the slaughter had forced her to bypass. She was bound up by the time her naming came, and returned to the familiar creche environment to re-establish her childhood. The onset of av’yn signaled the completion of her healing, though ghost pains of psychic trauma still haunted her. It was safe to restore her to her heritage, and none to soon, as she had begun commitments that would remove her ever more from that heritage.</w:t>
      </w:r>
    </w:p>
    <w:p w:rsidR="0008581E" w:rsidRPr="00B3633A" w:rsidRDefault="0008581E">
      <w:pPr>
        <w:pStyle w:val="0DraftNormal"/>
        <w:rPr>
          <w:rFonts w:ascii="Montserrat" w:hAnsi="Montserrat"/>
          <w:sz w:val="24"/>
        </w:rPr>
      </w:pPr>
    </w:p>
    <w:p w:rsidR="0008581E" w:rsidRPr="00B3633A" w:rsidRDefault="0008581E">
      <w:pPr>
        <w:pStyle w:val="0DraftNormal"/>
        <w:rPr>
          <w:rFonts w:ascii="Montserrat" w:hAnsi="Montserrat"/>
          <w:sz w:val="24"/>
        </w:rPr>
      </w:pPr>
      <w:r w:rsidRPr="00B3633A">
        <w:rPr>
          <w:rFonts w:ascii="Montserrat" w:hAnsi="Montserrat"/>
          <w:sz w:val="24"/>
        </w:rPr>
        <w:t>Av, dragon phoenix paradigm \ the question being—how, in herself, is she both phoenix and dragon? How did she manage to find equilibrium? In short, she was lucky. Av was conceived while her mother was on active duty. As a transplanted embryo, av was a mandatory genetic donor parent. Embryonic donation involved forced twinning. One of that initial pair became the draft embryo, which was forced to twin an additional six generations to produce a working sample of sixty-four identical embryos. Twenty slips were incubated from that group for ongoing genetic augmentation impact studies. The remaining fourty-four were quartered. Eleven of those embryos were cryogenically suspended, while the rest were used in various genetics and augmentation applications. The test group developed in tandem with strong psi capabilities and total rapport until the age of five, when one of them suddenly developed independance and another was found dismembered. Number seven was transferred into a creche and the remains of number nine mysteriously disappeared. The remaining eighteen were contracted for select training for the path. The eighteen (collectively adopting variations of the name catherine and the common nickname of cat) are the expression of her dragon nature, or rather, keep her dragon nature occupied. Number seven and number nine were taken over by the souls av devoured in separate traumatic experiences</w:t>
      </w:r>
    </w:p>
    <w:p w:rsidR="0008581E" w:rsidRPr="00B3633A" w:rsidRDefault="0008581E">
      <w:pPr>
        <w:pStyle w:val="0DraftNormal"/>
        <w:rPr>
          <w:rFonts w:ascii="Montserrat" w:hAnsi="Montserrat"/>
          <w:sz w:val="24"/>
        </w:rPr>
      </w:pPr>
    </w:p>
    <w:p w:rsidR="0008581E" w:rsidRPr="00B3633A" w:rsidRDefault="0008581E">
      <w:pPr>
        <w:pStyle w:val="0DraftNormal"/>
        <w:rPr>
          <w:rFonts w:ascii="Montserrat" w:hAnsi="Montserrat"/>
          <w:sz w:val="24"/>
        </w:rPr>
      </w:pPr>
      <w:r w:rsidRPr="00B3633A">
        <w:rPr>
          <w:rFonts w:ascii="Montserrat" w:hAnsi="Montserrat"/>
          <w:sz w:val="24"/>
        </w:rPr>
        <w:t>Ash—it had intended to devour av’s mind, usurp her body and spirit and displace her soul. It failed. It was devoured instead. This foreign light was repelled into the shadow of av’s light. Tearing and swallowing for all it was worth it could not hope to attain its goal, and yet it acheived more than it could ever dream. She awoke from the pain of becoming, patterned on her victim, she emerged a prisoner of herself. She is a dragon in ascendance, in possession of herself. A dark phoenix. An angel of death.</w:t>
      </w:r>
    </w:p>
    <w:p w:rsidR="0008581E" w:rsidRPr="00B3633A" w:rsidRDefault="0008581E">
      <w:pPr>
        <w:pStyle w:val="0DraftNormal"/>
        <w:rPr>
          <w:rFonts w:ascii="Montserrat" w:hAnsi="Montserrat"/>
          <w:sz w:val="24"/>
        </w:rPr>
      </w:pPr>
    </w:p>
    <w:p w:rsidR="0008581E" w:rsidRPr="00B3633A" w:rsidRDefault="0008581E">
      <w:pPr>
        <w:pStyle w:val="0DraftNormal"/>
        <w:rPr>
          <w:rFonts w:ascii="Montserrat" w:hAnsi="Montserrat"/>
          <w:sz w:val="24"/>
        </w:rPr>
      </w:pPr>
      <w:r w:rsidRPr="00B3633A">
        <w:rPr>
          <w:rFonts w:ascii="Montserrat" w:hAnsi="Montserrat"/>
          <w:sz w:val="24"/>
        </w:rPr>
        <w:t>Ava \ dragon phoenix detail—they have a capacity for dreaming themselves into being with the multiplicity of a dragon, possessing the presence of self typical to a phoenix in each separate attention. A shift to conscious embodiment. Avon possess a degree of this ability in av’yn. Aelyn av had the ability to pass awareness down to their genetic heirs. They were not able to pass down their memories, making each life a rebirth. Alternatively, aeslyn va could pass down their memories and identity, but they did not have the ability to reproduce. They had to choose an aelyn donor.</w:t>
      </w:r>
    </w:p>
    <w:p w:rsidR="0008581E" w:rsidRPr="00B3633A" w:rsidRDefault="0008581E">
      <w:pPr>
        <w:pStyle w:val="0DraftNormal"/>
        <w:rPr>
          <w:rFonts w:ascii="Montserrat" w:hAnsi="Montserrat"/>
          <w:sz w:val="24"/>
        </w:rPr>
      </w:pPr>
    </w:p>
    <w:p w:rsidR="0008581E" w:rsidRPr="00B3633A" w:rsidRDefault="0008581E">
      <w:pPr>
        <w:pStyle w:val="0DraftNormal"/>
        <w:rPr>
          <w:rFonts w:ascii="Montserrat" w:hAnsi="Montserrat"/>
          <w:sz w:val="24"/>
        </w:rPr>
      </w:pPr>
      <w:r w:rsidRPr="00B3633A">
        <w:rPr>
          <w:rFonts w:ascii="Montserrat" w:hAnsi="Montserrat"/>
          <w:sz w:val="24"/>
        </w:rPr>
        <w:t>Av. A running start. Av, fleeing for her life from a dragon, slips into the ruins of tegal yn caoi to loose it in the complex structure. It is a loosing prospect, the beast has had her pinned down at the ruins for weeks, waiting for her attempts to forage for food to pounce on her. Her mind, desperate for a way out of the trap, pursues an instinctive escape—one that wouldn’t occur to her conscious mind at all. Her escape comes as much as a surprise to her as it does to her predator. So much so, that on the other side of the gate, she is still fleeing for her life, barely aware of her strange new environment, until she is caught by a pair of men...</w:t>
      </w:r>
    </w:p>
    <w:p w:rsidR="0008581E" w:rsidRPr="00B3633A" w:rsidRDefault="0008581E">
      <w:pPr>
        <w:pStyle w:val="0DraftNormal"/>
        <w:rPr>
          <w:rFonts w:ascii="Montserrat" w:hAnsi="Montserrat"/>
          <w:sz w:val="24"/>
        </w:rPr>
      </w:pPr>
    </w:p>
    <w:p w:rsidR="0008581E" w:rsidRPr="00B3633A" w:rsidRDefault="0008581E">
      <w:pPr>
        <w:pStyle w:val="0DraftNormal"/>
        <w:rPr>
          <w:rFonts w:ascii="Montserrat" w:hAnsi="Montserrat"/>
          <w:sz w:val="24"/>
        </w:rPr>
      </w:pPr>
      <w:r w:rsidRPr="00B3633A">
        <w:rPr>
          <w:rFonts w:ascii="Montserrat" w:hAnsi="Montserrat"/>
          <w:sz w:val="24"/>
        </w:rPr>
        <w:t xml:space="preserve">Adversary. He has been waiting, watching for the ava to set foot on the threshold. He felt it as soon as she appeared on the gods’ path, but to his surprise, bound for, not originating from, the eye of paradox. </w:t>
      </w:r>
    </w:p>
    <w:p w:rsidR="0008581E" w:rsidRPr="00B3633A" w:rsidRDefault="0008581E">
      <w:pPr>
        <w:pStyle w:val="0DraftNormal"/>
        <w:rPr>
          <w:rFonts w:ascii="Montserrat" w:hAnsi="Montserrat"/>
          <w:sz w:val="24"/>
        </w:rPr>
      </w:pPr>
    </w:p>
    <w:p w:rsidR="0008581E" w:rsidRPr="00B3633A" w:rsidRDefault="0008581E">
      <w:pPr>
        <w:pStyle w:val="0DraftNormal"/>
        <w:rPr>
          <w:rFonts w:ascii="Montserrat" w:hAnsi="Montserrat"/>
          <w:sz w:val="24"/>
        </w:rPr>
      </w:pPr>
      <w:r w:rsidRPr="00B3633A">
        <w:rPr>
          <w:rFonts w:ascii="Montserrat" w:hAnsi="Montserrat"/>
          <w:sz w:val="24"/>
        </w:rPr>
        <w:t>Che’va and aveth. Undercurrent, vai has been missing for months. Unique as she is, she has managed to give herself away several times, but by the time they arrive, she has vanished again. They are worried about her, given her youth and power, unable to understand her reasons for avoiding them. That she is unhappy is obvious, from the one or two confrontations they’ve had with her. The appearance of her unique signature in the threshold is alarming. After her last adventure, they have no desire to lose her where they cannot follow. Their urgency compels them to act with such haste that they expose themselves to capture her. They are shocked by what gets caught in their net.</w:t>
      </w:r>
    </w:p>
    <w:p w:rsidR="0008581E" w:rsidRPr="00B3633A" w:rsidRDefault="0008581E">
      <w:pPr>
        <w:pStyle w:val="0DraftNormal"/>
        <w:rPr>
          <w:rFonts w:ascii="Montserrat" w:hAnsi="Montserrat"/>
          <w:sz w:val="24"/>
        </w:rPr>
      </w:pPr>
    </w:p>
    <w:p w:rsidR="0008581E" w:rsidRPr="00B3633A" w:rsidRDefault="0008581E">
      <w:pPr>
        <w:pStyle w:val="0DraftNormal"/>
        <w:rPr>
          <w:rFonts w:ascii="Montserrat" w:hAnsi="Montserrat"/>
          <w:sz w:val="24"/>
        </w:rPr>
      </w:pPr>
      <w:r w:rsidRPr="00B3633A">
        <w:rPr>
          <w:rFonts w:ascii="Montserrat" w:hAnsi="Montserrat"/>
          <w:sz w:val="24"/>
        </w:rPr>
        <w:t xml:space="preserve">Vai. Observing from hiding. The idea had occured to her, stepping across the threshold. She had been haunting the threshold for days trying to work up the nerve to face the gods again when she felt the threshold opening. Using all of her skill so obscure herself, fearful of a god insane enough to approach the eye of paradox. However, the individual who apears, clearly fleeing for her life, stuns vai. Recognition is instant. Comprehension is more difficult. Vai remembers fleeing from the threshold in desperation herself, not too long ago. Her ascension had been marred by the strange reaction of the gods. Vai narrowly escapes the sweep of her guardians’ net, seeing the stranger get caught up in it. </w:t>
      </w:r>
    </w:p>
    <w:p w:rsidR="0008581E" w:rsidRPr="00B3633A" w:rsidRDefault="0008581E">
      <w:pPr>
        <w:pStyle w:val="0DraftNormal"/>
        <w:rPr>
          <w:rFonts w:ascii="Montserrat" w:hAnsi="Montserrat"/>
          <w:sz w:val="24"/>
        </w:rPr>
      </w:pPr>
    </w:p>
    <w:p w:rsidR="0008581E" w:rsidRPr="00B3633A" w:rsidRDefault="0008581E">
      <w:pPr>
        <w:pStyle w:val="0DraftNormal"/>
        <w:rPr>
          <w:rFonts w:ascii="Montserrat" w:hAnsi="Montserrat"/>
          <w:sz w:val="24"/>
        </w:rPr>
      </w:pPr>
      <w:r w:rsidRPr="00B3633A">
        <w:rPr>
          <w:rFonts w:ascii="Montserrat" w:hAnsi="Montserrat"/>
          <w:sz w:val="24"/>
        </w:rPr>
        <w:t xml:space="preserve">Av. Starving, naked, and captive, she has a hard time processing the cues of her new environment. The crowds of people, the two men escorting her, the city she finds herself in, are all unprecedented in her experience. Her confusion is evident, and her inability to respond to parts of her gentle interrogation is troubling to her captors. </w:t>
      </w:r>
    </w:p>
    <w:p w:rsidR="0008581E" w:rsidRPr="00B3633A" w:rsidRDefault="0008581E">
      <w:pPr>
        <w:pStyle w:val="0DraftNormal"/>
        <w:rPr>
          <w:rFonts w:ascii="Montserrat" w:hAnsi="Montserrat"/>
          <w:sz w:val="24"/>
        </w:rPr>
      </w:pPr>
    </w:p>
    <w:p w:rsidR="0008581E" w:rsidRPr="00B3633A" w:rsidRDefault="0008581E">
      <w:pPr>
        <w:pStyle w:val="0DraftNormal"/>
        <w:rPr>
          <w:rFonts w:ascii="Montserrat" w:hAnsi="Montserrat"/>
          <w:sz w:val="24"/>
        </w:rPr>
      </w:pPr>
      <w:r w:rsidRPr="00B3633A">
        <w:rPr>
          <w:rFonts w:ascii="Montserrat" w:hAnsi="Montserrat"/>
          <w:sz w:val="24"/>
        </w:rPr>
        <w:t>Che’va and aveth. Recovering from the initial shock, they move quickly to escape the crowds and study the enigma in their hands in private. The reaction of the crowds to their presence gives av clues, establishing them both as powerufl figures in this population. They are revered and deferred to on an almost instinctive level. To their mutual surprise, they can communicate in the eternal tongue, marking them all as products of the ancient lyn civilization. The first part of the mystery, av seems unable to speak directly of her own identity and origins. For a name, all she can summon up is her pet name. Av.</w:t>
      </w:r>
    </w:p>
    <w:p w:rsidR="0008581E" w:rsidRPr="00B3633A" w:rsidRDefault="0008581E">
      <w:pPr>
        <w:pStyle w:val="0DraftNormal"/>
        <w:rPr>
          <w:rFonts w:ascii="Montserrat" w:hAnsi="Montserrat"/>
          <w:sz w:val="24"/>
        </w:rPr>
      </w:pPr>
    </w:p>
    <w:p w:rsidR="0008581E" w:rsidRPr="00B3633A" w:rsidRDefault="0008581E">
      <w:pPr>
        <w:pStyle w:val="0DraftNormal"/>
        <w:rPr>
          <w:rFonts w:ascii="Montserrat" w:hAnsi="Montserrat"/>
          <w:sz w:val="24"/>
        </w:rPr>
      </w:pPr>
      <w:r w:rsidRPr="00B3633A">
        <w:rPr>
          <w:rFonts w:ascii="Montserrat" w:hAnsi="Montserrat"/>
          <w:sz w:val="24"/>
        </w:rPr>
        <w:t>Vai. Thinking fast, she realizes where this must go. Her guardians were sure to recognize what she herself did, and without any question, would take her to where they once took her. The ancient home of the gods. Her fears and frustrations, the hopelessness that had driven her into isolation, were forgotten. She was no longer the only one. The answer that she had been looking for was coming to her own home. She would be there to meet it.</w:t>
      </w:r>
    </w:p>
    <w:p w:rsidR="0008581E" w:rsidRPr="00B3633A" w:rsidRDefault="0008581E">
      <w:pPr>
        <w:pStyle w:val="0DraftNormal"/>
        <w:rPr>
          <w:rFonts w:ascii="Montserrat" w:hAnsi="Montserrat"/>
          <w:sz w:val="24"/>
        </w:rPr>
      </w:pPr>
    </w:p>
    <w:p w:rsidR="0008581E" w:rsidRPr="00B3633A" w:rsidRDefault="0008581E">
      <w:pPr>
        <w:pStyle w:val="0DraftNormal"/>
        <w:rPr>
          <w:rFonts w:ascii="Montserrat" w:hAnsi="Montserrat"/>
          <w:sz w:val="24"/>
        </w:rPr>
      </w:pPr>
      <w:r w:rsidRPr="00B3633A">
        <w:rPr>
          <w:rFonts w:ascii="Montserrat" w:hAnsi="Montserrat"/>
          <w:sz w:val="24"/>
        </w:rPr>
        <w:t>Av. Once she accepted that she was far from home, she resigned herself to being an honored captive. Her chaperones explained themselves, and told her their reasons for ambushing her. Their voyage by ship offered her plenty of time to size up her position, and learn of vai, their ward and the person they had mistaken her for. Nearing their destination, av summed up what little she had learned. She was on an alien world, in the custody of two very powerful, well established authorities. Something about her nature gave them the right, in this society, to name her their ward. Av, who had never had a father, suddenly found herself with two self appointed ones. Strict ones at that. Whoever this vai was, av was beginning to understand why she ran away.</w:t>
      </w:r>
    </w:p>
    <w:p w:rsidR="0008581E" w:rsidRPr="00B3633A" w:rsidRDefault="0008581E">
      <w:pPr>
        <w:pStyle w:val="0DraftNormal"/>
        <w:rPr>
          <w:rFonts w:ascii="Montserrat" w:hAnsi="Montserrat"/>
          <w:sz w:val="24"/>
        </w:rPr>
      </w:pPr>
    </w:p>
    <w:p w:rsidR="0008581E" w:rsidRPr="00B3633A" w:rsidRDefault="0008581E">
      <w:pPr>
        <w:pStyle w:val="0DraftNormal"/>
        <w:rPr>
          <w:rFonts w:ascii="Montserrat" w:hAnsi="Montserrat"/>
          <w:sz w:val="24"/>
        </w:rPr>
      </w:pPr>
      <w:r w:rsidRPr="00B3633A">
        <w:rPr>
          <w:rFonts w:ascii="Montserrat" w:hAnsi="Montserrat"/>
          <w:sz w:val="24"/>
        </w:rPr>
        <w:t>Che’va and aveth. They argued in private, on the eve of their arrival, about how av could have come into existence. If she had been born on this world, they would have known it. If she had been born on any world on the threshold, the gods would have known it and destroyed her before she had gotten her breathing rhythm sorted out. Vai had been an experiment, a daring breech of divine law. Only the eye of paradox had protected her during her vulnerable years, giving her time to mature in her promise. Equal to the gods, and indivisible in her self. Vai was the only god immune to paradox. Until av matured. The question was, dare they allow it?</w:t>
      </w:r>
    </w:p>
    <w:p w:rsidR="0008581E" w:rsidRPr="00B3633A" w:rsidRDefault="0008581E">
      <w:pPr>
        <w:pStyle w:val="0DraftNormal"/>
        <w:rPr>
          <w:rFonts w:ascii="Montserrat" w:hAnsi="Montserrat"/>
          <w:sz w:val="24"/>
        </w:rPr>
      </w:pPr>
    </w:p>
    <w:p w:rsidR="0008581E" w:rsidRPr="00B3633A" w:rsidRDefault="0008581E">
      <w:pPr>
        <w:pStyle w:val="0DraftNormal"/>
        <w:rPr>
          <w:rFonts w:ascii="Montserrat" w:hAnsi="Montserrat"/>
          <w:sz w:val="24"/>
        </w:rPr>
      </w:pPr>
      <w:r w:rsidRPr="00B3633A">
        <w:rPr>
          <w:rFonts w:ascii="Montserrat" w:hAnsi="Montserrat"/>
          <w:sz w:val="24"/>
        </w:rPr>
        <w:t>Vai. Finally, they arrived. Because they had bound their captive’s spirit, her mentors had not been able to travel as fleetly as vai. The month of waiting had been almost as hard for vai as it had been for av. Vai realized it when they confronted each other. Av was in heat. That was what had spiced the air at the threshold. It astonished her that che’va and aveth had not noticed. For vai, it was overwhelming, bringing a resurgence of the hunger that had plagued her over a year ago. But, far greater than the physical response, there was a deeper longing that gripped her. The need for an equal, a partner. A friend. It was all she could do not to try and rape her on the spot, that or break down crying.</w:t>
      </w:r>
    </w:p>
    <w:p w:rsidR="0008581E" w:rsidRPr="00B3633A" w:rsidRDefault="0008581E">
      <w:pPr>
        <w:pStyle w:val="0DraftNormal"/>
        <w:rPr>
          <w:rFonts w:ascii="Montserrat" w:hAnsi="Montserrat"/>
          <w:sz w:val="24"/>
        </w:rPr>
      </w:pPr>
    </w:p>
    <w:p w:rsidR="0008581E" w:rsidRPr="00B3633A" w:rsidRDefault="0008581E">
      <w:pPr>
        <w:pStyle w:val="0DraftNormal"/>
        <w:rPr>
          <w:rFonts w:ascii="Montserrat" w:hAnsi="Montserrat"/>
          <w:sz w:val="24"/>
        </w:rPr>
      </w:pPr>
      <w:r w:rsidRPr="00B3633A">
        <w:rPr>
          <w:rFonts w:ascii="Montserrat" w:hAnsi="Montserrat"/>
          <w:sz w:val="24"/>
        </w:rPr>
        <w:t>Av. In all her life, she had never seen anyone who looked as lonely as vai. Except in the mirror. Vai was beautiful, strong, and hauntingly vulnerable. After an odd exchange between vai and her mentors, av finds herself taken under vai’s wing and welcomed to ae yr yn tzai with house hospitality.</w:t>
      </w:r>
    </w:p>
    <w:p w:rsidR="0008581E" w:rsidRPr="00B3633A" w:rsidRDefault="0008581E">
      <w:pPr>
        <w:pStyle w:val="0DraftNormal"/>
        <w:rPr>
          <w:rFonts w:ascii="Montserrat" w:hAnsi="Montserrat"/>
          <w:sz w:val="24"/>
        </w:rPr>
      </w:pPr>
    </w:p>
    <w:p w:rsidR="0008581E" w:rsidRPr="00B3633A" w:rsidRDefault="0008581E">
      <w:pPr>
        <w:pStyle w:val="0DraftNormal"/>
        <w:rPr>
          <w:rFonts w:ascii="Montserrat" w:hAnsi="Montserrat"/>
          <w:sz w:val="24"/>
        </w:rPr>
      </w:pPr>
      <w:r w:rsidRPr="00B3633A">
        <w:rPr>
          <w:rFonts w:ascii="Montserrat" w:hAnsi="Montserrat"/>
          <w:sz w:val="24"/>
        </w:rPr>
        <w:t>Vai. Bathing av, vai delicately addressed av’s condition. Av haltingly revealed that her rites of passage had been diverted by ... The events that led her here. Vai offers to stand as her mentor, explaining that her second rites had not been performed, somehow managing to resist pressuring av. Av, however, presses for honesty. “you are something i never thought i would find. Love.”</w:t>
      </w:r>
    </w:p>
    <w:p w:rsidR="0008581E" w:rsidRPr="00B3633A" w:rsidRDefault="0008581E">
      <w:pPr>
        <w:pStyle w:val="0DraftNormal"/>
        <w:rPr>
          <w:rFonts w:ascii="Montserrat" w:hAnsi="Montserrat"/>
          <w:sz w:val="24"/>
        </w:rPr>
      </w:pPr>
    </w:p>
    <w:p w:rsidR="0008581E" w:rsidRPr="00B3633A" w:rsidRDefault="0008581E">
      <w:pPr>
        <w:pStyle w:val="0DraftNormal"/>
        <w:rPr>
          <w:rFonts w:ascii="Montserrat" w:hAnsi="Montserrat"/>
          <w:sz w:val="24"/>
        </w:rPr>
      </w:pPr>
      <w:r w:rsidRPr="00B3633A">
        <w:rPr>
          <w:rFonts w:ascii="Montserrat" w:hAnsi="Montserrat"/>
          <w:sz w:val="24"/>
        </w:rPr>
        <w:t>Risks</w:t>
      </w:r>
    </w:p>
    <w:p w:rsidR="0008581E" w:rsidRPr="00B3633A" w:rsidRDefault="0008581E">
      <w:pPr>
        <w:pStyle w:val="0DraftNormal"/>
        <w:rPr>
          <w:rFonts w:ascii="Montserrat" w:hAnsi="Montserrat"/>
          <w:sz w:val="24"/>
        </w:rPr>
      </w:pPr>
    </w:p>
    <w:p w:rsidR="0008581E" w:rsidRPr="00B3633A" w:rsidRDefault="0008581E">
      <w:pPr>
        <w:pStyle w:val="0DraftNormal"/>
        <w:rPr>
          <w:rFonts w:ascii="Montserrat" w:hAnsi="Montserrat"/>
          <w:sz w:val="24"/>
        </w:rPr>
      </w:pPr>
      <w:r w:rsidRPr="00B3633A">
        <w:rPr>
          <w:rFonts w:ascii="Montserrat" w:hAnsi="Montserrat"/>
          <w:sz w:val="24"/>
        </w:rPr>
        <w:t xml:space="preserve">Av’va’on \ the female principle of death—av—is rebirth. The animal principle of death—va—is dreaming. </w:t>
      </w:r>
    </w:p>
    <w:p w:rsidR="0008581E" w:rsidRPr="00B3633A" w:rsidRDefault="0008581E">
      <w:pPr>
        <w:pStyle w:val="0DraftNormal"/>
        <w:rPr>
          <w:rFonts w:ascii="Montserrat" w:hAnsi="Montserrat"/>
          <w:sz w:val="24"/>
        </w:rPr>
      </w:pPr>
    </w:p>
    <w:p w:rsidR="0008581E" w:rsidRPr="00B3633A" w:rsidRDefault="0008581E">
      <w:pPr>
        <w:pStyle w:val="0DraftNormal"/>
        <w:rPr>
          <w:rFonts w:ascii="Montserrat" w:hAnsi="Montserrat"/>
          <w:sz w:val="24"/>
        </w:rPr>
      </w:pPr>
      <w:r w:rsidRPr="00B3633A">
        <w:rPr>
          <w:rFonts w:ascii="Montserrat" w:hAnsi="Montserrat"/>
          <w:sz w:val="24"/>
        </w:rPr>
        <w:t>Av and cat \ av has always had an intimate connection to an entity on the path calling itself cat. She is not really aware that cat is the collective identity of her slip twins. She has access to the path and to remote nets through cat during her exile. At least when she is not blocked by the presence of her enemies threatening her during their passage through the wilderness. This access becomes vital to her survival by the end of her ordeal, and allows her to embrace her full potential.</w:t>
      </w:r>
    </w:p>
    <w:p w:rsidR="0008581E" w:rsidRPr="00B3633A" w:rsidRDefault="0008581E">
      <w:pPr>
        <w:pStyle w:val="0DraftNormal"/>
        <w:rPr>
          <w:rFonts w:ascii="Montserrat" w:hAnsi="Montserrat"/>
          <w:sz w:val="24"/>
        </w:rPr>
      </w:pPr>
    </w:p>
    <w:p w:rsidR="0008581E" w:rsidRPr="00B3633A" w:rsidRDefault="0008581E">
      <w:pPr>
        <w:pStyle w:val="0DraftNormal"/>
        <w:rPr>
          <w:rFonts w:ascii="Montserrat" w:hAnsi="Montserrat"/>
          <w:sz w:val="24"/>
        </w:rPr>
      </w:pPr>
      <w:r w:rsidRPr="00B3633A">
        <w:rPr>
          <w:rFonts w:ascii="Montserrat" w:hAnsi="Montserrat"/>
          <w:sz w:val="24"/>
        </w:rPr>
        <w:t>Ava·an·vea</w:t>
      </w:r>
      <w:r w:rsidRPr="00B3633A">
        <w:rPr>
          <w:rFonts w:ascii="Montserrat" w:hAnsi="Montserrat"/>
          <w:sz w:val="24"/>
        </w:rPr>
        <w:tab/>
        <w:t>«0»</w:t>
      </w:r>
      <w:r w:rsidRPr="00B3633A">
        <w:rPr>
          <w:rFonts w:ascii="Montserrat" w:hAnsi="Montserrat"/>
          <w:sz w:val="24"/>
        </w:rPr>
        <w:tab/>
        <w:t>av</w:t>
      </w:r>
      <w:r w:rsidRPr="00B3633A">
        <w:rPr>
          <w:rFonts w:ascii="Montserrat" w:hAnsi="Montserrat"/>
          <w:sz w:val="24"/>
        </w:rPr>
        <w:tab/>
        <w:t>avon, anvea</w:t>
      </w:r>
      <w:r w:rsidRPr="00B3633A">
        <w:rPr>
          <w:rFonts w:ascii="Montserrat" w:hAnsi="Montserrat"/>
          <w:sz w:val="24"/>
        </w:rPr>
        <w:tab/>
      </w:r>
    </w:p>
    <w:p w:rsidR="0008581E" w:rsidRPr="00B3633A" w:rsidRDefault="0008581E">
      <w:pPr>
        <w:pStyle w:val="0DraftNormal"/>
        <w:rPr>
          <w:rFonts w:ascii="Montserrat" w:hAnsi="Montserrat"/>
          <w:sz w:val="24"/>
        </w:rPr>
      </w:pPr>
      <w:r w:rsidRPr="00B3633A">
        <w:rPr>
          <w:rFonts w:ascii="Montserrat" w:hAnsi="Montserrat"/>
          <w:sz w:val="24"/>
        </w:rPr>
        <w:tab/>
      </w:r>
      <w:r w:rsidRPr="00B3633A">
        <w:rPr>
          <w:rFonts w:ascii="Montserrat" w:hAnsi="Montserrat"/>
          <w:sz w:val="24"/>
        </w:rPr>
        <w:tab/>
      </w:r>
      <w:r w:rsidRPr="00B3633A">
        <w:rPr>
          <w:rFonts w:ascii="Montserrat" w:hAnsi="Montserrat"/>
          <w:sz w:val="24"/>
        </w:rPr>
        <w:tab/>
      </w:r>
    </w:p>
    <w:p w:rsidR="0008581E" w:rsidRPr="00B3633A" w:rsidRDefault="0008581E">
      <w:pPr>
        <w:pStyle w:val="0DraftNormal"/>
        <w:rPr>
          <w:rFonts w:ascii="Montserrat" w:hAnsi="Montserrat"/>
          <w:sz w:val="24"/>
        </w:rPr>
      </w:pPr>
      <w:r w:rsidRPr="00B3633A">
        <w:rPr>
          <w:rFonts w:ascii="Montserrat" w:hAnsi="Montserrat"/>
          <w:sz w:val="24"/>
        </w:rPr>
        <w:t>Catherine</w:t>
      </w:r>
      <w:r w:rsidRPr="00B3633A">
        <w:rPr>
          <w:rFonts w:ascii="Montserrat" w:hAnsi="Montserrat"/>
          <w:sz w:val="24"/>
        </w:rPr>
        <w:tab/>
        <w:t>«1»</w:t>
      </w:r>
      <w:r w:rsidRPr="00B3633A">
        <w:rPr>
          <w:rFonts w:ascii="Montserrat" w:hAnsi="Montserrat"/>
          <w:sz w:val="24"/>
        </w:rPr>
        <w:tab/>
        <w:t>cat</w:t>
      </w:r>
    </w:p>
    <w:p w:rsidR="0008581E" w:rsidRPr="00B3633A" w:rsidRDefault="0008581E">
      <w:pPr>
        <w:pStyle w:val="0DraftNormal"/>
        <w:rPr>
          <w:rFonts w:ascii="Montserrat" w:hAnsi="Montserrat"/>
          <w:sz w:val="24"/>
        </w:rPr>
      </w:pPr>
      <w:r w:rsidRPr="00B3633A">
        <w:rPr>
          <w:rFonts w:ascii="Montserrat" w:hAnsi="Montserrat"/>
          <w:sz w:val="24"/>
        </w:rPr>
        <w:t>Cathaline</w:t>
      </w:r>
      <w:r w:rsidRPr="00B3633A">
        <w:rPr>
          <w:rFonts w:ascii="Montserrat" w:hAnsi="Montserrat"/>
          <w:sz w:val="24"/>
        </w:rPr>
        <w:tab/>
        <w:t>«2»</w:t>
      </w:r>
      <w:r w:rsidRPr="00B3633A">
        <w:rPr>
          <w:rFonts w:ascii="Montserrat" w:hAnsi="Montserrat"/>
          <w:sz w:val="24"/>
        </w:rPr>
        <w:tab/>
        <w:t>cat</w:t>
      </w:r>
    </w:p>
    <w:p w:rsidR="0008581E" w:rsidRPr="00B3633A" w:rsidRDefault="0008581E">
      <w:pPr>
        <w:pStyle w:val="0DraftNormal"/>
        <w:rPr>
          <w:rFonts w:ascii="Montserrat" w:hAnsi="Montserrat"/>
          <w:sz w:val="24"/>
        </w:rPr>
      </w:pPr>
      <w:r w:rsidRPr="00B3633A">
        <w:rPr>
          <w:rFonts w:ascii="Montserrat" w:hAnsi="Montserrat"/>
          <w:sz w:val="24"/>
        </w:rPr>
        <w:t>Catalin</w:t>
      </w:r>
      <w:r w:rsidRPr="00B3633A">
        <w:rPr>
          <w:rFonts w:ascii="Montserrat" w:hAnsi="Montserrat"/>
          <w:sz w:val="24"/>
        </w:rPr>
        <w:tab/>
        <w:t>«3»</w:t>
      </w:r>
      <w:r w:rsidRPr="00B3633A">
        <w:rPr>
          <w:rFonts w:ascii="Montserrat" w:hAnsi="Montserrat"/>
          <w:sz w:val="24"/>
        </w:rPr>
        <w:tab/>
        <w:t>cat</w:t>
      </w:r>
    </w:p>
    <w:p w:rsidR="0008581E" w:rsidRPr="00B3633A" w:rsidRDefault="0008581E">
      <w:pPr>
        <w:pStyle w:val="0DraftNormal"/>
        <w:rPr>
          <w:rFonts w:ascii="Montserrat" w:hAnsi="Montserrat"/>
          <w:sz w:val="24"/>
        </w:rPr>
      </w:pPr>
      <w:r w:rsidRPr="00B3633A">
        <w:rPr>
          <w:rFonts w:ascii="Montserrat" w:hAnsi="Montserrat"/>
          <w:sz w:val="24"/>
        </w:rPr>
        <w:t>Caitlyn</w:t>
      </w:r>
      <w:r w:rsidRPr="00B3633A">
        <w:rPr>
          <w:rFonts w:ascii="Montserrat" w:hAnsi="Montserrat"/>
          <w:sz w:val="24"/>
        </w:rPr>
        <w:tab/>
        <w:t>«4»</w:t>
      </w:r>
      <w:r w:rsidRPr="00B3633A">
        <w:rPr>
          <w:rFonts w:ascii="Montserrat" w:hAnsi="Montserrat"/>
          <w:sz w:val="24"/>
        </w:rPr>
        <w:tab/>
        <w:t>cat</w:t>
      </w:r>
    </w:p>
    <w:p w:rsidR="0008581E" w:rsidRPr="00B3633A" w:rsidRDefault="0008581E">
      <w:pPr>
        <w:pStyle w:val="0DraftNormal"/>
        <w:rPr>
          <w:rFonts w:ascii="Montserrat" w:hAnsi="Montserrat"/>
          <w:sz w:val="24"/>
        </w:rPr>
      </w:pPr>
      <w:r w:rsidRPr="00B3633A">
        <w:rPr>
          <w:rFonts w:ascii="Montserrat" w:hAnsi="Montserrat"/>
          <w:sz w:val="24"/>
        </w:rPr>
        <w:t>Cait</w:t>
      </w:r>
      <w:r w:rsidRPr="00B3633A">
        <w:rPr>
          <w:rFonts w:ascii="Montserrat" w:hAnsi="Montserrat"/>
          <w:sz w:val="24"/>
        </w:rPr>
        <w:tab/>
        <w:t>«5»</w:t>
      </w:r>
      <w:r w:rsidRPr="00B3633A">
        <w:rPr>
          <w:rFonts w:ascii="Montserrat" w:hAnsi="Montserrat"/>
          <w:sz w:val="24"/>
        </w:rPr>
        <w:tab/>
        <w:t>cat</w:t>
      </w:r>
    </w:p>
    <w:p w:rsidR="0008581E" w:rsidRPr="00B3633A" w:rsidRDefault="0008581E">
      <w:pPr>
        <w:pStyle w:val="0DraftNormal"/>
        <w:rPr>
          <w:rFonts w:ascii="Montserrat" w:hAnsi="Montserrat"/>
          <w:sz w:val="24"/>
        </w:rPr>
      </w:pPr>
      <w:r w:rsidRPr="00B3633A">
        <w:rPr>
          <w:rFonts w:ascii="Montserrat" w:hAnsi="Montserrat"/>
          <w:sz w:val="24"/>
        </w:rPr>
        <w:t>Kait</w:t>
      </w:r>
      <w:r w:rsidRPr="00B3633A">
        <w:rPr>
          <w:rFonts w:ascii="Montserrat" w:hAnsi="Montserrat"/>
          <w:sz w:val="24"/>
        </w:rPr>
        <w:tab/>
        <w:t>«6»</w:t>
      </w:r>
      <w:r w:rsidRPr="00B3633A">
        <w:rPr>
          <w:rFonts w:ascii="Montserrat" w:hAnsi="Montserrat"/>
          <w:sz w:val="24"/>
        </w:rPr>
        <w:tab/>
        <w:t>cat</w:t>
      </w:r>
    </w:p>
    <w:p w:rsidR="0008581E" w:rsidRPr="00B3633A" w:rsidRDefault="0008581E">
      <w:pPr>
        <w:pStyle w:val="0DraftNormal"/>
        <w:rPr>
          <w:rFonts w:ascii="Montserrat" w:hAnsi="Montserrat"/>
          <w:sz w:val="24"/>
        </w:rPr>
      </w:pPr>
      <w:r w:rsidRPr="00B3633A">
        <w:rPr>
          <w:rFonts w:ascii="Montserrat" w:hAnsi="Montserrat"/>
          <w:sz w:val="24"/>
        </w:rPr>
        <w:t>Ember</w:t>
      </w:r>
      <w:r w:rsidRPr="00B3633A">
        <w:rPr>
          <w:rFonts w:ascii="Montserrat" w:hAnsi="Montserrat"/>
          <w:sz w:val="24"/>
        </w:rPr>
        <w:tab/>
        <w:t>«7»</w:t>
      </w:r>
      <w:r w:rsidRPr="00B3633A">
        <w:rPr>
          <w:rFonts w:ascii="Montserrat" w:hAnsi="Montserrat"/>
          <w:sz w:val="24"/>
        </w:rPr>
        <w:tab/>
        <w:t>ace</w:t>
      </w:r>
    </w:p>
    <w:p w:rsidR="0008581E" w:rsidRPr="00B3633A" w:rsidRDefault="0008581E">
      <w:pPr>
        <w:pStyle w:val="0DraftNormal"/>
        <w:rPr>
          <w:rFonts w:ascii="Montserrat" w:hAnsi="Montserrat"/>
          <w:sz w:val="24"/>
        </w:rPr>
      </w:pPr>
      <w:r w:rsidRPr="00B3633A">
        <w:rPr>
          <w:rFonts w:ascii="Montserrat" w:hAnsi="Montserrat"/>
          <w:sz w:val="24"/>
        </w:rPr>
        <w:t>Katie</w:t>
      </w:r>
      <w:r w:rsidRPr="00B3633A">
        <w:rPr>
          <w:rFonts w:ascii="Montserrat" w:hAnsi="Montserrat"/>
          <w:sz w:val="24"/>
        </w:rPr>
        <w:tab/>
        <w:t>«8»</w:t>
      </w:r>
      <w:r w:rsidRPr="00B3633A">
        <w:rPr>
          <w:rFonts w:ascii="Montserrat" w:hAnsi="Montserrat"/>
          <w:sz w:val="24"/>
        </w:rPr>
        <w:tab/>
        <w:t>cat</w:t>
      </w:r>
    </w:p>
    <w:p w:rsidR="0008581E" w:rsidRPr="00B3633A" w:rsidRDefault="0008581E">
      <w:pPr>
        <w:pStyle w:val="0DraftNormal"/>
        <w:rPr>
          <w:rFonts w:ascii="Montserrat" w:hAnsi="Montserrat"/>
          <w:sz w:val="24"/>
        </w:rPr>
      </w:pPr>
      <w:r w:rsidRPr="00B3633A">
        <w:rPr>
          <w:rFonts w:ascii="Montserrat" w:hAnsi="Montserrat"/>
          <w:sz w:val="24"/>
        </w:rPr>
        <w:t xml:space="preserve">Ashanna </w:t>
      </w:r>
      <w:r w:rsidRPr="00B3633A">
        <w:rPr>
          <w:rFonts w:ascii="Montserrat" w:hAnsi="Montserrat"/>
          <w:sz w:val="24"/>
        </w:rPr>
        <w:tab/>
        <w:t>«9»</w:t>
      </w:r>
      <w:r w:rsidRPr="00B3633A">
        <w:rPr>
          <w:rFonts w:ascii="Montserrat" w:hAnsi="Montserrat"/>
          <w:sz w:val="24"/>
        </w:rPr>
        <w:tab/>
        <w:t>ash</w:t>
      </w:r>
    </w:p>
    <w:p w:rsidR="0008581E" w:rsidRPr="00B3633A" w:rsidRDefault="0008581E">
      <w:pPr>
        <w:pStyle w:val="0DraftNormal"/>
        <w:rPr>
          <w:rFonts w:ascii="Montserrat" w:hAnsi="Montserrat"/>
          <w:sz w:val="24"/>
        </w:rPr>
      </w:pPr>
      <w:r w:rsidRPr="00B3633A">
        <w:rPr>
          <w:rFonts w:ascii="Montserrat" w:hAnsi="Montserrat"/>
          <w:sz w:val="24"/>
        </w:rPr>
        <w:t>Kitty</w:t>
      </w:r>
      <w:r w:rsidRPr="00B3633A">
        <w:rPr>
          <w:rFonts w:ascii="Montserrat" w:hAnsi="Montserrat"/>
          <w:sz w:val="24"/>
        </w:rPr>
        <w:tab/>
        <w:t>«10»</w:t>
      </w:r>
      <w:r w:rsidRPr="00B3633A">
        <w:rPr>
          <w:rFonts w:ascii="Montserrat" w:hAnsi="Montserrat"/>
          <w:sz w:val="24"/>
        </w:rPr>
        <w:tab/>
        <w:t>cat</w:t>
      </w:r>
    </w:p>
    <w:p w:rsidR="0008581E" w:rsidRPr="00B3633A" w:rsidRDefault="0008581E">
      <w:pPr>
        <w:pStyle w:val="0DraftNormal"/>
        <w:rPr>
          <w:rFonts w:ascii="Montserrat" w:hAnsi="Montserrat"/>
          <w:sz w:val="24"/>
        </w:rPr>
      </w:pPr>
      <w:r w:rsidRPr="00B3633A">
        <w:rPr>
          <w:rFonts w:ascii="Montserrat" w:hAnsi="Montserrat"/>
          <w:sz w:val="24"/>
        </w:rPr>
        <w:t>Kit</w:t>
      </w:r>
      <w:r w:rsidRPr="00B3633A">
        <w:rPr>
          <w:rFonts w:ascii="Montserrat" w:hAnsi="Montserrat"/>
          <w:sz w:val="24"/>
        </w:rPr>
        <w:tab/>
        <w:t>«11»</w:t>
      </w:r>
      <w:r w:rsidRPr="00B3633A">
        <w:rPr>
          <w:rFonts w:ascii="Montserrat" w:hAnsi="Montserrat"/>
          <w:sz w:val="24"/>
        </w:rPr>
        <w:tab/>
        <w:t>cat</w:t>
      </w:r>
    </w:p>
    <w:p w:rsidR="0008581E" w:rsidRPr="00B3633A" w:rsidRDefault="0008581E">
      <w:pPr>
        <w:pStyle w:val="0DraftNormal"/>
        <w:rPr>
          <w:rFonts w:ascii="Montserrat" w:hAnsi="Montserrat"/>
          <w:sz w:val="24"/>
        </w:rPr>
      </w:pPr>
      <w:r w:rsidRPr="00B3633A">
        <w:rPr>
          <w:rFonts w:ascii="Montserrat" w:hAnsi="Montserrat"/>
          <w:sz w:val="24"/>
        </w:rPr>
        <w:t>Katheryn</w:t>
      </w:r>
      <w:r w:rsidRPr="00B3633A">
        <w:rPr>
          <w:rFonts w:ascii="Montserrat" w:hAnsi="Montserrat"/>
          <w:sz w:val="24"/>
        </w:rPr>
        <w:tab/>
        <w:t>«12»</w:t>
      </w:r>
      <w:r w:rsidRPr="00B3633A">
        <w:rPr>
          <w:rFonts w:ascii="Montserrat" w:hAnsi="Montserrat"/>
          <w:sz w:val="24"/>
        </w:rPr>
        <w:tab/>
        <w:t>cat</w:t>
      </w:r>
    </w:p>
    <w:p w:rsidR="0008581E" w:rsidRPr="00B3633A" w:rsidRDefault="0008581E">
      <w:pPr>
        <w:pStyle w:val="0DraftNormal"/>
        <w:rPr>
          <w:rFonts w:ascii="Montserrat" w:hAnsi="Montserrat"/>
          <w:sz w:val="24"/>
        </w:rPr>
      </w:pPr>
      <w:r w:rsidRPr="00B3633A">
        <w:rPr>
          <w:rFonts w:ascii="Montserrat" w:hAnsi="Montserrat"/>
          <w:sz w:val="24"/>
        </w:rPr>
        <w:t>Kathlene</w:t>
      </w:r>
      <w:r w:rsidRPr="00B3633A">
        <w:rPr>
          <w:rFonts w:ascii="Montserrat" w:hAnsi="Montserrat"/>
          <w:sz w:val="24"/>
        </w:rPr>
        <w:tab/>
        <w:t>«13»</w:t>
      </w:r>
      <w:r w:rsidRPr="00B3633A">
        <w:rPr>
          <w:rFonts w:ascii="Montserrat" w:hAnsi="Montserrat"/>
          <w:sz w:val="24"/>
        </w:rPr>
        <w:tab/>
        <w:t>cat</w:t>
      </w:r>
    </w:p>
    <w:p w:rsidR="0008581E" w:rsidRPr="00B3633A" w:rsidRDefault="0008581E">
      <w:pPr>
        <w:pStyle w:val="0DraftNormal"/>
        <w:rPr>
          <w:rFonts w:ascii="Montserrat" w:hAnsi="Montserrat"/>
          <w:sz w:val="24"/>
        </w:rPr>
      </w:pPr>
      <w:r w:rsidRPr="00B3633A">
        <w:rPr>
          <w:rFonts w:ascii="Montserrat" w:hAnsi="Montserrat"/>
          <w:sz w:val="24"/>
        </w:rPr>
        <w:t>Kathy</w:t>
      </w:r>
      <w:r w:rsidRPr="00B3633A">
        <w:rPr>
          <w:rFonts w:ascii="Montserrat" w:hAnsi="Montserrat"/>
          <w:sz w:val="24"/>
        </w:rPr>
        <w:tab/>
        <w:t>«14»</w:t>
      </w:r>
      <w:r w:rsidRPr="00B3633A">
        <w:rPr>
          <w:rFonts w:ascii="Montserrat" w:hAnsi="Montserrat"/>
          <w:sz w:val="24"/>
        </w:rPr>
        <w:tab/>
        <w:t>cat</w:t>
      </w:r>
    </w:p>
    <w:p w:rsidR="0008581E" w:rsidRPr="00B3633A" w:rsidRDefault="0008581E">
      <w:pPr>
        <w:pStyle w:val="0DraftNormal"/>
        <w:rPr>
          <w:rFonts w:ascii="Montserrat" w:hAnsi="Montserrat"/>
          <w:sz w:val="24"/>
        </w:rPr>
      </w:pPr>
      <w:r w:rsidRPr="00B3633A">
        <w:rPr>
          <w:rFonts w:ascii="Montserrat" w:hAnsi="Montserrat"/>
          <w:sz w:val="24"/>
        </w:rPr>
        <w:t>Cathy</w:t>
      </w:r>
      <w:r w:rsidRPr="00B3633A">
        <w:rPr>
          <w:rFonts w:ascii="Montserrat" w:hAnsi="Montserrat"/>
          <w:sz w:val="24"/>
        </w:rPr>
        <w:tab/>
        <w:t>«15»</w:t>
      </w:r>
      <w:r w:rsidRPr="00B3633A">
        <w:rPr>
          <w:rFonts w:ascii="Montserrat" w:hAnsi="Montserrat"/>
          <w:sz w:val="24"/>
        </w:rPr>
        <w:tab/>
        <w:t>cat</w:t>
      </w:r>
    </w:p>
    <w:p w:rsidR="0008581E" w:rsidRPr="00B3633A" w:rsidRDefault="0008581E">
      <w:pPr>
        <w:pStyle w:val="0DraftNormal"/>
        <w:rPr>
          <w:rFonts w:ascii="Montserrat" w:hAnsi="Montserrat"/>
          <w:sz w:val="24"/>
        </w:rPr>
      </w:pPr>
      <w:r w:rsidRPr="00B3633A">
        <w:rPr>
          <w:rFonts w:ascii="Montserrat" w:hAnsi="Montserrat"/>
          <w:sz w:val="24"/>
        </w:rPr>
        <w:t>Cati</w:t>
      </w:r>
      <w:r w:rsidRPr="00B3633A">
        <w:rPr>
          <w:rFonts w:ascii="Montserrat" w:hAnsi="Montserrat"/>
          <w:sz w:val="24"/>
        </w:rPr>
        <w:tab/>
        <w:t>«16»</w:t>
      </w:r>
      <w:r w:rsidRPr="00B3633A">
        <w:rPr>
          <w:rFonts w:ascii="Montserrat" w:hAnsi="Montserrat"/>
          <w:sz w:val="24"/>
        </w:rPr>
        <w:tab/>
        <w:t>cat</w:t>
      </w:r>
    </w:p>
    <w:p w:rsidR="0008581E" w:rsidRPr="00B3633A" w:rsidRDefault="0008581E">
      <w:pPr>
        <w:pStyle w:val="0DraftNormal"/>
        <w:rPr>
          <w:rFonts w:ascii="Montserrat" w:hAnsi="Montserrat"/>
          <w:sz w:val="24"/>
        </w:rPr>
      </w:pPr>
      <w:r w:rsidRPr="00B3633A">
        <w:rPr>
          <w:rFonts w:ascii="Montserrat" w:hAnsi="Montserrat"/>
          <w:sz w:val="24"/>
        </w:rPr>
        <w:t>Catia</w:t>
      </w:r>
      <w:r w:rsidRPr="00B3633A">
        <w:rPr>
          <w:rFonts w:ascii="Montserrat" w:hAnsi="Montserrat"/>
          <w:sz w:val="24"/>
        </w:rPr>
        <w:tab/>
        <w:t>«17»</w:t>
      </w:r>
      <w:r w:rsidRPr="00B3633A">
        <w:rPr>
          <w:rFonts w:ascii="Montserrat" w:hAnsi="Montserrat"/>
          <w:sz w:val="24"/>
        </w:rPr>
        <w:tab/>
        <w:t>cat</w:t>
      </w:r>
    </w:p>
    <w:p w:rsidR="0008581E" w:rsidRPr="00B3633A" w:rsidRDefault="0008581E">
      <w:pPr>
        <w:pStyle w:val="0DraftNormal"/>
        <w:rPr>
          <w:rFonts w:ascii="Montserrat" w:hAnsi="Montserrat"/>
          <w:sz w:val="24"/>
        </w:rPr>
      </w:pPr>
      <w:r w:rsidRPr="00B3633A">
        <w:rPr>
          <w:rFonts w:ascii="Montserrat" w:hAnsi="Montserrat"/>
          <w:sz w:val="24"/>
        </w:rPr>
        <w:t>Katya</w:t>
      </w:r>
      <w:r w:rsidRPr="00B3633A">
        <w:rPr>
          <w:rFonts w:ascii="Montserrat" w:hAnsi="Montserrat"/>
          <w:sz w:val="24"/>
        </w:rPr>
        <w:tab/>
        <w:t>«18»</w:t>
      </w:r>
      <w:r w:rsidRPr="00B3633A">
        <w:rPr>
          <w:rFonts w:ascii="Montserrat" w:hAnsi="Montserrat"/>
          <w:sz w:val="24"/>
        </w:rPr>
        <w:tab/>
        <w:t>cat</w:t>
      </w:r>
    </w:p>
    <w:p w:rsidR="0008581E" w:rsidRPr="00B3633A" w:rsidRDefault="0008581E">
      <w:pPr>
        <w:pStyle w:val="0DraftNormal"/>
        <w:rPr>
          <w:rFonts w:ascii="Montserrat" w:hAnsi="Montserrat"/>
          <w:sz w:val="24"/>
        </w:rPr>
      </w:pPr>
      <w:r w:rsidRPr="00B3633A">
        <w:rPr>
          <w:rFonts w:ascii="Montserrat" w:hAnsi="Montserrat"/>
          <w:sz w:val="24"/>
        </w:rPr>
        <w:t>Katalin</w:t>
      </w:r>
      <w:r w:rsidRPr="00B3633A">
        <w:rPr>
          <w:rFonts w:ascii="Montserrat" w:hAnsi="Montserrat"/>
          <w:sz w:val="24"/>
        </w:rPr>
        <w:tab/>
        <w:t>«19»</w:t>
      </w:r>
      <w:r w:rsidRPr="00B3633A">
        <w:rPr>
          <w:rFonts w:ascii="Montserrat" w:hAnsi="Montserrat"/>
          <w:sz w:val="24"/>
        </w:rPr>
        <w:tab/>
        <w:t>cat</w:t>
      </w:r>
    </w:p>
    <w:p w:rsidR="0008581E" w:rsidRPr="00B3633A" w:rsidRDefault="0008581E">
      <w:pPr>
        <w:pStyle w:val="0DraftNormal"/>
        <w:rPr>
          <w:rFonts w:ascii="Montserrat" w:hAnsi="Montserrat"/>
          <w:sz w:val="24"/>
        </w:rPr>
      </w:pPr>
      <w:r w:rsidRPr="00B3633A">
        <w:rPr>
          <w:rFonts w:ascii="Montserrat" w:hAnsi="Montserrat"/>
          <w:sz w:val="24"/>
        </w:rPr>
        <w:t>Kaitlin</w:t>
      </w:r>
      <w:r w:rsidRPr="00B3633A">
        <w:rPr>
          <w:rFonts w:ascii="Montserrat" w:hAnsi="Montserrat"/>
          <w:sz w:val="24"/>
        </w:rPr>
        <w:tab/>
        <w:t>«20»</w:t>
      </w:r>
      <w:r w:rsidRPr="00B3633A">
        <w:rPr>
          <w:rFonts w:ascii="Montserrat" w:hAnsi="Montserrat"/>
          <w:sz w:val="24"/>
        </w:rPr>
        <w:tab/>
        <w:t>cat</w:t>
      </w:r>
    </w:p>
    <w:p w:rsidR="0008581E" w:rsidRPr="00B3633A" w:rsidRDefault="0008581E">
      <w:pPr>
        <w:pStyle w:val="0DraftNormal"/>
        <w:rPr>
          <w:rFonts w:ascii="Montserrat" w:hAnsi="Montserrat"/>
          <w:sz w:val="24"/>
        </w:rPr>
      </w:pPr>
    </w:p>
    <w:p w:rsidR="0008581E" w:rsidRPr="00B3633A" w:rsidRDefault="0008581E">
      <w:pPr>
        <w:pStyle w:val="0DraftNormal"/>
        <w:rPr>
          <w:rFonts w:ascii="Montserrat" w:hAnsi="Montserrat"/>
          <w:sz w:val="24"/>
        </w:rPr>
      </w:pPr>
      <w:r w:rsidRPr="00B3633A">
        <w:rPr>
          <w:rFonts w:ascii="Montserrat" w:hAnsi="Montserrat"/>
          <w:sz w:val="24"/>
        </w:rPr>
        <w:t>Ava·an·vae</w:t>
      </w:r>
      <w:r w:rsidRPr="00B3633A">
        <w:rPr>
          <w:rFonts w:ascii="Montserrat" w:hAnsi="Montserrat"/>
          <w:sz w:val="24"/>
        </w:rPr>
        <w:tab/>
      </w:r>
      <w:r w:rsidRPr="00B3633A">
        <w:rPr>
          <w:rFonts w:ascii="Montserrat" w:hAnsi="Montserrat"/>
          <w:sz w:val="24"/>
        </w:rPr>
        <w:tab/>
        <w:t xml:space="preserve">anvae </w:t>
      </w:r>
    </w:p>
    <w:p w:rsidR="0008581E" w:rsidRPr="00B3633A" w:rsidRDefault="0008581E">
      <w:pPr>
        <w:pStyle w:val="0DraftNormal"/>
        <w:rPr>
          <w:rFonts w:ascii="Montserrat" w:hAnsi="Montserrat"/>
          <w:sz w:val="24"/>
        </w:rPr>
      </w:pPr>
    </w:p>
    <w:p w:rsidR="0008581E" w:rsidRPr="00B3633A" w:rsidRDefault="0008581E">
      <w:pPr>
        <w:pStyle w:val="0DraftNormal"/>
        <w:rPr>
          <w:rFonts w:ascii="Montserrat" w:hAnsi="Montserrat"/>
          <w:sz w:val="24"/>
        </w:rPr>
      </w:pPr>
      <w:r w:rsidRPr="00B3633A">
        <w:rPr>
          <w:rFonts w:ascii="Montserrat" w:hAnsi="Montserrat"/>
          <w:sz w:val="24"/>
        </w:rPr>
        <w:t>Proposed overview elements</w:t>
      </w:r>
    </w:p>
    <w:p w:rsidR="0008581E" w:rsidRPr="00B3633A" w:rsidRDefault="0008581E">
      <w:pPr>
        <w:pStyle w:val="0DraftNormal"/>
        <w:rPr>
          <w:rFonts w:ascii="Montserrat" w:hAnsi="Montserrat"/>
          <w:sz w:val="24"/>
        </w:rPr>
      </w:pPr>
    </w:p>
    <w:p w:rsidR="0008581E" w:rsidRPr="00B3633A" w:rsidRDefault="0008581E">
      <w:pPr>
        <w:pStyle w:val="0DraftNormal"/>
        <w:rPr>
          <w:rFonts w:ascii="Montserrat" w:hAnsi="Montserrat"/>
          <w:sz w:val="24"/>
        </w:rPr>
      </w:pPr>
      <w:r w:rsidRPr="00B3633A">
        <w:rPr>
          <w:rFonts w:ascii="Montserrat" w:hAnsi="Montserrat"/>
          <w:sz w:val="24"/>
        </w:rPr>
        <w:t>David aes</w:t>
      </w:r>
      <w:r w:rsidRPr="00B3633A">
        <w:rPr>
          <w:rFonts w:ascii="Montserrat" w:hAnsi="Montserrat"/>
          <w:sz w:val="24"/>
        </w:rPr>
        <w:tab/>
        <w:t>av’yn</w:t>
      </w:r>
    </w:p>
    <w:p w:rsidR="0008581E" w:rsidRPr="00B3633A" w:rsidRDefault="0008581E">
      <w:pPr>
        <w:pStyle w:val="0DraftNormal"/>
        <w:rPr>
          <w:rFonts w:ascii="Montserrat" w:hAnsi="Montserrat"/>
          <w:sz w:val="24"/>
        </w:rPr>
      </w:pPr>
    </w:p>
    <w:p w:rsidR="0008581E" w:rsidRPr="00B3633A" w:rsidRDefault="0008581E">
      <w:pPr>
        <w:pStyle w:val="0DraftNormal"/>
        <w:rPr>
          <w:rFonts w:ascii="Montserrat" w:hAnsi="Montserrat"/>
          <w:i/>
          <w:sz w:val="24"/>
        </w:rPr>
      </w:pPr>
      <w:r w:rsidRPr="00B3633A">
        <w:rPr>
          <w:rFonts w:ascii="Montserrat" w:hAnsi="Montserrat"/>
          <w:i/>
          <w:sz w:val="24"/>
        </w:rPr>
        <w:t>The deaths she caused defending herself against rape and murder destroyed her hopes for the future. Condemned for the misuse of her exceptional abilities, damned by a fatal flaw, her only choice was exile. Once cut off from her past, and her hopes for the future, she had only the wilderness, her nightmares, and enemies seeking to finish what they had started, to look forward to. On the run, naked and defenseless, she had no chance to escape even one of these dangers. Learning who and what she was would become her only hope for survival</w:t>
      </w:r>
    </w:p>
    <w:p w:rsidR="0008581E" w:rsidRPr="00B3633A" w:rsidRDefault="0008581E">
      <w:pPr>
        <w:pStyle w:val="0DraftNormal"/>
        <w:rPr>
          <w:rFonts w:ascii="Montserrat" w:hAnsi="Montserrat"/>
          <w:sz w:val="24"/>
        </w:rPr>
      </w:pPr>
    </w:p>
    <w:p w:rsidR="0008581E" w:rsidRPr="00B3633A" w:rsidRDefault="0008581E">
      <w:pPr>
        <w:pStyle w:val="0DraftNormal"/>
        <w:rPr>
          <w:rFonts w:ascii="Montserrat" w:hAnsi="Montserrat"/>
          <w:sz w:val="24"/>
        </w:rPr>
      </w:pPr>
      <w:r w:rsidRPr="00B3633A">
        <w:rPr>
          <w:rFonts w:ascii="Montserrat" w:hAnsi="Montserrat"/>
          <w:sz w:val="24"/>
        </w:rPr>
        <w:t>Av discovered her potential, unlocking some of the mysteries of her people and herself. During her ordeal, she crossed over to aeirn where she encountered vael. They fell in love at first sight, but av was frightened by the intensity of their passion and fled back to ajea. The key elements were the opening of the gate, establishing a link between aegis and ao’dai galaxies, introducing the eye of paradox and the touch of the divine.</w:t>
      </w:r>
    </w:p>
    <w:p w:rsidR="0008581E" w:rsidRPr="00B3633A" w:rsidRDefault="0008581E">
      <w:pPr>
        <w:pStyle w:val="0DraftNormal"/>
        <w:rPr>
          <w:rFonts w:ascii="Montserrat" w:hAnsi="Montserrat"/>
          <w:sz w:val="24"/>
        </w:rPr>
      </w:pPr>
    </w:p>
    <w:p w:rsidR="0008581E" w:rsidRPr="00B3633A" w:rsidRDefault="0008581E">
      <w:pPr>
        <w:pStyle w:val="0DraftNormal"/>
        <w:rPr>
          <w:rFonts w:ascii="Montserrat" w:hAnsi="Montserrat"/>
          <w:sz w:val="24"/>
        </w:rPr>
      </w:pPr>
      <w:r w:rsidRPr="00B3633A">
        <w:rPr>
          <w:rFonts w:ascii="Montserrat" w:hAnsi="Montserrat"/>
          <w:sz w:val="24"/>
        </w:rPr>
        <w:t>Av’s power manifested itself wildly, and she learned that she could not control it. She was forced to retreat from the academy to tame her power with avon disciplines. Vael, having figured out where av disappeared to, was waiting for her. Vael strove to help av, but when av discovered a way to give up her power, vael was unable to bear it. It was a painful parting that drove av back to her pursuit of a military career.</w:t>
      </w:r>
    </w:p>
    <w:p w:rsidR="0008581E" w:rsidRPr="00B3633A" w:rsidRDefault="0008581E">
      <w:pPr>
        <w:pStyle w:val="0DraftNormal"/>
        <w:rPr>
          <w:rFonts w:ascii="Montserrat" w:hAnsi="Montserrat"/>
          <w:sz w:val="24"/>
        </w:rPr>
      </w:pPr>
    </w:p>
    <w:p w:rsidR="0008581E" w:rsidRPr="00B3633A" w:rsidRDefault="0008581E">
      <w:pPr>
        <w:pStyle w:val="0DraftNormal"/>
        <w:rPr>
          <w:rFonts w:ascii="Montserrat" w:hAnsi="Montserrat"/>
          <w:sz w:val="24"/>
        </w:rPr>
      </w:pPr>
      <w:r w:rsidRPr="00B3633A">
        <w:rPr>
          <w:rFonts w:ascii="Montserrat" w:hAnsi="Montserrat"/>
          <w:sz w:val="24"/>
        </w:rPr>
        <w:t>Av discovered that at best her power could only be put to sleep, ready to awaken in times of stress, when she risked her life to save her ship and crew mates. Among other things, she encountered her first slip twin, and discovered the corrupting influcnce of the o’jin, when her crippled ship was rescued, the human crew reminded her of individuals who had murderously disrupted her life twice before. Av walks a dangerous path of deadly compromises in an effort to warn the aea of this deadly enemy.</w:t>
      </w:r>
    </w:p>
    <w:p w:rsidR="0008581E" w:rsidRPr="00B3633A" w:rsidRDefault="0008581E">
      <w:pPr>
        <w:pStyle w:val="0DraftNormal"/>
        <w:rPr>
          <w:rFonts w:ascii="Montserrat" w:hAnsi="Montserrat"/>
          <w:sz w:val="24"/>
        </w:rPr>
      </w:pPr>
    </w:p>
    <w:p w:rsidR="0008581E" w:rsidRPr="00B3633A" w:rsidRDefault="0008581E">
      <w:pPr>
        <w:pStyle w:val="0DraftNormal"/>
        <w:rPr>
          <w:rFonts w:ascii="Montserrat" w:hAnsi="Montserrat"/>
          <w:sz w:val="24"/>
        </w:rPr>
      </w:pPr>
      <w:r w:rsidRPr="00B3633A">
        <w:rPr>
          <w:rFonts w:ascii="Montserrat" w:hAnsi="Montserrat"/>
          <w:sz w:val="24"/>
        </w:rPr>
        <w:t xml:space="preserve">Av is on the frontlines of a war against the enemy and it’s enslaved allies she helped expose. </w:t>
      </w:r>
    </w:p>
    <w:p w:rsidR="0008581E" w:rsidRPr="00B3633A" w:rsidRDefault="0008581E">
      <w:pPr>
        <w:pStyle w:val="0DraftNormal"/>
        <w:rPr>
          <w:rFonts w:ascii="Montserrat" w:hAnsi="Montserrat"/>
          <w:sz w:val="24"/>
        </w:rPr>
      </w:pPr>
    </w:p>
    <w:p w:rsidR="0008581E" w:rsidRPr="00B3633A" w:rsidRDefault="0008581E">
      <w:pPr>
        <w:pStyle w:val="0DraftNormal"/>
        <w:rPr>
          <w:rFonts w:ascii="Montserrat" w:hAnsi="Montserrat"/>
          <w:sz w:val="24"/>
        </w:rPr>
      </w:pPr>
      <w:r w:rsidRPr="00B3633A">
        <w:rPr>
          <w:rFonts w:ascii="Montserrat" w:hAnsi="Montserrat"/>
          <w:sz w:val="24"/>
        </w:rPr>
        <w:t xml:space="preserve">Av is pulled from the front lines and assigned to a mysterious secret service intelligence agency. Her partner—her unnatural twin—and her direct superior are dragons. </w:t>
      </w:r>
    </w:p>
    <w:p w:rsidR="0008581E" w:rsidRPr="00B3633A" w:rsidRDefault="0008581E">
      <w:pPr>
        <w:pStyle w:val="0DraftNormal"/>
        <w:rPr>
          <w:rFonts w:ascii="Montserrat" w:hAnsi="Montserrat"/>
          <w:sz w:val="24"/>
        </w:rPr>
      </w:pPr>
    </w:p>
    <w:p w:rsidR="0008581E" w:rsidRPr="00B3633A" w:rsidRDefault="0008581E">
      <w:pPr>
        <w:pStyle w:val="0DraftNormal"/>
        <w:rPr>
          <w:rFonts w:ascii="Montserrat" w:hAnsi="Montserrat"/>
          <w:sz w:val="24"/>
        </w:rPr>
      </w:pPr>
      <w:r w:rsidRPr="00B3633A">
        <w:rPr>
          <w:rFonts w:ascii="Montserrat" w:hAnsi="Montserrat"/>
          <w:sz w:val="24"/>
        </w:rPr>
        <w:t>Avon’nai—avon’mai—an exotic reared among humans, avon’s only exposure to her native culture had been the teachings of her mentor and surrogate mother. Avon’s hope of following in her mentor’s footsteps, and entering the naval academy was shattered when an aspect of her alien biology forced her down another path. Her mentor, the only parent avon had even known, arranged for her to be initiated into an elite exotic school, the jen tempas. Among the people for whom she was named, avon would discover her unique potential, while struggling with the paradox that was the final test set upon her by her mentor.</w:t>
      </w:r>
    </w:p>
    <w:p w:rsidR="0008581E" w:rsidRPr="00B3633A" w:rsidRDefault="0008581E">
      <w:pPr>
        <w:pStyle w:val="0DraftNormal"/>
        <w:rPr>
          <w:rFonts w:ascii="Montserrat" w:hAnsi="Montserrat"/>
          <w:sz w:val="24"/>
        </w:rPr>
      </w:pPr>
    </w:p>
    <w:p w:rsidR="0008581E" w:rsidRPr="00B3633A" w:rsidRDefault="0008581E">
      <w:pPr>
        <w:pStyle w:val="0DraftNormal"/>
        <w:rPr>
          <w:rFonts w:ascii="Montserrat" w:hAnsi="Montserrat"/>
          <w:sz w:val="24"/>
        </w:rPr>
      </w:pPr>
      <w:r w:rsidRPr="00B3633A">
        <w:rPr>
          <w:rFonts w:ascii="Montserrat" w:hAnsi="Montserrat"/>
          <w:sz w:val="24"/>
        </w:rPr>
        <w:t>Proposal alternatives</w:t>
      </w:r>
    </w:p>
    <w:p w:rsidR="0008581E" w:rsidRPr="00B3633A" w:rsidRDefault="0008581E">
      <w:pPr>
        <w:pStyle w:val="0DraftNormal"/>
        <w:rPr>
          <w:rFonts w:ascii="Montserrat" w:hAnsi="Montserrat"/>
          <w:sz w:val="24"/>
        </w:rPr>
      </w:pPr>
    </w:p>
    <w:p w:rsidR="0008581E" w:rsidRPr="00B3633A" w:rsidRDefault="0008581E">
      <w:pPr>
        <w:pStyle w:val="0DraftNormal"/>
        <w:rPr>
          <w:rFonts w:ascii="Montserrat" w:hAnsi="Montserrat"/>
          <w:sz w:val="24"/>
        </w:rPr>
      </w:pPr>
      <w:r w:rsidRPr="00B3633A">
        <w:rPr>
          <w:rFonts w:ascii="Montserrat" w:hAnsi="Montserrat"/>
          <w:sz w:val="24"/>
        </w:rPr>
        <w:t>Avon’nai book i</w:t>
      </w:r>
      <w:r w:rsidRPr="00B3633A">
        <w:rPr>
          <w:rFonts w:ascii="Montserrat" w:hAnsi="Montserrat"/>
          <w:sz w:val="24"/>
        </w:rPr>
        <w:tab/>
        <w:t>avon’mai</w:t>
      </w:r>
      <w:r w:rsidRPr="00B3633A">
        <w:rPr>
          <w:rFonts w:ascii="Montserrat" w:hAnsi="Montserrat"/>
          <w:sz w:val="24"/>
        </w:rPr>
        <w:tab/>
      </w:r>
    </w:p>
    <w:p w:rsidR="0008581E" w:rsidRPr="00B3633A" w:rsidRDefault="0008581E">
      <w:pPr>
        <w:pStyle w:val="0DraftNormal"/>
        <w:rPr>
          <w:rFonts w:ascii="Montserrat" w:hAnsi="Montserrat"/>
          <w:sz w:val="24"/>
        </w:rPr>
      </w:pPr>
      <w:r w:rsidRPr="00B3633A">
        <w:rPr>
          <w:rFonts w:ascii="Montserrat" w:hAnsi="Montserrat"/>
          <w:sz w:val="24"/>
        </w:rPr>
        <w:t xml:space="preserve">Forced by the onset of heat to return to the world of her birth, av faces persecution and exile when the truth of her forbidden conception is disclosed. Stripped of her “humanity” she falls prey to a terrible and unsuspected predator in the jungles of her alien home. </w:t>
      </w:r>
    </w:p>
    <w:p w:rsidR="0008581E" w:rsidRPr="00B3633A" w:rsidRDefault="0008581E">
      <w:pPr>
        <w:pStyle w:val="0DraftNormal"/>
        <w:rPr>
          <w:rFonts w:ascii="Montserrat" w:hAnsi="Montserrat"/>
          <w:sz w:val="24"/>
        </w:rPr>
      </w:pPr>
    </w:p>
    <w:p w:rsidR="0008581E" w:rsidRPr="00B3633A" w:rsidRDefault="0008581E">
      <w:pPr>
        <w:pStyle w:val="0DraftNormal"/>
        <w:rPr>
          <w:rFonts w:ascii="Montserrat" w:hAnsi="Montserrat"/>
          <w:sz w:val="24"/>
        </w:rPr>
      </w:pPr>
      <w:r w:rsidRPr="00B3633A">
        <w:rPr>
          <w:rFonts w:ascii="Montserrat" w:hAnsi="Montserrat"/>
          <w:sz w:val="24"/>
        </w:rPr>
        <w:t>Avon’nai book ii</w:t>
      </w:r>
      <w:r w:rsidRPr="00B3633A">
        <w:rPr>
          <w:rFonts w:ascii="Montserrat" w:hAnsi="Montserrat"/>
          <w:sz w:val="24"/>
        </w:rPr>
        <w:tab/>
        <w:t>avon’mnai</w:t>
      </w:r>
      <w:r w:rsidRPr="00B3633A">
        <w:rPr>
          <w:rFonts w:ascii="Montserrat" w:hAnsi="Montserrat"/>
          <w:sz w:val="24"/>
        </w:rPr>
        <w:tab/>
      </w:r>
    </w:p>
    <w:p w:rsidR="0008581E" w:rsidRPr="00B3633A" w:rsidRDefault="0008581E">
      <w:pPr>
        <w:pStyle w:val="0DraftNormal"/>
        <w:rPr>
          <w:rFonts w:ascii="Montserrat" w:hAnsi="Montserrat"/>
          <w:sz w:val="24"/>
        </w:rPr>
      </w:pPr>
      <w:r w:rsidRPr="00B3633A">
        <w:rPr>
          <w:rFonts w:ascii="Montserrat" w:hAnsi="Montserrat"/>
          <w:sz w:val="24"/>
        </w:rPr>
        <w:t xml:space="preserve">Driven by desperation, av stumbles across a threshold barring her world from the domains of her ancient ancestors. Taken under the wing of a godlike mentor, av learns the reasons for her condemnation and exile. Her divine lover terrifies her with the knowledge of her awesome potential. </w:t>
      </w:r>
    </w:p>
    <w:p w:rsidR="0008581E" w:rsidRPr="00B3633A" w:rsidRDefault="0008581E">
      <w:pPr>
        <w:pStyle w:val="0DraftNormal"/>
        <w:rPr>
          <w:rFonts w:ascii="Montserrat" w:hAnsi="Montserrat"/>
          <w:sz w:val="24"/>
        </w:rPr>
      </w:pPr>
    </w:p>
    <w:p w:rsidR="0008581E" w:rsidRPr="00B3633A" w:rsidRDefault="0008581E">
      <w:pPr>
        <w:pStyle w:val="0DraftNormal"/>
        <w:rPr>
          <w:rFonts w:ascii="Montserrat" w:hAnsi="Montserrat"/>
          <w:sz w:val="24"/>
        </w:rPr>
      </w:pPr>
      <w:r w:rsidRPr="00B3633A">
        <w:rPr>
          <w:rFonts w:ascii="Montserrat" w:hAnsi="Montserrat"/>
          <w:sz w:val="24"/>
        </w:rPr>
        <w:t>Avon’nai book iii</w:t>
      </w:r>
      <w:r w:rsidRPr="00B3633A">
        <w:rPr>
          <w:rFonts w:ascii="Montserrat" w:hAnsi="Montserrat"/>
          <w:sz w:val="24"/>
        </w:rPr>
        <w:tab/>
        <w:t>avon’nai</w:t>
      </w:r>
      <w:r w:rsidRPr="00B3633A">
        <w:rPr>
          <w:rFonts w:ascii="Montserrat" w:hAnsi="Montserrat"/>
          <w:sz w:val="24"/>
        </w:rPr>
        <w:tab/>
      </w:r>
    </w:p>
    <w:p w:rsidR="0008581E" w:rsidRPr="00B3633A" w:rsidRDefault="0008581E">
      <w:pPr>
        <w:pStyle w:val="0DraftNormal"/>
        <w:rPr>
          <w:rFonts w:ascii="Montserrat" w:hAnsi="Montserrat"/>
          <w:sz w:val="24"/>
        </w:rPr>
      </w:pPr>
      <w:r w:rsidRPr="00B3633A">
        <w:rPr>
          <w:rFonts w:ascii="Montserrat" w:hAnsi="Montserrat"/>
          <w:sz w:val="24"/>
        </w:rPr>
        <w:t xml:space="preserve">Fleeing from the prospect of her own god-hood, av returns to ajea. She finds it easy to face the sentence she once fled, and reclaims her identity. The controversy over her birth, and the religious implications, frighten her into further retreat. Av escapes into the enlisted ranks of the aea navy. </w:t>
      </w:r>
    </w:p>
    <w:p w:rsidR="0008581E" w:rsidRPr="00B3633A" w:rsidRDefault="0008581E">
      <w:pPr>
        <w:pStyle w:val="0DraftNormal"/>
        <w:rPr>
          <w:rFonts w:ascii="Montserrat" w:hAnsi="Montserrat"/>
          <w:sz w:val="24"/>
        </w:rPr>
      </w:pPr>
    </w:p>
    <w:p w:rsidR="0008581E" w:rsidRPr="00B3633A" w:rsidRDefault="0008581E">
      <w:pPr>
        <w:pStyle w:val="0DraftNormal"/>
        <w:rPr>
          <w:rFonts w:ascii="Montserrat" w:hAnsi="Montserrat"/>
          <w:sz w:val="24"/>
        </w:rPr>
      </w:pPr>
      <w:r w:rsidRPr="00B3633A">
        <w:rPr>
          <w:rFonts w:ascii="Montserrat" w:hAnsi="Montserrat"/>
          <w:sz w:val="24"/>
        </w:rPr>
        <w:t>Pilot</w:t>
      </w:r>
    </w:p>
    <w:p w:rsidR="0008581E" w:rsidRPr="00B3633A" w:rsidRDefault="0008581E">
      <w:pPr>
        <w:pStyle w:val="0DraftNormal"/>
        <w:rPr>
          <w:rFonts w:ascii="Montserrat" w:hAnsi="Montserrat"/>
          <w:sz w:val="24"/>
        </w:rPr>
      </w:pPr>
    </w:p>
    <w:p w:rsidR="0008581E" w:rsidRPr="00B3633A" w:rsidRDefault="0008581E">
      <w:pPr>
        <w:pStyle w:val="0DraftNormal"/>
        <w:rPr>
          <w:rFonts w:ascii="Montserrat" w:hAnsi="Montserrat"/>
          <w:sz w:val="24"/>
        </w:rPr>
      </w:pPr>
      <w:r w:rsidRPr="00B3633A">
        <w:rPr>
          <w:rFonts w:ascii="Montserrat" w:hAnsi="Montserrat"/>
          <w:sz w:val="24"/>
        </w:rPr>
        <w:t>As a child, she thought it was a nickname, a dimunization of her name. Ava·anvea could be reduced to avon. It was possible. However, it was not true. All that time, when they had been calling her avon, they had not been referring to who she was, they had been referring to what she was. An alien too human for comfort. As an exotic growing up in a human world, she faced serious obstacles to creating a future for herself. The first obstacle, of course, was herself. Forced by biology to confront her avon heritage, she found herself way out of her depth among her own people and learning who and what she was would become her only hope for survival.</w:t>
      </w:r>
    </w:p>
    <w:p w:rsidR="0008581E" w:rsidRPr="00B3633A" w:rsidRDefault="0008581E">
      <w:pPr>
        <w:pStyle w:val="0DraftNormal"/>
        <w:rPr>
          <w:rFonts w:ascii="Montserrat" w:hAnsi="Montserrat"/>
          <w:sz w:val="24"/>
        </w:rPr>
      </w:pPr>
    </w:p>
    <w:p w:rsidR="0008581E" w:rsidRPr="00B3633A" w:rsidRDefault="0008581E">
      <w:pPr>
        <w:pStyle w:val="0DraftNormal"/>
        <w:rPr>
          <w:rFonts w:ascii="Montserrat" w:hAnsi="Montserrat"/>
          <w:sz w:val="24"/>
        </w:rPr>
      </w:pPr>
      <w:r w:rsidRPr="00B3633A">
        <w:rPr>
          <w:rFonts w:ascii="Montserrat" w:hAnsi="Montserrat"/>
          <w:sz w:val="24"/>
        </w:rPr>
        <w:t>Av found herself caught between two worlds. Av placed all her hopes for the future in her aea citizenship, and the promise of a career in the navy, like her mother. Unable to find a sponser to the academy, av was forced to trade on her status as an exotic noble. Recognized as the only child of the mysterious avon who won title to the domain of ava, tegal ni’hayr, av had always had an heir’s options in ajeann society. But, in order to earn the rights and status of an exotic adult, she had to master the art which was her legacy. Ironically, in order to set foot on earth, to even enter the academy, she had to forsake most of the psionic ability on which her art depended. It was a sacrafice at best, but it was further complicated by the truth of her heritage. As an exotic—as a daughter of the phoenix—av faced more than one challenge. She was born heir to an empty title (ava), a damning art (xai), and a broken house (ara). These three burdens were her mother’s legacy to her. She only had a year in which meet and match those challenges. She could manage the formalities, with little attention to spare—too little to grasp the political ramifications. All of her plans and all of her sacrafices were threatened with ruin when she found herself in the center of a bloodbath. The codes of obligation were twisted to strip her of her name and banish her into the wilderness. Her exile became a rite of passage, an ordeal from which she emerged touched by divinity and possessed of a new legacy. Av submitted to her judgement finally, to restore her voice and her name.</w:t>
      </w:r>
    </w:p>
    <w:p w:rsidR="0008581E" w:rsidRPr="00B3633A" w:rsidRDefault="0008581E">
      <w:pPr>
        <w:pStyle w:val="0DraftNormal"/>
        <w:rPr>
          <w:rFonts w:ascii="Montserrat" w:hAnsi="Montserrat"/>
          <w:sz w:val="24"/>
        </w:rPr>
      </w:pPr>
    </w:p>
    <w:p w:rsidR="0008581E" w:rsidRPr="00B3633A" w:rsidRDefault="0008581E">
      <w:pPr>
        <w:pStyle w:val="0DraftNormal"/>
        <w:rPr>
          <w:rFonts w:ascii="Montserrat" w:hAnsi="Montserrat"/>
          <w:sz w:val="24"/>
        </w:rPr>
      </w:pPr>
      <w:r w:rsidRPr="00B3633A">
        <w:rPr>
          <w:rFonts w:ascii="Montserrat" w:hAnsi="Montserrat"/>
          <w:sz w:val="24"/>
        </w:rPr>
        <w:t>Period i</w:t>
      </w:r>
      <w:r w:rsidRPr="00B3633A">
        <w:rPr>
          <w:rFonts w:ascii="Montserrat" w:hAnsi="Montserrat"/>
          <w:sz w:val="24"/>
        </w:rPr>
        <w:tab/>
        <w:t xml:space="preserve">av bounced back and forth between earth and ajea throughout her years in the academy, evolving, performing, competing, and studying wherever she found herself. </w:t>
      </w:r>
    </w:p>
    <w:p w:rsidR="0008581E" w:rsidRPr="00B3633A" w:rsidRDefault="0008581E">
      <w:pPr>
        <w:pStyle w:val="0DraftNormal"/>
        <w:rPr>
          <w:rFonts w:ascii="Montserrat" w:hAnsi="Montserrat"/>
          <w:sz w:val="24"/>
        </w:rPr>
      </w:pPr>
    </w:p>
    <w:p w:rsidR="0008581E" w:rsidRPr="00B3633A" w:rsidRDefault="0008581E">
      <w:pPr>
        <w:pStyle w:val="0DraftNormal"/>
        <w:rPr>
          <w:rFonts w:ascii="Montserrat" w:hAnsi="Montserrat"/>
          <w:sz w:val="24"/>
        </w:rPr>
      </w:pPr>
      <w:r w:rsidRPr="00B3633A">
        <w:rPr>
          <w:rFonts w:ascii="Montserrat" w:hAnsi="Montserrat"/>
          <w:sz w:val="24"/>
        </w:rPr>
        <w:t>Book i</w:t>
      </w:r>
    </w:p>
    <w:p w:rsidR="0008581E" w:rsidRPr="00B3633A" w:rsidRDefault="0008581E">
      <w:pPr>
        <w:pStyle w:val="0DraftNormal"/>
        <w:rPr>
          <w:rFonts w:ascii="Montserrat" w:hAnsi="Montserrat"/>
          <w:sz w:val="24"/>
        </w:rPr>
      </w:pPr>
    </w:p>
    <w:p w:rsidR="0008581E" w:rsidRPr="00B3633A" w:rsidRDefault="0008581E">
      <w:pPr>
        <w:pStyle w:val="0DraftNormal"/>
        <w:rPr>
          <w:rFonts w:ascii="Montserrat" w:hAnsi="Montserrat"/>
          <w:sz w:val="24"/>
        </w:rPr>
      </w:pPr>
      <w:r w:rsidRPr="00B3633A">
        <w:rPr>
          <w:rFonts w:ascii="Montserrat" w:hAnsi="Montserrat"/>
          <w:sz w:val="24"/>
        </w:rPr>
        <w:t xml:space="preserve">Av was beginning her first term in the naval academy on earth. Unfortunately, her stay on earth was abruptly ended by her violent reaction to an accidental exposure to the translation interface. The exposure triggered a wild and uncontrollable awakening of her psionic potential. By the time she recovered her senses, she discovered that she had been shipped off to ajea. Confronted with her exponentially enhanced psi, av had little choice but to resume her interrupted devotion, and assume the mantle of her fledgeling house. Caught between her need to harness her wild power, and her growing awareness of political and cultural unrest among avon, av impulsively speaks up. She reveals her discovery, a commodity that could shift the balance of power between avon and human—the yn caoi. The significance of her revelation is lost on the majority of the avon court, overwhelmed by the verification of her discovery. </w:t>
      </w:r>
    </w:p>
    <w:p w:rsidR="0008581E" w:rsidRPr="00B3633A" w:rsidRDefault="0008581E">
      <w:pPr>
        <w:pStyle w:val="0DraftNormal"/>
        <w:rPr>
          <w:rFonts w:ascii="Montserrat" w:hAnsi="Montserrat"/>
          <w:sz w:val="24"/>
        </w:rPr>
      </w:pPr>
    </w:p>
    <w:p w:rsidR="0008581E" w:rsidRPr="00B3633A" w:rsidRDefault="0008581E">
      <w:pPr>
        <w:pStyle w:val="0DraftNormal"/>
        <w:rPr>
          <w:rFonts w:ascii="Montserrat" w:hAnsi="Montserrat"/>
          <w:sz w:val="24"/>
        </w:rPr>
      </w:pPr>
      <w:r w:rsidRPr="00B3633A">
        <w:rPr>
          <w:rFonts w:ascii="Montserrat" w:hAnsi="Montserrat"/>
          <w:sz w:val="24"/>
        </w:rPr>
        <w:t>As a young noble, she is played for a pawn in the intrigues of court. Even as she found herself getting caught up in the demands of the legacy, she began to rebel. Quietly fighting to assert control over her self and her destiny, events began to pull her into the embrace of an ancient pattern. Her culture, fighting against the influences of an interstellar nation, was being corrupted. People like her were being shackeld to poverty for the sake of defending tradition and maintaining exotic institutions. Av had been accepted into the academy. Departing for earth, she contemplated the disciplines of her devotion according to the ajean tradition. During her first term at the academy, av’s military future was abruptly threatened.</w:t>
      </w:r>
    </w:p>
    <w:p w:rsidR="0008581E" w:rsidRPr="00B3633A" w:rsidRDefault="0008581E">
      <w:pPr>
        <w:pStyle w:val="0DraftNormal"/>
        <w:rPr>
          <w:rFonts w:ascii="Montserrat" w:hAnsi="Montserrat"/>
          <w:sz w:val="24"/>
        </w:rPr>
      </w:pPr>
    </w:p>
    <w:p w:rsidR="0008581E" w:rsidRPr="00B3633A" w:rsidRDefault="0008581E">
      <w:pPr>
        <w:pStyle w:val="0DraftNormal"/>
        <w:rPr>
          <w:rFonts w:ascii="Montserrat" w:hAnsi="Montserrat"/>
          <w:sz w:val="24"/>
        </w:rPr>
      </w:pPr>
      <w:r w:rsidRPr="00B3633A">
        <w:rPr>
          <w:rFonts w:ascii="Montserrat" w:hAnsi="Montserrat"/>
          <w:sz w:val="24"/>
        </w:rPr>
        <w:t xml:space="preserve">When the product of that corruption confronted her a year earlier, she had found herself stripped of everything and banished into exile. As an animal, chased into the wild, she had discovered many of her people’s secrets. Drawn to a ruin where she was revealed to herself, she had gone through the process of self conception, and the struggle for self posssesion. Av had stumbled into a discovery about the truth of her nature, without recognizing it, but realizing instead that there was truth to the avon legends, evidence that could change the way avon and human regarded each other. Stunned, and transformed, by her experience, she returned to claim her identity, and to face the implications of her discovery. </w:t>
      </w:r>
    </w:p>
    <w:p w:rsidR="0008581E" w:rsidRPr="00B3633A" w:rsidRDefault="0008581E">
      <w:pPr>
        <w:pStyle w:val="0DraftNormal"/>
        <w:rPr>
          <w:rFonts w:ascii="Montserrat" w:hAnsi="Montserrat"/>
          <w:sz w:val="24"/>
        </w:rPr>
      </w:pPr>
    </w:p>
    <w:p w:rsidR="0008581E" w:rsidRPr="00B3633A" w:rsidRDefault="0008581E">
      <w:pPr>
        <w:pStyle w:val="0DraftNormal"/>
        <w:rPr>
          <w:rFonts w:ascii="Montserrat" w:hAnsi="Montserrat"/>
          <w:sz w:val="24"/>
        </w:rPr>
      </w:pPr>
      <w:r w:rsidRPr="00B3633A">
        <w:rPr>
          <w:rFonts w:ascii="Montserrat" w:hAnsi="Montserrat"/>
          <w:sz w:val="24"/>
        </w:rPr>
        <w:t xml:space="preserve">In her effort to tame her wild psi, she began dwelling on her transformation. In her spare time, she studied the gate within her house seat. She learned from the gate how the seed worlds were still linked together, and how the gates keyed off of the mind. And vice versa. </w:t>
      </w:r>
    </w:p>
    <w:p w:rsidR="0008581E" w:rsidRPr="00B3633A" w:rsidRDefault="0008581E">
      <w:pPr>
        <w:pStyle w:val="0DraftNormal"/>
        <w:rPr>
          <w:rFonts w:ascii="Montserrat" w:hAnsi="Montserrat"/>
          <w:sz w:val="24"/>
        </w:rPr>
      </w:pPr>
    </w:p>
    <w:p w:rsidR="0008581E" w:rsidRPr="00B3633A" w:rsidRDefault="0008581E">
      <w:pPr>
        <w:pStyle w:val="0DraftNormal"/>
        <w:rPr>
          <w:rFonts w:ascii="Montserrat" w:hAnsi="Montserrat"/>
          <w:sz w:val="24"/>
        </w:rPr>
      </w:pPr>
      <w:r w:rsidRPr="00B3633A">
        <w:rPr>
          <w:rFonts w:ascii="Montserrat" w:hAnsi="Montserrat"/>
          <w:sz w:val="24"/>
        </w:rPr>
        <w:t xml:space="preserve">Book ii </w:t>
      </w:r>
    </w:p>
    <w:p w:rsidR="0008581E" w:rsidRPr="00B3633A" w:rsidRDefault="0008581E">
      <w:pPr>
        <w:pStyle w:val="0DraftNormal"/>
        <w:rPr>
          <w:rFonts w:ascii="Montserrat" w:hAnsi="Montserrat"/>
          <w:sz w:val="24"/>
        </w:rPr>
      </w:pPr>
    </w:p>
    <w:p w:rsidR="0008581E" w:rsidRPr="00B3633A" w:rsidRDefault="0008581E">
      <w:pPr>
        <w:pStyle w:val="0DraftNormal"/>
        <w:rPr>
          <w:rFonts w:ascii="Montserrat" w:hAnsi="Montserrat"/>
          <w:sz w:val="24"/>
        </w:rPr>
      </w:pPr>
      <w:r w:rsidRPr="00B3633A">
        <w:rPr>
          <w:rFonts w:ascii="Montserrat" w:hAnsi="Montserrat"/>
          <w:sz w:val="24"/>
        </w:rPr>
        <w:t xml:space="preserve">Av risked her life to preserve her ship and crewmates in the wake of an ambush at the end of a classified fleet exercise. Their rescue turned out to be the capture they had sought to avoid. Av experienced a reawakening of her dormant psionic abilities, as the damage done to her interface released the wild power from it’s cage. Unlike the first time, she had learned enough by this time to be able hide it from her captors. Over the course of a rapidly deteriorating situation, av began to realize that she had stepped into the middle of a plot to destroy the ageis. Among the potential victims of this impending coup, av discovered an innocent and arguably alien intelligence which had been corrupted into a means to destroy the aegis navy from within. As much as it was imperitive to warn her superiors of the danger, she realized that doing so would result in the destruction of this new intelligence with consequences as devestating to the aegis navy as the impending coup. </w:t>
      </w:r>
    </w:p>
    <w:p w:rsidR="0008581E" w:rsidRPr="00B3633A" w:rsidRDefault="0008581E">
      <w:pPr>
        <w:pStyle w:val="0DraftNormal"/>
        <w:rPr>
          <w:rFonts w:ascii="Montserrat" w:hAnsi="Montserrat"/>
          <w:sz w:val="24"/>
        </w:rPr>
      </w:pPr>
    </w:p>
    <w:p w:rsidR="0008581E" w:rsidRPr="00B3633A" w:rsidRDefault="0008581E">
      <w:pPr>
        <w:pStyle w:val="0DraftNormal"/>
        <w:rPr>
          <w:rFonts w:ascii="Montserrat" w:hAnsi="Montserrat"/>
          <w:sz w:val="24"/>
        </w:rPr>
      </w:pPr>
      <w:r w:rsidRPr="00B3633A">
        <w:rPr>
          <w:rFonts w:ascii="Montserrat" w:hAnsi="Montserrat"/>
          <w:sz w:val="24"/>
        </w:rPr>
        <w:t>Book iii</w:t>
      </w:r>
    </w:p>
    <w:p w:rsidR="0008581E" w:rsidRPr="00B3633A" w:rsidRDefault="0008581E">
      <w:pPr>
        <w:pStyle w:val="0DraftNormal"/>
        <w:rPr>
          <w:rFonts w:ascii="Montserrat" w:hAnsi="Montserrat"/>
          <w:sz w:val="24"/>
        </w:rPr>
      </w:pPr>
    </w:p>
    <w:p w:rsidR="0008581E" w:rsidRPr="00B3633A" w:rsidRDefault="0008581E">
      <w:pPr>
        <w:pStyle w:val="0DraftNormal"/>
        <w:rPr>
          <w:rFonts w:ascii="Montserrat" w:hAnsi="Montserrat"/>
          <w:sz w:val="24"/>
        </w:rPr>
      </w:pPr>
      <w:r w:rsidRPr="00B3633A">
        <w:rPr>
          <w:rFonts w:ascii="Montserrat" w:hAnsi="Montserrat"/>
          <w:sz w:val="24"/>
        </w:rPr>
        <w:t>The war evolved out of the failed coup conspiracy. The rapid invasion was proceeding at far too great a cost to the defenders of the aegis. The enemy, while apparently human, seemed possessed of a supernatural level of power. Av is one of millions who did not hesitate to throw herself into the fray. Her assignment to a detached combat wing landed her in a realm of seeming impossability. Convinced of immediate danger to all she held dear, she threw herself into perfecting her fighting versatility—and found herself adapting into a lethal hybrid just to be able to survive. For all of her stunning development and potential, there seemed to be no chance of surviving the enemy she faced. Along with her unfortunate companions she woke up to the realization that they may have been sucked into an endless and ongoing war. She did not notice it all at once, but she realized that among the enemy they had seen evidence of archons and avatars. Somehow, the gods of avon  myth had entered the contest. Av, having discovered more truth to that theory, is pulled from the fight after a strange, and uniquely victorious engagement.</w:t>
      </w:r>
    </w:p>
    <w:p w:rsidR="0008581E" w:rsidRPr="00B3633A" w:rsidRDefault="0008581E">
      <w:pPr>
        <w:pStyle w:val="0DraftNormal"/>
        <w:rPr>
          <w:rFonts w:ascii="Montserrat" w:hAnsi="Montserrat"/>
          <w:sz w:val="24"/>
        </w:rPr>
      </w:pPr>
    </w:p>
    <w:p w:rsidR="0008581E" w:rsidRPr="00B3633A" w:rsidRDefault="0008581E">
      <w:pPr>
        <w:pStyle w:val="0DraftNormal"/>
        <w:rPr>
          <w:rFonts w:ascii="Montserrat" w:hAnsi="Montserrat"/>
          <w:sz w:val="24"/>
        </w:rPr>
      </w:pPr>
      <w:r w:rsidRPr="00B3633A">
        <w:rPr>
          <w:rFonts w:ascii="Montserrat" w:hAnsi="Montserrat"/>
          <w:sz w:val="24"/>
        </w:rPr>
        <w:t>| av is confronted with a version of reality reserved for a relative few, and finds herself being courted by powers to rival, or perhaps even responsible for, that of the enemy o(av)ns. While av is tempted with offers of godhood, she is also made aware of a danger to the universe that has no equal. Naked paradox. ... Av meets kzeisza, is teamed up with ash, partner, tutor, rival, friend av meets vai, a paradoxical being who was conceived to heal the rift</w:t>
      </w:r>
    </w:p>
    <w:p w:rsidR="0008581E" w:rsidRPr="00B3633A" w:rsidRDefault="0008581E">
      <w:pPr>
        <w:pStyle w:val="0DraftNormal"/>
        <w:rPr>
          <w:rFonts w:ascii="Montserrat" w:hAnsi="Montserrat"/>
          <w:sz w:val="24"/>
        </w:rPr>
      </w:pPr>
    </w:p>
    <w:p w:rsidR="0008581E" w:rsidRPr="00B3633A" w:rsidRDefault="0008581E">
      <w:pPr>
        <w:pStyle w:val="0DraftNormal"/>
        <w:rPr>
          <w:rFonts w:ascii="Montserrat" w:hAnsi="Montserrat"/>
          <w:sz w:val="24"/>
        </w:rPr>
      </w:pPr>
      <w:r w:rsidRPr="00B3633A">
        <w:rPr>
          <w:rFonts w:ascii="Montserrat" w:hAnsi="Montserrat"/>
          <w:sz w:val="24"/>
        </w:rPr>
        <w:t>Book iv</w:t>
      </w:r>
    </w:p>
    <w:p w:rsidR="0008581E" w:rsidRPr="00B3633A" w:rsidRDefault="0008581E">
      <w:pPr>
        <w:pStyle w:val="0DraftNormal"/>
        <w:rPr>
          <w:rFonts w:ascii="Montserrat" w:hAnsi="Montserrat"/>
          <w:sz w:val="24"/>
        </w:rPr>
      </w:pPr>
    </w:p>
    <w:p w:rsidR="0008581E" w:rsidRPr="00B3633A" w:rsidRDefault="0008581E">
      <w:pPr>
        <w:pStyle w:val="0DraftNormal"/>
        <w:rPr>
          <w:rFonts w:ascii="Montserrat" w:hAnsi="Montserrat"/>
          <w:sz w:val="24"/>
        </w:rPr>
      </w:pPr>
      <w:r w:rsidRPr="00B3633A">
        <w:rPr>
          <w:rFonts w:ascii="Montserrat" w:hAnsi="Montserrat"/>
          <w:sz w:val="24"/>
        </w:rPr>
        <w:t>Av was drafted fresh from the front lines, into .·. Av, one among billions struggling to somehow thwart the unnatural onslaught, is singled out on a brief shore leave.</w:t>
      </w:r>
    </w:p>
    <w:p w:rsidR="0008581E" w:rsidRPr="00B3633A" w:rsidRDefault="0008581E">
      <w:pPr>
        <w:pStyle w:val="0DraftNormal"/>
        <w:rPr>
          <w:rFonts w:ascii="Montserrat" w:hAnsi="Montserrat"/>
          <w:sz w:val="24"/>
        </w:rPr>
      </w:pPr>
    </w:p>
    <w:p w:rsidR="0008581E" w:rsidRPr="00B3633A" w:rsidRDefault="0008581E">
      <w:pPr>
        <w:pStyle w:val="0DraftNormal"/>
        <w:rPr>
          <w:rFonts w:ascii="Montserrat" w:hAnsi="Montserrat"/>
          <w:sz w:val="24"/>
        </w:rPr>
      </w:pPr>
      <w:r w:rsidRPr="00B3633A">
        <w:rPr>
          <w:rFonts w:ascii="Montserrat" w:hAnsi="Montserrat"/>
          <w:sz w:val="24"/>
        </w:rPr>
        <w:t>Av became aware of her “sisters” for the first time when she came out of exile. Av experienced the most intense rapport with one of her slip twins, kitty, sharing the trauma of her rape and murder. When av recovered from the back lash, her suspicions were confirmed by the reports from the investigation. Av volunteered to take her slain sister’s place in the hope of lurinng out who or whatever killed her. Her efforts gradually revealed that an assassin had been employed through cut outs. When the trail led back to one of their own agents. During their confrontation, rook admitted that he had been contracted to assassinate av, which he attempted and was forced to abort. The contract, he explained preceeded his recruitment, and his preparations involved investigating the possability of utilizing one of av’s slip twins, however, he suspected that his actions may have indirectly flushed her into the arms of her real killer. Av exacted a degree of retribution from rook, for her personal assault, but took no action to remove him from the agency.</w:t>
      </w:r>
    </w:p>
    <w:p w:rsidR="0008581E" w:rsidRPr="00B3633A" w:rsidRDefault="0008581E">
      <w:pPr>
        <w:pStyle w:val="0DraftNormal"/>
        <w:rPr>
          <w:rFonts w:ascii="Montserrat" w:hAnsi="Montserrat"/>
          <w:sz w:val="24"/>
        </w:rPr>
      </w:pPr>
    </w:p>
    <w:p w:rsidR="0008581E" w:rsidRPr="00B3633A" w:rsidRDefault="0008581E">
      <w:pPr>
        <w:pStyle w:val="0DraftNormal"/>
        <w:rPr>
          <w:rFonts w:ascii="Montserrat" w:hAnsi="Montserrat"/>
          <w:sz w:val="24"/>
        </w:rPr>
      </w:pPr>
      <w:r w:rsidRPr="00B3633A">
        <w:rPr>
          <w:rFonts w:ascii="Montserrat" w:hAnsi="Montserrat"/>
          <w:sz w:val="24"/>
        </w:rPr>
        <w:t>Into the fire. The survivors of the final confrontation are left behind by av as she seeks once more a way to return to her rightful existence, but she falls unwittingly into a desperate gamble to pool the viable resources of the nexus for stability. This is when her strange destiny begins to take her in hand. In this uncertain moment, it almost consumes her and all but damns her. Ultimately, it forces her through a door from which she cannot turn.</w:t>
      </w:r>
    </w:p>
    <w:p w:rsidR="0008581E" w:rsidRPr="00B3633A" w:rsidRDefault="0008581E">
      <w:pPr>
        <w:pStyle w:val="0DraftNormal"/>
        <w:rPr>
          <w:rFonts w:ascii="Montserrat" w:hAnsi="Montserrat"/>
          <w:sz w:val="24"/>
        </w:rPr>
      </w:pPr>
    </w:p>
    <w:p w:rsidR="0008581E" w:rsidRPr="00B3633A" w:rsidRDefault="0008581E">
      <w:pPr>
        <w:pStyle w:val="0DraftNormal"/>
        <w:rPr>
          <w:rFonts w:ascii="Montserrat" w:hAnsi="Montserrat"/>
          <w:sz w:val="24"/>
        </w:rPr>
      </w:pPr>
      <w:r w:rsidRPr="00B3633A">
        <w:rPr>
          <w:rFonts w:ascii="Montserrat" w:hAnsi="Montserrat"/>
          <w:sz w:val="24"/>
        </w:rPr>
        <w:t>Into the unknown. Taken into the arms of divinity, she becomes a living incarnation of mystery. To her, however, the greatest mystery is herself. It is within her new and uneducated power to penetrate the secret of her very being. In her efforts she meets with the knowledge of her own inescapable destruction and enters the company of the most kindred of spirits. She is forced to realize and accept that if she sought to escape her destruction than she would lose all chance of ever becoming whole and realizing her promise. Her potential.</w:t>
      </w:r>
    </w:p>
    <w:p w:rsidR="0008581E" w:rsidRPr="00B3633A" w:rsidRDefault="0008581E">
      <w:pPr>
        <w:pStyle w:val="0DraftNormal"/>
        <w:rPr>
          <w:rFonts w:ascii="Montserrat" w:hAnsi="Montserrat"/>
          <w:sz w:val="24"/>
        </w:rPr>
      </w:pPr>
    </w:p>
    <w:p w:rsidR="0008581E" w:rsidRPr="00B3633A" w:rsidRDefault="0008581E">
      <w:pPr>
        <w:pStyle w:val="0DraftNormal"/>
        <w:rPr>
          <w:rFonts w:ascii="Montserrat" w:hAnsi="Montserrat"/>
          <w:sz w:val="24"/>
        </w:rPr>
      </w:pPr>
      <w:r w:rsidRPr="00B3633A">
        <w:rPr>
          <w:rFonts w:ascii="Montserrat" w:hAnsi="Montserrat"/>
          <w:sz w:val="24"/>
        </w:rPr>
        <w:t xml:space="preserve">Into oblivion. When destruction comes for her, she is forced to embrace it. Its coming astonishes her with its sudden arrival. Maddeningly, it comes to her in its most punishing and pleasing aspects. She is being torn to peices and being made to love it; to want it and pursue it. Under the devouring caress of this, her most ultimate lesson, she will at last catch a glimpse of what she truly is. When all, even that understanding, is obliterated in her, there remains only that which she undefinably is. Purified by destruction, she recreates herself in her own image with a divine understanding of self, the conscious grasp of soul. </w:t>
      </w:r>
    </w:p>
    <w:p w:rsidR="0008581E" w:rsidRPr="00B3633A" w:rsidRDefault="0008581E">
      <w:pPr>
        <w:pStyle w:val="0DraftNormal"/>
        <w:rPr>
          <w:rFonts w:ascii="Montserrat" w:hAnsi="Montserrat"/>
          <w:sz w:val="24"/>
        </w:rPr>
      </w:pPr>
    </w:p>
    <w:p w:rsidR="0008581E" w:rsidRPr="00B3633A" w:rsidRDefault="0008581E">
      <w:pPr>
        <w:pStyle w:val="0DraftNormal"/>
        <w:rPr>
          <w:rFonts w:ascii="Montserrat" w:hAnsi="Montserrat"/>
          <w:sz w:val="24"/>
        </w:rPr>
      </w:pPr>
      <w:r w:rsidRPr="00B3633A">
        <w:rPr>
          <w:rFonts w:ascii="Montserrat" w:hAnsi="Montserrat"/>
          <w:sz w:val="24"/>
        </w:rPr>
        <w:t>Dragon phoenix, as realized in life embracing death.</w:t>
      </w:r>
    </w:p>
    <w:p w:rsidR="0008581E" w:rsidRPr="00B3633A" w:rsidRDefault="0008581E">
      <w:pPr>
        <w:pStyle w:val="0DraftNormal"/>
        <w:rPr>
          <w:rFonts w:ascii="Montserrat" w:hAnsi="Montserrat"/>
          <w:sz w:val="24"/>
        </w:rPr>
      </w:pPr>
    </w:p>
    <w:p w:rsidR="0008581E" w:rsidRPr="00B3633A" w:rsidRDefault="0008581E">
      <w:pPr>
        <w:pStyle w:val="0DraftNormal"/>
        <w:rPr>
          <w:rFonts w:ascii="Montserrat" w:hAnsi="Montserrat"/>
          <w:sz w:val="24"/>
        </w:rPr>
      </w:pPr>
      <w:r w:rsidRPr="00B3633A">
        <w:rPr>
          <w:rFonts w:ascii="Montserrat" w:hAnsi="Montserrat"/>
          <w:sz w:val="24"/>
        </w:rPr>
        <w:t>Body and soul. This is the prologue/epilogue event. Av follows her essence back to its faintest roots, drawn, not to the moment of her conception, but to the moment when the possability of her existence was conceived. From the shadow of her death, av awakes. Utterly disjointed from her old life, av instinctively retreats from trauma of her rebirth to find sanctuary and perspective in the company of two peculiarly kindred spirits. Av retains the integrity of her absolution, an eternal awareness of herself, but lacks the particulars of a defined past or determined position in the world. Aware only of her gnawing incompleteness, she has no clue what she is lacking and no other desire to fulfill. Unwittingly, while in the company of her friends, the man and woman who would be responsabile for her proscribed conception, she falls prey to a paradox that threatens her faith in her own existence. Can they help her recover her self, body and soul? With the aid of the books that nearly killed her, she pieces together the virtual truth of her destiny, realizing that what she is now missing was lost long ago and destroyed in the purge. Aware of what she can never be and what is suggested to come, she realizes and does what she must.</w:t>
      </w:r>
    </w:p>
    <w:p w:rsidR="0008581E" w:rsidRPr="00B3633A" w:rsidRDefault="0008581E">
      <w:pPr>
        <w:pStyle w:val="0DraftNormal"/>
        <w:rPr>
          <w:rFonts w:ascii="Montserrat" w:hAnsi="Montserrat"/>
          <w:sz w:val="24"/>
        </w:rPr>
      </w:pPr>
    </w:p>
    <w:p w:rsidR="0008581E" w:rsidRPr="00B3633A" w:rsidRDefault="0008581E">
      <w:pPr>
        <w:pStyle w:val="0DraftNormal"/>
        <w:rPr>
          <w:rFonts w:ascii="Montserrat" w:hAnsi="Montserrat"/>
          <w:sz w:val="24"/>
        </w:rPr>
      </w:pPr>
      <w:r w:rsidRPr="00B3633A">
        <w:rPr>
          <w:rFonts w:ascii="Montserrat" w:hAnsi="Montserrat"/>
          <w:sz w:val="24"/>
        </w:rPr>
        <w:t>Beginning at the end. The funeral of the phoenix. The story of her fall, her undoing, reveals a struggle against the inescapable embrace of death. This is the crucible, the purifying fire of her destiny. Her will and identity will be tested—pushed beyond all mortal limits. Her destruction will be excruciating and slow as she stubbornly fights and resists the caresses of the devourer—the touch of destruction. Her desperation will cause her to make herself an abomination to her old self before she finally must realize the truth. Armed with the finest in technique and technology, she fights in an invisible war. Forced to reveal her divine office to her co-exiles in order to fight for their lives in a game that can not be understood, she rose. A paladin, an angel of death, who must venture through death itself. A lone wild card, she paid the ultimate price. Her only hope of victory is the enigma of the point paradox.</w:t>
      </w:r>
    </w:p>
    <w:p w:rsidR="0008581E" w:rsidRPr="00B3633A" w:rsidRDefault="0008581E">
      <w:pPr>
        <w:pStyle w:val="0DraftNormal"/>
        <w:rPr>
          <w:rFonts w:ascii="Montserrat" w:hAnsi="Montserrat"/>
          <w:sz w:val="24"/>
        </w:rPr>
      </w:pPr>
    </w:p>
    <w:p w:rsidR="0008581E" w:rsidRPr="00B3633A" w:rsidRDefault="0008581E">
      <w:pPr>
        <w:pStyle w:val="0DraftNormal"/>
        <w:rPr>
          <w:rFonts w:ascii="Montserrat" w:hAnsi="Montserrat"/>
          <w:sz w:val="24"/>
        </w:rPr>
      </w:pPr>
      <w:r w:rsidRPr="00B3633A">
        <w:rPr>
          <w:rFonts w:ascii="Montserrat" w:hAnsi="Montserrat"/>
          <w:sz w:val="24"/>
        </w:rPr>
        <w:t>The beginning and end—an end and a beginning.</w:t>
      </w:r>
    </w:p>
    <w:p w:rsidR="0008581E" w:rsidRPr="00B3633A" w:rsidRDefault="0008581E">
      <w:pPr>
        <w:pStyle w:val="0DraftNormal"/>
        <w:rPr>
          <w:rFonts w:ascii="Montserrat" w:hAnsi="Montserrat"/>
          <w:sz w:val="24"/>
        </w:rPr>
      </w:pPr>
    </w:p>
    <w:p w:rsidR="0008581E" w:rsidRPr="00B3633A" w:rsidRDefault="0008581E">
      <w:pPr>
        <w:pStyle w:val="0DraftNormal"/>
        <w:rPr>
          <w:rFonts w:ascii="Montserrat" w:hAnsi="Montserrat"/>
          <w:sz w:val="24"/>
        </w:rPr>
      </w:pPr>
      <w:r w:rsidRPr="00B3633A">
        <w:rPr>
          <w:rFonts w:ascii="Montserrat" w:hAnsi="Montserrat"/>
          <w:sz w:val="24"/>
        </w:rPr>
        <w:t xml:space="preserve">A funeral for the dead champion and avatar—avonjea. </w:t>
      </w:r>
    </w:p>
    <w:p w:rsidR="0008581E" w:rsidRPr="00B3633A" w:rsidRDefault="0008581E">
      <w:pPr>
        <w:pStyle w:val="0DraftNormal"/>
        <w:rPr>
          <w:rFonts w:ascii="Montserrat" w:hAnsi="Montserrat"/>
          <w:sz w:val="24"/>
        </w:rPr>
      </w:pPr>
    </w:p>
    <w:p w:rsidR="0008581E" w:rsidRPr="00B3633A" w:rsidRDefault="0008581E">
      <w:pPr>
        <w:pStyle w:val="0DraftNormal"/>
        <w:rPr>
          <w:rFonts w:ascii="Montserrat" w:hAnsi="Montserrat"/>
          <w:sz w:val="24"/>
        </w:rPr>
      </w:pPr>
      <w:r w:rsidRPr="00B3633A">
        <w:rPr>
          <w:rFonts w:ascii="Montserrat" w:hAnsi="Montserrat"/>
          <w:sz w:val="24"/>
        </w:rPr>
        <w:t xml:space="preserve">Present in the place of honor is her heir, a child—clone of her own flesh. </w:t>
      </w:r>
    </w:p>
    <w:p w:rsidR="0008581E" w:rsidRPr="00B3633A" w:rsidRDefault="0008581E">
      <w:pPr>
        <w:pStyle w:val="0DraftNormal"/>
        <w:rPr>
          <w:rFonts w:ascii="Montserrat" w:hAnsi="Montserrat"/>
          <w:sz w:val="24"/>
        </w:rPr>
      </w:pPr>
    </w:p>
    <w:p w:rsidR="0008581E" w:rsidRPr="00B3633A" w:rsidRDefault="0008581E">
      <w:pPr>
        <w:pStyle w:val="0DraftNormal"/>
        <w:rPr>
          <w:rFonts w:ascii="Montserrat" w:hAnsi="Montserrat"/>
          <w:sz w:val="24"/>
        </w:rPr>
      </w:pPr>
      <w:r w:rsidRPr="00B3633A">
        <w:rPr>
          <w:rFonts w:ascii="Montserrat" w:hAnsi="Montserrat"/>
          <w:sz w:val="24"/>
        </w:rPr>
        <w:t xml:space="preserve">The last rites are given by mystery herself. </w:t>
      </w:r>
    </w:p>
    <w:p w:rsidR="0008581E" w:rsidRPr="00B3633A" w:rsidRDefault="0008581E">
      <w:pPr>
        <w:pStyle w:val="0DraftNormal"/>
        <w:rPr>
          <w:rFonts w:ascii="Montserrat" w:hAnsi="Montserrat"/>
          <w:sz w:val="24"/>
        </w:rPr>
      </w:pPr>
    </w:p>
    <w:p w:rsidR="0008581E" w:rsidRPr="00B3633A" w:rsidRDefault="0008581E">
      <w:pPr>
        <w:pStyle w:val="0DraftNormal"/>
        <w:rPr>
          <w:rFonts w:ascii="Montserrat" w:hAnsi="Montserrat"/>
          <w:sz w:val="24"/>
        </w:rPr>
      </w:pPr>
      <w:r w:rsidRPr="00B3633A">
        <w:rPr>
          <w:rFonts w:ascii="Montserrat" w:hAnsi="Montserrat"/>
          <w:sz w:val="24"/>
        </w:rPr>
        <w:t xml:space="preserve">Mystery permits the child to look upon her face; offering the child her progenetor's place. </w:t>
      </w:r>
    </w:p>
    <w:p w:rsidR="0008581E" w:rsidRPr="00B3633A" w:rsidRDefault="0008581E">
      <w:pPr>
        <w:pStyle w:val="0DraftNormal"/>
        <w:rPr>
          <w:rFonts w:ascii="Montserrat" w:hAnsi="Montserrat"/>
          <w:sz w:val="24"/>
        </w:rPr>
      </w:pPr>
    </w:p>
    <w:p w:rsidR="0008581E" w:rsidRPr="00B3633A" w:rsidRDefault="0008581E">
      <w:pPr>
        <w:pStyle w:val="0DraftNormal"/>
        <w:rPr>
          <w:rFonts w:ascii="Montserrat" w:hAnsi="Montserrat"/>
          <w:sz w:val="24"/>
        </w:rPr>
      </w:pPr>
      <w:r w:rsidRPr="00B3633A">
        <w:rPr>
          <w:rFonts w:ascii="Montserrat" w:hAnsi="Montserrat"/>
          <w:sz w:val="24"/>
        </w:rPr>
        <w:t xml:space="preserve">Only the child witnesses the face behind the veil of </w:t>
      </w:r>
    </w:p>
    <w:p w:rsidR="0008581E" w:rsidRPr="00B3633A" w:rsidRDefault="0008581E">
      <w:pPr>
        <w:pStyle w:val="0DraftNormal"/>
        <w:rPr>
          <w:rFonts w:ascii="Montserrat" w:hAnsi="Montserrat"/>
          <w:sz w:val="24"/>
        </w:rPr>
      </w:pPr>
    </w:p>
    <w:p w:rsidR="0008581E" w:rsidRPr="00B3633A" w:rsidRDefault="0008581E">
      <w:pPr>
        <w:pStyle w:val="0DraftNormal"/>
        <w:rPr>
          <w:rFonts w:ascii="Montserrat" w:hAnsi="Montserrat"/>
          <w:sz w:val="24"/>
        </w:rPr>
      </w:pPr>
      <w:r w:rsidRPr="00B3633A">
        <w:rPr>
          <w:rFonts w:ascii="Montserrat" w:hAnsi="Montserrat"/>
          <w:sz w:val="24"/>
        </w:rPr>
        <w:t>Which is only revealed at the end.</w:t>
      </w:r>
    </w:p>
    <w:p w:rsidR="0008581E" w:rsidRPr="00B3633A" w:rsidRDefault="0008581E">
      <w:pPr>
        <w:pStyle w:val="0DraftNormal"/>
        <w:rPr>
          <w:rFonts w:ascii="Montserrat" w:hAnsi="Montserrat"/>
          <w:sz w:val="24"/>
        </w:rPr>
      </w:pPr>
    </w:p>
    <w:p w:rsidR="0008581E" w:rsidRPr="00B3633A" w:rsidRDefault="0008581E">
      <w:pPr>
        <w:pStyle w:val="0DraftNormal"/>
        <w:rPr>
          <w:rFonts w:ascii="Montserrat" w:hAnsi="Montserrat"/>
          <w:sz w:val="24"/>
        </w:rPr>
      </w:pPr>
      <w:r w:rsidRPr="00B3633A">
        <w:rPr>
          <w:rFonts w:ascii="Montserrat" w:hAnsi="Montserrat"/>
          <w:sz w:val="24"/>
        </w:rPr>
        <w:t>This concentrates on av's walk through death in the devouring embrace of sivai. The essential arguement is the revelation of the point paradox, with hints of its impact on the infinite expression. The ruptured paradox membrane threatens the dissolution of her universe and those who reside within. The adversity of the path is the fragmented elements of the exiles. These factions are the tools of the game, and are opposed by the unspeakable minions of sivai. First av must help unite these factions under the wise leadership of an ageless dragon. Then she must reveal herself as their champion—fusing together her inhumanity, the techniques of inspired and embodied art, the tools of technology and her divine fury. Even as this war unfolds, the mysteries of science and metascience join with magic to unravel the enigma of av's being in the hopes of restoring her from the ravages of her wounds or even creating a bioroid army with her vast talent. The avonjea-child is the first success, a prototype. The need for mature soldiers cannot be answered so easily, however. The unblessed minions are well aware of the need to destroy av and all hope of her potential forces them to concentrate on her. Her body, her talents and her mind are gradually whittled away along with her veneer of humanity. Worse, at no time is she safe from the presence of her nemesis. Sivai is tearing her apart, and he is savouring it. He makes damn sure that she is aware of it as he haunts her, driving her goddess away from her. But the more he hurts her, the more indomitible her spirit becomes. Her allies ache at her ablation but they can't help admiring her determination. Dreams of the point paradox ride her, and she struggles to comprehend it almost entirely in vain. Finally she realizes that this message comes not from her benefactor, but from somewhere in herself. But she cannot understand it until she is forced to embrace the naked point of her existence. For, though she is dead by then, she finally discovers that ultimately no force has the power to destroy her (av). Not even sivai. At the last, having left her daughter-self to finish her work in th realm, she reflects on these truths and learns from mystery that she had but stood in her mistresses stead in the arms of her lover—sivai.</w:t>
      </w:r>
    </w:p>
    <w:p w:rsidR="0008581E" w:rsidRPr="00B3633A" w:rsidRDefault="0008581E">
      <w:pPr>
        <w:pStyle w:val="0DraftNormal"/>
        <w:rPr>
          <w:rFonts w:ascii="Montserrat" w:hAnsi="Montserrat"/>
          <w:sz w:val="24"/>
        </w:rPr>
      </w:pPr>
    </w:p>
    <w:p w:rsidR="0008581E" w:rsidRPr="00B3633A" w:rsidRDefault="0008581E">
      <w:pPr>
        <w:pStyle w:val="0DraftNormal"/>
        <w:rPr>
          <w:rFonts w:ascii="Montserrat" w:hAnsi="Montserrat"/>
          <w:sz w:val="24"/>
        </w:rPr>
      </w:pPr>
      <w:r w:rsidRPr="00B3633A">
        <w:rPr>
          <w:rFonts w:ascii="Montserrat" w:hAnsi="Montserrat"/>
          <w:sz w:val="24"/>
        </w:rPr>
        <w:t xml:space="preserve">In the course of her early involvement circumstances present her with the opportunity to relate partially how she came t be what she is when we first confront her. For her to fall to kzeisza's trap and (paradox)'s designs, would be to fall back into the loop of her own bootstrap. The means by which she would fulfill (paradox)'s desire would destroy her. Rather it did destroy her once before, depending on how you look at it. The alternative of embracing (paradox) ultimately forces her to either sell her soul to the unknown or assume the obligation of recreating herself—origin, and world. It is in her best interest for her to escape the loop of kzeisza's trap—if she can manage to find a way to fulfill the promise for which she exists. This conundrum is essentially the apex of this book. Escaping this, however, requires that she override her instinctive self at the crucial moment. </w:t>
      </w:r>
    </w:p>
    <w:p w:rsidR="0008581E" w:rsidRPr="00B3633A" w:rsidRDefault="0008581E">
      <w:pPr>
        <w:pStyle w:val="0DraftNormal"/>
        <w:rPr>
          <w:rFonts w:ascii="Montserrat" w:hAnsi="Montserrat"/>
          <w:sz w:val="24"/>
        </w:rPr>
      </w:pPr>
    </w:p>
    <w:p w:rsidR="0008581E" w:rsidRPr="00B3633A" w:rsidRDefault="0008581E">
      <w:pPr>
        <w:pStyle w:val="0DraftNormal"/>
        <w:rPr>
          <w:rFonts w:ascii="Montserrat" w:hAnsi="Montserrat"/>
          <w:sz w:val="24"/>
        </w:rPr>
      </w:pPr>
      <w:r w:rsidRPr="00B3633A">
        <w:rPr>
          <w:rFonts w:ascii="Montserrat" w:hAnsi="Montserrat"/>
          <w:sz w:val="24"/>
        </w:rPr>
        <w:t xml:space="preserve">Av is going to literally be torn apart by this story. Repeatedly. Until there is no doubt in her or our minds. She is going to become an anathema to herself before it is all torn from her. One of the first maiming blows which cripple her is in fact a combined effect of her exotic and divine natures and the demonic nature of her mauler. What maims her, destroys her attacker. Her nature is rended by her absorption of this entity. She is warped by this inclusion enough to be permanently maimed and infected with a growing debilitation to both of her high natures. Her own body becomes a battle ground for a war of etheric powers. To wit, her first blow is delivered by an entity that normally killed its host, as it possesses and digests their very being. The only way she can overcome this inclusion is to embrace it from within and consume it. The part of her capable of this has long been repressed, it must be noted. She does not accomplish this until the end, when the survival of her will demands that she do so. Until then, she is hardly able to withstand the ablation of her being at the hands of other unspeakable minions. As we see. </w:t>
      </w:r>
    </w:p>
    <w:p w:rsidR="0008581E" w:rsidRPr="00B3633A" w:rsidRDefault="0008581E">
      <w:pPr>
        <w:pStyle w:val="0DraftNormal"/>
        <w:rPr>
          <w:rFonts w:ascii="Montserrat" w:hAnsi="Montserrat"/>
          <w:sz w:val="24"/>
        </w:rPr>
      </w:pPr>
    </w:p>
    <w:p w:rsidR="0008581E" w:rsidRPr="00B3633A" w:rsidRDefault="0008581E">
      <w:pPr>
        <w:pStyle w:val="0DraftNormal"/>
        <w:rPr>
          <w:rFonts w:ascii="Montserrat" w:hAnsi="Montserrat"/>
          <w:sz w:val="24"/>
        </w:rPr>
      </w:pPr>
      <w:r w:rsidRPr="00B3633A">
        <w:rPr>
          <w:rFonts w:ascii="Montserrat" w:hAnsi="Montserrat"/>
          <w:sz w:val="24"/>
        </w:rPr>
        <w:t xml:space="preserve">In part of the story will occur the study of nanogenetic technology. The requirements and capabilities of cloning. The options that can be explored and conditions which turn options into necessities. The only fool proof clone method is equivalent to childbirth. Which produces a distinct individual with the exact same genetic potential as the donor. Unless the mind of the donor can be imprinted into the brain of the slip. A clone is referred to as a slip, after the practice of ceramic and porcelain casting; having come from the same mold. Accelerated growth is possible but in special cases like an exotic, only with synchronous media interface. The side effects being that the final product of mind and slip is only faintly anchored to reality. The consequences of this are illustrated in unleashed. Accelerated growth with mind imprint is better if the imprint is done before the slip is withdrawn. Withdrawal is the period where the body is reset to normal growth rates and biorythms. This is the point where instability will occur in an exotic slip. During the matrix cleaning stage where the master code is defined, modifications can be made. Since there is a high demand for interface capability, female neural interfaces are nanogenetically amended to the matrix or biokinetically programmed into the original prior to seeding the matrix. Av was adapted by a biokinetic to interface with hardware, and the biopath's influence is the key to nyon succeeding with generating the first slip. In the experimental race to restore av to a functional body, many variations are cleaned before they achieve a perfect matrix with the required alterations. The breakthrough does not come about until it is too late for av, and the child prototype is not imprinted with av's memories. The opportunity to transfer av into the slip are lost when her cybernetic frame is demolished and her transplanted brain along with it. The matter of her reconstruction into a cyber frame is a unique process, too. Ambushed and viciously dismembered in her quarters, in front of her dragon friend, (anvea)nna—who mysteriously disappears at the same time—she is certain to die. However, the implants she has already received alerted nyon of the attack, and his team arrives with barely enough time to do a head and spine extraction on her; the only way to preserve her mind and experiences. This ordeal is excruciating for av to say the least. During this time, they manage to do a partial psyche extraction which eventually becomes the subjective base of the sense construct used on the slips that are generated in unleashed. They manage to keep her head alive and manage to grow her a frame which she uses to astonishing extent before her demise. Av turns her mind back to her duty, and binds herself with the key to their salvation. </w:t>
      </w:r>
    </w:p>
    <w:p w:rsidR="0008581E" w:rsidRPr="00B3633A" w:rsidRDefault="0008581E">
      <w:pPr>
        <w:pStyle w:val="0DraftNormal"/>
        <w:rPr>
          <w:rFonts w:ascii="Montserrat" w:hAnsi="Montserrat"/>
          <w:sz w:val="24"/>
        </w:rPr>
      </w:pPr>
    </w:p>
    <w:p w:rsidR="0008581E" w:rsidRPr="00B3633A" w:rsidRDefault="0008581E">
      <w:pPr>
        <w:pStyle w:val="0DraftNormal"/>
        <w:rPr>
          <w:rFonts w:ascii="Montserrat" w:hAnsi="Montserrat"/>
          <w:sz w:val="24"/>
        </w:rPr>
      </w:pPr>
      <w:r w:rsidRPr="00B3633A">
        <w:rPr>
          <w:rFonts w:ascii="Montserrat" w:hAnsi="Montserrat"/>
          <w:sz w:val="24"/>
        </w:rPr>
        <w:t>0221-969-0117-00</w:t>
      </w:r>
    </w:p>
    <w:p w:rsidR="0008581E" w:rsidRPr="00B3633A" w:rsidRDefault="0008581E">
      <w:pPr>
        <w:pStyle w:val="0DraftNormal"/>
        <w:rPr>
          <w:rFonts w:ascii="Montserrat" w:hAnsi="Montserrat"/>
          <w:sz w:val="24"/>
        </w:rPr>
      </w:pPr>
    </w:p>
    <w:p w:rsidR="0008581E" w:rsidRPr="00B3633A" w:rsidRDefault="0008581E">
      <w:pPr>
        <w:pStyle w:val="0DraftNormal"/>
        <w:rPr>
          <w:rFonts w:ascii="Montserrat" w:hAnsi="Montserrat"/>
          <w:sz w:val="24"/>
        </w:rPr>
      </w:pPr>
      <w:r w:rsidRPr="00B3633A">
        <w:rPr>
          <w:rFonts w:ascii="Montserrat" w:hAnsi="Montserrat"/>
          <w:sz w:val="24"/>
        </w:rPr>
        <w:t>Aegis independant citizenship, military contract-naval aavi specialist pilot/tactical</w:t>
      </w:r>
    </w:p>
    <w:p w:rsidR="0008581E" w:rsidRPr="00B3633A" w:rsidRDefault="0008581E">
      <w:pPr>
        <w:pStyle w:val="0DraftNormal"/>
        <w:rPr>
          <w:rFonts w:ascii="Montserrat" w:hAnsi="Montserrat"/>
          <w:sz w:val="24"/>
        </w:rPr>
      </w:pPr>
    </w:p>
    <w:p w:rsidR="0008581E" w:rsidRPr="00B3633A" w:rsidRDefault="0008581E">
      <w:pPr>
        <w:pStyle w:val="0DraftNormal"/>
        <w:rPr>
          <w:rFonts w:ascii="Montserrat" w:hAnsi="Montserrat"/>
          <w:sz w:val="24"/>
        </w:rPr>
      </w:pPr>
      <w:r w:rsidRPr="00B3633A">
        <w:rPr>
          <w:rFonts w:ascii="Montserrat" w:hAnsi="Montserrat"/>
          <w:sz w:val="24"/>
        </w:rPr>
        <w:t>Registered identity, angel colony authority</w:t>
      </w:r>
    </w:p>
    <w:p w:rsidR="0008581E" w:rsidRPr="00B3633A" w:rsidRDefault="0008581E">
      <w:pPr>
        <w:pStyle w:val="0DraftNormal"/>
        <w:rPr>
          <w:rFonts w:ascii="Montserrat" w:hAnsi="Montserrat"/>
          <w:sz w:val="24"/>
        </w:rPr>
      </w:pPr>
    </w:p>
    <w:p w:rsidR="0008581E" w:rsidRPr="00B3633A" w:rsidRDefault="0008581E">
      <w:pPr>
        <w:pStyle w:val="0DraftNormal"/>
        <w:rPr>
          <w:rFonts w:ascii="Montserrat" w:hAnsi="Montserrat"/>
          <w:sz w:val="24"/>
        </w:rPr>
      </w:pPr>
      <w:r w:rsidRPr="00B3633A">
        <w:rPr>
          <w:rFonts w:ascii="Montserrat" w:hAnsi="Montserrat"/>
          <w:sz w:val="24"/>
        </w:rPr>
        <w:t>Aka</w:t>
      </w:r>
    </w:p>
    <w:p w:rsidR="0008581E" w:rsidRPr="00B3633A" w:rsidRDefault="0008581E">
      <w:pPr>
        <w:pStyle w:val="0DraftNormal"/>
        <w:rPr>
          <w:rFonts w:ascii="Montserrat" w:hAnsi="Montserrat"/>
          <w:sz w:val="24"/>
        </w:rPr>
      </w:pPr>
    </w:p>
    <w:p w:rsidR="0008581E" w:rsidRPr="00B3633A" w:rsidRDefault="0008581E">
      <w:pPr>
        <w:pStyle w:val="0DraftNormal"/>
        <w:rPr>
          <w:rFonts w:ascii="Montserrat" w:hAnsi="Montserrat"/>
          <w:sz w:val="24"/>
        </w:rPr>
      </w:pPr>
      <w:r w:rsidRPr="00B3633A">
        <w:rPr>
          <w:rFonts w:ascii="Montserrat" w:hAnsi="Montserrat"/>
          <w:sz w:val="24"/>
        </w:rPr>
        <w:t>Avon·je·ara eyrn syn</w:t>
      </w:r>
    </w:p>
    <w:p w:rsidR="0008581E" w:rsidRPr="00B3633A" w:rsidRDefault="0008581E">
      <w:pPr>
        <w:pStyle w:val="0DraftNormal"/>
        <w:rPr>
          <w:rFonts w:ascii="Montserrat" w:hAnsi="Montserrat"/>
          <w:sz w:val="24"/>
        </w:rPr>
      </w:pPr>
    </w:p>
    <w:p w:rsidR="0008581E" w:rsidRPr="00B3633A" w:rsidRDefault="0008581E">
      <w:pPr>
        <w:pStyle w:val="0DraftNormal"/>
        <w:rPr>
          <w:rFonts w:ascii="Montserrat" w:hAnsi="Montserrat"/>
          <w:sz w:val="24"/>
        </w:rPr>
      </w:pPr>
      <w:r w:rsidRPr="00B3633A">
        <w:rPr>
          <w:rFonts w:ascii="Montserrat" w:hAnsi="Montserrat"/>
          <w:sz w:val="24"/>
        </w:rPr>
        <w:t>Av</w:t>
      </w:r>
    </w:p>
    <w:p w:rsidR="0008581E" w:rsidRPr="00B3633A" w:rsidRDefault="0008581E">
      <w:pPr>
        <w:pStyle w:val="0DraftNormal"/>
        <w:rPr>
          <w:rFonts w:ascii="Montserrat" w:hAnsi="Montserrat"/>
          <w:sz w:val="24"/>
        </w:rPr>
      </w:pPr>
    </w:p>
    <w:p w:rsidR="0008581E" w:rsidRPr="00B3633A" w:rsidRDefault="0008581E">
      <w:pPr>
        <w:pStyle w:val="0DraftNormal"/>
        <w:rPr>
          <w:rFonts w:ascii="Montserrat" w:hAnsi="Montserrat"/>
          <w:sz w:val="24"/>
        </w:rPr>
      </w:pPr>
      <w:r w:rsidRPr="00B3633A">
        <w:rPr>
          <w:rFonts w:ascii="Montserrat" w:hAnsi="Montserrat"/>
          <w:sz w:val="24"/>
        </w:rPr>
        <w:t>Av·naoma</w:t>
      </w:r>
    </w:p>
    <w:p w:rsidR="0008581E" w:rsidRPr="00B3633A" w:rsidRDefault="0008581E">
      <w:pPr>
        <w:pStyle w:val="0DraftNormal"/>
        <w:rPr>
          <w:rFonts w:ascii="Montserrat" w:hAnsi="Montserrat"/>
          <w:sz w:val="24"/>
        </w:rPr>
      </w:pPr>
    </w:p>
    <w:p w:rsidR="0008581E" w:rsidRPr="00B3633A" w:rsidRDefault="0008581E">
      <w:pPr>
        <w:pStyle w:val="0DraftNormal"/>
        <w:rPr>
          <w:rFonts w:ascii="Montserrat" w:hAnsi="Montserrat"/>
          <w:sz w:val="24"/>
        </w:rPr>
      </w:pPr>
      <w:r w:rsidRPr="00B3633A">
        <w:rPr>
          <w:rFonts w:ascii="Montserrat" w:hAnsi="Montserrat"/>
          <w:sz w:val="24"/>
        </w:rPr>
        <w:t>Birth registration</w:t>
      </w:r>
    </w:p>
    <w:p w:rsidR="0008581E" w:rsidRPr="00B3633A" w:rsidRDefault="0008581E">
      <w:pPr>
        <w:pStyle w:val="0DraftNormal"/>
        <w:rPr>
          <w:rFonts w:ascii="Montserrat" w:hAnsi="Montserrat"/>
          <w:sz w:val="24"/>
        </w:rPr>
      </w:pPr>
    </w:p>
    <w:p w:rsidR="0008581E" w:rsidRPr="00B3633A" w:rsidRDefault="0008581E">
      <w:pPr>
        <w:pStyle w:val="0DraftNormal"/>
        <w:rPr>
          <w:rFonts w:ascii="Montserrat" w:hAnsi="Montserrat"/>
          <w:sz w:val="24"/>
        </w:rPr>
      </w:pPr>
      <w:r w:rsidRPr="00B3633A">
        <w:rPr>
          <w:rFonts w:ascii="Montserrat" w:hAnsi="Montserrat"/>
          <w:sz w:val="24"/>
        </w:rPr>
        <w:t xml:space="preserve">Nickname </w:t>
      </w:r>
    </w:p>
    <w:p w:rsidR="0008581E" w:rsidRPr="00B3633A" w:rsidRDefault="0008581E">
      <w:pPr>
        <w:pStyle w:val="0DraftNormal"/>
        <w:rPr>
          <w:rFonts w:ascii="Montserrat" w:hAnsi="Montserrat"/>
          <w:sz w:val="24"/>
        </w:rPr>
      </w:pPr>
    </w:p>
    <w:p w:rsidR="0008581E" w:rsidRPr="00B3633A" w:rsidRDefault="0008581E">
      <w:pPr>
        <w:pStyle w:val="0DraftNormal"/>
        <w:rPr>
          <w:rFonts w:ascii="Montserrat" w:hAnsi="Montserrat"/>
          <w:sz w:val="24"/>
        </w:rPr>
      </w:pPr>
      <w:r w:rsidRPr="00B3633A">
        <w:rPr>
          <w:rFonts w:ascii="Montserrat" w:hAnsi="Montserrat"/>
          <w:sz w:val="24"/>
        </w:rPr>
        <w:t>Ajean trade name</w:t>
      </w:r>
    </w:p>
    <w:p w:rsidR="0008581E" w:rsidRPr="00B3633A" w:rsidRDefault="0008581E">
      <w:pPr>
        <w:pStyle w:val="0DraftNormal"/>
        <w:rPr>
          <w:rFonts w:ascii="Montserrat" w:hAnsi="Montserrat"/>
          <w:sz w:val="24"/>
        </w:rPr>
      </w:pPr>
    </w:p>
    <w:p w:rsidR="0008581E" w:rsidRPr="00B3633A" w:rsidRDefault="0008581E">
      <w:pPr>
        <w:pStyle w:val="0DraftNormal"/>
        <w:rPr>
          <w:rFonts w:ascii="Montserrat" w:hAnsi="Montserrat"/>
          <w:sz w:val="24"/>
        </w:rPr>
      </w:pPr>
      <w:r w:rsidRPr="00B3633A">
        <w:rPr>
          <w:rFonts w:ascii="Montserrat" w:hAnsi="Montserrat"/>
          <w:sz w:val="24"/>
        </w:rPr>
        <w:t>Breakdowns</w:t>
      </w:r>
    </w:p>
    <w:p w:rsidR="0008581E" w:rsidRPr="00B3633A" w:rsidRDefault="0008581E">
      <w:pPr>
        <w:pStyle w:val="0DraftNormal"/>
        <w:rPr>
          <w:rFonts w:ascii="Montserrat" w:hAnsi="Montserrat"/>
          <w:sz w:val="24"/>
        </w:rPr>
      </w:pPr>
    </w:p>
    <w:p w:rsidR="0008581E" w:rsidRPr="00B3633A" w:rsidRDefault="0008581E">
      <w:pPr>
        <w:pStyle w:val="0DraftNormal"/>
        <w:rPr>
          <w:rFonts w:ascii="Montserrat" w:hAnsi="Montserrat"/>
          <w:sz w:val="24"/>
        </w:rPr>
      </w:pPr>
      <w:r w:rsidRPr="00B3633A">
        <w:rPr>
          <w:rFonts w:ascii="Montserrat" w:hAnsi="Montserrat"/>
          <w:sz w:val="24"/>
        </w:rPr>
        <w:t>Prologue</w:t>
      </w:r>
    </w:p>
    <w:p w:rsidR="0008581E" w:rsidRPr="00B3633A" w:rsidRDefault="0008581E">
      <w:pPr>
        <w:pStyle w:val="0DraftNormal"/>
        <w:rPr>
          <w:rFonts w:ascii="Montserrat" w:hAnsi="Montserrat"/>
          <w:sz w:val="24"/>
        </w:rPr>
      </w:pPr>
    </w:p>
    <w:p w:rsidR="0008581E" w:rsidRPr="00B3633A" w:rsidRDefault="0008581E">
      <w:pPr>
        <w:pStyle w:val="0DraftNormal"/>
        <w:rPr>
          <w:rFonts w:ascii="Montserrat" w:hAnsi="Montserrat"/>
          <w:sz w:val="24"/>
        </w:rPr>
      </w:pPr>
      <w:r w:rsidRPr="00B3633A">
        <w:rPr>
          <w:rFonts w:ascii="Montserrat" w:hAnsi="Montserrat"/>
          <w:sz w:val="24"/>
        </w:rPr>
        <w:t>A conversation between strangers from which two voices contrive to become one author one</w:t>
      </w:r>
    </w:p>
    <w:p w:rsidR="0008581E" w:rsidRPr="00B3633A" w:rsidRDefault="0008581E">
      <w:pPr>
        <w:pStyle w:val="0DraftNormal"/>
        <w:rPr>
          <w:rFonts w:ascii="Montserrat" w:hAnsi="Montserrat"/>
          <w:sz w:val="24"/>
        </w:rPr>
      </w:pPr>
    </w:p>
    <w:p w:rsidR="0008581E" w:rsidRPr="00B3633A" w:rsidRDefault="0008581E">
      <w:pPr>
        <w:pStyle w:val="0DraftNormal"/>
        <w:rPr>
          <w:rFonts w:ascii="Montserrat" w:hAnsi="Montserrat"/>
          <w:sz w:val="24"/>
        </w:rPr>
      </w:pPr>
      <w:r w:rsidRPr="00B3633A">
        <w:rPr>
          <w:rFonts w:ascii="Montserrat" w:hAnsi="Montserrat"/>
          <w:sz w:val="24"/>
        </w:rPr>
        <w:t>Far from the beginning of her own kind and the beginning of her own mystery, this is the beginning of (mystery) and the end of nineveh's innocence... The path that leads to the apprehension of a god in the person of two</w:t>
      </w:r>
    </w:p>
    <w:p w:rsidR="0008581E" w:rsidRPr="00B3633A" w:rsidRDefault="0008581E">
      <w:pPr>
        <w:pStyle w:val="0DraftNormal"/>
        <w:rPr>
          <w:rFonts w:ascii="Montserrat" w:hAnsi="Montserrat"/>
          <w:sz w:val="24"/>
        </w:rPr>
      </w:pPr>
    </w:p>
    <w:p w:rsidR="0008581E" w:rsidRPr="00B3633A" w:rsidRDefault="0008581E">
      <w:pPr>
        <w:pStyle w:val="0DraftNormal"/>
        <w:rPr>
          <w:rFonts w:ascii="Montserrat" w:hAnsi="Montserrat"/>
          <w:sz w:val="24"/>
        </w:rPr>
      </w:pPr>
      <w:r w:rsidRPr="00B3633A">
        <w:rPr>
          <w:rFonts w:ascii="Montserrat" w:hAnsi="Montserrat"/>
          <w:sz w:val="24"/>
        </w:rPr>
        <w:t>Torn from the breadth, depth and height of heaven, av fights to comprehend and preserve her provoked existence from a myriad of daunting threats... The path which drives a wedge between av and (mystery) even as they bound to each other three</w:t>
      </w:r>
    </w:p>
    <w:p w:rsidR="0008581E" w:rsidRPr="00B3633A" w:rsidRDefault="0008581E">
      <w:pPr>
        <w:pStyle w:val="0DraftNormal"/>
        <w:rPr>
          <w:rFonts w:ascii="Montserrat" w:hAnsi="Montserrat"/>
          <w:sz w:val="24"/>
        </w:rPr>
      </w:pPr>
    </w:p>
    <w:p w:rsidR="0008581E" w:rsidRPr="00B3633A" w:rsidRDefault="0008581E">
      <w:pPr>
        <w:pStyle w:val="0DraftNormal"/>
        <w:rPr>
          <w:rFonts w:ascii="Montserrat" w:hAnsi="Montserrat"/>
          <w:sz w:val="24"/>
        </w:rPr>
      </w:pPr>
      <w:r w:rsidRPr="00B3633A">
        <w:rPr>
          <w:rFonts w:ascii="Montserrat" w:hAnsi="Montserrat"/>
          <w:sz w:val="24"/>
        </w:rPr>
        <w:t>The end of the begining and the beginning of the end epilogue</w:t>
      </w:r>
    </w:p>
    <w:p w:rsidR="0008581E" w:rsidRPr="00B3633A" w:rsidRDefault="0008581E">
      <w:pPr>
        <w:pStyle w:val="0DraftNormal"/>
        <w:rPr>
          <w:rFonts w:ascii="Montserrat" w:hAnsi="Montserrat"/>
          <w:sz w:val="24"/>
        </w:rPr>
      </w:pPr>
    </w:p>
    <w:p w:rsidR="0008581E" w:rsidRPr="00B3633A" w:rsidRDefault="0008581E">
      <w:pPr>
        <w:pStyle w:val="0DraftNormal"/>
        <w:rPr>
          <w:rFonts w:ascii="Montserrat" w:hAnsi="Montserrat"/>
          <w:sz w:val="24"/>
        </w:rPr>
      </w:pPr>
      <w:r w:rsidRPr="00B3633A">
        <w:rPr>
          <w:rFonts w:ascii="Montserrat" w:hAnsi="Montserrat"/>
          <w:sz w:val="24"/>
        </w:rPr>
        <w:t>Unmeasurable consequences... Which were you? Both, neither, their child, their world.</w:t>
      </w:r>
    </w:p>
    <w:p w:rsidR="0008581E" w:rsidRPr="00B3633A" w:rsidRDefault="0008581E">
      <w:pPr>
        <w:pStyle w:val="0DraftNormal"/>
        <w:rPr>
          <w:rFonts w:ascii="Montserrat" w:hAnsi="Montserrat"/>
          <w:sz w:val="24"/>
        </w:rPr>
      </w:pPr>
    </w:p>
    <w:p w:rsidR="0008581E" w:rsidRPr="00B3633A" w:rsidRDefault="0008581E">
      <w:pPr>
        <w:pStyle w:val="0DraftNormal"/>
        <w:rPr>
          <w:rFonts w:ascii="Montserrat" w:hAnsi="Montserrat"/>
          <w:sz w:val="24"/>
        </w:rPr>
      </w:pPr>
      <w:r w:rsidRPr="00B3633A">
        <w:rPr>
          <w:rFonts w:ascii="Montserrat" w:hAnsi="Montserrat"/>
          <w:sz w:val="24"/>
        </w:rPr>
        <w:t>Alyn :</w:t>
      </w:r>
    </w:p>
    <w:p w:rsidR="0008581E" w:rsidRPr="00B3633A" w:rsidRDefault="0008581E">
      <w:pPr>
        <w:pStyle w:val="0DraftNormal"/>
        <w:rPr>
          <w:rFonts w:ascii="Montserrat" w:hAnsi="Montserrat"/>
          <w:sz w:val="24"/>
        </w:rPr>
      </w:pPr>
    </w:p>
    <w:p w:rsidR="0008581E" w:rsidRPr="00B3633A" w:rsidRDefault="0008581E">
      <w:pPr>
        <w:pStyle w:val="0DraftNormal"/>
        <w:rPr>
          <w:rFonts w:ascii="Montserrat" w:hAnsi="Montserrat"/>
          <w:sz w:val="24"/>
        </w:rPr>
      </w:pPr>
      <w:r w:rsidRPr="00B3633A">
        <w:rPr>
          <w:rFonts w:ascii="Montserrat" w:hAnsi="Montserrat"/>
          <w:sz w:val="24"/>
        </w:rPr>
        <w:t xml:space="preserve">A child is brought before nineveh, the young avatar and spiritual leader of the lyn, as evidence of a breach of the peace between aena and aeva. A child who proves to be the daughter of no lyn. (mystery)’s embrace becomes a possession beyond her endurance under the pressures of this challenge to the lyn. Focus is on (mystery). She is our introduction to the lyn as the one lyn at that time with an unlimited perspective of her race. Alyn, the red maned child, is her personal responsability, a question she must find an answer to under the wing of (av). Knowing no other way, alyn is raised as lyn. As a lyn, there is a test—of blooding and the calling—from which this alyn child rises as (av)lyn and ninevehn. Like (mystery), she is embraced by (av), and like (mystery), her spirit and mind are fused inseperably with that divine state of awareness. </w:t>
      </w:r>
    </w:p>
    <w:p w:rsidR="0008581E" w:rsidRPr="00B3633A" w:rsidRDefault="0008581E">
      <w:pPr>
        <w:pStyle w:val="0DraftNormal"/>
        <w:rPr>
          <w:rFonts w:ascii="Montserrat" w:hAnsi="Montserrat"/>
          <w:sz w:val="24"/>
        </w:rPr>
      </w:pPr>
    </w:p>
    <w:p w:rsidR="0008581E" w:rsidRPr="00B3633A" w:rsidRDefault="0008581E">
      <w:pPr>
        <w:pStyle w:val="0DraftNormal"/>
        <w:rPr>
          <w:rFonts w:ascii="Montserrat" w:hAnsi="Montserrat"/>
          <w:sz w:val="24"/>
        </w:rPr>
      </w:pPr>
      <w:r w:rsidRPr="00B3633A">
        <w:rPr>
          <w:rFonts w:ascii="Montserrat" w:hAnsi="Montserrat"/>
          <w:sz w:val="24"/>
        </w:rPr>
        <w:t xml:space="preserve">The first period is focused on issues of social dynamics, position, favor, responsibility and authority and a situation of access to absolute power. The struggle for the heroine [as it were] is her determination to deal with being saddled with this absolute authority and responsability. She tries to discharge the obligation of the power and hopefully retire back to a scale she can deal with. The realization that the power cannot be discharged, and subtle influences distracting her with seductive and sensual submissions to the delights inherent in that power combine in a way that lead her into darkness, death and destruction. The conflict within her reaches its crisis when she finally forces herself to realize that she cannot discharge or deal with the power. She must go where none can follow, and too, she must take with her those she has influenced and those who are strong enough to keep her in check [demons and angels and no few nys]. She has to resist the temptations for destruction and carry herself away to exile in the great abyss. Lyn avatars are normally rare, being individuals with such vast psionic potential that they can extrapolate from a god’s eye view. Typically an individual can only maintain the necessary psychological equilibriuim of this state only for a while, but in the cases of (mystery) and alyn, or as some call her, av, this proves not to be the case. The power at (mystery)’s disposal, for the fourteen years in which alyn is her personal charge, proves subtly seductive and arguably warps her. </w:t>
      </w:r>
    </w:p>
    <w:p w:rsidR="0008581E" w:rsidRPr="00B3633A" w:rsidRDefault="0008581E">
      <w:pPr>
        <w:pStyle w:val="0DraftNormal"/>
        <w:rPr>
          <w:rFonts w:ascii="Montserrat" w:hAnsi="Montserrat"/>
          <w:sz w:val="24"/>
        </w:rPr>
      </w:pPr>
    </w:p>
    <w:p w:rsidR="0008581E" w:rsidRPr="00B3633A" w:rsidRDefault="0008581E">
      <w:pPr>
        <w:pStyle w:val="0DraftNormal"/>
        <w:rPr>
          <w:rFonts w:ascii="Montserrat" w:hAnsi="Montserrat"/>
          <w:sz w:val="24"/>
        </w:rPr>
      </w:pPr>
      <w:r w:rsidRPr="00B3633A">
        <w:rPr>
          <w:rFonts w:ascii="Montserrat" w:hAnsi="Montserrat"/>
          <w:sz w:val="24"/>
        </w:rPr>
        <w:t>(mystery)'s story begins with her calling and memories of her blooding. She arises from the water haunted by something more than what she brought with her. The prec(paradox)t of the guide, nineveh, has long been known, a message passed in the dark embrace to lead the lyn of (av) toward some new development. With this message, there is always a magnification of the scope of the ninevehn's power. She will be placed at the head of her race utterly unprepared for her calling's demands, and she will be the one to receive the sending of the nys. The alyn child is blooded; lyn and nys wait to see if the source will judge this creature to be more than animal. (mystery) tries all she can in the interim to discharge her service to the will of nineveh. She sees the discovery of this new race as the cause, and directs the lyn to take alyn into its fold and spread its seed through out creation so that it might thrive. And slowly, the scope of the power begins to drive her mad. She is swallowed by the sensual and destructive potential as her perspective is overwhelmed. When the time for the redmaned alyn to be queried, and she in turn is called to serve as ninevehn, (mystery) discovers that the will of nineveh remains with her. The nys see; they watch and wait. In time, in self exile, she comes to realize that she is different than other ninevehn. She is possessed by a consciousness as powerful as creaton itself using her, assuming her life, assuming her. For some reason creation itself has become fixated on her. Unsure, however, if it desires to love her as an other, or to be her and so know itself, defined and expressed. Much of her understanding of these things comes during her exile, but to act on them she must leave exile and return to the veil to see if the possesive will of nineveh can be lured to express itself, to face itself in another, av, and bear the responsibility of its own authority. This will come about in the tale of (av)lyn :</w:t>
      </w:r>
    </w:p>
    <w:p w:rsidR="0008581E" w:rsidRPr="00B3633A" w:rsidRDefault="0008581E">
      <w:pPr>
        <w:pStyle w:val="0DraftNormal"/>
        <w:rPr>
          <w:rFonts w:ascii="Montserrat" w:hAnsi="Montserrat"/>
          <w:sz w:val="24"/>
        </w:rPr>
      </w:pPr>
    </w:p>
    <w:p w:rsidR="0008581E" w:rsidRPr="00B3633A" w:rsidRDefault="0008581E">
      <w:pPr>
        <w:pStyle w:val="0DraftNormal"/>
        <w:rPr>
          <w:rFonts w:ascii="Montserrat" w:hAnsi="Montserrat"/>
          <w:sz w:val="24"/>
        </w:rPr>
      </w:pPr>
      <w:r w:rsidRPr="00B3633A">
        <w:rPr>
          <w:rFonts w:ascii="Montserrat" w:hAnsi="Montserrat"/>
          <w:sz w:val="24"/>
        </w:rPr>
        <w:t xml:space="preserve">A lonely soul no longer lyn, alyn, or truely even female, av lives under the judgement of every sentient in the (av). Her personal power is without rival save one, her mentor and perhaps even her lover (mystery), but she is no longer the (av)lyn she once was. She is aware that she is the only representitive of the native interests of the alyn, but that in itself is a threat for her former people. Because of her transfromation, alyn are slowly becoming seen as a dangerous element in the heavenly balance. It takes a few generations for sides to polarize, but inevitably the wedge is driven. The hunters are loosed to sever the bonds formed between lyn and alyn and she is their ultimate target. The awesome defense of herself shames her and forces her mentor to full fill a pact agianst her in the event that she “abused” her power so. (mystery) finds her and even as she strives to fulfill her obligation to destroy her they consummate their love. The conception and birth of a child is obscured by the destruction of a world. The child is the key to a gateway. The casualties of this opening battle in an endless war are shifted to a remote corner of creation. Among them is hidden an (av)lyn born, and two (av)lyn weary unto death from battling each other. However, each has come to terms with their place in the (av). These two worlds upon which so many lyn, alyn and even nys have been stranded also hide a soul born in </w:t>
      </w:r>
    </w:p>
    <w:p w:rsidR="0008581E" w:rsidRPr="00B3633A" w:rsidRDefault="0008581E">
      <w:pPr>
        <w:pStyle w:val="0DraftNormal"/>
        <w:rPr>
          <w:rFonts w:ascii="Montserrat" w:hAnsi="Montserrat"/>
          <w:sz w:val="24"/>
        </w:rPr>
      </w:pPr>
    </w:p>
    <w:p w:rsidR="0008581E" w:rsidRPr="00B3633A" w:rsidRDefault="0008581E">
      <w:pPr>
        <w:pStyle w:val="0DraftNormal"/>
        <w:rPr>
          <w:rFonts w:ascii="Montserrat" w:hAnsi="Montserrat"/>
          <w:sz w:val="24"/>
        </w:rPr>
      </w:pPr>
      <w:r w:rsidRPr="00B3633A">
        <w:rPr>
          <w:rFonts w:ascii="Montserrat" w:hAnsi="Montserrat"/>
          <w:sz w:val="24"/>
        </w:rPr>
        <w:t>Av, the child of the avatars, is slain upon reaching anthnev to close the portal. The child is born with the godlike awareness of a nineveh avatar, and herself argues the necessity. However, being born (av)lyn, a seed of rebirth lies within the wreckage of her newborn flesh. It is this seed that is planted a thousand generations later in the body of an athlyn descendant of the fused races of anthnev to bring her back to a universe where alyn on scattered planets have raised themselves to the stars to face the continuing rapports of the war of the veil. The av of anthnev is founded by the blood of her first body sacrificed for the good of the worlds of anthnev and aeirn. It will be her calling to reunite these two worlds with the universe, to make known that what the endless war had sought to prevent had long been accomplished here.</w:t>
      </w:r>
    </w:p>
    <w:p w:rsidR="0008581E" w:rsidRPr="00B3633A" w:rsidRDefault="0008581E">
      <w:pPr>
        <w:pStyle w:val="0DraftNormal"/>
        <w:rPr>
          <w:rFonts w:ascii="Montserrat" w:hAnsi="Montserrat"/>
          <w:sz w:val="24"/>
        </w:rPr>
      </w:pPr>
    </w:p>
    <w:p w:rsidR="0008581E" w:rsidRPr="00B3633A" w:rsidRDefault="0008581E">
      <w:pPr>
        <w:pStyle w:val="0DraftNormal"/>
        <w:rPr>
          <w:rFonts w:ascii="Montserrat" w:hAnsi="Montserrat"/>
          <w:sz w:val="24"/>
        </w:rPr>
      </w:pPr>
      <w:r w:rsidRPr="00B3633A">
        <w:rPr>
          <w:rFonts w:ascii="Montserrat" w:hAnsi="Montserrat"/>
          <w:sz w:val="24"/>
        </w:rPr>
        <w:t>N :</w:t>
      </w:r>
    </w:p>
    <w:p w:rsidR="0008581E" w:rsidRPr="00B3633A" w:rsidRDefault="0008581E">
      <w:pPr>
        <w:pStyle w:val="0DraftNormal"/>
        <w:rPr>
          <w:rFonts w:ascii="Montserrat" w:hAnsi="Montserrat"/>
          <w:sz w:val="24"/>
        </w:rPr>
      </w:pPr>
    </w:p>
    <w:p w:rsidR="0008581E" w:rsidRPr="00B3633A" w:rsidRDefault="0008581E">
      <w:pPr>
        <w:pStyle w:val="0DraftNormal"/>
        <w:rPr>
          <w:rFonts w:ascii="Montserrat" w:hAnsi="Montserrat"/>
          <w:sz w:val="24"/>
        </w:rPr>
      </w:pPr>
      <w:r w:rsidRPr="00B3633A">
        <w:rPr>
          <w:rFonts w:ascii="Montserrat" w:hAnsi="Montserrat"/>
          <w:sz w:val="24"/>
        </w:rPr>
        <w:t>Arden eve sinclair was one of a group of three class iii psionics each explorer was assigned. Arden’s ship happened to be one of the twenty lost in translation due to a fatal data corruption. Seventeen of the lost explorers, through the heroic effort of arden and the other psi actives, manage to recover normal space far across the galactic disk. The damage sustained by the ships’ drives forced the explorers to seek a viable world to retreat to before their damaged ships failed. Arduous effort brings them within reach of a promising candidate which proves to be too promising. Arden, stumbling into first contact, confronts an alien too disturbingly human. Or worse, a human too disturbingly alien. They are invited to settle the acheingly beautiful world in a carefuly arranged isolation from the native establishments. An odd number of years of strictly limited contact between the two cultures itself takes a disturbing, perhaps threatening pattern in the eyes of the majority of the colonists. Fifty-one natives attend to the colony; a number significantly equal to that of class iii psionics among the colonials and in whom their native guides invest the greatest part of their attention. Arden, as one of the fifty-one is caught between her personal and practical curiosity regarding their new home and its indigenous people, and her awareness of very dangerous unease among the psi blind colonists that daily threatens erupt into something darker and more primal. Arden finds herself poised on a very thin and deadly line between the known and the unknown, unable to resist probing the paradox of these exotically human aliens.</w:t>
      </w:r>
    </w:p>
    <w:p w:rsidR="0008581E" w:rsidRPr="00B3633A" w:rsidRDefault="0008581E">
      <w:pPr>
        <w:pStyle w:val="0DraftNormal"/>
        <w:rPr>
          <w:rFonts w:ascii="Montserrat" w:hAnsi="Montserrat"/>
          <w:sz w:val="24"/>
        </w:rPr>
      </w:pPr>
    </w:p>
    <w:p w:rsidR="0008581E" w:rsidRPr="00B3633A" w:rsidRDefault="0008581E">
      <w:pPr>
        <w:pStyle w:val="0DraftNormal"/>
        <w:rPr>
          <w:rFonts w:ascii="Montserrat" w:hAnsi="Montserrat"/>
          <w:sz w:val="24"/>
        </w:rPr>
      </w:pPr>
      <w:r w:rsidRPr="00B3633A">
        <w:rPr>
          <w:rFonts w:ascii="Montserrat" w:hAnsi="Montserrat"/>
          <w:sz w:val="24"/>
        </w:rPr>
        <w:t>Second</w:t>
      </w:r>
    </w:p>
    <w:p w:rsidR="0008581E" w:rsidRPr="00B3633A" w:rsidRDefault="0008581E">
      <w:pPr>
        <w:pStyle w:val="0DraftNormal"/>
        <w:rPr>
          <w:rFonts w:ascii="Montserrat" w:hAnsi="Montserrat"/>
          <w:sz w:val="24"/>
        </w:rPr>
      </w:pPr>
    </w:p>
    <w:p w:rsidR="0008581E" w:rsidRPr="00B3633A" w:rsidRDefault="0008581E">
      <w:pPr>
        <w:pStyle w:val="0DraftNormal"/>
        <w:rPr>
          <w:rFonts w:ascii="Montserrat" w:hAnsi="Montserrat"/>
          <w:sz w:val="24"/>
        </w:rPr>
      </w:pPr>
      <w:r w:rsidRPr="00B3633A">
        <w:rPr>
          <w:rFonts w:ascii="Montserrat" w:hAnsi="Montserrat"/>
          <w:sz w:val="24"/>
        </w:rPr>
        <w:t>Ara vai :</w:t>
      </w:r>
    </w:p>
    <w:p w:rsidR="0008581E" w:rsidRPr="00B3633A" w:rsidRDefault="0008581E">
      <w:pPr>
        <w:pStyle w:val="0DraftNormal"/>
        <w:rPr>
          <w:rFonts w:ascii="Montserrat" w:hAnsi="Montserrat"/>
          <w:sz w:val="24"/>
        </w:rPr>
      </w:pPr>
    </w:p>
    <w:p w:rsidR="0008581E" w:rsidRPr="00B3633A" w:rsidRDefault="0008581E">
      <w:pPr>
        <w:pStyle w:val="0DraftNormal"/>
        <w:rPr>
          <w:rFonts w:ascii="Montserrat" w:hAnsi="Montserrat"/>
          <w:sz w:val="24"/>
        </w:rPr>
      </w:pPr>
      <w:r w:rsidRPr="00B3633A">
        <w:rPr>
          <w:rFonts w:ascii="Montserrat" w:hAnsi="Montserrat"/>
          <w:sz w:val="24"/>
        </w:rPr>
        <w:t>Angel morgan sinclair, daughter of arden eve sinclair, and the youngest of thirteen half exotic children has a brilliant, intuitive mind. Angel also has a sensual, seductive nature. These two qualities draw the attention of a powerful and enigmatic exotic. From friendly acquaintances they grow to become lovers, until the night he awakens in her a power such as she could only imagine before. A sudden adversary, he pushes her to the ede of her sanity and beyond, and angel becomes ara vai. Ara vai wanders through the next eight decades struggling to learn what she has become, until the moment of crisis as her transformation comes to a climax. This bloody transformation exacts too terrible a price for her to bear. Ara vai endures the agony and ecstacy of her transformation, resisting the devouring hunger that drives it, burning from within. Her power continues to grow, feeding on her body and soul, until she cannot contain it any more and iignites. A phoenix is born.</w:t>
      </w:r>
    </w:p>
    <w:p w:rsidR="0008581E" w:rsidRPr="00B3633A" w:rsidRDefault="0008581E">
      <w:pPr>
        <w:pStyle w:val="0DraftNormal"/>
        <w:rPr>
          <w:rFonts w:ascii="Montserrat" w:hAnsi="Montserrat"/>
          <w:sz w:val="24"/>
        </w:rPr>
      </w:pPr>
    </w:p>
    <w:p w:rsidR="0008581E" w:rsidRPr="00B3633A" w:rsidRDefault="0008581E">
      <w:pPr>
        <w:pStyle w:val="0DraftNormal"/>
        <w:rPr>
          <w:rFonts w:ascii="Montserrat" w:hAnsi="Montserrat"/>
          <w:sz w:val="24"/>
        </w:rPr>
      </w:pPr>
      <w:r w:rsidRPr="00B3633A">
        <w:rPr>
          <w:rFonts w:ascii="Montserrat" w:hAnsi="Montserrat"/>
          <w:sz w:val="24"/>
        </w:rPr>
        <w:t>Premise</w:t>
      </w:r>
    </w:p>
    <w:p w:rsidR="0008581E" w:rsidRPr="00B3633A" w:rsidRDefault="0008581E">
      <w:pPr>
        <w:pStyle w:val="0DraftNormal"/>
        <w:rPr>
          <w:rFonts w:ascii="Montserrat" w:hAnsi="Montserrat"/>
          <w:sz w:val="24"/>
        </w:rPr>
      </w:pPr>
    </w:p>
    <w:p w:rsidR="0008581E" w:rsidRPr="00B3633A" w:rsidRDefault="0008581E">
      <w:pPr>
        <w:pStyle w:val="0DraftNormal"/>
        <w:rPr>
          <w:rFonts w:ascii="Montserrat" w:hAnsi="Montserrat"/>
          <w:sz w:val="24"/>
        </w:rPr>
      </w:pPr>
      <w:r w:rsidRPr="00B3633A">
        <w:rPr>
          <w:rFonts w:ascii="Montserrat" w:hAnsi="Montserrat"/>
          <w:sz w:val="24"/>
        </w:rPr>
        <w:t xml:space="preserve">Av goes through the process of self conception, and the struggle for self posssesion. Av begins her long journey caught between two worlds. Her story begins at the end of her childhood, and focuses on a series of events that force her to confront herself. </w:t>
      </w:r>
    </w:p>
    <w:p w:rsidR="0008581E" w:rsidRPr="00B3633A" w:rsidRDefault="0008581E">
      <w:pPr>
        <w:pStyle w:val="0DraftNormal"/>
        <w:rPr>
          <w:rFonts w:ascii="Montserrat" w:hAnsi="Montserrat"/>
          <w:sz w:val="24"/>
        </w:rPr>
      </w:pPr>
    </w:p>
    <w:p w:rsidR="0008581E" w:rsidRPr="00B3633A" w:rsidRDefault="0008581E">
      <w:pPr>
        <w:pStyle w:val="0DraftNormal"/>
        <w:rPr>
          <w:rFonts w:ascii="Montserrat" w:hAnsi="Montserrat"/>
          <w:sz w:val="24"/>
        </w:rPr>
      </w:pPr>
      <w:r w:rsidRPr="00B3633A">
        <w:rPr>
          <w:rFonts w:ascii="Montserrat" w:hAnsi="Montserrat"/>
          <w:sz w:val="24"/>
        </w:rPr>
        <w:t xml:space="preserve">Temptation whispers of things undreamed. In the mind, obscure in its labyrinthine folds, lurk untold mysteries and secrets. Or answers. Are there really dragons? Are there really gods? What do you do when you subconsciously have the power to make either real? When the subconscious mind merges with the conscious, a whole life—a whole world, can be created in an instant; so how can you find out what was real? Will you ever know who you really were? Only when the literal and metaphorical become entwined can dreams chance to become real. For two, to whom life has become almost a dream, an impossible opportunity has opened up the abyss of the unknowable mind. Apetite—desire, lures them in. </w:t>
      </w:r>
    </w:p>
    <w:p w:rsidR="0008581E" w:rsidRPr="00B3633A" w:rsidRDefault="0008581E">
      <w:pPr>
        <w:pStyle w:val="0DraftNormal"/>
        <w:rPr>
          <w:rFonts w:ascii="Montserrat" w:hAnsi="Montserrat"/>
          <w:sz w:val="24"/>
        </w:rPr>
      </w:pPr>
    </w:p>
    <w:p w:rsidR="0008581E" w:rsidRPr="00B3633A" w:rsidRDefault="0008581E">
      <w:pPr>
        <w:pStyle w:val="0DraftNormal"/>
        <w:rPr>
          <w:rFonts w:ascii="Montserrat" w:hAnsi="Montserrat"/>
          <w:sz w:val="24"/>
        </w:rPr>
      </w:pPr>
      <w:r w:rsidRPr="00B3633A">
        <w:rPr>
          <w:rFonts w:ascii="Montserrat" w:hAnsi="Montserrat"/>
          <w:sz w:val="24"/>
        </w:rPr>
        <w:t xml:space="preserve">One wonders what lurks beneath a human face. She, a vibrant child of intuition. He, a timeless aparition of doubt. Once behind each others masks, they will know. The devourer and the amaranth. A dragon and a phoenix. </w:t>
      </w:r>
    </w:p>
    <w:p w:rsidR="0008581E" w:rsidRPr="00B3633A" w:rsidRDefault="0008581E">
      <w:pPr>
        <w:pStyle w:val="0DraftNormal"/>
        <w:rPr>
          <w:rFonts w:ascii="Montserrat" w:hAnsi="Montserrat"/>
          <w:sz w:val="24"/>
        </w:rPr>
      </w:pPr>
    </w:p>
    <w:p w:rsidR="0008581E" w:rsidRPr="00B3633A" w:rsidRDefault="0008581E">
      <w:pPr>
        <w:pStyle w:val="0DraftNormal"/>
        <w:rPr>
          <w:rFonts w:ascii="Montserrat" w:hAnsi="Montserrat"/>
          <w:sz w:val="24"/>
        </w:rPr>
      </w:pPr>
      <w:r w:rsidRPr="00B3633A">
        <w:rPr>
          <w:rFonts w:ascii="Montserrat" w:hAnsi="Montserrat"/>
          <w:sz w:val="24"/>
        </w:rPr>
        <w:t>And she wonders about what is to come of what lies between her and the ancient dragon. Deeply buried seeds of doubt begin to unfold. Her inner turmoil fuels her drive to master what she is learning from her unusual mentors, who push always harder to see how far she'll go.</w:t>
      </w:r>
    </w:p>
    <w:p w:rsidR="0008581E" w:rsidRPr="00B3633A" w:rsidRDefault="0008581E">
      <w:pPr>
        <w:pStyle w:val="0DraftNormal"/>
        <w:rPr>
          <w:rFonts w:ascii="Montserrat" w:hAnsi="Montserrat"/>
          <w:sz w:val="24"/>
        </w:rPr>
      </w:pPr>
    </w:p>
    <w:p w:rsidR="0008581E" w:rsidRPr="00B3633A" w:rsidRDefault="0008581E">
      <w:pPr>
        <w:pStyle w:val="0DraftNormal"/>
        <w:rPr>
          <w:rFonts w:ascii="Montserrat" w:hAnsi="Montserrat"/>
          <w:sz w:val="24"/>
        </w:rPr>
      </w:pPr>
      <w:r w:rsidRPr="00B3633A">
        <w:rPr>
          <w:rFonts w:ascii="Montserrat" w:hAnsi="Montserrat"/>
          <w:sz w:val="24"/>
        </w:rPr>
        <w:t xml:space="preserve">Or that which she has experienced there. Warily, they take her back to their city, as they call it. She is taken to see a man of some repute who listens to her stories and her offer. More or less convinced by her sincerity and her demonstrations of technology, he explains the situation she faces here to her. </w:t>
      </w:r>
    </w:p>
    <w:p w:rsidR="0008581E" w:rsidRPr="00B3633A" w:rsidRDefault="0008581E">
      <w:pPr>
        <w:pStyle w:val="0DraftNormal"/>
        <w:rPr>
          <w:rFonts w:ascii="Montserrat" w:hAnsi="Montserrat"/>
          <w:sz w:val="24"/>
        </w:rPr>
      </w:pPr>
    </w:p>
    <w:p w:rsidR="0008581E" w:rsidRPr="00B3633A" w:rsidRDefault="0008581E">
      <w:pPr>
        <w:pStyle w:val="0DraftNormal"/>
        <w:rPr>
          <w:rFonts w:ascii="Montserrat" w:hAnsi="Montserrat"/>
          <w:sz w:val="24"/>
        </w:rPr>
      </w:pPr>
      <w:r w:rsidRPr="00B3633A">
        <w:rPr>
          <w:rFonts w:ascii="Montserrat" w:hAnsi="Montserrat"/>
          <w:sz w:val="24"/>
        </w:rPr>
        <w:t>In the ongoing inter cultural exposure which is going on, the exchange of some necromantic lore provides a glance at the power of the object which serves (anvea). Av, witnessing this again, but for the first time as we can recall, asks about it. Thus is the nature of the book of will revealed to her, and us.</w:t>
      </w:r>
    </w:p>
    <w:p w:rsidR="0008581E" w:rsidRPr="00B3633A" w:rsidRDefault="0008581E">
      <w:pPr>
        <w:pStyle w:val="0DraftNormal"/>
        <w:rPr>
          <w:rFonts w:ascii="Montserrat" w:hAnsi="Montserrat"/>
          <w:sz w:val="24"/>
        </w:rPr>
      </w:pPr>
    </w:p>
    <w:p w:rsidR="0008581E" w:rsidRPr="00B3633A" w:rsidRDefault="0008581E">
      <w:pPr>
        <w:pStyle w:val="0DraftNormal"/>
        <w:rPr>
          <w:rFonts w:ascii="Montserrat" w:hAnsi="Montserrat"/>
          <w:sz w:val="24"/>
        </w:rPr>
      </w:pPr>
      <w:r w:rsidRPr="00B3633A">
        <w:rPr>
          <w:rFonts w:ascii="Montserrat" w:hAnsi="Montserrat"/>
          <w:sz w:val="24"/>
        </w:rPr>
        <w:t>First</w:t>
      </w:r>
    </w:p>
    <w:p w:rsidR="0008581E" w:rsidRPr="00B3633A" w:rsidRDefault="0008581E">
      <w:pPr>
        <w:pStyle w:val="0DraftNormal"/>
        <w:rPr>
          <w:rFonts w:ascii="Montserrat" w:hAnsi="Montserrat"/>
          <w:sz w:val="24"/>
        </w:rPr>
      </w:pPr>
    </w:p>
    <w:p w:rsidR="0008581E" w:rsidRPr="00B3633A" w:rsidRDefault="0008581E">
      <w:pPr>
        <w:pStyle w:val="0DraftNormal"/>
        <w:rPr>
          <w:rFonts w:ascii="Montserrat" w:hAnsi="Montserrat"/>
          <w:sz w:val="24"/>
        </w:rPr>
      </w:pPr>
      <w:r w:rsidRPr="00B3633A">
        <w:rPr>
          <w:rFonts w:ascii="Montserrat" w:hAnsi="Montserrat"/>
          <w:sz w:val="24"/>
        </w:rPr>
        <w:t xml:space="preserve">The first book will begin with ke'avon's birth, building on a dynamic that itself will not be fully explained save for the long difficult unraveling pursued in the first three books.  A ruined exotic daughter, annjea became pregnant with kev, kim and kym within her first period after menarche. In her and the l'voni twins the curse was intolerable strong; the curse of attraction—sexual potence. The scandal of this conception threatened to ruin a noble exotic house. For this the three "parents" were disowned and ran away. They were taken in by a circus troop (with reservations only barely assuaged by the silent influence of mor'ene's grandfather—another exotic exile) where the children were born and pressed into service at once. One of the crushing pressures weighed on the exotics is the secret of their race. Long before the exotics were forced to obscure their nature in the face of a genocidal war against them. Their recognition as exotics displaces their reality of being metamorphs. Because of what they are, they are strange in manner and disposition compared to humans, though they cannot be discerned from humans save by the best of adepts (of which there are so few left). However, to be accepted by the troop, this secret is compromised to prove their value as assets to the circus (tigers being such a rarity to get a hold of). Much intrigue and many mysteries revolve around this disjointed beginning, and av barely even picks up a hint that there is more to her and her family than meets the eye. Shrouded in this scandalous origin, the initial focus on kev will go through the effect on his life of realizing himself even as avonlea is being conceived. When she is born, the first issue will be the family conflict of this tiger troop. </w:t>
      </w:r>
    </w:p>
    <w:p w:rsidR="0008581E" w:rsidRPr="00B3633A" w:rsidRDefault="0008581E">
      <w:pPr>
        <w:pStyle w:val="0DraftNormal"/>
        <w:rPr>
          <w:rFonts w:ascii="Montserrat" w:hAnsi="Montserrat"/>
          <w:sz w:val="24"/>
        </w:rPr>
      </w:pPr>
    </w:p>
    <w:p w:rsidR="0008581E" w:rsidRPr="00B3633A" w:rsidRDefault="0008581E">
      <w:pPr>
        <w:pStyle w:val="0DraftNormal"/>
        <w:rPr>
          <w:rFonts w:ascii="Montserrat" w:hAnsi="Montserrat"/>
          <w:sz w:val="24"/>
        </w:rPr>
      </w:pPr>
      <w:r w:rsidRPr="00B3633A">
        <w:rPr>
          <w:rFonts w:ascii="Montserrat" w:hAnsi="Montserrat"/>
          <w:sz w:val="24"/>
        </w:rPr>
        <w:t xml:space="preserve">The children's names are originally derisive of the parent's, though the forms that the children interpret generally alter the sound and spelling. Since annjea altered her face name in her dishonored exile, the children adopted the 'lay' form instead of the 'jay-ah' form that is her acknowledged heritage. Von and byr were forced to drop the claim to the l'von heritage, though von would not change his face name. Byr's children adopted the 'bur' form over the 'bir' form. Annjea was mad at her lovers for their fighting over her and would not tell them who actually fathered the second set of twins annshin and annshen. Hence their names reflect only her name (deriving from her father's facename at that). Ene eventually threw in his weight and called in the favor of saving the trio (at his grandfather's prodding) and forced annjea to submit to him exclusively. Ironically, his children grew up hating him with a passion (and males in general, much to niah's general confusion). Niah's emasculation (at the age of seven) is the final blow against ene; and a knife in annjea's heart. The deed was done with a stolen holy relic and cannot be undone, they learn. When the sacrents of the order to whom the knife belonged discover the sacrilege, they attempt to burn niah alive for defiling the relic. This only adds to the troubles the exotics created for the circus. </w:t>
      </w:r>
    </w:p>
    <w:p w:rsidR="0008581E" w:rsidRPr="00B3633A" w:rsidRDefault="0008581E">
      <w:pPr>
        <w:pStyle w:val="0DraftNormal"/>
        <w:rPr>
          <w:rFonts w:ascii="Montserrat" w:hAnsi="Montserrat"/>
          <w:sz w:val="24"/>
        </w:rPr>
      </w:pPr>
    </w:p>
    <w:p w:rsidR="0008581E" w:rsidRPr="00B3633A" w:rsidRDefault="0008581E">
      <w:pPr>
        <w:pStyle w:val="0DraftNormal"/>
        <w:rPr>
          <w:rFonts w:ascii="Montserrat" w:hAnsi="Montserrat"/>
          <w:sz w:val="24"/>
        </w:rPr>
      </w:pPr>
      <w:r w:rsidRPr="00B3633A">
        <w:rPr>
          <w:rFonts w:ascii="Montserrat" w:hAnsi="Montserrat"/>
          <w:sz w:val="24"/>
        </w:rPr>
        <w:t xml:space="preserve">Then as avonlea comes of age to perform, the focus expands to include tribulations of the circus. Among them, the exotics ordeals of learning to use the shift. There are many steps to the detailing of the exotic gift of immortality (in regard to the disruption of the anchor pattern) among which is a practice accident where av suffers a mortal fall and lies broken and dying without the resolution to shift. It is clear that her kind can die, unless they use their gift. The offhand way she uses it in her future is based more on her divine evolution than the tendency of the gift itself. It requires an act of will, and this moment is one of those in which the will is nearly shattered. It is a tense moment as her friends and family rally to get through to her dying will in the hope of getting her to save herself. Until this moment this concept is not even brought up, and av is still a very young child. </w:t>
      </w:r>
    </w:p>
    <w:p w:rsidR="0008581E" w:rsidRPr="00B3633A" w:rsidRDefault="0008581E">
      <w:pPr>
        <w:pStyle w:val="0DraftNormal"/>
        <w:rPr>
          <w:rFonts w:ascii="Montserrat" w:hAnsi="Montserrat"/>
          <w:sz w:val="24"/>
        </w:rPr>
      </w:pPr>
    </w:p>
    <w:p w:rsidR="0008581E" w:rsidRPr="00B3633A" w:rsidRDefault="0008581E">
      <w:pPr>
        <w:pStyle w:val="0DraftNormal"/>
        <w:rPr>
          <w:rFonts w:ascii="Montserrat" w:hAnsi="Montserrat"/>
          <w:sz w:val="24"/>
        </w:rPr>
      </w:pPr>
      <w:r w:rsidRPr="00B3633A">
        <w:rPr>
          <w:rFonts w:ascii="Montserrat" w:hAnsi="Montserrat"/>
          <w:sz w:val="24"/>
        </w:rPr>
        <w:t xml:space="preserve">Annjea is not well loved by the circus maestro. Her noble, exotic heritage is known to him, as well as that of the l'von brothers, and a source of antagonism against the circus from the saendrian elite (who find the circus' use of the three exiles an insult to their class). Annjea has the native talent to master her role as a star attraction in gymnastic, acrobatic and aerial routines—though her daughter av surpasses her and eclipses her in the maestro's favor. It is von's excellence with the martial arts that earns him respect and influences av to master her own saber so well. Kev's intelligence and perceptiveness earns him the greatest respect of the troop and the maestro. Cut from such fine cloth, all of the descendants of annjea acquit themselves with excellence—though their anger at the abusiveness of the saendrian social system drives each of them to draw an unwarranted amount of fire from the powers that be. As kev, av and niah demonstrate so well. </w:t>
      </w:r>
    </w:p>
    <w:p w:rsidR="0008581E" w:rsidRPr="00B3633A" w:rsidRDefault="0008581E">
      <w:pPr>
        <w:pStyle w:val="0DraftNormal"/>
        <w:rPr>
          <w:rFonts w:ascii="Montserrat" w:hAnsi="Montserrat"/>
          <w:sz w:val="24"/>
        </w:rPr>
      </w:pPr>
    </w:p>
    <w:p w:rsidR="0008581E" w:rsidRPr="00B3633A" w:rsidRDefault="0008581E">
      <w:pPr>
        <w:pStyle w:val="0DraftNormal"/>
        <w:rPr>
          <w:rFonts w:ascii="Montserrat" w:hAnsi="Montserrat"/>
          <w:sz w:val="24"/>
        </w:rPr>
      </w:pPr>
      <w:r w:rsidRPr="00B3633A">
        <w:rPr>
          <w:rFonts w:ascii="Montserrat" w:hAnsi="Montserrat"/>
          <w:sz w:val="24"/>
        </w:rPr>
        <w:t>The fulcrum of the plot is the incident with the city bullies and the deaths of avonlea and kev, (ending in av's exile and the ambiguity of kev's condition). The instrument of this conclusion is the assassin's crucible. An old initiation rite that has long been lost to that application and more commonly used as a form of assassination is what kev uses on himself and his sister to slip them free of the terminal conflicts they get into. The effects of the crucible are very nasty and much superstition accompanies it. The guise of its action is a violent and virile plague and those who interfere with the victim (once the initiate) also become drawn into the passage of death. No small wonder the corpse is avoided like the plague until an adept can be called to inter the body. Most adepts have no interest in explaining the truth of the situation and calmly bury the body and move on. Their feeling is that if the individual survives the old initiation, whatever crime or wrong doing they may have committed would have either held them in death until the individual resolved the wrong, or the wrong was not true, and the individual becomes possible future apprentice material. Or else the wrong is absolved in the passage. As it happens, av recovers rather fast and slips away before the adept can retrieve her and take her away to a better life.</w:t>
      </w:r>
    </w:p>
    <w:p w:rsidR="0008581E" w:rsidRPr="00B3633A" w:rsidRDefault="0008581E">
      <w:pPr>
        <w:pStyle w:val="0DraftNormal"/>
        <w:rPr>
          <w:rFonts w:ascii="Montserrat" w:hAnsi="Montserrat"/>
          <w:sz w:val="24"/>
        </w:rPr>
      </w:pPr>
    </w:p>
    <w:p w:rsidR="0008581E" w:rsidRPr="00B3633A" w:rsidRDefault="0008581E">
      <w:pPr>
        <w:pStyle w:val="0DraftNormal"/>
        <w:rPr>
          <w:rFonts w:ascii="Montserrat" w:hAnsi="Montserrat"/>
          <w:sz w:val="24"/>
        </w:rPr>
      </w:pPr>
      <w:r w:rsidRPr="00B3633A">
        <w:rPr>
          <w:rFonts w:ascii="Montserrat" w:hAnsi="Montserrat"/>
          <w:sz w:val="24"/>
        </w:rPr>
        <w:t>Kev, on the other hand, is taken away to an auspicious apprenticeship, though that only becomes clear several books later. Or rather, in his own story. Second (ke'avon) ke'avon's story takes on its own momentum. It deals with his hurtling bid for an adept title worthy of the old tradition. (which see; perspective : ke'avon)</w:t>
      </w:r>
    </w:p>
    <w:p w:rsidR="0008581E" w:rsidRPr="00B3633A" w:rsidRDefault="0008581E">
      <w:pPr>
        <w:pStyle w:val="0DraftNormal"/>
        <w:rPr>
          <w:rFonts w:ascii="Montserrat" w:hAnsi="Montserrat"/>
          <w:sz w:val="24"/>
        </w:rPr>
      </w:pPr>
      <w:r w:rsidRPr="00B3633A">
        <w:rPr>
          <w:rFonts w:ascii="Montserrat" w:hAnsi="Montserrat"/>
          <w:sz w:val="24"/>
        </w:rPr>
        <w:br w:type="page"/>
        <w:t>David aes \avon’mnao &amp; avon’mnai</w:t>
      </w:r>
    </w:p>
    <w:p w:rsidR="0008581E" w:rsidRPr="00B3633A" w:rsidRDefault="0008581E">
      <w:pPr>
        <w:pStyle w:val="0DraftNormal"/>
        <w:rPr>
          <w:rFonts w:ascii="Montserrat" w:hAnsi="Montserrat"/>
          <w:sz w:val="24"/>
        </w:rPr>
      </w:pPr>
    </w:p>
    <w:p w:rsidR="0008581E" w:rsidRPr="00B3633A" w:rsidRDefault="0008581E">
      <w:pPr>
        <w:pStyle w:val="0DraftNormal"/>
        <w:rPr>
          <w:rFonts w:ascii="Montserrat" w:hAnsi="Montserrat"/>
          <w:sz w:val="24"/>
        </w:rPr>
      </w:pPr>
      <w:r w:rsidRPr="00B3633A">
        <w:rPr>
          <w:rFonts w:ascii="Montserrat" w:hAnsi="Montserrat"/>
          <w:sz w:val="24"/>
        </w:rPr>
        <w:t>Early hints of avn’mnao ... Avonlea carries on her face the legacy of the annjea bloodline. In spite of her exile status, she draws much interest from a wide range of benevolent and violent individuals and elite. In the long year of wandering and struggling to survive she unwittingly is combatting their will to possess her. And she, poor girl, has no idea what could possibly interest them in her. She has no idea who trying to help her, and no idea why so many seem against her. All she knows is that she is supposed to be dead as far as the official world is concerned, and she is interested only in preserving that illusion. The body of the story takes place during a period when she is a guest of a school—run by an extended family of martial artists. This is in a major metropolis (for saendria) and an excellent place to hide (due to the masses of humanity and the depth of the intrigue). Ironically, her brother also is here under his apprentice ship but the two never quite cross each other's paths. His story continues after this passage in hers.</w:t>
      </w:r>
    </w:p>
    <w:p w:rsidR="0008581E" w:rsidRPr="00B3633A" w:rsidRDefault="0008581E">
      <w:pPr>
        <w:pStyle w:val="0DraftNormal"/>
        <w:rPr>
          <w:rFonts w:ascii="Montserrat" w:hAnsi="Montserrat"/>
          <w:sz w:val="24"/>
        </w:rPr>
      </w:pPr>
    </w:p>
    <w:p w:rsidR="0008581E" w:rsidRPr="00B3633A" w:rsidRDefault="0008581E">
      <w:pPr>
        <w:pStyle w:val="0DraftNormal"/>
        <w:rPr>
          <w:rFonts w:ascii="Montserrat" w:hAnsi="Montserrat"/>
          <w:sz w:val="24"/>
        </w:rPr>
      </w:pPr>
      <w:r w:rsidRPr="00B3633A">
        <w:rPr>
          <w:rFonts w:ascii="Montserrat" w:hAnsi="Montserrat"/>
          <w:sz w:val="24"/>
        </w:rPr>
        <w:t>Sex and death ... A kind of innocence ... The glimpses of life ... A memorable day ... Oblivious to the doom of the circus ... Recalled political undercurrents ... The breadth of saendria ... The withering of the circus family ... Kept oblivious to the death of her brother, her childhood champion ... Parental advice ... An infamous day</w:t>
      </w:r>
    </w:p>
    <w:p w:rsidR="0008581E" w:rsidRPr="00B3633A" w:rsidRDefault="0008581E">
      <w:pPr>
        <w:pStyle w:val="0DraftNormal"/>
        <w:rPr>
          <w:rFonts w:ascii="Montserrat" w:hAnsi="Montserrat"/>
          <w:sz w:val="24"/>
        </w:rPr>
      </w:pPr>
    </w:p>
    <w:p w:rsidR="0008581E" w:rsidRPr="00B3633A" w:rsidRDefault="0008581E">
      <w:pPr>
        <w:pStyle w:val="0DraftNormal"/>
        <w:rPr>
          <w:rFonts w:ascii="Montserrat" w:hAnsi="Montserrat"/>
          <w:sz w:val="24"/>
        </w:rPr>
      </w:pPr>
      <w:r w:rsidRPr="00B3633A">
        <w:rPr>
          <w:rFonts w:ascii="Montserrat" w:hAnsi="Montserrat"/>
          <w:sz w:val="24"/>
        </w:rPr>
        <w:t>And then...</w:t>
      </w:r>
    </w:p>
    <w:p w:rsidR="0008581E" w:rsidRPr="00B3633A" w:rsidRDefault="0008581E">
      <w:pPr>
        <w:pStyle w:val="0DraftNormal"/>
        <w:rPr>
          <w:rFonts w:ascii="Montserrat" w:hAnsi="Montserrat"/>
          <w:sz w:val="24"/>
        </w:rPr>
      </w:pPr>
    </w:p>
    <w:p w:rsidR="0008581E" w:rsidRPr="00B3633A" w:rsidRDefault="0008581E">
      <w:pPr>
        <w:pStyle w:val="0DraftNormal"/>
        <w:rPr>
          <w:rFonts w:ascii="Montserrat" w:hAnsi="Montserrat"/>
          <w:sz w:val="24"/>
        </w:rPr>
      </w:pPr>
      <w:r w:rsidRPr="00B3633A">
        <w:rPr>
          <w:rFonts w:ascii="Montserrat" w:hAnsi="Montserrat"/>
          <w:sz w:val="24"/>
        </w:rPr>
        <w:br w:type="page"/>
        <w:t>David aes \avon’mnao &amp; avon’mnai</w:t>
      </w:r>
    </w:p>
    <w:p w:rsidR="0008581E" w:rsidRPr="00B3633A" w:rsidRDefault="0008581E">
      <w:pPr>
        <w:pStyle w:val="0DraftNormal"/>
        <w:rPr>
          <w:rFonts w:ascii="Montserrat" w:hAnsi="Montserrat"/>
          <w:sz w:val="24"/>
        </w:rPr>
      </w:pPr>
    </w:p>
    <w:p w:rsidR="0008581E" w:rsidRPr="00B3633A" w:rsidRDefault="0008581E">
      <w:pPr>
        <w:pStyle w:val="0DraftNormal"/>
        <w:rPr>
          <w:rFonts w:ascii="Montserrat" w:hAnsi="Montserrat"/>
          <w:sz w:val="24"/>
        </w:rPr>
      </w:pPr>
      <w:r w:rsidRPr="00B3633A">
        <w:rPr>
          <w:rFonts w:ascii="Montserrat" w:hAnsi="Montserrat"/>
          <w:sz w:val="24"/>
        </w:rPr>
        <w:t xml:space="preserve">Early hints of avon’mnai ... After the catastrophe that ends her stay in the city, av returns to the country to escape from the clutches of her remaining antagonists. A strange run of luck turns bizarre as she inherits the title to an abandoned land holding. The mystery of her lineage is unraveled as she is astonished to be awarded official claim to the title. All she has to do is physically claim the manor itself to cinch it. That is when she learns about the catch to it all. Absolved of her crimes as well as the dishonor of her mother she discovers that the curse of the land and manor is expected to do away with her after all. In spite of the malice and capriciousness of this back handed restitution, she is determined to succeed in this gamble to claim her family honor. Naturally tegal manor is more interested in destroying her for the unprejudicial delight of destruction for its own sake. </w:t>
      </w:r>
    </w:p>
    <w:p w:rsidR="0008581E" w:rsidRPr="00B3633A" w:rsidRDefault="0008581E">
      <w:pPr>
        <w:pStyle w:val="0DraftNormal"/>
        <w:rPr>
          <w:rFonts w:ascii="Montserrat" w:hAnsi="Montserrat"/>
          <w:sz w:val="24"/>
        </w:rPr>
      </w:pPr>
    </w:p>
    <w:p w:rsidR="0008581E" w:rsidRPr="00B3633A" w:rsidRDefault="0008581E">
      <w:pPr>
        <w:pStyle w:val="0DraftNormal"/>
        <w:rPr>
          <w:rFonts w:ascii="Montserrat" w:hAnsi="Montserrat"/>
          <w:sz w:val="24"/>
        </w:rPr>
      </w:pPr>
      <w:r w:rsidRPr="00B3633A">
        <w:rPr>
          <w:rFonts w:ascii="Montserrat" w:hAnsi="Montserrat"/>
          <w:sz w:val="24"/>
        </w:rPr>
        <w:t>The shock of life on the road ... Alone for the first time ... A place like any other ... Money by chance ... A hand of cards ... Mistress of triel manor ... Rumors abundant ... A course of action ... Willing bodies ... The manor house ... Getting to the manor ... Getting in ... The grand foyer ... What we were prepared for ... What we weren't prepared for ... The butler ... Other images ... Playing with the very fabric of being ... Playthings of power, all of us ... The learning of absolute vulnerablity ... Where you feel the changes they wrought ... What i intuited in the changes ... The sheer size of it all ... Where to begin ... More about triel manor, among other things ... Professional companions ... Intimacy withheld  ... Moving through the depths ... Obstacles ... Conflicts ... Oddities ... Being toyed with again ... My shadows drawn out, a twisted but true image ... The trap fall ... Isolate ... Skeletal companion ... Talking with the dead ... Willing to fight ... Giving way to curiosity ... Unexpected good conversation ... Echoes of humanity ... Temptations of the fleshless  ... First occurrence of her predicament ... Her choice then ... Regrets? ... In triel manor, irregular access ... Entrenched inhabitants ... Armed confrontation ... Allies of a type ... Av and the deck of fate:  ... Seizing knowledge, the threads of meaning, intent and manifestation  ... Reflection on the effect its use has had ... Its discovery ... One card ... Like the images, only more binding ... On the reading and use of the tarot ... A full spread, playing with destiny as well as being ... Whisper ... The mime</w:t>
      </w:r>
      <w:r w:rsidRPr="00B3633A">
        <w:rPr>
          <w:rFonts w:ascii="Montserrat" w:hAnsi="Montserrat"/>
          <w:sz w:val="24"/>
        </w:rPr>
        <w:noBreakHyphen/>
        <w:t>mute ... Fool ... Blade ... The assassin ... Death ... Akashi ... The warrioress ... War  ... Vaugh ‘lon’ ... The mage ... Justice ... Avonlea ... Herself ... Enigma ... Arriving on nexus</w:t>
      </w:r>
    </w:p>
    <w:p w:rsidR="0008581E" w:rsidRPr="00B3633A" w:rsidRDefault="0008581E">
      <w:pPr>
        <w:pStyle w:val="0DraftNormal"/>
        <w:rPr>
          <w:rFonts w:ascii="Montserrat" w:hAnsi="Montserrat"/>
          <w:sz w:val="24"/>
        </w:rPr>
      </w:pPr>
    </w:p>
    <w:p w:rsidR="0008581E" w:rsidRPr="00B3633A" w:rsidRDefault="0008581E">
      <w:pPr>
        <w:pStyle w:val="0DraftNormal"/>
        <w:rPr>
          <w:rFonts w:ascii="Montserrat" w:hAnsi="Montserrat"/>
          <w:sz w:val="24"/>
        </w:rPr>
      </w:pPr>
      <w:r w:rsidRPr="00B3633A">
        <w:rPr>
          <w:rFonts w:ascii="Montserrat" w:hAnsi="Montserrat"/>
          <w:sz w:val="24"/>
        </w:rPr>
        <w:t>Beauty. A picture in the manor of a woman who has torn herself apart rather vividly. The sensitive beholds this and faces a puzzle in themselves, externalized. The picture is a mirror of the soul and spirit. Av can see the picture as beautiful in spite of its gore and morbidity and wonders at the story behind it. Perhaps the woman did not understand her own beauty and maimed herself over it. She says silently to the picture, "you knew where the real beauty was, didn't you? Underneath the skin; the flesh. Beyond the body itself. The beauty is inside and you tore your way inward to get to it. I understand you. I can understand why you did this... We all want to show the world our inner beauty but it never shows where people are looking for it." then she understands the auanatneh of the picture. She understands that the point of it is to know how to let the inner beauty show through the mask one hides behind, or holds up just in order to be seen. When she turns away from the picture, her beauty astonishes her companions.</w:t>
      </w:r>
    </w:p>
    <w:p w:rsidR="0008581E" w:rsidRPr="00B3633A" w:rsidRDefault="0008581E">
      <w:pPr>
        <w:pStyle w:val="0DraftNormal"/>
        <w:rPr>
          <w:rFonts w:ascii="Montserrat" w:hAnsi="Montserrat"/>
          <w:sz w:val="24"/>
        </w:rPr>
      </w:pPr>
    </w:p>
    <w:p w:rsidR="0008581E" w:rsidRPr="00B3633A" w:rsidRDefault="0008581E">
      <w:pPr>
        <w:pStyle w:val="0DraftNormal"/>
        <w:rPr>
          <w:rFonts w:ascii="Montserrat" w:hAnsi="Montserrat"/>
          <w:sz w:val="24"/>
        </w:rPr>
      </w:pPr>
      <w:r w:rsidRPr="00B3633A">
        <w:rPr>
          <w:rFonts w:ascii="Montserrat" w:hAnsi="Montserrat"/>
          <w:sz w:val="24"/>
        </w:rPr>
        <w:t>That is how the paintings work. They draw parts of you out. When she touches her divinity the lesson she learned here is amplified and her appearance become more that attractive; it becomes divine.</w:t>
      </w:r>
    </w:p>
    <w:p w:rsidR="0008581E" w:rsidRPr="00B3633A" w:rsidRDefault="0008581E">
      <w:pPr>
        <w:pStyle w:val="0DraftNormal"/>
        <w:rPr>
          <w:rFonts w:ascii="Montserrat" w:hAnsi="Montserrat"/>
          <w:sz w:val="24"/>
        </w:rPr>
      </w:pPr>
    </w:p>
    <w:p w:rsidR="0008581E" w:rsidRPr="00B3633A" w:rsidRDefault="0008581E">
      <w:pPr>
        <w:pStyle w:val="0DraftNormal"/>
        <w:rPr>
          <w:rFonts w:ascii="Montserrat" w:hAnsi="Montserrat"/>
          <w:sz w:val="24"/>
        </w:rPr>
      </w:pPr>
      <w:r w:rsidRPr="00B3633A">
        <w:rPr>
          <w:rFonts w:ascii="Montserrat" w:hAnsi="Montserrat"/>
          <w:sz w:val="24"/>
        </w:rPr>
        <w:br w:type="page"/>
        <w:t>Fourth</w:t>
      </w:r>
    </w:p>
    <w:p w:rsidR="0008581E" w:rsidRPr="00B3633A" w:rsidRDefault="0008581E">
      <w:pPr>
        <w:pStyle w:val="0DraftNormal"/>
        <w:rPr>
          <w:rFonts w:ascii="Montserrat" w:hAnsi="Montserrat"/>
          <w:sz w:val="24"/>
        </w:rPr>
      </w:pPr>
    </w:p>
    <w:p w:rsidR="0008581E" w:rsidRPr="00B3633A" w:rsidRDefault="0008581E">
      <w:pPr>
        <w:pStyle w:val="0DraftNormal"/>
        <w:rPr>
          <w:rFonts w:ascii="Montserrat" w:hAnsi="Montserrat"/>
          <w:sz w:val="24"/>
        </w:rPr>
      </w:pPr>
      <w:r w:rsidRPr="00B3633A">
        <w:rPr>
          <w:rFonts w:ascii="Montserrat" w:hAnsi="Montserrat"/>
          <w:sz w:val="24"/>
        </w:rPr>
        <w:t>Av and her friends arrive in a world of impossibilities and contradictions—a world that is not a world. A world that would come to be called (aptly) nexus. This is the examination of the confrontation of individuals of dissimilar origin... (it is rather hard to make the distinction of 'alien' in a comparison of mostly anthropormorphic entities, though much is truly alien about this situation. Something we might prefer to call the unknown.) As can be expected, there is much turmoil to be found in a situation such as this, and av and her friends become firmly embroiled in it. Forced to break through the barriers of language, culture, technology, ideology, and plausability they ally themselves with an interstellar navy. All they want is to go home, but that seems to be the only possability that is not given form in their brutal adventure. Instead they must throw themselves into a war against a god. Perhaps not a wise choice, but in truth, what real choice do they have if they are to preserve their own souls?</w:t>
      </w:r>
    </w:p>
    <w:p w:rsidR="0008581E" w:rsidRPr="00B3633A" w:rsidRDefault="0008581E">
      <w:pPr>
        <w:pStyle w:val="0DraftNormal"/>
        <w:rPr>
          <w:rFonts w:ascii="Montserrat" w:hAnsi="Montserrat"/>
          <w:sz w:val="24"/>
        </w:rPr>
      </w:pPr>
    </w:p>
    <w:p w:rsidR="0008581E" w:rsidRPr="00B3633A" w:rsidRDefault="0008581E">
      <w:pPr>
        <w:pStyle w:val="0DraftNormal"/>
        <w:rPr>
          <w:rFonts w:ascii="Montserrat" w:hAnsi="Montserrat"/>
          <w:sz w:val="24"/>
        </w:rPr>
      </w:pPr>
      <w:r w:rsidRPr="00B3633A">
        <w:rPr>
          <w:rFonts w:ascii="Montserrat" w:hAnsi="Montserrat"/>
          <w:sz w:val="24"/>
        </w:rPr>
        <w:t>Fifth</w:t>
      </w:r>
    </w:p>
    <w:p w:rsidR="0008581E" w:rsidRPr="00B3633A" w:rsidRDefault="0008581E">
      <w:pPr>
        <w:pStyle w:val="0DraftNormal"/>
        <w:rPr>
          <w:rFonts w:ascii="Montserrat" w:hAnsi="Montserrat"/>
          <w:sz w:val="24"/>
        </w:rPr>
      </w:pPr>
    </w:p>
    <w:p w:rsidR="0008581E" w:rsidRPr="00B3633A" w:rsidRDefault="0008581E">
      <w:pPr>
        <w:pStyle w:val="0DraftNormal"/>
        <w:rPr>
          <w:rFonts w:ascii="Montserrat" w:hAnsi="Montserrat"/>
          <w:sz w:val="24"/>
        </w:rPr>
      </w:pPr>
      <w:r w:rsidRPr="00B3633A">
        <w:rPr>
          <w:rFonts w:ascii="Montserrat" w:hAnsi="Montserrat"/>
          <w:sz w:val="24"/>
        </w:rPr>
        <w:t xml:space="preserve">It all begins in paradox. A collision of lives stolen and stranded in nexus, a world derived from innumerable fragments of other realities. Nexus is an incomprehensible anomaly which seems doomed to chaotic dissolution. One individual inadvertently becomes a crux for finding a way out of this impossible situation. But, in trying to fulfill this obligation, she is forced to explore the many secret parts of herself—only to discover a destiny she cannot escape. For her friends, and her enemies even, it inevitably becomes clear that as their hopes and fears become inextricably tied into this one individual, the promise of hope begins to seem more and more a promise of destruction. But how could they know that she is destined to not only destroy them, but nexus itself? Though even she does not know this. </w:t>
      </w:r>
    </w:p>
    <w:p w:rsidR="0008581E" w:rsidRPr="00B3633A" w:rsidRDefault="0008581E">
      <w:pPr>
        <w:pStyle w:val="0DraftNormal"/>
        <w:rPr>
          <w:rFonts w:ascii="Montserrat" w:hAnsi="Montserrat"/>
          <w:sz w:val="24"/>
        </w:rPr>
      </w:pPr>
    </w:p>
    <w:p w:rsidR="0008581E" w:rsidRPr="00B3633A" w:rsidRDefault="0008581E">
      <w:pPr>
        <w:pStyle w:val="0DraftNormal"/>
        <w:rPr>
          <w:rFonts w:ascii="Montserrat" w:hAnsi="Montserrat"/>
          <w:sz w:val="24"/>
        </w:rPr>
      </w:pPr>
      <w:r w:rsidRPr="00B3633A">
        <w:rPr>
          <w:rFonts w:ascii="Montserrat" w:hAnsi="Montserrat"/>
          <w:sz w:val="24"/>
        </w:rPr>
        <w:t>She finds she has to know what it is that made her so important in all of this. Somehow, it is all a consequence of her own actions. She is forced to confront the twisted unfolding by which she somehow unlocked her destiny. Now, she must answer for it. From hints of revelation she is forced to consider: did she somehow manage to create herself? Dare she undo that by going against the tide of her own self destruction? How could destroying herself enable her to create herself, though?</w:t>
      </w:r>
      <w:r w:rsidRPr="00B3633A">
        <w:rPr>
          <w:rFonts w:ascii="Montserrat" w:hAnsi="Montserrat"/>
          <w:sz w:val="24"/>
        </w:rPr>
        <w:footnoteReference w:id="1"/>
      </w:r>
      <w:r w:rsidRPr="00B3633A">
        <w:rPr>
          <w:rFonts w:ascii="Montserrat" w:hAnsi="Montserrat"/>
          <w:sz w:val="24"/>
        </w:rPr>
        <w:t xml:space="preserve"> caught between her sensual and amoral nature, her desire to salvage this ersatz world, and the unyielding call of her strange destiny, will she ever know? Unfortunately, it is a devourer that wants her, and he'll do anything to get her.</w:t>
      </w:r>
      <w:r w:rsidRPr="00B3633A">
        <w:rPr>
          <w:rFonts w:ascii="Montserrat" w:hAnsi="Montserrat"/>
          <w:sz w:val="24"/>
        </w:rPr>
        <w:footnoteReference w:id="2"/>
      </w:r>
    </w:p>
    <w:p w:rsidR="0008581E" w:rsidRPr="00B3633A" w:rsidRDefault="0008581E">
      <w:pPr>
        <w:pStyle w:val="0DraftNormal"/>
        <w:rPr>
          <w:rFonts w:ascii="Montserrat" w:hAnsi="Montserrat"/>
          <w:sz w:val="24"/>
        </w:rPr>
      </w:pPr>
    </w:p>
    <w:p w:rsidR="0008581E" w:rsidRPr="00B3633A" w:rsidRDefault="0008581E">
      <w:pPr>
        <w:pStyle w:val="0DraftNormal"/>
        <w:rPr>
          <w:rFonts w:ascii="Montserrat" w:hAnsi="Montserrat"/>
          <w:sz w:val="24"/>
        </w:rPr>
      </w:pPr>
      <w:r w:rsidRPr="00B3633A">
        <w:rPr>
          <w:rFonts w:ascii="Montserrat" w:hAnsi="Montserrat"/>
          <w:sz w:val="24"/>
        </w:rPr>
        <w:t xml:space="preserve">A consequence of her own actions, av is confronted by the realization of a divine destiny. Stranded in a world derived of innumerable stolen realities, and doomed to chaotic dissolution--caught between her desire to salvage this ersatz world, the unyielding call of her self ordained destiny, and her own sensual and amoral nature--her only hope is to embrace the very soul of mystery. Unpromised is one of the most difficult and demanding stories i could hope to write. It is a book that shears across genres, it assaults our faith and reason, and is involved to the point of being impenetrable. In it, you will see the beginning of an epic story which blends magic and science fiction with adventure, horror and erotica. The premise of this series is simple, and at once complex. Anything is possible. But it all has consequences. Nexus is a shining example of the premise on which i am now writing. Reality is a thing that exists solely in the mind. The world we are aware of is an image, created and interpreted in our minds from the information gathered through our perceptions. This is one of the reasons why what we believe seems so important to us, for what can happen to us seems largely dependant on what we can believe can happen to us. This is an unfavorable book for presenting a character such as avonlea in, and somehow, it is an appropriate one never the less. Clearly the book is centered around the strange exotic, avonlea, as she is the unpromised. I have put a bit more effort into this book than i had originally thought necessary. I had thought at first that this would be a light, amusing, fantasy adventure with which to break into publication. If, however, i am to do the actual story that inspired this work any justice, i can not help but make this a very serious endeavor. Recognizing how much this work demands, i have obliged to withdraw from it a bit, even to the point of considering another work for a first publication. Even now, after having reached that decision, though, i still feel a powerful lure to maintain my work on this manuscript. </w:t>
      </w:r>
    </w:p>
    <w:p w:rsidR="0008581E" w:rsidRPr="00B3633A" w:rsidRDefault="0008581E">
      <w:pPr>
        <w:pStyle w:val="0DraftNormal"/>
        <w:rPr>
          <w:rFonts w:ascii="Montserrat" w:hAnsi="Montserrat"/>
          <w:sz w:val="24"/>
        </w:rPr>
      </w:pPr>
    </w:p>
    <w:p w:rsidR="0008581E" w:rsidRPr="00B3633A" w:rsidRDefault="0008581E">
      <w:pPr>
        <w:pStyle w:val="0DraftNormal"/>
        <w:rPr>
          <w:rFonts w:ascii="Montserrat" w:hAnsi="Montserrat"/>
          <w:sz w:val="24"/>
        </w:rPr>
      </w:pPr>
      <w:r w:rsidRPr="00B3633A">
        <w:rPr>
          <w:rFonts w:ascii="Montserrat" w:hAnsi="Montserrat"/>
          <w:sz w:val="24"/>
        </w:rPr>
        <w:t xml:space="preserve">Seen in a new light, the entire purpose for this story is clear. This gist of this story is the devourer's bid for avonlea. His design, to undo this ersatz world. The entire second stage of the original manuscript is actually a solid base for the appropriate sequel to the story i see now. In the space within the first eighteen chapters, there is room to weave in a darker thread originally intended to be there but somehow neglected in my approach to the original manuscript. Long before enzo was forced to acknowledge her, sivai knew what was going on, and was moving to snatch her up. His unholy, disruptive servitors have seeped into the dark corners of nexus. Sivai has watched her and stalked her. He has even conceived of a way to make kzeisza or rasha give avonlea to him. Kzeisza he confronts as a god to an immortal. Rasha he nudges with possibilities. The surest way for sivai to achieve his desire is to make avonlea and rasha gods. They hold the keys to his work between them. When vallisthlathlynr cuts loose, he tears kzeisza apart until av interferes and he defers to her out of respect for what his liege the devourer wants for her. Even though she rejects him, he continues to stand behind her. To sivai, this is a small bit of work. Avonlea is the key to this world's salvation or its destruction, which is what kzeisza learns as things near the end. </w:t>
      </w:r>
    </w:p>
    <w:p w:rsidR="0008581E" w:rsidRPr="00B3633A" w:rsidRDefault="0008581E">
      <w:pPr>
        <w:pStyle w:val="0DraftNormal"/>
        <w:rPr>
          <w:rFonts w:ascii="Montserrat" w:hAnsi="Montserrat"/>
          <w:sz w:val="24"/>
        </w:rPr>
      </w:pPr>
    </w:p>
    <w:p w:rsidR="0008581E" w:rsidRPr="00B3633A" w:rsidRDefault="0008581E">
      <w:pPr>
        <w:pStyle w:val="0DraftNormal"/>
        <w:rPr>
          <w:rFonts w:ascii="Montserrat" w:hAnsi="Montserrat"/>
          <w:sz w:val="24"/>
        </w:rPr>
      </w:pPr>
      <w:r w:rsidRPr="00B3633A">
        <w:rPr>
          <w:rFonts w:ascii="Montserrat" w:hAnsi="Montserrat"/>
          <w:sz w:val="24"/>
        </w:rPr>
        <w:t xml:space="preserve">In the course of this book, the story of unfolding is well founded. The course of the unfolding is too great to follow within the limits of one book, so it is more than acceptable that in this book, the founding between vancouver, the fleet and the first invite, the court undying is about all that can be resolved. In fact, the commitment stage is about all that actually occurs. The dead are only in the investigation stage by the end of this volume. As there are a lot of complications to beset the pact, it is only natural. The complications are largely attributed to the fragmented nature of vancouver powers. To wit, these are the powers that are involved either though agreement or opposition: sri, the paf, the dead, ao, the nls, the unnamed and uncounted splinter groups of marauders, the divine entities of mystery, fate, the devourer, the unspeakable, the muses of xanadau, and various individuals of power. Sri and the other pact members are becoming dedicated to the solidification of their cultures, technologies, arts and economies. The marauders and opposing factions are interested in the pursuit of their own gains, which would be hindered by the formation of the pact. Many gods are interested in claiming the nexus, while eden, the devourer is interested in undoing the nexus. Mystery is somewhat neutral and her interests are unclear beyond the response to avonlea's petition. The dragons are faced with this situation as a complication in a logistical equation, and involve themselves out of interest in seeing the question resolve clearly enough to pursue the answer. For most, the interest is in finding a way to persevere long enough to find a way to go forward or back. The riddle of nexus itself will not begin to resolve itself for some time yet. </w:t>
      </w:r>
    </w:p>
    <w:p w:rsidR="0008581E" w:rsidRPr="00B3633A" w:rsidRDefault="0008581E">
      <w:pPr>
        <w:pStyle w:val="0DraftNormal"/>
        <w:rPr>
          <w:rFonts w:ascii="Montserrat" w:hAnsi="Montserrat"/>
          <w:sz w:val="24"/>
        </w:rPr>
      </w:pPr>
    </w:p>
    <w:p w:rsidR="0008581E" w:rsidRPr="00B3633A" w:rsidRDefault="0008581E">
      <w:pPr>
        <w:pStyle w:val="0DraftNormal"/>
        <w:rPr>
          <w:rFonts w:ascii="Montserrat" w:hAnsi="Montserrat"/>
          <w:sz w:val="24"/>
        </w:rPr>
      </w:pPr>
      <w:r w:rsidRPr="00B3633A">
        <w:rPr>
          <w:rFonts w:ascii="Montserrat" w:hAnsi="Montserrat"/>
          <w:sz w:val="24"/>
        </w:rPr>
        <w:t xml:space="preserve">In so far as avonlea is concerned, as a subject, the course of her present involvement presents her with the opportunity to relate partially how she came to be on nexus and how she came to be what she is when we first confront her. For her to fall to eden's designs, she would fall back into the loop of her own bootstrap. The means by which she would fulfill eden's desire would create a goddess out of her, and create her own origin, her own world. It is in her best interest for her to escape the loop of creating herself in this manner if she can manage to find a way to fulfill the promise for which she exists. This conundrum is essentially the apex of this book. Escaping this, however, requires that she override her instinctive self at the crucial moment. Which she does. </w:t>
      </w:r>
    </w:p>
    <w:p w:rsidR="0008581E" w:rsidRPr="00B3633A" w:rsidRDefault="0008581E">
      <w:pPr>
        <w:pStyle w:val="0DraftNormal"/>
        <w:rPr>
          <w:rFonts w:ascii="Montserrat" w:hAnsi="Montserrat"/>
          <w:sz w:val="24"/>
        </w:rPr>
      </w:pPr>
    </w:p>
    <w:p w:rsidR="0008581E" w:rsidRPr="00B3633A" w:rsidRDefault="0008581E">
      <w:pPr>
        <w:pStyle w:val="0DraftNormal"/>
        <w:rPr>
          <w:rFonts w:ascii="Montserrat" w:hAnsi="Montserrat"/>
          <w:sz w:val="24"/>
        </w:rPr>
      </w:pPr>
      <w:r w:rsidRPr="00B3633A">
        <w:rPr>
          <w:rFonts w:ascii="Montserrat" w:hAnsi="Montserrat"/>
          <w:sz w:val="24"/>
        </w:rPr>
        <w:t>In looking through the final stage of the groundwork for unpromised, it is clear that many loose ends exist to date. Av is already known to the nls. Why do they have such a hard time finding her and why are they in the streets looking for her in 22? I have attempted to account for difficulties plaguing the nls in the person of bast deleting their files on av. I have even considered some calamity befalling the only three nls officers who personally can identify av. There is still the other current in the story, the alien presence. Ideally, it is carefully woven in from the beginning of the story, but the notes themselves do not account well for the entire movement. So to make it all clear: one year ago, av arrived on nexus with her companions, all of whom were wildcards out of the deck of fate. Waking in the ruins of triel manor, aged countless millennia they have time enough to realize the significance of what has happened, before nexus sweeps them up. On nexus there were present, fragments of other realities; medium to ultra technology, individuals with powers, but little magic. The magic that existed was a malignant type which easily took an aggressive advantage at the time. Av and her friends were sucked into this formless war, due to the magic that they represented. They actually represented magic removed of limitations. The opposing power stabilized under a priest of a harsh and discriminating divinity. An angry, bloodthirsty, tyrant of a god who's bid for nexus was selfish and aberrant. Throwing themselves into the fray, av and her friends were transformed into cultural gestalts. Their views were torn apart and expanded by the conflict, necessitated for their survival. Somehow, with their contribution, the summoning of this god was thwarted. To this day, av is not sure how they accomplished it. Turning their attention to the question of nexus itself, finally, they started looking for a way to get back to their home world. They learned of a mage rumored to have found a way to return people to their origins, and they left the paf to find him. Along the way, av was drawn away to vancouver.</w:t>
      </w:r>
    </w:p>
    <w:p w:rsidR="0008581E" w:rsidRPr="00B3633A" w:rsidRDefault="0008581E">
      <w:pPr>
        <w:pStyle w:val="0DraftNormal"/>
        <w:rPr>
          <w:rFonts w:ascii="Montserrat" w:hAnsi="Montserrat"/>
          <w:sz w:val="24"/>
        </w:rPr>
      </w:pPr>
    </w:p>
    <w:p w:rsidR="0008581E" w:rsidRPr="00B3633A" w:rsidRDefault="0008581E">
      <w:pPr>
        <w:pStyle w:val="0DraftNormal"/>
        <w:rPr>
          <w:rFonts w:ascii="Montserrat" w:hAnsi="Montserrat"/>
          <w:sz w:val="24"/>
        </w:rPr>
      </w:pPr>
      <w:r w:rsidRPr="00B3633A">
        <w:rPr>
          <w:rFonts w:ascii="Montserrat" w:hAnsi="Montserrat"/>
          <w:sz w:val="24"/>
        </w:rPr>
        <w:t xml:space="preserve">Even at this point, av has not begun to know what is really going on. In so far as her warped destiny is concerned, the pieces are not all present. However, she is noticed upon becoming involved in the grey city. She is an unnamed angel. The seed of a god. An enigma. To a dragon older than civilization, this is a paradoxical encounter. In potential, an equal, but in effect, a flicker in the dark. In entering vancouver, av becomes a catalyst for changing the entire world. Though she is not aware of it, she demonstrates the power of an individual in the right place that is used against her in the second book. The power of that culture is the ability to be in the right place at the right time, holding all of the right cards, and knowing what is in your hand. Av knows what is in the deck. She knows that there is something that needs to be done. So, she does it. The obvious part of the story is begun. A bid to stabilize the nexus. </w:t>
      </w:r>
    </w:p>
    <w:p w:rsidR="0008581E" w:rsidRPr="00B3633A" w:rsidRDefault="0008581E">
      <w:pPr>
        <w:pStyle w:val="0DraftNormal"/>
        <w:rPr>
          <w:rFonts w:ascii="Montserrat" w:hAnsi="Montserrat"/>
          <w:sz w:val="24"/>
        </w:rPr>
      </w:pPr>
    </w:p>
    <w:p w:rsidR="0008581E" w:rsidRPr="00B3633A" w:rsidRDefault="0008581E">
      <w:pPr>
        <w:pStyle w:val="0DraftNormal"/>
        <w:rPr>
          <w:rFonts w:ascii="Montserrat" w:hAnsi="Montserrat"/>
          <w:sz w:val="24"/>
        </w:rPr>
      </w:pPr>
      <w:r w:rsidRPr="00B3633A">
        <w:rPr>
          <w:rFonts w:ascii="Montserrat" w:hAnsi="Montserrat"/>
          <w:sz w:val="24"/>
        </w:rPr>
        <w:t>It is not easy to take ahold of chaos and pull it into order. For this reason, the obvious current of the book is not the main current. To even begin, av has to grasp countless threads and pull them into the picture. Among these are the currents for the future. More than half of the book is spent collecting these threads. Her appointment to divinity is the primary question of this book. It is not answered in this book, which focuses on eden's bid for her. The second book focuses on her bid for mystery. Ironically, her nature makes her far more akin to eden. This nature will act as a lure for those alien influences which lie in the shadows. What happens in the end is simple from the individual perspectives of the participants, but to the reader and to me, it is all amazingly complex. Each individual has their own take and leverage on the entire equation. Everyone has their own vision of avonlea and what she represents. How do i make that clear without being too obvious?</w:t>
      </w:r>
    </w:p>
    <w:p w:rsidR="0008581E" w:rsidRPr="00B3633A" w:rsidRDefault="0008581E">
      <w:pPr>
        <w:pStyle w:val="0DraftNormal"/>
        <w:rPr>
          <w:rFonts w:ascii="Montserrat" w:hAnsi="Montserrat"/>
          <w:sz w:val="24"/>
        </w:rPr>
      </w:pPr>
    </w:p>
    <w:p w:rsidR="0008581E" w:rsidRPr="00B3633A" w:rsidRDefault="0008581E">
      <w:pPr>
        <w:pStyle w:val="0DraftNormal"/>
        <w:rPr>
          <w:rFonts w:ascii="Montserrat" w:hAnsi="Montserrat"/>
          <w:sz w:val="24"/>
        </w:rPr>
      </w:pPr>
      <w:r w:rsidRPr="00B3633A">
        <w:rPr>
          <w:rFonts w:ascii="Montserrat" w:hAnsi="Montserrat"/>
          <w:sz w:val="24"/>
        </w:rPr>
        <w:t xml:space="preserve">For some reason, anyone arriving on nexus with any communicable diseases arrived either cured or in total remission. Since a plague never happens, it takes a long time for anyone to wonder why no one has caught some alien disease. Which means that it is a while before anyone notices this pecularity. </w:t>
      </w:r>
    </w:p>
    <w:p w:rsidR="0008581E" w:rsidRPr="00B3633A" w:rsidRDefault="0008581E">
      <w:pPr>
        <w:pStyle w:val="0DraftNormal"/>
        <w:rPr>
          <w:rFonts w:ascii="Montserrat" w:hAnsi="Montserrat"/>
          <w:sz w:val="24"/>
        </w:rPr>
      </w:pPr>
    </w:p>
    <w:p w:rsidR="0008581E" w:rsidRPr="00B3633A" w:rsidRDefault="0008581E">
      <w:pPr>
        <w:pStyle w:val="0DraftNormal"/>
        <w:rPr>
          <w:rFonts w:ascii="Montserrat" w:hAnsi="Montserrat"/>
          <w:sz w:val="24"/>
        </w:rPr>
      </w:pPr>
      <w:r w:rsidRPr="00B3633A">
        <w:rPr>
          <w:rFonts w:ascii="Montserrat" w:hAnsi="Montserrat"/>
          <w:sz w:val="24"/>
        </w:rPr>
        <w:t>If this were home, hell if this were earth even, this would be impossible</w:t>
      </w:r>
    </w:p>
    <w:p w:rsidR="0008581E" w:rsidRPr="00B3633A" w:rsidRDefault="0008581E">
      <w:pPr>
        <w:pStyle w:val="0DraftNormal"/>
        <w:rPr>
          <w:rFonts w:ascii="Montserrat" w:hAnsi="Montserrat"/>
          <w:sz w:val="24"/>
        </w:rPr>
      </w:pPr>
    </w:p>
    <w:p w:rsidR="0008581E" w:rsidRPr="00B3633A" w:rsidRDefault="0008581E">
      <w:pPr>
        <w:pStyle w:val="0DraftNormal"/>
        <w:rPr>
          <w:rFonts w:ascii="Montserrat" w:hAnsi="Montserrat"/>
          <w:sz w:val="24"/>
        </w:rPr>
      </w:pPr>
      <w:r w:rsidRPr="00B3633A">
        <w:rPr>
          <w:rFonts w:ascii="Montserrat" w:hAnsi="Montserrat"/>
          <w:sz w:val="24"/>
        </w:rPr>
        <w:t>But i can tell you what is going on!</w:t>
      </w:r>
    </w:p>
    <w:p w:rsidR="0008581E" w:rsidRPr="00B3633A" w:rsidRDefault="0008581E">
      <w:pPr>
        <w:pStyle w:val="0DraftNormal"/>
        <w:rPr>
          <w:rFonts w:ascii="Montserrat" w:hAnsi="Montserrat"/>
          <w:sz w:val="24"/>
        </w:rPr>
      </w:pPr>
    </w:p>
    <w:p w:rsidR="0008581E" w:rsidRPr="00B3633A" w:rsidRDefault="0008581E">
      <w:pPr>
        <w:pStyle w:val="0DraftNormal"/>
        <w:rPr>
          <w:rFonts w:ascii="Montserrat" w:hAnsi="Montserrat"/>
          <w:sz w:val="24"/>
        </w:rPr>
      </w:pPr>
      <w:r w:rsidRPr="00B3633A">
        <w:rPr>
          <w:rFonts w:ascii="Montserrat" w:hAnsi="Montserrat"/>
          <w:sz w:val="24"/>
        </w:rPr>
        <w:t>This is the lair of a dragon!</w:t>
      </w:r>
    </w:p>
    <w:p w:rsidR="0008581E" w:rsidRPr="00B3633A" w:rsidRDefault="0008581E">
      <w:pPr>
        <w:pStyle w:val="0DraftNormal"/>
        <w:rPr>
          <w:rFonts w:ascii="Montserrat" w:hAnsi="Montserrat"/>
          <w:sz w:val="24"/>
        </w:rPr>
      </w:pPr>
    </w:p>
    <w:p w:rsidR="0008581E" w:rsidRPr="00B3633A" w:rsidRDefault="0008581E">
      <w:pPr>
        <w:pStyle w:val="0DraftNormal"/>
        <w:rPr>
          <w:rFonts w:ascii="Montserrat" w:hAnsi="Montserrat"/>
          <w:sz w:val="24"/>
        </w:rPr>
      </w:pPr>
      <w:r w:rsidRPr="00B3633A">
        <w:rPr>
          <w:rFonts w:ascii="Montserrat" w:hAnsi="Montserrat"/>
          <w:sz w:val="24"/>
        </w:rPr>
        <w:t>You won't believe why i came back, but you've at least have to hear this...</w:t>
      </w:r>
    </w:p>
    <w:p w:rsidR="0008581E" w:rsidRPr="00B3633A" w:rsidRDefault="0008581E">
      <w:pPr>
        <w:pStyle w:val="0DraftNormal"/>
        <w:rPr>
          <w:rFonts w:ascii="Montserrat" w:hAnsi="Montserrat"/>
          <w:sz w:val="24"/>
        </w:rPr>
      </w:pPr>
    </w:p>
    <w:p w:rsidR="0008581E" w:rsidRPr="00B3633A" w:rsidRDefault="0008581E">
      <w:pPr>
        <w:pStyle w:val="0DraftNormal"/>
        <w:rPr>
          <w:rFonts w:ascii="Montserrat" w:hAnsi="Montserrat"/>
          <w:sz w:val="24"/>
        </w:rPr>
      </w:pPr>
      <w:r w:rsidRPr="00B3633A">
        <w:rPr>
          <w:rFonts w:ascii="Montserrat" w:hAnsi="Montserrat"/>
          <w:sz w:val="24"/>
        </w:rPr>
        <w:t>An appointment with the head dragon: a matter of useful potential</w:t>
      </w:r>
    </w:p>
    <w:p w:rsidR="0008581E" w:rsidRPr="00B3633A" w:rsidRDefault="0008581E">
      <w:pPr>
        <w:pStyle w:val="0DraftNormal"/>
        <w:rPr>
          <w:rFonts w:ascii="Montserrat" w:hAnsi="Montserrat"/>
          <w:sz w:val="24"/>
        </w:rPr>
      </w:pPr>
    </w:p>
    <w:p w:rsidR="0008581E" w:rsidRPr="00B3633A" w:rsidRDefault="0008581E">
      <w:pPr>
        <w:pStyle w:val="0DraftNormal"/>
        <w:rPr>
          <w:rFonts w:ascii="Montserrat" w:hAnsi="Montserrat"/>
          <w:sz w:val="24"/>
        </w:rPr>
      </w:pPr>
      <w:r w:rsidRPr="00B3633A">
        <w:rPr>
          <w:rFonts w:ascii="Montserrat" w:hAnsi="Montserrat"/>
          <w:sz w:val="24"/>
        </w:rPr>
        <w:t>I was born in a circus, and sometimes it seems like i've never left it, either...</w:t>
      </w:r>
    </w:p>
    <w:p w:rsidR="0008581E" w:rsidRPr="00B3633A" w:rsidRDefault="0008581E">
      <w:pPr>
        <w:pStyle w:val="0DraftNormal"/>
        <w:rPr>
          <w:rFonts w:ascii="Montserrat" w:hAnsi="Montserrat"/>
          <w:sz w:val="24"/>
        </w:rPr>
      </w:pPr>
    </w:p>
    <w:p w:rsidR="0008581E" w:rsidRPr="00B3633A" w:rsidRDefault="0008581E">
      <w:pPr>
        <w:pStyle w:val="0DraftNormal"/>
        <w:rPr>
          <w:rFonts w:ascii="Montserrat" w:hAnsi="Montserrat"/>
          <w:sz w:val="24"/>
        </w:rPr>
      </w:pPr>
      <w:r w:rsidRPr="00B3633A">
        <w:rPr>
          <w:rFonts w:ascii="Montserrat" w:hAnsi="Montserrat"/>
          <w:sz w:val="24"/>
        </w:rPr>
        <w:t>A matter of assembling the right team of emissaries</w:t>
      </w:r>
    </w:p>
    <w:p w:rsidR="0008581E" w:rsidRPr="00B3633A" w:rsidRDefault="0008581E">
      <w:pPr>
        <w:pStyle w:val="0DraftNormal"/>
        <w:rPr>
          <w:rFonts w:ascii="Montserrat" w:hAnsi="Montserrat"/>
          <w:sz w:val="24"/>
        </w:rPr>
      </w:pPr>
    </w:p>
    <w:p w:rsidR="0008581E" w:rsidRPr="00B3633A" w:rsidRDefault="0008581E">
      <w:pPr>
        <w:pStyle w:val="0DraftNormal"/>
        <w:rPr>
          <w:rFonts w:ascii="Montserrat" w:hAnsi="Montserrat"/>
          <w:sz w:val="24"/>
        </w:rPr>
      </w:pPr>
      <w:r w:rsidRPr="00B3633A">
        <w:rPr>
          <w:rFonts w:ascii="Montserrat" w:hAnsi="Montserrat"/>
          <w:sz w:val="24"/>
        </w:rPr>
        <w:t>A free spirited ally, and a cold blooded killer. You don't have any problems with that, do you? (what's a 'problem?')</w:t>
      </w:r>
    </w:p>
    <w:p w:rsidR="0008581E" w:rsidRPr="00B3633A" w:rsidRDefault="0008581E">
      <w:pPr>
        <w:pStyle w:val="0DraftNormal"/>
        <w:rPr>
          <w:rFonts w:ascii="Montserrat" w:hAnsi="Montserrat"/>
          <w:sz w:val="24"/>
        </w:rPr>
      </w:pPr>
    </w:p>
    <w:p w:rsidR="0008581E" w:rsidRPr="00B3633A" w:rsidRDefault="0008581E">
      <w:pPr>
        <w:pStyle w:val="0DraftNormal"/>
        <w:rPr>
          <w:rFonts w:ascii="Montserrat" w:hAnsi="Montserrat"/>
          <w:sz w:val="24"/>
        </w:rPr>
      </w:pPr>
      <w:r w:rsidRPr="00B3633A">
        <w:rPr>
          <w:rFonts w:ascii="Montserrat" w:hAnsi="Montserrat"/>
          <w:sz w:val="24"/>
        </w:rPr>
        <w:t>Why, a dragon, of course. Its only suiting for a project of this level of importance, we can't very well leave it all in the hands of a bunch of mammals, can we?</w:t>
      </w:r>
    </w:p>
    <w:p w:rsidR="0008581E" w:rsidRPr="00B3633A" w:rsidRDefault="0008581E">
      <w:pPr>
        <w:pStyle w:val="0DraftNormal"/>
        <w:rPr>
          <w:rFonts w:ascii="Montserrat" w:hAnsi="Montserrat"/>
          <w:sz w:val="24"/>
        </w:rPr>
      </w:pPr>
    </w:p>
    <w:p w:rsidR="0008581E" w:rsidRPr="00B3633A" w:rsidRDefault="0008581E">
      <w:pPr>
        <w:pStyle w:val="0DraftNormal"/>
        <w:rPr>
          <w:rFonts w:ascii="Montserrat" w:hAnsi="Montserrat"/>
          <w:sz w:val="24"/>
        </w:rPr>
      </w:pPr>
      <w:r w:rsidRPr="00B3633A">
        <w:rPr>
          <w:rFonts w:ascii="Montserrat" w:hAnsi="Montserrat"/>
          <w:sz w:val="24"/>
        </w:rPr>
        <w:t>We...um, seem to have a little problem off to the east. Would you just run out there and find out what is going on?</w:t>
      </w:r>
    </w:p>
    <w:p w:rsidR="0008581E" w:rsidRPr="00B3633A" w:rsidRDefault="0008581E">
      <w:pPr>
        <w:pStyle w:val="0DraftNormal"/>
        <w:rPr>
          <w:rFonts w:ascii="Montserrat" w:hAnsi="Montserrat"/>
          <w:sz w:val="24"/>
        </w:rPr>
      </w:pPr>
    </w:p>
    <w:p w:rsidR="0008581E" w:rsidRPr="00B3633A" w:rsidRDefault="0008581E">
      <w:pPr>
        <w:pStyle w:val="0DraftNormal"/>
        <w:rPr>
          <w:rFonts w:ascii="Montserrat" w:hAnsi="Montserrat"/>
          <w:sz w:val="24"/>
        </w:rPr>
      </w:pPr>
      <w:r w:rsidRPr="00B3633A">
        <w:rPr>
          <w:rFonts w:ascii="Montserrat" w:hAnsi="Montserrat"/>
          <w:sz w:val="24"/>
        </w:rPr>
        <w:t>Oh, its just this nasty aura of death that's slowly spreading along killing everything in its path. No problem.</w:t>
      </w:r>
    </w:p>
    <w:p w:rsidR="0008581E" w:rsidRPr="00B3633A" w:rsidRDefault="0008581E">
      <w:pPr>
        <w:pStyle w:val="0DraftNormal"/>
        <w:rPr>
          <w:rFonts w:ascii="Montserrat" w:hAnsi="Montserrat"/>
          <w:sz w:val="24"/>
        </w:rPr>
      </w:pPr>
    </w:p>
    <w:p w:rsidR="0008581E" w:rsidRPr="00B3633A" w:rsidRDefault="0008581E">
      <w:pPr>
        <w:pStyle w:val="0DraftNormal"/>
        <w:rPr>
          <w:rFonts w:ascii="Montserrat" w:hAnsi="Montserrat"/>
          <w:sz w:val="24"/>
        </w:rPr>
      </w:pPr>
      <w:r w:rsidRPr="00B3633A">
        <w:rPr>
          <w:rFonts w:ascii="Montserrat" w:hAnsi="Montserrat"/>
          <w:sz w:val="24"/>
        </w:rPr>
        <w:t>It seemed like the thing to do... Can we just keep this in my name for the moment? No, it doesn't work that way.</w:t>
      </w:r>
    </w:p>
    <w:p w:rsidR="0008581E" w:rsidRPr="00B3633A" w:rsidRDefault="0008581E">
      <w:pPr>
        <w:pStyle w:val="0DraftNormal"/>
        <w:rPr>
          <w:rFonts w:ascii="Montserrat" w:hAnsi="Montserrat"/>
          <w:sz w:val="24"/>
        </w:rPr>
      </w:pPr>
    </w:p>
    <w:p w:rsidR="0008581E" w:rsidRPr="00B3633A" w:rsidRDefault="0008581E">
      <w:pPr>
        <w:pStyle w:val="0DraftNormal"/>
        <w:rPr>
          <w:rFonts w:ascii="Montserrat" w:hAnsi="Montserrat"/>
          <w:sz w:val="24"/>
        </w:rPr>
      </w:pPr>
      <w:r w:rsidRPr="00B3633A">
        <w:rPr>
          <w:rFonts w:ascii="Montserrat" w:hAnsi="Montserrat"/>
          <w:sz w:val="24"/>
        </w:rPr>
        <w:t>A valley of death. I think we'll need more than a rod and a staff to find comfort here...</w:t>
      </w:r>
    </w:p>
    <w:p w:rsidR="0008581E" w:rsidRPr="00B3633A" w:rsidRDefault="0008581E">
      <w:pPr>
        <w:pStyle w:val="0DraftNormal"/>
        <w:rPr>
          <w:rFonts w:ascii="Montserrat" w:hAnsi="Montserrat"/>
          <w:sz w:val="24"/>
        </w:rPr>
      </w:pPr>
    </w:p>
    <w:p w:rsidR="0008581E" w:rsidRPr="00B3633A" w:rsidRDefault="0008581E">
      <w:pPr>
        <w:pStyle w:val="0DraftNormal"/>
        <w:rPr>
          <w:rFonts w:ascii="Montserrat" w:hAnsi="Montserrat"/>
          <w:sz w:val="24"/>
        </w:rPr>
      </w:pPr>
      <w:r w:rsidRPr="00B3633A">
        <w:rPr>
          <w:rFonts w:ascii="Montserrat" w:hAnsi="Montserrat"/>
          <w:sz w:val="24"/>
        </w:rPr>
        <w:t>Dead people aren't that bad, really. You just gotta get an idea of what they're into... Well, yes i do have a little experiance in this area. You should come by my place sometine, if i can ever remember where i misplaced it, or the world i was keeping it on...</w:t>
      </w:r>
    </w:p>
    <w:p w:rsidR="0008581E" w:rsidRPr="00B3633A" w:rsidRDefault="0008581E">
      <w:pPr>
        <w:pStyle w:val="0DraftNormal"/>
        <w:rPr>
          <w:rFonts w:ascii="Montserrat" w:hAnsi="Montserrat"/>
          <w:sz w:val="24"/>
        </w:rPr>
      </w:pPr>
    </w:p>
    <w:p w:rsidR="0008581E" w:rsidRPr="00B3633A" w:rsidRDefault="0008581E">
      <w:pPr>
        <w:pStyle w:val="0DraftNormal"/>
        <w:rPr>
          <w:rFonts w:ascii="Montserrat" w:hAnsi="Montserrat"/>
          <w:sz w:val="24"/>
        </w:rPr>
      </w:pPr>
      <w:r w:rsidRPr="00B3633A">
        <w:rPr>
          <w:rFonts w:ascii="Montserrat" w:hAnsi="Montserrat"/>
          <w:sz w:val="24"/>
        </w:rPr>
        <w:t>Uh...we represent the....</w:t>
      </w:r>
    </w:p>
    <w:p w:rsidR="0008581E" w:rsidRPr="00B3633A" w:rsidRDefault="0008581E">
      <w:pPr>
        <w:pStyle w:val="0DraftNormal"/>
        <w:rPr>
          <w:rFonts w:ascii="Montserrat" w:hAnsi="Montserrat"/>
          <w:sz w:val="24"/>
        </w:rPr>
      </w:pPr>
    </w:p>
    <w:p w:rsidR="0008581E" w:rsidRPr="00B3633A" w:rsidRDefault="0008581E">
      <w:pPr>
        <w:pStyle w:val="0DraftNormal"/>
        <w:rPr>
          <w:rFonts w:ascii="Montserrat" w:hAnsi="Montserrat"/>
          <w:sz w:val="24"/>
        </w:rPr>
      </w:pPr>
      <w:r w:rsidRPr="00B3633A">
        <w:rPr>
          <w:rFonts w:ascii="Montserrat" w:hAnsi="Montserrat"/>
          <w:sz w:val="24"/>
        </w:rPr>
        <w:t>Sure, we'll take a couple of your emissaries back with us...</w:t>
      </w:r>
    </w:p>
    <w:p w:rsidR="0008581E" w:rsidRPr="00B3633A" w:rsidRDefault="0008581E">
      <w:pPr>
        <w:pStyle w:val="0DraftNormal"/>
        <w:rPr>
          <w:rFonts w:ascii="Montserrat" w:hAnsi="Montserrat"/>
          <w:sz w:val="24"/>
        </w:rPr>
      </w:pPr>
    </w:p>
    <w:p w:rsidR="0008581E" w:rsidRPr="00B3633A" w:rsidRDefault="0008581E">
      <w:pPr>
        <w:pStyle w:val="0DraftNormal"/>
        <w:rPr>
          <w:rFonts w:ascii="Montserrat" w:hAnsi="Montserrat"/>
          <w:sz w:val="24"/>
        </w:rPr>
      </w:pPr>
      <w:r w:rsidRPr="00B3633A">
        <w:rPr>
          <w:rFonts w:ascii="Montserrat" w:hAnsi="Montserrat"/>
          <w:sz w:val="24"/>
        </w:rPr>
        <w:t>He doesn't talk much does he? Him, well he isn't even here to be precise. This is only his former body.</w:t>
      </w:r>
    </w:p>
    <w:p w:rsidR="0008581E" w:rsidRPr="00B3633A" w:rsidRDefault="0008581E">
      <w:pPr>
        <w:pStyle w:val="0DraftNormal"/>
        <w:rPr>
          <w:rFonts w:ascii="Montserrat" w:hAnsi="Montserrat"/>
          <w:sz w:val="24"/>
        </w:rPr>
      </w:pPr>
    </w:p>
    <w:p w:rsidR="0008581E" w:rsidRPr="00B3633A" w:rsidRDefault="0008581E">
      <w:pPr>
        <w:pStyle w:val="0DraftNormal"/>
        <w:rPr>
          <w:rFonts w:ascii="Montserrat" w:hAnsi="Montserrat"/>
          <w:sz w:val="24"/>
        </w:rPr>
      </w:pPr>
      <w:r w:rsidRPr="00B3633A">
        <w:rPr>
          <w:rFonts w:ascii="Montserrat" w:hAnsi="Montserrat"/>
          <w:sz w:val="24"/>
        </w:rPr>
        <w:t>Talking with a free spirit too much can be an unnerving experience, especially when it helps you figure out how to do this...</w:t>
      </w:r>
    </w:p>
    <w:p w:rsidR="0008581E" w:rsidRPr="00B3633A" w:rsidRDefault="0008581E">
      <w:pPr>
        <w:pStyle w:val="0DraftNormal"/>
        <w:rPr>
          <w:rFonts w:ascii="Montserrat" w:hAnsi="Montserrat"/>
          <w:sz w:val="24"/>
        </w:rPr>
      </w:pPr>
    </w:p>
    <w:p w:rsidR="0008581E" w:rsidRPr="00B3633A" w:rsidRDefault="0008581E">
      <w:pPr>
        <w:pStyle w:val="0DraftNormal"/>
        <w:rPr>
          <w:rFonts w:ascii="Montserrat" w:hAnsi="Montserrat"/>
          <w:sz w:val="24"/>
        </w:rPr>
      </w:pPr>
      <w:r w:rsidRPr="00B3633A">
        <w:rPr>
          <w:rFonts w:ascii="Montserrat" w:hAnsi="Montserrat"/>
          <w:sz w:val="24"/>
        </w:rPr>
        <w:t>Oh, here you are... How are you doing that? Oh, neat. Like this...? Hey, you better pick your jaw back up, people are staring.</w:t>
      </w:r>
    </w:p>
    <w:p w:rsidR="0008581E" w:rsidRPr="00B3633A" w:rsidRDefault="0008581E">
      <w:pPr>
        <w:pStyle w:val="0DraftNormal"/>
        <w:rPr>
          <w:rFonts w:ascii="Montserrat" w:hAnsi="Montserrat"/>
          <w:sz w:val="24"/>
        </w:rPr>
      </w:pPr>
    </w:p>
    <w:p w:rsidR="0008581E" w:rsidRPr="00B3633A" w:rsidRDefault="0008581E">
      <w:pPr>
        <w:pStyle w:val="0DraftNormal"/>
        <w:rPr>
          <w:rFonts w:ascii="Montserrat" w:hAnsi="Montserrat"/>
          <w:sz w:val="24"/>
        </w:rPr>
      </w:pPr>
      <w:r w:rsidRPr="00B3633A">
        <w:rPr>
          <w:rFonts w:ascii="Montserrat" w:hAnsi="Montserrat"/>
          <w:sz w:val="24"/>
        </w:rPr>
        <w:t>Geez, maybe mixing necromancy and technology aren't such a good idea, you know?</w:t>
      </w:r>
    </w:p>
    <w:p w:rsidR="0008581E" w:rsidRPr="00B3633A" w:rsidRDefault="0008581E">
      <w:pPr>
        <w:pStyle w:val="0DraftNormal"/>
        <w:rPr>
          <w:rFonts w:ascii="Montserrat" w:hAnsi="Montserrat"/>
          <w:sz w:val="24"/>
        </w:rPr>
      </w:pPr>
    </w:p>
    <w:p w:rsidR="0008581E" w:rsidRPr="00B3633A" w:rsidRDefault="0008581E">
      <w:pPr>
        <w:pStyle w:val="0DraftNormal"/>
        <w:rPr>
          <w:rFonts w:ascii="Montserrat" w:hAnsi="Montserrat"/>
          <w:sz w:val="24"/>
        </w:rPr>
      </w:pPr>
      <w:r w:rsidRPr="00B3633A">
        <w:rPr>
          <w:rFonts w:ascii="Montserrat" w:hAnsi="Montserrat"/>
          <w:sz w:val="24"/>
        </w:rPr>
        <w:t>I don't think somebody likes you being here... Oh well, at least it was an exciting firefight, and car chase.</w:t>
      </w:r>
    </w:p>
    <w:p w:rsidR="0008581E" w:rsidRPr="00B3633A" w:rsidRDefault="0008581E">
      <w:pPr>
        <w:pStyle w:val="0DraftNormal"/>
        <w:rPr>
          <w:rFonts w:ascii="Montserrat" w:hAnsi="Montserrat"/>
          <w:sz w:val="24"/>
        </w:rPr>
      </w:pPr>
    </w:p>
    <w:p w:rsidR="0008581E" w:rsidRPr="00B3633A" w:rsidRDefault="0008581E">
      <w:pPr>
        <w:pStyle w:val="0DraftNormal"/>
        <w:rPr>
          <w:rFonts w:ascii="Montserrat" w:hAnsi="Montserrat"/>
          <w:sz w:val="24"/>
        </w:rPr>
      </w:pPr>
      <w:r w:rsidRPr="00B3633A">
        <w:rPr>
          <w:rFonts w:ascii="Montserrat" w:hAnsi="Montserrat"/>
          <w:sz w:val="24"/>
        </w:rPr>
        <w:t>Geez, maybe mixing necromancy and technology is a pretty hot idea after all. How are you doing that?! No! I definitely do not want metal in my flesh thankyou... I've spent too many years avoiding just that to start changing my ways now...</w:t>
      </w:r>
    </w:p>
    <w:p w:rsidR="0008581E" w:rsidRPr="00B3633A" w:rsidRDefault="0008581E">
      <w:pPr>
        <w:pStyle w:val="0DraftNormal"/>
        <w:rPr>
          <w:rFonts w:ascii="Montserrat" w:hAnsi="Montserrat"/>
          <w:sz w:val="24"/>
        </w:rPr>
      </w:pPr>
    </w:p>
    <w:p w:rsidR="0008581E" w:rsidRPr="00B3633A" w:rsidRDefault="0008581E">
      <w:pPr>
        <w:pStyle w:val="0DraftNormal"/>
        <w:rPr>
          <w:rFonts w:ascii="Montserrat" w:hAnsi="Montserrat"/>
          <w:sz w:val="24"/>
        </w:rPr>
      </w:pPr>
      <w:r w:rsidRPr="00B3633A">
        <w:rPr>
          <w:rFonts w:ascii="Montserrat" w:hAnsi="Montserrat"/>
          <w:sz w:val="24"/>
        </w:rPr>
        <w:t>It's a working vacation, you want to come or not? Besides you're still teaching me things, remember?</w:t>
      </w:r>
    </w:p>
    <w:p w:rsidR="0008581E" w:rsidRPr="00B3633A" w:rsidRDefault="0008581E">
      <w:pPr>
        <w:pStyle w:val="0DraftNormal"/>
        <w:rPr>
          <w:rFonts w:ascii="Montserrat" w:hAnsi="Montserrat"/>
          <w:sz w:val="24"/>
        </w:rPr>
      </w:pPr>
    </w:p>
    <w:p w:rsidR="0008581E" w:rsidRPr="00B3633A" w:rsidRDefault="0008581E">
      <w:pPr>
        <w:pStyle w:val="0DraftNormal"/>
        <w:rPr>
          <w:rFonts w:ascii="Montserrat" w:hAnsi="Montserrat"/>
          <w:sz w:val="24"/>
        </w:rPr>
      </w:pPr>
      <w:r w:rsidRPr="00B3633A">
        <w:rPr>
          <w:rFonts w:ascii="Montserrat" w:hAnsi="Montserrat"/>
          <w:sz w:val="24"/>
        </w:rPr>
        <w:t>You've got good potential, i will teach you... Great, mind if i ask what stone you just stepped out from under?</w:t>
      </w:r>
    </w:p>
    <w:p w:rsidR="0008581E" w:rsidRPr="00B3633A" w:rsidRDefault="0008581E">
      <w:pPr>
        <w:pStyle w:val="0DraftNormal"/>
        <w:rPr>
          <w:rFonts w:ascii="Montserrat" w:hAnsi="Montserrat"/>
          <w:sz w:val="24"/>
        </w:rPr>
      </w:pPr>
    </w:p>
    <w:p w:rsidR="0008581E" w:rsidRPr="00B3633A" w:rsidRDefault="0008581E">
      <w:pPr>
        <w:pStyle w:val="0DraftNormal"/>
        <w:rPr>
          <w:rFonts w:ascii="Montserrat" w:hAnsi="Montserrat"/>
          <w:sz w:val="24"/>
        </w:rPr>
      </w:pPr>
      <w:r w:rsidRPr="00B3633A">
        <w:rPr>
          <w:rFonts w:ascii="Montserrat" w:hAnsi="Montserrat"/>
          <w:sz w:val="24"/>
        </w:rPr>
        <w:t>Ah, we have a bid for your clerical appointment, a representative of evil on your own world has spoken for you. Um, i think you and i need to get a few things straight here... Well, can you suggest someone a little more to your particular nature. Perhaps?</w:t>
      </w:r>
    </w:p>
    <w:p w:rsidR="0008581E" w:rsidRPr="00B3633A" w:rsidRDefault="0008581E">
      <w:pPr>
        <w:pStyle w:val="0DraftNormal"/>
        <w:rPr>
          <w:rFonts w:ascii="Montserrat" w:hAnsi="Montserrat"/>
          <w:sz w:val="24"/>
        </w:rPr>
      </w:pPr>
    </w:p>
    <w:p w:rsidR="0008581E" w:rsidRPr="00B3633A" w:rsidRDefault="0008581E">
      <w:pPr>
        <w:pStyle w:val="0DraftNormal"/>
        <w:rPr>
          <w:rFonts w:ascii="Montserrat" w:hAnsi="Montserrat"/>
          <w:sz w:val="24"/>
        </w:rPr>
      </w:pPr>
      <w:r w:rsidRPr="00B3633A">
        <w:rPr>
          <w:rFonts w:ascii="Montserrat" w:hAnsi="Montserrat"/>
          <w:sz w:val="24"/>
        </w:rPr>
        <w:t>Well, i'll ask her... Er... Him, whatever. This might get interesting.</w:t>
      </w:r>
    </w:p>
    <w:p w:rsidR="0008581E" w:rsidRPr="00B3633A" w:rsidRDefault="0008581E">
      <w:pPr>
        <w:pStyle w:val="0DraftNormal"/>
        <w:rPr>
          <w:rFonts w:ascii="Montserrat" w:hAnsi="Montserrat"/>
          <w:sz w:val="24"/>
        </w:rPr>
      </w:pPr>
    </w:p>
    <w:p w:rsidR="0008581E" w:rsidRPr="00B3633A" w:rsidRDefault="0008581E">
      <w:pPr>
        <w:pStyle w:val="0DraftNormal"/>
        <w:rPr>
          <w:rFonts w:ascii="Montserrat" w:hAnsi="Montserrat"/>
          <w:sz w:val="24"/>
        </w:rPr>
      </w:pPr>
      <w:r w:rsidRPr="00B3633A">
        <w:rPr>
          <w:rFonts w:ascii="Montserrat" w:hAnsi="Montserrat"/>
          <w:sz w:val="24"/>
        </w:rPr>
        <w:t>What do you mean, you need us to remove the local authorities? Right, well get right on it.</w:t>
      </w:r>
    </w:p>
    <w:p w:rsidR="0008581E" w:rsidRPr="00B3633A" w:rsidRDefault="0008581E">
      <w:pPr>
        <w:pStyle w:val="0DraftNormal"/>
        <w:rPr>
          <w:rFonts w:ascii="Montserrat" w:hAnsi="Montserrat"/>
          <w:sz w:val="24"/>
        </w:rPr>
      </w:pPr>
    </w:p>
    <w:p w:rsidR="0008581E" w:rsidRPr="00B3633A" w:rsidRDefault="0008581E">
      <w:pPr>
        <w:pStyle w:val="0DraftNormal"/>
        <w:rPr>
          <w:rFonts w:ascii="Montserrat" w:hAnsi="Montserrat"/>
          <w:sz w:val="24"/>
        </w:rPr>
      </w:pPr>
      <w:r w:rsidRPr="00B3633A">
        <w:rPr>
          <w:rFonts w:ascii="Montserrat" w:hAnsi="Montserrat"/>
          <w:sz w:val="24"/>
        </w:rPr>
        <w:t>What do you mean, you don't want us to remove the local authorities? But we were so close! Right, we'll get right on it</w:t>
      </w:r>
    </w:p>
    <w:p w:rsidR="0008581E" w:rsidRPr="00B3633A" w:rsidRDefault="0008581E">
      <w:pPr>
        <w:pStyle w:val="0DraftNormal"/>
        <w:rPr>
          <w:rFonts w:ascii="Montserrat" w:hAnsi="Montserrat"/>
          <w:sz w:val="24"/>
        </w:rPr>
      </w:pPr>
    </w:p>
    <w:p w:rsidR="0008581E" w:rsidRPr="00B3633A" w:rsidRDefault="0008581E">
      <w:pPr>
        <w:pStyle w:val="0DraftNormal"/>
        <w:rPr>
          <w:rFonts w:ascii="Montserrat" w:hAnsi="Montserrat"/>
          <w:sz w:val="24"/>
        </w:rPr>
      </w:pPr>
      <w:r w:rsidRPr="00B3633A">
        <w:rPr>
          <w:rFonts w:ascii="Montserrat" w:hAnsi="Montserrat"/>
          <w:sz w:val="24"/>
        </w:rPr>
        <w:t>You want me to work out a deal with what? Right, i'll look into it... (san loss!)</w:t>
      </w:r>
    </w:p>
    <w:p w:rsidR="0008581E" w:rsidRPr="00B3633A" w:rsidRDefault="0008581E">
      <w:pPr>
        <w:pStyle w:val="0DraftNormal"/>
        <w:rPr>
          <w:rFonts w:ascii="Montserrat" w:hAnsi="Montserrat"/>
          <w:sz w:val="24"/>
        </w:rPr>
      </w:pPr>
    </w:p>
    <w:p w:rsidR="0008581E" w:rsidRPr="00B3633A" w:rsidRDefault="0008581E">
      <w:pPr>
        <w:pStyle w:val="0DraftNormal"/>
        <w:rPr>
          <w:rFonts w:ascii="Montserrat" w:hAnsi="Montserrat"/>
          <w:sz w:val="24"/>
        </w:rPr>
      </w:pPr>
      <w:r w:rsidRPr="00B3633A">
        <w:rPr>
          <w:rFonts w:ascii="Montserrat" w:hAnsi="Montserrat"/>
          <w:sz w:val="24"/>
        </w:rPr>
        <w:t>The deck of fate, all the threads of destiny, and i had to keep the thing...</w:t>
      </w:r>
    </w:p>
    <w:p w:rsidR="0008581E" w:rsidRPr="00B3633A" w:rsidRDefault="0008581E">
      <w:pPr>
        <w:pStyle w:val="0DraftNormal"/>
        <w:rPr>
          <w:rFonts w:ascii="Montserrat" w:hAnsi="Montserrat"/>
          <w:sz w:val="24"/>
        </w:rPr>
      </w:pPr>
    </w:p>
    <w:p w:rsidR="0008581E" w:rsidRPr="00B3633A" w:rsidRDefault="0008581E">
      <w:pPr>
        <w:pStyle w:val="0DraftNormal"/>
        <w:rPr>
          <w:rFonts w:ascii="Montserrat" w:hAnsi="Montserrat"/>
          <w:sz w:val="24"/>
        </w:rPr>
      </w:pPr>
      <w:r w:rsidRPr="00B3633A">
        <w:rPr>
          <w:rFonts w:ascii="Montserrat" w:hAnsi="Montserrat"/>
          <w:sz w:val="24"/>
        </w:rPr>
        <w:t>We've got a little problem with that last assignment... Sure, i know where we need to go, it's that way, we just don't have any way to get off of this planet here, at the moment... Right, no problem, i'll look into it.</w:t>
      </w:r>
    </w:p>
    <w:p w:rsidR="0008581E" w:rsidRPr="00B3633A" w:rsidRDefault="0008581E">
      <w:pPr>
        <w:pStyle w:val="0DraftNormal"/>
        <w:rPr>
          <w:rFonts w:ascii="Montserrat" w:hAnsi="Montserrat"/>
          <w:sz w:val="24"/>
        </w:rPr>
      </w:pPr>
    </w:p>
    <w:p w:rsidR="0008581E" w:rsidRPr="00B3633A" w:rsidRDefault="0008581E">
      <w:pPr>
        <w:pStyle w:val="0DraftNormal"/>
        <w:rPr>
          <w:rFonts w:ascii="Montserrat" w:hAnsi="Montserrat"/>
          <w:sz w:val="24"/>
        </w:rPr>
      </w:pPr>
      <w:r w:rsidRPr="00B3633A">
        <w:rPr>
          <w:rFonts w:ascii="Montserrat" w:hAnsi="Montserrat"/>
          <w:sz w:val="24"/>
        </w:rPr>
        <w:t>A sensual - inferrably sexual - opening to present the city of night. Siva 17 engages the city as it is swallowed by riot. She inevitably demonstrates her potential for destruction - marking herself as a threat in some minds. On her return - after hardware problems - the enigmatic av emerges, and reveales herself for our first glimpse. The next few days comes to a face off with swat, an amiable approach by local talent, her attempt to contact a higher authority, and her final summons to go before the chair of sri. Kzeisza is the last thing she expects.</w:t>
      </w:r>
    </w:p>
    <w:p w:rsidR="0008581E" w:rsidRPr="00B3633A" w:rsidRDefault="0008581E">
      <w:pPr>
        <w:pStyle w:val="0DraftNormal"/>
        <w:rPr>
          <w:rFonts w:ascii="Montserrat" w:hAnsi="Montserrat"/>
          <w:sz w:val="24"/>
        </w:rPr>
      </w:pPr>
    </w:p>
    <w:p w:rsidR="0008581E" w:rsidRPr="00B3633A" w:rsidRDefault="0008581E">
      <w:pPr>
        <w:pStyle w:val="0DraftNormal"/>
        <w:rPr>
          <w:rFonts w:ascii="Montserrat" w:hAnsi="Montserrat"/>
          <w:sz w:val="24"/>
        </w:rPr>
      </w:pPr>
      <w:r w:rsidRPr="00B3633A">
        <w:rPr>
          <w:rFonts w:ascii="Montserrat" w:hAnsi="Montserrat"/>
          <w:sz w:val="24"/>
        </w:rPr>
        <w:t>There are certain characters indicated in the opening segments that really do have important influences on the story. The mercs and their leader, the swat commander, the talent from the pub. There are also certain points that leave the reader with questions that could discourage them. Inconsistencies. Why does av act so cautiously at first then casually after? Recall. Av enters the city with so much caution, guarding against being noticed - drawing little attention to herself - and the next morning goes right out in full daylight in full armor. The situation calls for it, but tht is not made clear enough. She needs to consider that before she goes out. When she veers over to the garden terrace it seems like a deviation of her intent, a misleading turn of phrase. Her predatorial manner is illuminated later in the book, but prior to that revelation leads the reader to see her as having an agenda that is not there. The opening segments also seem confusing in perspective and penetration of characters. That device is not smooth enough yet. There are many repetitions and digressions in the language that could be weeded out for more fluid reading. The chapter cliffhanger works excellently, though getting to it is difficult upon examination.</w:t>
      </w:r>
    </w:p>
    <w:p w:rsidR="0008581E" w:rsidRPr="00B3633A" w:rsidRDefault="0008581E">
      <w:pPr>
        <w:pStyle w:val="0DraftNormal"/>
        <w:rPr>
          <w:rFonts w:ascii="Montserrat" w:hAnsi="Montserrat"/>
          <w:sz w:val="24"/>
        </w:rPr>
      </w:pPr>
    </w:p>
    <w:p w:rsidR="0008581E" w:rsidRPr="00B3633A" w:rsidRDefault="0008581E">
      <w:pPr>
        <w:pStyle w:val="0DraftNormal"/>
        <w:rPr>
          <w:rFonts w:ascii="Montserrat" w:hAnsi="Montserrat"/>
          <w:sz w:val="24"/>
        </w:rPr>
      </w:pPr>
      <w:r w:rsidRPr="00B3633A">
        <w:rPr>
          <w:rFonts w:ascii="Montserrat" w:hAnsi="Montserrat"/>
          <w:sz w:val="24"/>
        </w:rPr>
        <w:t>Av's impressions of the city are modified by each new light she comes to see it in. First seeing it as a cold monstrosity, then a nocturnal paradise of light, then a city in chaos, a knot of paradoxes, and by the end of this chapter, a veil obscuring many dangerous secrets. She has the opportunity to weigh the sophistication of both its magic and technology and determine that she has and has known better. What makes this city special, though, is the extrordinary way it has managed to integrate such divergent elements. A useful model. What she sees inspires her. Giving her an idea. Learning these things has had its side effects. She gets noticed by several different factions. Most she remains unaware of. But, one of the factions in this city has taken an accute interest in her, and what she represents. She is brought to meet kzeisza, a dragon older than civilization.</w:t>
      </w:r>
    </w:p>
    <w:p w:rsidR="0008581E" w:rsidRPr="00B3633A" w:rsidRDefault="0008581E">
      <w:pPr>
        <w:pStyle w:val="0DraftNormal"/>
        <w:rPr>
          <w:rFonts w:ascii="Montserrat" w:hAnsi="Montserrat"/>
          <w:sz w:val="24"/>
        </w:rPr>
      </w:pPr>
    </w:p>
    <w:p w:rsidR="0008581E" w:rsidRPr="00B3633A" w:rsidRDefault="0008581E">
      <w:pPr>
        <w:pStyle w:val="0DraftNormal"/>
        <w:rPr>
          <w:rFonts w:ascii="Montserrat" w:hAnsi="Montserrat"/>
          <w:sz w:val="24"/>
        </w:rPr>
      </w:pPr>
      <w:r w:rsidRPr="00B3633A">
        <w:rPr>
          <w:rFonts w:ascii="Montserrat" w:hAnsi="Montserrat"/>
          <w:sz w:val="24"/>
        </w:rPr>
        <w:t>Avonlea. Mistress of triel manor, the county and precinct of triel in the high province and kingdom of saendria; lieutenant, first wing, siva squadron, united earth defense forces, pacific advance fleet by special dispensation of the misfold allowances under the nexus incident.</w:t>
      </w:r>
    </w:p>
    <w:p w:rsidR="0008581E" w:rsidRPr="00B3633A" w:rsidRDefault="0008581E">
      <w:pPr>
        <w:pStyle w:val="0DraftNormal"/>
        <w:rPr>
          <w:rFonts w:ascii="Montserrat" w:hAnsi="Montserrat"/>
          <w:sz w:val="24"/>
        </w:rPr>
      </w:pPr>
    </w:p>
    <w:p w:rsidR="0008581E" w:rsidRPr="00B3633A" w:rsidRDefault="0008581E">
      <w:pPr>
        <w:pStyle w:val="0DraftNormal"/>
        <w:rPr>
          <w:rFonts w:ascii="Montserrat" w:hAnsi="Montserrat"/>
          <w:sz w:val="24"/>
        </w:rPr>
      </w:pPr>
      <w:r w:rsidRPr="00B3633A">
        <w:rPr>
          <w:rFonts w:ascii="Montserrat" w:hAnsi="Montserrat"/>
          <w:sz w:val="24"/>
        </w:rPr>
        <w:t xml:space="preserve">Kzeisza anzoar aioch kzhan sif vellosh ni aregriar sish mellyr weox dinevin lor anjui aigos meloch vandu goth rykhar ixth vanioush ballosch synuiflysythftharalwoshenautrtch. </w:t>
      </w:r>
    </w:p>
    <w:p w:rsidR="0008581E" w:rsidRPr="00B3633A" w:rsidRDefault="0008581E">
      <w:pPr>
        <w:pStyle w:val="0DraftNormal"/>
        <w:rPr>
          <w:rFonts w:ascii="Montserrat" w:hAnsi="Montserrat"/>
          <w:sz w:val="24"/>
        </w:rPr>
      </w:pPr>
    </w:p>
    <w:p w:rsidR="0008581E" w:rsidRPr="00B3633A" w:rsidRDefault="0008581E">
      <w:pPr>
        <w:pStyle w:val="0DraftNormal"/>
        <w:rPr>
          <w:rFonts w:ascii="Montserrat" w:hAnsi="Montserrat"/>
          <w:sz w:val="24"/>
        </w:rPr>
      </w:pPr>
      <w:r w:rsidRPr="00B3633A">
        <w:rPr>
          <w:rFonts w:ascii="Montserrat" w:hAnsi="Montserrat"/>
          <w:sz w:val="24"/>
        </w:rPr>
        <w:t>Avonlea, unpromised: siva 17. Her wing designation, siva 17 is the first name we will have of her. She will enter the city much as was originally seen, but, we will find out what she is capable of as a destroyer before we will get a deeper feel for her. From the hard, faceless, armored knight will emerge a deceptively delicate, and enigmatic entity. From the wages of her first night, will come enough admiration to lead to an offer of acceptance to accompany the enmity of swat and ao. Her first engagement with vancouver gains her much respect - positive and negative.</w:t>
      </w:r>
    </w:p>
    <w:p w:rsidR="0008581E" w:rsidRPr="00B3633A" w:rsidRDefault="0008581E">
      <w:pPr>
        <w:pStyle w:val="0DraftNormal"/>
        <w:rPr>
          <w:rFonts w:ascii="Montserrat" w:hAnsi="Montserrat"/>
          <w:sz w:val="24"/>
        </w:rPr>
      </w:pPr>
    </w:p>
    <w:p w:rsidR="0008581E" w:rsidRPr="00B3633A" w:rsidRDefault="0008581E">
      <w:pPr>
        <w:pStyle w:val="0DraftNormal"/>
        <w:rPr>
          <w:rFonts w:ascii="Montserrat" w:hAnsi="Montserrat"/>
          <w:sz w:val="24"/>
        </w:rPr>
      </w:pPr>
      <w:r w:rsidRPr="00B3633A">
        <w:rPr>
          <w:rFonts w:ascii="Montserrat" w:hAnsi="Montserrat"/>
          <w:sz w:val="24"/>
        </w:rPr>
        <w:t>Paf: pacific advance fleet (united earth defense forces) a planetary defense fleet composed of a command cruiser, three battleships, two launch platforms, a destroyer and a stealth cruiser. This is what is left out of almost three hundred ships. The cruisers are capable of fusing with the other vessels. All ships have their own compliment of fighters and scouts. One squadron for each. The launch platforms each support a full battalion of fighters and troops in addition to the lead squadron. Siva and jinx squadrons are noted rivals.</w:t>
      </w:r>
    </w:p>
    <w:p w:rsidR="0008581E" w:rsidRPr="00B3633A" w:rsidRDefault="0008581E">
      <w:pPr>
        <w:pStyle w:val="0DraftNormal"/>
        <w:rPr>
          <w:rFonts w:ascii="Montserrat" w:hAnsi="Montserrat"/>
          <w:sz w:val="24"/>
        </w:rPr>
      </w:pPr>
    </w:p>
    <w:p w:rsidR="0008581E" w:rsidRPr="00B3633A" w:rsidRDefault="0008581E">
      <w:pPr>
        <w:pStyle w:val="0DraftNormal"/>
        <w:rPr>
          <w:rFonts w:ascii="Montserrat" w:hAnsi="Montserrat"/>
          <w:sz w:val="24"/>
        </w:rPr>
      </w:pPr>
      <w:r w:rsidRPr="00B3633A">
        <w:rPr>
          <w:rFonts w:ascii="Montserrat" w:hAnsi="Montserrat"/>
          <w:sz w:val="24"/>
        </w:rPr>
        <w:t>Exultant: the flagship of the pacific advance fleet. The ship is controlled from the captain's bridge, while the fleet is commanded by the admiral from the admiral's bridge (aka the fleet bridge.) Siva squadron is assigned to the exultant as its vanguard. As the pact evolves, the exultant comes to port in vancouver, along with a battle ship, the tempest, and a launch platform, the aegis.</w:t>
      </w:r>
    </w:p>
    <w:p w:rsidR="0008581E" w:rsidRPr="00B3633A" w:rsidRDefault="0008581E">
      <w:pPr>
        <w:pStyle w:val="0DraftNormal"/>
        <w:rPr>
          <w:rFonts w:ascii="Montserrat" w:hAnsi="Montserrat"/>
          <w:sz w:val="24"/>
        </w:rPr>
      </w:pPr>
    </w:p>
    <w:p w:rsidR="0008581E" w:rsidRPr="00B3633A" w:rsidRDefault="0008581E">
      <w:pPr>
        <w:pStyle w:val="0DraftNormal"/>
        <w:rPr>
          <w:rFonts w:ascii="Montserrat" w:hAnsi="Montserrat"/>
          <w:sz w:val="24"/>
        </w:rPr>
      </w:pPr>
      <w:r w:rsidRPr="00B3633A">
        <w:rPr>
          <w:rFonts w:ascii="Montserrat" w:hAnsi="Montserrat"/>
          <w:sz w:val="24"/>
        </w:rPr>
        <w:t>Nls swat: neutral liscensed securities special weapons and tactics. An incorporated special peace keeping force contracted by the city corporate commission. The residual force remaining in the dislocated city is cut off from its superior offices and by contract rights can option to protect their interests in a time of suitable crisis. Though technically under the jurisdiction of the corporations funding its acvtivities, it has its own reserves of funding which it will use in times of martial law, whereby allowing it to overrule the dictates of its patron corps. Among its powers, it can create a governing council to act as a higher authority than the corporate entities. During the few weeks it will take to create this formerly non existant government, the nls swat occupies the city and enforces martial law.</w:t>
      </w:r>
    </w:p>
    <w:p w:rsidR="0008581E" w:rsidRPr="00B3633A" w:rsidRDefault="0008581E">
      <w:pPr>
        <w:pStyle w:val="0DraftNormal"/>
        <w:rPr>
          <w:rFonts w:ascii="Montserrat" w:hAnsi="Montserrat"/>
          <w:sz w:val="24"/>
        </w:rPr>
      </w:pPr>
    </w:p>
    <w:p w:rsidR="0008581E" w:rsidRPr="00B3633A" w:rsidRDefault="0008581E">
      <w:pPr>
        <w:pStyle w:val="0DraftNormal"/>
        <w:rPr>
          <w:rFonts w:ascii="Montserrat" w:hAnsi="Montserrat"/>
          <w:sz w:val="24"/>
        </w:rPr>
      </w:pPr>
      <w:r w:rsidRPr="00B3633A">
        <w:rPr>
          <w:rFonts w:ascii="Montserrat" w:hAnsi="Montserrat"/>
          <w:sz w:val="24"/>
        </w:rPr>
        <w:t xml:space="preserve">Her idea. Until she actually divulges her conclusions to kzeisza, av's idea is not revealed to the reader. However, her reactions to those things which in part bring her to the necessarry conclusions do have clear connections and hint to her conclusions. It is more important in the first chapter to establish the images of her, the city and an idea of things to come. </w:t>
      </w:r>
    </w:p>
    <w:p w:rsidR="0008581E" w:rsidRPr="00B3633A" w:rsidRDefault="0008581E">
      <w:pPr>
        <w:pStyle w:val="0DraftNormal"/>
        <w:rPr>
          <w:rFonts w:ascii="Montserrat" w:hAnsi="Montserrat"/>
          <w:sz w:val="24"/>
        </w:rPr>
      </w:pPr>
    </w:p>
    <w:p w:rsidR="0008581E" w:rsidRPr="00B3633A" w:rsidRDefault="0008581E">
      <w:pPr>
        <w:pStyle w:val="0DraftNormal"/>
        <w:rPr>
          <w:rFonts w:ascii="Montserrat" w:hAnsi="Montserrat"/>
          <w:sz w:val="24"/>
        </w:rPr>
      </w:pPr>
      <w:r w:rsidRPr="00B3633A">
        <w:rPr>
          <w:rFonts w:ascii="Montserrat" w:hAnsi="Montserrat"/>
          <w:sz w:val="24"/>
        </w:rPr>
        <w:t>Eventually it will become obvious and necessary to approach the ccc with an offer of alliance with the pact groups, offically including the rest of the city and its influential parts in the treaty. This will work later, due to the presence of the other members outside of sri. At that point, the character of the conflict will change slightly. There will be new internal intrigue, and direct opposition will be external to the city.</w:t>
      </w:r>
    </w:p>
    <w:p w:rsidR="0008581E" w:rsidRPr="00B3633A" w:rsidRDefault="0008581E">
      <w:pPr>
        <w:pStyle w:val="0DraftNormal"/>
        <w:rPr>
          <w:rFonts w:ascii="Montserrat" w:hAnsi="Montserrat"/>
          <w:sz w:val="24"/>
        </w:rPr>
      </w:pPr>
    </w:p>
    <w:p w:rsidR="0008581E" w:rsidRPr="00B3633A" w:rsidRDefault="0008581E">
      <w:pPr>
        <w:pStyle w:val="0DraftNormal"/>
        <w:rPr>
          <w:rFonts w:ascii="Montserrat" w:hAnsi="Montserrat"/>
          <w:sz w:val="24"/>
        </w:rPr>
      </w:pPr>
      <w:r w:rsidRPr="00B3633A">
        <w:rPr>
          <w:rFonts w:ascii="Montserrat" w:hAnsi="Montserrat"/>
          <w:sz w:val="24"/>
        </w:rPr>
        <w:t xml:space="preserve">Av meets her conditions - a look at nexus et al. This chapter comes immediately on the tail of the first. An unprecidented clarity gets hold of av and sees her through the trauma of her first interview with kzeisza. Her simple warning is evolved into far more - a possible solution to the chaos of nexus. And kzeisza's expectations of her are still not fulfilled. In making her point, she causes them both to have a moment to reflect on what is to come. Her deleyed reaction preceeds her other considerations. Her probation begins, and with it comes a gift of power - a phoenix v21. (its unique qualities would best be demonstrated rather than discussed.) With this, she returns to the paf to seek their commitment. Awaiting her there are many unresolved situations. She is summoned to deal with her clone's unpresented demise. Her talk with the admiral results in almost two weeks of negotiation and leg work for her. Her reunion with dirk is uncomfortable, and ultimately causes her to seek peace. (her difficulties with dirk must be well presented for it will count for a lot in the end.)  </w:t>
      </w:r>
    </w:p>
    <w:p w:rsidR="0008581E" w:rsidRPr="00B3633A" w:rsidRDefault="0008581E">
      <w:pPr>
        <w:pStyle w:val="0DraftNormal"/>
        <w:rPr>
          <w:rFonts w:ascii="Montserrat" w:hAnsi="Montserrat"/>
          <w:sz w:val="24"/>
        </w:rPr>
      </w:pPr>
    </w:p>
    <w:p w:rsidR="0008581E" w:rsidRPr="00B3633A" w:rsidRDefault="0008581E">
      <w:pPr>
        <w:pStyle w:val="0DraftNormal"/>
        <w:rPr>
          <w:rFonts w:ascii="Montserrat" w:hAnsi="Montserrat"/>
          <w:sz w:val="24"/>
        </w:rPr>
      </w:pPr>
      <w:r w:rsidRPr="00B3633A">
        <w:rPr>
          <w:rFonts w:ascii="Montserrat" w:hAnsi="Montserrat"/>
          <w:sz w:val="24"/>
        </w:rPr>
        <w:t>The idea of being sponsored by a natural enemy is both unnerving and virtually impossible to turn down. Clearly, the dragon has his own interests in her. It is only upon hearing her synopsis and proposal that he comes to consider the creation and execution of open negotiations to promote inter cultural stability, using her as the lynch-pin for the whole effort. By way of testing her, on several points, he sends her out to prove herself. In an awesome display of power, he conjures a v21 fighting phoenix, an elite combat frame. Giving her this, he sends her on her way back to the force which taught her how to pilot the thing. The net result being that a good portion of the world and what it is about and the things she has endured in it can be naturally brought to light. It is a superficial view, but the seeds of many important threads are sowed, subtly in the minor details of the initial groundwork she has to lay. This chapter is a collage of small scenes detailing a score of days of work.</w:t>
      </w:r>
    </w:p>
    <w:p w:rsidR="0008581E" w:rsidRPr="00B3633A" w:rsidRDefault="0008581E">
      <w:pPr>
        <w:pStyle w:val="0DraftNormal"/>
        <w:rPr>
          <w:rFonts w:ascii="Montserrat" w:hAnsi="Montserrat"/>
          <w:sz w:val="24"/>
        </w:rPr>
      </w:pPr>
    </w:p>
    <w:p w:rsidR="0008581E" w:rsidRPr="00B3633A" w:rsidRDefault="0008581E">
      <w:pPr>
        <w:pStyle w:val="0DraftNormal"/>
        <w:rPr>
          <w:rFonts w:ascii="Montserrat" w:hAnsi="Montserrat"/>
          <w:sz w:val="24"/>
        </w:rPr>
      </w:pPr>
      <w:r w:rsidRPr="00B3633A">
        <w:rPr>
          <w:rFonts w:ascii="Montserrat" w:hAnsi="Montserrat"/>
          <w:sz w:val="24"/>
        </w:rPr>
        <w:t>Recombinant dna matrix sample: despecified tissue cultures used to restore massively damaged or dismembered portions of the body. A routine sample was taken from av during her time in the paf. A clone was made from this matrix when she officially cut herself loose from the paf. Due to her unique nature, though, the cloning process encountered some difficulties. On her return as a negotiator, she is called in by the med-tech and the bio-engineering experts. She gets to watch as the clone destabilizes upon activation. She notices the presence of an empath\telepath, who has joined the medlab team. From this experiment, work will proceed toward the development of a catalyst matrix. This acheivement will come about finally due to the radical work undertaken to keep av alive after her undoing in the third book. Her understanding of what they are attempting is what allows her to restore her own form and functions after she overcomes that testing. The event of her clone breakdown is not witnessed first hand, but in her memories as they return to it to consider the implications. Only the going in and the coming out are shown at the present.</w:t>
      </w:r>
    </w:p>
    <w:p w:rsidR="0008581E" w:rsidRPr="00B3633A" w:rsidRDefault="0008581E">
      <w:pPr>
        <w:pStyle w:val="0DraftNormal"/>
        <w:rPr>
          <w:rFonts w:ascii="Montserrat" w:hAnsi="Montserrat"/>
          <w:sz w:val="24"/>
        </w:rPr>
      </w:pPr>
    </w:p>
    <w:p w:rsidR="0008581E" w:rsidRPr="00B3633A" w:rsidRDefault="0008581E">
      <w:pPr>
        <w:pStyle w:val="0DraftNormal"/>
        <w:rPr>
          <w:rFonts w:ascii="Montserrat" w:hAnsi="Montserrat"/>
          <w:sz w:val="24"/>
        </w:rPr>
      </w:pPr>
      <w:r w:rsidRPr="00B3633A">
        <w:rPr>
          <w:rFonts w:ascii="Montserrat" w:hAnsi="Montserrat"/>
          <w:sz w:val="24"/>
        </w:rPr>
        <w:t>Among many things about av which are not disclosed straight up, her exotic nature is not revealed for some time. It is, however, hinted at. Her clone's death would have shown too much at this time. So, her visit to the med lab is led up to and led away from without more than a hint of its consequence. Also, when she dissappears for privacy or to elude someone, a hint of what she is is given without explanation. For reasons of her own, she hid this part of herself from the majority of those around her. Only those who had been by her side at a time when it had been absolutely for her to shift were ever allowed to see it. Her intuition usually assured her of that.</w:t>
      </w:r>
    </w:p>
    <w:p w:rsidR="0008581E" w:rsidRPr="00B3633A" w:rsidRDefault="0008581E">
      <w:pPr>
        <w:pStyle w:val="0DraftNormal"/>
        <w:rPr>
          <w:rFonts w:ascii="Montserrat" w:hAnsi="Montserrat"/>
          <w:sz w:val="24"/>
        </w:rPr>
      </w:pPr>
    </w:p>
    <w:p w:rsidR="0008581E" w:rsidRPr="00B3633A" w:rsidRDefault="0008581E">
      <w:pPr>
        <w:pStyle w:val="0DraftNormal"/>
        <w:rPr>
          <w:rFonts w:ascii="Montserrat" w:hAnsi="Montserrat"/>
          <w:sz w:val="24"/>
        </w:rPr>
      </w:pPr>
      <w:r w:rsidRPr="00B3633A">
        <w:rPr>
          <w:rFonts w:ascii="Montserrat" w:hAnsi="Montserrat"/>
          <w:sz w:val="24"/>
        </w:rPr>
        <w:t>Culture merger. The appeal of a unification of splinter cultures is hard for the admiral to ignore. The details and specifics will take time to work out, but the potential to gain from this merger is compelling. They have seen enough magic now for it to have made a strong impression on them. The thought of being able to adapt and blend these fine threads of magic and technology into a tapestry of resounding integrity opens a door to a new future. It convinces them to stay, and not fold their way - hopefully, but without any assurance - back to their own earth.</w:t>
      </w:r>
    </w:p>
    <w:p w:rsidR="0008581E" w:rsidRPr="00B3633A" w:rsidRDefault="0008581E">
      <w:pPr>
        <w:pStyle w:val="0DraftNormal"/>
        <w:rPr>
          <w:rFonts w:ascii="Montserrat" w:hAnsi="Montserrat"/>
          <w:sz w:val="24"/>
        </w:rPr>
      </w:pPr>
    </w:p>
    <w:p w:rsidR="0008581E" w:rsidRPr="00B3633A" w:rsidRDefault="0008581E">
      <w:pPr>
        <w:pStyle w:val="0DraftNormal"/>
        <w:rPr>
          <w:rFonts w:ascii="Montserrat" w:hAnsi="Montserrat"/>
          <w:sz w:val="24"/>
        </w:rPr>
      </w:pPr>
      <w:r w:rsidRPr="00B3633A">
        <w:rPr>
          <w:rFonts w:ascii="Montserrat" w:hAnsi="Montserrat"/>
          <w:sz w:val="24"/>
        </w:rPr>
        <w:t>Av's faux pas - things begin to get weird and erotic. There is a hiatus in story flow, as the weeks of negotiations are of only cosmetic importance to the story. Their effect on her is notable. She wants peace. We pick her up as she finally moves into her suite. This is about where her imminant enemies in ao take note of her in particular. Unfortunately for her, kzeisza is on to her at once. His summons leads to her slip, and the beginning of their erotic entanglement. She actually tempts him, innocently. She nearly expired from shock at her own taunting of destruction. From then on, her dreams belong to kzeisza. The next morning, she is assigned a touter in the adept arts, and begins the fast acceleration towards divinity.</w:t>
      </w:r>
    </w:p>
    <w:p w:rsidR="0008581E" w:rsidRPr="00B3633A" w:rsidRDefault="0008581E">
      <w:pPr>
        <w:pStyle w:val="0DraftNormal"/>
        <w:rPr>
          <w:rFonts w:ascii="Montserrat" w:hAnsi="Montserrat"/>
          <w:sz w:val="24"/>
        </w:rPr>
      </w:pPr>
    </w:p>
    <w:p w:rsidR="0008581E" w:rsidRPr="00B3633A" w:rsidRDefault="0008581E">
      <w:pPr>
        <w:pStyle w:val="0DraftNormal"/>
        <w:rPr>
          <w:rFonts w:ascii="Montserrat" w:hAnsi="Montserrat"/>
          <w:sz w:val="24"/>
        </w:rPr>
      </w:pPr>
      <w:r w:rsidRPr="00B3633A">
        <w:rPr>
          <w:rFonts w:ascii="Montserrat" w:hAnsi="Montserrat"/>
          <w:sz w:val="24"/>
        </w:rPr>
        <w:t>Having met kzeisza's conditions, she slips back for a moments peace before confronting him again. This hope dies, as her return is detected - by friend as well as potential foes. Her summons to appear before kzeisza is not what she expects, and when he delves deep into her psyche, what he finds there hooks them both. Her sensual, sensuous, and wholly abandoned inner nature is peirced and an obsession is voiced. An ancient hunger is awakened in the dragon, and an erotic fatalism is ignited in her. Kzeisza has confirmed what he has seen in her, and found far more than he was prepared for. Never the less, he acts on his first intent. Driving her to develope her extraordinary potential. To promote this, he assigns a touter to her - befriending this one to her in spite of the others initial differences.</w:t>
      </w:r>
    </w:p>
    <w:p w:rsidR="0008581E" w:rsidRPr="00B3633A" w:rsidRDefault="0008581E">
      <w:pPr>
        <w:pStyle w:val="0DraftNormal"/>
        <w:rPr>
          <w:rFonts w:ascii="Montserrat" w:hAnsi="Montserrat"/>
          <w:sz w:val="24"/>
        </w:rPr>
      </w:pPr>
    </w:p>
    <w:p w:rsidR="0008581E" w:rsidRPr="00B3633A" w:rsidRDefault="0008581E">
      <w:pPr>
        <w:pStyle w:val="0DraftNormal"/>
        <w:rPr>
          <w:rFonts w:ascii="Montserrat" w:hAnsi="Montserrat"/>
          <w:sz w:val="24"/>
        </w:rPr>
      </w:pPr>
      <w:r w:rsidRPr="00B3633A">
        <w:rPr>
          <w:rFonts w:ascii="Montserrat" w:hAnsi="Montserrat"/>
          <w:sz w:val="24"/>
        </w:rPr>
        <w:t>Av has a very powerful and infinitely complex aura. In it are such contradictions as her tigermorph exotic nature, the third order of initiation to magic and divinity, the presence of the keys of destiny, a deck of fate; and a certain number of personal paradoxes. The fascination it holds for the ancient and ominously powerful kzeisza is both deep and inexpressible. The strength and integrity of her character, as well as her exotic and sensual openness, all serve to suck the ageless wyrm into her thrall. His intentions for her are swiftly swept further than he could have possibly imagined. Only his own strength of character holds him to his original designs at the start. Many of the temptations she embodies prove too hard for him to resist. Fortunately though, some of them do not.</w:t>
      </w:r>
    </w:p>
    <w:p w:rsidR="0008581E" w:rsidRPr="00B3633A" w:rsidRDefault="0008581E">
      <w:pPr>
        <w:pStyle w:val="0DraftNormal"/>
        <w:rPr>
          <w:rFonts w:ascii="Montserrat" w:hAnsi="Montserrat"/>
          <w:sz w:val="24"/>
        </w:rPr>
      </w:pPr>
    </w:p>
    <w:p w:rsidR="0008581E" w:rsidRPr="00B3633A" w:rsidRDefault="0008581E">
      <w:pPr>
        <w:pStyle w:val="0DraftNormal"/>
        <w:rPr>
          <w:rFonts w:ascii="Montserrat" w:hAnsi="Montserrat"/>
          <w:sz w:val="24"/>
        </w:rPr>
      </w:pPr>
      <w:r w:rsidRPr="00B3633A">
        <w:rPr>
          <w:rFonts w:ascii="Montserrat" w:hAnsi="Montserrat"/>
          <w:sz w:val="24"/>
        </w:rPr>
        <w:t>The magic and technology of the vancouver culture are mutually exclusive. They have a comprable level of sophistication, but the psychology of the culture has created a chasm between the two arts. This schism is destined to be crossed by avonlea, in the course of her undoing.</w:t>
      </w:r>
    </w:p>
    <w:p w:rsidR="0008581E" w:rsidRPr="00B3633A" w:rsidRDefault="0008581E">
      <w:pPr>
        <w:pStyle w:val="0DraftNormal"/>
        <w:rPr>
          <w:rFonts w:ascii="Montserrat" w:hAnsi="Montserrat"/>
          <w:sz w:val="24"/>
        </w:rPr>
      </w:pPr>
    </w:p>
    <w:p w:rsidR="0008581E" w:rsidRPr="00B3633A" w:rsidRDefault="0008581E">
      <w:pPr>
        <w:pStyle w:val="0DraftNormal"/>
        <w:rPr>
          <w:rFonts w:ascii="Montserrat" w:hAnsi="Montserrat"/>
          <w:sz w:val="24"/>
        </w:rPr>
      </w:pPr>
      <w:r w:rsidRPr="00B3633A">
        <w:rPr>
          <w:rFonts w:ascii="Montserrat" w:hAnsi="Montserrat"/>
          <w:sz w:val="24"/>
        </w:rPr>
        <w:t>Dragon dreams - ambush - trust. Again, a certain amount of time passes betwixt this and the preceeding chapter. Her long first day with kianna is significant only in that it broke down into a discussion of relevant details. What is significant to look at directly, is avonlea's transformation of our perception of her. Her distraction wears her out too much to take notice of what is moving closer to her - by way of ao. Her dreams are reaching the surface - even so soon - and with them come many consequences. She wakes in the aftermath of some disturbance, the smoke of which fills her room and forces her to confront an impossible bruise, and the memory of her clone's demise. Dead twin visual. Her thoughts give us a glimpse of what she is and how she works. The day's study gives way to a bit more information, and is succeeded by an attempted assassination or ambush which raises some questions, but answers are forestalled. What matters more is her appointment with kzeisza. He has coveted her trust, and this night she finally understands that she can give it. She divulges a few details about herself, most notably a few days of her childhood.</w:t>
      </w:r>
    </w:p>
    <w:p w:rsidR="0008581E" w:rsidRPr="00B3633A" w:rsidRDefault="0008581E">
      <w:pPr>
        <w:pStyle w:val="0DraftNormal"/>
        <w:rPr>
          <w:rFonts w:ascii="Montserrat" w:hAnsi="Montserrat"/>
          <w:sz w:val="24"/>
        </w:rPr>
      </w:pPr>
    </w:p>
    <w:p w:rsidR="0008581E" w:rsidRPr="00B3633A" w:rsidRDefault="0008581E">
      <w:pPr>
        <w:pStyle w:val="0DraftNormal"/>
        <w:rPr>
          <w:rFonts w:ascii="Montserrat" w:hAnsi="Montserrat"/>
          <w:sz w:val="24"/>
        </w:rPr>
      </w:pPr>
      <w:r w:rsidRPr="00B3633A">
        <w:rPr>
          <w:rFonts w:ascii="Montserrat" w:hAnsi="Montserrat"/>
          <w:sz w:val="24"/>
        </w:rPr>
        <w:t>Something which has been hinted at is revealed by her herself. Shifting into a tiger, she stalks away her tensions. Her peace of mind restored, she turns in. In her dream, the dragon appraoches to indulge her in her hidden desire. She awakes to confront consequences of the dreams own reality. She confronts a painful memory in the image of her own self - the death of her unauthorized clone. Random events of violence which have shadowed her so far focus at last on her. An inept assassination attempt is survived by her, but not by the assassins. No one knows the true significance of the attack, now. She goes on with her studies and duties, until summoned before kzeisza again. Astonishingly, he is making an attempt to soothe her fears and win her trust. He tries to draw her out - leading her to the necessarry realization.</w:t>
      </w:r>
    </w:p>
    <w:p w:rsidR="0008581E" w:rsidRPr="00B3633A" w:rsidRDefault="0008581E">
      <w:pPr>
        <w:pStyle w:val="0DraftNormal"/>
        <w:rPr>
          <w:rFonts w:ascii="Montserrat" w:hAnsi="Montserrat"/>
          <w:sz w:val="24"/>
        </w:rPr>
      </w:pPr>
    </w:p>
    <w:p w:rsidR="0008581E" w:rsidRPr="00B3633A" w:rsidRDefault="0008581E">
      <w:pPr>
        <w:pStyle w:val="0DraftNormal"/>
        <w:rPr>
          <w:rFonts w:ascii="Montserrat" w:hAnsi="Montserrat"/>
          <w:sz w:val="24"/>
        </w:rPr>
      </w:pPr>
      <w:r w:rsidRPr="00B3633A">
        <w:rPr>
          <w:rFonts w:ascii="Montserrat" w:hAnsi="Montserrat"/>
          <w:sz w:val="24"/>
        </w:rPr>
        <w:t>Ao - alpha omega: the opposition took early and immediate notice of av's presence in vancouver. By the time she had secured her position with sri, she was targeted for elimination. The standing rivalry between ao and earth corporations were well established and subtle, but her presence represented a potentially unstoppable takeover of not only the city, but the unmeasured resources of this new world. She was clearly the pivotal figure in a broad scale alliance of powers. Their greatest mistake was underestimating her in the beginning. By proving herself a difficult target to eliminate, and especially after having tipped their hand, they begin to work toward establishing a power base capable of challenging and disrupting what she has begun. Theirs is an immoral stance concerned solely with seizing power at any expense. Much of what they do is never discovered or disclosed. They have to learn as they go along, but they do learn fast.</w:t>
      </w:r>
    </w:p>
    <w:p w:rsidR="0008581E" w:rsidRPr="00B3633A" w:rsidRDefault="0008581E">
      <w:pPr>
        <w:pStyle w:val="0DraftNormal"/>
        <w:rPr>
          <w:rFonts w:ascii="Montserrat" w:hAnsi="Montserrat"/>
          <w:sz w:val="24"/>
        </w:rPr>
      </w:pPr>
    </w:p>
    <w:p w:rsidR="0008581E" w:rsidRPr="00B3633A" w:rsidRDefault="0008581E">
      <w:pPr>
        <w:pStyle w:val="0DraftNormal"/>
        <w:rPr>
          <w:rFonts w:ascii="Montserrat" w:hAnsi="Montserrat"/>
          <w:sz w:val="24"/>
        </w:rPr>
      </w:pPr>
      <w:r w:rsidRPr="00B3633A">
        <w:rPr>
          <w:rFonts w:ascii="Montserrat" w:hAnsi="Montserrat"/>
          <w:sz w:val="24"/>
        </w:rPr>
        <w:t>Things begin to get complicated - others enter the picture. Her recollections begun, her mind cannot turn away from them. She gets little sleep as she relives a few more key scenes, learns that her simple origins are not so simple. She uses the agitation to get some things accomplished, which gets noticed by kianna. Unaware of the evolution of kzeisza's plans av answers a summons to assist in defining the personnel requirements for a full blown diplomatic negotiations department drives her to confront kzeisza - and confronts a few more interesting details as a consequence. More time passes, as her support staff evolves and begins to enter the picture. Rook is drawn into this - a return to a world he had once retired from. Wraith, as always, follows her curiosity so far that she is tied into it - by coming into contact with av. Dirk has worked himself into a position to get close to av, and she again faces that complication. Added to by her introduction to rook and wraith as her field support.</w:t>
      </w:r>
    </w:p>
    <w:p w:rsidR="0008581E" w:rsidRPr="00B3633A" w:rsidRDefault="0008581E">
      <w:pPr>
        <w:pStyle w:val="0DraftNormal"/>
        <w:rPr>
          <w:rFonts w:ascii="Montserrat" w:hAnsi="Montserrat"/>
          <w:sz w:val="24"/>
        </w:rPr>
      </w:pPr>
    </w:p>
    <w:p w:rsidR="0008581E" w:rsidRPr="00B3633A" w:rsidRDefault="0008581E">
      <w:pPr>
        <w:pStyle w:val="0DraftNormal"/>
        <w:rPr>
          <w:rFonts w:ascii="Montserrat" w:hAnsi="Montserrat"/>
          <w:sz w:val="24"/>
        </w:rPr>
      </w:pPr>
      <w:r w:rsidRPr="00B3633A">
        <w:rPr>
          <w:rFonts w:ascii="Montserrat" w:hAnsi="Montserrat"/>
          <w:sz w:val="24"/>
        </w:rPr>
        <w:t xml:space="preserve">Av is making every effort to make herself more comfortable with the idea of living with her present situation. Just doing that, though, lends a few glimpses of not only her interactions with the paf but their interactions with the ever changing face of nexus. Her study under kianna proves to be progressing astronomically. As are kzeisza's plans for solidifying the avonlea's position and service as a negotiator for him. By his command, an entire organization is being built up around her. A small group of specialists is selected to form a support team in the field. In addition to having to come to terms with kzeisza about this, she has to tidy up some of the details of the integrations between sri and the paf. Finally, she gets introduced to her team. </w:t>
      </w:r>
    </w:p>
    <w:p w:rsidR="0008581E" w:rsidRPr="00B3633A" w:rsidRDefault="0008581E">
      <w:pPr>
        <w:pStyle w:val="0DraftNormal"/>
        <w:rPr>
          <w:rFonts w:ascii="Montserrat" w:hAnsi="Montserrat"/>
          <w:sz w:val="24"/>
        </w:rPr>
      </w:pPr>
    </w:p>
    <w:p w:rsidR="0008581E" w:rsidRPr="00B3633A" w:rsidRDefault="0008581E">
      <w:pPr>
        <w:pStyle w:val="0DraftNormal"/>
        <w:rPr>
          <w:rFonts w:ascii="Montserrat" w:hAnsi="Montserrat"/>
          <w:sz w:val="24"/>
        </w:rPr>
      </w:pPr>
      <w:r w:rsidRPr="00B3633A">
        <w:rPr>
          <w:rFonts w:ascii="Montserrat" w:hAnsi="Montserrat"/>
          <w:sz w:val="24"/>
        </w:rPr>
        <w:t>Kzeisza has a history of influences in the identity of kevin zhan. This human form allows him to observe the city and its denziens. He has an admirable amount of influence in the elite circles and corporate authorities which more or less rule vancouver and its vested interests. In this identity, he is the foremost authority on ancient magic and martial arts. As such, he is a recognised figure, and familiar with a number of the greatest talents in the city. Kzeisza anzoar aioch kzhan sif vellosh ni aregriar sish mellyr weox dinevin lor - is more of his name, which goes on for quite a bit, for a dragon can speak for a long time on just one breath. A crime of his own ego, he signs his name k zhan - perils forgive those who notice this.</w:t>
      </w:r>
    </w:p>
    <w:p w:rsidR="0008581E" w:rsidRPr="00B3633A" w:rsidRDefault="0008581E">
      <w:pPr>
        <w:pStyle w:val="0DraftNormal"/>
        <w:rPr>
          <w:rFonts w:ascii="Montserrat" w:hAnsi="Montserrat"/>
          <w:sz w:val="24"/>
        </w:rPr>
      </w:pPr>
    </w:p>
    <w:p w:rsidR="0008581E" w:rsidRPr="00B3633A" w:rsidRDefault="0008581E">
      <w:pPr>
        <w:pStyle w:val="0DraftNormal"/>
        <w:rPr>
          <w:rFonts w:ascii="Montserrat" w:hAnsi="Montserrat"/>
          <w:sz w:val="24"/>
        </w:rPr>
      </w:pPr>
      <w:r w:rsidRPr="00B3633A">
        <w:rPr>
          <w:rFonts w:ascii="Montserrat" w:hAnsi="Montserrat"/>
          <w:sz w:val="24"/>
        </w:rPr>
        <w:t>A consummation. This is a key chapter in the development of our primary characters. Kianna pushes av into the abstract, breaking her continuity. Rasha is torn away to nexus while av is oblivious to all worlds. After av returns to normal, she looks in on the set up for her department, then goes on to her workout. From there, she goes to her regular date with kzeisza and he learns that her trust is absolute - it tests him. During their embrace, kzeisza perceives the approach of the younger dragon. Following the consummation of dragon and exotic, rasha enters the picture. Another consummation binds the dragons, and av is introduced to her future nemesis and friend.</w:t>
      </w:r>
    </w:p>
    <w:p w:rsidR="0008581E" w:rsidRPr="00B3633A" w:rsidRDefault="0008581E">
      <w:pPr>
        <w:pStyle w:val="0DraftNormal"/>
        <w:rPr>
          <w:rFonts w:ascii="Montserrat" w:hAnsi="Montserrat"/>
          <w:sz w:val="24"/>
        </w:rPr>
      </w:pPr>
    </w:p>
    <w:p w:rsidR="0008581E" w:rsidRPr="00B3633A" w:rsidRDefault="0008581E">
      <w:pPr>
        <w:pStyle w:val="0DraftNormal"/>
        <w:rPr>
          <w:rFonts w:ascii="Montserrat" w:hAnsi="Montserrat"/>
          <w:sz w:val="24"/>
        </w:rPr>
      </w:pPr>
      <w:r w:rsidRPr="00B3633A">
        <w:rPr>
          <w:rFonts w:ascii="Montserrat" w:hAnsi="Montserrat"/>
          <w:sz w:val="24"/>
        </w:rPr>
        <w:t>Av's time with kianna is very productive - in many ways wholly unanticipated by either of them. Av learns a great deal just aobut the culture and history of kianna's earth. She is devouring all the mysteries and truths implicit in kianna's art at an unprecedented rate. Her awareness is drawn into the embrace of a nothing paradox which opens channels to the vast potential within her. Her observations on the realities of the organization supporting her work is keen and peircing. It gives her much to consider during her following workout, though her conclusions remain her own for some time yet. From there, she must hasten to her preappointed meeting with her patron. Unknown to her, a new arrival of extreme importance to her own fate is quietly drawn to this world, and will rapidly come to kzeisza's attention, and inevitably be intorduced into av's team. At the moment, though, kzeisza invites av to partake of a swim, with intentions of testing her. Her trust, once is had been given, is absolute, and it is the great dragon who is tested as they embrace in a consumation of their mutual obsessions. This act of abandon carries av through the doors of oblivion and back to her moment of paradox. From this, the two proceed to their first meeting with rasha, and another consummation which will tie the three together in a way which defies every tradition of dragon instinct.</w:t>
      </w:r>
    </w:p>
    <w:p w:rsidR="0008581E" w:rsidRPr="00B3633A" w:rsidRDefault="0008581E">
      <w:pPr>
        <w:pStyle w:val="0DraftNormal"/>
        <w:rPr>
          <w:rFonts w:ascii="Montserrat" w:hAnsi="Montserrat"/>
          <w:sz w:val="24"/>
        </w:rPr>
      </w:pPr>
    </w:p>
    <w:p w:rsidR="0008581E" w:rsidRPr="00B3633A" w:rsidRDefault="0008581E">
      <w:pPr>
        <w:pStyle w:val="0DraftNormal"/>
        <w:rPr>
          <w:rFonts w:ascii="Montserrat" w:hAnsi="Montserrat"/>
          <w:sz w:val="24"/>
        </w:rPr>
      </w:pPr>
      <w:r w:rsidRPr="00B3633A">
        <w:rPr>
          <w:rFonts w:ascii="Montserrat" w:hAnsi="Montserrat"/>
          <w:sz w:val="24"/>
        </w:rPr>
        <w:t>Rasha and kzeisza. Her arrival is beheld in the mind of the elder dragon, and his awareness of her is the lure which brings her to him. Like av, she is in possession of an artifact of inestimable power. A book of power and will. To kzeisza, rasha represents an evolution of dragon mentality. For avonlea, she represents a paradoxical destiny she has yet to discover. In order for these two dragons to even survive their meeting, ancient inbred instincts must be overpowered and taken advantage of. The contract created between them is literally as strong as the one between av and kzeisza - for the bond is identically performed. A consummation of blood.</w:t>
      </w:r>
    </w:p>
    <w:p w:rsidR="0008581E" w:rsidRPr="00B3633A" w:rsidRDefault="0008581E">
      <w:pPr>
        <w:pStyle w:val="0DraftNormal"/>
        <w:rPr>
          <w:rFonts w:ascii="Montserrat" w:hAnsi="Montserrat"/>
          <w:sz w:val="24"/>
        </w:rPr>
      </w:pPr>
    </w:p>
    <w:p w:rsidR="0008581E" w:rsidRPr="00B3633A" w:rsidRDefault="0008581E">
      <w:pPr>
        <w:pStyle w:val="0DraftNormal"/>
        <w:rPr>
          <w:rFonts w:ascii="Montserrat" w:hAnsi="Montserrat"/>
          <w:sz w:val="24"/>
        </w:rPr>
      </w:pPr>
      <w:r w:rsidRPr="00B3633A">
        <w:rPr>
          <w:rFonts w:ascii="Montserrat" w:hAnsi="Montserrat"/>
          <w:sz w:val="24"/>
        </w:rPr>
        <w:t>A confrontation... Following on the end of her visit to kzeisza, av finds herself locked in carnal contemplation. Her sensuality has been ignited, and it is already growing with a will of its own. It inverts her and leaves her in a position to defend her life against her faceless assassin. They fight, both are hurt badly. She loses him and sets out to track him down. It is the end of her peace, and ends her study with kianna, who's contract is terminated. Av goes in search of the man she feels most likely to help her find her assassin - and finds her assassin. She comes to terms, almost unwillingly, but grasps the reality of the situation. Rook offers his aid in finding those behind the contract on her. Until duty calls. The situation is sudden and deadly serious. Something has arrived on nexus that must be dealt with as fast as possible. Be it fair or foul.</w:t>
      </w:r>
    </w:p>
    <w:p w:rsidR="0008581E" w:rsidRPr="00B3633A" w:rsidRDefault="0008581E">
      <w:pPr>
        <w:pStyle w:val="0DraftNormal"/>
        <w:rPr>
          <w:rFonts w:ascii="Montserrat" w:hAnsi="Montserrat"/>
          <w:sz w:val="24"/>
        </w:rPr>
      </w:pPr>
    </w:p>
    <w:p w:rsidR="0008581E" w:rsidRPr="00B3633A" w:rsidRDefault="0008581E">
      <w:pPr>
        <w:pStyle w:val="0DraftNormal"/>
        <w:rPr>
          <w:rFonts w:ascii="Montserrat" w:hAnsi="Montserrat"/>
          <w:sz w:val="24"/>
        </w:rPr>
      </w:pPr>
      <w:r w:rsidRPr="00B3633A">
        <w:rPr>
          <w:rFonts w:ascii="Montserrat" w:hAnsi="Montserrat"/>
          <w:sz w:val="24"/>
        </w:rPr>
        <w:t>Av finds herself alert and asleep, contemplating her grasp on reality. Following a crucial reconfirmation of life, she fully awakes fortuitiously in time to meet her assassin and confound his deadly assault. A short, viscious exchange which quickly escalates to an inconclusive climax leaves both of them wounded and at a draw. Unable to unmask her assailent, av is forced to adapt a new stance. Clearly, her life is in specific danger, and would remain so until those who wanted her dead were revealed and dealt with. Following after the trail of her assassin brings her to an entirely unexpected confrontation. Seeking the assistance of her new companion, she is overwhelmed to discover herself in the very presence of her assassin. As a matter of honor, this confrontation is a deadend, though it serves to strengthen their faith and confidence in one another, ironically. They set out immediately to find a way to resolve her delimma without betraying the honor of the man who was hired to kill her - the friend of the man who both made the actual attempt and who was working with av. Unfortunately, their search is cut short, as duty calls. Thay are called in to reports of an ominous new arrival to nexus. One which must be dealt with with extreme haste or prejudice. The time has come for their acid test.</w:t>
      </w:r>
    </w:p>
    <w:p w:rsidR="0008581E" w:rsidRPr="00B3633A" w:rsidRDefault="0008581E">
      <w:pPr>
        <w:pStyle w:val="0DraftNormal"/>
        <w:rPr>
          <w:rFonts w:ascii="Montserrat" w:hAnsi="Montserrat"/>
          <w:sz w:val="24"/>
        </w:rPr>
      </w:pPr>
    </w:p>
    <w:p w:rsidR="0008581E" w:rsidRPr="00B3633A" w:rsidRDefault="0008581E">
      <w:pPr>
        <w:pStyle w:val="0DraftNormal"/>
        <w:rPr>
          <w:rFonts w:ascii="Montserrat" w:hAnsi="Montserrat"/>
          <w:sz w:val="24"/>
        </w:rPr>
      </w:pPr>
      <w:r w:rsidRPr="00B3633A">
        <w:rPr>
          <w:rFonts w:ascii="Montserrat" w:hAnsi="Montserrat"/>
          <w:sz w:val="24"/>
        </w:rPr>
        <w:t xml:space="preserve">Rook is something of a physical adept. A combat oriented and magically embued ronin. Unlike a true mage, his magic is intuitive and untrainable, and he has weakened it by incorporating technological interfaces into his body.  </w:t>
      </w:r>
    </w:p>
    <w:p w:rsidR="0008581E" w:rsidRPr="00B3633A" w:rsidRDefault="0008581E">
      <w:pPr>
        <w:pStyle w:val="0DraftNormal"/>
        <w:rPr>
          <w:rFonts w:ascii="Montserrat" w:hAnsi="Montserrat"/>
          <w:sz w:val="24"/>
        </w:rPr>
      </w:pPr>
    </w:p>
    <w:p w:rsidR="0008581E" w:rsidRPr="00B3633A" w:rsidRDefault="0008581E">
      <w:pPr>
        <w:pStyle w:val="0DraftNormal"/>
        <w:rPr>
          <w:rFonts w:ascii="Montserrat" w:hAnsi="Montserrat"/>
          <w:sz w:val="24"/>
        </w:rPr>
      </w:pPr>
      <w:r w:rsidRPr="00B3633A">
        <w:rPr>
          <w:rFonts w:ascii="Montserrat" w:hAnsi="Montserrat"/>
          <w:sz w:val="24"/>
        </w:rPr>
        <w:t>A detailing of the challenges presented in an attempt to assassinate av reveals a subtly intricate cocoon of protection around her. It is this very thing which has discouraged her enemies from any number of attempts. Rook gives a few examples to illustrate.</w:t>
      </w:r>
    </w:p>
    <w:p w:rsidR="0008581E" w:rsidRPr="00B3633A" w:rsidRDefault="0008581E">
      <w:pPr>
        <w:pStyle w:val="0DraftNormal"/>
        <w:rPr>
          <w:rFonts w:ascii="Montserrat" w:hAnsi="Montserrat"/>
          <w:sz w:val="24"/>
        </w:rPr>
      </w:pPr>
    </w:p>
    <w:p w:rsidR="0008581E" w:rsidRPr="00B3633A" w:rsidRDefault="0008581E">
      <w:pPr>
        <w:pStyle w:val="0DraftNormal"/>
        <w:rPr>
          <w:rFonts w:ascii="Montserrat" w:hAnsi="Montserrat"/>
          <w:sz w:val="24"/>
        </w:rPr>
      </w:pPr>
      <w:r w:rsidRPr="00B3633A">
        <w:rPr>
          <w:rFonts w:ascii="Montserrat" w:hAnsi="Montserrat"/>
          <w:sz w:val="24"/>
        </w:rPr>
        <w:t>An assignment - a view of nexus - group chemestry... They do not get off to an entirely smooth start. Doubts are awakened in av as to the trust worthiness of some of her staff. Still, they must make haste, so they gear up and head out. The way is both long and difficult - revealing much about the consequences and nature of life on nexus. Right away, certain patterns and reaction appear as a result of the unique chemistry of this unfamiliar group. Forced to accept a slow and anxious advance to the grim unknown which awaits them, a mood of professionalism and discipline is difficult to maintain. It is a meeting of different cultures, different lifeforms, and different appetites. What proves to be the most unnerving is the degree of like mindedness - though from differring cants - they share as a group. While uncertainties are stirred up, it is not too much later that the first signs of what they are to face begin to reach them - hitting the most sensative first. From the city, kzeisza watches them, and it gives him a few things to ponder as the time passes. This deathly aura strikes a chord in av's memories and it spurrs her - both to action and to entertaining a few notions as to how she may actually be able to proceed with this mission. Doing some of her own reconnaissance gives her a bit of time to do some of her own thinking, too. Certain realities of her situation are perceived, as the group begins to realize itself for the sake of the mission.</w:t>
      </w:r>
    </w:p>
    <w:p w:rsidR="0008581E" w:rsidRPr="00B3633A" w:rsidRDefault="0008581E">
      <w:pPr>
        <w:pStyle w:val="0DraftNormal"/>
        <w:rPr>
          <w:rFonts w:ascii="Montserrat" w:hAnsi="Montserrat"/>
          <w:sz w:val="24"/>
        </w:rPr>
      </w:pPr>
    </w:p>
    <w:p w:rsidR="0008581E" w:rsidRPr="00B3633A" w:rsidRDefault="0008581E">
      <w:pPr>
        <w:pStyle w:val="0DraftNormal"/>
        <w:rPr>
          <w:rFonts w:ascii="Montserrat" w:hAnsi="Montserrat"/>
          <w:sz w:val="24"/>
        </w:rPr>
      </w:pPr>
      <w:r w:rsidRPr="00B3633A">
        <w:rPr>
          <w:rFonts w:ascii="Montserrat" w:hAnsi="Montserrat"/>
          <w:sz w:val="24"/>
        </w:rPr>
        <w:t xml:space="preserve">Kianna, dirk and dougal. These individuals are left behind, but still are witness to certain significant events and thoughts. Also through dirk, av's former companion in the paf, the initial steps in the integration of forces between these new allies is observed. </w:t>
      </w:r>
    </w:p>
    <w:p w:rsidR="0008581E" w:rsidRPr="00B3633A" w:rsidRDefault="0008581E">
      <w:pPr>
        <w:pStyle w:val="0DraftNormal"/>
        <w:rPr>
          <w:rFonts w:ascii="Montserrat" w:hAnsi="Montserrat"/>
          <w:sz w:val="24"/>
        </w:rPr>
      </w:pPr>
    </w:p>
    <w:p w:rsidR="0008581E" w:rsidRPr="00B3633A" w:rsidRDefault="0008581E">
      <w:pPr>
        <w:pStyle w:val="0DraftNormal"/>
        <w:rPr>
          <w:rFonts w:ascii="Montserrat" w:hAnsi="Montserrat"/>
          <w:sz w:val="24"/>
        </w:rPr>
      </w:pPr>
      <w:r w:rsidRPr="00B3633A">
        <w:rPr>
          <w:rFonts w:ascii="Montserrat" w:hAnsi="Montserrat"/>
          <w:sz w:val="24"/>
        </w:rPr>
        <w:t>Behind the scenes. Those elements in contradiction or opposition have a period of time to set their own plans into motion during the time avonlea is out of the immediate picture. Also, their careful observation of her and those who she comes into close contact with gives them clearer ideas about how to catch her, and best deal with her. Once the dept of negotiations is solidly established, some of the focus will shift away from her to thwart her overall progress, but the view that she is the kingmaker keeps her in the shadow of death. This position is carried beyond her service to kzeisza, and into her assent and eventual demise.</w:t>
      </w:r>
    </w:p>
    <w:p w:rsidR="0008581E" w:rsidRPr="00B3633A" w:rsidRDefault="0008581E">
      <w:pPr>
        <w:pStyle w:val="0DraftNormal"/>
        <w:rPr>
          <w:rFonts w:ascii="Montserrat" w:hAnsi="Montserrat"/>
          <w:sz w:val="24"/>
        </w:rPr>
      </w:pPr>
    </w:p>
    <w:p w:rsidR="0008581E" w:rsidRPr="00B3633A" w:rsidRDefault="0008581E">
      <w:pPr>
        <w:pStyle w:val="0DraftNormal"/>
        <w:rPr>
          <w:rFonts w:ascii="Montserrat" w:hAnsi="Montserrat"/>
          <w:sz w:val="24"/>
        </w:rPr>
      </w:pPr>
      <w:r w:rsidRPr="00B3633A">
        <w:rPr>
          <w:rFonts w:ascii="Montserrat" w:hAnsi="Montserrat"/>
          <w:sz w:val="24"/>
        </w:rPr>
        <w:t>Fate of free will, you are unpromised - faceing the dead... Their first night on the frontier is a long one. Both in the everpresent chemestry between them and in contemplation of what awaits. Av manages to draw rook out a bit, and slipping into dragon dreams, is voyerously watched by ash, as she wakes to confront. The tension of their chemestry is hard on her. The early morning sees her wandering away to consider the coming days. Following her instincts, she prepares herself to face the worst, and inadvertantly invokes some of her sleeping potential. Confronted by the fate that has been evolving around her, she is forced to recognize that she is unpromised to, but clearly a part of the divine. Confronted by the shadows of her destiny, she realizes the existence of a higher influence in her life. She fights to hold to her free will. There are palpable repurcussions of this moment sensed even by kzeisza. Av returns to the mision at hand, and these new thoughts are forestalled by their arrival at the threshold of the foreboding displacement.</w:t>
      </w:r>
    </w:p>
    <w:p w:rsidR="0008581E" w:rsidRPr="00B3633A" w:rsidRDefault="0008581E">
      <w:pPr>
        <w:pStyle w:val="0DraftNormal"/>
        <w:rPr>
          <w:rFonts w:ascii="Montserrat" w:hAnsi="Montserrat"/>
          <w:sz w:val="24"/>
        </w:rPr>
      </w:pPr>
    </w:p>
    <w:p w:rsidR="0008581E" w:rsidRPr="00B3633A" w:rsidRDefault="0008581E">
      <w:pPr>
        <w:pStyle w:val="0DraftNormal"/>
        <w:rPr>
          <w:rFonts w:ascii="Montserrat" w:hAnsi="Montserrat"/>
          <w:sz w:val="24"/>
        </w:rPr>
      </w:pPr>
      <w:r w:rsidRPr="00B3633A">
        <w:rPr>
          <w:rFonts w:ascii="Montserrat" w:hAnsi="Montserrat"/>
          <w:sz w:val="24"/>
        </w:rPr>
        <w:t>Eman/ennis/enzo, fate (god is among us/sole choice/estate ruler) "some might call me eman. Others might call me ennis. You, i think, would most likely call me enzo. All of these might apply as well as any..."</w:t>
      </w:r>
    </w:p>
    <w:p w:rsidR="0008581E" w:rsidRPr="00B3633A" w:rsidRDefault="0008581E">
      <w:pPr>
        <w:pStyle w:val="0DraftNormal"/>
        <w:rPr>
          <w:rFonts w:ascii="Montserrat" w:hAnsi="Montserrat"/>
          <w:sz w:val="24"/>
        </w:rPr>
      </w:pPr>
    </w:p>
    <w:p w:rsidR="0008581E" w:rsidRPr="00B3633A" w:rsidRDefault="0008581E">
      <w:pPr>
        <w:pStyle w:val="0DraftNormal"/>
        <w:rPr>
          <w:rFonts w:ascii="Montserrat" w:hAnsi="Montserrat"/>
          <w:sz w:val="24"/>
        </w:rPr>
      </w:pPr>
      <w:r w:rsidRPr="00B3633A">
        <w:rPr>
          <w:rFonts w:ascii="Montserrat" w:hAnsi="Montserrat"/>
          <w:sz w:val="24"/>
        </w:rPr>
        <w:t>Group reactions, interactions - triel manor - diplomacy... They pause to consider their approach, and rook tries to draw av out - she recounts a bit more of her past. A different sort of attraction is building slowly and more subtly than either of them are able to notice, and this is but one of the many keys to its foundation. Rasha's skulking pretty well defines the situation they and this world face. They decide on the rough sketch for their next leg of their approach and check back in with their support in the city. They remain unaware of the motions of the other characters they have left behind in the city. Due to the nature of their descent, av and rasha are alone in the best sense for the descent, as the others ride it out in displaced comfort. The exotic and the dragon strengthen their strange bond into friendship over the drop and following advance, while the others - ash and rook - fence with another shade of intimacy and confidance. A few questions are raised when their tyrst is interrupted for a quick conference. The passage is uncomfortably easy in their minds. That is until a chance encounter reveals a hidden side of rasha. The end of the day finds them nearing the heart of their objective.</w:t>
      </w:r>
    </w:p>
    <w:p w:rsidR="0008581E" w:rsidRPr="00B3633A" w:rsidRDefault="0008581E">
      <w:pPr>
        <w:pStyle w:val="0DraftNormal"/>
        <w:rPr>
          <w:rFonts w:ascii="Montserrat" w:hAnsi="Montserrat"/>
          <w:sz w:val="24"/>
        </w:rPr>
      </w:pPr>
    </w:p>
    <w:p w:rsidR="0008581E" w:rsidRPr="00B3633A" w:rsidRDefault="0008581E">
      <w:pPr>
        <w:pStyle w:val="0DraftNormal"/>
        <w:rPr>
          <w:rFonts w:ascii="Montserrat" w:hAnsi="Montserrat"/>
          <w:sz w:val="24"/>
        </w:rPr>
      </w:pPr>
      <w:r w:rsidRPr="00B3633A">
        <w:rPr>
          <w:rFonts w:ascii="Montserrat" w:hAnsi="Montserrat"/>
          <w:sz w:val="24"/>
        </w:rPr>
        <w:t>When av dreams - things get complicated by themselves... Uneasy making camp so deep in potentially hostile territory, av resorts to continuing her stories of triel manor to distract them until sleeping shifts begin. Confined in the safety of rasha's bag with wraith\ash, she confronts the insiduous erotic tension. Questions her responsive hunger for a conflict of her own interest and cannot find an answer. As sleep claims her finally, she is confronted by kzeisza and once more by those same questions. She furiously embraces this and feels hopeless in its grasp. As kzeisza plays with the flame which she quite literally is, questions come to him as well. To find something equal in something so unequal... Things cannot remain simple. They get complicated by themselves. Echoes follow them in the morning as they pierce the mysterious heart of this blighted, displaced land, and find they have entered an eden of sorts.</w:t>
      </w:r>
    </w:p>
    <w:p w:rsidR="0008581E" w:rsidRPr="00B3633A" w:rsidRDefault="0008581E">
      <w:pPr>
        <w:pStyle w:val="0DraftNormal"/>
        <w:rPr>
          <w:rFonts w:ascii="Montserrat" w:hAnsi="Montserrat"/>
          <w:sz w:val="24"/>
        </w:rPr>
      </w:pPr>
    </w:p>
    <w:p w:rsidR="0008581E" w:rsidRPr="00B3633A" w:rsidRDefault="0008581E">
      <w:pPr>
        <w:pStyle w:val="0DraftNormal"/>
        <w:rPr>
          <w:rFonts w:ascii="Montserrat" w:hAnsi="Montserrat"/>
          <w:sz w:val="24"/>
        </w:rPr>
      </w:pPr>
      <w:r w:rsidRPr="00B3633A">
        <w:rPr>
          <w:rFonts w:ascii="Montserrat" w:hAnsi="Montserrat"/>
          <w:sz w:val="24"/>
        </w:rPr>
        <w:t xml:space="preserve">Conditions of the dead - people, places, things go on... There are many considerable realizations which accompany their admission and the initiation of their nagotiations. The reality of the threat which kzeisza perceived is beheld first hand, and the grounds of their offer are seeds cast on parched, hard baked earth in a land of eternal drought. Only by the thinnest margin does this seed take root, and only through the careful nurturing of certain conditions. As such they are accepted and a truce is established for the time being. In exchange, they add two more to their traveling number and beat a hasty return to vancouver. Their group chemistry is reaching a critical temperature by the time they draw away from the displacement of the valley of death. </w:t>
      </w:r>
    </w:p>
    <w:p w:rsidR="0008581E" w:rsidRPr="00B3633A" w:rsidRDefault="0008581E">
      <w:pPr>
        <w:pStyle w:val="0DraftNormal"/>
        <w:rPr>
          <w:rFonts w:ascii="Montserrat" w:hAnsi="Montserrat"/>
          <w:sz w:val="24"/>
        </w:rPr>
      </w:pPr>
    </w:p>
    <w:p w:rsidR="0008581E" w:rsidRPr="00B3633A" w:rsidRDefault="0008581E">
      <w:pPr>
        <w:pStyle w:val="0DraftNormal"/>
        <w:rPr>
          <w:rFonts w:ascii="Montserrat" w:hAnsi="Montserrat"/>
          <w:sz w:val="24"/>
        </w:rPr>
      </w:pPr>
      <w:r w:rsidRPr="00B3633A">
        <w:rPr>
          <w:rFonts w:ascii="Montserrat" w:hAnsi="Montserrat"/>
          <w:sz w:val="24"/>
        </w:rPr>
        <w:t>Other people's motives - return, catching up - exploring : ash corners rook and attempts to net av as well, which is almost too much for her and her folding shocks the whole group back to the reality of their duties. Still, another seed is planted. She is willing, but it was not her will. This hard decision is not lost on the other two. That night - with ash as a voyer - kzeisza finds av, still a day away from returning, and engages her. An unexpected rendezvous. Their return is uneventful, but time to catch up is denied them as they begin to acquaint their guests of honor, the reps of the dead to their cultures. Very quickly, things begin to get out of hand, but rash acts are strangled before they can worsen the situation. In the same span, av opens up to a new perspective on existence - the insight of which inspires her to the comprehension of her own vision of magic. She has her first grasp of forms. Rook and av do take time to continue digging for clues as to her enemies identities and purposes, though. Av spends time reacquainting her self to her existing and new acquaintances. Av takes some time to go over what blanc had done to himself, and wonder about the consequences. Now that she can communicate with him, she learns something of his intentions. The dragons touch base, and exchange views and criticisms. Rasha is concerned for kzeisza and his unnatural fascination with av. She has much to think about.</w:t>
      </w:r>
    </w:p>
    <w:p w:rsidR="0008581E" w:rsidRPr="00B3633A" w:rsidRDefault="0008581E">
      <w:pPr>
        <w:pStyle w:val="0DraftNormal"/>
        <w:rPr>
          <w:rFonts w:ascii="Montserrat" w:hAnsi="Montserrat"/>
          <w:sz w:val="24"/>
        </w:rPr>
      </w:pPr>
    </w:p>
    <w:p w:rsidR="0008581E" w:rsidRPr="00B3633A" w:rsidRDefault="0008581E">
      <w:pPr>
        <w:pStyle w:val="0DraftNormal"/>
        <w:rPr>
          <w:rFonts w:ascii="Montserrat" w:hAnsi="Montserrat"/>
          <w:sz w:val="24"/>
        </w:rPr>
      </w:pPr>
      <w:r w:rsidRPr="00B3633A">
        <w:rPr>
          <w:rFonts w:ascii="Montserrat" w:hAnsi="Montserrat"/>
          <w:sz w:val="24"/>
        </w:rPr>
        <w:t>Inspired by ash, avonlea follows her awareness back through the link and perceives the world of intent. The enlightenment of this as well as the attainment of so pure a link to power, reveals so much to her about the roles and distinctions of spirit, mind, and soul. She finally makes the magic of her ring hers.</w:t>
      </w:r>
    </w:p>
    <w:p w:rsidR="0008581E" w:rsidRPr="00B3633A" w:rsidRDefault="0008581E">
      <w:pPr>
        <w:pStyle w:val="0DraftNormal"/>
        <w:rPr>
          <w:rFonts w:ascii="Montserrat" w:hAnsi="Montserrat"/>
          <w:sz w:val="24"/>
        </w:rPr>
      </w:pPr>
    </w:p>
    <w:p w:rsidR="0008581E" w:rsidRPr="00B3633A" w:rsidRDefault="0008581E">
      <w:pPr>
        <w:pStyle w:val="0DraftNormal"/>
        <w:rPr>
          <w:rFonts w:ascii="Montserrat" w:hAnsi="Montserrat"/>
          <w:sz w:val="24"/>
        </w:rPr>
      </w:pPr>
      <w:r w:rsidRPr="00B3633A">
        <w:rPr>
          <w:rFonts w:ascii="Montserrat" w:hAnsi="Montserrat"/>
          <w:sz w:val="24"/>
        </w:rPr>
        <w:t>Ambushed again - liasons &amp; confrontations - kevin - innovations... The enemy makes an attack against the envoys from the dead, as much a diversion to get the drop on av as to drive the emmissaries away. However, the group as a whole relishes the violent clash, and the assassin is cowed - unknowingly on her part - by av. Later, after a follow up by av and rook - still trying to uncover her nemesis - they kick back at av's apartment for the evening. Thoughts of mortality lead avonlea to perceive rook as both vulnerable and fascinating. Her impetuous, and innocent fascination to touch him confuses and torments him. Their consummation is witnessed by her unwanted amour, dirk. He confronts her, a chasm widening between them as his emotions turn corrosive. Kzeisza, evesdropping, hears the question and pain that visit av, and submits to a new compulsion. His timing and turn of phrase are perfect and she rebounds right to him, as a man called kevin. The next day, she works more with blanc. In blanc, she sees several clues to what in the far future will save her soul. That evening, she is drawn away by kevin and tossed into a whirling world of the elite scene. She is a quiet gem in the party, protected from hungry eyes by the presence of her chaperone. Just when she would give herself up to him, he withdraws and spares her. He has her in his hand when rook comes for her. Like an older brother, he protects her from things she does not know are dangerous yet, and surprises her with his professionalism. He warns her about the elite crowd. She has much to think about. Kzeisza watches her go with wistful anguish.</w:t>
      </w:r>
    </w:p>
    <w:p w:rsidR="0008581E" w:rsidRPr="00B3633A" w:rsidRDefault="0008581E">
      <w:pPr>
        <w:pStyle w:val="0DraftNormal"/>
        <w:rPr>
          <w:rFonts w:ascii="Montserrat" w:hAnsi="Montserrat"/>
          <w:sz w:val="24"/>
        </w:rPr>
      </w:pPr>
    </w:p>
    <w:p w:rsidR="0008581E" w:rsidRPr="00B3633A" w:rsidRDefault="0008581E">
      <w:pPr>
        <w:pStyle w:val="0DraftNormal"/>
        <w:rPr>
          <w:rFonts w:ascii="Montserrat" w:hAnsi="Montserrat"/>
          <w:sz w:val="24"/>
        </w:rPr>
      </w:pPr>
      <w:r w:rsidRPr="00B3633A">
        <w:rPr>
          <w:rFonts w:ascii="Montserrat" w:hAnsi="Montserrat"/>
          <w:sz w:val="24"/>
        </w:rPr>
        <w:t xml:space="preserve">When av and rook lie together, kzeisza enters her mind to relish her bliss. Tantalizing her, he bathes her in a waking dream that engulfs her with a passion which inspires rook. Unwittingly, kzeisza obscures the possability that she will recognize his inevitable embracing possession of her that is to come, for his presence in her mind during her erotic moments conditions her to expect his presence as something of a figment of her own imagination, or as a communiuon which she takes rapture in without regret or recrimination. She actually wants to give him this erotic bliss, for at last she is beginning to realise what this is to him. She understands him because of it. </w:t>
      </w:r>
    </w:p>
    <w:p w:rsidR="0008581E" w:rsidRPr="00B3633A" w:rsidRDefault="0008581E">
      <w:pPr>
        <w:pStyle w:val="0DraftNormal"/>
        <w:rPr>
          <w:rFonts w:ascii="Montserrat" w:hAnsi="Montserrat"/>
          <w:sz w:val="24"/>
        </w:rPr>
      </w:pPr>
    </w:p>
    <w:p w:rsidR="0008581E" w:rsidRPr="00B3633A" w:rsidRDefault="0008581E">
      <w:pPr>
        <w:pStyle w:val="0DraftNormal"/>
        <w:rPr>
          <w:rFonts w:ascii="Montserrat" w:hAnsi="Montserrat"/>
          <w:sz w:val="24"/>
        </w:rPr>
      </w:pPr>
      <w:r w:rsidRPr="00B3633A">
        <w:rPr>
          <w:rFonts w:ascii="Montserrat" w:hAnsi="Montserrat"/>
          <w:sz w:val="24"/>
        </w:rPr>
        <w:t>Rook, as his own evolution as an individual requires, uses a condom (a first experience for avonlea). However, in her embrace with kevin she gets pregnant. Thinking him human, she does not understand this until her body is spiritually disemboweled by the embryo's resistance to her physical shift. The dynamics are, as she turns her attention to that particular gesture, there is a momentary felling of having forgotten something. Not realizing that she is supporting another life, she doesn't think to make the necessary adjustment her kind can to retain the pregnancy. Since she has never really confronted this issue, she does not realize how many times she has aborted this way. As she pushes through the gesture, an incredible wrenching tears through her—an instant and violent period. The backlash all occur on the event horizon of the shift, so she does not actually shift, but deals with her pain in her present form. At this time, she comes to understand what this means. An opportunity for motherhood has been torn away from her by her ignorance.</w:t>
      </w:r>
    </w:p>
    <w:p w:rsidR="0008581E" w:rsidRPr="00B3633A" w:rsidRDefault="0008581E">
      <w:pPr>
        <w:pStyle w:val="0DraftNormal"/>
        <w:rPr>
          <w:rFonts w:ascii="Montserrat" w:hAnsi="Montserrat"/>
          <w:sz w:val="24"/>
        </w:rPr>
      </w:pPr>
    </w:p>
    <w:p w:rsidR="0008581E" w:rsidRPr="00B3633A" w:rsidRDefault="0008581E">
      <w:pPr>
        <w:pStyle w:val="0DraftNormal"/>
        <w:rPr>
          <w:rFonts w:ascii="Montserrat" w:hAnsi="Montserrat"/>
          <w:sz w:val="24"/>
        </w:rPr>
      </w:pPr>
      <w:r w:rsidRPr="00B3633A">
        <w:rPr>
          <w:rFonts w:ascii="Montserrat" w:hAnsi="Montserrat"/>
          <w:sz w:val="24"/>
        </w:rPr>
        <w:t xml:space="preserve">Here are the roots of her introduction to the undead wight fighting style, and the hint of connection of spirit entering the forbidden realm of technology. During this time, the nls swat begins closing in on av as a primary target, especially after the battle she led through the streets. This will shatter the careful plans kzeisza is laying around av, when he becomes forced to send her away to hide her from the self appointed law. </w:t>
      </w:r>
    </w:p>
    <w:p w:rsidR="0008581E" w:rsidRPr="00B3633A" w:rsidRDefault="0008581E">
      <w:pPr>
        <w:pStyle w:val="0DraftNormal"/>
        <w:rPr>
          <w:rFonts w:ascii="Montserrat" w:hAnsi="Montserrat"/>
          <w:sz w:val="24"/>
        </w:rPr>
      </w:pPr>
    </w:p>
    <w:p w:rsidR="0008581E" w:rsidRPr="00B3633A" w:rsidRDefault="0008581E">
      <w:pPr>
        <w:pStyle w:val="0DraftNormal"/>
        <w:rPr>
          <w:rFonts w:ascii="Montserrat" w:hAnsi="Montserrat"/>
          <w:sz w:val="24"/>
        </w:rPr>
      </w:pPr>
      <w:r w:rsidRPr="00B3633A">
        <w:rPr>
          <w:rFonts w:ascii="Montserrat" w:hAnsi="Montserrat"/>
          <w:sz w:val="24"/>
        </w:rPr>
        <w:t xml:space="preserve">The gallant - law unto itself - advice and brotherhood... Out in the night, rook and av chase the shadows of her enemy. Unexpectedly, they come across the trail of others hunting for her own identity. Nls swat officers are combing for clues and the questions they are asking have avonlea's face written all over them. Rook places her in the care of kevin - his power and influence, and reputation, making him a safe haven - while he runs out to throw the dogs off of her trail. The enemy seems to have found an altogether different way to remove her from their way. Kevin, on the other hand, does all he can to keep av's mind off of thoughts which would send her out to fight her own battles. As kzeisza, he is aware of the danger she is in, far more than she can imagine. The special police were a serious problem. Between rook, av and kevin, no easy solution comes clear, given the reality of the situation. Watching this scene, kzeisza sees more than one necessity to get her out of the local picture. The group all receive orders from kzeisza which effectively breaks them up a bit, sending av away on a scouting mission. Unable to take rook with her - and she was given a good reason why, effectively - she takes blanc instead. She has a few good reasons of her own for taking him. </w:t>
      </w:r>
    </w:p>
    <w:p w:rsidR="0008581E" w:rsidRPr="00B3633A" w:rsidRDefault="0008581E">
      <w:pPr>
        <w:pStyle w:val="0DraftNormal"/>
        <w:rPr>
          <w:rFonts w:ascii="Montserrat" w:hAnsi="Montserrat"/>
          <w:sz w:val="24"/>
        </w:rPr>
      </w:pPr>
    </w:p>
    <w:p w:rsidR="0008581E" w:rsidRPr="00B3633A" w:rsidRDefault="0008581E">
      <w:pPr>
        <w:pStyle w:val="0DraftNormal"/>
        <w:rPr>
          <w:rFonts w:ascii="Montserrat" w:hAnsi="Montserrat"/>
          <w:sz w:val="24"/>
        </w:rPr>
      </w:pPr>
      <w:r w:rsidRPr="00B3633A">
        <w:rPr>
          <w:rFonts w:ascii="Montserrat" w:hAnsi="Montserrat"/>
          <w:sz w:val="24"/>
        </w:rPr>
        <w:t>Moved out of harms way - uncommon toutelage... There are marked differences between this trip and the approach to the deadlands. Av has plenty of time to think, as she cannot divide her attention to properly communicate with blanc and pilot the vehicle. Their orders being to take as much time as necessarry to make a long circuit reconnaissance north, through and along the mountains specifically. Well aware that she is essentially on her first vacation since arriving on nexus, she plays it leisurely. She works on her arts; mental, physical, spiritual and magical. She is shocked out of her mind when she is approached by a master, and he takes her on, post facto, and accellerates her into full, flowering magic. Her friends and team mates are left chasing down leads and fulfilling their duties, and her thoughts are often with them. Out from under kzeisza's wing, her mind returns to the warnings of rook and rasha, leisurely. She makes regular stops to work on her arts; mental, physical, spiritual and magical. She is shocked out of her mind when she is approached by an enigmatic master, (paradox), who tests her, then takes her on under his study; and she can't help but feel that he has somehow laid claim to her. Out from under kzeisza's wing, her mind returns to the warnings of rook and (anvea), and she wonders about what is to come of what lies between her and the ancient dragon. Deeply buried seeds of doubt begin to unfold. Her inner turmoil fuels her drive to master what she is learning from her unusual mentors, who push always harder to see how far she'll go.</w:t>
      </w:r>
    </w:p>
    <w:p w:rsidR="0008581E" w:rsidRPr="00B3633A" w:rsidRDefault="0008581E">
      <w:pPr>
        <w:pStyle w:val="0DraftNormal"/>
        <w:rPr>
          <w:rFonts w:ascii="Montserrat" w:hAnsi="Montserrat"/>
          <w:sz w:val="24"/>
        </w:rPr>
      </w:pPr>
    </w:p>
    <w:p w:rsidR="0008581E" w:rsidRPr="00B3633A" w:rsidRDefault="0008581E">
      <w:pPr>
        <w:pStyle w:val="0DraftNormal"/>
        <w:rPr>
          <w:rFonts w:ascii="Montserrat" w:hAnsi="Montserrat"/>
          <w:sz w:val="24"/>
        </w:rPr>
      </w:pPr>
      <w:r w:rsidRPr="00B3633A">
        <w:rPr>
          <w:rFonts w:ascii="Montserrat" w:hAnsi="Montserrat"/>
          <w:sz w:val="24"/>
        </w:rPr>
        <w:t>Nothing, however, can get her far enough away from kzeisza to save her from the embrace of his dreams.av is even here aroused in her dreams by her dragon lover. She suspects, not wrongly, that she, as much as he, is encouraging them. In all honesty, she cannot say she resents them or is offended by them. However, people around her notice. Blanc is perpetually indifferent, but one of her other mentors is somberly intrigued. Aware of the ageless hungers of the dragon kind, he can recognize the signs. Indeed, that was part of what influenced his interest in her as a student. To command such an interest in a dragon as ancient as what he felt from her dreams, was nothing to overlook. At one point, he even talks to her about it, hoping to draw her out on the subject of its implications. She cherishes his advice, for it synchs with her own thoughts on the matter. She sees it as a spiritual bonding, rather than a genetic or carnal bonding.</w:t>
      </w:r>
    </w:p>
    <w:p w:rsidR="0008581E" w:rsidRPr="00B3633A" w:rsidRDefault="0008581E">
      <w:pPr>
        <w:pStyle w:val="0DraftNormal"/>
        <w:rPr>
          <w:rFonts w:ascii="Montserrat" w:hAnsi="Montserrat"/>
          <w:sz w:val="24"/>
        </w:rPr>
      </w:pPr>
    </w:p>
    <w:p w:rsidR="0008581E" w:rsidRPr="00B3633A" w:rsidRDefault="0008581E">
      <w:pPr>
        <w:pStyle w:val="0DraftNormal"/>
        <w:rPr>
          <w:rFonts w:ascii="Montserrat" w:hAnsi="Montserrat"/>
          <w:sz w:val="24"/>
        </w:rPr>
      </w:pPr>
      <w:r w:rsidRPr="00B3633A">
        <w:rPr>
          <w:rFonts w:ascii="Montserrat" w:hAnsi="Montserrat"/>
          <w:sz w:val="24"/>
        </w:rPr>
        <w:t>6</w:t>
      </w:r>
    </w:p>
    <w:p w:rsidR="0008581E" w:rsidRPr="00B3633A" w:rsidRDefault="0008581E">
      <w:pPr>
        <w:pStyle w:val="0DraftNormal"/>
        <w:rPr>
          <w:rFonts w:ascii="Montserrat" w:hAnsi="Montserrat"/>
          <w:sz w:val="24"/>
        </w:rPr>
      </w:pPr>
    </w:p>
    <w:p w:rsidR="0008581E" w:rsidRPr="00B3633A" w:rsidRDefault="0008581E">
      <w:pPr>
        <w:pStyle w:val="0DraftNormal"/>
        <w:rPr>
          <w:rFonts w:ascii="Montserrat" w:hAnsi="Montserrat"/>
          <w:sz w:val="24"/>
        </w:rPr>
      </w:pPr>
      <w:r w:rsidRPr="00B3633A">
        <w:rPr>
          <w:rFonts w:ascii="Montserrat" w:hAnsi="Montserrat"/>
          <w:sz w:val="24"/>
        </w:rPr>
        <w:t xml:space="preserve">Kevin quietly takes notes on av and the situation brewing around her. Her friends and team mates are left chasing down leads and fulfilling their duties, and her thoughts are often with them. Among the many individuals who visit her, there is one who she alone knows anything about. Eman. He cataches up to her in the fleet and reminds her. She has broken a rule (when and how, she has no clue about) and he is after her to repair the damage. Kevin observes their short, terse conversation, but does not overhear. Av, not realizing that this is actually another manifestation of her sundering, is only aware that she is in danger of being enslaved. Unsure what she can do, she is forced to consider the proposal he brings. She confides in kevin, which is where most of the details actually come out. A few days later, she takes a routine reconnaisance mission. Av has plenty of time to think, as she cannot divide her attention to properly communicate with blanc, who has joined her, and pilot the vehicle. Their mission is somewhat odd; to take as much time as necessarry to make a long circuit reconnaissance north, through and along the mountains specifically. Well aware that she is essentially on her first vacation since arriving on (caoi yn), she plays it </w:t>
      </w:r>
    </w:p>
    <w:p w:rsidR="0008581E" w:rsidRPr="00B3633A" w:rsidRDefault="0008581E">
      <w:pPr>
        <w:pStyle w:val="0DraftNormal"/>
        <w:rPr>
          <w:rFonts w:ascii="Montserrat" w:hAnsi="Montserrat"/>
          <w:sz w:val="24"/>
        </w:rPr>
      </w:pPr>
    </w:p>
    <w:p w:rsidR="0008581E" w:rsidRPr="00B3633A" w:rsidRDefault="0008581E">
      <w:pPr>
        <w:pStyle w:val="0DraftNormal"/>
        <w:rPr>
          <w:rFonts w:ascii="Montserrat" w:hAnsi="Montserrat"/>
          <w:sz w:val="24"/>
        </w:rPr>
      </w:pPr>
      <w:r w:rsidRPr="00B3633A">
        <w:rPr>
          <w:rFonts w:ascii="Montserrat" w:hAnsi="Montserrat"/>
          <w:sz w:val="24"/>
        </w:rPr>
        <w:t>Av is even here aroused in her dreams by her dragon lover. Blanc is perpetually indifferent, but her other mentor is somberly intrigued. Aware of the ageless hungers of the dragon kind, he can recognize the signs. Indeed, that was part of what influenced his interest in her as a student. To command such an interest in a dragon as ancient as what he felt from her dreams,was nothing to overlook. At one point, he even talks to her about it, hoping to draw her out on the subject of its implications. She cherishes his advice, for it synchs with her own thoughts on the matter. She sees it as a spiritual bonding, rather than a genetic or carnal bonding.</w:t>
      </w:r>
    </w:p>
    <w:p w:rsidR="0008581E" w:rsidRPr="00B3633A" w:rsidRDefault="0008581E">
      <w:pPr>
        <w:pStyle w:val="0DraftNormal"/>
        <w:rPr>
          <w:rFonts w:ascii="Montserrat" w:hAnsi="Montserrat"/>
          <w:sz w:val="24"/>
        </w:rPr>
      </w:pPr>
    </w:p>
    <w:p w:rsidR="0008581E" w:rsidRPr="00B3633A" w:rsidRDefault="0008581E">
      <w:pPr>
        <w:pStyle w:val="0DraftNormal"/>
        <w:rPr>
          <w:rFonts w:ascii="Montserrat" w:hAnsi="Montserrat"/>
          <w:sz w:val="24"/>
        </w:rPr>
      </w:pPr>
      <w:r w:rsidRPr="00B3633A">
        <w:rPr>
          <w:rFonts w:ascii="Montserrat" w:hAnsi="Montserrat"/>
          <w:sz w:val="24"/>
        </w:rPr>
        <w:t>Bid for destiny - gathering loose ends of all sorts... Her intense vacation is disrupted by the appearance of the voice of fate. What was put into motion on the way to the deadlands has come back to her. A divine entity has asked finally for her. A thing of darkness. She remembers when her foot strayed down the path offered now to her, and she remembers where it led her, and what she did to save herself then. She knows she has to decline for to accept would be to reembrace the person who she had been for that short time. She wishes to remain more like she is now. It comes to her who she could willingly embody. A thing of mysteries. This choice is hers, and it will haunt her in more ways than she may ever know, but she accepts responsibility for it. Fate merely shrugs. What she wants might not be available. The unknown is after all unfathomable. She returns uneasily to her studies when the visitor departs. When her time is over, and she is called back to the city, there are many changes which she will not have time to catch up with. Among them are the moves of her enemies.</w:t>
      </w:r>
    </w:p>
    <w:p w:rsidR="0008581E" w:rsidRPr="00B3633A" w:rsidRDefault="0008581E">
      <w:pPr>
        <w:pStyle w:val="0DraftNormal"/>
        <w:rPr>
          <w:rFonts w:ascii="Montserrat" w:hAnsi="Montserrat"/>
          <w:sz w:val="24"/>
        </w:rPr>
      </w:pPr>
    </w:p>
    <w:p w:rsidR="0008581E" w:rsidRPr="00B3633A" w:rsidRDefault="0008581E">
      <w:pPr>
        <w:pStyle w:val="0DraftNormal"/>
        <w:rPr>
          <w:rFonts w:ascii="Montserrat" w:hAnsi="Montserrat"/>
          <w:sz w:val="24"/>
        </w:rPr>
      </w:pPr>
      <w:r w:rsidRPr="00B3633A">
        <w:rPr>
          <w:rFonts w:ascii="Montserrat" w:hAnsi="Montserrat"/>
          <w:sz w:val="24"/>
        </w:rPr>
        <w:t xml:space="preserve">Clearly, her past and present sensuality and indulgence are a good part of what has drawn the interest of the devourer. In truth, the word evil is never connected to him in his bid for her, but her intuitive response to what he is gave her that conclusion for lack of a more appropriate word or concept in her mind. </w:t>
      </w:r>
    </w:p>
    <w:p w:rsidR="0008581E" w:rsidRPr="00B3633A" w:rsidRDefault="0008581E">
      <w:pPr>
        <w:pStyle w:val="0DraftNormal"/>
        <w:rPr>
          <w:rFonts w:ascii="Montserrat" w:hAnsi="Montserrat"/>
          <w:sz w:val="24"/>
        </w:rPr>
      </w:pPr>
    </w:p>
    <w:p w:rsidR="0008581E" w:rsidRPr="00B3633A" w:rsidRDefault="0008581E">
      <w:pPr>
        <w:pStyle w:val="0DraftNormal"/>
        <w:rPr>
          <w:rFonts w:ascii="Montserrat" w:hAnsi="Montserrat"/>
          <w:sz w:val="24"/>
        </w:rPr>
      </w:pPr>
      <w:r w:rsidRPr="00B3633A">
        <w:rPr>
          <w:rFonts w:ascii="Montserrat" w:hAnsi="Montserrat"/>
          <w:sz w:val="24"/>
        </w:rPr>
        <w:t>7</w:t>
      </w:r>
    </w:p>
    <w:p w:rsidR="0008581E" w:rsidRPr="00B3633A" w:rsidRDefault="0008581E">
      <w:pPr>
        <w:pStyle w:val="0DraftNormal"/>
        <w:rPr>
          <w:rFonts w:ascii="Montserrat" w:hAnsi="Montserrat"/>
          <w:sz w:val="24"/>
        </w:rPr>
      </w:pPr>
    </w:p>
    <w:p w:rsidR="0008581E" w:rsidRPr="00B3633A" w:rsidRDefault="0008581E">
      <w:pPr>
        <w:pStyle w:val="0DraftNormal"/>
        <w:rPr>
          <w:rFonts w:ascii="Montserrat" w:hAnsi="Montserrat"/>
          <w:sz w:val="24"/>
        </w:rPr>
      </w:pPr>
      <w:r w:rsidRPr="00B3633A">
        <w:rPr>
          <w:rFonts w:ascii="Montserrat" w:hAnsi="Montserrat"/>
          <w:sz w:val="24"/>
        </w:rPr>
        <w:t>Her intense vacation is disrupted by the appearance of the voice of fate, eman. What was put into motion a couple of weeks earlier has come back to her. A divine entity has asked finally for her. A thing of darkness. When she asks who this is, eman points to (paradox), her enigmatic mentor. She hastily confronts him.clearly, her past and present sensuality and indulgence are a good part of what has drawn the interest of the devourer. In truth, the word evil is never connected to him in his bid for her, but her intuitive response to what he is gave her that conclusion for lack of a more appropriate word or concept in her mind. She remembers when her foot strayed down the path offered now to her, and she remembers where it led her, and what she did to save herself then. She knows she has to decline for to accept would be to reembrace the person who she had been for that short time. She wishes to remain more like she is now. It comes to her who she could willingly embody. A thing of mysteries. This choice is hers, and it will haunt her in more ways than she may ever know, but she accepts responsibility for it. Fate merely shrugs. What she wants might not be available. The unknown is after all unfathomable. She returns uneasily to her studies when the visitor departs, uncertain about how to deal with (paradox). When her time is over, and she is called back to the fleet, there are many changes which she will not have time to catch up with. Among them are the moves of her enemies.</w:t>
      </w:r>
    </w:p>
    <w:p w:rsidR="0008581E" w:rsidRPr="00B3633A" w:rsidRDefault="0008581E">
      <w:pPr>
        <w:pStyle w:val="0DraftNormal"/>
        <w:rPr>
          <w:rFonts w:ascii="Montserrat" w:hAnsi="Montserrat"/>
          <w:sz w:val="24"/>
        </w:rPr>
      </w:pPr>
    </w:p>
    <w:p w:rsidR="0008581E" w:rsidRPr="00B3633A" w:rsidRDefault="0008581E">
      <w:pPr>
        <w:pStyle w:val="0DraftNormal"/>
        <w:rPr>
          <w:rFonts w:ascii="Montserrat" w:hAnsi="Montserrat"/>
          <w:sz w:val="24"/>
        </w:rPr>
      </w:pPr>
      <w:r w:rsidRPr="00B3633A">
        <w:rPr>
          <w:rFonts w:ascii="Montserrat" w:hAnsi="Montserrat"/>
          <w:sz w:val="24"/>
        </w:rPr>
        <w:t>Part ii</w:t>
      </w:r>
    </w:p>
    <w:p w:rsidR="0008581E" w:rsidRPr="00B3633A" w:rsidRDefault="0008581E">
      <w:pPr>
        <w:pStyle w:val="0DraftNormal"/>
        <w:rPr>
          <w:rFonts w:ascii="Montserrat" w:hAnsi="Montserrat"/>
          <w:sz w:val="24"/>
        </w:rPr>
      </w:pPr>
    </w:p>
    <w:p w:rsidR="0008581E" w:rsidRPr="00B3633A" w:rsidRDefault="0008581E">
      <w:pPr>
        <w:pStyle w:val="0DraftNormal"/>
        <w:rPr>
          <w:rFonts w:ascii="Montserrat" w:hAnsi="Montserrat"/>
          <w:sz w:val="24"/>
        </w:rPr>
      </w:pPr>
      <w:r w:rsidRPr="00B3633A">
        <w:rPr>
          <w:rFonts w:ascii="Montserrat" w:hAnsi="Montserrat"/>
          <w:sz w:val="24"/>
        </w:rPr>
        <w:t>8</w:t>
      </w:r>
    </w:p>
    <w:p w:rsidR="0008581E" w:rsidRPr="00B3633A" w:rsidRDefault="0008581E">
      <w:pPr>
        <w:pStyle w:val="0DraftNormal"/>
        <w:rPr>
          <w:rFonts w:ascii="Montserrat" w:hAnsi="Montserrat"/>
          <w:sz w:val="24"/>
        </w:rPr>
      </w:pPr>
    </w:p>
    <w:p w:rsidR="0008581E" w:rsidRPr="00B3633A" w:rsidRDefault="0008581E">
      <w:pPr>
        <w:pStyle w:val="0DraftNormal"/>
        <w:rPr>
          <w:rFonts w:ascii="Montserrat" w:hAnsi="Montserrat"/>
          <w:sz w:val="24"/>
        </w:rPr>
      </w:pPr>
      <w:r w:rsidRPr="00B3633A">
        <w:rPr>
          <w:rFonts w:ascii="Montserrat" w:hAnsi="Montserrat"/>
          <w:sz w:val="24"/>
        </w:rPr>
        <w:t xml:space="preserve">There is a quick transition from forced vacation back to work after confronting (paradox), and before kevin has a chance to make inquiries about the details of her northern stint. The mission: there has been an unusual amount of trouble in routine contact procedures at one of the new sites. Av is sent down to a new contact region to straighten up negotiations with a proposed pact group. Much of the rest of the story will happen there. Once more, she is on the frontier. She continues to work on her arts as she goes along. She has plenty of time to think. As she closes in on the new arrival, she goes more and more on guard. An advance troop from this import encounters her and her escort, and they attack. Av and blanc neutralize the attack, and continue on their approach. Naturally, when they are met shortly there after, </w:t>
      </w:r>
    </w:p>
    <w:p w:rsidR="0008581E" w:rsidRPr="00B3633A" w:rsidRDefault="0008581E">
      <w:pPr>
        <w:pStyle w:val="0DraftNormal"/>
        <w:rPr>
          <w:rFonts w:ascii="Montserrat" w:hAnsi="Montserrat"/>
          <w:sz w:val="24"/>
        </w:rPr>
      </w:pPr>
    </w:p>
    <w:p w:rsidR="0008581E" w:rsidRPr="00B3633A" w:rsidRDefault="0008581E">
      <w:pPr>
        <w:pStyle w:val="0DraftNormal"/>
        <w:rPr>
          <w:rFonts w:ascii="Montserrat" w:hAnsi="Montserrat"/>
          <w:sz w:val="24"/>
        </w:rPr>
      </w:pPr>
      <w:r w:rsidRPr="00B3633A">
        <w:rPr>
          <w:rFonts w:ascii="Montserrat" w:hAnsi="Montserrat"/>
          <w:sz w:val="24"/>
        </w:rPr>
        <w:t xml:space="preserve">In the ongoing inter cultural exposure which is going on, the exchange of some necromantic lore provides a glance at the power of the object which serves (anvea). Av, witnessing this again, but for the first time as we can recall, asks about it. Thus is the nature of the book of will revealed to her, and us. </w:t>
      </w:r>
    </w:p>
    <w:p w:rsidR="0008581E" w:rsidRPr="00B3633A" w:rsidRDefault="0008581E">
      <w:pPr>
        <w:pStyle w:val="0DraftNormal"/>
        <w:rPr>
          <w:rFonts w:ascii="Montserrat" w:hAnsi="Montserrat"/>
          <w:sz w:val="24"/>
        </w:rPr>
      </w:pPr>
    </w:p>
    <w:p w:rsidR="0008581E" w:rsidRPr="00B3633A" w:rsidRDefault="0008581E">
      <w:pPr>
        <w:pStyle w:val="0DraftNormal"/>
        <w:rPr>
          <w:rFonts w:ascii="Montserrat" w:hAnsi="Montserrat"/>
          <w:sz w:val="24"/>
        </w:rPr>
      </w:pPr>
      <w:r w:rsidRPr="00B3633A">
        <w:rPr>
          <w:rFonts w:ascii="Montserrat" w:hAnsi="Montserrat"/>
          <w:sz w:val="24"/>
        </w:rPr>
        <w:t>Deeper, darker shadows—temptations becoming distractions</w:t>
      </w:r>
    </w:p>
    <w:p w:rsidR="0008581E" w:rsidRPr="00B3633A" w:rsidRDefault="0008581E">
      <w:pPr>
        <w:pStyle w:val="0DraftNormal"/>
        <w:rPr>
          <w:rFonts w:ascii="Montserrat" w:hAnsi="Montserrat"/>
          <w:sz w:val="24"/>
        </w:rPr>
      </w:pPr>
    </w:p>
    <w:p w:rsidR="0008581E" w:rsidRPr="00B3633A" w:rsidRDefault="0008581E">
      <w:pPr>
        <w:pStyle w:val="0DraftNormal"/>
        <w:rPr>
          <w:rFonts w:ascii="Montserrat" w:hAnsi="Montserrat"/>
          <w:sz w:val="24"/>
        </w:rPr>
      </w:pPr>
      <w:r w:rsidRPr="00B3633A">
        <w:rPr>
          <w:rFonts w:ascii="Montserrat" w:hAnsi="Montserrat"/>
          <w:sz w:val="24"/>
        </w:rPr>
        <w:t>Kzeisza reading something in the wind. The op comes into question.</w:t>
      </w:r>
    </w:p>
    <w:p w:rsidR="0008581E" w:rsidRPr="00B3633A" w:rsidRDefault="0008581E">
      <w:pPr>
        <w:pStyle w:val="0DraftNormal"/>
        <w:rPr>
          <w:rFonts w:ascii="Montserrat" w:hAnsi="Montserrat"/>
          <w:sz w:val="24"/>
        </w:rPr>
      </w:pPr>
    </w:p>
    <w:p w:rsidR="0008581E" w:rsidRPr="00B3633A" w:rsidRDefault="0008581E">
      <w:pPr>
        <w:pStyle w:val="0DraftNormal"/>
        <w:rPr>
          <w:rFonts w:ascii="Montserrat" w:hAnsi="Montserrat"/>
          <w:sz w:val="24"/>
        </w:rPr>
      </w:pPr>
      <w:r w:rsidRPr="00B3633A">
        <w:rPr>
          <w:rFonts w:ascii="Montserrat" w:hAnsi="Montserrat"/>
          <w:sz w:val="24"/>
        </w:rPr>
        <w:t>Crushing success of final dry run.</w:t>
      </w:r>
    </w:p>
    <w:p w:rsidR="0008581E" w:rsidRPr="00B3633A" w:rsidRDefault="0008581E">
      <w:pPr>
        <w:pStyle w:val="0DraftNormal"/>
        <w:rPr>
          <w:rFonts w:ascii="Montserrat" w:hAnsi="Montserrat"/>
          <w:sz w:val="24"/>
        </w:rPr>
      </w:pPr>
    </w:p>
    <w:p w:rsidR="0008581E" w:rsidRPr="00B3633A" w:rsidRDefault="0008581E">
      <w:pPr>
        <w:pStyle w:val="0DraftNormal"/>
        <w:rPr>
          <w:rFonts w:ascii="Montserrat" w:hAnsi="Montserrat"/>
          <w:sz w:val="24"/>
        </w:rPr>
      </w:pPr>
      <w:r w:rsidRPr="00B3633A">
        <w:rPr>
          <w:rFonts w:ascii="Montserrat" w:hAnsi="Montserrat"/>
          <w:sz w:val="24"/>
        </w:rPr>
        <w:t>Shadows plaguing the waking and the dreaming.</w:t>
      </w:r>
    </w:p>
    <w:p w:rsidR="0008581E" w:rsidRPr="00B3633A" w:rsidRDefault="0008581E">
      <w:pPr>
        <w:pStyle w:val="0DraftNormal"/>
        <w:rPr>
          <w:rFonts w:ascii="Montserrat" w:hAnsi="Montserrat"/>
          <w:sz w:val="24"/>
        </w:rPr>
      </w:pPr>
    </w:p>
    <w:p w:rsidR="0008581E" w:rsidRPr="00B3633A" w:rsidRDefault="0008581E">
      <w:pPr>
        <w:pStyle w:val="0DraftNormal"/>
        <w:rPr>
          <w:rFonts w:ascii="Montserrat" w:hAnsi="Montserrat"/>
          <w:sz w:val="24"/>
        </w:rPr>
      </w:pPr>
      <w:r w:rsidRPr="00B3633A">
        <w:rPr>
          <w:rFonts w:ascii="Montserrat" w:hAnsi="Montserrat"/>
          <w:sz w:val="24"/>
        </w:rPr>
        <w:t>Op called off—the danger of removing an important buffer.</w:t>
      </w:r>
    </w:p>
    <w:p w:rsidR="0008581E" w:rsidRPr="00B3633A" w:rsidRDefault="0008581E">
      <w:pPr>
        <w:pStyle w:val="0DraftNormal"/>
        <w:rPr>
          <w:rFonts w:ascii="Montserrat" w:hAnsi="Montserrat"/>
          <w:sz w:val="24"/>
        </w:rPr>
      </w:pPr>
    </w:p>
    <w:p w:rsidR="0008581E" w:rsidRPr="00B3633A" w:rsidRDefault="0008581E">
      <w:pPr>
        <w:pStyle w:val="0DraftNormal"/>
        <w:rPr>
          <w:rFonts w:ascii="Montserrat" w:hAnsi="Montserrat"/>
          <w:sz w:val="24"/>
        </w:rPr>
      </w:pPr>
      <w:r w:rsidRPr="00B3633A">
        <w:rPr>
          <w:rFonts w:ascii="Montserrat" w:hAnsi="Montserrat"/>
          <w:sz w:val="24"/>
        </w:rPr>
        <w:t>Rumors and disappearances.</w:t>
      </w:r>
    </w:p>
    <w:p w:rsidR="0008581E" w:rsidRPr="00B3633A" w:rsidRDefault="0008581E">
      <w:pPr>
        <w:pStyle w:val="0DraftNormal"/>
        <w:rPr>
          <w:rFonts w:ascii="Montserrat" w:hAnsi="Montserrat"/>
          <w:sz w:val="24"/>
        </w:rPr>
      </w:pPr>
    </w:p>
    <w:p w:rsidR="0008581E" w:rsidRPr="00B3633A" w:rsidRDefault="0008581E">
      <w:pPr>
        <w:pStyle w:val="0DraftNormal"/>
        <w:rPr>
          <w:rFonts w:ascii="Montserrat" w:hAnsi="Montserrat"/>
          <w:sz w:val="24"/>
        </w:rPr>
      </w:pPr>
      <w:r w:rsidRPr="00B3633A">
        <w:rPr>
          <w:rFonts w:ascii="Montserrat" w:hAnsi="Montserrat"/>
          <w:sz w:val="24"/>
        </w:rPr>
        <w:t>Sri and kevin zhan holding swat persecution of av at bay.</w:t>
      </w:r>
    </w:p>
    <w:p w:rsidR="0008581E" w:rsidRPr="00B3633A" w:rsidRDefault="0008581E">
      <w:pPr>
        <w:pStyle w:val="0DraftNormal"/>
        <w:rPr>
          <w:rFonts w:ascii="Montserrat" w:hAnsi="Montserrat"/>
          <w:sz w:val="24"/>
        </w:rPr>
      </w:pPr>
    </w:p>
    <w:p w:rsidR="0008581E" w:rsidRPr="00B3633A" w:rsidRDefault="0008581E">
      <w:pPr>
        <w:pStyle w:val="0DraftNormal"/>
        <w:rPr>
          <w:rFonts w:ascii="Montserrat" w:hAnsi="Montserrat"/>
          <w:sz w:val="24"/>
        </w:rPr>
      </w:pPr>
      <w:r w:rsidRPr="00B3633A">
        <w:rPr>
          <w:rFonts w:ascii="Montserrat" w:hAnsi="Montserrat"/>
          <w:sz w:val="24"/>
        </w:rPr>
        <w:t>Av submits to kevin/kzeisza embrace.</w:t>
      </w:r>
    </w:p>
    <w:p w:rsidR="0008581E" w:rsidRPr="00B3633A" w:rsidRDefault="0008581E">
      <w:pPr>
        <w:pStyle w:val="0DraftNormal"/>
        <w:rPr>
          <w:rFonts w:ascii="Montserrat" w:hAnsi="Montserrat"/>
          <w:sz w:val="24"/>
        </w:rPr>
      </w:pPr>
    </w:p>
    <w:p w:rsidR="0008581E" w:rsidRPr="00B3633A" w:rsidRDefault="0008581E">
      <w:pPr>
        <w:pStyle w:val="0DraftNormal"/>
        <w:rPr>
          <w:rFonts w:ascii="Montserrat" w:hAnsi="Montserrat"/>
          <w:sz w:val="24"/>
        </w:rPr>
      </w:pPr>
      <w:r w:rsidRPr="00B3633A">
        <w:rPr>
          <w:rFonts w:ascii="Montserrat" w:hAnsi="Montserrat"/>
          <w:sz w:val="24"/>
        </w:rPr>
        <w:t>The attention of the devourer.</w:t>
      </w:r>
    </w:p>
    <w:p w:rsidR="0008581E" w:rsidRPr="00B3633A" w:rsidRDefault="0008581E">
      <w:pPr>
        <w:pStyle w:val="0DraftNormal"/>
        <w:rPr>
          <w:rFonts w:ascii="Montserrat" w:hAnsi="Montserrat"/>
          <w:sz w:val="24"/>
        </w:rPr>
      </w:pPr>
    </w:p>
    <w:p w:rsidR="0008581E" w:rsidRPr="00B3633A" w:rsidRDefault="0008581E">
      <w:pPr>
        <w:pStyle w:val="0DraftNormal"/>
        <w:rPr>
          <w:rFonts w:ascii="Montserrat" w:hAnsi="Montserrat"/>
          <w:sz w:val="24"/>
        </w:rPr>
      </w:pPr>
      <w:r w:rsidRPr="00B3633A">
        <w:rPr>
          <w:rFonts w:ascii="Montserrat" w:hAnsi="Montserrat"/>
          <w:sz w:val="24"/>
        </w:rPr>
        <w:t>San loss—beauty and horror—reevaluations</w:t>
      </w:r>
    </w:p>
    <w:p w:rsidR="0008581E" w:rsidRPr="00B3633A" w:rsidRDefault="0008581E">
      <w:pPr>
        <w:pStyle w:val="0DraftNormal"/>
        <w:rPr>
          <w:rFonts w:ascii="Montserrat" w:hAnsi="Montserrat"/>
          <w:sz w:val="24"/>
        </w:rPr>
      </w:pPr>
    </w:p>
    <w:p w:rsidR="0008581E" w:rsidRPr="00B3633A" w:rsidRDefault="0008581E">
      <w:pPr>
        <w:pStyle w:val="0DraftNormal"/>
        <w:rPr>
          <w:rFonts w:ascii="Montserrat" w:hAnsi="Montserrat"/>
          <w:sz w:val="24"/>
        </w:rPr>
      </w:pPr>
      <w:r w:rsidRPr="00B3633A">
        <w:rPr>
          <w:rFonts w:ascii="Montserrat" w:hAnsi="Montserrat"/>
          <w:sz w:val="24"/>
        </w:rPr>
        <w:t>Dragon dream invaded and splintered.</w:t>
      </w:r>
    </w:p>
    <w:p w:rsidR="0008581E" w:rsidRPr="00B3633A" w:rsidRDefault="0008581E">
      <w:pPr>
        <w:pStyle w:val="0DraftNormal"/>
        <w:rPr>
          <w:rFonts w:ascii="Montserrat" w:hAnsi="Montserrat"/>
          <w:sz w:val="24"/>
        </w:rPr>
      </w:pPr>
    </w:p>
    <w:p w:rsidR="0008581E" w:rsidRPr="00B3633A" w:rsidRDefault="0008581E">
      <w:pPr>
        <w:pStyle w:val="0DraftNormal"/>
        <w:rPr>
          <w:rFonts w:ascii="Montserrat" w:hAnsi="Montserrat"/>
          <w:sz w:val="24"/>
        </w:rPr>
      </w:pPr>
      <w:r w:rsidRPr="00B3633A">
        <w:rPr>
          <w:rFonts w:ascii="Montserrat" w:hAnsi="Montserrat"/>
          <w:sz w:val="24"/>
        </w:rPr>
        <w:t>Unspoken agreement—av/kzeisza hunt down the malevolence.</w:t>
      </w:r>
    </w:p>
    <w:p w:rsidR="0008581E" w:rsidRPr="00B3633A" w:rsidRDefault="0008581E">
      <w:pPr>
        <w:pStyle w:val="0DraftNormal"/>
        <w:rPr>
          <w:rFonts w:ascii="Montserrat" w:hAnsi="Montserrat"/>
          <w:sz w:val="24"/>
        </w:rPr>
      </w:pPr>
    </w:p>
    <w:p w:rsidR="0008581E" w:rsidRPr="00B3633A" w:rsidRDefault="0008581E">
      <w:pPr>
        <w:pStyle w:val="0DraftNormal"/>
        <w:rPr>
          <w:rFonts w:ascii="Montserrat" w:hAnsi="Montserrat"/>
          <w:sz w:val="24"/>
        </w:rPr>
      </w:pPr>
      <w:r w:rsidRPr="00B3633A">
        <w:rPr>
          <w:rFonts w:ascii="Montserrat" w:hAnsi="Montserrat"/>
          <w:sz w:val="24"/>
        </w:rPr>
        <w:t>Damning revelation—beauty and horror fascination.</w:t>
      </w:r>
    </w:p>
    <w:p w:rsidR="0008581E" w:rsidRPr="00B3633A" w:rsidRDefault="0008581E">
      <w:pPr>
        <w:pStyle w:val="0DraftNormal"/>
        <w:rPr>
          <w:rFonts w:ascii="Montserrat" w:hAnsi="Montserrat"/>
          <w:sz w:val="24"/>
        </w:rPr>
      </w:pPr>
    </w:p>
    <w:p w:rsidR="0008581E" w:rsidRPr="00B3633A" w:rsidRDefault="0008581E">
      <w:pPr>
        <w:pStyle w:val="0DraftNormal"/>
        <w:rPr>
          <w:rFonts w:ascii="Montserrat" w:hAnsi="Montserrat"/>
          <w:sz w:val="24"/>
        </w:rPr>
      </w:pPr>
      <w:r w:rsidRPr="00B3633A">
        <w:rPr>
          <w:rFonts w:ascii="Montserrat" w:hAnsi="Montserrat"/>
          <w:sz w:val="24"/>
        </w:rPr>
        <w:t>A terrible stand still broken by av.</w:t>
      </w:r>
    </w:p>
    <w:p w:rsidR="0008581E" w:rsidRPr="00B3633A" w:rsidRDefault="0008581E">
      <w:pPr>
        <w:pStyle w:val="0DraftNormal"/>
        <w:rPr>
          <w:rFonts w:ascii="Montserrat" w:hAnsi="Montserrat"/>
          <w:sz w:val="24"/>
        </w:rPr>
      </w:pPr>
    </w:p>
    <w:p w:rsidR="0008581E" w:rsidRPr="00B3633A" w:rsidRDefault="0008581E">
      <w:pPr>
        <w:pStyle w:val="0DraftNormal"/>
        <w:rPr>
          <w:rFonts w:ascii="Montserrat" w:hAnsi="Montserrat"/>
          <w:sz w:val="24"/>
        </w:rPr>
      </w:pPr>
      <w:r w:rsidRPr="00B3633A">
        <w:rPr>
          <w:rFonts w:ascii="Montserrat" w:hAnsi="Montserrat"/>
          <w:sz w:val="24"/>
        </w:rPr>
        <w:t>Retreat and reevaluation.</w:t>
      </w:r>
    </w:p>
    <w:p w:rsidR="0008581E" w:rsidRPr="00B3633A" w:rsidRDefault="0008581E">
      <w:pPr>
        <w:pStyle w:val="0DraftNormal"/>
        <w:rPr>
          <w:rFonts w:ascii="Montserrat" w:hAnsi="Montserrat"/>
          <w:sz w:val="24"/>
        </w:rPr>
      </w:pPr>
    </w:p>
    <w:p w:rsidR="0008581E" w:rsidRPr="00B3633A" w:rsidRDefault="0008581E">
      <w:pPr>
        <w:pStyle w:val="0DraftNormal"/>
        <w:rPr>
          <w:rFonts w:ascii="Montserrat" w:hAnsi="Montserrat"/>
          <w:sz w:val="24"/>
        </w:rPr>
      </w:pPr>
      <w:r w:rsidRPr="00B3633A">
        <w:rPr>
          <w:rFonts w:ascii="Montserrat" w:hAnsi="Montserrat"/>
          <w:sz w:val="24"/>
        </w:rPr>
        <w:t>Assets—confronting myth and paradox—choices</w:t>
      </w:r>
    </w:p>
    <w:p w:rsidR="0008581E" w:rsidRPr="00B3633A" w:rsidRDefault="0008581E">
      <w:pPr>
        <w:pStyle w:val="0DraftNormal"/>
        <w:rPr>
          <w:rFonts w:ascii="Montserrat" w:hAnsi="Montserrat"/>
          <w:sz w:val="24"/>
        </w:rPr>
      </w:pPr>
    </w:p>
    <w:p w:rsidR="0008581E" w:rsidRPr="00B3633A" w:rsidRDefault="0008581E">
      <w:pPr>
        <w:pStyle w:val="0DraftNormal"/>
        <w:rPr>
          <w:rFonts w:ascii="Montserrat" w:hAnsi="Montserrat"/>
          <w:sz w:val="24"/>
        </w:rPr>
      </w:pPr>
      <w:r w:rsidRPr="00B3633A">
        <w:rPr>
          <w:rFonts w:ascii="Montserrat" w:hAnsi="Montserrat"/>
          <w:sz w:val="24"/>
        </w:rPr>
        <w:t>Av/(anvea)—a careless gesture.</w:t>
      </w:r>
    </w:p>
    <w:p w:rsidR="0008581E" w:rsidRPr="00B3633A" w:rsidRDefault="0008581E">
      <w:pPr>
        <w:pStyle w:val="0DraftNormal"/>
        <w:rPr>
          <w:rFonts w:ascii="Montserrat" w:hAnsi="Montserrat"/>
          <w:sz w:val="24"/>
        </w:rPr>
      </w:pPr>
    </w:p>
    <w:p w:rsidR="0008581E" w:rsidRPr="00B3633A" w:rsidRDefault="0008581E">
      <w:pPr>
        <w:pStyle w:val="0DraftNormal"/>
        <w:rPr>
          <w:rFonts w:ascii="Montserrat" w:hAnsi="Montserrat"/>
          <w:sz w:val="24"/>
        </w:rPr>
      </w:pPr>
      <w:r w:rsidRPr="00B3633A">
        <w:rPr>
          <w:rFonts w:ascii="Montserrat" w:hAnsi="Montserrat"/>
          <w:sz w:val="24"/>
        </w:rPr>
        <w:t>Implications—confronting myth and paradox.</w:t>
      </w:r>
    </w:p>
    <w:p w:rsidR="0008581E" w:rsidRPr="00B3633A" w:rsidRDefault="0008581E">
      <w:pPr>
        <w:pStyle w:val="0DraftNormal"/>
        <w:rPr>
          <w:rFonts w:ascii="Montserrat" w:hAnsi="Montserrat"/>
          <w:sz w:val="24"/>
        </w:rPr>
      </w:pPr>
    </w:p>
    <w:p w:rsidR="0008581E" w:rsidRPr="00B3633A" w:rsidRDefault="0008581E">
      <w:pPr>
        <w:pStyle w:val="0DraftNormal"/>
        <w:rPr>
          <w:rFonts w:ascii="Montserrat" w:hAnsi="Montserrat"/>
          <w:sz w:val="24"/>
        </w:rPr>
      </w:pPr>
      <w:r w:rsidRPr="00B3633A">
        <w:rPr>
          <w:rFonts w:ascii="Montserrat" w:hAnsi="Montserrat"/>
          <w:sz w:val="24"/>
        </w:rPr>
        <w:t>Bending to the task at hand—unspeakable influences and ways of dealing with them.</w:t>
      </w:r>
    </w:p>
    <w:p w:rsidR="0008581E" w:rsidRPr="00B3633A" w:rsidRDefault="0008581E">
      <w:pPr>
        <w:pStyle w:val="0DraftNormal"/>
        <w:rPr>
          <w:rFonts w:ascii="Montserrat" w:hAnsi="Montserrat"/>
          <w:sz w:val="24"/>
        </w:rPr>
      </w:pPr>
    </w:p>
    <w:p w:rsidR="0008581E" w:rsidRPr="00B3633A" w:rsidRDefault="0008581E">
      <w:pPr>
        <w:pStyle w:val="0DraftNormal"/>
        <w:rPr>
          <w:rFonts w:ascii="Montserrat" w:hAnsi="Montserrat"/>
          <w:sz w:val="24"/>
        </w:rPr>
      </w:pPr>
      <w:r w:rsidRPr="00B3633A">
        <w:rPr>
          <w:rFonts w:ascii="Montserrat" w:hAnsi="Montserrat"/>
          <w:sz w:val="24"/>
        </w:rPr>
        <w:t>Androgyne—menage a troi, exploring an alternate exotic.</w:t>
      </w:r>
    </w:p>
    <w:p w:rsidR="0008581E" w:rsidRPr="00B3633A" w:rsidRDefault="0008581E">
      <w:pPr>
        <w:pStyle w:val="0DraftNormal"/>
        <w:rPr>
          <w:rFonts w:ascii="Montserrat" w:hAnsi="Montserrat"/>
          <w:sz w:val="24"/>
        </w:rPr>
      </w:pPr>
    </w:p>
    <w:p w:rsidR="0008581E" w:rsidRPr="00B3633A" w:rsidRDefault="0008581E">
      <w:pPr>
        <w:pStyle w:val="0DraftNormal"/>
        <w:rPr>
          <w:rFonts w:ascii="Montserrat" w:hAnsi="Montserrat"/>
          <w:sz w:val="24"/>
        </w:rPr>
      </w:pPr>
      <w:r w:rsidRPr="00B3633A">
        <w:rPr>
          <w:rFonts w:ascii="Montserrat" w:hAnsi="Montserrat"/>
          <w:sz w:val="24"/>
        </w:rPr>
        <w:t>Empty solutions—first drops of bad blood—sabotage</w:t>
      </w:r>
    </w:p>
    <w:p w:rsidR="0008581E" w:rsidRPr="00B3633A" w:rsidRDefault="0008581E">
      <w:pPr>
        <w:pStyle w:val="0DraftNormal"/>
        <w:rPr>
          <w:rFonts w:ascii="Montserrat" w:hAnsi="Montserrat"/>
          <w:sz w:val="24"/>
        </w:rPr>
      </w:pPr>
    </w:p>
    <w:p w:rsidR="0008581E" w:rsidRPr="00B3633A" w:rsidRDefault="0008581E">
      <w:pPr>
        <w:pStyle w:val="0DraftNormal"/>
        <w:rPr>
          <w:rFonts w:ascii="Montserrat" w:hAnsi="Montserrat"/>
          <w:sz w:val="24"/>
        </w:rPr>
      </w:pPr>
      <w:r w:rsidRPr="00B3633A">
        <w:rPr>
          <w:rFonts w:ascii="Montserrat" w:hAnsi="Montserrat"/>
          <w:sz w:val="24"/>
        </w:rPr>
        <w:t>Empty solutions—av/(anvea) bind their slight keys to salvation.</w:t>
      </w:r>
    </w:p>
    <w:p w:rsidR="0008581E" w:rsidRPr="00B3633A" w:rsidRDefault="0008581E">
      <w:pPr>
        <w:pStyle w:val="0DraftNormal"/>
        <w:rPr>
          <w:rFonts w:ascii="Montserrat" w:hAnsi="Montserrat"/>
          <w:sz w:val="24"/>
        </w:rPr>
      </w:pPr>
    </w:p>
    <w:p w:rsidR="0008581E" w:rsidRPr="00B3633A" w:rsidRDefault="0008581E">
      <w:pPr>
        <w:pStyle w:val="0DraftNormal"/>
        <w:rPr>
          <w:rFonts w:ascii="Montserrat" w:hAnsi="Montserrat"/>
          <w:sz w:val="24"/>
        </w:rPr>
      </w:pPr>
      <w:r w:rsidRPr="00B3633A">
        <w:rPr>
          <w:rFonts w:ascii="Montserrat" w:hAnsi="Montserrat"/>
          <w:sz w:val="24"/>
        </w:rPr>
        <w:t>Implementing their solution through a (aea/aegis) expidition.</w:t>
      </w:r>
    </w:p>
    <w:p w:rsidR="0008581E" w:rsidRPr="00B3633A" w:rsidRDefault="0008581E">
      <w:pPr>
        <w:pStyle w:val="0DraftNormal"/>
        <w:rPr>
          <w:rFonts w:ascii="Montserrat" w:hAnsi="Montserrat"/>
          <w:sz w:val="24"/>
        </w:rPr>
      </w:pPr>
    </w:p>
    <w:p w:rsidR="0008581E" w:rsidRPr="00B3633A" w:rsidRDefault="0008581E">
      <w:pPr>
        <w:pStyle w:val="0DraftNormal"/>
        <w:rPr>
          <w:rFonts w:ascii="Montserrat" w:hAnsi="Montserrat"/>
          <w:sz w:val="24"/>
        </w:rPr>
      </w:pPr>
      <w:r w:rsidRPr="00B3633A">
        <w:rPr>
          <w:rFonts w:ascii="Montserrat" w:hAnsi="Montserrat"/>
          <w:sz w:val="24"/>
        </w:rPr>
        <w:t>Audience—av sums up/weighs the enemy.</w:t>
      </w:r>
    </w:p>
    <w:p w:rsidR="0008581E" w:rsidRPr="00B3633A" w:rsidRDefault="0008581E">
      <w:pPr>
        <w:pStyle w:val="0DraftNormal"/>
        <w:rPr>
          <w:rFonts w:ascii="Montserrat" w:hAnsi="Montserrat"/>
          <w:sz w:val="24"/>
        </w:rPr>
      </w:pPr>
    </w:p>
    <w:p w:rsidR="0008581E" w:rsidRPr="00B3633A" w:rsidRDefault="0008581E">
      <w:pPr>
        <w:pStyle w:val="0DraftNormal"/>
        <w:rPr>
          <w:rFonts w:ascii="Montserrat" w:hAnsi="Montserrat"/>
          <w:sz w:val="24"/>
        </w:rPr>
      </w:pPr>
      <w:r w:rsidRPr="00B3633A">
        <w:rPr>
          <w:rFonts w:ascii="Montserrat" w:hAnsi="Montserrat"/>
          <w:sz w:val="24"/>
        </w:rPr>
        <w:t>Sabatoge.</w:t>
      </w:r>
    </w:p>
    <w:p w:rsidR="0008581E" w:rsidRPr="00B3633A" w:rsidRDefault="0008581E">
      <w:pPr>
        <w:pStyle w:val="0DraftNormal"/>
        <w:rPr>
          <w:rFonts w:ascii="Montserrat" w:hAnsi="Montserrat"/>
          <w:sz w:val="24"/>
        </w:rPr>
      </w:pPr>
    </w:p>
    <w:p w:rsidR="0008581E" w:rsidRPr="00B3633A" w:rsidRDefault="0008581E">
      <w:pPr>
        <w:pStyle w:val="0DraftNormal"/>
        <w:rPr>
          <w:rFonts w:ascii="Montserrat" w:hAnsi="Montserrat"/>
          <w:sz w:val="24"/>
        </w:rPr>
      </w:pPr>
      <w:r w:rsidRPr="00B3633A">
        <w:rPr>
          <w:rFonts w:ascii="Montserrat" w:hAnsi="Montserrat"/>
          <w:sz w:val="24"/>
        </w:rPr>
        <w:t>Kzeisza acts—bad blood seeps in.</w:t>
      </w:r>
    </w:p>
    <w:p w:rsidR="0008581E" w:rsidRPr="00B3633A" w:rsidRDefault="0008581E">
      <w:pPr>
        <w:pStyle w:val="0DraftNormal"/>
        <w:rPr>
          <w:rFonts w:ascii="Montserrat" w:hAnsi="Montserrat"/>
          <w:sz w:val="24"/>
        </w:rPr>
      </w:pPr>
    </w:p>
    <w:p w:rsidR="0008581E" w:rsidRPr="00B3633A" w:rsidRDefault="0008581E">
      <w:pPr>
        <w:pStyle w:val="0DraftNormal"/>
        <w:rPr>
          <w:rFonts w:ascii="Montserrat" w:hAnsi="Montserrat"/>
          <w:sz w:val="24"/>
        </w:rPr>
      </w:pPr>
      <w:r w:rsidRPr="00B3633A">
        <w:rPr>
          <w:rFonts w:ascii="Montserrat" w:hAnsi="Montserrat"/>
          <w:sz w:val="24"/>
        </w:rPr>
        <w:t>Rook, ash, (anvea) and av split up.</w:t>
      </w:r>
    </w:p>
    <w:p w:rsidR="0008581E" w:rsidRPr="00B3633A" w:rsidRDefault="0008581E">
      <w:pPr>
        <w:pStyle w:val="0DraftNormal"/>
        <w:rPr>
          <w:rFonts w:ascii="Montserrat" w:hAnsi="Montserrat"/>
          <w:sz w:val="24"/>
        </w:rPr>
      </w:pPr>
    </w:p>
    <w:p w:rsidR="0008581E" w:rsidRPr="00B3633A" w:rsidRDefault="0008581E">
      <w:pPr>
        <w:pStyle w:val="0DraftNormal"/>
        <w:rPr>
          <w:rFonts w:ascii="Montserrat" w:hAnsi="Montserrat"/>
          <w:sz w:val="24"/>
        </w:rPr>
      </w:pPr>
      <w:r w:rsidRPr="00B3633A">
        <w:rPr>
          <w:rFonts w:ascii="Montserrat" w:hAnsi="Montserrat"/>
          <w:sz w:val="24"/>
        </w:rPr>
        <w:t>Av bids (anvea) farewell—expedition folds out.</w:t>
      </w:r>
    </w:p>
    <w:p w:rsidR="0008581E" w:rsidRPr="00B3633A" w:rsidRDefault="0008581E">
      <w:pPr>
        <w:pStyle w:val="0DraftNormal"/>
        <w:rPr>
          <w:rFonts w:ascii="Montserrat" w:hAnsi="Montserrat"/>
          <w:sz w:val="24"/>
        </w:rPr>
      </w:pPr>
    </w:p>
    <w:p w:rsidR="0008581E" w:rsidRPr="00B3633A" w:rsidRDefault="0008581E">
      <w:pPr>
        <w:pStyle w:val="0DraftNormal"/>
        <w:rPr>
          <w:rFonts w:ascii="Montserrat" w:hAnsi="Montserrat"/>
          <w:sz w:val="24"/>
        </w:rPr>
      </w:pPr>
      <w:r w:rsidRPr="00B3633A">
        <w:rPr>
          <w:rFonts w:ascii="Montserrat" w:hAnsi="Montserrat"/>
          <w:sz w:val="24"/>
        </w:rPr>
        <w:t>Av handed a new first contact assignment—minimal support.</w:t>
      </w:r>
    </w:p>
    <w:p w:rsidR="0008581E" w:rsidRPr="00B3633A" w:rsidRDefault="0008581E">
      <w:pPr>
        <w:pStyle w:val="0DraftNormal"/>
        <w:rPr>
          <w:rFonts w:ascii="Montserrat" w:hAnsi="Montserrat"/>
          <w:sz w:val="24"/>
        </w:rPr>
      </w:pPr>
    </w:p>
    <w:p w:rsidR="0008581E" w:rsidRPr="00B3633A" w:rsidRDefault="0008581E">
      <w:pPr>
        <w:pStyle w:val="0DraftNormal"/>
        <w:rPr>
          <w:rFonts w:ascii="Montserrat" w:hAnsi="Montserrat"/>
          <w:sz w:val="24"/>
        </w:rPr>
      </w:pPr>
      <w:r w:rsidRPr="00B3633A">
        <w:rPr>
          <w:rFonts w:ascii="Montserrat" w:hAnsi="Montserrat"/>
          <w:sz w:val="24"/>
        </w:rPr>
        <w:t>Unable to dredge an explanation out of kzeisza.</w:t>
      </w:r>
    </w:p>
    <w:p w:rsidR="0008581E" w:rsidRPr="00B3633A" w:rsidRDefault="0008581E">
      <w:pPr>
        <w:pStyle w:val="0DraftNormal"/>
        <w:rPr>
          <w:rFonts w:ascii="Montserrat" w:hAnsi="Montserrat"/>
          <w:sz w:val="24"/>
        </w:rPr>
      </w:pPr>
    </w:p>
    <w:p w:rsidR="0008581E" w:rsidRPr="00B3633A" w:rsidRDefault="0008581E">
      <w:pPr>
        <w:pStyle w:val="0DraftNormal"/>
        <w:rPr>
          <w:rFonts w:ascii="Montserrat" w:hAnsi="Montserrat"/>
          <w:sz w:val="24"/>
        </w:rPr>
      </w:pPr>
      <w:r w:rsidRPr="00B3633A">
        <w:rPr>
          <w:rFonts w:ascii="Montserrat" w:hAnsi="Montserrat"/>
          <w:sz w:val="24"/>
        </w:rPr>
        <w:t>Frontier routine again.</w:t>
      </w:r>
    </w:p>
    <w:p w:rsidR="0008581E" w:rsidRPr="00B3633A" w:rsidRDefault="0008581E">
      <w:pPr>
        <w:pStyle w:val="0DraftNormal"/>
        <w:rPr>
          <w:rFonts w:ascii="Montserrat" w:hAnsi="Montserrat"/>
          <w:sz w:val="24"/>
        </w:rPr>
      </w:pPr>
    </w:p>
    <w:p w:rsidR="0008581E" w:rsidRPr="00B3633A" w:rsidRDefault="0008581E">
      <w:pPr>
        <w:pStyle w:val="0DraftNormal"/>
        <w:rPr>
          <w:rFonts w:ascii="Montserrat" w:hAnsi="Montserrat"/>
          <w:sz w:val="24"/>
        </w:rPr>
      </w:pPr>
      <w:r w:rsidRPr="00B3633A">
        <w:rPr>
          <w:rFonts w:ascii="Montserrat" w:hAnsi="Montserrat"/>
          <w:sz w:val="24"/>
        </w:rPr>
        <w:t>Stepping out—too much time to think—more and more on guard.</w:t>
      </w:r>
    </w:p>
    <w:p w:rsidR="0008581E" w:rsidRPr="00B3633A" w:rsidRDefault="0008581E">
      <w:pPr>
        <w:pStyle w:val="0DraftNormal"/>
        <w:rPr>
          <w:rFonts w:ascii="Montserrat" w:hAnsi="Montserrat"/>
          <w:sz w:val="24"/>
        </w:rPr>
      </w:pPr>
    </w:p>
    <w:p w:rsidR="0008581E" w:rsidRPr="00B3633A" w:rsidRDefault="0008581E">
      <w:pPr>
        <w:pStyle w:val="0DraftNormal"/>
        <w:rPr>
          <w:rFonts w:ascii="Montserrat" w:hAnsi="Montserrat"/>
          <w:sz w:val="24"/>
        </w:rPr>
      </w:pPr>
      <w:r w:rsidRPr="00B3633A">
        <w:rPr>
          <w:rFonts w:ascii="Montserrat" w:hAnsi="Montserrat"/>
          <w:sz w:val="24"/>
        </w:rPr>
        <w:t>Attacked by advanced troop</w:t>
      </w:r>
    </w:p>
    <w:p w:rsidR="0008581E" w:rsidRPr="00B3633A" w:rsidRDefault="0008581E">
      <w:pPr>
        <w:pStyle w:val="0DraftNormal"/>
        <w:rPr>
          <w:rFonts w:ascii="Montserrat" w:hAnsi="Montserrat"/>
          <w:sz w:val="24"/>
        </w:rPr>
      </w:pPr>
    </w:p>
    <w:p w:rsidR="0008581E" w:rsidRPr="00B3633A" w:rsidRDefault="0008581E">
      <w:pPr>
        <w:pStyle w:val="0DraftNormal"/>
        <w:rPr>
          <w:rFonts w:ascii="Montserrat" w:hAnsi="Montserrat"/>
          <w:sz w:val="24"/>
        </w:rPr>
      </w:pPr>
      <w:r w:rsidRPr="00B3633A">
        <w:rPr>
          <w:rFonts w:ascii="Montserrat" w:hAnsi="Montserrat"/>
          <w:sz w:val="24"/>
        </w:rPr>
        <w:t>Bloody resolution proceeds her proposal.</w:t>
      </w:r>
    </w:p>
    <w:p w:rsidR="0008581E" w:rsidRPr="00B3633A" w:rsidRDefault="0008581E">
      <w:pPr>
        <w:pStyle w:val="0DraftNormal"/>
        <w:rPr>
          <w:rFonts w:ascii="Montserrat" w:hAnsi="Montserrat"/>
          <w:sz w:val="24"/>
        </w:rPr>
      </w:pPr>
    </w:p>
    <w:p w:rsidR="0008581E" w:rsidRPr="00B3633A" w:rsidRDefault="0008581E">
      <w:pPr>
        <w:pStyle w:val="0DraftNormal"/>
        <w:rPr>
          <w:rFonts w:ascii="Montserrat" w:hAnsi="Montserrat"/>
          <w:sz w:val="24"/>
        </w:rPr>
      </w:pPr>
      <w:r w:rsidRPr="00B3633A">
        <w:rPr>
          <w:rFonts w:ascii="Montserrat" w:hAnsi="Montserrat"/>
          <w:sz w:val="24"/>
        </w:rPr>
        <w:t>Escorted in—too familiar culture.</w:t>
      </w:r>
    </w:p>
    <w:p w:rsidR="0008581E" w:rsidRPr="00B3633A" w:rsidRDefault="0008581E">
      <w:pPr>
        <w:pStyle w:val="0DraftNormal"/>
        <w:rPr>
          <w:rFonts w:ascii="Montserrat" w:hAnsi="Montserrat"/>
          <w:sz w:val="24"/>
        </w:rPr>
      </w:pPr>
    </w:p>
    <w:p w:rsidR="0008581E" w:rsidRPr="00B3633A" w:rsidRDefault="0008581E">
      <w:pPr>
        <w:pStyle w:val="0DraftNormal"/>
        <w:rPr>
          <w:rFonts w:ascii="Montserrat" w:hAnsi="Montserrat"/>
          <w:sz w:val="24"/>
        </w:rPr>
      </w:pPr>
      <w:r w:rsidRPr="00B3633A">
        <w:rPr>
          <w:rFonts w:ascii="Montserrat" w:hAnsi="Montserrat"/>
          <w:sz w:val="24"/>
        </w:rPr>
        <w:t>An audience (housed as a guest)—trading advice and admonitions.</w:t>
      </w:r>
    </w:p>
    <w:p w:rsidR="0008581E" w:rsidRPr="00B3633A" w:rsidRDefault="0008581E">
      <w:pPr>
        <w:pStyle w:val="0DraftNormal"/>
        <w:rPr>
          <w:rFonts w:ascii="Montserrat" w:hAnsi="Montserrat"/>
          <w:sz w:val="24"/>
        </w:rPr>
      </w:pPr>
    </w:p>
    <w:p w:rsidR="0008581E" w:rsidRPr="00B3633A" w:rsidRDefault="0008581E">
      <w:pPr>
        <w:pStyle w:val="0DraftNormal"/>
        <w:rPr>
          <w:rFonts w:ascii="Montserrat" w:hAnsi="Montserrat"/>
          <w:sz w:val="24"/>
        </w:rPr>
      </w:pPr>
      <w:r w:rsidRPr="00B3633A">
        <w:rPr>
          <w:rFonts w:ascii="Montserrat" w:hAnsi="Montserrat"/>
          <w:sz w:val="24"/>
        </w:rPr>
        <w:t>Lord brandenfe</w:t>
      </w:r>
    </w:p>
    <w:p w:rsidR="0008581E" w:rsidRPr="00B3633A" w:rsidRDefault="0008581E">
      <w:pPr>
        <w:pStyle w:val="0DraftNormal"/>
        <w:rPr>
          <w:rFonts w:ascii="Montserrat" w:hAnsi="Montserrat"/>
          <w:sz w:val="24"/>
        </w:rPr>
      </w:pPr>
    </w:p>
    <w:p w:rsidR="0008581E" w:rsidRPr="00B3633A" w:rsidRDefault="0008581E">
      <w:pPr>
        <w:pStyle w:val="0DraftNormal"/>
        <w:rPr>
          <w:rFonts w:ascii="Montserrat" w:hAnsi="Montserrat"/>
          <w:sz w:val="24"/>
        </w:rPr>
      </w:pPr>
      <w:r w:rsidRPr="00B3633A">
        <w:rPr>
          <w:rFonts w:ascii="Montserrat" w:hAnsi="Montserrat"/>
          <w:sz w:val="24"/>
        </w:rPr>
        <w:t>Lord agron</w:t>
      </w:r>
    </w:p>
    <w:p w:rsidR="0008581E" w:rsidRPr="00B3633A" w:rsidRDefault="0008581E">
      <w:pPr>
        <w:pStyle w:val="0DraftNormal"/>
        <w:rPr>
          <w:rFonts w:ascii="Montserrat" w:hAnsi="Montserrat"/>
          <w:sz w:val="24"/>
        </w:rPr>
      </w:pPr>
    </w:p>
    <w:p w:rsidR="0008581E" w:rsidRPr="00B3633A" w:rsidRDefault="0008581E">
      <w:pPr>
        <w:pStyle w:val="0DraftNormal"/>
        <w:rPr>
          <w:rFonts w:ascii="Montserrat" w:hAnsi="Montserrat"/>
          <w:sz w:val="24"/>
        </w:rPr>
      </w:pPr>
      <w:r w:rsidRPr="00B3633A">
        <w:rPr>
          <w:rFonts w:ascii="Montserrat" w:hAnsi="Montserrat"/>
          <w:sz w:val="24"/>
        </w:rPr>
        <w:t>Bishop gavren</w:t>
      </w:r>
    </w:p>
    <w:p w:rsidR="0008581E" w:rsidRPr="00B3633A" w:rsidRDefault="0008581E">
      <w:pPr>
        <w:pStyle w:val="0DraftNormal"/>
        <w:rPr>
          <w:rFonts w:ascii="Montserrat" w:hAnsi="Montserrat"/>
          <w:sz w:val="24"/>
        </w:rPr>
      </w:pPr>
    </w:p>
    <w:p w:rsidR="0008581E" w:rsidRPr="00B3633A" w:rsidRDefault="0008581E">
      <w:pPr>
        <w:pStyle w:val="0DraftNormal"/>
        <w:rPr>
          <w:rFonts w:ascii="Montserrat" w:hAnsi="Montserrat"/>
          <w:sz w:val="24"/>
        </w:rPr>
      </w:pPr>
      <w:r w:rsidRPr="00B3633A">
        <w:rPr>
          <w:rFonts w:ascii="Montserrat" w:hAnsi="Montserrat"/>
          <w:sz w:val="24"/>
        </w:rPr>
        <w:t>Duke quanryn</w:t>
      </w:r>
    </w:p>
    <w:p w:rsidR="0008581E" w:rsidRPr="00B3633A" w:rsidRDefault="0008581E">
      <w:pPr>
        <w:pStyle w:val="0DraftNormal"/>
        <w:rPr>
          <w:rFonts w:ascii="Montserrat" w:hAnsi="Montserrat"/>
          <w:sz w:val="24"/>
        </w:rPr>
      </w:pPr>
    </w:p>
    <w:p w:rsidR="0008581E" w:rsidRPr="00B3633A" w:rsidRDefault="0008581E">
      <w:pPr>
        <w:pStyle w:val="0DraftNormal"/>
        <w:rPr>
          <w:rFonts w:ascii="Montserrat" w:hAnsi="Montserrat"/>
          <w:sz w:val="24"/>
        </w:rPr>
      </w:pPr>
      <w:r w:rsidRPr="00B3633A">
        <w:rPr>
          <w:rFonts w:ascii="Montserrat" w:hAnsi="Montserrat"/>
          <w:sz w:val="24"/>
        </w:rPr>
        <w:t>An official welcoming commitee—an unbalanced situation</w:t>
      </w:r>
    </w:p>
    <w:p w:rsidR="0008581E" w:rsidRPr="00B3633A" w:rsidRDefault="0008581E">
      <w:pPr>
        <w:pStyle w:val="0DraftNormal"/>
        <w:rPr>
          <w:rFonts w:ascii="Montserrat" w:hAnsi="Montserrat"/>
          <w:sz w:val="24"/>
        </w:rPr>
      </w:pPr>
    </w:p>
    <w:p w:rsidR="0008581E" w:rsidRPr="00B3633A" w:rsidRDefault="0008581E">
      <w:pPr>
        <w:pStyle w:val="0DraftNormal"/>
        <w:rPr>
          <w:rFonts w:ascii="Montserrat" w:hAnsi="Montserrat"/>
          <w:sz w:val="24"/>
        </w:rPr>
      </w:pPr>
      <w:r w:rsidRPr="00B3633A">
        <w:rPr>
          <w:rFonts w:ascii="Montserrat" w:hAnsi="Montserrat"/>
          <w:sz w:val="24"/>
        </w:rPr>
        <w:t>Dinner invitation—audience (brandenfe, lord of the highfords) in angst.</w:t>
      </w:r>
    </w:p>
    <w:p w:rsidR="0008581E" w:rsidRPr="00B3633A" w:rsidRDefault="0008581E">
      <w:pPr>
        <w:pStyle w:val="0DraftNormal"/>
        <w:rPr>
          <w:rFonts w:ascii="Montserrat" w:hAnsi="Montserrat"/>
          <w:sz w:val="24"/>
        </w:rPr>
      </w:pPr>
    </w:p>
    <w:p w:rsidR="0008581E" w:rsidRPr="00B3633A" w:rsidRDefault="0008581E">
      <w:pPr>
        <w:pStyle w:val="0DraftNormal"/>
        <w:rPr>
          <w:rFonts w:ascii="Montserrat" w:hAnsi="Montserrat"/>
          <w:sz w:val="24"/>
        </w:rPr>
      </w:pPr>
      <w:r w:rsidRPr="00B3633A">
        <w:rPr>
          <w:rFonts w:ascii="Montserrat" w:hAnsi="Montserrat"/>
          <w:sz w:val="24"/>
        </w:rPr>
        <w:t>Av gets centered, evaluates her impact on the locals, gears up for more negotiations.</w:t>
      </w:r>
    </w:p>
    <w:p w:rsidR="0008581E" w:rsidRPr="00B3633A" w:rsidRDefault="0008581E">
      <w:pPr>
        <w:pStyle w:val="0DraftNormal"/>
        <w:rPr>
          <w:rFonts w:ascii="Montserrat" w:hAnsi="Montserrat"/>
          <w:sz w:val="24"/>
        </w:rPr>
      </w:pPr>
    </w:p>
    <w:p w:rsidR="0008581E" w:rsidRPr="00B3633A" w:rsidRDefault="0008581E">
      <w:pPr>
        <w:pStyle w:val="0DraftNormal"/>
        <w:rPr>
          <w:rFonts w:ascii="Montserrat" w:hAnsi="Montserrat"/>
          <w:sz w:val="24"/>
        </w:rPr>
      </w:pPr>
      <w:r w:rsidRPr="00B3633A">
        <w:rPr>
          <w:rFonts w:ascii="Montserrat" w:hAnsi="Montserrat"/>
          <w:sz w:val="24"/>
        </w:rPr>
        <w:t>Agron, lord of the lowfords—(hard eyes) explain yourself.</w:t>
      </w:r>
    </w:p>
    <w:p w:rsidR="0008581E" w:rsidRPr="00B3633A" w:rsidRDefault="0008581E">
      <w:pPr>
        <w:pStyle w:val="0DraftNormal"/>
        <w:rPr>
          <w:rFonts w:ascii="Montserrat" w:hAnsi="Montserrat"/>
          <w:sz w:val="24"/>
        </w:rPr>
      </w:pPr>
    </w:p>
    <w:p w:rsidR="0008581E" w:rsidRPr="00B3633A" w:rsidRDefault="0008581E">
      <w:pPr>
        <w:pStyle w:val="0DraftNormal"/>
        <w:rPr>
          <w:rFonts w:ascii="Montserrat" w:hAnsi="Montserrat"/>
          <w:sz w:val="24"/>
        </w:rPr>
      </w:pPr>
      <w:r w:rsidRPr="00B3633A">
        <w:rPr>
          <w:rFonts w:ascii="Montserrat" w:hAnsi="Montserrat"/>
          <w:sz w:val="24"/>
        </w:rPr>
        <w:t>Approaching and enduring a summit—degenerates into other distractions.</w:t>
      </w:r>
    </w:p>
    <w:p w:rsidR="0008581E" w:rsidRPr="00B3633A" w:rsidRDefault="0008581E">
      <w:pPr>
        <w:pStyle w:val="0DraftNormal"/>
        <w:rPr>
          <w:rFonts w:ascii="Montserrat" w:hAnsi="Montserrat"/>
          <w:sz w:val="24"/>
        </w:rPr>
      </w:pPr>
    </w:p>
    <w:p w:rsidR="0008581E" w:rsidRPr="00B3633A" w:rsidRDefault="0008581E">
      <w:pPr>
        <w:pStyle w:val="0DraftNormal"/>
        <w:rPr>
          <w:rFonts w:ascii="Montserrat" w:hAnsi="Montserrat"/>
          <w:sz w:val="24"/>
        </w:rPr>
      </w:pPr>
      <w:r w:rsidRPr="00B3633A">
        <w:rPr>
          <w:rFonts w:ascii="Montserrat" w:hAnsi="Montserrat"/>
          <w:sz w:val="24"/>
        </w:rPr>
        <w:t>Retiring late—sensing a trap—too much verbal fencing.</w:t>
      </w:r>
    </w:p>
    <w:p w:rsidR="0008581E" w:rsidRPr="00B3633A" w:rsidRDefault="0008581E">
      <w:pPr>
        <w:pStyle w:val="0DraftNormal"/>
        <w:rPr>
          <w:rFonts w:ascii="Montserrat" w:hAnsi="Montserrat"/>
          <w:sz w:val="24"/>
        </w:rPr>
      </w:pPr>
    </w:p>
    <w:p w:rsidR="0008581E" w:rsidRPr="00B3633A" w:rsidRDefault="0008581E">
      <w:pPr>
        <w:pStyle w:val="0DraftNormal"/>
        <w:rPr>
          <w:rFonts w:ascii="Montserrat" w:hAnsi="Montserrat"/>
          <w:sz w:val="24"/>
        </w:rPr>
      </w:pPr>
      <w:r w:rsidRPr="00B3633A">
        <w:rPr>
          <w:rFonts w:ascii="Montserrat" w:hAnsi="Montserrat"/>
          <w:sz w:val="24"/>
        </w:rPr>
        <w:t>Negotiations—making decisions—pulling it together</w:t>
      </w:r>
    </w:p>
    <w:p w:rsidR="0008581E" w:rsidRPr="00B3633A" w:rsidRDefault="0008581E">
      <w:pPr>
        <w:pStyle w:val="0DraftNormal"/>
        <w:rPr>
          <w:rFonts w:ascii="Montserrat" w:hAnsi="Montserrat"/>
          <w:sz w:val="24"/>
        </w:rPr>
      </w:pPr>
    </w:p>
    <w:p w:rsidR="0008581E" w:rsidRPr="00B3633A" w:rsidRDefault="0008581E">
      <w:pPr>
        <w:pStyle w:val="0DraftNormal"/>
        <w:rPr>
          <w:rFonts w:ascii="Montserrat" w:hAnsi="Montserrat"/>
          <w:sz w:val="24"/>
        </w:rPr>
      </w:pPr>
      <w:r w:rsidRPr="00B3633A">
        <w:rPr>
          <w:rFonts w:ascii="Montserrat" w:hAnsi="Montserrat"/>
          <w:sz w:val="24"/>
        </w:rPr>
        <w:t>Busy man—talks carried out over brandonfe's rounds—a man of harsh judgement (an execution and perhaps warning).</w:t>
      </w:r>
    </w:p>
    <w:p w:rsidR="0008581E" w:rsidRPr="00B3633A" w:rsidRDefault="0008581E">
      <w:pPr>
        <w:pStyle w:val="0DraftNormal"/>
        <w:rPr>
          <w:rFonts w:ascii="Montserrat" w:hAnsi="Montserrat"/>
          <w:sz w:val="24"/>
        </w:rPr>
      </w:pPr>
    </w:p>
    <w:p w:rsidR="0008581E" w:rsidRPr="00B3633A" w:rsidRDefault="0008581E">
      <w:pPr>
        <w:pStyle w:val="0DraftNormal"/>
        <w:rPr>
          <w:rFonts w:ascii="Montserrat" w:hAnsi="Montserrat"/>
          <w:sz w:val="24"/>
        </w:rPr>
      </w:pPr>
      <w:r w:rsidRPr="00B3633A">
        <w:rPr>
          <w:rFonts w:ascii="Montserrat" w:hAnsi="Montserrat"/>
          <w:sz w:val="24"/>
        </w:rPr>
        <w:t>A college of arts—hints of intrigue (shadows).</w:t>
      </w:r>
    </w:p>
    <w:p w:rsidR="0008581E" w:rsidRPr="00B3633A" w:rsidRDefault="0008581E">
      <w:pPr>
        <w:pStyle w:val="0DraftNormal"/>
        <w:rPr>
          <w:rFonts w:ascii="Montserrat" w:hAnsi="Montserrat"/>
          <w:sz w:val="24"/>
        </w:rPr>
      </w:pPr>
    </w:p>
    <w:p w:rsidR="0008581E" w:rsidRPr="00B3633A" w:rsidRDefault="0008581E">
      <w:pPr>
        <w:pStyle w:val="0DraftNormal"/>
        <w:rPr>
          <w:rFonts w:ascii="Montserrat" w:hAnsi="Montserrat"/>
          <w:sz w:val="24"/>
        </w:rPr>
      </w:pPr>
      <w:r w:rsidRPr="00B3633A">
        <w:rPr>
          <w:rFonts w:ascii="Montserrat" w:hAnsi="Montserrat"/>
          <w:sz w:val="24"/>
        </w:rPr>
        <w:t>Interview with the bishop—interrupted by agron and his men.</w:t>
      </w:r>
    </w:p>
    <w:p w:rsidR="0008581E" w:rsidRPr="00B3633A" w:rsidRDefault="0008581E">
      <w:pPr>
        <w:pStyle w:val="0DraftNormal"/>
        <w:rPr>
          <w:rFonts w:ascii="Montserrat" w:hAnsi="Montserrat"/>
          <w:sz w:val="24"/>
        </w:rPr>
      </w:pPr>
    </w:p>
    <w:p w:rsidR="0008581E" w:rsidRPr="00B3633A" w:rsidRDefault="0008581E">
      <w:pPr>
        <w:pStyle w:val="0DraftNormal"/>
        <w:rPr>
          <w:rFonts w:ascii="Montserrat" w:hAnsi="Montserrat"/>
          <w:sz w:val="24"/>
        </w:rPr>
      </w:pPr>
      <w:r w:rsidRPr="00B3633A">
        <w:rPr>
          <w:rFonts w:ascii="Montserrat" w:hAnsi="Montserrat"/>
          <w:sz w:val="24"/>
        </w:rPr>
        <w:t>Report to kzeisza—the grim picture.</w:t>
      </w:r>
    </w:p>
    <w:p w:rsidR="0008581E" w:rsidRPr="00B3633A" w:rsidRDefault="0008581E">
      <w:pPr>
        <w:pStyle w:val="0DraftNormal"/>
        <w:rPr>
          <w:rFonts w:ascii="Montserrat" w:hAnsi="Montserrat"/>
          <w:sz w:val="24"/>
        </w:rPr>
      </w:pPr>
    </w:p>
    <w:p w:rsidR="0008581E" w:rsidRPr="00B3633A" w:rsidRDefault="0008581E">
      <w:pPr>
        <w:pStyle w:val="0DraftNormal"/>
        <w:rPr>
          <w:rFonts w:ascii="Montserrat" w:hAnsi="Montserrat"/>
          <w:sz w:val="24"/>
        </w:rPr>
      </w:pPr>
      <w:r w:rsidRPr="00B3633A">
        <w:rPr>
          <w:rFonts w:ascii="Montserrat" w:hAnsi="Montserrat"/>
          <w:sz w:val="24"/>
        </w:rPr>
        <w:t>Convince me—(i've been watching you since you first neared our lands—you can be neutralized) make it worth my while (or else).</w:t>
      </w:r>
    </w:p>
    <w:p w:rsidR="0008581E" w:rsidRPr="00B3633A" w:rsidRDefault="0008581E">
      <w:pPr>
        <w:pStyle w:val="0DraftNormal"/>
        <w:rPr>
          <w:rFonts w:ascii="Montserrat" w:hAnsi="Montserrat"/>
          <w:sz w:val="24"/>
        </w:rPr>
      </w:pPr>
    </w:p>
    <w:p w:rsidR="0008581E" w:rsidRPr="00B3633A" w:rsidRDefault="0008581E">
      <w:pPr>
        <w:pStyle w:val="0DraftNormal"/>
        <w:rPr>
          <w:rFonts w:ascii="Montserrat" w:hAnsi="Montserrat"/>
          <w:sz w:val="24"/>
        </w:rPr>
      </w:pPr>
      <w:r w:rsidRPr="00B3633A">
        <w:rPr>
          <w:rFonts w:ascii="Montserrat" w:hAnsi="Montserrat"/>
          <w:sz w:val="24"/>
        </w:rPr>
        <w:t>Unraveling the web. Deducing the makeup of an assumed conspiracy.</w:t>
      </w:r>
    </w:p>
    <w:p w:rsidR="0008581E" w:rsidRPr="00B3633A" w:rsidRDefault="0008581E">
      <w:pPr>
        <w:pStyle w:val="0DraftNormal"/>
        <w:rPr>
          <w:rFonts w:ascii="Montserrat" w:hAnsi="Montserrat"/>
          <w:sz w:val="24"/>
        </w:rPr>
      </w:pPr>
    </w:p>
    <w:p w:rsidR="0008581E" w:rsidRPr="00B3633A" w:rsidRDefault="0008581E">
      <w:pPr>
        <w:pStyle w:val="0DraftNormal"/>
        <w:rPr>
          <w:rFonts w:ascii="Montserrat" w:hAnsi="Montserrat"/>
          <w:sz w:val="24"/>
        </w:rPr>
      </w:pPr>
      <w:r w:rsidRPr="00B3633A">
        <w:rPr>
          <w:rFonts w:ascii="Montserrat" w:hAnsi="Montserrat"/>
          <w:sz w:val="24"/>
        </w:rPr>
        <w:t>Playing in their fugue.</w:t>
      </w:r>
    </w:p>
    <w:p w:rsidR="0008581E" w:rsidRPr="00B3633A" w:rsidRDefault="0008581E">
      <w:pPr>
        <w:pStyle w:val="0DraftNormal"/>
        <w:rPr>
          <w:rFonts w:ascii="Montserrat" w:hAnsi="Montserrat"/>
          <w:sz w:val="24"/>
        </w:rPr>
      </w:pPr>
    </w:p>
    <w:p w:rsidR="0008581E" w:rsidRPr="00B3633A" w:rsidRDefault="0008581E">
      <w:pPr>
        <w:pStyle w:val="0DraftNormal"/>
        <w:rPr>
          <w:rFonts w:ascii="Montserrat" w:hAnsi="Montserrat"/>
          <w:sz w:val="24"/>
        </w:rPr>
      </w:pPr>
      <w:r w:rsidRPr="00B3633A">
        <w:rPr>
          <w:rFonts w:ascii="Montserrat" w:hAnsi="Montserrat"/>
          <w:sz w:val="24"/>
        </w:rPr>
        <w:t>Note of confiscation. Her bluff, calling their cards.</w:t>
      </w:r>
    </w:p>
    <w:p w:rsidR="0008581E" w:rsidRPr="00B3633A" w:rsidRDefault="0008581E">
      <w:pPr>
        <w:pStyle w:val="0DraftNormal"/>
        <w:rPr>
          <w:rFonts w:ascii="Montserrat" w:hAnsi="Montserrat"/>
          <w:sz w:val="24"/>
        </w:rPr>
      </w:pPr>
    </w:p>
    <w:p w:rsidR="0008581E" w:rsidRPr="00B3633A" w:rsidRDefault="0008581E">
      <w:pPr>
        <w:pStyle w:val="0DraftNormal"/>
        <w:rPr>
          <w:rFonts w:ascii="Montserrat" w:hAnsi="Montserrat"/>
          <w:sz w:val="24"/>
        </w:rPr>
      </w:pPr>
      <w:r w:rsidRPr="00B3633A">
        <w:rPr>
          <w:rFonts w:ascii="Montserrat" w:hAnsi="Montserrat"/>
          <w:sz w:val="24"/>
        </w:rPr>
        <w:t>Get out—pressure peaks.</w:t>
      </w:r>
    </w:p>
    <w:p w:rsidR="0008581E" w:rsidRPr="00B3633A" w:rsidRDefault="0008581E">
      <w:pPr>
        <w:pStyle w:val="0DraftNormal"/>
        <w:rPr>
          <w:rFonts w:ascii="Montserrat" w:hAnsi="Montserrat"/>
          <w:sz w:val="24"/>
        </w:rPr>
      </w:pPr>
    </w:p>
    <w:p w:rsidR="0008581E" w:rsidRPr="00B3633A" w:rsidRDefault="0008581E">
      <w:pPr>
        <w:pStyle w:val="0DraftNormal"/>
        <w:rPr>
          <w:rFonts w:ascii="Montserrat" w:hAnsi="Montserrat"/>
          <w:sz w:val="24"/>
        </w:rPr>
      </w:pPr>
      <w:r w:rsidRPr="00B3633A">
        <w:rPr>
          <w:rFonts w:ascii="Montserrat" w:hAnsi="Montserrat"/>
          <w:sz w:val="24"/>
        </w:rPr>
        <w:t>Advice—hope is not wholly lost.</w:t>
      </w:r>
    </w:p>
    <w:p w:rsidR="0008581E" w:rsidRPr="00B3633A" w:rsidRDefault="0008581E">
      <w:pPr>
        <w:pStyle w:val="0DraftNormal"/>
        <w:rPr>
          <w:rFonts w:ascii="Montserrat" w:hAnsi="Montserrat"/>
          <w:sz w:val="24"/>
        </w:rPr>
      </w:pPr>
    </w:p>
    <w:p w:rsidR="0008581E" w:rsidRPr="00B3633A" w:rsidRDefault="0008581E">
      <w:pPr>
        <w:pStyle w:val="0DraftNormal"/>
        <w:rPr>
          <w:rFonts w:ascii="Montserrat" w:hAnsi="Montserrat"/>
          <w:sz w:val="24"/>
        </w:rPr>
      </w:pPr>
      <w:r w:rsidRPr="00B3633A">
        <w:rPr>
          <w:rFonts w:ascii="Montserrat" w:hAnsi="Montserrat"/>
          <w:sz w:val="24"/>
        </w:rPr>
        <w:t>Into the night—have you any notion of your doom?</w:t>
      </w:r>
    </w:p>
    <w:p w:rsidR="0008581E" w:rsidRPr="00B3633A" w:rsidRDefault="0008581E">
      <w:pPr>
        <w:pStyle w:val="0DraftNormal"/>
        <w:rPr>
          <w:rFonts w:ascii="Montserrat" w:hAnsi="Montserrat"/>
          <w:sz w:val="24"/>
        </w:rPr>
      </w:pPr>
    </w:p>
    <w:p w:rsidR="0008581E" w:rsidRPr="00B3633A" w:rsidRDefault="0008581E">
      <w:pPr>
        <w:pStyle w:val="0DraftNormal"/>
        <w:rPr>
          <w:rFonts w:ascii="Montserrat" w:hAnsi="Montserrat"/>
          <w:sz w:val="24"/>
        </w:rPr>
      </w:pPr>
      <w:r w:rsidRPr="00B3633A">
        <w:rPr>
          <w:rFonts w:ascii="Montserrat" w:hAnsi="Montserrat"/>
          <w:sz w:val="24"/>
        </w:rPr>
        <w:t>Onslaught—dirk unmasked—kzeisza rushes in.</w:t>
      </w:r>
    </w:p>
    <w:p w:rsidR="0008581E" w:rsidRPr="00B3633A" w:rsidRDefault="0008581E">
      <w:pPr>
        <w:pStyle w:val="0DraftNormal"/>
        <w:rPr>
          <w:rFonts w:ascii="Montserrat" w:hAnsi="Montserrat"/>
          <w:sz w:val="24"/>
        </w:rPr>
      </w:pPr>
    </w:p>
    <w:p w:rsidR="0008581E" w:rsidRPr="00B3633A" w:rsidRDefault="0008581E">
      <w:pPr>
        <w:pStyle w:val="0DraftNormal"/>
        <w:rPr>
          <w:rFonts w:ascii="Montserrat" w:hAnsi="Montserrat"/>
          <w:sz w:val="24"/>
        </w:rPr>
      </w:pPr>
      <w:r w:rsidRPr="00B3633A">
        <w:rPr>
          <w:rFonts w:ascii="Montserrat" w:hAnsi="Montserrat"/>
          <w:sz w:val="24"/>
        </w:rPr>
        <w:t>Final confrontation—her rage comes out over love.</w:t>
      </w:r>
    </w:p>
    <w:p w:rsidR="0008581E" w:rsidRPr="00B3633A" w:rsidRDefault="0008581E">
      <w:pPr>
        <w:pStyle w:val="0DraftNormal"/>
        <w:rPr>
          <w:rFonts w:ascii="Montserrat" w:hAnsi="Montserrat"/>
          <w:sz w:val="24"/>
        </w:rPr>
      </w:pPr>
    </w:p>
    <w:p w:rsidR="0008581E" w:rsidRPr="00B3633A" w:rsidRDefault="0008581E">
      <w:pPr>
        <w:pStyle w:val="0DraftNormal"/>
        <w:rPr>
          <w:rFonts w:ascii="Montserrat" w:hAnsi="Montserrat"/>
          <w:sz w:val="24"/>
        </w:rPr>
      </w:pPr>
      <w:r w:rsidRPr="00B3633A">
        <w:rPr>
          <w:rFonts w:ascii="Montserrat" w:hAnsi="Montserrat"/>
          <w:sz w:val="24"/>
        </w:rPr>
        <w:t>An inevitible duel—embracing the unknown.</w:t>
      </w:r>
    </w:p>
    <w:p w:rsidR="0008581E" w:rsidRPr="00B3633A" w:rsidRDefault="0008581E">
      <w:pPr>
        <w:pStyle w:val="0DraftNormal"/>
        <w:rPr>
          <w:rFonts w:ascii="Montserrat" w:hAnsi="Montserrat"/>
          <w:sz w:val="24"/>
        </w:rPr>
      </w:pPr>
    </w:p>
    <w:p w:rsidR="0008581E" w:rsidRPr="00B3633A" w:rsidRDefault="0008581E">
      <w:pPr>
        <w:pStyle w:val="0DraftNormal"/>
        <w:rPr>
          <w:rFonts w:ascii="Montserrat" w:hAnsi="Montserrat"/>
          <w:sz w:val="24"/>
        </w:rPr>
      </w:pPr>
      <w:r w:rsidRPr="00B3633A">
        <w:rPr>
          <w:rFonts w:ascii="Montserrat" w:hAnsi="Montserrat"/>
          <w:sz w:val="24"/>
        </w:rPr>
        <w:t>Shattered—fate approaches followed by mystery.</w:t>
      </w:r>
    </w:p>
    <w:p w:rsidR="0008581E" w:rsidRPr="00B3633A" w:rsidRDefault="0008581E">
      <w:pPr>
        <w:pStyle w:val="0DraftNormal"/>
        <w:rPr>
          <w:rFonts w:ascii="Montserrat" w:hAnsi="Montserrat"/>
          <w:sz w:val="24"/>
        </w:rPr>
      </w:pPr>
    </w:p>
    <w:p w:rsidR="0008581E" w:rsidRPr="00B3633A" w:rsidRDefault="0008581E">
      <w:pPr>
        <w:pStyle w:val="0DraftNormal"/>
        <w:rPr>
          <w:rFonts w:ascii="Montserrat" w:hAnsi="Montserrat"/>
          <w:sz w:val="24"/>
        </w:rPr>
      </w:pPr>
      <w:r w:rsidRPr="00B3633A">
        <w:rPr>
          <w:rFonts w:ascii="Montserrat" w:hAnsi="Montserrat"/>
          <w:sz w:val="24"/>
        </w:rPr>
        <w:t xml:space="preserve">She died. She had found nothing but oblivion. And she had no doubts about it. Sivai had torn her body to shreds. Ripped her spirit and mind from the dying flesh and anhilated them. All thought and even dreams of herself were slain. When she lay broken and naked in soul, she had been the barest mote of light. A pitiful, depthless soul vastly overshadowed by the endless abyss of the devourer. Then, for no reason at all, she woke up on earth. Nobody. Sivai had passed her being through his own and abandoned her like a peice of offal in a harsh world with no idea who she was. Faced with this inexplicable situation she became, once more, herself. </w:t>
      </w:r>
    </w:p>
    <w:p w:rsidR="0008581E" w:rsidRPr="00B3633A" w:rsidRDefault="0008581E">
      <w:pPr>
        <w:pStyle w:val="0DraftNormal"/>
        <w:rPr>
          <w:rFonts w:ascii="Montserrat" w:hAnsi="Montserrat"/>
          <w:sz w:val="24"/>
        </w:rPr>
      </w:pPr>
    </w:p>
    <w:p w:rsidR="0008581E" w:rsidRPr="00B3633A" w:rsidRDefault="0008581E">
      <w:pPr>
        <w:pStyle w:val="0DraftNormal"/>
        <w:rPr>
          <w:rFonts w:ascii="Montserrat" w:hAnsi="Montserrat"/>
          <w:sz w:val="24"/>
        </w:rPr>
      </w:pPr>
      <w:r w:rsidRPr="00B3633A">
        <w:rPr>
          <w:rFonts w:ascii="Montserrat" w:hAnsi="Montserrat"/>
          <w:sz w:val="24"/>
        </w:rPr>
        <w:t>She had wandered through the invisible world for a while, trying to understand what she was supposed to be doing. She had often slipped into the material worlds to seek for more concrete answers, but each answer she found only brought more questions. Finally she tried to go back to the world where she had died. Before she could do anything she encountered a young woman who had been conceived from the genetic material she had left behind. She took this woman aside and found in her all the potential to be what she had become but not even a hint of the thing in av that was plaguing her. In her distraction she feel prey to and was raped repeatedly by a man who's power she could not even comprehend. Before she escaped him, she discovered that he had been looking for her for ages. Time beyond time. He believed that he owned her and that through her he could have anything he desired. For some reason, she forced him to kill her, rather than risk fighting him. But this death was barely a shadow to the one that sivai had given her. But it taught her that she had to confront amaranth. She had to find the reason for why both a god and a mortal had been allowed to rape her.</w:t>
      </w:r>
    </w:p>
    <w:p w:rsidR="0008581E" w:rsidRPr="00B3633A" w:rsidRDefault="0008581E">
      <w:pPr>
        <w:pStyle w:val="0DraftNormal"/>
        <w:rPr>
          <w:rFonts w:ascii="Montserrat" w:hAnsi="Montserrat"/>
          <w:sz w:val="24"/>
        </w:rPr>
      </w:pPr>
    </w:p>
    <w:p w:rsidR="0008581E" w:rsidRPr="00B3633A" w:rsidRDefault="0008581E">
      <w:pPr>
        <w:pStyle w:val="0DraftNormal"/>
        <w:rPr>
          <w:rFonts w:ascii="Montserrat" w:hAnsi="Montserrat"/>
          <w:sz w:val="24"/>
        </w:rPr>
      </w:pPr>
      <w:r w:rsidRPr="00B3633A">
        <w:rPr>
          <w:rFonts w:ascii="Montserrat" w:hAnsi="Montserrat"/>
          <w:sz w:val="24"/>
        </w:rPr>
        <w:t xml:space="preserve">As soon as she could, she went back to her god and demanded to know why she had been so abominably used. When amaranth told her that it had been what av herself had wanted, she simply walked away. She quit. </w:t>
      </w:r>
    </w:p>
    <w:p w:rsidR="0008581E" w:rsidRPr="00B3633A" w:rsidRDefault="0008581E">
      <w:pPr>
        <w:pStyle w:val="0DraftNormal"/>
        <w:rPr>
          <w:rFonts w:ascii="Montserrat" w:hAnsi="Montserrat"/>
          <w:sz w:val="24"/>
        </w:rPr>
      </w:pPr>
    </w:p>
    <w:p w:rsidR="0008581E" w:rsidRPr="00B3633A" w:rsidRDefault="0008581E">
      <w:pPr>
        <w:pStyle w:val="0DraftNormal"/>
        <w:rPr>
          <w:rFonts w:ascii="Montserrat" w:hAnsi="Montserrat"/>
          <w:sz w:val="24"/>
        </w:rPr>
      </w:pPr>
      <w:r w:rsidRPr="00B3633A">
        <w:rPr>
          <w:rFonts w:ascii="Montserrat" w:hAnsi="Montserrat"/>
          <w:sz w:val="24"/>
        </w:rPr>
        <w:t xml:space="preserve">For the sake of her promise, she was compelled to keep herself tightly restrained in his presence. After their conversation, there was very little of her true nature she could afford to reveal without giving him something to call proof of magic or even divinity. Now that she was in this bind, she finally understood why an had placed the g(av) on her in the first place. The kind of proof that michael could get from seeing what she could do would be false proof. </w:t>
      </w:r>
    </w:p>
    <w:p w:rsidR="0008581E" w:rsidRPr="00B3633A" w:rsidRDefault="0008581E">
      <w:pPr>
        <w:pStyle w:val="0DraftNormal"/>
        <w:rPr>
          <w:rFonts w:ascii="Montserrat" w:hAnsi="Montserrat"/>
          <w:sz w:val="24"/>
        </w:rPr>
      </w:pPr>
    </w:p>
    <w:p w:rsidR="0008581E" w:rsidRPr="00B3633A" w:rsidRDefault="0008581E">
      <w:pPr>
        <w:pStyle w:val="0DraftNormal"/>
        <w:rPr>
          <w:rFonts w:ascii="Montserrat" w:hAnsi="Montserrat"/>
          <w:sz w:val="24"/>
        </w:rPr>
      </w:pPr>
    </w:p>
    <w:p w:rsidR="0008581E" w:rsidRPr="00B3633A" w:rsidRDefault="0008581E">
      <w:pPr>
        <w:pStyle w:val="0DraftNormal"/>
        <w:rPr>
          <w:rFonts w:ascii="Montserrat" w:hAnsi="Montserrat"/>
          <w:sz w:val="24"/>
        </w:rPr>
      </w:pPr>
    </w:p>
    <w:p w:rsidR="0008581E" w:rsidRPr="00B3633A" w:rsidRDefault="0008581E">
      <w:pPr>
        <w:pStyle w:val="0DraftNormal"/>
        <w:rPr>
          <w:rFonts w:ascii="Montserrat" w:hAnsi="Montserrat"/>
          <w:sz w:val="24"/>
        </w:rPr>
      </w:pPr>
      <w:r w:rsidRPr="00B3633A">
        <w:rPr>
          <w:rFonts w:ascii="Montserrat" w:hAnsi="Montserrat"/>
          <w:sz w:val="24"/>
        </w:rPr>
        <w:t>9</w:t>
      </w:r>
    </w:p>
    <w:p w:rsidR="0008581E" w:rsidRPr="00B3633A" w:rsidRDefault="0008581E">
      <w:pPr>
        <w:pStyle w:val="0DraftNormal"/>
        <w:rPr>
          <w:rFonts w:ascii="Montserrat" w:hAnsi="Montserrat"/>
          <w:sz w:val="24"/>
        </w:rPr>
      </w:pPr>
    </w:p>
    <w:p w:rsidR="0008581E" w:rsidRPr="00B3633A" w:rsidRDefault="0008581E">
      <w:pPr>
        <w:pStyle w:val="0DraftNormal"/>
        <w:rPr>
          <w:rFonts w:ascii="Montserrat" w:hAnsi="Montserrat"/>
          <w:sz w:val="24"/>
        </w:rPr>
      </w:pPr>
      <w:r w:rsidRPr="00B3633A">
        <w:rPr>
          <w:rFonts w:ascii="Montserrat" w:hAnsi="Montserrat"/>
          <w:sz w:val="24"/>
        </w:rPr>
        <w:t xml:space="preserve">Aware that she is being treated more as a prisoner than a diplomat, av begins her introductions to the troublesome elite of the delta. Not surprisingly, she discovers she is dealing with a chauvanistic, patriarchal culture. Admired for her beauty, disparaged for playing at diplomacy. Av is dragged to a few audiences, and endures a great deal of angst to get her message across. The local factions are at odds, and her skills and patience as a diplomat are strained to new limits. Her childhood was witness to the consequences of small province politics and intrigue, and here it was especially thick. It was very much like entering a gothic. The leaders she talked with made a very public figure of her, with various tours and introductions. They even put her up very publicly in a posh college district town house. For av it is awkward to place herself alone among these people whom she finds difficult to read or trust. They treat her with kindness and respect in all appearances, yet like an object or a prize—or worse, prospective property—in substance. Clearly they don't take her seriously. Neither do they seem eager to under estimate her, or at least the dragon she is working for. </w:t>
      </w:r>
    </w:p>
    <w:p w:rsidR="0008581E" w:rsidRPr="00B3633A" w:rsidRDefault="0008581E">
      <w:pPr>
        <w:pStyle w:val="0DraftNormal"/>
        <w:rPr>
          <w:rFonts w:ascii="Montserrat" w:hAnsi="Montserrat"/>
          <w:sz w:val="24"/>
        </w:rPr>
      </w:pPr>
    </w:p>
    <w:p w:rsidR="0008581E" w:rsidRPr="00B3633A" w:rsidRDefault="0008581E">
      <w:pPr>
        <w:pStyle w:val="0DraftNormal"/>
        <w:rPr>
          <w:rFonts w:ascii="Montserrat" w:hAnsi="Montserrat"/>
          <w:sz w:val="24"/>
        </w:rPr>
      </w:pPr>
      <w:r w:rsidRPr="00B3633A">
        <w:rPr>
          <w:rFonts w:ascii="Montserrat" w:hAnsi="Montserrat"/>
          <w:sz w:val="24"/>
        </w:rPr>
        <w:t>10</w:t>
      </w:r>
    </w:p>
    <w:p w:rsidR="0008581E" w:rsidRPr="00B3633A" w:rsidRDefault="0008581E">
      <w:pPr>
        <w:pStyle w:val="0DraftNormal"/>
        <w:rPr>
          <w:rFonts w:ascii="Montserrat" w:hAnsi="Montserrat"/>
          <w:sz w:val="24"/>
        </w:rPr>
      </w:pPr>
    </w:p>
    <w:p w:rsidR="0008581E" w:rsidRPr="00B3633A" w:rsidRDefault="0008581E">
      <w:pPr>
        <w:pStyle w:val="0DraftNormal"/>
        <w:rPr>
          <w:rFonts w:ascii="Montserrat" w:hAnsi="Montserrat"/>
          <w:sz w:val="24"/>
        </w:rPr>
      </w:pPr>
      <w:r w:rsidRPr="00B3633A">
        <w:rPr>
          <w:rFonts w:ascii="Montserrat" w:hAnsi="Montserrat"/>
          <w:sz w:val="24"/>
        </w:rPr>
        <w:t>For such a vulnerable island in this chaotic world, they sure liked to give the impression of being able to sway the fate of the entire world. Mildly annoyed at the constant touring negotiations, she has a sudden insight into the ulterior motive; she was being systematically shown evidence of these people's ability to render her completely helpless, if not thoroughly dead. Her neglected intuition had screamed out "trap!" from the moment she entered. The research group is requesting to go down and join av, but he puts them on hold while he looks into the sudden mystery. The conspiracy that rook was investigating was beginning to seem more dangerous than he had suspected. A key thought occurs to him. Vancouver was beginning to seem less safe. Keeping them here would be putting their hope of solving the (caoi yn) phenominon at risk, if his growing suspicions proved to have any merit. The rumors alone would make them hesitate, but the dissappearances of certain eyes and ears demands it. Every one is beginning to feel the presence of shadows. But the end result is that the key members of the group ship out to join av, which pleases the natives to no end. It does not, however, improve the course of her negotiations with them.</w:t>
      </w:r>
    </w:p>
    <w:p w:rsidR="0008581E" w:rsidRPr="00B3633A" w:rsidRDefault="0008581E">
      <w:pPr>
        <w:pStyle w:val="0DraftNormal"/>
        <w:rPr>
          <w:rFonts w:ascii="Montserrat" w:hAnsi="Montserrat"/>
          <w:sz w:val="24"/>
        </w:rPr>
      </w:pPr>
    </w:p>
    <w:p w:rsidR="0008581E" w:rsidRPr="00B3633A" w:rsidRDefault="0008581E">
      <w:pPr>
        <w:pStyle w:val="0DraftNormal"/>
        <w:rPr>
          <w:rFonts w:ascii="Montserrat" w:hAnsi="Montserrat"/>
          <w:sz w:val="24"/>
        </w:rPr>
      </w:pPr>
      <w:r w:rsidRPr="00B3633A">
        <w:rPr>
          <w:rFonts w:ascii="Montserrat" w:hAnsi="Montserrat"/>
          <w:sz w:val="24"/>
        </w:rPr>
        <w:t>11</w:t>
      </w:r>
    </w:p>
    <w:p w:rsidR="0008581E" w:rsidRPr="00B3633A" w:rsidRDefault="0008581E">
      <w:pPr>
        <w:pStyle w:val="0DraftNormal"/>
        <w:rPr>
          <w:rFonts w:ascii="Montserrat" w:hAnsi="Montserrat"/>
          <w:sz w:val="24"/>
        </w:rPr>
      </w:pPr>
    </w:p>
    <w:p w:rsidR="0008581E" w:rsidRPr="00B3633A" w:rsidRDefault="0008581E">
      <w:pPr>
        <w:pStyle w:val="0DraftNormal"/>
        <w:rPr>
          <w:rFonts w:ascii="Montserrat" w:hAnsi="Montserrat"/>
          <w:sz w:val="24"/>
        </w:rPr>
      </w:pPr>
      <w:r w:rsidRPr="00B3633A">
        <w:rPr>
          <w:rFonts w:ascii="Montserrat" w:hAnsi="Montserrat"/>
          <w:sz w:val="24"/>
        </w:rPr>
        <w:t>Av has a lot of negative reports to send back to kzeisza. The local lords are making no commitments and have ready attacks and complaints to lodge against the proposal. They do not like the situation they face, as far as av is concerned, and soothing their petty fears and paranoia takes a lot of effort. In trying to apply a bit more pressure, she discovers that they have a few counter moves prepared for dealing with her by going over her head, as well. She chides herself, knowing she should have been more aware that the kind of pseudo-monarchy that this was could be unbeleivably dangerous to a normal person. She could have imagined that even she could find herself facing some sudden and outlandish charge of treason, and find herself facing a summarry execution. It would have prepared her for the likely reality.</w:t>
      </w:r>
    </w:p>
    <w:p w:rsidR="0008581E" w:rsidRPr="00B3633A" w:rsidRDefault="0008581E">
      <w:pPr>
        <w:pStyle w:val="0DraftNormal"/>
        <w:rPr>
          <w:rFonts w:ascii="Montserrat" w:hAnsi="Montserrat"/>
          <w:sz w:val="24"/>
        </w:rPr>
      </w:pPr>
    </w:p>
    <w:p w:rsidR="0008581E" w:rsidRPr="00B3633A" w:rsidRDefault="0008581E">
      <w:pPr>
        <w:pStyle w:val="0DraftNormal"/>
        <w:rPr>
          <w:rFonts w:ascii="Montserrat" w:hAnsi="Montserrat"/>
          <w:sz w:val="24"/>
        </w:rPr>
      </w:pPr>
      <w:r w:rsidRPr="00B3633A">
        <w:rPr>
          <w:rFonts w:ascii="Montserrat" w:hAnsi="Montserrat"/>
          <w:sz w:val="24"/>
        </w:rPr>
        <w:t>12</w:t>
      </w:r>
    </w:p>
    <w:p w:rsidR="0008581E" w:rsidRPr="00B3633A" w:rsidRDefault="0008581E">
      <w:pPr>
        <w:pStyle w:val="0DraftNormal"/>
        <w:rPr>
          <w:rFonts w:ascii="Montserrat" w:hAnsi="Montserrat"/>
          <w:sz w:val="24"/>
        </w:rPr>
      </w:pPr>
    </w:p>
    <w:p w:rsidR="0008581E" w:rsidRPr="00B3633A" w:rsidRDefault="0008581E">
      <w:pPr>
        <w:pStyle w:val="0DraftNormal"/>
        <w:rPr>
          <w:rFonts w:ascii="Montserrat" w:hAnsi="Montserrat"/>
          <w:sz w:val="24"/>
        </w:rPr>
      </w:pPr>
      <w:r w:rsidRPr="00B3633A">
        <w:rPr>
          <w:rFonts w:ascii="Montserrat" w:hAnsi="Montserrat"/>
          <w:sz w:val="24"/>
        </w:rPr>
        <w:t>The research group is narrowing in on a revelation with the upstart project and concentrating its work on detailed studies on individuals like av. Their request to her is intriguing as well as difficult for her. Mostly due to the exhausting demands on her time by the delta natives. The way the locals were dissembling, she would almost think they had some other offer that they were weighing against hers. She has begun to wonder if the politics in this community did not actually run into and affect the world and shards of cultures around it and in it. She has to work fast to catch up to the things that were falling into place around her. Still trying to secure an allience, she must somehow root around for the makings of the trap which loomes suddenly in her mind. Blanc has stayed watchful in the shadows, fortunately. If there is a trap, she concludes, then it is something of a conspiricy between an enemy of mine, and whoever stands to gain the most from a shady agreement at this time. So she had the beginnings of an idea about whom she could confide in and make her plans with. From there, it is only a matter of disabling the local people who were being used by this, and making them useless for such an exploit.</w:t>
      </w:r>
    </w:p>
    <w:p w:rsidR="0008581E" w:rsidRPr="00B3633A" w:rsidRDefault="0008581E">
      <w:pPr>
        <w:pStyle w:val="0DraftNormal"/>
        <w:rPr>
          <w:rFonts w:ascii="Montserrat" w:hAnsi="Montserrat"/>
          <w:sz w:val="24"/>
        </w:rPr>
      </w:pPr>
    </w:p>
    <w:p w:rsidR="0008581E" w:rsidRPr="00B3633A" w:rsidRDefault="0008581E">
      <w:pPr>
        <w:pStyle w:val="0DraftNormal"/>
        <w:rPr>
          <w:rFonts w:ascii="Montserrat" w:hAnsi="Montserrat"/>
          <w:sz w:val="24"/>
        </w:rPr>
      </w:pPr>
      <w:r w:rsidRPr="00B3633A">
        <w:rPr>
          <w:rFonts w:ascii="Montserrat" w:hAnsi="Montserrat"/>
          <w:sz w:val="24"/>
        </w:rPr>
        <w:t>13</w:t>
      </w:r>
    </w:p>
    <w:p w:rsidR="0008581E" w:rsidRPr="00B3633A" w:rsidRDefault="0008581E">
      <w:pPr>
        <w:pStyle w:val="0DraftNormal"/>
        <w:rPr>
          <w:rFonts w:ascii="Montserrat" w:hAnsi="Montserrat"/>
          <w:sz w:val="24"/>
        </w:rPr>
      </w:pPr>
    </w:p>
    <w:p w:rsidR="0008581E" w:rsidRPr="00B3633A" w:rsidRDefault="0008581E">
      <w:pPr>
        <w:pStyle w:val="0DraftNormal"/>
        <w:rPr>
          <w:rFonts w:ascii="Montserrat" w:hAnsi="Montserrat"/>
          <w:sz w:val="24"/>
        </w:rPr>
      </w:pPr>
      <w:r w:rsidRPr="00B3633A">
        <w:rPr>
          <w:rFonts w:ascii="Montserrat" w:hAnsi="Montserrat"/>
          <w:sz w:val="24"/>
        </w:rPr>
        <w:t xml:space="preserve">Kzeisza hears this, and other reports and must conclude that he has reason to worry. Something on the wind of possabilities has him watching for hidden influences. He even considers calling off av's mission. Av makes a quick retreat to vancouver, braving the continuing animosity of the police. For the most part, her stay is just business details, but a few interesting exchanges occur. One of which is her petition to kzeisza to submit to the upstart research. She manages to needle an agreement out of him to help them in this way. They discuss the possability of alternatives to negotiation with the southern lords; as well as trying to determine the reason for their sluggishness. In the mean time, while only the combined influence of sri and kevin zhan are keeping the nls at bay in their persecution of av, she is becoming aware of her tendancy to be in the eye of the storm. As can be expected, the subtle temptations of kzeisza or kevin, to seduce av is swallowing her, but the complexity of the situations are demanding her vigilance. Asking her intuition leaves her more confused than before. She feels that even in her dragon dreams she is being watched by some malevolent intelligence. Her dreams are beginning to become a reality of their own. Kzeisza has av, body and soul. His careful seduction of her has finally consumed her. She has literally fallen in love with him, and not even realized it. Much in part for how much he resembles himself as kzeisza in the guise of a man. He has stirred her passion, and played her so well, that she loses sight of the lines between dream and reality—laying with her in the flesh as he consumes her in her dream. She, lost in this, does not realize this embrace for what it is, half believing it to be a thing of her own mind's erotic creation. For this reason, this liason is more painful to her than she can can endure. </w:t>
      </w:r>
    </w:p>
    <w:p w:rsidR="0008581E" w:rsidRPr="00B3633A" w:rsidRDefault="0008581E">
      <w:pPr>
        <w:pStyle w:val="0DraftNormal"/>
        <w:rPr>
          <w:rFonts w:ascii="Montserrat" w:hAnsi="Montserrat"/>
          <w:sz w:val="24"/>
        </w:rPr>
      </w:pPr>
    </w:p>
    <w:p w:rsidR="0008581E" w:rsidRPr="00B3633A" w:rsidRDefault="0008581E">
      <w:pPr>
        <w:pStyle w:val="0DraftNormal"/>
        <w:rPr>
          <w:rFonts w:ascii="Montserrat" w:hAnsi="Montserrat"/>
          <w:sz w:val="24"/>
        </w:rPr>
      </w:pPr>
      <w:r w:rsidRPr="00B3633A">
        <w:rPr>
          <w:rFonts w:ascii="Montserrat" w:hAnsi="Montserrat"/>
          <w:sz w:val="24"/>
        </w:rPr>
        <w:t>Part iii</w:t>
      </w:r>
    </w:p>
    <w:p w:rsidR="0008581E" w:rsidRPr="00B3633A" w:rsidRDefault="0008581E">
      <w:pPr>
        <w:pStyle w:val="0DraftNormal"/>
        <w:rPr>
          <w:rFonts w:ascii="Montserrat" w:hAnsi="Montserrat"/>
          <w:sz w:val="24"/>
        </w:rPr>
      </w:pPr>
    </w:p>
    <w:p w:rsidR="0008581E" w:rsidRPr="00B3633A" w:rsidRDefault="0008581E">
      <w:pPr>
        <w:pStyle w:val="0DraftNormal"/>
        <w:rPr>
          <w:rFonts w:ascii="Montserrat" w:hAnsi="Montserrat"/>
          <w:sz w:val="24"/>
        </w:rPr>
      </w:pPr>
      <w:r w:rsidRPr="00B3633A">
        <w:rPr>
          <w:rFonts w:ascii="Montserrat" w:hAnsi="Montserrat"/>
          <w:sz w:val="24"/>
        </w:rPr>
        <w:t>14</w:t>
      </w:r>
    </w:p>
    <w:p w:rsidR="0008581E" w:rsidRPr="00B3633A" w:rsidRDefault="0008581E">
      <w:pPr>
        <w:pStyle w:val="0DraftNormal"/>
        <w:rPr>
          <w:rFonts w:ascii="Montserrat" w:hAnsi="Montserrat"/>
          <w:sz w:val="24"/>
        </w:rPr>
      </w:pPr>
    </w:p>
    <w:p w:rsidR="0008581E" w:rsidRPr="00B3633A" w:rsidRDefault="0008581E">
      <w:pPr>
        <w:pStyle w:val="0DraftNormal"/>
        <w:rPr>
          <w:rFonts w:ascii="Montserrat" w:hAnsi="Montserrat"/>
          <w:sz w:val="24"/>
        </w:rPr>
      </w:pPr>
      <w:r w:rsidRPr="00B3633A">
        <w:rPr>
          <w:rFonts w:ascii="Montserrat" w:hAnsi="Montserrat"/>
          <w:sz w:val="24"/>
        </w:rPr>
        <w:t>Indeed, she has become as tempting a thing to the devourer as she is to the dragon. Of their own accord, due to her own choice, the cards are dealt, and now he must inevitably destroy her, rather than take her under his wing. (paradox) makes his hidden move while av and kzeisza are in their embrace of dreams. After their dream had been invaded, av and kzeisza had no choice but to hunt this malevolence down. An unspoken agreement, and a certain ignorance of what they faced supports them. Av goes afield with kzeisza to define the threat they face, and what they learn is damning. As with her peircing exposure to kzeisza, av finds equal measures of attraction and repulsion to what they encounter. Kzeisza finds an almost human kind of horror in it. An entity which seems unutterably devised of some dragon kinship through horrible beauty. Kzeisza fights this thing to a standstill. Two alien powers of inestimable strength. Forces never known to one another, every blow was deep and mortal, but still each had such strength of will that only pain could be traded, for neither was weak enough to lose or to die. Av's influence was just enough to break their consuming embrace. Clearly, this was not a kind of confrontation which should be allowed to engulf this world. They retreat and reevaluate.</w:t>
      </w:r>
    </w:p>
    <w:p w:rsidR="0008581E" w:rsidRPr="00B3633A" w:rsidRDefault="0008581E">
      <w:pPr>
        <w:pStyle w:val="0DraftNormal"/>
        <w:rPr>
          <w:rFonts w:ascii="Montserrat" w:hAnsi="Montserrat"/>
          <w:sz w:val="24"/>
        </w:rPr>
      </w:pPr>
    </w:p>
    <w:p w:rsidR="0008581E" w:rsidRPr="00B3633A" w:rsidRDefault="0008581E">
      <w:pPr>
        <w:pStyle w:val="0DraftNormal"/>
        <w:rPr>
          <w:rFonts w:ascii="Montserrat" w:hAnsi="Montserrat"/>
          <w:sz w:val="24"/>
        </w:rPr>
      </w:pPr>
      <w:r w:rsidRPr="00B3633A">
        <w:rPr>
          <w:rFonts w:ascii="Montserrat" w:hAnsi="Montserrat"/>
          <w:sz w:val="24"/>
        </w:rPr>
        <w:t>15</w:t>
      </w:r>
    </w:p>
    <w:p w:rsidR="0008581E" w:rsidRPr="00B3633A" w:rsidRDefault="0008581E">
      <w:pPr>
        <w:pStyle w:val="0DraftNormal"/>
        <w:rPr>
          <w:rFonts w:ascii="Montserrat" w:hAnsi="Montserrat"/>
          <w:sz w:val="24"/>
        </w:rPr>
      </w:pPr>
    </w:p>
    <w:p w:rsidR="0008581E" w:rsidRPr="00B3633A" w:rsidRDefault="0008581E">
      <w:pPr>
        <w:pStyle w:val="0DraftNormal"/>
        <w:rPr>
          <w:rFonts w:ascii="Montserrat" w:hAnsi="Montserrat"/>
          <w:sz w:val="24"/>
        </w:rPr>
      </w:pPr>
      <w:r w:rsidRPr="00B3633A">
        <w:rPr>
          <w:rFonts w:ascii="Montserrat" w:hAnsi="Montserrat"/>
          <w:sz w:val="24"/>
        </w:rPr>
        <w:t xml:space="preserve">Av reluctantly returns to the south. The question of that unspeakable encounter weighs at her heavily. With her are a few of her friends; (anvea) and kevin included. Av calls upon her hidden assets, the keys of fate, to learn how to oppose this unnatural threat. Assisted by (anvea) and her special assets, they learn some dark truths. A careless gesture on their part stuns them with its implications. Av confronts thea </w:t>
      </w:r>
    </w:p>
    <w:p w:rsidR="0008581E" w:rsidRPr="00B3633A" w:rsidRDefault="0008581E">
      <w:pPr>
        <w:pStyle w:val="0DraftNormal"/>
        <w:rPr>
          <w:rFonts w:ascii="Montserrat" w:hAnsi="Montserrat"/>
          <w:sz w:val="24"/>
        </w:rPr>
      </w:pPr>
    </w:p>
    <w:p w:rsidR="0008581E" w:rsidRPr="00B3633A" w:rsidRDefault="0008581E">
      <w:pPr>
        <w:pStyle w:val="0DraftNormal"/>
        <w:rPr>
          <w:rFonts w:ascii="Montserrat" w:hAnsi="Montserrat"/>
          <w:sz w:val="24"/>
        </w:rPr>
      </w:pPr>
      <w:r w:rsidRPr="00B3633A">
        <w:rPr>
          <w:rFonts w:ascii="Montserrat" w:hAnsi="Montserrat"/>
          <w:sz w:val="24"/>
        </w:rPr>
        <w:t>Assets - confronting myth and paradox - choices... Av calls upon her hidden assets, the keys of fate, to learn how to oppose this unnatural threat. Assisted by (anvea) and her special assets, they learn some dark truths. A careless gesture on their part stuns them with its implications. Av confronts the creation myth of her world in the fulfillment of her inspiration. With great effort, she stick to the work at hand.</w:t>
      </w:r>
    </w:p>
    <w:p w:rsidR="0008581E" w:rsidRPr="00B3633A" w:rsidRDefault="0008581E">
      <w:pPr>
        <w:pStyle w:val="0DraftNormal"/>
        <w:rPr>
          <w:rFonts w:ascii="Montserrat" w:hAnsi="Montserrat"/>
          <w:sz w:val="24"/>
        </w:rPr>
      </w:pPr>
    </w:p>
    <w:p w:rsidR="0008581E" w:rsidRPr="00B3633A" w:rsidRDefault="0008581E">
      <w:pPr>
        <w:pStyle w:val="0DraftNormal"/>
        <w:rPr>
          <w:rFonts w:ascii="Montserrat" w:hAnsi="Montserrat"/>
          <w:sz w:val="24"/>
        </w:rPr>
      </w:pPr>
      <w:r w:rsidRPr="00B3633A">
        <w:rPr>
          <w:rFonts w:ascii="Montserrat" w:hAnsi="Montserrat"/>
          <w:sz w:val="24"/>
        </w:rPr>
        <w:t xml:space="preserve">Following the full implications of what has occurred to both of them, takes a bit of this chapter. The long moment of temptation which visits them is agonizing to them in light of both its implications and what they are there to do. Av wonders if the dragon is as fully aware of the paradox which they stand poised over. As they back away, she wonders if such a destiny can truely be avoided. </w:t>
      </w:r>
    </w:p>
    <w:p w:rsidR="0008581E" w:rsidRPr="00B3633A" w:rsidRDefault="0008581E">
      <w:pPr>
        <w:pStyle w:val="0DraftNormal"/>
        <w:rPr>
          <w:rFonts w:ascii="Montserrat" w:hAnsi="Montserrat"/>
          <w:sz w:val="24"/>
        </w:rPr>
      </w:pPr>
    </w:p>
    <w:p w:rsidR="0008581E" w:rsidRPr="00B3633A" w:rsidRDefault="0008581E">
      <w:pPr>
        <w:pStyle w:val="0DraftNormal"/>
        <w:rPr>
          <w:rFonts w:ascii="Montserrat" w:hAnsi="Montserrat"/>
          <w:sz w:val="24"/>
        </w:rPr>
      </w:pPr>
      <w:r w:rsidRPr="00B3633A">
        <w:rPr>
          <w:rFonts w:ascii="Montserrat" w:hAnsi="Montserrat"/>
          <w:sz w:val="24"/>
        </w:rPr>
        <w:t>Creation myth of her world in the fulfillment of her inspiration. With great effort, she sticks to the work at hand.following the full implications of what has occurred to both of them, takes a bit of this chapter. The long moment of temptation which visits them is agonizing to them in light of both its implications and what they are there to do. Av wonders if the dragon is as fully aware of the paradox which they stand poised over. As they back away, she wonders if such a destiny can truely be avoided. Considered in light of the (athenic paradox), it turns her blood cold.</w:t>
      </w:r>
    </w:p>
    <w:p w:rsidR="0008581E" w:rsidRPr="00B3633A" w:rsidRDefault="0008581E">
      <w:pPr>
        <w:pStyle w:val="0DraftNormal"/>
        <w:rPr>
          <w:rFonts w:ascii="Montserrat" w:hAnsi="Montserrat"/>
          <w:sz w:val="24"/>
        </w:rPr>
      </w:pPr>
    </w:p>
    <w:p w:rsidR="0008581E" w:rsidRPr="00B3633A" w:rsidRDefault="0008581E">
      <w:pPr>
        <w:pStyle w:val="0DraftNormal"/>
        <w:rPr>
          <w:rFonts w:ascii="Montserrat" w:hAnsi="Montserrat"/>
          <w:sz w:val="24"/>
        </w:rPr>
      </w:pPr>
      <w:r w:rsidRPr="00B3633A">
        <w:rPr>
          <w:rFonts w:ascii="Montserrat" w:hAnsi="Montserrat"/>
          <w:sz w:val="24"/>
        </w:rPr>
        <w:t>16</w:t>
      </w:r>
    </w:p>
    <w:p w:rsidR="0008581E" w:rsidRPr="00B3633A" w:rsidRDefault="0008581E">
      <w:pPr>
        <w:pStyle w:val="0DraftNormal"/>
        <w:rPr>
          <w:rFonts w:ascii="Montserrat" w:hAnsi="Montserrat"/>
          <w:sz w:val="24"/>
        </w:rPr>
      </w:pPr>
    </w:p>
    <w:p w:rsidR="0008581E" w:rsidRPr="00B3633A" w:rsidRDefault="0008581E">
      <w:pPr>
        <w:pStyle w:val="0DraftNormal"/>
        <w:rPr>
          <w:rFonts w:ascii="Montserrat" w:hAnsi="Montserrat"/>
          <w:sz w:val="24"/>
        </w:rPr>
      </w:pPr>
      <w:r w:rsidRPr="00B3633A">
        <w:rPr>
          <w:rFonts w:ascii="Montserrat" w:hAnsi="Montserrat"/>
          <w:sz w:val="24"/>
        </w:rPr>
        <w:t xml:space="preserve">Her continued association with kevin brings her into contact with a raven haired androgyne. Av is surprized to learn that the creature is to be her body guard. Av has to be enlightened as to the particular qualifications of raven to swallow this precaution. A shark shaman adept. The understanding between them is sharp and unstated. Raven is to be with av constantly; to work, to play, to bed or bath. The thought it provokes in av is just one more doubt to seed. The exotic and the unique often fascinate and obsess others. Those rare forms are often used by such obsessed admirers. But, is it intentional? Ravenhair perceives the hidden love and sensuality of this pair, as well as the hidden animal natures of each, and lures them into a manage a trois—as sensuality and sexuality are both her curse and her one passion. For kzeisza, is is but one more opportunity to watch as av explores her own sensual depths. </w:t>
      </w:r>
    </w:p>
    <w:p w:rsidR="0008581E" w:rsidRPr="00B3633A" w:rsidRDefault="0008581E">
      <w:pPr>
        <w:pStyle w:val="0DraftNormal"/>
        <w:rPr>
          <w:rFonts w:ascii="Montserrat" w:hAnsi="Montserrat"/>
          <w:sz w:val="24"/>
        </w:rPr>
      </w:pPr>
    </w:p>
    <w:p w:rsidR="0008581E" w:rsidRPr="00B3633A" w:rsidRDefault="0008581E">
      <w:pPr>
        <w:pStyle w:val="0DraftNormal"/>
        <w:rPr>
          <w:rFonts w:ascii="Montserrat" w:hAnsi="Montserrat"/>
          <w:sz w:val="24"/>
        </w:rPr>
      </w:pPr>
      <w:r w:rsidRPr="00B3633A">
        <w:rPr>
          <w:rFonts w:ascii="Montserrat" w:hAnsi="Montserrat"/>
          <w:sz w:val="24"/>
        </w:rPr>
        <w:t>17</w:t>
      </w:r>
    </w:p>
    <w:p w:rsidR="0008581E" w:rsidRPr="00B3633A" w:rsidRDefault="0008581E">
      <w:pPr>
        <w:pStyle w:val="0DraftNormal"/>
        <w:rPr>
          <w:rFonts w:ascii="Montserrat" w:hAnsi="Montserrat"/>
          <w:sz w:val="24"/>
        </w:rPr>
      </w:pPr>
    </w:p>
    <w:p w:rsidR="0008581E" w:rsidRPr="00B3633A" w:rsidRDefault="0008581E">
      <w:pPr>
        <w:pStyle w:val="0DraftNormal"/>
        <w:rPr>
          <w:rFonts w:ascii="Montserrat" w:hAnsi="Montserrat"/>
          <w:sz w:val="24"/>
        </w:rPr>
      </w:pPr>
      <w:r w:rsidRPr="00B3633A">
        <w:rPr>
          <w:rFonts w:ascii="Montserrat" w:hAnsi="Montserrat"/>
          <w:sz w:val="24"/>
        </w:rPr>
        <w:t xml:space="preserve">Her continued association with kevin brings her into contact with a raven haired androgyne. A shark shaman adept. The understanding between them is sharp and unstated. The thought it provokes in av is just one more doubt to seed. The exotic and the unique often fascinates and obsesses others. Those rare forms are often used by such obsessed admirers. But, is it intentional? Ravenhair perceives the hidden love and sensuality of this pair, as well as the hidden animal natures of each, and lures them into a manage a trois - as sensuality and sexuality are both her curse and her one passion. For kzeisza, is is but one more opportunity to watch as av explores her own sensual depths. </w:t>
      </w:r>
    </w:p>
    <w:p w:rsidR="0008581E" w:rsidRPr="00B3633A" w:rsidRDefault="0008581E">
      <w:pPr>
        <w:pStyle w:val="0DraftNormal"/>
        <w:rPr>
          <w:rFonts w:ascii="Montserrat" w:hAnsi="Montserrat"/>
          <w:sz w:val="24"/>
        </w:rPr>
      </w:pPr>
    </w:p>
    <w:p w:rsidR="0008581E" w:rsidRPr="00B3633A" w:rsidRDefault="0008581E">
      <w:pPr>
        <w:pStyle w:val="0DraftNormal"/>
        <w:rPr>
          <w:rFonts w:ascii="Montserrat" w:hAnsi="Montserrat"/>
          <w:sz w:val="24"/>
        </w:rPr>
      </w:pPr>
      <w:r w:rsidRPr="00B3633A">
        <w:rPr>
          <w:rFonts w:ascii="Montserrat" w:hAnsi="Montserrat"/>
          <w:sz w:val="24"/>
        </w:rPr>
        <w:t>Empty solutions - first drops of bad blood - sabotage... Av turns her mind back to her duty, and binds herself with the key to their salvation. As she does for (anvea) as well. She finds the way, but implementing it will involve more effort and risk than anticipated. She has to consult with the fleet and kzeisza. The (aea/aegis) is capable of deep space travel, and ftl movement through folding. If their link could be used to guide their fold navigation, that is. However, they do discover a few ways to thwart a few of the elements inherent to this alien influence. Basically, these entities represent the full evolution of a wholly alien intelligence and its own arts. So far, this is the first truelly alien influence which has been seen to manifest. The catch being that whatever it is, it is demonically hyper intelligent, capable of comprehending a vast portion of the common language, psychology and thought of the anthropomorphic majority expressed on (caoi yn), and relating with it. The difference, minor though it is, in her own and kzeisza's reaction to this unknown, and the marginal solutions she has managed to come up with, becomes a point of division which inevitably sparks to life all of the doubts which have been seeded in her. The first drops of bad blood are spilled. To make matters worse, the enemy moves to disrupt the entire frame work of her organization. Sabotage attempts have begun to plague her staff and the department's works.</w:t>
      </w:r>
    </w:p>
    <w:p w:rsidR="0008581E" w:rsidRPr="00B3633A" w:rsidRDefault="0008581E">
      <w:pPr>
        <w:pStyle w:val="0DraftNormal"/>
        <w:rPr>
          <w:rFonts w:ascii="Montserrat" w:hAnsi="Montserrat"/>
          <w:sz w:val="24"/>
        </w:rPr>
      </w:pPr>
    </w:p>
    <w:p w:rsidR="0008581E" w:rsidRPr="00B3633A" w:rsidRDefault="0008581E">
      <w:pPr>
        <w:pStyle w:val="0DraftNormal"/>
        <w:rPr>
          <w:rFonts w:ascii="Montserrat" w:hAnsi="Montserrat"/>
          <w:sz w:val="24"/>
        </w:rPr>
      </w:pPr>
      <w:r w:rsidRPr="00B3633A">
        <w:rPr>
          <w:rFonts w:ascii="Montserrat" w:hAnsi="Montserrat"/>
          <w:sz w:val="24"/>
        </w:rPr>
        <w:t>18</w:t>
      </w:r>
    </w:p>
    <w:p w:rsidR="0008581E" w:rsidRPr="00B3633A" w:rsidRDefault="0008581E">
      <w:pPr>
        <w:pStyle w:val="0DraftNormal"/>
        <w:rPr>
          <w:rFonts w:ascii="Montserrat" w:hAnsi="Montserrat"/>
          <w:sz w:val="24"/>
        </w:rPr>
      </w:pPr>
    </w:p>
    <w:p w:rsidR="0008581E" w:rsidRPr="00B3633A" w:rsidRDefault="0008581E">
      <w:pPr>
        <w:pStyle w:val="0DraftNormal"/>
        <w:rPr>
          <w:rFonts w:ascii="Montserrat" w:hAnsi="Montserrat"/>
          <w:sz w:val="24"/>
        </w:rPr>
      </w:pPr>
      <w:r w:rsidRPr="00B3633A">
        <w:rPr>
          <w:rFonts w:ascii="Montserrat" w:hAnsi="Montserrat"/>
          <w:sz w:val="24"/>
        </w:rPr>
        <w:t xml:space="preserve">Av is forced to comment that the more she tries to make sense out of the (athenic paradox) and the (caoi yn) phenominon, the more she seems to be taking herself apart.the bad blood. Kzeisza is the dragon. He intuitively takes things into his own hands and brooks no dissent, nor offers any explaination. This is something av has not had to confront for the most part, but when he steps in and says what is what, she </w:t>
      </w:r>
    </w:p>
    <w:p w:rsidR="0008581E" w:rsidRPr="00B3633A" w:rsidRDefault="0008581E">
      <w:pPr>
        <w:pStyle w:val="0DraftNormal"/>
        <w:rPr>
          <w:rFonts w:ascii="Montserrat" w:hAnsi="Montserrat"/>
          <w:sz w:val="24"/>
        </w:rPr>
      </w:pPr>
    </w:p>
    <w:p w:rsidR="0008581E" w:rsidRPr="00B3633A" w:rsidRDefault="0008581E">
      <w:pPr>
        <w:pStyle w:val="0DraftNormal"/>
        <w:rPr>
          <w:rFonts w:ascii="Montserrat" w:hAnsi="Montserrat"/>
          <w:sz w:val="24"/>
        </w:rPr>
      </w:pPr>
      <w:r w:rsidRPr="00B3633A">
        <w:rPr>
          <w:rFonts w:ascii="Montserrat" w:hAnsi="Montserrat"/>
          <w:sz w:val="24"/>
        </w:rPr>
        <w:t>The bad blood. Kzeisza is the dragon. He intuitively takes things into his own hands and brooks no dissent, nor offers any explaination. Av is pulled off of the deep space expidetion and (anvea) is given the order instead. The explosion being that this is a final decision, and he will not deign to explain it to her.</w:t>
      </w:r>
    </w:p>
    <w:p w:rsidR="0008581E" w:rsidRPr="00B3633A" w:rsidRDefault="0008581E">
      <w:pPr>
        <w:pStyle w:val="0DraftNormal"/>
        <w:rPr>
          <w:rFonts w:ascii="Montserrat" w:hAnsi="Montserrat"/>
          <w:sz w:val="24"/>
        </w:rPr>
      </w:pPr>
    </w:p>
    <w:p w:rsidR="0008581E" w:rsidRPr="00B3633A" w:rsidRDefault="0008581E">
      <w:pPr>
        <w:pStyle w:val="0DraftNormal"/>
        <w:rPr>
          <w:rFonts w:ascii="Montserrat" w:hAnsi="Montserrat"/>
          <w:sz w:val="24"/>
        </w:rPr>
      </w:pPr>
      <w:r w:rsidRPr="00B3633A">
        <w:rPr>
          <w:rFonts w:ascii="Montserrat" w:hAnsi="Montserrat"/>
          <w:sz w:val="24"/>
        </w:rPr>
        <w:t>Sixth</w:t>
      </w:r>
    </w:p>
    <w:p w:rsidR="0008581E" w:rsidRPr="00B3633A" w:rsidRDefault="0008581E">
      <w:pPr>
        <w:pStyle w:val="0DraftNormal"/>
        <w:rPr>
          <w:rFonts w:ascii="Montserrat" w:hAnsi="Montserrat"/>
          <w:sz w:val="24"/>
        </w:rPr>
      </w:pPr>
    </w:p>
    <w:p w:rsidR="0008581E" w:rsidRPr="00B3633A" w:rsidRDefault="0008581E">
      <w:pPr>
        <w:pStyle w:val="0DraftNormal"/>
        <w:rPr>
          <w:rFonts w:ascii="Montserrat" w:hAnsi="Montserrat"/>
          <w:sz w:val="24"/>
        </w:rPr>
      </w:pPr>
      <w:r w:rsidRPr="00B3633A">
        <w:rPr>
          <w:rFonts w:ascii="Montserrat" w:hAnsi="Montserrat"/>
          <w:sz w:val="24"/>
        </w:rPr>
        <w:t>Snaps. What is what being a set of assignments given to her team members, and the dissolution of his agreement to submit to the research group's studies. Annoyed at the increasing disruptions of the project, he orders rook underground to weed out the saboteurs. The method required is not hard to guess. Ash is isolated, much as (anvea) was much earlier, and given the role of messenger to various factions, and the job of trouble shooting within treated faction interests. Av is pulled off of the deep space expidetion and (anvea) is given the order instead. The explosion being that this is a final decision, and he will not deign to explain it to her.</w:t>
      </w:r>
    </w:p>
    <w:p w:rsidR="0008581E" w:rsidRPr="00B3633A" w:rsidRDefault="0008581E">
      <w:pPr>
        <w:pStyle w:val="0DraftNormal"/>
        <w:rPr>
          <w:rFonts w:ascii="Montserrat" w:hAnsi="Montserrat"/>
          <w:sz w:val="24"/>
        </w:rPr>
      </w:pPr>
    </w:p>
    <w:p w:rsidR="0008581E" w:rsidRPr="00B3633A" w:rsidRDefault="0008581E">
      <w:pPr>
        <w:pStyle w:val="0DraftNormal"/>
        <w:rPr>
          <w:rFonts w:ascii="Montserrat" w:hAnsi="Montserrat"/>
          <w:sz w:val="24"/>
        </w:rPr>
      </w:pPr>
      <w:r w:rsidRPr="00B3633A">
        <w:rPr>
          <w:rFonts w:ascii="Montserrat" w:hAnsi="Montserrat"/>
          <w:sz w:val="24"/>
        </w:rPr>
        <w:t>19</w:t>
      </w:r>
    </w:p>
    <w:p w:rsidR="0008581E" w:rsidRPr="00B3633A" w:rsidRDefault="0008581E">
      <w:pPr>
        <w:pStyle w:val="0DraftNormal"/>
        <w:rPr>
          <w:rFonts w:ascii="Montserrat" w:hAnsi="Montserrat"/>
          <w:sz w:val="24"/>
        </w:rPr>
      </w:pPr>
    </w:p>
    <w:p w:rsidR="0008581E" w:rsidRPr="00B3633A" w:rsidRDefault="0008581E">
      <w:pPr>
        <w:pStyle w:val="0DraftNormal"/>
        <w:rPr>
          <w:rFonts w:ascii="Montserrat" w:hAnsi="Montserrat"/>
          <w:sz w:val="24"/>
        </w:rPr>
      </w:pPr>
      <w:r w:rsidRPr="00B3633A">
        <w:rPr>
          <w:rFonts w:ascii="Montserrat" w:hAnsi="Montserrat"/>
          <w:sz w:val="24"/>
        </w:rPr>
        <w:t xml:space="preserve">(anvea) will be given the charge of pursuing av's solution, as she has the best resource for the task. Av, on the other hand, is not to be allowed to neglect her role as the primary negotiator. Still shocked by her hot retort at kzeisza, she meekly and gratefully resumes her mission, once more unable to take her closest friends in her team with her, thanks to kzeisza's dabbling. She actively wonders what all of his attentions will come to. She weighs what they experience together against what it does to them. She realizes that it has mostly confused her. She can only accept what they share for what it is. Explanations and expectations only feed her confusion. What she believes she has shared with kzeisza has been sensual not sexual. She understands how the game of sex can seem so damning—remembering how it has constricted her between rook, kevin, dirk and ash. For her, her sexuality is merely a release for her sensuality. For her, the reproductive element of sex is dead—without the possability of a mate. What she has endured has had too much of the politics of mating. She is not yet aware of how deep kzeisza's obsession with her has become. She has no choice but to recognise how she has come to love kzeisza, kevin and rook, and she wonders if she wants to. As if she can possibly escape it. </w:t>
      </w:r>
    </w:p>
    <w:p w:rsidR="0008581E" w:rsidRPr="00B3633A" w:rsidRDefault="0008581E">
      <w:pPr>
        <w:pStyle w:val="0DraftNormal"/>
        <w:rPr>
          <w:rFonts w:ascii="Montserrat" w:hAnsi="Montserrat"/>
          <w:sz w:val="24"/>
        </w:rPr>
      </w:pPr>
    </w:p>
    <w:p w:rsidR="0008581E" w:rsidRPr="00B3633A" w:rsidRDefault="0008581E">
      <w:pPr>
        <w:pStyle w:val="0DraftNormal"/>
        <w:rPr>
          <w:rFonts w:ascii="Montserrat" w:hAnsi="Montserrat"/>
          <w:sz w:val="24"/>
        </w:rPr>
      </w:pPr>
      <w:r w:rsidRPr="00B3633A">
        <w:rPr>
          <w:rFonts w:ascii="Montserrat" w:hAnsi="Montserrat"/>
          <w:sz w:val="24"/>
        </w:rPr>
        <w:t>20</w:t>
      </w:r>
    </w:p>
    <w:p w:rsidR="0008581E" w:rsidRPr="00B3633A" w:rsidRDefault="0008581E">
      <w:pPr>
        <w:pStyle w:val="0DraftNormal"/>
        <w:rPr>
          <w:rFonts w:ascii="Montserrat" w:hAnsi="Montserrat"/>
          <w:sz w:val="24"/>
        </w:rPr>
      </w:pPr>
    </w:p>
    <w:p w:rsidR="0008581E" w:rsidRPr="00B3633A" w:rsidRDefault="0008581E">
      <w:pPr>
        <w:pStyle w:val="0DraftNormal"/>
        <w:rPr>
          <w:rFonts w:ascii="Montserrat" w:hAnsi="Montserrat"/>
          <w:sz w:val="24"/>
        </w:rPr>
      </w:pPr>
      <w:r w:rsidRPr="00B3633A">
        <w:rPr>
          <w:rFonts w:ascii="Montserrat" w:hAnsi="Montserrat"/>
          <w:sz w:val="24"/>
        </w:rPr>
        <w:t>In dirk's mind, he was utterly snubbed. For whatever reasons, he is swayed by the manipulations of ao and has involved himself in a conspiracy to discredit av. In his mind, he intends to turn this province utterly against her, ruin her work for kzeisza, and have her imprisoned and condemned here so that he can blaze in at the last minute and save her. To that end, he arrived far ahead of her, and began to set her up, while remaining well obfuscated in his manipulations. What he does not know, is that he is expendable to his allies, and that their plans are more thorough about seeing her dead.</w:t>
      </w:r>
    </w:p>
    <w:p w:rsidR="0008581E" w:rsidRPr="00B3633A" w:rsidRDefault="0008581E">
      <w:pPr>
        <w:pStyle w:val="0DraftNormal"/>
        <w:rPr>
          <w:rFonts w:ascii="Montserrat" w:hAnsi="Montserrat"/>
          <w:sz w:val="24"/>
        </w:rPr>
      </w:pPr>
    </w:p>
    <w:p w:rsidR="0008581E" w:rsidRPr="00B3633A" w:rsidRDefault="0008581E">
      <w:pPr>
        <w:pStyle w:val="0DraftNormal"/>
        <w:rPr>
          <w:rFonts w:ascii="Montserrat" w:hAnsi="Montserrat"/>
          <w:sz w:val="24"/>
        </w:rPr>
      </w:pPr>
      <w:r w:rsidRPr="00B3633A">
        <w:rPr>
          <w:rFonts w:ascii="Montserrat" w:hAnsi="Montserrat"/>
          <w:sz w:val="24"/>
        </w:rPr>
        <w:t>21</w:t>
      </w:r>
    </w:p>
    <w:p w:rsidR="0008581E" w:rsidRPr="00B3633A" w:rsidRDefault="0008581E">
      <w:pPr>
        <w:pStyle w:val="0DraftNormal"/>
        <w:rPr>
          <w:rFonts w:ascii="Montserrat" w:hAnsi="Montserrat"/>
          <w:sz w:val="24"/>
        </w:rPr>
      </w:pPr>
    </w:p>
    <w:p w:rsidR="0008581E" w:rsidRPr="00B3633A" w:rsidRDefault="0008581E">
      <w:pPr>
        <w:pStyle w:val="0DraftNormal"/>
        <w:rPr>
          <w:rFonts w:ascii="Montserrat" w:hAnsi="Montserrat"/>
          <w:sz w:val="24"/>
        </w:rPr>
      </w:pPr>
      <w:r w:rsidRPr="00B3633A">
        <w:rPr>
          <w:rFonts w:ascii="Montserrat" w:hAnsi="Montserrat"/>
          <w:sz w:val="24"/>
        </w:rPr>
        <w:t xml:space="preserve">Disabling the threat to the alliance, and a local threat to her in the power of the locals did not eliminate the opposition to her. She is lured out into the night, where she is visited by the devourer, who tells her in cryptic terms what she has destined for herself by her choice of divinity. What she understands is that she can not hope to ever escape the inevitable embrace of the devourer. To accent that revelation, she comes to face her possible demise. Her actions did not save her from her enemies. Her wit did not stop the threat. In fact, it only forced it into the open. When the onslaught comes, kzeisza ignores her plea that he not interfere. His is the rationale that they are his enemies while she is just their intended victim. Dirk is unmasked. Instead of facing his failure and this ultimate devestation of their friendship, he flees. His parting accusation, her blame in all of this and her blindedness to her own seduction, is the thorn which poisons her against the love she has had. Av has to finally declare—she does not want to love them. Not kzeisza, nor kevin, or rook. She does, but she cannot bear to. All she can see is how any devotion to her is damning to them. She doesn't want them to love her. It is almost as if she knows already that she will soon abandon them for her destiny. That her ascension will wash away her concerns for those she loves. Seeing no other choice, she and kzeisza square off, for neither is willing to give up their love or their honor. Kzeisza is forced to demonstrate how easilly he could destroy her, and abandons her there in the woods. There, fate finds her. Shattered by the event, she is completely unprepared for the news he brings. She has been named avatar of mystery and the unknown. </w:t>
      </w:r>
    </w:p>
    <w:p w:rsidR="0008581E" w:rsidRPr="00B3633A" w:rsidRDefault="0008581E">
      <w:pPr>
        <w:pStyle w:val="0DraftNormal"/>
        <w:rPr>
          <w:rFonts w:ascii="Montserrat" w:hAnsi="Montserrat"/>
          <w:sz w:val="24"/>
        </w:rPr>
      </w:pPr>
    </w:p>
    <w:p w:rsidR="0008581E" w:rsidRPr="00B3633A" w:rsidRDefault="0008581E">
      <w:pPr>
        <w:pStyle w:val="0DraftNormal"/>
        <w:rPr>
          <w:rFonts w:ascii="Montserrat" w:hAnsi="Montserrat"/>
          <w:sz w:val="24"/>
        </w:rPr>
      </w:pPr>
      <w:r w:rsidRPr="00B3633A">
        <w:rPr>
          <w:rFonts w:ascii="Montserrat" w:hAnsi="Montserrat"/>
          <w:sz w:val="24"/>
        </w:rPr>
        <w:t>Epilogue</w:t>
      </w:r>
    </w:p>
    <w:p w:rsidR="0008581E" w:rsidRPr="00B3633A" w:rsidRDefault="0008581E">
      <w:pPr>
        <w:pStyle w:val="0DraftNormal"/>
        <w:rPr>
          <w:rFonts w:ascii="Montserrat" w:hAnsi="Montserrat"/>
          <w:sz w:val="24"/>
        </w:rPr>
      </w:pPr>
    </w:p>
    <w:p w:rsidR="0008581E" w:rsidRPr="00B3633A" w:rsidRDefault="0008581E">
      <w:pPr>
        <w:pStyle w:val="0DraftNormal"/>
        <w:rPr>
          <w:rFonts w:ascii="Montserrat" w:hAnsi="Montserrat"/>
          <w:sz w:val="24"/>
        </w:rPr>
      </w:pPr>
      <w:r w:rsidRPr="00B3633A">
        <w:rPr>
          <w:rFonts w:ascii="Montserrat" w:hAnsi="Montserrat"/>
          <w:sz w:val="24"/>
        </w:rPr>
        <w:t>After embracing her new office, she takes a final moment to try and resolve herself to the aftermath of her ordeal. Moving alone she pays a visit to rook, ash, (anvea), and pines for (anvea). She is amazed to find so many loose ends. Deprived of an answer to the upstart scenario, she confronts a new world of possabilities—an open threshold. Av can't help but remember (paradox)'s promise. Coming at last to kevin she confides in him openly. Kevin, taking her into his confidence astounds her as well. He relates to her what he has come to realize about himself—a conversation in which kzeisza rears—it is more a moment of mutual realization. This is, she realizes, only the beginning. Av asks, through kevin to go freelance. Finally, kevin asks: where do you go now? I may never know, she replied somewhat bewildered.</w:t>
      </w:r>
    </w:p>
    <w:p w:rsidR="0008581E" w:rsidRPr="00B3633A" w:rsidRDefault="0008581E">
      <w:pPr>
        <w:pStyle w:val="0DraftNormal"/>
        <w:rPr>
          <w:rFonts w:ascii="Montserrat" w:hAnsi="Montserrat"/>
          <w:sz w:val="24"/>
        </w:rPr>
      </w:pPr>
    </w:p>
    <w:p w:rsidR="0008581E" w:rsidRPr="00B3633A" w:rsidRDefault="0008581E">
      <w:pPr>
        <w:pStyle w:val="0DraftNormal"/>
        <w:rPr>
          <w:rFonts w:ascii="Montserrat" w:hAnsi="Montserrat"/>
          <w:sz w:val="24"/>
        </w:rPr>
      </w:pPr>
    </w:p>
    <w:p w:rsidR="0008581E" w:rsidRPr="00B3633A" w:rsidRDefault="0008581E">
      <w:pPr>
        <w:pStyle w:val="0DraftNormal"/>
        <w:rPr>
          <w:rFonts w:ascii="Montserrat" w:hAnsi="Montserrat"/>
          <w:sz w:val="24"/>
        </w:rPr>
      </w:pPr>
    </w:p>
    <w:p w:rsidR="0008581E" w:rsidRPr="00B3633A" w:rsidRDefault="0008581E">
      <w:pPr>
        <w:pStyle w:val="0DraftNormal"/>
        <w:rPr>
          <w:rFonts w:ascii="Montserrat" w:hAnsi="Montserrat"/>
          <w:sz w:val="24"/>
        </w:rPr>
      </w:pPr>
      <w:r w:rsidRPr="00B3633A">
        <w:rPr>
          <w:rFonts w:ascii="Montserrat" w:hAnsi="Montserrat"/>
          <w:sz w:val="24"/>
        </w:rPr>
        <w:t>A phoenix reconnaissance—the leisure tactic.</w:t>
      </w:r>
    </w:p>
    <w:p w:rsidR="0008581E" w:rsidRPr="00B3633A" w:rsidRDefault="0008581E">
      <w:pPr>
        <w:pStyle w:val="0DraftNormal"/>
        <w:rPr>
          <w:rFonts w:ascii="Montserrat" w:hAnsi="Montserrat"/>
          <w:sz w:val="24"/>
        </w:rPr>
      </w:pPr>
    </w:p>
    <w:p w:rsidR="0008581E" w:rsidRPr="00B3633A" w:rsidRDefault="0008581E">
      <w:pPr>
        <w:pStyle w:val="0DraftNormal"/>
        <w:rPr>
          <w:rFonts w:ascii="Montserrat" w:hAnsi="Montserrat"/>
          <w:sz w:val="24"/>
        </w:rPr>
      </w:pPr>
      <w:r w:rsidRPr="00B3633A">
        <w:rPr>
          <w:rFonts w:ascii="Montserrat" w:hAnsi="Montserrat"/>
          <w:sz w:val="24"/>
        </w:rPr>
        <w:t>A good spot to practice and unwind.</w:t>
      </w:r>
    </w:p>
    <w:p w:rsidR="0008581E" w:rsidRPr="00B3633A" w:rsidRDefault="0008581E">
      <w:pPr>
        <w:pStyle w:val="0DraftNormal"/>
        <w:rPr>
          <w:rFonts w:ascii="Montserrat" w:hAnsi="Montserrat"/>
          <w:sz w:val="24"/>
        </w:rPr>
      </w:pPr>
    </w:p>
    <w:p w:rsidR="0008581E" w:rsidRPr="00B3633A" w:rsidRDefault="0008581E">
      <w:pPr>
        <w:pStyle w:val="0DraftNormal"/>
        <w:rPr>
          <w:rFonts w:ascii="Montserrat" w:hAnsi="Montserrat"/>
          <w:sz w:val="24"/>
        </w:rPr>
      </w:pPr>
      <w:r w:rsidRPr="00B3633A">
        <w:rPr>
          <w:rFonts w:ascii="Montserrat" w:hAnsi="Montserrat"/>
          <w:sz w:val="24"/>
        </w:rPr>
        <w:t>The presence of dreams pursuing her. Noticed unnoticeably.</w:t>
      </w:r>
    </w:p>
    <w:p w:rsidR="0008581E" w:rsidRPr="00B3633A" w:rsidRDefault="0008581E">
      <w:pPr>
        <w:pStyle w:val="0DraftNormal"/>
        <w:rPr>
          <w:rFonts w:ascii="Montserrat" w:hAnsi="Montserrat"/>
          <w:sz w:val="24"/>
        </w:rPr>
      </w:pPr>
    </w:p>
    <w:p w:rsidR="0008581E" w:rsidRPr="00B3633A" w:rsidRDefault="0008581E">
      <w:pPr>
        <w:pStyle w:val="0DraftNormal"/>
        <w:rPr>
          <w:rFonts w:ascii="Montserrat" w:hAnsi="Montserrat"/>
          <w:sz w:val="24"/>
        </w:rPr>
      </w:pPr>
      <w:r w:rsidRPr="00B3633A">
        <w:rPr>
          <w:rFonts w:ascii="Montserrat" w:hAnsi="Montserrat"/>
          <w:sz w:val="24"/>
        </w:rPr>
        <w:t>A true exposure to the arts from an adept master.</w:t>
      </w:r>
    </w:p>
    <w:p w:rsidR="0008581E" w:rsidRPr="00B3633A" w:rsidRDefault="0008581E">
      <w:pPr>
        <w:pStyle w:val="0DraftNormal"/>
        <w:rPr>
          <w:rFonts w:ascii="Montserrat" w:hAnsi="Montserrat"/>
          <w:sz w:val="24"/>
        </w:rPr>
      </w:pPr>
    </w:p>
    <w:p w:rsidR="0008581E" w:rsidRPr="00B3633A" w:rsidRDefault="0008581E">
      <w:pPr>
        <w:pStyle w:val="0DraftNormal"/>
        <w:rPr>
          <w:rFonts w:ascii="Montserrat" w:hAnsi="Montserrat"/>
          <w:sz w:val="24"/>
        </w:rPr>
      </w:pPr>
      <w:r w:rsidRPr="00B3633A">
        <w:rPr>
          <w:rFonts w:ascii="Montserrat" w:hAnsi="Montserrat"/>
          <w:sz w:val="24"/>
        </w:rPr>
        <w:t>Friends and teammates chasing leads and fulfilling duties.</w:t>
      </w:r>
    </w:p>
    <w:p w:rsidR="0008581E" w:rsidRPr="00B3633A" w:rsidRDefault="0008581E">
      <w:pPr>
        <w:pStyle w:val="0DraftNormal"/>
        <w:rPr>
          <w:rFonts w:ascii="Montserrat" w:hAnsi="Montserrat"/>
          <w:sz w:val="24"/>
        </w:rPr>
      </w:pPr>
    </w:p>
    <w:p w:rsidR="0008581E" w:rsidRPr="00B3633A" w:rsidRDefault="0008581E">
      <w:pPr>
        <w:pStyle w:val="0DraftNormal"/>
        <w:rPr>
          <w:rFonts w:ascii="Montserrat" w:hAnsi="Montserrat"/>
          <w:sz w:val="24"/>
        </w:rPr>
      </w:pPr>
      <w:r w:rsidRPr="00B3633A">
        <w:rPr>
          <w:rFonts w:ascii="Montserrat" w:hAnsi="Montserrat"/>
          <w:sz w:val="24"/>
        </w:rPr>
        <w:t>Av's mind weighs the advice of her friends. Even temper speaks to her about her bond with kzeisza.</w:t>
      </w:r>
    </w:p>
    <w:p w:rsidR="0008581E" w:rsidRPr="00B3633A" w:rsidRDefault="0008581E">
      <w:pPr>
        <w:pStyle w:val="0DraftNormal"/>
        <w:rPr>
          <w:rFonts w:ascii="Montserrat" w:hAnsi="Montserrat"/>
          <w:sz w:val="24"/>
        </w:rPr>
      </w:pPr>
    </w:p>
    <w:p w:rsidR="0008581E" w:rsidRPr="00B3633A" w:rsidRDefault="0008581E">
      <w:pPr>
        <w:pStyle w:val="0DraftNormal"/>
        <w:rPr>
          <w:rFonts w:ascii="Montserrat" w:hAnsi="Montserrat"/>
          <w:sz w:val="24"/>
        </w:rPr>
      </w:pPr>
      <w:r w:rsidRPr="00B3633A">
        <w:rPr>
          <w:rFonts w:ascii="Montserrat" w:hAnsi="Montserrat"/>
          <w:sz w:val="24"/>
        </w:rPr>
        <w:t>Av pushing herself—her touters accellerate their training.</w:t>
      </w:r>
    </w:p>
    <w:p w:rsidR="0008581E" w:rsidRPr="00B3633A" w:rsidRDefault="0008581E">
      <w:pPr>
        <w:pStyle w:val="0DraftNormal"/>
        <w:rPr>
          <w:rFonts w:ascii="Montserrat" w:hAnsi="Montserrat"/>
          <w:sz w:val="24"/>
        </w:rPr>
      </w:pPr>
    </w:p>
    <w:p w:rsidR="0008581E" w:rsidRPr="00B3633A" w:rsidRDefault="0008581E">
      <w:pPr>
        <w:pStyle w:val="0DraftNormal"/>
        <w:rPr>
          <w:rFonts w:ascii="Montserrat" w:hAnsi="Montserrat"/>
          <w:sz w:val="24"/>
        </w:rPr>
      </w:pPr>
      <w:r w:rsidRPr="00B3633A">
        <w:rPr>
          <w:rFonts w:ascii="Montserrat" w:hAnsi="Montserrat"/>
          <w:sz w:val="24"/>
        </w:rPr>
        <w:t>Bid for destiny—gathering loose ends of all sorts</w:t>
      </w:r>
    </w:p>
    <w:p w:rsidR="0008581E" w:rsidRPr="00B3633A" w:rsidRDefault="0008581E">
      <w:pPr>
        <w:pStyle w:val="0DraftNormal"/>
        <w:rPr>
          <w:rFonts w:ascii="Montserrat" w:hAnsi="Montserrat"/>
          <w:sz w:val="24"/>
        </w:rPr>
      </w:pPr>
    </w:p>
    <w:p w:rsidR="0008581E" w:rsidRPr="00B3633A" w:rsidRDefault="0008581E">
      <w:pPr>
        <w:pStyle w:val="0DraftNormal"/>
        <w:rPr>
          <w:rFonts w:ascii="Montserrat" w:hAnsi="Montserrat"/>
          <w:sz w:val="24"/>
        </w:rPr>
      </w:pPr>
      <w:r w:rsidRPr="00B3633A">
        <w:rPr>
          <w:rFonts w:ascii="Montserrat" w:hAnsi="Montserrat"/>
          <w:sz w:val="24"/>
        </w:rPr>
        <w:t>An interruption—a visit, a bid for destiny.</w:t>
      </w:r>
    </w:p>
    <w:p w:rsidR="0008581E" w:rsidRPr="00B3633A" w:rsidRDefault="0008581E">
      <w:pPr>
        <w:pStyle w:val="0DraftNormal"/>
        <w:rPr>
          <w:rFonts w:ascii="Montserrat" w:hAnsi="Montserrat"/>
          <w:sz w:val="24"/>
        </w:rPr>
      </w:pPr>
    </w:p>
    <w:p w:rsidR="0008581E" w:rsidRPr="00B3633A" w:rsidRDefault="0008581E">
      <w:pPr>
        <w:pStyle w:val="0DraftNormal"/>
        <w:rPr>
          <w:rFonts w:ascii="Montserrat" w:hAnsi="Montserrat"/>
          <w:sz w:val="24"/>
        </w:rPr>
      </w:pPr>
      <w:r w:rsidRPr="00B3633A">
        <w:rPr>
          <w:rFonts w:ascii="Montserrat" w:hAnsi="Montserrat"/>
          <w:sz w:val="24"/>
        </w:rPr>
        <w:t>A conversation with a devourer.</w:t>
      </w:r>
    </w:p>
    <w:p w:rsidR="0008581E" w:rsidRPr="00B3633A" w:rsidRDefault="0008581E">
      <w:pPr>
        <w:pStyle w:val="0DraftNormal"/>
        <w:rPr>
          <w:rFonts w:ascii="Montserrat" w:hAnsi="Montserrat"/>
          <w:sz w:val="24"/>
        </w:rPr>
      </w:pPr>
    </w:p>
    <w:p w:rsidR="0008581E" w:rsidRPr="00B3633A" w:rsidRDefault="0008581E">
      <w:pPr>
        <w:pStyle w:val="0DraftNormal"/>
        <w:rPr>
          <w:rFonts w:ascii="Montserrat" w:hAnsi="Montserrat"/>
          <w:sz w:val="24"/>
        </w:rPr>
      </w:pPr>
      <w:r w:rsidRPr="00B3633A">
        <w:rPr>
          <w:rFonts w:ascii="Montserrat" w:hAnsi="Montserrat"/>
          <w:sz w:val="24"/>
        </w:rPr>
        <w:t>A path strayed down before—av seeking to embody something closer to her nature.</w:t>
      </w:r>
    </w:p>
    <w:p w:rsidR="0008581E" w:rsidRPr="00B3633A" w:rsidRDefault="0008581E">
      <w:pPr>
        <w:pStyle w:val="0DraftNormal"/>
        <w:rPr>
          <w:rFonts w:ascii="Montserrat" w:hAnsi="Montserrat"/>
          <w:sz w:val="24"/>
        </w:rPr>
      </w:pPr>
    </w:p>
    <w:p w:rsidR="0008581E" w:rsidRPr="00B3633A" w:rsidRDefault="0008581E">
      <w:pPr>
        <w:pStyle w:val="0DraftNormal"/>
        <w:rPr>
          <w:rFonts w:ascii="Montserrat" w:hAnsi="Montserrat"/>
          <w:sz w:val="24"/>
        </w:rPr>
      </w:pPr>
      <w:r w:rsidRPr="00B3633A">
        <w:rPr>
          <w:rFonts w:ascii="Montserrat" w:hAnsi="Montserrat"/>
          <w:sz w:val="24"/>
        </w:rPr>
        <w:t>Uneasy return to her studies.</w:t>
      </w:r>
    </w:p>
    <w:p w:rsidR="0008581E" w:rsidRPr="00B3633A" w:rsidRDefault="0008581E">
      <w:pPr>
        <w:pStyle w:val="0DraftNormal"/>
        <w:rPr>
          <w:rFonts w:ascii="Montserrat" w:hAnsi="Montserrat"/>
          <w:sz w:val="24"/>
        </w:rPr>
      </w:pPr>
    </w:p>
    <w:p w:rsidR="0008581E" w:rsidRPr="00B3633A" w:rsidRDefault="0008581E">
      <w:pPr>
        <w:pStyle w:val="0DraftNormal"/>
        <w:rPr>
          <w:rFonts w:ascii="Montserrat" w:hAnsi="Montserrat"/>
          <w:sz w:val="24"/>
        </w:rPr>
      </w:pPr>
      <w:r w:rsidRPr="00B3633A">
        <w:rPr>
          <w:rFonts w:ascii="Montserrat" w:hAnsi="Montserrat"/>
          <w:sz w:val="24"/>
        </w:rPr>
        <w:t>Her haitus ends—recalled to duty.</w:t>
      </w:r>
    </w:p>
    <w:p w:rsidR="0008581E" w:rsidRPr="00B3633A" w:rsidRDefault="0008581E">
      <w:pPr>
        <w:pStyle w:val="0DraftNormal"/>
        <w:rPr>
          <w:rFonts w:ascii="Montserrat" w:hAnsi="Montserrat"/>
          <w:sz w:val="24"/>
        </w:rPr>
      </w:pPr>
    </w:p>
    <w:p w:rsidR="0008581E" w:rsidRPr="00B3633A" w:rsidRDefault="0008581E">
      <w:pPr>
        <w:pStyle w:val="0DraftNormal"/>
        <w:rPr>
          <w:rFonts w:ascii="Montserrat" w:hAnsi="Montserrat"/>
          <w:sz w:val="24"/>
        </w:rPr>
      </w:pPr>
      <w:r w:rsidRPr="00B3633A">
        <w:rPr>
          <w:rFonts w:ascii="Montserrat" w:hAnsi="Montserrat"/>
          <w:sz w:val="24"/>
        </w:rPr>
        <w:t>No time to catch up.</w:t>
      </w:r>
    </w:p>
    <w:p w:rsidR="0008581E" w:rsidRPr="00B3633A" w:rsidRDefault="0008581E">
      <w:pPr>
        <w:pStyle w:val="0DraftNormal"/>
        <w:rPr>
          <w:rFonts w:ascii="Montserrat" w:hAnsi="Montserrat"/>
          <w:sz w:val="24"/>
        </w:rPr>
      </w:pPr>
    </w:p>
    <w:p w:rsidR="0008581E" w:rsidRPr="00B3633A" w:rsidRDefault="0008581E">
      <w:pPr>
        <w:pStyle w:val="0DraftNormal"/>
        <w:rPr>
          <w:rFonts w:ascii="Montserrat" w:hAnsi="Montserrat"/>
          <w:sz w:val="24"/>
        </w:rPr>
      </w:pPr>
      <w:r w:rsidRPr="00B3633A">
        <w:rPr>
          <w:rFonts w:ascii="Montserrat" w:hAnsi="Montserrat"/>
          <w:sz w:val="24"/>
        </w:rPr>
        <w:t>The plan. A few days to rough out.</w:t>
      </w:r>
    </w:p>
    <w:p w:rsidR="0008581E" w:rsidRPr="00B3633A" w:rsidRDefault="0008581E">
      <w:pPr>
        <w:pStyle w:val="0DraftNormal"/>
        <w:rPr>
          <w:rFonts w:ascii="Montserrat" w:hAnsi="Montserrat"/>
          <w:sz w:val="24"/>
        </w:rPr>
      </w:pPr>
    </w:p>
    <w:p w:rsidR="0008581E" w:rsidRPr="00B3633A" w:rsidRDefault="0008581E">
      <w:pPr>
        <w:pStyle w:val="0DraftNormal"/>
        <w:rPr>
          <w:rFonts w:ascii="Montserrat" w:hAnsi="Montserrat"/>
          <w:sz w:val="24"/>
        </w:rPr>
      </w:pPr>
      <w:r w:rsidRPr="00B3633A">
        <w:rPr>
          <w:rFonts w:ascii="Montserrat" w:hAnsi="Montserrat"/>
          <w:sz w:val="24"/>
        </w:rPr>
        <w:t>Trouble shooting problems with dry run simulations.</w:t>
      </w:r>
    </w:p>
    <w:p w:rsidR="0008581E" w:rsidRPr="00B3633A" w:rsidRDefault="0008581E">
      <w:pPr>
        <w:pStyle w:val="0DraftNormal"/>
        <w:rPr>
          <w:rFonts w:ascii="Montserrat" w:hAnsi="Montserrat"/>
          <w:sz w:val="24"/>
        </w:rPr>
      </w:pPr>
    </w:p>
    <w:p w:rsidR="0008581E" w:rsidRPr="00B3633A" w:rsidRDefault="0008581E">
      <w:pPr>
        <w:pStyle w:val="0DraftNormal"/>
        <w:rPr>
          <w:rFonts w:ascii="Montserrat" w:hAnsi="Montserrat"/>
          <w:sz w:val="24"/>
        </w:rPr>
      </w:pPr>
      <w:r w:rsidRPr="00B3633A">
        <w:rPr>
          <w:rFonts w:ascii="Montserrat" w:hAnsi="Montserrat"/>
          <w:sz w:val="24"/>
        </w:rPr>
        <w:t>Early simulation—trouble with details. Ao unmasked.</w:t>
      </w:r>
    </w:p>
    <w:p w:rsidR="0008581E" w:rsidRPr="00B3633A" w:rsidRDefault="0008581E">
      <w:pPr>
        <w:pStyle w:val="0DraftNormal"/>
        <w:rPr>
          <w:rFonts w:ascii="Montserrat" w:hAnsi="Montserrat"/>
          <w:sz w:val="24"/>
        </w:rPr>
      </w:pPr>
    </w:p>
    <w:p w:rsidR="0008581E" w:rsidRPr="00B3633A" w:rsidRDefault="0008581E">
      <w:pPr>
        <w:pStyle w:val="0DraftNormal"/>
        <w:rPr>
          <w:rFonts w:ascii="Montserrat" w:hAnsi="Montserrat"/>
          <w:sz w:val="24"/>
        </w:rPr>
      </w:pPr>
      <w:r w:rsidRPr="00B3633A">
        <w:rPr>
          <w:rFonts w:ascii="Montserrat" w:hAnsi="Montserrat"/>
          <w:sz w:val="24"/>
        </w:rPr>
        <w:t>Holding av down.</w:t>
      </w:r>
    </w:p>
    <w:p w:rsidR="0008581E" w:rsidRPr="00B3633A" w:rsidRDefault="0008581E">
      <w:pPr>
        <w:pStyle w:val="0DraftNormal"/>
        <w:rPr>
          <w:rFonts w:ascii="Montserrat" w:hAnsi="Montserrat"/>
          <w:sz w:val="24"/>
        </w:rPr>
      </w:pPr>
    </w:p>
    <w:p w:rsidR="0008581E" w:rsidRPr="00B3633A" w:rsidRDefault="0008581E">
      <w:pPr>
        <w:pStyle w:val="0DraftNormal"/>
        <w:rPr>
          <w:rFonts w:ascii="Montserrat" w:hAnsi="Montserrat"/>
          <w:sz w:val="24"/>
        </w:rPr>
      </w:pPr>
      <w:r w:rsidRPr="00B3633A">
        <w:rPr>
          <w:rFonts w:ascii="Montserrat" w:hAnsi="Montserrat"/>
          <w:sz w:val="24"/>
        </w:rPr>
        <w:t>Entering necormantic texts into the book of intents.</w:t>
      </w:r>
    </w:p>
    <w:p w:rsidR="0008581E" w:rsidRPr="00B3633A" w:rsidRDefault="0008581E">
      <w:pPr>
        <w:pStyle w:val="0DraftNormal"/>
        <w:rPr>
          <w:rFonts w:ascii="Montserrat" w:hAnsi="Montserrat"/>
          <w:sz w:val="24"/>
        </w:rPr>
      </w:pPr>
    </w:p>
    <w:p w:rsidR="0008581E" w:rsidRPr="00B3633A" w:rsidRDefault="0008581E">
      <w:pPr>
        <w:pStyle w:val="0DraftNormal"/>
        <w:rPr>
          <w:rFonts w:ascii="Montserrat" w:hAnsi="Montserrat"/>
          <w:sz w:val="24"/>
        </w:rPr>
      </w:pPr>
      <w:r w:rsidRPr="00B3633A">
        <w:rPr>
          <w:rFonts w:ascii="Montserrat" w:hAnsi="Montserrat"/>
          <w:sz w:val="24"/>
        </w:rPr>
        <w:t>Ao stands ready to take advantage of any weakening of swat.</w:t>
      </w:r>
    </w:p>
    <w:p w:rsidR="0008581E" w:rsidRPr="00B3633A" w:rsidRDefault="0008581E">
      <w:pPr>
        <w:pStyle w:val="0DraftNormal"/>
        <w:rPr>
          <w:rFonts w:ascii="Montserrat" w:hAnsi="Montserrat"/>
          <w:sz w:val="24"/>
        </w:rPr>
      </w:pPr>
    </w:p>
    <w:p w:rsidR="0008581E" w:rsidRPr="00B3633A" w:rsidRDefault="0008581E">
      <w:pPr>
        <w:pStyle w:val="0DraftNormal"/>
        <w:rPr>
          <w:rFonts w:ascii="Montserrat" w:hAnsi="Montserrat"/>
          <w:sz w:val="24"/>
        </w:rPr>
      </w:pPr>
      <w:r w:rsidRPr="00B3633A">
        <w:rPr>
          <w:rFonts w:ascii="Montserrat" w:hAnsi="Montserrat"/>
          <w:sz w:val="24"/>
        </w:rPr>
        <w:t>Into third week planning—kzeisza showing worry.</w:t>
      </w:r>
    </w:p>
    <w:p w:rsidR="0008581E" w:rsidRPr="00B3633A" w:rsidRDefault="0008581E">
      <w:pPr>
        <w:pStyle w:val="0DraftNormal"/>
        <w:rPr>
          <w:rFonts w:ascii="Montserrat" w:hAnsi="Montserrat"/>
          <w:sz w:val="24"/>
        </w:rPr>
      </w:pPr>
    </w:p>
    <w:p w:rsidR="0008581E" w:rsidRPr="00B3633A" w:rsidRDefault="0008581E">
      <w:pPr>
        <w:pStyle w:val="0DraftNormal"/>
        <w:rPr>
          <w:rFonts w:ascii="Montserrat" w:hAnsi="Montserrat"/>
          <w:sz w:val="24"/>
        </w:rPr>
      </w:pPr>
      <w:r w:rsidRPr="00B3633A">
        <w:rPr>
          <w:rFonts w:ascii="Montserrat" w:hAnsi="Montserrat"/>
          <w:sz w:val="24"/>
        </w:rPr>
        <w:t xml:space="preserve">The plan is to remove the presence of nls swat. It will take them nearly three weeks to be ready to put that plan into motion, using their immediate resources, with a better than ninety percent chance of success, and one hundred percent chance of partial success. Once they have the solid framework of a plan, they begin to run simulations, the setting up of which involves a few disturbing elements. Running a simulation which accounts for magical and technological practices and techniques inspires some frightening experiments. However, av's enemy has finally been unmasked, and they are ready to take advantage of this extraction. In fact, they have a new boldness which has kzeisza worried. </w:t>
      </w:r>
    </w:p>
    <w:p w:rsidR="0008581E" w:rsidRPr="00B3633A" w:rsidRDefault="0008581E">
      <w:pPr>
        <w:pStyle w:val="0DraftNormal"/>
        <w:rPr>
          <w:rFonts w:ascii="Montserrat" w:hAnsi="Montserrat"/>
          <w:sz w:val="24"/>
        </w:rPr>
      </w:pPr>
    </w:p>
    <w:p w:rsidR="0008581E" w:rsidRPr="00B3633A" w:rsidRDefault="0008581E">
      <w:pPr>
        <w:pStyle w:val="0DraftNormal"/>
        <w:rPr>
          <w:rFonts w:ascii="Montserrat" w:hAnsi="Montserrat"/>
          <w:sz w:val="24"/>
        </w:rPr>
      </w:pPr>
      <w:r w:rsidRPr="00B3633A">
        <w:rPr>
          <w:rFonts w:ascii="Montserrat" w:hAnsi="Montserrat"/>
          <w:sz w:val="24"/>
        </w:rPr>
        <w:t>Even in light of the horrifying revelations she has so recently endured, she is still compelled by her responsibilities. In a time old tradition, she has chosen to bury her troubles in her work. In this case however, her work does not need the extra trouble. What should be a routine endeavor to invite a culture fragment into the new alliance somehow seems to be a nightmare of intrigue and mystery. Somewhere in all of this diplomacy is a death trap, and the only out for her is to out think whomever is weaving this labyrinth. What she can not expect, however, is that the divine powers are not through with her yet. In fact, they have hardly begun to make their full claim on her. Only when all she has loved has been torn from her by her own hand does she learn what waits to embrace her.</w:t>
      </w:r>
    </w:p>
    <w:p w:rsidR="0008581E" w:rsidRPr="00B3633A" w:rsidRDefault="0008581E">
      <w:pPr>
        <w:pStyle w:val="0DraftNormal"/>
        <w:rPr>
          <w:rFonts w:ascii="Montserrat" w:hAnsi="Montserrat"/>
          <w:sz w:val="24"/>
        </w:rPr>
      </w:pPr>
    </w:p>
    <w:p w:rsidR="0008581E" w:rsidRPr="00B3633A" w:rsidRDefault="0008581E">
      <w:pPr>
        <w:pStyle w:val="0DraftNormal"/>
        <w:rPr>
          <w:rFonts w:ascii="Montserrat" w:hAnsi="Montserrat"/>
          <w:sz w:val="24"/>
        </w:rPr>
      </w:pPr>
      <w:r w:rsidRPr="00B3633A">
        <w:rPr>
          <w:rFonts w:ascii="Montserrat" w:hAnsi="Montserrat"/>
          <w:sz w:val="24"/>
        </w:rPr>
        <w:t>Even while she is struggling to make sense out of her own life, many, many other individuals are struggling to make sense out of nexus. A desire that is not helped any by the insufferable interference of this upstart fragment. Even though there is so much for everyone to learn from nexus, it seems that as individuals and as an unwilling whole, they simply cannot recognize it. Is there any way for anyone to go back to what they were? Is there anything to go back to? Or far the worst suspicion, was any of it real to begin with? Faced with nexus, there is no way to know what to believe. But it is a slowly awakening fear that life is just a dream; and for those on nexus, it has almost certainly become a nightmare.</w:t>
      </w:r>
    </w:p>
    <w:p w:rsidR="0008581E" w:rsidRPr="00B3633A" w:rsidRDefault="0008581E">
      <w:pPr>
        <w:pStyle w:val="0DraftNormal"/>
        <w:rPr>
          <w:rFonts w:ascii="Montserrat" w:hAnsi="Montserrat"/>
          <w:sz w:val="24"/>
        </w:rPr>
      </w:pPr>
    </w:p>
    <w:p w:rsidR="0008581E" w:rsidRPr="00B3633A" w:rsidRDefault="0008581E">
      <w:pPr>
        <w:pStyle w:val="0DraftNormal"/>
        <w:rPr>
          <w:rFonts w:ascii="Montserrat" w:hAnsi="Montserrat"/>
          <w:sz w:val="24"/>
        </w:rPr>
      </w:pPr>
      <w:r w:rsidRPr="00B3633A">
        <w:rPr>
          <w:rFonts w:ascii="Montserrat" w:hAnsi="Montserrat"/>
          <w:sz w:val="24"/>
        </w:rPr>
        <w:t>For an individual like avonlea, who believes in virtually any possibility, the irony is that even the immediate possibilities can exceed any preconceived expectations. On nexus, where many different realities have been randomly subjected to one another without reason and seemingly without purpose, certain consequences of human nature, and existence, become manifest. This series treats the concepts and expressions of such things as magic, and super-technology with equal seriousness and deliberation. It delves into the higher workings of nature as an arena for the heroine and the reader to venture and explore. This book revolves around the subtle evolution of avonlea towards an appointment in the divine order of the greatest of mysteries. It is an examination of growing beyond the limits of reality, and ascending to a level of existence as real and demanding as what we like to call reality. It explores those parts of life that cannot be denied and which must be faced more so than not in order to transcend our common limits.</w:t>
      </w:r>
    </w:p>
    <w:p w:rsidR="0008581E" w:rsidRPr="00B3633A" w:rsidRDefault="0008581E">
      <w:pPr>
        <w:pStyle w:val="0DraftNormal"/>
        <w:rPr>
          <w:rFonts w:ascii="Montserrat" w:hAnsi="Montserrat"/>
          <w:sz w:val="24"/>
        </w:rPr>
      </w:pPr>
    </w:p>
    <w:p w:rsidR="0008581E" w:rsidRPr="00B3633A" w:rsidRDefault="0008581E">
      <w:pPr>
        <w:pStyle w:val="0DraftNormal"/>
        <w:rPr>
          <w:rFonts w:ascii="Montserrat" w:hAnsi="Montserrat"/>
          <w:sz w:val="24"/>
        </w:rPr>
      </w:pPr>
      <w:r w:rsidRPr="00B3633A">
        <w:rPr>
          <w:rFonts w:ascii="Montserrat" w:hAnsi="Montserrat"/>
          <w:sz w:val="24"/>
        </w:rPr>
        <w:t>More than anything else, i point out that this is a living character. We may never meet her in our own world, but she has her own reality. Much of what appears in this book is the result of her own intentions. I may have written the words, but she created the story through her own actions. I, like kzeisza, the ageless dragon that is her nemesis and most intimate acquaintance, have had to embrace her self expression and not attempt to alter or excuse it. Just as she challenges him to judge her, she challenges us all to dare the same.</w:t>
      </w:r>
    </w:p>
    <w:p w:rsidR="0008581E" w:rsidRPr="00B3633A" w:rsidRDefault="0008581E">
      <w:pPr>
        <w:pStyle w:val="0DraftNormal"/>
        <w:rPr>
          <w:rFonts w:ascii="Montserrat" w:hAnsi="Montserrat"/>
          <w:sz w:val="24"/>
        </w:rPr>
      </w:pPr>
    </w:p>
    <w:p w:rsidR="0008581E" w:rsidRPr="00B3633A" w:rsidRDefault="0008581E">
      <w:pPr>
        <w:pStyle w:val="0DraftNormal"/>
        <w:rPr>
          <w:rFonts w:ascii="Montserrat" w:hAnsi="Montserrat"/>
          <w:sz w:val="24"/>
        </w:rPr>
      </w:pPr>
      <w:r w:rsidRPr="00B3633A">
        <w:rPr>
          <w:rFonts w:ascii="Montserrat" w:hAnsi="Montserrat"/>
          <w:sz w:val="24"/>
        </w:rPr>
        <w:t>A piercing glance from avonlea. A near twilight scene highlighting the red of her hair, and the cool depths of shadows, high contrast warm and cool. A vivid quality of light. There is a warm erotic intensity both in color scheme and in her expression. She stands, hair blazing, confronting the dragon, kzeisza. The focus is on her. Signs of the dragon are in the background and reflected in her eyes or other pools or windows, as they happen to occur in the final draft. She is clothed in her second skin, and in her human form. Her mouth is slightly open, and her canines are slightly visible. The fine sculpture of her features is haunting in the untamed, animal irreverence for glamorous beauty.</w:t>
      </w:r>
    </w:p>
    <w:p w:rsidR="0008581E" w:rsidRPr="00B3633A" w:rsidRDefault="0008581E">
      <w:pPr>
        <w:pStyle w:val="0DraftNormal"/>
        <w:rPr>
          <w:rFonts w:ascii="Montserrat" w:hAnsi="Montserrat"/>
          <w:sz w:val="24"/>
        </w:rPr>
      </w:pPr>
    </w:p>
    <w:p w:rsidR="0008581E" w:rsidRPr="00B3633A" w:rsidRDefault="0008581E">
      <w:pPr>
        <w:pStyle w:val="0DraftNormal"/>
        <w:rPr>
          <w:rFonts w:ascii="Montserrat" w:hAnsi="Montserrat"/>
          <w:sz w:val="24"/>
        </w:rPr>
      </w:pPr>
      <w:r w:rsidRPr="00B3633A">
        <w:rPr>
          <w:rFonts w:ascii="Montserrat" w:hAnsi="Montserrat"/>
          <w:sz w:val="24"/>
        </w:rPr>
        <w:t>Sure, i've got time to run a quick first contact, i'll take white with me...</w:t>
      </w:r>
    </w:p>
    <w:p w:rsidR="0008581E" w:rsidRPr="00B3633A" w:rsidRDefault="0008581E">
      <w:pPr>
        <w:pStyle w:val="0DraftNormal"/>
        <w:rPr>
          <w:rFonts w:ascii="Montserrat" w:hAnsi="Montserrat"/>
          <w:sz w:val="24"/>
        </w:rPr>
      </w:pPr>
    </w:p>
    <w:p w:rsidR="0008581E" w:rsidRPr="00B3633A" w:rsidRDefault="0008581E">
      <w:pPr>
        <w:pStyle w:val="0DraftNormal"/>
        <w:rPr>
          <w:rFonts w:ascii="Montserrat" w:hAnsi="Montserrat"/>
          <w:sz w:val="24"/>
        </w:rPr>
      </w:pPr>
      <w:r w:rsidRPr="00B3633A">
        <w:rPr>
          <w:rFonts w:ascii="Montserrat" w:hAnsi="Montserrat"/>
          <w:sz w:val="24"/>
        </w:rPr>
        <w:t>Gosh, a welcoming committee...</w:t>
      </w:r>
    </w:p>
    <w:p w:rsidR="0008581E" w:rsidRPr="00B3633A" w:rsidRDefault="0008581E">
      <w:pPr>
        <w:pStyle w:val="0DraftNormal"/>
        <w:rPr>
          <w:rFonts w:ascii="Montserrat" w:hAnsi="Montserrat"/>
          <w:sz w:val="24"/>
        </w:rPr>
      </w:pPr>
    </w:p>
    <w:p w:rsidR="0008581E" w:rsidRPr="00B3633A" w:rsidRDefault="0008581E">
      <w:pPr>
        <w:pStyle w:val="0DraftNormal"/>
        <w:rPr>
          <w:rFonts w:ascii="Montserrat" w:hAnsi="Montserrat"/>
          <w:sz w:val="24"/>
        </w:rPr>
      </w:pPr>
      <w:r w:rsidRPr="00B3633A">
        <w:rPr>
          <w:rFonts w:ascii="Montserrat" w:hAnsi="Montserrat"/>
          <w:sz w:val="24"/>
        </w:rPr>
        <w:t>Uh, boss, they don't like it, and there isn't really any one person in charge here... Sure, no problem, i'll take care of it.</w:t>
      </w:r>
    </w:p>
    <w:p w:rsidR="0008581E" w:rsidRPr="00B3633A" w:rsidRDefault="0008581E">
      <w:pPr>
        <w:pStyle w:val="0DraftNormal"/>
        <w:rPr>
          <w:rFonts w:ascii="Montserrat" w:hAnsi="Montserrat"/>
          <w:sz w:val="24"/>
        </w:rPr>
      </w:pPr>
    </w:p>
    <w:p w:rsidR="0008581E" w:rsidRPr="00B3633A" w:rsidRDefault="0008581E">
      <w:pPr>
        <w:pStyle w:val="0DraftNormal"/>
        <w:rPr>
          <w:rFonts w:ascii="Montserrat" w:hAnsi="Montserrat"/>
          <w:sz w:val="24"/>
        </w:rPr>
      </w:pPr>
      <w:r w:rsidRPr="00B3633A">
        <w:rPr>
          <w:rFonts w:ascii="Montserrat" w:hAnsi="Montserrat"/>
          <w:sz w:val="24"/>
        </w:rPr>
        <w:t>Okay, there in, you mind if i catch up on some of my studies...?</w:t>
      </w:r>
    </w:p>
    <w:p w:rsidR="0008581E" w:rsidRPr="00B3633A" w:rsidRDefault="0008581E">
      <w:pPr>
        <w:pStyle w:val="0DraftNormal"/>
        <w:rPr>
          <w:rFonts w:ascii="Montserrat" w:hAnsi="Montserrat"/>
          <w:sz w:val="24"/>
        </w:rPr>
      </w:pPr>
    </w:p>
    <w:p w:rsidR="0008581E" w:rsidRPr="00B3633A" w:rsidRDefault="0008581E">
      <w:pPr>
        <w:pStyle w:val="0DraftNormal"/>
        <w:rPr>
          <w:rFonts w:ascii="Montserrat" w:hAnsi="Montserrat"/>
          <w:sz w:val="24"/>
        </w:rPr>
      </w:pPr>
      <w:r w:rsidRPr="00B3633A">
        <w:rPr>
          <w:rFonts w:ascii="Montserrat" w:hAnsi="Montserrat"/>
          <w:sz w:val="24"/>
        </w:rPr>
        <w:t>What!?! She said yes?!? Sure, i'll talk it over with her...</w:t>
      </w:r>
    </w:p>
    <w:p w:rsidR="0008581E" w:rsidRPr="00B3633A" w:rsidRDefault="0008581E">
      <w:pPr>
        <w:pStyle w:val="0DraftNormal"/>
        <w:rPr>
          <w:rFonts w:ascii="Montserrat" w:hAnsi="Montserrat"/>
          <w:sz w:val="24"/>
        </w:rPr>
      </w:pPr>
    </w:p>
    <w:p w:rsidR="0008581E" w:rsidRPr="00B3633A" w:rsidRDefault="0008581E">
      <w:pPr>
        <w:pStyle w:val="0DraftNormal"/>
        <w:rPr>
          <w:rFonts w:ascii="Montserrat" w:hAnsi="Montserrat"/>
          <w:sz w:val="24"/>
        </w:rPr>
      </w:pPr>
      <w:r w:rsidRPr="00B3633A">
        <w:rPr>
          <w:rFonts w:ascii="Montserrat" w:hAnsi="Montserrat"/>
          <w:sz w:val="24"/>
        </w:rPr>
        <w:t>Uh, boss, i might have to transfer to freelance for a while, say like eternity... I've sort of been asked to take on this other job... What, sure, no problem, i'll get someone to look into it...</w:t>
      </w:r>
    </w:p>
    <w:p w:rsidR="0008581E" w:rsidRPr="00B3633A" w:rsidRDefault="0008581E">
      <w:pPr>
        <w:pStyle w:val="0DraftNormal"/>
        <w:rPr>
          <w:rFonts w:ascii="Montserrat" w:hAnsi="Montserrat"/>
          <w:sz w:val="24"/>
        </w:rPr>
      </w:pPr>
    </w:p>
    <w:p w:rsidR="0008581E" w:rsidRPr="00B3633A" w:rsidRDefault="0008581E">
      <w:pPr>
        <w:pStyle w:val="0DraftNormal"/>
        <w:rPr>
          <w:rFonts w:ascii="Montserrat" w:hAnsi="Montserrat"/>
          <w:sz w:val="24"/>
        </w:rPr>
      </w:pPr>
      <w:r w:rsidRPr="00B3633A">
        <w:rPr>
          <w:rFonts w:ascii="Montserrat" w:hAnsi="Montserrat"/>
          <w:sz w:val="24"/>
        </w:rPr>
        <w:t xml:space="preserve">A new first contact - stepping out - working things out... Once more, she is on the frontier. She continues to work on her arts as she goes along. She has plenty of time to think. As she closes in on the new arrival, she goes more and more on guard. An advance troop from this import encounters her and her escort, and they attack. Av and blanc try to neutralize the attack, and approach the leader with her proposal. This is a culture more along the lines of what her world resembled, and as yet has not had much exposure to the world of (caoi yn) or that which she has experienced there. Warily, they take her back to their city, as they call it. She is taken to see a man of some repute who listens to her stories and her offer. More or less convinced by her sincerity and her demonstrations of technology, he explains the situation she faces here to her. </w:t>
      </w:r>
    </w:p>
    <w:p w:rsidR="0008581E" w:rsidRPr="00B3633A" w:rsidRDefault="0008581E">
      <w:pPr>
        <w:pStyle w:val="0DraftNormal"/>
        <w:rPr>
          <w:rFonts w:ascii="Montserrat" w:hAnsi="Montserrat"/>
          <w:sz w:val="24"/>
        </w:rPr>
      </w:pPr>
    </w:p>
    <w:p w:rsidR="0008581E" w:rsidRPr="00B3633A" w:rsidRDefault="0008581E">
      <w:pPr>
        <w:pStyle w:val="0DraftNormal"/>
        <w:rPr>
          <w:rFonts w:ascii="Montserrat" w:hAnsi="Montserrat"/>
          <w:sz w:val="24"/>
        </w:rPr>
      </w:pPr>
      <w:r w:rsidRPr="00B3633A">
        <w:rPr>
          <w:rFonts w:ascii="Montserrat" w:hAnsi="Montserrat"/>
          <w:sz w:val="24"/>
        </w:rPr>
        <w:t xml:space="preserve">S their action against the advance fills the second guard leader with suspicion and antagonism towards av, her mission and her proposal. This is a culture more along the lines of what her world resembled, and as yet has not had much exposure to the world of (caoi yn) or that which she has experienced there. Warily, they take her back to their city, as they call it. She is taken to see a man of some repute who listens to her stories and her offer. More or less convinced by her sincerity and her demonstrations of technology, he explains the situation she faces here to her. </w:t>
      </w:r>
    </w:p>
    <w:p w:rsidR="0008581E" w:rsidRPr="00B3633A" w:rsidRDefault="0008581E">
      <w:pPr>
        <w:pStyle w:val="0DraftNormal"/>
        <w:rPr>
          <w:rFonts w:ascii="Montserrat" w:hAnsi="Montserrat"/>
          <w:sz w:val="24"/>
        </w:rPr>
      </w:pPr>
    </w:p>
    <w:p w:rsidR="0008581E" w:rsidRPr="00B3633A" w:rsidRDefault="0008581E">
      <w:pPr>
        <w:pStyle w:val="0DraftNormal"/>
        <w:rPr>
          <w:rFonts w:ascii="Montserrat" w:hAnsi="Montserrat"/>
          <w:sz w:val="24"/>
        </w:rPr>
      </w:pPr>
      <w:r w:rsidRPr="00B3633A">
        <w:rPr>
          <w:rFonts w:ascii="Montserrat" w:hAnsi="Montserrat"/>
          <w:sz w:val="24"/>
        </w:rPr>
        <w:t xml:space="preserve">Rasha will be given the charge of pursuing av's solution, as she has the best resource for the task. Av, on the other hand, is not to be allowed to neglect her role as the primary negotiator. The more alliances they forge, the stronger the peace will be, and a new province had been spotted which called for her investigation. Still shocked by her hot retort at kzeisza, she meekly and gratefully accepts the mission, once more unable to take her team with her, thanks to kzeisza's dabbling. She actively wonders what all of his attentions will come to. She weighs what they experience together against what it does to them. She realizes that it has mostly confused her. She can only accept what they share for what it is. Explanations and expectations only feed her confusion. What she believes she has shared with kzeisza has been sensual not sexual. She understands how the game of sex can seem so damning - remembering how it has constricted her between rook, kevin, dirk and ash. For her, her sexuality is merely a release for her sensuality. For her, the reproductive element of sex is dead - without the possability of a mate. What she has endured has had too much of the politics of mating. She is not yet aware of how deep kzeisza's obsession with her has become. She has no choice but to recognise how she has come to love kzeisza, kevin and rook, and she wonders if she wants to. As if she can possibly escape it. </w:t>
      </w:r>
    </w:p>
    <w:p w:rsidR="0008581E" w:rsidRPr="00B3633A" w:rsidRDefault="0008581E">
      <w:pPr>
        <w:pStyle w:val="0DraftNormal"/>
        <w:rPr>
          <w:rFonts w:ascii="Montserrat" w:hAnsi="Montserrat"/>
          <w:sz w:val="24"/>
        </w:rPr>
      </w:pPr>
    </w:p>
    <w:p w:rsidR="0008581E" w:rsidRPr="00B3633A" w:rsidRDefault="0008581E">
      <w:pPr>
        <w:pStyle w:val="0DraftNormal"/>
        <w:rPr>
          <w:rFonts w:ascii="Montserrat" w:hAnsi="Montserrat"/>
          <w:sz w:val="24"/>
        </w:rPr>
      </w:pPr>
      <w:r w:rsidRPr="00B3633A">
        <w:rPr>
          <w:rFonts w:ascii="Montserrat" w:hAnsi="Montserrat"/>
          <w:sz w:val="24"/>
        </w:rPr>
        <w:t xml:space="preserve">A welcoming commitee - an unbalanced situation... Av is dragged to a few audiences, and endures a great deal of angst to get her message across. The local factions are at odds, and her skills and patience as a diplomat are strained to new limits. Her childhood had witnessed the consequences of small province politics and intrigue, and here it was especially thick. It was very much like entering a gothic. For such a vulnerable island in this chaotic world, they sure gave the impression of being able to sway the fate of the entire world. She was even aware that the kind of pseudo-monarchy that this was could be unbeleivably dangerous to a normal person. She imagined that even she could find herself facing some sudden and outlandish charge of treason, and find herself facing a summarry execution. She even began to wonder in the politics in this community did not actually run into and affect the world and shards of cultures around it and in it. Her intuition even screamed out "trap!" from the moment she entered. </w:t>
      </w:r>
    </w:p>
    <w:p w:rsidR="0008581E" w:rsidRPr="00B3633A" w:rsidRDefault="0008581E">
      <w:pPr>
        <w:pStyle w:val="0DraftNormal"/>
        <w:rPr>
          <w:rFonts w:ascii="Montserrat" w:hAnsi="Montserrat"/>
          <w:sz w:val="24"/>
        </w:rPr>
      </w:pPr>
    </w:p>
    <w:p w:rsidR="0008581E" w:rsidRPr="00B3633A" w:rsidRDefault="0008581E">
      <w:pPr>
        <w:pStyle w:val="0DraftNormal"/>
        <w:rPr>
          <w:rFonts w:ascii="Montserrat" w:hAnsi="Montserrat"/>
          <w:sz w:val="24"/>
        </w:rPr>
      </w:pPr>
      <w:r w:rsidRPr="00B3633A">
        <w:rPr>
          <w:rFonts w:ascii="Montserrat" w:hAnsi="Montserrat"/>
          <w:sz w:val="24"/>
        </w:rPr>
        <w:t>Negotiations - making decisions - pulling it together... Av has a lot of negative reports to send back to kzeisza. They do not like the situation they face, and soothing their petty fears and paranoia takes a lot of effort. The way the locals were dissembling, she would almost think they had some other offer that they were weighing against hers. She began to work fast to catch up to the things that were falling into place around her. Still trying to secure an allience, she rooted around for the makings of the trap which loomed in her mind. The leaders she talked with made a very public figure of her, with various tours and intorductions. Blanc stayed watchful in the shadows, though. If there is a trap, she concludes, then it is something of a conspiricy between an enemy of mine, and whoever stands to gain the most from a shady agreement at this time. So she had the beginnings of an idea about whom she could confide in and make her plans with. From there, it is only a matter of disabling the local people who were being used by this, and making them useless for such an exploit.</w:t>
      </w:r>
    </w:p>
    <w:p w:rsidR="0008581E" w:rsidRPr="00B3633A" w:rsidRDefault="0008581E">
      <w:pPr>
        <w:pStyle w:val="0DraftNormal"/>
        <w:rPr>
          <w:rFonts w:ascii="Montserrat" w:hAnsi="Montserrat"/>
          <w:sz w:val="24"/>
        </w:rPr>
      </w:pPr>
    </w:p>
    <w:p w:rsidR="0008581E" w:rsidRPr="00B3633A" w:rsidRDefault="0008581E">
      <w:pPr>
        <w:pStyle w:val="0DraftNormal"/>
        <w:rPr>
          <w:rFonts w:ascii="Montserrat" w:hAnsi="Montserrat"/>
          <w:sz w:val="24"/>
        </w:rPr>
      </w:pPr>
      <w:r w:rsidRPr="00B3633A">
        <w:rPr>
          <w:rFonts w:ascii="Montserrat" w:hAnsi="Montserrat"/>
          <w:sz w:val="24"/>
        </w:rPr>
        <w:t>In dirk's mind, he was utterly snubbed. For whatever reasons, he is swayed by the manipulations of ao and has involved himself in a conspiracy to discredit av. In his mind, he intends to turn this province utterly against her, ruin her work for kzeisza, and have her imprisoned and condemned here so that he can blaze in at the last minute and save her. To that end, he arrived far ahead of her, and began to set her up, while remaining well obfuscated in his manipulations. What he does not know, is that he is expendable to his allies, and that their plans are more thorough about seeing her dead.</w:t>
      </w:r>
    </w:p>
    <w:p w:rsidR="0008581E" w:rsidRPr="00B3633A" w:rsidRDefault="0008581E">
      <w:pPr>
        <w:pStyle w:val="0DraftNormal"/>
        <w:rPr>
          <w:rFonts w:ascii="Montserrat" w:hAnsi="Montserrat"/>
          <w:sz w:val="24"/>
        </w:rPr>
      </w:pPr>
    </w:p>
    <w:p w:rsidR="0008581E" w:rsidRPr="00B3633A" w:rsidRDefault="0008581E">
      <w:pPr>
        <w:pStyle w:val="0DraftNormal"/>
        <w:rPr>
          <w:rFonts w:ascii="Montserrat" w:hAnsi="Montserrat"/>
          <w:sz w:val="24"/>
        </w:rPr>
      </w:pPr>
      <w:r w:rsidRPr="00B3633A">
        <w:rPr>
          <w:rFonts w:ascii="Montserrat" w:hAnsi="Montserrat"/>
          <w:sz w:val="24"/>
        </w:rPr>
        <w:t xml:space="preserve">Onslaught - an inevitible duel - embracing the unknown... Disabling the threat to the alliance, and a local threat to her in the power of the locals did not eliminate the opposition to her. She is lured out into the night, where she is visited by the devourer, who tells her in cryptic terms what she has destined for herself by her choice of divinity. What she understands is that she can not hope to ever escape the inevitable embrace of the devourer. To accent that revelation, she comes to face her possible demise. Her actions did not save her from her enemies. Her wit did not stop the threat. In fact, it only forced it into the open. When the onslaught comes, kzeisza ignores her plea that he not interfere. His is the rationale that they are his enemies while she is just their intended victim. Av has to finally declare - she does not want to love them. Not kzeisza, nor kevin, or rook. She does, but she cannot bear to. All she can see is how any devotion to her is damning to them. She doesn't want them to love her. It is almost as if she knows already that she will soon abandon them for her destiny. That her ascension will wash away her concerns for those she loves. Seeing no other choice, she and kzeisza square off, for neither is willing to give up their love or their honor. Kzeisza is forced to demonstrate how easilly he could destroy her, and abandons her there in the woods. There, fate finds her. Shattered by the event, she is completely unprepared for the news he brings. She has been named avatar of mystery and the unknown. </w:t>
      </w:r>
    </w:p>
    <w:p w:rsidR="0008581E" w:rsidRPr="00B3633A" w:rsidRDefault="0008581E">
      <w:pPr>
        <w:pStyle w:val="0DraftNormal"/>
        <w:rPr>
          <w:rFonts w:ascii="Montserrat" w:hAnsi="Montserrat"/>
          <w:sz w:val="24"/>
        </w:rPr>
      </w:pPr>
    </w:p>
    <w:p w:rsidR="0008581E" w:rsidRPr="00B3633A" w:rsidRDefault="0008581E">
      <w:pPr>
        <w:pStyle w:val="0DraftNormal"/>
        <w:rPr>
          <w:rFonts w:ascii="Montserrat" w:hAnsi="Montserrat"/>
          <w:sz w:val="24"/>
        </w:rPr>
      </w:pPr>
      <w:r w:rsidRPr="00B3633A">
        <w:rPr>
          <w:rFonts w:ascii="Montserrat" w:hAnsi="Montserrat"/>
          <w:sz w:val="24"/>
        </w:rPr>
        <w:t>Dirk was unmasked. Instead of facing his failure and this ultimate devestation of their friendship, he flees. His parting accusation, her blame in all of this and her blindedness to her own seduction, is the thorn which poisons her against the love she has had.</w:t>
      </w:r>
    </w:p>
    <w:p w:rsidR="0008581E" w:rsidRPr="00B3633A" w:rsidRDefault="0008581E">
      <w:pPr>
        <w:pStyle w:val="0DraftNormal"/>
        <w:rPr>
          <w:rFonts w:ascii="Montserrat" w:hAnsi="Montserrat"/>
          <w:sz w:val="24"/>
        </w:rPr>
      </w:pPr>
    </w:p>
    <w:p w:rsidR="0008581E" w:rsidRPr="00B3633A" w:rsidRDefault="0008581E">
      <w:pPr>
        <w:pStyle w:val="0DraftNormal"/>
        <w:rPr>
          <w:rFonts w:ascii="Montserrat" w:hAnsi="Montserrat"/>
          <w:sz w:val="24"/>
        </w:rPr>
      </w:pPr>
      <w:r w:rsidRPr="00B3633A">
        <w:rPr>
          <w:rFonts w:ascii="Montserrat" w:hAnsi="Montserrat"/>
          <w:sz w:val="24"/>
        </w:rPr>
        <w:t>So many loose ends - mutual realization - freelance... After embracing her new office, she takes a final moment to try and tie up the loose ends remaining as the aftermath of her ordeal. This is, she realizes, only the beginning.</w:t>
      </w:r>
    </w:p>
    <w:p w:rsidR="0008581E" w:rsidRPr="00B3633A" w:rsidRDefault="0008581E">
      <w:pPr>
        <w:pStyle w:val="0DraftNormal"/>
        <w:rPr>
          <w:rFonts w:ascii="Montserrat" w:hAnsi="Montserrat"/>
          <w:sz w:val="24"/>
        </w:rPr>
      </w:pPr>
    </w:p>
    <w:p w:rsidR="0008581E" w:rsidRPr="00B3633A" w:rsidRDefault="0008581E">
      <w:pPr>
        <w:pStyle w:val="0DraftNormal"/>
        <w:rPr>
          <w:rFonts w:ascii="Montserrat" w:hAnsi="Montserrat"/>
          <w:sz w:val="24"/>
        </w:rPr>
      </w:pPr>
      <w:r w:rsidRPr="00B3633A">
        <w:rPr>
          <w:rFonts w:ascii="Montserrat" w:hAnsi="Montserrat"/>
          <w:sz w:val="24"/>
        </w:rPr>
        <w:t>Seventh</w:t>
      </w:r>
    </w:p>
    <w:p w:rsidR="0008581E" w:rsidRPr="00B3633A" w:rsidRDefault="0008581E">
      <w:pPr>
        <w:pStyle w:val="0DraftNormal"/>
        <w:rPr>
          <w:rFonts w:ascii="Montserrat" w:hAnsi="Montserrat"/>
          <w:sz w:val="24"/>
        </w:rPr>
      </w:pPr>
    </w:p>
    <w:p w:rsidR="0008581E" w:rsidRPr="00B3633A" w:rsidRDefault="0008581E">
      <w:pPr>
        <w:pStyle w:val="0DraftNormal"/>
        <w:rPr>
          <w:rFonts w:ascii="Montserrat" w:hAnsi="Montserrat"/>
          <w:sz w:val="24"/>
        </w:rPr>
      </w:pPr>
      <w:r w:rsidRPr="00B3633A">
        <w:rPr>
          <w:rFonts w:ascii="Montserrat" w:hAnsi="Montserrat"/>
          <w:sz w:val="24"/>
        </w:rPr>
        <w:t>Committed to an existence immersed in the inconceivable avonlea must learn that she has not even begun to understand the demands of her own destiny. Especially as she learns that destiny itself is not inevitable. Can she live up to the subconscious designs she has placed over her self? Intimate encounters with virtually identical—yet disturbingly different—entities only accentuate her own uniqueness.</w:t>
      </w:r>
    </w:p>
    <w:p w:rsidR="0008581E" w:rsidRPr="00B3633A" w:rsidRDefault="0008581E">
      <w:pPr>
        <w:pStyle w:val="0DraftNormal"/>
        <w:rPr>
          <w:rFonts w:ascii="Montserrat" w:hAnsi="Montserrat"/>
          <w:sz w:val="24"/>
        </w:rPr>
      </w:pPr>
    </w:p>
    <w:p w:rsidR="0008581E" w:rsidRPr="00B3633A" w:rsidRDefault="0008581E">
      <w:pPr>
        <w:pStyle w:val="0DraftNormal"/>
        <w:rPr>
          <w:rFonts w:ascii="Montserrat" w:hAnsi="Montserrat"/>
          <w:sz w:val="24"/>
        </w:rPr>
      </w:pPr>
      <w:r w:rsidRPr="00B3633A">
        <w:rPr>
          <w:rFonts w:ascii="Montserrat" w:hAnsi="Montserrat"/>
          <w:sz w:val="24"/>
        </w:rPr>
        <w:t>Things have been moving very fast, both for her and for the stolen people of nexus. Every living thing is deeply aware that nexus itself will not give them time to adapt casually. All of the rules of peoples lives have been shattered and even as people strive to create new perspectives by which to survive nexus, it continues to mock them. So people are beginning to simply abandon all rules. Some, however, know that there must be some way to remain civilized. Living in this vast whirl of wondrous and frightening possibilities, people are beginning to realize what the hidden gift of nexus is. For some, it is an awakening into unexpected freedom, for others it is an omen of frightening proportions. And they are willing to destroy anyone else who has realized it.</w:t>
      </w:r>
    </w:p>
    <w:p w:rsidR="0008581E" w:rsidRPr="00B3633A" w:rsidRDefault="0008581E">
      <w:pPr>
        <w:pStyle w:val="0DraftNormal"/>
        <w:rPr>
          <w:rFonts w:ascii="Montserrat" w:hAnsi="Montserrat"/>
          <w:sz w:val="24"/>
        </w:rPr>
      </w:pPr>
    </w:p>
    <w:p w:rsidR="0008581E" w:rsidRPr="00B3633A" w:rsidRDefault="0008581E">
      <w:pPr>
        <w:pStyle w:val="0DraftNormal"/>
        <w:rPr>
          <w:rFonts w:ascii="Montserrat" w:hAnsi="Montserrat"/>
          <w:sz w:val="24"/>
        </w:rPr>
      </w:pPr>
      <w:r w:rsidRPr="00B3633A">
        <w:rPr>
          <w:rFonts w:ascii="Montserrat" w:hAnsi="Montserrat"/>
          <w:sz w:val="24"/>
        </w:rPr>
        <w:t>Clearly, the object of this volume is avonlea's acquaintance with the divine office of avatar. There is a quality and form to such an appointment that is best explored from the perspective available. There is much for av to learn about her divinity and its effects on her. Among the currents in this story are her personal transformations, many of which seem to change little of her situation, her quest to reclaim triel manor, and the things she learns about her displacement she could not otherwise have known, her first tentative forays into the threshold level, where her acquaintance with an and morgan come about, and the unspeakable shadow which is attaching itself to her.</w:t>
      </w:r>
    </w:p>
    <w:p w:rsidR="0008581E" w:rsidRPr="00B3633A" w:rsidRDefault="0008581E">
      <w:pPr>
        <w:pStyle w:val="0DraftNormal"/>
        <w:rPr>
          <w:rFonts w:ascii="Montserrat" w:hAnsi="Montserrat"/>
          <w:sz w:val="24"/>
        </w:rPr>
      </w:pPr>
    </w:p>
    <w:p w:rsidR="0008581E" w:rsidRPr="00B3633A" w:rsidRDefault="0008581E">
      <w:pPr>
        <w:pStyle w:val="0DraftNormal"/>
        <w:rPr>
          <w:rFonts w:ascii="Montserrat" w:hAnsi="Montserrat"/>
          <w:sz w:val="24"/>
        </w:rPr>
      </w:pPr>
      <w:r w:rsidRPr="00B3633A">
        <w:rPr>
          <w:rFonts w:ascii="Montserrat" w:hAnsi="Montserrat"/>
          <w:sz w:val="24"/>
        </w:rPr>
        <w:t>Av, an and morgan, together; making eye contact with the observer. The background is comprised of elements specific to their three distinct realms of origin. These elements will blend in a folded nature. Each character will be affected most by the elements of their origin. Morgan will be colored and lighted according to night light. Avonlea will be in the bright light of parish skies. Andrea will be in the uncertain light of dreams. The impression given by their body language is that they have simultaneously been startled with the awareness of an observer. Also implied is that this is a meeting of equals, strangers, and kindred spirits. Morgan has an air of great maturity, avonlea has the quality of eternal youthfulness, and an is just ageless. This cover is a demanding compare and contrast exercise. The three are virtually identical and yet different in nature and temperament.</w:t>
      </w:r>
    </w:p>
    <w:p w:rsidR="0008581E" w:rsidRPr="00B3633A" w:rsidRDefault="0008581E">
      <w:pPr>
        <w:pStyle w:val="0DraftNormal"/>
        <w:rPr>
          <w:rFonts w:ascii="Montserrat" w:hAnsi="Montserrat"/>
          <w:sz w:val="24"/>
        </w:rPr>
      </w:pPr>
    </w:p>
    <w:p w:rsidR="0008581E" w:rsidRPr="00B3633A" w:rsidRDefault="0008581E">
      <w:pPr>
        <w:pStyle w:val="0DraftNormal"/>
        <w:rPr>
          <w:rFonts w:ascii="Montserrat" w:hAnsi="Montserrat"/>
          <w:sz w:val="24"/>
        </w:rPr>
      </w:pPr>
      <w:r w:rsidRPr="00B3633A">
        <w:rPr>
          <w:rFonts w:ascii="Montserrat" w:hAnsi="Montserrat"/>
          <w:sz w:val="24"/>
        </w:rPr>
        <w:t>One of the turns in this story is the manner in which avonlea converts a balrog into her personal servant, her butler, as it were. Both of them being divine entities, after a fashion, it is an appointment made out of mutual respect, and it contrives to unite the household under her--even the litch.</w:t>
      </w:r>
    </w:p>
    <w:p w:rsidR="0008581E" w:rsidRPr="00B3633A" w:rsidRDefault="0008581E">
      <w:pPr>
        <w:pStyle w:val="0DraftNormal"/>
        <w:rPr>
          <w:rFonts w:ascii="Montserrat" w:hAnsi="Montserrat"/>
          <w:sz w:val="24"/>
        </w:rPr>
      </w:pPr>
    </w:p>
    <w:p w:rsidR="0008581E" w:rsidRPr="00B3633A" w:rsidRDefault="0008581E">
      <w:pPr>
        <w:pStyle w:val="0DraftNormal"/>
        <w:rPr>
          <w:rFonts w:ascii="Montserrat" w:hAnsi="Montserrat"/>
          <w:sz w:val="24"/>
        </w:rPr>
      </w:pPr>
      <w:r w:rsidRPr="00B3633A">
        <w:rPr>
          <w:rFonts w:ascii="Montserrat" w:hAnsi="Montserrat"/>
          <w:sz w:val="24"/>
        </w:rPr>
        <w:t>Having long known the freedom of self integrity, and almost as long, remained fully responsible to the demands of her integrity, avonlea has now begun to confront the demands of responsibility to a position of authority and significance, and to only slightly lesser a degree, responsibility to worlds and people outside of herself. She is confronted on many fronts by the requirements and benefits of her mystical office, as they interact with her own nature. This in short order, becomes the most extreme learning experience she has ever known. The thing she seems to be learning the most about, though, is herself. This eventually draws her to seek out her kindred spirits, where or however they may be.</w:t>
      </w:r>
    </w:p>
    <w:p w:rsidR="0008581E" w:rsidRPr="00B3633A" w:rsidRDefault="0008581E">
      <w:pPr>
        <w:pStyle w:val="0DraftNormal"/>
        <w:rPr>
          <w:rFonts w:ascii="Montserrat" w:hAnsi="Montserrat"/>
          <w:sz w:val="24"/>
        </w:rPr>
      </w:pPr>
    </w:p>
    <w:p w:rsidR="0008581E" w:rsidRPr="00B3633A" w:rsidRDefault="0008581E">
      <w:pPr>
        <w:pStyle w:val="0DraftNormal"/>
        <w:rPr>
          <w:rFonts w:ascii="Montserrat" w:hAnsi="Montserrat"/>
          <w:sz w:val="24"/>
        </w:rPr>
      </w:pPr>
      <w:r w:rsidRPr="00B3633A">
        <w:rPr>
          <w:rFonts w:ascii="Montserrat" w:hAnsi="Montserrat"/>
          <w:sz w:val="24"/>
        </w:rPr>
        <w:t>Well, it's a matter of unfinished business... Say, are you going to be someone new every time i talk to you?</w:t>
      </w:r>
    </w:p>
    <w:p w:rsidR="0008581E" w:rsidRPr="00B3633A" w:rsidRDefault="0008581E">
      <w:pPr>
        <w:pStyle w:val="0DraftNormal"/>
        <w:rPr>
          <w:rFonts w:ascii="Montserrat" w:hAnsi="Montserrat"/>
          <w:sz w:val="24"/>
        </w:rPr>
      </w:pPr>
    </w:p>
    <w:p w:rsidR="0008581E" w:rsidRPr="00B3633A" w:rsidRDefault="0008581E">
      <w:pPr>
        <w:pStyle w:val="0DraftNormal"/>
        <w:rPr>
          <w:rFonts w:ascii="Montserrat" w:hAnsi="Montserrat"/>
          <w:sz w:val="24"/>
        </w:rPr>
      </w:pPr>
      <w:r w:rsidRPr="00B3633A">
        <w:rPr>
          <w:rFonts w:ascii="Montserrat" w:hAnsi="Montserrat"/>
          <w:sz w:val="24"/>
        </w:rPr>
        <w:t>Hi guys, i'm here to show you where the library is... What do you mean, 'you've already dealt with it?' since when did things get done around here without me?</w:t>
      </w:r>
    </w:p>
    <w:p w:rsidR="0008581E" w:rsidRPr="00B3633A" w:rsidRDefault="0008581E">
      <w:pPr>
        <w:pStyle w:val="0DraftNormal"/>
        <w:rPr>
          <w:rFonts w:ascii="Montserrat" w:hAnsi="Montserrat"/>
          <w:sz w:val="24"/>
        </w:rPr>
      </w:pPr>
    </w:p>
    <w:p w:rsidR="0008581E" w:rsidRPr="00B3633A" w:rsidRDefault="0008581E">
      <w:pPr>
        <w:pStyle w:val="0DraftNormal"/>
        <w:rPr>
          <w:rFonts w:ascii="Montserrat" w:hAnsi="Montserrat"/>
          <w:sz w:val="24"/>
        </w:rPr>
      </w:pPr>
      <w:r w:rsidRPr="00B3633A">
        <w:rPr>
          <w:rFonts w:ascii="Montserrat" w:hAnsi="Montserrat"/>
          <w:sz w:val="24"/>
        </w:rPr>
        <w:t>Uh, hi boss. I'm sort of trying to find my house, and i was wondering if i could get some of your people to help me...</w:t>
      </w:r>
    </w:p>
    <w:p w:rsidR="0008581E" w:rsidRPr="00B3633A" w:rsidRDefault="0008581E">
      <w:pPr>
        <w:pStyle w:val="0DraftNormal"/>
        <w:rPr>
          <w:rFonts w:ascii="Montserrat" w:hAnsi="Montserrat"/>
          <w:sz w:val="24"/>
        </w:rPr>
      </w:pPr>
    </w:p>
    <w:p w:rsidR="0008581E" w:rsidRPr="00B3633A" w:rsidRDefault="0008581E">
      <w:pPr>
        <w:pStyle w:val="0DraftNormal"/>
        <w:rPr>
          <w:rFonts w:ascii="Montserrat" w:hAnsi="Montserrat"/>
          <w:sz w:val="24"/>
        </w:rPr>
      </w:pPr>
      <w:r w:rsidRPr="00B3633A">
        <w:rPr>
          <w:rFonts w:ascii="Montserrat" w:hAnsi="Montserrat"/>
          <w:sz w:val="24"/>
        </w:rPr>
        <w:t>Yeah, avatar of mystery and the unknown...</w:t>
      </w:r>
    </w:p>
    <w:p w:rsidR="0008581E" w:rsidRPr="00B3633A" w:rsidRDefault="0008581E">
      <w:pPr>
        <w:pStyle w:val="0DraftNormal"/>
        <w:rPr>
          <w:rFonts w:ascii="Montserrat" w:hAnsi="Montserrat"/>
          <w:sz w:val="24"/>
        </w:rPr>
      </w:pPr>
    </w:p>
    <w:p w:rsidR="0008581E" w:rsidRPr="00B3633A" w:rsidRDefault="0008581E">
      <w:pPr>
        <w:pStyle w:val="0DraftNormal"/>
        <w:rPr>
          <w:rFonts w:ascii="Montserrat" w:hAnsi="Montserrat"/>
          <w:sz w:val="24"/>
        </w:rPr>
      </w:pPr>
      <w:r w:rsidRPr="00B3633A">
        <w:rPr>
          <w:rFonts w:ascii="Montserrat" w:hAnsi="Montserrat"/>
          <w:sz w:val="24"/>
        </w:rPr>
        <w:t>You've got something 'better' to teach me? Wait, i already knew that...</w:t>
      </w:r>
    </w:p>
    <w:p w:rsidR="0008581E" w:rsidRPr="00B3633A" w:rsidRDefault="0008581E">
      <w:pPr>
        <w:pStyle w:val="0DraftNormal"/>
        <w:rPr>
          <w:rFonts w:ascii="Montserrat" w:hAnsi="Montserrat"/>
          <w:sz w:val="24"/>
        </w:rPr>
      </w:pPr>
    </w:p>
    <w:p w:rsidR="0008581E" w:rsidRPr="00B3633A" w:rsidRDefault="0008581E">
      <w:pPr>
        <w:pStyle w:val="0DraftNormal"/>
        <w:rPr>
          <w:rFonts w:ascii="Montserrat" w:hAnsi="Montserrat"/>
          <w:sz w:val="24"/>
        </w:rPr>
      </w:pPr>
      <w:r w:rsidRPr="00B3633A">
        <w:rPr>
          <w:rFonts w:ascii="Montserrat" w:hAnsi="Montserrat"/>
          <w:sz w:val="24"/>
        </w:rPr>
        <w:t>Well, its sort of like this... What do you mean, you don't get it? I'm not trying to be obscure...</w:t>
      </w:r>
    </w:p>
    <w:p w:rsidR="0008581E" w:rsidRPr="00B3633A" w:rsidRDefault="0008581E">
      <w:pPr>
        <w:pStyle w:val="0DraftNormal"/>
        <w:rPr>
          <w:rFonts w:ascii="Montserrat" w:hAnsi="Montserrat"/>
          <w:sz w:val="24"/>
        </w:rPr>
      </w:pPr>
    </w:p>
    <w:p w:rsidR="0008581E" w:rsidRPr="00B3633A" w:rsidRDefault="0008581E">
      <w:pPr>
        <w:pStyle w:val="0DraftNormal"/>
        <w:rPr>
          <w:rFonts w:ascii="Montserrat" w:hAnsi="Montserrat"/>
          <w:sz w:val="24"/>
        </w:rPr>
      </w:pPr>
      <w:r w:rsidRPr="00B3633A">
        <w:rPr>
          <w:rFonts w:ascii="Montserrat" w:hAnsi="Montserrat"/>
          <w:sz w:val="24"/>
        </w:rPr>
        <w:t>Sorry, i forgot, those are really blessed now... No i think most people find it far more frightening than death or evil...</w:t>
      </w:r>
    </w:p>
    <w:p w:rsidR="0008581E" w:rsidRPr="00B3633A" w:rsidRDefault="0008581E">
      <w:pPr>
        <w:pStyle w:val="0DraftNormal"/>
        <w:rPr>
          <w:rFonts w:ascii="Montserrat" w:hAnsi="Montserrat"/>
          <w:sz w:val="24"/>
        </w:rPr>
      </w:pPr>
    </w:p>
    <w:p w:rsidR="0008581E" w:rsidRPr="00B3633A" w:rsidRDefault="0008581E">
      <w:pPr>
        <w:pStyle w:val="0DraftNormal"/>
        <w:rPr>
          <w:rFonts w:ascii="Montserrat" w:hAnsi="Montserrat"/>
          <w:sz w:val="24"/>
        </w:rPr>
      </w:pPr>
      <w:r w:rsidRPr="00B3633A">
        <w:rPr>
          <w:rFonts w:ascii="Montserrat" w:hAnsi="Montserrat"/>
          <w:sz w:val="24"/>
        </w:rPr>
        <w:t>Actually, you're not going to believe it, but i'm essentially working a lot with death these days, too... It is, after all, one of the greatest mysteries of them all. Death is at once far more and far less than anyone imagines it to be. I just call it the door...</w:t>
      </w:r>
    </w:p>
    <w:p w:rsidR="0008581E" w:rsidRPr="00B3633A" w:rsidRDefault="0008581E">
      <w:pPr>
        <w:pStyle w:val="0DraftNormal"/>
        <w:rPr>
          <w:rFonts w:ascii="Montserrat" w:hAnsi="Montserrat"/>
          <w:sz w:val="24"/>
        </w:rPr>
      </w:pPr>
    </w:p>
    <w:p w:rsidR="0008581E" w:rsidRPr="00B3633A" w:rsidRDefault="0008581E">
      <w:pPr>
        <w:pStyle w:val="0DraftNormal"/>
        <w:rPr>
          <w:rFonts w:ascii="Montserrat" w:hAnsi="Montserrat"/>
          <w:sz w:val="24"/>
        </w:rPr>
      </w:pPr>
      <w:r w:rsidRPr="00B3633A">
        <w:rPr>
          <w:rFonts w:ascii="Montserrat" w:hAnsi="Montserrat"/>
          <w:sz w:val="24"/>
        </w:rPr>
        <w:t>Have you ever noticed that the more things make sense, the harder it is to make sense out of things?</w:t>
      </w:r>
    </w:p>
    <w:p w:rsidR="0008581E" w:rsidRPr="00B3633A" w:rsidRDefault="0008581E">
      <w:pPr>
        <w:pStyle w:val="0DraftNormal"/>
        <w:rPr>
          <w:rFonts w:ascii="Montserrat" w:hAnsi="Montserrat"/>
          <w:sz w:val="24"/>
        </w:rPr>
      </w:pPr>
    </w:p>
    <w:p w:rsidR="0008581E" w:rsidRPr="00B3633A" w:rsidRDefault="0008581E">
      <w:pPr>
        <w:pStyle w:val="0DraftNormal"/>
        <w:rPr>
          <w:rFonts w:ascii="Montserrat" w:hAnsi="Montserrat"/>
          <w:sz w:val="24"/>
        </w:rPr>
      </w:pPr>
      <w:r w:rsidRPr="00B3633A">
        <w:rPr>
          <w:rFonts w:ascii="Montserrat" w:hAnsi="Montserrat"/>
          <w:sz w:val="24"/>
        </w:rPr>
        <w:t>What makes them so dangerous to us, boss, is the fact that they are so alien to us... Sure, i'll talk to them</w:t>
      </w:r>
    </w:p>
    <w:p w:rsidR="0008581E" w:rsidRPr="00B3633A" w:rsidRDefault="0008581E">
      <w:pPr>
        <w:pStyle w:val="0DraftNormal"/>
        <w:rPr>
          <w:rFonts w:ascii="Montserrat" w:hAnsi="Montserrat"/>
          <w:sz w:val="24"/>
        </w:rPr>
      </w:pPr>
    </w:p>
    <w:p w:rsidR="0008581E" w:rsidRPr="00B3633A" w:rsidRDefault="0008581E">
      <w:pPr>
        <w:pStyle w:val="0DraftNormal"/>
        <w:rPr>
          <w:rFonts w:ascii="Montserrat" w:hAnsi="Montserrat"/>
          <w:sz w:val="24"/>
        </w:rPr>
      </w:pPr>
      <w:r w:rsidRPr="00B3633A">
        <w:rPr>
          <w:rFonts w:ascii="Montserrat" w:hAnsi="Montserrat"/>
          <w:sz w:val="24"/>
        </w:rPr>
        <w:t>Greetings sivai, what do you want? Fine, i'll look into it. Who, him? Oh, that was just the great devourer... He chooses that form just to tease me... Do you have any idea how many beings exist solely to devour mysteries and the unknown...? He keeps me on my toes, after all, i'm just an underling. His heart is ever set on my liege...</w:t>
      </w:r>
    </w:p>
    <w:p w:rsidR="0008581E" w:rsidRPr="00B3633A" w:rsidRDefault="0008581E">
      <w:pPr>
        <w:pStyle w:val="0DraftNormal"/>
        <w:rPr>
          <w:rFonts w:ascii="Montserrat" w:hAnsi="Montserrat"/>
          <w:sz w:val="24"/>
        </w:rPr>
      </w:pPr>
    </w:p>
    <w:p w:rsidR="0008581E" w:rsidRPr="00B3633A" w:rsidRDefault="0008581E">
      <w:pPr>
        <w:pStyle w:val="0DraftNormal"/>
        <w:rPr>
          <w:rFonts w:ascii="Montserrat" w:hAnsi="Montserrat"/>
          <w:sz w:val="24"/>
        </w:rPr>
      </w:pPr>
      <w:r w:rsidRPr="00B3633A">
        <w:rPr>
          <w:rFonts w:ascii="Montserrat" w:hAnsi="Montserrat"/>
          <w:sz w:val="24"/>
        </w:rPr>
        <w:t>Av learns, through experience, how her body copes with extensive damage, such as her own weapon deals out.</w:t>
      </w:r>
    </w:p>
    <w:p w:rsidR="0008581E" w:rsidRPr="00B3633A" w:rsidRDefault="0008581E">
      <w:pPr>
        <w:pStyle w:val="0DraftNormal"/>
        <w:rPr>
          <w:rFonts w:ascii="Montserrat" w:hAnsi="Montserrat"/>
          <w:sz w:val="24"/>
        </w:rPr>
      </w:pPr>
    </w:p>
    <w:p w:rsidR="0008581E" w:rsidRPr="00B3633A" w:rsidRDefault="0008581E">
      <w:pPr>
        <w:pStyle w:val="0DraftNormal"/>
        <w:rPr>
          <w:rFonts w:ascii="Montserrat" w:hAnsi="Montserrat"/>
          <w:sz w:val="24"/>
        </w:rPr>
      </w:pPr>
      <w:r w:rsidRPr="00B3633A">
        <w:rPr>
          <w:rFonts w:ascii="Montserrat" w:hAnsi="Montserrat"/>
          <w:sz w:val="24"/>
        </w:rPr>
        <w:t>Part of me seems to hover just this side of the threshold, while i conduct my affairs here...</w:t>
      </w:r>
    </w:p>
    <w:p w:rsidR="0008581E" w:rsidRPr="00B3633A" w:rsidRDefault="0008581E">
      <w:pPr>
        <w:pStyle w:val="0DraftNormal"/>
        <w:rPr>
          <w:rFonts w:ascii="Montserrat" w:hAnsi="Montserrat"/>
          <w:sz w:val="24"/>
        </w:rPr>
      </w:pPr>
    </w:p>
    <w:p w:rsidR="0008581E" w:rsidRPr="00B3633A" w:rsidRDefault="0008581E">
      <w:pPr>
        <w:pStyle w:val="0DraftNormal"/>
        <w:rPr>
          <w:rFonts w:ascii="Montserrat" w:hAnsi="Montserrat"/>
          <w:sz w:val="24"/>
        </w:rPr>
      </w:pPr>
      <w:r w:rsidRPr="00B3633A">
        <w:rPr>
          <w:rFonts w:ascii="Montserrat" w:hAnsi="Montserrat"/>
          <w:sz w:val="24"/>
        </w:rPr>
        <w:t xml:space="preserve">Well, my job is mostly to represent her here, though wherever i actually am at any given moment is good enough, too... Well, there just aren't that many of us to cover one world apiece. Besides, i think i am the only one of there is... </w:t>
      </w:r>
    </w:p>
    <w:p w:rsidR="0008581E" w:rsidRPr="00B3633A" w:rsidRDefault="0008581E">
      <w:pPr>
        <w:pStyle w:val="0DraftNormal"/>
        <w:rPr>
          <w:rFonts w:ascii="Montserrat" w:hAnsi="Montserrat"/>
          <w:sz w:val="24"/>
        </w:rPr>
      </w:pPr>
    </w:p>
    <w:p w:rsidR="0008581E" w:rsidRPr="00B3633A" w:rsidRDefault="0008581E">
      <w:pPr>
        <w:pStyle w:val="0DraftNormal"/>
        <w:rPr>
          <w:rFonts w:ascii="Montserrat" w:hAnsi="Montserrat"/>
          <w:sz w:val="24"/>
        </w:rPr>
      </w:pPr>
      <w:r w:rsidRPr="00B3633A">
        <w:rPr>
          <w:rFonts w:ascii="Montserrat" w:hAnsi="Montserrat"/>
          <w:sz w:val="24"/>
        </w:rPr>
        <w:t>Hello again, nice pelt, uhm, you know, i used to work with a group of people, it sort of made me more effective... What? You mean i do have subordinates? Well, yes. Thank you. Um, who are they? Right, i'll know..</w:t>
      </w:r>
    </w:p>
    <w:p w:rsidR="0008581E" w:rsidRPr="00B3633A" w:rsidRDefault="0008581E">
      <w:pPr>
        <w:pStyle w:val="0DraftNormal"/>
        <w:rPr>
          <w:rFonts w:ascii="Montserrat" w:hAnsi="Montserrat"/>
          <w:sz w:val="24"/>
        </w:rPr>
      </w:pPr>
    </w:p>
    <w:p w:rsidR="0008581E" w:rsidRPr="00B3633A" w:rsidRDefault="0008581E">
      <w:pPr>
        <w:pStyle w:val="0DraftNormal"/>
        <w:rPr>
          <w:rFonts w:ascii="Montserrat" w:hAnsi="Montserrat"/>
          <w:sz w:val="24"/>
        </w:rPr>
      </w:pPr>
      <w:r w:rsidRPr="00B3633A">
        <w:rPr>
          <w:rFonts w:ascii="Montserrat" w:hAnsi="Montserrat"/>
          <w:sz w:val="24"/>
        </w:rPr>
        <w:t>I used to be so irresponsible, when did i change?</w:t>
      </w:r>
    </w:p>
    <w:p w:rsidR="0008581E" w:rsidRPr="00B3633A" w:rsidRDefault="0008581E">
      <w:pPr>
        <w:pStyle w:val="0DraftNormal"/>
        <w:rPr>
          <w:rFonts w:ascii="Montserrat" w:hAnsi="Montserrat"/>
          <w:sz w:val="24"/>
        </w:rPr>
      </w:pPr>
    </w:p>
    <w:p w:rsidR="0008581E" w:rsidRPr="00B3633A" w:rsidRDefault="0008581E">
      <w:pPr>
        <w:pStyle w:val="0DraftNormal"/>
        <w:rPr>
          <w:rFonts w:ascii="Montserrat" w:hAnsi="Montserrat"/>
          <w:sz w:val="24"/>
        </w:rPr>
      </w:pPr>
      <w:r w:rsidRPr="00B3633A">
        <w:rPr>
          <w:rFonts w:ascii="Montserrat" w:hAnsi="Montserrat"/>
          <w:sz w:val="24"/>
        </w:rPr>
        <w:t>No, there's not much which i can conceive of any more that i can't figure out how to do, but i can't dwell on it. You can't exactly sit down and write a book about these kind of things. Who would ever understand it? It would all seem like involuted gobble</w:t>
      </w:r>
      <w:r w:rsidRPr="00B3633A">
        <w:rPr>
          <w:rFonts w:ascii="Montserrat" w:hAnsi="Montserrat"/>
          <w:sz w:val="24"/>
        </w:rPr>
        <w:noBreakHyphen/>
        <w:t>de</w:t>
      </w:r>
      <w:r w:rsidRPr="00B3633A">
        <w:rPr>
          <w:rFonts w:ascii="Montserrat" w:hAnsi="Montserrat"/>
          <w:sz w:val="24"/>
        </w:rPr>
        <w:noBreakHyphen/>
        <w:t>gook...</w:t>
      </w:r>
    </w:p>
    <w:p w:rsidR="0008581E" w:rsidRPr="00B3633A" w:rsidRDefault="0008581E">
      <w:pPr>
        <w:pStyle w:val="0DraftNormal"/>
        <w:rPr>
          <w:rFonts w:ascii="Montserrat" w:hAnsi="Montserrat"/>
          <w:sz w:val="24"/>
        </w:rPr>
      </w:pPr>
    </w:p>
    <w:p w:rsidR="0008581E" w:rsidRPr="00B3633A" w:rsidRDefault="0008581E">
      <w:pPr>
        <w:pStyle w:val="0DraftNormal"/>
        <w:rPr>
          <w:rFonts w:ascii="Montserrat" w:hAnsi="Montserrat"/>
          <w:sz w:val="24"/>
        </w:rPr>
      </w:pPr>
      <w:r w:rsidRPr="00B3633A">
        <w:rPr>
          <w:rFonts w:ascii="Montserrat" w:hAnsi="Montserrat"/>
          <w:sz w:val="24"/>
        </w:rPr>
        <w:t>I don't know if i am exactly sane anymore. Just last night i was sitting on my couch carrying on an animated conversation with a glass of water, i had thought at the time that it was just a matter of understanding the way a glass of water thought...</w:t>
      </w:r>
    </w:p>
    <w:p w:rsidR="0008581E" w:rsidRPr="00B3633A" w:rsidRDefault="0008581E">
      <w:pPr>
        <w:pStyle w:val="0DraftNormal"/>
        <w:rPr>
          <w:rFonts w:ascii="Montserrat" w:hAnsi="Montserrat"/>
          <w:sz w:val="24"/>
        </w:rPr>
      </w:pPr>
    </w:p>
    <w:p w:rsidR="0008581E" w:rsidRPr="00B3633A" w:rsidRDefault="0008581E">
      <w:pPr>
        <w:pStyle w:val="0DraftNormal"/>
        <w:rPr>
          <w:rFonts w:ascii="Montserrat" w:hAnsi="Montserrat"/>
          <w:sz w:val="24"/>
        </w:rPr>
      </w:pPr>
      <w:r w:rsidRPr="00B3633A">
        <w:rPr>
          <w:rFonts w:ascii="Montserrat" w:hAnsi="Montserrat"/>
          <w:sz w:val="24"/>
        </w:rPr>
        <w:t>No, what i am and what i do are not a matter of losing my sanity and indulging in fanciful whims... There is a rhythm to my understanding which is entirely unlike language in that the sense of a thing is not in the name that holds it but in the pitch and position it takes at the moment...</w:t>
      </w:r>
    </w:p>
    <w:p w:rsidR="0008581E" w:rsidRPr="00B3633A" w:rsidRDefault="0008581E">
      <w:pPr>
        <w:pStyle w:val="0DraftNormal"/>
        <w:rPr>
          <w:rFonts w:ascii="Montserrat" w:hAnsi="Montserrat"/>
          <w:sz w:val="24"/>
        </w:rPr>
      </w:pPr>
    </w:p>
    <w:p w:rsidR="0008581E" w:rsidRPr="00B3633A" w:rsidRDefault="0008581E">
      <w:pPr>
        <w:pStyle w:val="0DraftNormal"/>
        <w:rPr>
          <w:rFonts w:ascii="Montserrat" w:hAnsi="Montserrat"/>
          <w:sz w:val="24"/>
        </w:rPr>
      </w:pPr>
      <w:r w:rsidRPr="00B3633A">
        <w:rPr>
          <w:rFonts w:ascii="Montserrat" w:hAnsi="Montserrat"/>
          <w:sz w:val="24"/>
        </w:rPr>
        <w:t>Do you wish to destroy your mind? I'm telling you, i can see plain as day that what you are doing is exactly what your own mind is most set against... Master your mind before you attempt to master the universe, you've got better odds of surviving that way. I'm not trying to stop you, you are trying to stop you, i am just letting you in on what is going on with you...</w:t>
      </w:r>
    </w:p>
    <w:p w:rsidR="0008581E" w:rsidRPr="00B3633A" w:rsidRDefault="0008581E">
      <w:pPr>
        <w:pStyle w:val="0DraftNormal"/>
        <w:rPr>
          <w:rFonts w:ascii="Montserrat" w:hAnsi="Montserrat"/>
          <w:sz w:val="24"/>
        </w:rPr>
      </w:pPr>
    </w:p>
    <w:p w:rsidR="0008581E" w:rsidRPr="00B3633A" w:rsidRDefault="0008581E">
      <w:pPr>
        <w:pStyle w:val="0DraftNormal"/>
        <w:rPr>
          <w:rFonts w:ascii="Montserrat" w:hAnsi="Montserrat"/>
          <w:sz w:val="24"/>
        </w:rPr>
      </w:pPr>
      <w:r w:rsidRPr="00B3633A">
        <w:rPr>
          <w:rFonts w:ascii="Montserrat" w:hAnsi="Montserrat"/>
          <w:sz w:val="24"/>
        </w:rPr>
        <w:t>Often, it is in dealing with the pursuits of another that one comes to see themselves. For av, in seeing this other so clearly, she becomes aware of a lack of vision for herself.</w:t>
      </w:r>
    </w:p>
    <w:p w:rsidR="0008581E" w:rsidRPr="00B3633A" w:rsidRDefault="0008581E">
      <w:pPr>
        <w:pStyle w:val="0DraftNormal"/>
        <w:rPr>
          <w:rFonts w:ascii="Montserrat" w:hAnsi="Montserrat"/>
          <w:sz w:val="24"/>
        </w:rPr>
      </w:pPr>
    </w:p>
    <w:p w:rsidR="0008581E" w:rsidRPr="00B3633A" w:rsidRDefault="0008581E">
      <w:pPr>
        <w:pStyle w:val="0DraftNormal"/>
        <w:rPr>
          <w:rFonts w:ascii="Montserrat" w:hAnsi="Montserrat"/>
          <w:sz w:val="24"/>
        </w:rPr>
      </w:pPr>
      <w:r w:rsidRPr="00B3633A">
        <w:rPr>
          <w:rFonts w:ascii="Montserrat" w:hAnsi="Montserrat"/>
          <w:sz w:val="24"/>
        </w:rPr>
        <w:t>How do i know what's what with others, yet still get driven to distraction trying to figure out myself?</w:t>
      </w:r>
    </w:p>
    <w:p w:rsidR="0008581E" w:rsidRPr="00B3633A" w:rsidRDefault="0008581E">
      <w:pPr>
        <w:pStyle w:val="0DraftNormal"/>
        <w:rPr>
          <w:rFonts w:ascii="Montserrat" w:hAnsi="Montserrat"/>
          <w:sz w:val="24"/>
        </w:rPr>
      </w:pPr>
    </w:p>
    <w:p w:rsidR="0008581E" w:rsidRPr="00B3633A" w:rsidRDefault="0008581E">
      <w:pPr>
        <w:pStyle w:val="0DraftNormal"/>
        <w:rPr>
          <w:rFonts w:ascii="Montserrat" w:hAnsi="Montserrat"/>
          <w:sz w:val="24"/>
        </w:rPr>
      </w:pPr>
      <w:r w:rsidRPr="00B3633A">
        <w:rPr>
          <w:rFonts w:ascii="Montserrat" w:hAnsi="Montserrat"/>
          <w:sz w:val="24"/>
        </w:rPr>
        <w:t>This is the question that has been led up to. Realizing the need to deal with the aspects of one's own existence. This decision is momentous in itself. From the contemplation of this question will arise the awareness of what needs to be done. For av, it is a call to confront what, to her, remains unknown.</w:t>
      </w:r>
    </w:p>
    <w:p w:rsidR="0008581E" w:rsidRPr="00B3633A" w:rsidRDefault="0008581E">
      <w:pPr>
        <w:pStyle w:val="0DraftNormal"/>
        <w:rPr>
          <w:rFonts w:ascii="Montserrat" w:hAnsi="Montserrat"/>
          <w:sz w:val="24"/>
        </w:rPr>
      </w:pPr>
    </w:p>
    <w:p w:rsidR="0008581E" w:rsidRPr="00B3633A" w:rsidRDefault="0008581E">
      <w:pPr>
        <w:pStyle w:val="0DraftNormal"/>
        <w:rPr>
          <w:rFonts w:ascii="Montserrat" w:hAnsi="Montserrat"/>
          <w:sz w:val="24"/>
        </w:rPr>
      </w:pPr>
      <w:r w:rsidRPr="00B3633A">
        <w:rPr>
          <w:rFonts w:ascii="Montserrat" w:hAnsi="Montserrat"/>
          <w:sz w:val="24"/>
        </w:rPr>
        <w:t>You're right, i've never gone through the threshold myself. I won't even begin to fulfill my role until i have embraced the heart of that which i have committed myself to. In order to find myself, i need to find my limits...</w:t>
      </w:r>
    </w:p>
    <w:p w:rsidR="0008581E" w:rsidRPr="00B3633A" w:rsidRDefault="0008581E">
      <w:pPr>
        <w:pStyle w:val="0DraftNormal"/>
        <w:rPr>
          <w:rFonts w:ascii="Montserrat" w:hAnsi="Montserrat"/>
          <w:sz w:val="24"/>
        </w:rPr>
      </w:pPr>
    </w:p>
    <w:p w:rsidR="0008581E" w:rsidRPr="00B3633A" w:rsidRDefault="0008581E">
      <w:pPr>
        <w:pStyle w:val="0DraftNormal"/>
        <w:rPr>
          <w:rFonts w:ascii="Montserrat" w:hAnsi="Montserrat"/>
          <w:sz w:val="24"/>
        </w:rPr>
      </w:pPr>
      <w:r w:rsidRPr="00B3633A">
        <w:rPr>
          <w:rFonts w:ascii="Montserrat" w:hAnsi="Montserrat"/>
          <w:sz w:val="24"/>
        </w:rPr>
        <w:t>Av decides to confront the full unknown of death. She leaves, looking for death itself, not through cause, but simply through will. She will find that it is but a door. A door like would separate the houses of two different realities. A door like the transition of going to sleep. Like all in existence, death is a thing which is always present in its final form. Death is, only when the will to remain is broken. For one who has the will, the moment of death will remain at arms length until one chooses to embrace it. It can be that simple an act. But, death is not a place at which the will can remain. One must veer aside. To such a place as the threshold.</w:t>
      </w:r>
    </w:p>
    <w:p w:rsidR="0008581E" w:rsidRPr="00B3633A" w:rsidRDefault="0008581E">
      <w:pPr>
        <w:pStyle w:val="0DraftNormal"/>
        <w:rPr>
          <w:rFonts w:ascii="Montserrat" w:hAnsi="Montserrat"/>
          <w:sz w:val="24"/>
        </w:rPr>
      </w:pPr>
    </w:p>
    <w:p w:rsidR="0008581E" w:rsidRPr="00B3633A" w:rsidRDefault="0008581E">
      <w:pPr>
        <w:pStyle w:val="0DraftNormal"/>
        <w:rPr>
          <w:rFonts w:ascii="Montserrat" w:hAnsi="Montserrat"/>
          <w:sz w:val="24"/>
        </w:rPr>
      </w:pPr>
      <w:r w:rsidRPr="00B3633A">
        <w:rPr>
          <w:rFonts w:ascii="Montserrat" w:hAnsi="Montserrat"/>
          <w:sz w:val="24"/>
        </w:rPr>
        <w:t>Um, hello. Who are you? You live here? Um, well, i work here, i guess...</w:t>
      </w:r>
    </w:p>
    <w:p w:rsidR="0008581E" w:rsidRPr="00B3633A" w:rsidRDefault="0008581E">
      <w:pPr>
        <w:pStyle w:val="0DraftNormal"/>
        <w:rPr>
          <w:rFonts w:ascii="Montserrat" w:hAnsi="Montserrat"/>
          <w:sz w:val="24"/>
        </w:rPr>
      </w:pPr>
    </w:p>
    <w:p w:rsidR="0008581E" w:rsidRPr="00B3633A" w:rsidRDefault="0008581E">
      <w:pPr>
        <w:pStyle w:val="0DraftNormal"/>
        <w:rPr>
          <w:rFonts w:ascii="Montserrat" w:hAnsi="Montserrat"/>
          <w:sz w:val="24"/>
        </w:rPr>
      </w:pPr>
      <w:r w:rsidRPr="00B3633A">
        <w:rPr>
          <w:rFonts w:ascii="Montserrat" w:hAnsi="Montserrat"/>
          <w:sz w:val="24"/>
        </w:rPr>
        <w:t>An and av meet, a recurrence of the dead twin visual, and a resulting fascination, lead to curiosity. The climax of this chapter is the vision, the sensual embrace, which i recall. Both are swallowed by their passion and infatuation, and both embrace it without fear or self recrimination. They discover their difficulty in fulfilling their mutual hunger to be much the cause of their overwhelming desire. Their intimacy is bound by touch, and they become lost in the mystery of their attraction.</w:t>
      </w:r>
    </w:p>
    <w:p w:rsidR="0008581E" w:rsidRPr="00B3633A" w:rsidRDefault="0008581E">
      <w:pPr>
        <w:pStyle w:val="0DraftNormal"/>
        <w:rPr>
          <w:rFonts w:ascii="Montserrat" w:hAnsi="Montserrat"/>
          <w:sz w:val="24"/>
        </w:rPr>
      </w:pPr>
    </w:p>
    <w:p w:rsidR="0008581E" w:rsidRPr="00B3633A" w:rsidRDefault="0008581E">
      <w:pPr>
        <w:pStyle w:val="0DraftNormal"/>
        <w:rPr>
          <w:rFonts w:ascii="Montserrat" w:hAnsi="Montserrat"/>
          <w:sz w:val="24"/>
        </w:rPr>
      </w:pPr>
      <w:r w:rsidRPr="00B3633A">
        <w:rPr>
          <w:rFonts w:ascii="Montserrat" w:hAnsi="Montserrat"/>
          <w:sz w:val="24"/>
        </w:rPr>
        <w:t xml:space="preserve">Why do i feel so open to you? Unlike mystery, untouchable and always looking right through me... I feel like i can actually touch you... </w:t>
      </w:r>
    </w:p>
    <w:p w:rsidR="0008581E" w:rsidRPr="00B3633A" w:rsidRDefault="0008581E">
      <w:pPr>
        <w:pStyle w:val="0DraftNormal"/>
        <w:rPr>
          <w:rFonts w:ascii="Montserrat" w:hAnsi="Montserrat"/>
          <w:sz w:val="24"/>
        </w:rPr>
      </w:pPr>
    </w:p>
    <w:p w:rsidR="0008581E" w:rsidRPr="00B3633A" w:rsidRDefault="0008581E">
      <w:pPr>
        <w:pStyle w:val="0DraftNormal"/>
        <w:rPr>
          <w:rFonts w:ascii="Montserrat" w:hAnsi="Montserrat"/>
          <w:sz w:val="24"/>
        </w:rPr>
      </w:pPr>
      <w:r w:rsidRPr="00B3633A">
        <w:rPr>
          <w:rFonts w:ascii="Montserrat" w:hAnsi="Montserrat"/>
          <w:sz w:val="24"/>
        </w:rPr>
        <w:t>You've embraced the devourer?!? And you're still around to talk about it?</w:t>
      </w:r>
    </w:p>
    <w:p w:rsidR="0008581E" w:rsidRPr="00B3633A" w:rsidRDefault="0008581E">
      <w:pPr>
        <w:pStyle w:val="0DraftNormal"/>
        <w:rPr>
          <w:rFonts w:ascii="Montserrat" w:hAnsi="Montserrat"/>
          <w:sz w:val="24"/>
        </w:rPr>
      </w:pPr>
    </w:p>
    <w:p w:rsidR="0008581E" w:rsidRPr="00B3633A" w:rsidRDefault="0008581E">
      <w:pPr>
        <w:pStyle w:val="0DraftNormal"/>
        <w:rPr>
          <w:rFonts w:ascii="Montserrat" w:hAnsi="Montserrat"/>
          <w:sz w:val="24"/>
        </w:rPr>
      </w:pPr>
      <w:r w:rsidRPr="00B3633A">
        <w:rPr>
          <w:rFonts w:ascii="Montserrat" w:hAnsi="Montserrat"/>
          <w:sz w:val="24"/>
        </w:rPr>
        <w:t>Laying in their spent embrace, they come fast to know and confide in each other. They find, in their mirror of their acquaintance, the equals each had sought unknowingly. They allude to the presence of another, whom each seems to sense. They lose track of time, and wander through the house of contemplation. They also touch the honest core of intimacy, the caress of mere presence.</w:t>
      </w:r>
    </w:p>
    <w:p w:rsidR="0008581E" w:rsidRPr="00B3633A" w:rsidRDefault="0008581E">
      <w:pPr>
        <w:pStyle w:val="0DraftNormal"/>
        <w:rPr>
          <w:rFonts w:ascii="Montserrat" w:hAnsi="Montserrat"/>
          <w:sz w:val="24"/>
        </w:rPr>
      </w:pPr>
    </w:p>
    <w:p w:rsidR="0008581E" w:rsidRPr="00B3633A" w:rsidRDefault="0008581E">
      <w:pPr>
        <w:pStyle w:val="0DraftNormal"/>
        <w:rPr>
          <w:rFonts w:ascii="Montserrat" w:hAnsi="Montserrat"/>
          <w:sz w:val="24"/>
        </w:rPr>
      </w:pPr>
      <w:r w:rsidRPr="00B3633A">
        <w:rPr>
          <w:rFonts w:ascii="Montserrat" w:hAnsi="Montserrat"/>
          <w:sz w:val="24"/>
        </w:rPr>
        <w:t>This is xanadau. Someone is dreaming us.</w:t>
      </w:r>
    </w:p>
    <w:p w:rsidR="0008581E" w:rsidRPr="00B3633A" w:rsidRDefault="0008581E">
      <w:pPr>
        <w:pStyle w:val="0DraftNormal"/>
        <w:rPr>
          <w:rFonts w:ascii="Montserrat" w:hAnsi="Montserrat"/>
          <w:sz w:val="24"/>
        </w:rPr>
      </w:pPr>
    </w:p>
    <w:p w:rsidR="0008581E" w:rsidRPr="00B3633A" w:rsidRDefault="0008581E">
      <w:pPr>
        <w:pStyle w:val="0DraftNormal"/>
        <w:rPr>
          <w:rFonts w:ascii="Montserrat" w:hAnsi="Montserrat"/>
          <w:sz w:val="24"/>
        </w:rPr>
      </w:pPr>
      <w:r w:rsidRPr="00B3633A">
        <w:rPr>
          <w:rFonts w:ascii="Montserrat" w:hAnsi="Montserrat"/>
          <w:sz w:val="24"/>
        </w:rPr>
        <w:t>What do you mean 'i intrigue you' ? I am afraid to understand you, sometimes... Sure, i'd like to meet one of your acquaintances... What should i expect?</w:t>
      </w:r>
    </w:p>
    <w:p w:rsidR="0008581E" w:rsidRPr="00B3633A" w:rsidRDefault="0008581E">
      <w:pPr>
        <w:pStyle w:val="0DraftNormal"/>
        <w:rPr>
          <w:rFonts w:ascii="Montserrat" w:hAnsi="Montserrat"/>
          <w:sz w:val="24"/>
        </w:rPr>
      </w:pPr>
    </w:p>
    <w:p w:rsidR="0008581E" w:rsidRPr="00B3633A" w:rsidRDefault="0008581E">
      <w:pPr>
        <w:pStyle w:val="0DraftNormal"/>
        <w:rPr>
          <w:rFonts w:ascii="Montserrat" w:hAnsi="Montserrat"/>
          <w:sz w:val="24"/>
        </w:rPr>
      </w:pPr>
      <w:r w:rsidRPr="00B3633A">
        <w:rPr>
          <w:rFonts w:ascii="Montserrat" w:hAnsi="Montserrat"/>
          <w:sz w:val="24"/>
        </w:rPr>
        <w:t>An conceives of an idea, and maneuvers av to a point in which to set her notion in motion. This is the beginning of a powerful alliance, which in time will aid them all. Av, led by fascination, is caught between contemplation of what these changes might come to mean, and infatuation with the character of her new acquaintance with an. An, aware of the trial which awaits av in her future, is as much enamored with av as mournful for her fate. She fights to not interfere, and yet some allusion is made. Enough to lend the idea that sivai will attempt to consume her.</w:t>
      </w:r>
    </w:p>
    <w:p w:rsidR="0008581E" w:rsidRPr="00B3633A" w:rsidRDefault="0008581E">
      <w:pPr>
        <w:pStyle w:val="0DraftNormal"/>
        <w:rPr>
          <w:rFonts w:ascii="Montserrat" w:hAnsi="Montserrat"/>
          <w:sz w:val="24"/>
        </w:rPr>
      </w:pPr>
    </w:p>
    <w:p w:rsidR="0008581E" w:rsidRPr="00B3633A" w:rsidRDefault="0008581E">
      <w:pPr>
        <w:pStyle w:val="0DraftNormal"/>
        <w:rPr>
          <w:rFonts w:ascii="Montserrat" w:hAnsi="Montserrat"/>
          <w:sz w:val="24"/>
        </w:rPr>
      </w:pPr>
      <w:r w:rsidRPr="00B3633A">
        <w:rPr>
          <w:rFonts w:ascii="Montserrat" w:hAnsi="Montserrat"/>
          <w:sz w:val="24"/>
        </w:rPr>
        <w:t>I don't think any of us so much as said a word...</w:t>
      </w:r>
    </w:p>
    <w:p w:rsidR="0008581E" w:rsidRPr="00B3633A" w:rsidRDefault="0008581E">
      <w:pPr>
        <w:pStyle w:val="0DraftNormal"/>
        <w:rPr>
          <w:rFonts w:ascii="Montserrat" w:hAnsi="Montserrat"/>
          <w:sz w:val="24"/>
        </w:rPr>
      </w:pPr>
    </w:p>
    <w:p w:rsidR="0008581E" w:rsidRPr="00B3633A" w:rsidRDefault="0008581E">
      <w:pPr>
        <w:pStyle w:val="0DraftNormal"/>
        <w:rPr>
          <w:rFonts w:ascii="Montserrat" w:hAnsi="Montserrat"/>
          <w:sz w:val="24"/>
        </w:rPr>
      </w:pPr>
      <w:r w:rsidRPr="00B3633A">
        <w:rPr>
          <w:rFonts w:ascii="Montserrat" w:hAnsi="Montserrat"/>
          <w:sz w:val="24"/>
        </w:rPr>
        <w:t>This meeting is influenced by the emphatic encouragement of an. These three reflections of one another, one living, one undead, and one on the threshold, are as distinct from one another as they are alike. The fascination, to touch the image of oneself. To explore the similarities, and be astounded the very differences in nature, which affect even the texture of skin, hair, and breath. To point out the different hungers and appetites, and succulence of their satisfaction. For a vampire, the richness of av's blood, and the fragility of an's form, are intoxicating. For them, the stillness of her body and impossibly refined textures of her flesh, morgan is more the animate object than living being. She tasting of intoxicating blood, from her tears to her center. In an, the promise of a young goddess, in av, the wildness of her animal nature. With this orgy of communion, they each help define each other, more fully and intimately than they had previously known. Their lament, that there is no term more appropriate to them than lovers. They have no name for what they have attained in one another.</w:t>
      </w:r>
    </w:p>
    <w:p w:rsidR="0008581E" w:rsidRPr="00B3633A" w:rsidRDefault="0008581E">
      <w:pPr>
        <w:pStyle w:val="0DraftNormal"/>
        <w:rPr>
          <w:rFonts w:ascii="Montserrat" w:hAnsi="Montserrat"/>
          <w:sz w:val="24"/>
        </w:rPr>
      </w:pPr>
    </w:p>
    <w:p w:rsidR="0008581E" w:rsidRPr="00B3633A" w:rsidRDefault="0008581E">
      <w:pPr>
        <w:pStyle w:val="0DraftNormal"/>
        <w:rPr>
          <w:rFonts w:ascii="Montserrat" w:hAnsi="Montserrat"/>
          <w:sz w:val="24"/>
        </w:rPr>
      </w:pPr>
      <w:r w:rsidRPr="00B3633A">
        <w:rPr>
          <w:rFonts w:ascii="Montserrat" w:hAnsi="Montserrat"/>
          <w:sz w:val="24"/>
        </w:rPr>
        <w:t>The more i come to know about myself, the more i begin to feel that i am only just beginning to understand myself</w:t>
      </w:r>
    </w:p>
    <w:p w:rsidR="0008581E" w:rsidRPr="00B3633A" w:rsidRDefault="0008581E">
      <w:pPr>
        <w:pStyle w:val="0DraftNormal"/>
        <w:rPr>
          <w:rFonts w:ascii="Montserrat" w:hAnsi="Montserrat"/>
          <w:sz w:val="24"/>
        </w:rPr>
      </w:pPr>
    </w:p>
    <w:p w:rsidR="0008581E" w:rsidRPr="00B3633A" w:rsidRDefault="0008581E">
      <w:pPr>
        <w:pStyle w:val="0DraftNormal"/>
        <w:rPr>
          <w:rFonts w:ascii="Montserrat" w:hAnsi="Montserrat"/>
          <w:sz w:val="24"/>
        </w:rPr>
      </w:pPr>
      <w:r w:rsidRPr="00B3633A">
        <w:rPr>
          <w:rFonts w:ascii="Montserrat" w:hAnsi="Montserrat"/>
          <w:sz w:val="24"/>
        </w:rPr>
        <w:t>From the depths of intimacy, begins to come the understanding of self, and its existence. This may indeed be the only thing which gives her any promise of surviving what is to come.</w:t>
      </w:r>
    </w:p>
    <w:p w:rsidR="0008581E" w:rsidRPr="00B3633A" w:rsidRDefault="0008581E">
      <w:pPr>
        <w:pStyle w:val="0DraftNormal"/>
        <w:rPr>
          <w:rFonts w:ascii="Montserrat" w:hAnsi="Montserrat"/>
          <w:sz w:val="24"/>
        </w:rPr>
      </w:pPr>
    </w:p>
    <w:p w:rsidR="0008581E" w:rsidRPr="00B3633A" w:rsidRDefault="0008581E">
      <w:pPr>
        <w:pStyle w:val="0DraftNormal"/>
        <w:rPr>
          <w:rFonts w:ascii="Montserrat" w:hAnsi="Montserrat"/>
          <w:sz w:val="24"/>
        </w:rPr>
      </w:pPr>
      <w:r w:rsidRPr="00B3633A">
        <w:rPr>
          <w:rFonts w:ascii="Montserrat" w:hAnsi="Montserrat"/>
          <w:sz w:val="24"/>
        </w:rPr>
        <w:t>I think i am beginning to understand what i am supposed to be doing now...</w:t>
      </w:r>
    </w:p>
    <w:p w:rsidR="0008581E" w:rsidRPr="00B3633A" w:rsidRDefault="0008581E">
      <w:pPr>
        <w:pStyle w:val="0DraftNormal"/>
        <w:rPr>
          <w:rFonts w:ascii="Montserrat" w:hAnsi="Montserrat"/>
          <w:sz w:val="24"/>
        </w:rPr>
      </w:pPr>
    </w:p>
    <w:p w:rsidR="0008581E" w:rsidRPr="00B3633A" w:rsidRDefault="0008581E">
      <w:pPr>
        <w:pStyle w:val="0DraftNormal"/>
        <w:rPr>
          <w:rFonts w:ascii="Montserrat" w:hAnsi="Montserrat"/>
          <w:sz w:val="24"/>
        </w:rPr>
      </w:pPr>
      <w:r w:rsidRPr="00B3633A">
        <w:rPr>
          <w:rFonts w:ascii="Montserrat" w:hAnsi="Montserrat"/>
          <w:sz w:val="24"/>
        </w:rPr>
        <w:t>When you fight the unknown, you fight me</w:t>
      </w:r>
    </w:p>
    <w:p w:rsidR="0008581E" w:rsidRPr="00B3633A" w:rsidRDefault="0008581E">
      <w:pPr>
        <w:pStyle w:val="0DraftNormal"/>
        <w:rPr>
          <w:rFonts w:ascii="Montserrat" w:hAnsi="Montserrat"/>
          <w:sz w:val="24"/>
        </w:rPr>
      </w:pPr>
    </w:p>
    <w:p w:rsidR="0008581E" w:rsidRPr="00B3633A" w:rsidRDefault="0008581E">
      <w:pPr>
        <w:pStyle w:val="0DraftNormal"/>
        <w:rPr>
          <w:rFonts w:ascii="Montserrat" w:hAnsi="Montserrat"/>
          <w:sz w:val="24"/>
        </w:rPr>
      </w:pPr>
      <w:r w:rsidRPr="00B3633A">
        <w:rPr>
          <w:rFonts w:ascii="Montserrat" w:hAnsi="Montserrat"/>
          <w:sz w:val="24"/>
        </w:rPr>
        <w:t>When you unravel a mystery, you unravel me</w:t>
      </w:r>
    </w:p>
    <w:p w:rsidR="0008581E" w:rsidRPr="00B3633A" w:rsidRDefault="0008581E">
      <w:pPr>
        <w:pStyle w:val="0DraftNormal"/>
        <w:rPr>
          <w:rFonts w:ascii="Montserrat" w:hAnsi="Montserrat"/>
          <w:sz w:val="24"/>
        </w:rPr>
      </w:pPr>
    </w:p>
    <w:p w:rsidR="0008581E" w:rsidRPr="00B3633A" w:rsidRDefault="0008581E">
      <w:pPr>
        <w:pStyle w:val="0DraftNormal"/>
        <w:rPr>
          <w:rFonts w:ascii="Montserrat" w:hAnsi="Montserrat"/>
          <w:sz w:val="24"/>
        </w:rPr>
      </w:pPr>
      <w:r w:rsidRPr="00B3633A">
        <w:rPr>
          <w:rFonts w:ascii="Montserrat" w:hAnsi="Montserrat"/>
          <w:sz w:val="24"/>
        </w:rPr>
        <w:t>But there will always be more to me, and the devourer occasionally restores my cloak of secrets. There are some who see me, many who don't. When i choose to be someone, i am like the moon, both obscure and bright, or the sun, blindingly brilliant, so i warn you, be content to gaze at me through my mask, for mystery is the spice of life... The brightest light creates the darkest shadows.</w:t>
      </w:r>
    </w:p>
    <w:p w:rsidR="0008581E" w:rsidRPr="00B3633A" w:rsidRDefault="0008581E">
      <w:pPr>
        <w:pStyle w:val="0DraftNormal"/>
        <w:rPr>
          <w:rFonts w:ascii="Montserrat" w:hAnsi="Montserrat"/>
          <w:sz w:val="24"/>
        </w:rPr>
      </w:pPr>
    </w:p>
    <w:p w:rsidR="0008581E" w:rsidRPr="00B3633A" w:rsidRDefault="0008581E">
      <w:pPr>
        <w:pStyle w:val="0DraftNormal"/>
        <w:rPr>
          <w:rFonts w:ascii="Montserrat" w:hAnsi="Montserrat"/>
          <w:sz w:val="24"/>
        </w:rPr>
      </w:pPr>
      <w:r w:rsidRPr="00B3633A">
        <w:rPr>
          <w:rFonts w:ascii="Montserrat" w:hAnsi="Montserrat"/>
          <w:sz w:val="24"/>
        </w:rPr>
        <w:t>This chapter will culminate with the approach of the devourer, and will echo with the promise of his touch, and when she realizes his function in existence, she finds the first seed of acceptance with which to meet her coming challenge. The fullness of mystery is truly beginning to come to her, for here awaits the path of destruction. She will be tested against fear of the unknown, and tested for endurance of will. He will be like a seducer. A courting gentleman, who surprises her with his passion, and then leaves her aching for his touch. And this is how it will end.</w:t>
      </w:r>
    </w:p>
    <w:p w:rsidR="0008581E" w:rsidRPr="00B3633A" w:rsidRDefault="0008581E">
      <w:pPr>
        <w:pStyle w:val="0DraftNormal"/>
        <w:rPr>
          <w:rFonts w:ascii="Montserrat" w:hAnsi="Montserrat"/>
          <w:sz w:val="24"/>
        </w:rPr>
      </w:pPr>
    </w:p>
    <w:p w:rsidR="0008581E" w:rsidRPr="00B3633A" w:rsidRDefault="0008581E">
      <w:pPr>
        <w:pStyle w:val="0DraftNormal"/>
        <w:rPr>
          <w:rFonts w:ascii="Montserrat" w:hAnsi="Montserrat"/>
          <w:sz w:val="24"/>
        </w:rPr>
      </w:pPr>
      <w:r w:rsidRPr="00B3633A">
        <w:rPr>
          <w:rFonts w:ascii="Montserrat" w:hAnsi="Montserrat"/>
          <w:sz w:val="24"/>
        </w:rPr>
        <w:t>Eighth</w:t>
      </w:r>
    </w:p>
    <w:p w:rsidR="0008581E" w:rsidRPr="00B3633A" w:rsidRDefault="0008581E">
      <w:pPr>
        <w:pStyle w:val="0DraftNormal"/>
        <w:rPr>
          <w:rFonts w:ascii="Montserrat" w:hAnsi="Montserrat"/>
          <w:sz w:val="24"/>
        </w:rPr>
      </w:pPr>
    </w:p>
    <w:p w:rsidR="0008581E" w:rsidRPr="00B3633A" w:rsidRDefault="0008581E">
      <w:pPr>
        <w:pStyle w:val="0DraftNormal"/>
        <w:rPr>
          <w:rFonts w:ascii="Montserrat" w:hAnsi="Montserrat"/>
          <w:sz w:val="24"/>
        </w:rPr>
      </w:pPr>
      <w:r w:rsidRPr="00B3633A">
        <w:rPr>
          <w:rFonts w:ascii="Montserrat" w:hAnsi="Montserrat"/>
          <w:sz w:val="24"/>
        </w:rPr>
        <w:t>Avonlea is at a hard time in her life. She must decide if she will continue to follow her destiny, or begin to pursue her own autonomy. A time for her to really decide what she wants. To understand this question, she has left nexus and the unknown. Only to enter a trap; one that strips away her confidence and self possession (not to mention the illusions of her sanity). It is a trap we are quite familiar with—a world of doubt. Our world. A world revered to be the most demanding and crucifying to exist in.  Due to this, av is forced to struggle for her own identity—forced to look for herself. As such things go, she is not expecting what she must learn about herself. "avonlea" is not what anyone would call normal. In fact, so many people find her mysterious, enigmatic, or just plain odd, that chances are few people could actually know what to call her. To understand her, one really has to get to know her. Unfortunately, she is not very easy to get to know. She seems to take special pains to reveal as little as possible about herself to anyone. Why? That is part of the mystery. When confronted with the question, `is not plain humanity good enough for you?' she can only reply that she never really knew what that was. She is a very enticing and alluring creature, so naturally it is this which creates the current of this story. A new adversary and admirer is entranced in her and becomes obsessed with penetrating the mystery surrounding her. Ironically, so is she. Even her experiences can not save her from the inertia of sanity that can make her question the validity of her own reality. She does not have much time to learn that this is a world that will kill you to help you; lock you away if you don't fit in. A night in a padded cell is a blow of many proportions; a twisting dagger of synchronicity in her gut. Her brother, kev, is found, having passed through death's door. He brings with him, her old conflict of desire. By this point she is hardly sure who or what she is; she has long since begun to desperately ask who she is. His presence is the shattering blow to her mystique. Eventually the questions come, `can the truth destroy you?' `do you really want to know?' she begins to splint her self back together but finds that there may indeed be a harsh price. Dare she deliver a killing blow to another's reality?</w:t>
      </w:r>
    </w:p>
    <w:p w:rsidR="0008581E" w:rsidRPr="00B3633A" w:rsidRDefault="0008581E">
      <w:pPr>
        <w:pStyle w:val="0DraftNormal"/>
        <w:rPr>
          <w:rFonts w:ascii="Montserrat" w:hAnsi="Montserrat"/>
          <w:sz w:val="24"/>
        </w:rPr>
      </w:pPr>
    </w:p>
    <w:p w:rsidR="0008581E" w:rsidRPr="00B3633A" w:rsidRDefault="0008581E">
      <w:pPr>
        <w:pStyle w:val="0DraftNormal"/>
        <w:rPr>
          <w:rFonts w:ascii="Montserrat" w:hAnsi="Montserrat"/>
          <w:sz w:val="24"/>
        </w:rPr>
      </w:pPr>
      <w:r w:rsidRPr="00B3633A">
        <w:rPr>
          <w:rFonts w:ascii="Montserrat" w:hAnsi="Montserrat"/>
          <w:sz w:val="24"/>
        </w:rPr>
        <w:t>There are many things to learn about avonlea. She is not human. She appears as human as anyone else. However. She is a tigermorph exotic. She can almost effortlessly shift into an anthropomorphic analog of a tiger, or a tiger itself. In any such shift, she can recover from the degradations of physical damage; she heals with each shift. There are many complications in her life created by her nature. Because her parents were also exotics, they had made their living in a circus. This determined avonlea's childhood influences for her. She was trained in many unusual skills from infancy. She was also one of a mixed brood of children. Exotics cannot half breed, and her mother was the only female in the troop. Av's father, his twin, and their friend and adversary all sired cubs from her mother. As she reached menarche, she learned how strong an urge exotics felt with one another compared to what they felt for normal humanoids. Av had to learn the difference between sexual drive and sensual drive. In her, both were very powerful. A quirk of her nature that is hard to account for is her knack for attracting weird influences. The first indication of the sublime potential she will eventually realize. It was this trait which squared her on the path of nexus and her destiny. It brought her triel manor. It brought her the deck of fate. It brought her to nexus, and the paf. It brought her to vancouver, to kzeisza, to ash, and it brought her to mystery.</w:t>
      </w:r>
    </w:p>
    <w:p w:rsidR="0008581E" w:rsidRPr="00B3633A" w:rsidRDefault="0008581E">
      <w:pPr>
        <w:pStyle w:val="0DraftNormal"/>
        <w:rPr>
          <w:rFonts w:ascii="Montserrat" w:hAnsi="Montserrat"/>
          <w:sz w:val="24"/>
        </w:rPr>
      </w:pPr>
    </w:p>
    <w:p w:rsidR="0008581E" w:rsidRPr="00B3633A" w:rsidRDefault="0008581E">
      <w:pPr>
        <w:pStyle w:val="0DraftNormal"/>
        <w:rPr>
          <w:rFonts w:ascii="Montserrat" w:hAnsi="Montserrat"/>
          <w:sz w:val="24"/>
        </w:rPr>
      </w:pPr>
      <w:r w:rsidRPr="00B3633A">
        <w:rPr>
          <w:rFonts w:ascii="Montserrat" w:hAnsi="Montserrat"/>
          <w:sz w:val="24"/>
        </w:rPr>
        <w:t>To reach her destiny, she endured many transformations that have made her something unknown to her self. She has awoken a powerful intuition. She had inherited a vast magical potential. She has become a divinity. She has gained an extraordinary touch of luck. She has bloomed into alluring beauty. Indeed, to a glance, anything that could truly see, she would seem an angel. She is an avatar. Nexus has weaned her of the illusions of a set reality. She knows that there is a truth to all possibilities. She is hungry to explore those possibilities. Even though those possibilities would seem insane to anyone else. She has reached a point where she may go anywhere she desires but home.</w:t>
      </w:r>
    </w:p>
    <w:p w:rsidR="0008581E" w:rsidRPr="00B3633A" w:rsidRDefault="0008581E">
      <w:pPr>
        <w:pStyle w:val="0DraftNormal"/>
        <w:rPr>
          <w:rFonts w:ascii="Montserrat" w:hAnsi="Montserrat"/>
          <w:sz w:val="24"/>
        </w:rPr>
      </w:pPr>
    </w:p>
    <w:p w:rsidR="0008581E" w:rsidRPr="00B3633A" w:rsidRDefault="0008581E">
      <w:pPr>
        <w:pStyle w:val="0DraftNormal"/>
        <w:rPr>
          <w:rFonts w:ascii="Montserrat" w:hAnsi="Montserrat"/>
          <w:sz w:val="24"/>
        </w:rPr>
      </w:pPr>
      <w:r w:rsidRPr="00B3633A">
        <w:rPr>
          <w:rFonts w:ascii="Montserrat" w:hAnsi="Montserrat"/>
          <w:sz w:val="24"/>
        </w:rPr>
        <w:t xml:space="preserve">As it is clear that unpromised is too demanding a book for a first time publication.  I need to get the attention of the business another way.  As i wanted to do a series of books focusing on specific characters such as av and kzeisza, it seems that i could write a more effective book that merely concentrates on exploring avonlea.  As the unfolding is a series in intent, there is no reason why this effort should disqualify any of the things i intended with unpromised.  </w:t>
      </w:r>
    </w:p>
    <w:p w:rsidR="0008581E" w:rsidRPr="00B3633A" w:rsidRDefault="0008581E">
      <w:pPr>
        <w:pStyle w:val="0DraftNormal"/>
        <w:rPr>
          <w:rFonts w:ascii="Montserrat" w:hAnsi="Montserrat"/>
          <w:sz w:val="24"/>
        </w:rPr>
      </w:pPr>
    </w:p>
    <w:p w:rsidR="0008581E" w:rsidRPr="00B3633A" w:rsidRDefault="0008581E">
      <w:pPr>
        <w:pStyle w:val="0DraftNormal"/>
        <w:rPr>
          <w:rFonts w:ascii="Montserrat" w:hAnsi="Montserrat"/>
          <w:sz w:val="24"/>
        </w:rPr>
      </w:pPr>
      <w:r w:rsidRPr="00B3633A">
        <w:rPr>
          <w:rFonts w:ascii="Montserrat" w:hAnsi="Montserrat"/>
          <w:sz w:val="24"/>
        </w:rPr>
        <w:t>One of the things she learns about the strange and unusual in this world is the capacity for people to never really notice it. When it is noticed, then it trips the mind into an altered state where the witness is very vulnerable and disturbed. The lack of intuition and the negligence of people toward their own spirits could account for the lack of magic or divinity, but the frame of mind that claims knowledge and cleaves to ignorance so common here seems far more the culprit.</w:t>
      </w:r>
    </w:p>
    <w:p w:rsidR="0008581E" w:rsidRPr="00B3633A" w:rsidRDefault="0008581E">
      <w:pPr>
        <w:pStyle w:val="0DraftNormal"/>
        <w:rPr>
          <w:rFonts w:ascii="Montserrat" w:hAnsi="Montserrat"/>
          <w:sz w:val="24"/>
        </w:rPr>
      </w:pPr>
    </w:p>
    <w:p w:rsidR="0008581E" w:rsidRPr="00B3633A" w:rsidRDefault="0008581E">
      <w:pPr>
        <w:pStyle w:val="0DraftNormal"/>
        <w:rPr>
          <w:rFonts w:ascii="Montserrat" w:hAnsi="Montserrat"/>
          <w:sz w:val="24"/>
        </w:rPr>
      </w:pPr>
      <w:r w:rsidRPr="00B3633A">
        <w:rPr>
          <w:rFonts w:ascii="Montserrat" w:hAnsi="Montserrat"/>
          <w:sz w:val="24"/>
        </w:rPr>
        <w:t>Av is in contact with an through dreams and hallucinations. This is one device to call question on her sanity from the start, as none else would ever see it. The assumptive premise of this story is the matter of sanity. The appearances are that av lives in this world and has created her own in her mind. That is the view that develops in those she interacts with up to the point where things begin to break down. This is an inversion of what writers more typically do, i have brought my character to this world, rather than taking a character form this world to another. In fact the questions brought up in the story are almost enough to shake avonlea from her own grasp of her own reality. Her presence is seen to be dangerous when those exposed to her begin to lose their grip on reality and they are noticed by others significant to them in their world. That is how she gets locked up. When she begins to lose her grip, she actually fluctuates from this world and when she regains consciousness, her witnesses have been dealt a severe blow. Some have been stupefied, others have been shaken so badly that they run raving. As a group, they are all caught by the police and her possession of a .44 and her actions to defend herself escalate the situation. Her own uncertainty makes her unable to draw on her abilities, a thing that has happened enough times before now to make this a serious nail in her coffin. It is only the chance meeting with kev that gives her the slim chance to recover her equilibrium. In continuity, this story is placed between unbound and undone of within undone.</w:t>
      </w:r>
    </w:p>
    <w:p w:rsidR="0008581E" w:rsidRPr="00B3633A" w:rsidRDefault="0008581E">
      <w:pPr>
        <w:pStyle w:val="0DraftNormal"/>
        <w:rPr>
          <w:rFonts w:ascii="Montserrat" w:hAnsi="Montserrat"/>
          <w:sz w:val="24"/>
        </w:rPr>
      </w:pPr>
    </w:p>
    <w:p w:rsidR="0008581E" w:rsidRPr="00B3633A" w:rsidRDefault="0008581E">
      <w:pPr>
        <w:pStyle w:val="0DraftNormal"/>
        <w:rPr>
          <w:rFonts w:ascii="Montserrat" w:hAnsi="Montserrat"/>
          <w:sz w:val="24"/>
        </w:rPr>
      </w:pPr>
      <w:r w:rsidRPr="00B3633A">
        <w:rPr>
          <w:rFonts w:ascii="Montserrat" w:hAnsi="Montserrat"/>
          <w:sz w:val="24"/>
        </w:rPr>
        <w:t>Ninth</w:t>
      </w:r>
    </w:p>
    <w:p w:rsidR="0008581E" w:rsidRPr="00B3633A" w:rsidRDefault="0008581E">
      <w:pPr>
        <w:pStyle w:val="0DraftNormal"/>
        <w:rPr>
          <w:rFonts w:ascii="Montserrat" w:hAnsi="Montserrat"/>
          <w:sz w:val="24"/>
        </w:rPr>
      </w:pPr>
    </w:p>
    <w:p w:rsidR="0008581E" w:rsidRPr="00B3633A" w:rsidRDefault="0008581E">
      <w:pPr>
        <w:pStyle w:val="0DraftNormal"/>
        <w:rPr>
          <w:rFonts w:ascii="Montserrat" w:hAnsi="Montserrat"/>
          <w:sz w:val="24"/>
        </w:rPr>
      </w:pPr>
      <w:r w:rsidRPr="00B3633A">
        <w:rPr>
          <w:rFonts w:ascii="Montserrat" w:hAnsi="Montserrat"/>
          <w:sz w:val="24"/>
        </w:rPr>
        <w:t>Having realized herself, she has suddenly come upon her inevitable trial by fire. Her will and identity will be tested—pushed beyond all mortal limits. Her destruction will be excruciating and slow as she stubbornly fights and resists the caresses of the devourer—the touch of destruction. Her desperation will cause her to make herself an abomination to her old self before she finally must realize the truth.</w:t>
      </w:r>
    </w:p>
    <w:p w:rsidR="0008581E" w:rsidRPr="00B3633A" w:rsidRDefault="0008581E">
      <w:pPr>
        <w:pStyle w:val="0DraftNormal"/>
        <w:rPr>
          <w:rFonts w:ascii="Montserrat" w:hAnsi="Montserrat"/>
          <w:sz w:val="24"/>
        </w:rPr>
      </w:pPr>
    </w:p>
    <w:p w:rsidR="0008581E" w:rsidRPr="00B3633A" w:rsidRDefault="0008581E">
      <w:pPr>
        <w:pStyle w:val="0DraftNormal"/>
        <w:rPr>
          <w:rFonts w:ascii="Montserrat" w:hAnsi="Montserrat"/>
          <w:sz w:val="24"/>
        </w:rPr>
      </w:pPr>
      <w:r w:rsidRPr="00B3633A">
        <w:rPr>
          <w:rFonts w:ascii="Montserrat" w:hAnsi="Montserrat"/>
          <w:sz w:val="24"/>
        </w:rPr>
        <w:t>Avonlea is going to literally be torn apart by this story. Repeatedly. Until there is on doubt in her or our minds. She is going to become an anathema to herself before it is all torn from her. In this will occur the study of nanogenetic technology. The requirements and capabilities of cloning. The options that can be explored and conditions which turn options into necessities. The only fool proof clone method is equivalent to childbirth. Which produces a distinct individual with the exact same genetic potential as the donor. Unless the mind of the donor can be imprinted into the brain of the slip. A clone is referred to as a slip, after the practice of ceramic and porcelain casting; having come from the same mold. Accelerated growth is possible but in special cases like an exotic, only with synchronous media interface. The side effects being that the final product of mind and slip is only faintly anchored to reality. The consequences of this are illustrated in unleashed. Accelerated growth with mind imprint is better if the imprint is done before the slip is withdrawn. Withdrawal is the period where the body is reset to normal growth rates and biorythms. This is the point where instability will occur in an exotic slip. During the matrix cleaning stage where the master code is defined, modifications can be made. Since there is a high demand for interface capability, female neural interfaces are nanogenetically amended to the matrix. In the experimental race to restore avonlea to a functional body, many variations are cleaned before they achieve a perfect matrix with the required alterations. The opportunity to transfer av into the slip are lost when her cybernetic frame is demolished and her transplanted brain along with it. The matter of her reconstruction into a cyber frame is a unique process, too. Ambushed and viciously dismembered in her quarters, in front of her dragon friend, rasha--who mysteriously disappears at the same time--she is certain to die. However, the implants she has already received alerted nyon of the attack, and his team arrives with barely enough time to do a head and spine extraction on her; the only way to preserve her mind and experiences. This ordeal is excruciating for av to say the least. During this time, they manage to do a partial psyche extraction which eventually becomes the subjective base of the sense construct used on the slips that are generated in unleashed. They manage to keep her head alive and manage to grow her a frame which she uses to astonishing extent before her demise.</w:t>
      </w:r>
    </w:p>
    <w:p w:rsidR="0008581E" w:rsidRPr="00B3633A" w:rsidRDefault="0008581E">
      <w:pPr>
        <w:pStyle w:val="0DraftNormal"/>
        <w:rPr>
          <w:rFonts w:ascii="Montserrat" w:hAnsi="Montserrat"/>
          <w:sz w:val="24"/>
        </w:rPr>
      </w:pPr>
    </w:p>
    <w:p w:rsidR="0008581E" w:rsidRPr="00B3633A" w:rsidRDefault="0008581E">
      <w:pPr>
        <w:pStyle w:val="0DraftNormal"/>
        <w:rPr>
          <w:rFonts w:ascii="Montserrat" w:hAnsi="Montserrat"/>
          <w:sz w:val="24"/>
        </w:rPr>
      </w:pPr>
      <w:r w:rsidRPr="00B3633A">
        <w:rPr>
          <w:rFonts w:ascii="Montserrat" w:hAnsi="Montserrat"/>
          <w:sz w:val="24"/>
        </w:rPr>
        <w:t>In being undone, there are many specific details and elements that must be well considered. Why she is effected by the disruptive elements; why she breaks with the rules she established for herself and her household in the previous volume; the exact conduct of the devourer and other key players such as kzeisza, how the transformations she undergoes affect both her and those acquainted with her, and many other real matters of consequence. Already, one part is clear. Her undoing begins as quite that. One of the first maiming blows which cripple her is in fact a combined effect of her exotic and divine natures and the demonic nature of her mauler. What maims her, destroys her attacker. Her nature is rended by her absorption of this entity. She is warped by this inclusion enough to be permanently maimed and infected with a growing debilitation to both of her high natures. Her own body becomes a battle ground for a war of etheric powers. To wit, her first blow is delivered by an entity that normally killed its host, as it possesses and digests their very being. The only she can overcome this inclusion is to embrace it from within and consume it. The part of her capable of this has long been repressed, it must be noted. She does not accomplish this until the end, when the survival of her will demands that she do so. Until then, she is hardly able to withstand the ablation of her being at the hands of other unspeakable minions. As we see.</w:t>
      </w:r>
    </w:p>
    <w:p w:rsidR="0008581E" w:rsidRPr="00B3633A" w:rsidRDefault="0008581E">
      <w:pPr>
        <w:pStyle w:val="0DraftNormal"/>
        <w:rPr>
          <w:rFonts w:ascii="Montserrat" w:hAnsi="Montserrat"/>
          <w:sz w:val="24"/>
        </w:rPr>
      </w:pPr>
    </w:p>
    <w:p w:rsidR="0008581E" w:rsidRPr="00B3633A" w:rsidRDefault="0008581E">
      <w:pPr>
        <w:pStyle w:val="0DraftNormal"/>
        <w:rPr>
          <w:rFonts w:ascii="Montserrat" w:hAnsi="Montserrat"/>
          <w:sz w:val="24"/>
        </w:rPr>
      </w:pPr>
      <w:r w:rsidRPr="00B3633A">
        <w:rPr>
          <w:rFonts w:ascii="Montserrat" w:hAnsi="Montserrat"/>
          <w:sz w:val="24"/>
        </w:rPr>
        <w:t>Av, splayed out and unraveling in proportion to the sequence of her dismembering. The parts of her that are taken first are more unraveled than the last parts. A subjective image reminiscent of the portrait of mystery i clipped. Red and earth tones; parchment tint color scheme.</w:t>
      </w:r>
    </w:p>
    <w:p w:rsidR="0008581E" w:rsidRPr="00B3633A" w:rsidRDefault="0008581E">
      <w:pPr>
        <w:pStyle w:val="0DraftNormal"/>
        <w:rPr>
          <w:rFonts w:ascii="Montserrat" w:hAnsi="Montserrat"/>
          <w:sz w:val="24"/>
        </w:rPr>
      </w:pPr>
    </w:p>
    <w:p w:rsidR="0008581E" w:rsidRPr="00B3633A" w:rsidRDefault="0008581E">
      <w:pPr>
        <w:pStyle w:val="0DraftNormal"/>
        <w:rPr>
          <w:rFonts w:ascii="Montserrat" w:hAnsi="Montserrat"/>
          <w:sz w:val="24"/>
        </w:rPr>
      </w:pPr>
      <w:r w:rsidRPr="00B3633A">
        <w:rPr>
          <w:rFonts w:ascii="Montserrat" w:hAnsi="Montserrat"/>
          <w:sz w:val="24"/>
        </w:rPr>
        <w:t>The previous book culminated with the approach of the devourer, and foreshadowed the promise of his touch, where she realized his function in existence, and found the first seed of acceptance with which to meet her coming challenge. The fullness of mystery is truly beginning to come to her, for here, awaits the path of destruction. She will be tested against fear of the unknown, and tested for endurance of will. Much as then, he will be like a seducer. A courting gentleman, who surprises her with his passion, and then leaves her aching for his touch. And this is how it will continue.</w:t>
      </w:r>
    </w:p>
    <w:p w:rsidR="0008581E" w:rsidRPr="00B3633A" w:rsidRDefault="0008581E">
      <w:pPr>
        <w:pStyle w:val="0DraftNormal"/>
        <w:rPr>
          <w:rFonts w:ascii="Montserrat" w:hAnsi="Montserrat"/>
          <w:sz w:val="24"/>
        </w:rPr>
      </w:pPr>
    </w:p>
    <w:p w:rsidR="0008581E" w:rsidRPr="00B3633A" w:rsidRDefault="0008581E">
      <w:pPr>
        <w:pStyle w:val="0DraftNormal"/>
        <w:rPr>
          <w:rFonts w:ascii="Montserrat" w:hAnsi="Montserrat"/>
          <w:sz w:val="24"/>
        </w:rPr>
      </w:pPr>
      <w:r w:rsidRPr="00B3633A">
        <w:rPr>
          <w:rFonts w:ascii="Montserrat" w:hAnsi="Montserrat"/>
          <w:sz w:val="24"/>
        </w:rPr>
        <w:t>How strong a will does it take to withstand the rending embrace of the devourer? Beyond the threshold, only the will exists, and the devourer. (av) faces the very undoing of her being. She will lose her flesh, her power to shift, her magic and her mysteries. When all has been laid bare by the stealing caresses of sivai, and (av) stands naked to the soul and will, will she endure his final kiss? What are the consequences of a sensual being deprived of all capacity to touch and feel? Can she hope to survive, and will she ever know why this is happening to her?</w:t>
      </w:r>
    </w:p>
    <w:p w:rsidR="0008581E" w:rsidRPr="00B3633A" w:rsidRDefault="0008581E">
      <w:pPr>
        <w:pStyle w:val="0DraftNormal"/>
        <w:rPr>
          <w:rFonts w:ascii="Montserrat" w:hAnsi="Montserrat"/>
          <w:sz w:val="24"/>
        </w:rPr>
      </w:pPr>
    </w:p>
    <w:p w:rsidR="0008581E" w:rsidRPr="00B3633A" w:rsidRDefault="0008581E">
      <w:pPr>
        <w:pStyle w:val="0DraftNormal"/>
        <w:rPr>
          <w:rFonts w:ascii="Montserrat" w:hAnsi="Montserrat"/>
          <w:sz w:val="24"/>
        </w:rPr>
      </w:pPr>
      <w:r w:rsidRPr="00B3633A">
        <w:rPr>
          <w:rFonts w:ascii="Montserrat" w:hAnsi="Montserrat"/>
          <w:sz w:val="24"/>
        </w:rPr>
        <w:t xml:space="preserve">Portents of doom. You surprise me, child. I had hoped we would have more time before it came to this. Your probation is over. You are no longer under my protection. The mysteries are dangerous, so you must take care. You may not understand what is happening to you until it is too late, on this side of the threshold. All you have is your will. </w:t>
      </w:r>
    </w:p>
    <w:p w:rsidR="0008581E" w:rsidRPr="00B3633A" w:rsidRDefault="0008581E">
      <w:pPr>
        <w:pStyle w:val="0DraftNormal"/>
        <w:rPr>
          <w:rFonts w:ascii="Montserrat" w:hAnsi="Montserrat"/>
          <w:sz w:val="24"/>
        </w:rPr>
      </w:pPr>
    </w:p>
    <w:p w:rsidR="0008581E" w:rsidRPr="00B3633A" w:rsidRDefault="0008581E">
      <w:pPr>
        <w:pStyle w:val="0DraftNormal"/>
        <w:rPr>
          <w:rFonts w:ascii="Montserrat" w:hAnsi="Montserrat"/>
          <w:sz w:val="24"/>
        </w:rPr>
      </w:pPr>
      <w:r w:rsidRPr="00B3633A">
        <w:rPr>
          <w:rFonts w:ascii="Montserrat" w:hAnsi="Montserrat"/>
          <w:sz w:val="24"/>
        </w:rPr>
        <w:t xml:space="preserve">I have been watching you. I too dwell within the mysteries. You may have no fear of the unknown but you will fear me. </w:t>
      </w:r>
    </w:p>
    <w:p w:rsidR="0008581E" w:rsidRPr="00B3633A" w:rsidRDefault="0008581E">
      <w:pPr>
        <w:pStyle w:val="0DraftNormal"/>
        <w:rPr>
          <w:rFonts w:ascii="Montserrat" w:hAnsi="Montserrat"/>
          <w:sz w:val="24"/>
        </w:rPr>
      </w:pPr>
    </w:p>
    <w:p w:rsidR="0008581E" w:rsidRPr="00B3633A" w:rsidRDefault="0008581E">
      <w:pPr>
        <w:pStyle w:val="0DraftNormal"/>
        <w:rPr>
          <w:rFonts w:ascii="Montserrat" w:hAnsi="Montserrat"/>
          <w:sz w:val="24"/>
        </w:rPr>
      </w:pPr>
      <w:r w:rsidRPr="00B3633A">
        <w:rPr>
          <w:rFonts w:ascii="Montserrat" w:hAnsi="Montserrat"/>
          <w:sz w:val="24"/>
        </w:rPr>
        <w:t>There are things which lurk in the shadows which even i am frightened instinctively by. Not evil, but utterly alien. My lady, can you not at least tell me what it is you wish for me to find for you? Where do i begin to look?</w:t>
      </w:r>
    </w:p>
    <w:p w:rsidR="0008581E" w:rsidRPr="00B3633A" w:rsidRDefault="0008581E">
      <w:pPr>
        <w:pStyle w:val="0DraftNormal"/>
        <w:rPr>
          <w:rFonts w:ascii="Montserrat" w:hAnsi="Montserrat"/>
          <w:sz w:val="24"/>
        </w:rPr>
      </w:pPr>
    </w:p>
    <w:p w:rsidR="0008581E" w:rsidRPr="00B3633A" w:rsidRDefault="0008581E">
      <w:pPr>
        <w:pStyle w:val="0DraftNormal"/>
        <w:rPr>
          <w:rFonts w:ascii="Montserrat" w:hAnsi="Montserrat"/>
          <w:sz w:val="24"/>
        </w:rPr>
      </w:pPr>
      <w:r w:rsidRPr="00B3633A">
        <w:rPr>
          <w:rFonts w:ascii="Montserrat" w:hAnsi="Montserrat"/>
          <w:sz w:val="24"/>
        </w:rPr>
        <w:t xml:space="preserve">I know these things. They are infinitely capable of destroying her. They are very much my own minions. </w:t>
      </w:r>
    </w:p>
    <w:p w:rsidR="0008581E" w:rsidRPr="00B3633A" w:rsidRDefault="0008581E">
      <w:pPr>
        <w:pStyle w:val="0DraftNormal"/>
        <w:rPr>
          <w:rFonts w:ascii="Montserrat" w:hAnsi="Montserrat"/>
          <w:sz w:val="24"/>
        </w:rPr>
      </w:pPr>
    </w:p>
    <w:p w:rsidR="0008581E" w:rsidRPr="00B3633A" w:rsidRDefault="0008581E">
      <w:pPr>
        <w:pStyle w:val="0DraftNormal"/>
        <w:rPr>
          <w:rFonts w:ascii="Montserrat" w:hAnsi="Montserrat"/>
          <w:sz w:val="24"/>
        </w:rPr>
      </w:pPr>
      <w:r w:rsidRPr="00B3633A">
        <w:rPr>
          <w:rFonts w:ascii="Montserrat" w:hAnsi="Montserrat"/>
          <w:sz w:val="24"/>
        </w:rPr>
        <w:t xml:space="preserve">I am equal to your mistress. You do not comprehend the nature of our relationship, she feeds my hunger. But, do you understand, i am hungry for you. I wish to know you as you are now, so that i may remember... So that i will know. You hunger as well. </w:t>
      </w:r>
    </w:p>
    <w:p w:rsidR="0008581E" w:rsidRPr="00B3633A" w:rsidRDefault="0008581E">
      <w:pPr>
        <w:pStyle w:val="0DraftNormal"/>
        <w:rPr>
          <w:rFonts w:ascii="Montserrat" w:hAnsi="Montserrat"/>
          <w:sz w:val="24"/>
        </w:rPr>
      </w:pPr>
    </w:p>
    <w:p w:rsidR="0008581E" w:rsidRPr="00B3633A" w:rsidRDefault="0008581E">
      <w:pPr>
        <w:pStyle w:val="0DraftNormal"/>
        <w:rPr>
          <w:rFonts w:ascii="Montserrat" w:hAnsi="Montserrat"/>
          <w:sz w:val="24"/>
        </w:rPr>
      </w:pPr>
      <w:r w:rsidRPr="00B3633A">
        <w:rPr>
          <w:rFonts w:ascii="Montserrat" w:hAnsi="Montserrat"/>
          <w:sz w:val="24"/>
        </w:rPr>
        <w:t xml:space="preserve">Powerful enemies inevitably will overwhelm you. They will take the time to do the worst they can, study your weaknesses, and nail them when you least expect it. </w:t>
      </w:r>
    </w:p>
    <w:p w:rsidR="0008581E" w:rsidRPr="00B3633A" w:rsidRDefault="0008581E">
      <w:pPr>
        <w:pStyle w:val="0DraftNormal"/>
        <w:rPr>
          <w:rFonts w:ascii="Montserrat" w:hAnsi="Montserrat"/>
          <w:sz w:val="24"/>
        </w:rPr>
      </w:pPr>
    </w:p>
    <w:p w:rsidR="0008581E" w:rsidRPr="00B3633A" w:rsidRDefault="0008581E">
      <w:pPr>
        <w:pStyle w:val="0DraftNormal"/>
        <w:rPr>
          <w:rFonts w:ascii="Montserrat" w:hAnsi="Montserrat"/>
          <w:sz w:val="24"/>
        </w:rPr>
      </w:pPr>
      <w:r w:rsidRPr="00B3633A">
        <w:rPr>
          <w:rFonts w:ascii="Montserrat" w:hAnsi="Montserrat"/>
          <w:sz w:val="24"/>
        </w:rPr>
        <w:t xml:space="preserve">Wounds that will not heal. A leg, torn from body and spirit, with irreparable damage. </w:t>
      </w:r>
    </w:p>
    <w:p w:rsidR="0008581E" w:rsidRPr="00B3633A" w:rsidRDefault="0008581E">
      <w:pPr>
        <w:pStyle w:val="0DraftNormal"/>
        <w:rPr>
          <w:rFonts w:ascii="Montserrat" w:hAnsi="Montserrat"/>
          <w:sz w:val="24"/>
        </w:rPr>
      </w:pPr>
    </w:p>
    <w:p w:rsidR="0008581E" w:rsidRPr="00B3633A" w:rsidRDefault="0008581E">
      <w:pPr>
        <w:pStyle w:val="0DraftNormal"/>
        <w:rPr>
          <w:rFonts w:ascii="Montserrat" w:hAnsi="Montserrat"/>
          <w:sz w:val="24"/>
        </w:rPr>
      </w:pPr>
      <w:r w:rsidRPr="00B3633A">
        <w:rPr>
          <w:rFonts w:ascii="Montserrat" w:hAnsi="Montserrat"/>
          <w:sz w:val="24"/>
        </w:rPr>
        <w:t xml:space="preserve">No! Don't look at me! Don't touch me... I am maimed, how can you possibly find me appealing? I only wish to remind you of your nature. I wish to help you explore this present. You are in a position to feel what all your life you have only imagined. You never know if there will be another chance to feel tomorrow.  Relearn yourself, you might come to understand why you have been made thus... </w:t>
      </w:r>
    </w:p>
    <w:p w:rsidR="0008581E" w:rsidRPr="00B3633A" w:rsidRDefault="0008581E">
      <w:pPr>
        <w:pStyle w:val="0DraftNormal"/>
        <w:rPr>
          <w:rFonts w:ascii="Montserrat" w:hAnsi="Montserrat"/>
          <w:sz w:val="24"/>
        </w:rPr>
      </w:pPr>
    </w:p>
    <w:p w:rsidR="0008581E" w:rsidRPr="00B3633A" w:rsidRDefault="0008581E">
      <w:pPr>
        <w:pStyle w:val="0DraftNormal"/>
        <w:rPr>
          <w:rFonts w:ascii="Montserrat" w:hAnsi="Montserrat"/>
          <w:sz w:val="24"/>
        </w:rPr>
      </w:pPr>
      <w:r w:rsidRPr="00B3633A">
        <w:rPr>
          <w:rFonts w:ascii="Montserrat" w:hAnsi="Montserrat"/>
          <w:sz w:val="24"/>
        </w:rPr>
        <w:t xml:space="preserve">I've tried everything i know. That's why i came to you. You are telling me there is nothing you can do? Nothing but that? It feels so alien. It is so hard to shift. Its not the same... Its different. Still, i'm lucky to be alive. I wonder if i'll ever get used to this interfacing thing, though. </w:t>
      </w:r>
    </w:p>
    <w:p w:rsidR="0008581E" w:rsidRPr="00B3633A" w:rsidRDefault="0008581E">
      <w:pPr>
        <w:pStyle w:val="0DraftNormal"/>
        <w:rPr>
          <w:rFonts w:ascii="Montserrat" w:hAnsi="Montserrat"/>
          <w:sz w:val="24"/>
        </w:rPr>
      </w:pPr>
    </w:p>
    <w:p w:rsidR="0008581E" w:rsidRPr="00B3633A" w:rsidRDefault="0008581E">
      <w:pPr>
        <w:pStyle w:val="0DraftNormal"/>
        <w:rPr>
          <w:rFonts w:ascii="Montserrat" w:hAnsi="Montserrat"/>
          <w:sz w:val="24"/>
        </w:rPr>
      </w:pPr>
      <w:r w:rsidRPr="00B3633A">
        <w:rPr>
          <w:rFonts w:ascii="Montserrat" w:hAnsi="Montserrat"/>
          <w:sz w:val="24"/>
        </w:rPr>
        <w:t xml:space="preserve">Not again! Never again! He knew. He knew and he said nothing! I feel so empty. I can still tell what's not there, despite the virtual sensory constructs. </w:t>
      </w:r>
    </w:p>
    <w:p w:rsidR="0008581E" w:rsidRPr="00B3633A" w:rsidRDefault="0008581E">
      <w:pPr>
        <w:pStyle w:val="0DraftNormal"/>
        <w:rPr>
          <w:rFonts w:ascii="Montserrat" w:hAnsi="Montserrat"/>
          <w:sz w:val="24"/>
        </w:rPr>
      </w:pPr>
    </w:p>
    <w:p w:rsidR="0008581E" w:rsidRPr="00B3633A" w:rsidRDefault="0008581E">
      <w:pPr>
        <w:pStyle w:val="0DraftNormal"/>
        <w:rPr>
          <w:rFonts w:ascii="Montserrat" w:hAnsi="Montserrat"/>
          <w:sz w:val="24"/>
        </w:rPr>
      </w:pPr>
      <w:r w:rsidRPr="00B3633A">
        <w:rPr>
          <w:rFonts w:ascii="Montserrat" w:hAnsi="Montserrat"/>
          <w:sz w:val="24"/>
        </w:rPr>
        <w:t xml:space="preserve">I'm ready for them this time! </w:t>
      </w:r>
    </w:p>
    <w:p w:rsidR="0008581E" w:rsidRPr="00B3633A" w:rsidRDefault="0008581E">
      <w:pPr>
        <w:pStyle w:val="0DraftNormal"/>
        <w:rPr>
          <w:rFonts w:ascii="Montserrat" w:hAnsi="Montserrat"/>
          <w:sz w:val="24"/>
        </w:rPr>
      </w:pPr>
    </w:p>
    <w:p w:rsidR="0008581E" w:rsidRPr="00B3633A" w:rsidRDefault="0008581E">
      <w:pPr>
        <w:pStyle w:val="0DraftNormal"/>
        <w:rPr>
          <w:rFonts w:ascii="Montserrat" w:hAnsi="Montserrat"/>
          <w:sz w:val="24"/>
        </w:rPr>
      </w:pPr>
      <w:r w:rsidRPr="00B3633A">
        <w:rPr>
          <w:rFonts w:ascii="Montserrat" w:hAnsi="Montserrat"/>
          <w:sz w:val="24"/>
        </w:rPr>
        <w:t xml:space="preserve">Why are you here. Why do you mock me? Doesn't mystery know how much trouble i am in? Please, take me back. I cannot get there now. </w:t>
      </w:r>
    </w:p>
    <w:p w:rsidR="0008581E" w:rsidRPr="00B3633A" w:rsidRDefault="0008581E">
      <w:pPr>
        <w:pStyle w:val="0DraftNormal"/>
        <w:rPr>
          <w:rFonts w:ascii="Montserrat" w:hAnsi="Montserrat"/>
          <w:sz w:val="24"/>
        </w:rPr>
      </w:pPr>
    </w:p>
    <w:p w:rsidR="0008581E" w:rsidRPr="00B3633A" w:rsidRDefault="0008581E">
      <w:pPr>
        <w:pStyle w:val="0DraftNormal"/>
        <w:rPr>
          <w:rFonts w:ascii="Montserrat" w:hAnsi="Montserrat"/>
          <w:sz w:val="24"/>
        </w:rPr>
      </w:pPr>
      <w:r w:rsidRPr="00B3633A">
        <w:rPr>
          <w:rFonts w:ascii="Montserrat" w:hAnsi="Montserrat"/>
          <w:sz w:val="24"/>
        </w:rPr>
        <w:t>Your body is fighting the implants, you have not had the time you need to adjust. You are extremely fragile right now. Very vulnerable.  We've never seen anything like this before. There is no deterioration or atrophy in any of the viable tissue. Its as if your body refuses to acknowledge that these parts are missing.</w:t>
      </w:r>
    </w:p>
    <w:p w:rsidR="0008581E" w:rsidRPr="00B3633A" w:rsidRDefault="0008581E">
      <w:pPr>
        <w:pStyle w:val="0DraftNormal"/>
        <w:rPr>
          <w:rFonts w:ascii="Montserrat" w:hAnsi="Montserrat"/>
          <w:sz w:val="24"/>
        </w:rPr>
      </w:pPr>
    </w:p>
    <w:p w:rsidR="0008581E" w:rsidRPr="00B3633A" w:rsidRDefault="0008581E">
      <w:pPr>
        <w:pStyle w:val="0DraftNormal"/>
        <w:rPr>
          <w:rFonts w:ascii="Montserrat" w:hAnsi="Montserrat"/>
          <w:sz w:val="24"/>
        </w:rPr>
      </w:pPr>
      <w:r w:rsidRPr="00B3633A">
        <w:rPr>
          <w:rFonts w:ascii="Montserrat" w:hAnsi="Montserrat"/>
          <w:sz w:val="24"/>
        </w:rPr>
        <w:t xml:space="preserve">Where his hand caresses, what his lips kiss. The world stutters – a glimpse of nothing. </w:t>
      </w:r>
    </w:p>
    <w:p w:rsidR="0008581E" w:rsidRPr="00B3633A" w:rsidRDefault="0008581E">
      <w:pPr>
        <w:pStyle w:val="0DraftNormal"/>
        <w:rPr>
          <w:rFonts w:ascii="Montserrat" w:hAnsi="Montserrat"/>
          <w:sz w:val="24"/>
        </w:rPr>
      </w:pPr>
    </w:p>
    <w:p w:rsidR="0008581E" w:rsidRPr="00B3633A" w:rsidRDefault="0008581E">
      <w:pPr>
        <w:pStyle w:val="0DraftNormal"/>
        <w:rPr>
          <w:rFonts w:ascii="Montserrat" w:hAnsi="Montserrat"/>
          <w:sz w:val="24"/>
        </w:rPr>
      </w:pPr>
      <w:r w:rsidRPr="00B3633A">
        <w:rPr>
          <w:rFonts w:ascii="Montserrat" w:hAnsi="Montserrat"/>
          <w:sz w:val="24"/>
        </w:rPr>
        <w:t xml:space="preserve">The breaking blow. Extensive burns that cripple, maim and blind her leading side. Only what remains sound can be restored. This leaves her barely more than half of a person. Nerve damage disrupts her capacity to focus, and access the threshold, or the abstract. Her intuition has lost its voice. </w:t>
      </w:r>
    </w:p>
    <w:p w:rsidR="0008581E" w:rsidRPr="00B3633A" w:rsidRDefault="0008581E">
      <w:pPr>
        <w:pStyle w:val="0DraftNormal"/>
        <w:rPr>
          <w:rFonts w:ascii="Montserrat" w:hAnsi="Montserrat"/>
          <w:sz w:val="24"/>
        </w:rPr>
      </w:pPr>
    </w:p>
    <w:p w:rsidR="0008581E" w:rsidRPr="00B3633A" w:rsidRDefault="0008581E">
      <w:pPr>
        <w:pStyle w:val="0DraftNormal"/>
        <w:rPr>
          <w:rFonts w:ascii="Montserrat" w:hAnsi="Montserrat"/>
          <w:sz w:val="24"/>
        </w:rPr>
      </w:pPr>
      <w:r w:rsidRPr="00B3633A">
        <w:rPr>
          <w:rFonts w:ascii="Montserrat" w:hAnsi="Montserrat"/>
          <w:sz w:val="24"/>
        </w:rPr>
        <w:t>This isn't real! Where was i? A stim construct? Oh, gods, i forgot. I look horrible, what is happening to me? I can not live like this. I'm not only just half blind. I am mind blind! You are telling me there is nothing you can do? Nothing but that? It feels so alien. It is so hard to shift. Its not the same... Its different. There are noticeable holes in her grasp of the world at this point. Holes that frighten her remaining intuition.</w:t>
      </w:r>
    </w:p>
    <w:p w:rsidR="0008581E" w:rsidRPr="00B3633A" w:rsidRDefault="0008581E">
      <w:pPr>
        <w:pStyle w:val="0DraftNormal"/>
        <w:rPr>
          <w:rFonts w:ascii="Montserrat" w:hAnsi="Montserrat"/>
          <w:sz w:val="24"/>
        </w:rPr>
      </w:pPr>
    </w:p>
    <w:p w:rsidR="0008581E" w:rsidRPr="00B3633A" w:rsidRDefault="0008581E">
      <w:pPr>
        <w:pStyle w:val="0DraftNormal"/>
        <w:rPr>
          <w:rFonts w:ascii="Montserrat" w:hAnsi="Montserrat"/>
          <w:sz w:val="24"/>
        </w:rPr>
      </w:pPr>
      <w:r w:rsidRPr="00B3633A">
        <w:rPr>
          <w:rFonts w:ascii="Montserrat" w:hAnsi="Montserrat"/>
          <w:sz w:val="24"/>
        </w:rPr>
        <w:t>Is all of this stuff necessary? I never conceived what this would be like. This reminds me of the things blanc taught me. You again.</w:t>
      </w:r>
    </w:p>
    <w:p w:rsidR="0008581E" w:rsidRPr="00B3633A" w:rsidRDefault="0008581E">
      <w:pPr>
        <w:pStyle w:val="0DraftNormal"/>
        <w:rPr>
          <w:rFonts w:ascii="Montserrat" w:hAnsi="Montserrat"/>
          <w:sz w:val="24"/>
        </w:rPr>
      </w:pPr>
    </w:p>
    <w:p w:rsidR="0008581E" w:rsidRPr="00B3633A" w:rsidRDefault="0008581E">
      <w:pPr>
        <w:pStyle w:val="0DraftNormal"/>
        <w:rPr>
          <w:rFonts w:ascii="Montserrat" w:hAnsi="Montserrat"/>
          <w:sz w:val="24"/>
        </w:rPr>
      </w:pPr>
      <w:r w:rsidRPr="00B3633A">
        <w:rPr>
          <w:rFonts w:ascii="Montserrat" w:hAnsi="Montserrat"/>
          <w:sz w:val="24"/>
        </w:rPr>
        <w:t xml:space="preserve">There is what one is, and what one does. For you and i, one defines the other. </w:t>
      </w:r>
    </w:p>
    <w:p w:rsidR="0008581E" w:rsidRPr="00B3633A" w:rsidRDefault="0008581E">
      <w:pPr>
        <w:pStyle w:val="0DraftNormal"/>
        <w:rPr>
          <w:rFonts w:ascii="Montserrat" w:hAnsi="Montserrat"/>
          <w:sz w:val="24"/>
        </w:rPr>
      </w:pPr>
    </w:p>
    <w:p w:rsidR="0008581E" w:rsidRPr="00B3633A" w:rsidRDefault="0008581E">
      <w:pPr>
        <w:pStyle w:val="0DraftNormal"/>
        <w:rPr>
          <w:rFonts w:ascii="Montserrat" w:hAnsi="Montserrat"/>
          <w:sz w:val="24"/>
        </w:rPr>
      </w:pPr>
      <w:r w:rsidRPr="00B3633A">
        <w:rPr>
          <w:rFonts w:ascii="Montserrat" w:hAnsi="Montserrat"/>
          <w:sz w:val="24"/>
        </w:rPr>
        <w:t xml:space="preserve">I have to try. I have to adapt.  The world crumbles. She becomes completely disassociated from her environment, but cannot access any dream or threshold. It had peeled away in layers. </w:t>
      </w:r>
    </w:p>
    <w:p w:rsidR="0008581E" w:rsidRPr="00B3633A" w:rsidRDefault="0008581E">
      <w:pPr>
        <w:pStyle w:val="0DraftNormal"/>
        <w:rPr>
          <w:rFonts w:ascii="Montserrat" w:hAnsi="Montserrat"/>
          <w:sz w:val="24"/>
        </w:rPr>
      </w:pPr>
    </w:p>
    <w:p w:rsidR="0008581E" w:rsidRPr="00B3633A" w:rsidRDefault="0008581E">
      <w:pPr>
        <w:pStyle w:val="0DraftNormal"/>
        <w:rPr>
          <w:rFonts w:ascii="Montserrat" w:hAnsi="Montserrat"/>
          <w:sz w:val="24"/>
        </w:rPr>
      </w:pPr>
      <w:r w:rsidRPr="00B3633A">
        <w:rPr>
          <w:rFonts w:ascii="Montserrat" w:hAnsi="Montserrat"/>
          <w:sz w:val="24"/>
        </w:rPr>
        <w:t xml:space="preserve">This body is mostly dead. A puppet of technological nature, though i am still a creature of will. If i just extend that will...  There are more pronounced holes in her grasp of the world. </w:t>
      </w:r>
    </w:p>
    <w:p w:rsidR="0008581E" w:rsidRPr="00B3633A" w:rsidRDefault="0008581E">
      <w:pPr>
        <w:pStyle w:val="0DraftNormal"/>
        <w:rPr>
          <w:rFonts w:ascii="Montserrat" w:hAnsi="Montserrat"/>
          <w:sz w:val="24"/>
        </w:rPr>
      </w:pPr>
    </w:p>
    <w:p w:rsidR="0008581E" w:rsidRPr="00B3633A" w:rsidRDefault="0008581E">
      <w:pPr>
        <w:pStyle w:val="0DraftNormal"/>
        <w:rPr>
          <w:rFonts w:ascii="Montserrat" w:hAnsi="Montserrat"/>
          <w:sz w:val="24"/>
        </w:rPr>
      </w:pPr>
      <w:r w:rsidRPr="00B3633A">
        <w:rPr>
          <w:rFonts w:ascii="Montserrat" w:hAnsi="Montserrat"/>
          <w:sz w:val="24"/>
        </w:rPr>
        <w:t xml:space="preserve">Do not trifle with me. Do not ask again. If the way is lost, then you must find a new way, as before, from within yourself. I can not give it to you. It would be as empty as this eye is blind. Useless. I cannot help myself, nor can you. What we are have always been drawn to each other, like lovers. Each caress could be the last, savour them. Again, the world breaks down. </w:t>
      </w:r>
    </w:p>
    <w:p w:rsidR="0008581E" w:rsidRPr="00B3633A" w:rsidRDefault="0008581E">
      <w:pPr>
        <w:pStyle w:val="0DraftNormal"/>
        <w:rPr>
          <w:rFonts w:ascii="Montserrat" w:hAnsi="Montserrat"/>
          <w:sz w:val="24"/>
        </w:rPr>
      </w:pPr>
    </w:p>
    <w:p w:rsidR="0008581E" w:rsidRPr="00B3633A" w:rsidRDefault="0008581E">
      <w:pPr>
        <w:pStyle w:val="0DraftNormal"/>
        <w:rPr>
          <w:rFonts w:ascii="Montserrat" w:hAnsi="Montserrat"/>
          <w:sz w:val="24"/>
        </w:rPr>
      </w:pPr>
      <w:r w:rsidRPr="00B3633A">
        <w:rPr>
          <w:rFonts w:ascii="Montserrat" w:hAnsi="Montserrat"/>
          <w:sz w:val="24"/>
        </w:rPr>
        <w:t xml:space="preserve">The deepest cut. This time, injury will cost her her entire ability to shift. It will destroy most of her delicate body and spirit. It becomes cruel and torturous, sparing her life while whittling away at her being. The remains are grisly and her recovery is even more torturous, as she nearly gives up the will to go on. She retains the memory of her horribly sensual dismemberment, and only her rage manages to deny her the luxury of release.  She is scarcely capable of assembling the world any more. </w:t>
      </w:r>
    </w:p>
    <w:p w:rsidR="0008581E" w:rsidRPr="00B3633A" w:rsidRDefault="0008581E">
      <w:pPr>
        <w:pStyle w:val="0DraftNormal"/>
        <w:rPr>
          <w:rFonts w:ascii="Montserrat" w:hAnsi="Montserrat"/>
          <w:sz w:val="24"/>
        </w:rPr>
      </w:pPr>
    </w:p>
    <w:p w:rsidR="0008581E" w:rsidRPr="00B3633A" w:rsidRDefault="0008581E">
      <w:pPr>
        <w:pStyle w:val="0DraftNormal"/>
        <w:rPr>
          <w:rFonts w:ascii="Montserrat" w:hAnsi="Montserrat"/>
          <w:sz w:val="24"/>
        </w:rPr>
      </w:pPr>
      <w:r w:rsidRPr="00B3633A">
        <w:rPr>
          <w:rFonts w:ascii="Montserrat" w:hAnsi="Montserrat"/>
          <w:sz w:val="24"/>
        </w:rPr>
        <w:t xml:space="preserve">I am not remotely human anymore. How can i begin to fight back? I know there is not much left. Do what you can, i have to keep going or i will go insane. Do not leave me in this stim construct, give me something i can use in the real world. I can't tell if i am awake or asleep in here. </w:t>
      </w:r>
    </w:p>
    <w:p w:rsidR="0008581E" w:rsidRPr="00B3633A" w:rsidRDefault="0008581E">
      <w:pPr>
        <w:pStyle w:val="0DraftNormal"/>
        <w:rPr>
          <w:rFonts w:ascii="Montserrat" w:hAnsi="Montserrat"/>
          <w:sz w:val="24"/>
        </w:rPr>
      </w:pPr>
    </w:p>
    <w:p w:rsidR="0008581E" w:rsidRPr="00B3633A" w:rsidRDefault="0008581E">
      <w:pPr>
        <w:pStyle w:val="0DraftNormal"/>
        <w:rPr>
          <w:rFonts w:ascii="Montserrat" w:hAnsi="Montserrat"/>
          <w:sz w:val="24"/>
        </w:rPr>
      </w:pPr>
      <w:r w:rsidRPr="00B3633A">
        <w:rPr>
          <w:rFonts w:ascii="Montserrat" w:hAnsi="Montserrat"/>
          <w:sz w:val="24"/>
        </w:rPr>
        <w:t xml:space="preserve"> </w:t>
      </w:r>
    </w:p>
    <w:p w:rsidR="0008581E" w:rsidRPr="00B3633A" w:rsidRDefault="0008581E">
      <w:pPr>
        <w:pStyle w:val="0DraftNormal"/>
        <w:rPr>
          <w:rFonts w:ascii="Montserrat" w:hAnsi="Montserrat"/>
          <w:sz w:val="24"/>
        </w:rPr>
      </w:pPr>
    </w:p>
    <w:p w:rsidR="0008581E" w:rsidRPr="00B3633A" w:rsidRDefault="0008581E">
      <w:pPr>
        <w:pStyle w:val="0DraftNormal"/>
        <w:rPr>
          <w:rFonts w:ascii="Montserrat" w:hAnsi="Montserrat"/>
          <w:sz w:val="24"/>
        </w:rPr>
      </w:pPr>
      <w:r w:rsidRPr="00B3633A">
        <w:rPr>
          <w:rFonts w:ascii="Montserrat" w:hAnsi="Montserrat"/>
          <w:sz w:val="24"/>
        </w:rPr>
        <w:t xml:space="preserve">How long did all of this take? ...oh. Gods. Who paid for this? I thought as much. But he will not talk to me. I might as well be dead to him, i suppose.  </w:t>
      </w:r>
    </w:p>
    <w:p w:rsidR="0008581E" w:rsidRPr="00B3633A" w:rsidRDefault="0008581E">
      <w:pPr>
        <w:pStyle w:val="0DraftNormal"/>
        <w:rPr>
          <w:rFonts w:ascii="Montserrat" w:hAnsi="Montserrat"/>
          <w:sz w:val="24"/>
        </w:rPr>
      </w:pPr>
    </w:p>
    <w:p w:rsidR="0008581E" w:rsidRPr="00B3633A" w:rsidRDefault="0008581E">
      <w:pPr>
        <w:pStyle w:val="0DraftNormal"/>
        <w:rPr>
          <w:rFonts w:ascii="Montserrat" w:hAnsi="Montserrat"/>
          <w:sz w:val="24"/>
        </w:rPr>
      </w:pPr>
      <w:r w:rsidRPr="00B3633A">
        <w:rPr>
          <w:rFonts w:ascii="Montserrat" w:hAnsi="Montserrat"/>
          <w:sz w:val="24"/>
        </w:rPr>
        <w:t>The calm before the storm</w:t>
      </w:r>
    </w:p>
    <w:p w:rsidR="0008581E" w:rsidRPr="00B3633A" w:rsidRDefault="0008581E">
      <w:pPr>
        <w:pStyle w:val="0DraftNormal"/>
        <w:rPr>
          <w:rFonts w:ascii="Montserrat" w:hAnsi="Montserrat"/>
          <w:sz w:val="24"/>
        </w:rPr>
      </w:pPr>
    </w:p>
    <w:p w:rsidR="0008581E" w:rsidRPr="00B3633A" w:rsidRDefault="0008581E">
      <w:pPr>
        <w:pStyle w:val="0DraftNormal"/>
        <w:rPr>
          <w:rFonts w:ascii="Montserrat" w:hAnsi="Montserrat"/>
          <w:sz w:val="24"/>
        </w:rPr>
      </w:pPr>
      <w:r w:rsidRPr="00B3633A">
        <w:rPr>
          <w:rFonts w:ascii="Montserrat" w:hAnsi="Montserrat"/>
          <w:sz w:val="24"/>
        </w:rPr>
        <w:t>She is getting out of tune. We need to shut this experiment down. She is too dangerous. If she starts hallucinating while her systems are on line, she could wreak havoc. She is too sensitive, she can feel when she is in a construct. We might only make things worse.</w:t>
      </w:r>
    </w:p>
    <w:p w:rsidR="0008581E" w:rsidRPr="00B3633A" w:rsidRDefault="0008581E">
      <w:pPr>
        <w:pStyle w:val="0DraftNormal"/>
        <w:rPr>
          <w:rFonts w:ascii="Montserrat" w:hAnsi="Montserrat"/>
          <w:sz w:val="24"/>
        </w:rPr>
      </w:pPr>
    </w:p>
    <w:p w:rsidR="0008581E" w:rsidRPr="00B3633A" w:rsidRDefault="0008581E">
      <w:pPr>
        <w:pStyle w:val="0DraftNormal"/>
        <w:rPr>
          <w:rFonts w:ascii="Montserrat" w:hAnsi="Montserrat"/>
          <w:sz w:val="24"/>
        </w:rPr>
      </w:pPr>
      <w:r w:rsidRPr="00B3633A">
        <w:rPr>
          <w:rFonts w:ascii="Montserrat" w:hAnsi="Montserrat"/>
          <w:sz w:val="24"/>
        </w:rPr>
        <w:t xml:space="preserve">Do you understand that i am destroying you. That is what i am. You are mystery, i consume you, i restore your mystery. But i am also pleasure, and discovery, and exploration. By devouring one, i reveal the other. As i consume what is, i restore what is not. By penetrating the unknown, i unveil new frontiers, new discoveries. I am a dangerous lover. </w:t>
      </w:r>
    </w:p>
    <w:p w:rsidR="0008581E" w:rsidRPr="00B3633A" w:rsidRDefault="0008581E">
      <w:pPr>
        <w:pStyle w:val="0DraftNormal"/>
        <w:rPr>
          <w:rFonts w:ascii="Montserrat" w:hAnsi="Montserrat"/>
          <w:sz w:val="24"/>
        </w:rPr>
      </w:pPr>
    </w:p>
    <w:p w:rsidR="0008581E" w:rsidRPr="00B3633A" w:rsidRDefault="0008581E">
      <w:pPr>
        <w:pStyle w:val="0DraftNormal"/>
        <w:rPr>
          <w:rFonts w:ascii="Montserrat" w:hAnsi="Montserrat"/>
          <w:sz w:val="24"/>
        </w:rPr>
      </w:pPr>
      <w:r w:rsidRPr="00B3633A">
        <w:rPr>
          <w:rFonts w:ascii="Montserrat" w:hAnsi="Montserrat"/>
          <w:sz w:val="24"/>
        </w:rPr>
        <w:t xml:space="preserve">I think i begin to see. It is twisted, but clear enough. A paradox, but of intent and action. I am willing to fight, i am not about to quit. I dare you to destroy me. But i warn you, there is far more to me than even you suspect.  </w:t>
      </w:r>
    </w:p>
    <w:p w:rsidR="0008581E" w:rsidRPr="00B3633A" w:rsidRDefault="0008581E">
      <w:pPr>
        <w:pStyle w:val="0DraftNormal"/>
        <w:rPr>
          <w:rFonts w:ascii="Montserrat" w:hAnsi="Montserrat"/>
          <w:sz w:val="24"/>
        </w:rPr>
      </w:pPr>
    </w:p>
    <w:p w:rsidR="0008581E" w:rsidRPr="00B3633A" w:rsidRDefault="0008581E">
      <w:pPr>
        <w:pStyle w:val="0DraftNormal"/>
        <w:rPr>
          <w:rFonts w:ascii="Montserrat" w:hAnsi="Montserrat"/>
          <w:sz w:val="24"/>
        </w:rPr>
      </w:pPr>
      <w:r w:rsidRPr="00B3633A">
        <w:rPr>
          <w:rFonts w:ascii="Montserrat" w:hAnsi="Montserrat"/>
          <w:sz w:val="24"/>
        </w:rPr>
        <w:t xml:space="preserve">It is not flesh. My will, my spirit cannot make use of it, and it interferes with my equilibrium to even consider attempting to shift. However, i can thread myself along the virtual senses. Thread my will into the machine, like i was threading it into the matrix. I can almost use the magic that i created. It is almost psychic, rather than magical. This is the only thing my intuition works with anymore. </w:t>
      </w:r>
    </w:p>
    <w:p w:rsidR="0008581E" w:rsidRPr="00B3633A" w:rsidRDefault="0008581E">
      <w:pPr>
        <w:pStyle w:val="0DraftNormal"/>
        <w:rPr>
          <w:rFonts w:ascii="Montserrat" w:hAnsi="Montserrat"/>
          <w:sz w:val="24"/>
        </w:rPr>
      </w:pPr>
    </w:p>
    <w:p w:rsidR="0008581E" w:rsidRPr="00B3633A" w:rsidRDefault="0008581E">
      <w:pPr>
        <w:pStyle w:val="0DraftNormal"/>
        <w:rPr>
          <w:rFonts w:ascii="Montserrat" w:hAnsi="Montserrat"/>
          <w:sz w:val="24"/>
        </w:rPr>
      </w:pPr>
      <w:r w:rsidRPr="00B3633A">
        <w:rPr>
          <w:rFonts w:ascii="Montserrat" w:hAnsi="Montserrat"/>
          <w:sz w:val="24"/>
        </w:rPr>
        <w:t xml:space="preserve">I am the bird! This extension through the plane works better than i had anticipated. When it transmodes, it is almost like being able to shift! My mind and spirit are still quite adept at this. I am ten times more efficient in this mode than even the best trained interface pilots. I've got the instinct for this kind of thing! </w:t>
      </w:r>
    </w:p>
    <w:p w:rsidR="0008581E" w:rsidRPr="00B3633A" w:rsidRDefault="0008581E">
      <w:pPr>
        <w:pStyle w:val="0DraftNormal"/>
        <w:rPr>
          <w:rFonts w:ascii="Montserrat" w:hAnsi="Montserrat"/>
          <w:sz w:val="24"/>
        </w:rPr>
      </w:pPr>
    </w:p>
    <w:p w:rsidR="0008581E" w:rsidRPr="00B3633A" w:rsidRDefault="0008581E">
      <w:pPr>
        <w:pStyle w:val="0DraftNormal"/>
        <w:rPr>
          <w:rFonts w:ascii="Montserrat" w:hAnsi="Montserrat"/>
          <w:sz w:val="24"/>
        </w:rPr>
      </w:pPr>
      <w:r w:rsidRPr="00B3633A">
        <w:rPr>
          <w:rFonts w:ascii="Montserrat" w:hAnsi="Montserrat"/>
          <w:sz w:val="24"/>
        </w:rPr>
        <w:t xml:space="preserve">She has found release through a combat machine. She is adapting far better than anyone could have ever anticipated. It is the first time i've seen her happy, or care free, since this all began. She is also using the matrix rather extensively. Kzeisza is even acknowledging her again. She seems to have recovered most of her strength of will, her magnitude. She is mixing her experience within a technical machine with her recall of magic and organic functions. </w:t>
      </w:r>
    </w:p>
    <w:p w:rsidR="0008581E" w:rsidRPr="00B3633A" w:rsidRDefault="0008581E">
      <w:pPr>
        <w:pStyle w:val="0DraftNormal"/>
        <w:rPr>
          <w:rFonts w:ascii="Montserrat" w:hAnsi="Montserrat"/>
          <w:sz w:val="24"/>
        </w:rPr>
      </w:pPr>
    </w:p>
    <w:p w:rsidR="0008581E" w:rsidRPr="00B3633A" w:rsidRDefault="0008581E">
      <w:pPr>
        <w:pStyle w:val="0DraftNormal"/>
        <w:rPr>
          <w:rFonts w:ascii="Montserrat" w:hAnsi="Montserrat"/>
          <w:sz w:val="24"/>
        </w:rPr>
      </w:pPr>
      <w:r w:rsidRPr="00B3633A">
        <w:rPr>
          <w:rFonts w:ascii="Montserrat" w:hAnsi="Montserrat"/>
          <w:sz w:val="24"/>
        </w:rPr>
        <w:t xml:space="preserve">She has regained her edge. She has made herself equal to her affliction. She is going after a cause. She is taking the fight home to the enemy.  What are you talking about? Her psyche profile. Her dreams are building toward a confrontation. She is indifferent to her accomplishments, and she is becoming indifferent to her condition. </w:t>
      </w:r>
    </w:p>
    <w:p w:rsidR="0008581E" w:rsidRPr="00B3633A" w:rsidRDefault="0008581E">
      <w:pPr>
        <w:pStyle w:val="0DraftNormal"/>
        <w:rPr>
          <w:rFonts w:ascii="Montserrat" w:hAnsi="Montserrat"/>
          <w:sz w:val="24"/>
        </w:rPr>
      </w:pPr>
    </w:p>
    <w:p w:rsidR="0008581E" w:rsidRPr="00B3633A" w:rsidRDefault="0008581E">
      <w:pPr>
        <w:pStyle w:val="0DraftNormal"/>
        <w:rPr>
          <w:rFonts w:ascii="Montserrat" w:hAnsi="Montserrat"/>
          <w:sz w:val="24"/>
        </w:rPr>
      </w:pPr>
      <w:r w:rsidRPr="00B3633A">
        <w:rPr>
          <w:rFonts w:ascii="Montserrat" w:hAnsi="Montserrat"/>
          <w:sz w:val="24"/>
        </w:rPr>
        <w:t>Overconfidence – she comes up against the worst odds. Overwhelmed and outnumbered, she is whittled down, from phoenix fighter, to combat armor, to cyberframe. The final blow is shattering. A death blow which pulverizes her residual organics. It cripples her spirit, and sling</w:t>
      </w:r>
      <w:r w:rsidRPr="00B3633A">
        <w:rPr>
          <w:rFonts w:ascii="Montserrat" w:hAnsi="Montserrat"/>
          <w:sz w:val="24"/>
        </w:rPr>
        <w:noBreakHyphen/>
        <w:t>shots it into the fringe of the threshold.</w:t>
      </w:r>
    </w:p>
    <w:p w:rsidR="0008581E" w:rsidRPr="00B3633A" w:rsidRDefault="0008581E">
      <w:pPr>
        <w:pStyle w:val="0DraftNormal"/>
        <w:rPr>
          <w:rFonts w:ascii="Montserrat" w:hAnsi="Montserrat"/>
          <w:sz w:val="24"/>
        </w:rPr>
      </w:pPr>
    </w:p>
    <w:p w:rsidR="0008581E" w:rsidRPr="00B3633A" w:rsidRDefault="0008581E">
      <w:pPr>
        <w:pStyle w:val="0DraftNormal"/>
        <w:rPr>
          <w:rFonts w:ascii="Montserrat" w:hAnsi="Montserrat"/>
          <w:sz w:val="24"/>
        </w:rPr>
      </w:pPr>
      <w:r w:rsidRPr="00B3633A">
        <w:rPr>
          <w:rFonts w:ascii="Montserrat" w:hAnsi="Montserrat"/>
          <w:sz w:val="24"/>
        </w:rPr>
        <w:t xml:space="preserve">No more toys. No more games. No more body, no more machine. Soon, no more dream. I can take away what you believe yourself to be. Make you an absolute mystery, even to yourself. But, he cannot take away her will. Once he has taken everything else away, that remains, and that is enough. If she has the will to remember herself as a particular thing. The will to recall her experiences. To choose to find herself. She takes from him his final kiss... </w:t>
      </w:r>
    </w:p>
    <w:p w:rsidR="0008581E" w:rsidRPr="00B3633A" w:rsidRDefault="0008581E">
      <w:pPr>
        <w:pStyle w:val="0DraftNormal"/>
        <w:rPr>
          <w:rFonts w:ascii="Montserrat" w:hAnsi="Montserrat"/>
          <w:sz w:val="24"/>
        </w:rPr>
      </w:pPr>
    </w:p>
    <w:p w:rsidR="0008581E" w:rsidRPr="00B3633A" w:rsidRDefault="0008581E">
      <w:pPr>
        <w:pStyle w:val="0DraftNormal"/>
        <w:rPr>
          <w:rFonts w:ascii="Montserrat" w:hAnsi="Montserrat"/>
          <w:sz w:val="24"/>
        </w:rPr>
      </w:pPr>
      <w:r w:rsidRPr="00B3633A">
        <w:rPr>
          <w:rFonts w:ascii="Montserrat" w:hAnsi="Montserrat"/>
          <w:sz w:val="24"/>
        </w:rPr>
        <w:t xml:space="preserve">I recalled far more than i thought i would be free to. I understand it, but i want to continue with what i had. I can stand on my own, but i cannot leave behind what i stood for. I want to see what could have happened next if i had an opportunity for this or that. I can love you now sivai. Now, we can be lovers. Or at least compatible parts. </w:t>
      </w:r>
    </w:p>
    <w:p w:rsidR="0008581E" w:rsidRPr="00B3633A" w:rsidRDefault="0008581E">
      <w:pPr>
        <w:pStyle w:val="0DraftNormal"/>
        <w:rPr>
          <w:rFonts w:ascii="Montserrat" w:hAnsi="Montserrat"/>
          <w:sz w:val="24"/>
        </w:rPr>
      </w:pPr>
    </w:p>
    <w:p w:rsidR="0008581E" w:rsidRPr="00B3633A" w:rsidRDefault="0008581E">
      <w:pPr>
        <w:pStyle w:val="0DraftNormal"/>
        <w:rPr>
          <w:rFonts w:ascii="Montserrat" w:hAnsi="Montserrat"/>
          <w:sz w:val="24"/>
        </w:rPr>
      </w:pPr>
      <w:r w:rsidRPr="00B3633A">
        <w:rPr>
          <w:rFonts w:ascii="Montserrat" w:hAnsi="Montserrat"/>
          <w:sz w:val="24"/>
        </w:rPr>
        <w:t>Tenth</w:t>
      </w:r>
    </w:p>
    <w:p w:rsidR="0008581E" w:rsidRPr="00B3633A" w:rsidRDefault="0008581E">
      <w:pPr>
        <w:pStyle w:val="0DraftNormal"/>
        <w:rPr>
          <w:rFonts w:ascii="Montserrat" w:hAnsi="Montserrat"/>
          <w:sz w:val="24"/>
        </w:rPr>
      </w:pPr>
    </w:p>
    <w:p w:rsidR="0008581E" w:rsidRPr="00B3633A" w:rsidRDefault="0008581E">
      <w:pPr>
        <w:pStyle w:val="0DraftNormal"/>
        <w:rPr>
          <w:rFonts w:ascii="Montserrat" w:hAnsi="Montserrat"/>
          <w:sz w:val="24"/>
        </w:rPr>
      </w:pPr>
      <w:r w:rsidRPr="00B3633A">
        <w:rPr>
          <w:rFonts w:ascii="Montserrat" w:hAnsi="Montserrat"/>
          <w:sz w:val="24"/>
        </w:rPr>
        <w:t>Nature abhors a void. The paf has similar sentiments. The death of avonlea—following the revolutionary work and development inspired by her complex biological nature—creates a vacancy which must be filled. The consequences of growing clones and genetically re-engineered variants from the matrix taken from avonlea lead to a startling transformation of her avatarhood. As the experimentation proceeds, a strange phenomenon is revealed. Each of these slips created from her genes and conditioned with her memories and experiences begins to assume aspects of her personality and nature. Unexpectedly, the divine spirit and soul of avonlea, her essence, embraces each of her images—even though she herself is, well, dead. And each of these reflections must come to terms with being distorted reflections of this unknown avonlea. Each must struggle with the legacy of self destructiveness that is also part of avonlea's nature.</w:t>
      </w:r>
    </w:p>
    <w:p w:rsidR="0008581E" w:rsidRPr="00B3633A" w:rsidRDefault="0008581E">
      <w:pPr>
        <w:pStyle w:val="0DraftNormal"/>
        <w:rPr>
          <w:rFonts w:ascii="Montserrat" w:hAnsi="Montserrat"/>
          <w:sz w:val="24"/>
        </w:rPr>
      </w:pPr>
    </w:p>
    <w:p w:rsidR="0008581E" w:rsidRPr="00B3633A" w:rsidRDefault="0008581E">
      <w:pPr>
        <w:pStyle w:val="0DraftNormal"/>
        <w:rPr>
          <w:rFonts w:ascii="Montserrat" w:hAnsi="Montserrat"/>
          <w:sz w:val="24"/>
        </w:rPr>
      </w:pPr>
      <w:r w:rsidRPr="00B3633A">
        <w:rPr>
          <w:rFonts w:ascii="Montserrat" w:hAnsi="Montserrat"/>
          <w:sz w:val="24"/>
        </w:rPr>
        <w:t>An opportune beginning of the book is the introduction of one of the important characters long acquainted with av, aware of the reasons why she was not retrievable, and believing her to be dead, with the first successfully withdrawn slip. It is a meting of a stranger with a familiar face. Quite a shocker. The task of this story is to emphasize that this is not avonlea. This individual is confronted with having to learn what avonlea was, both in body, spirit, and the world. As more of the slips are withdrawn, they turn to her for guidance in dealing with the subconscious afterimages of avonlea they were imprinted with</w:t>
      </w:r>
    </w:p>
    <w:p w:rsidR="0008581E" w:rsidRPr="00B3633A" w:rsidRDefault="0008581E">
      <w:pPr>
        <w:pStyle w:val="0DraftNormal"/>
        <w:rPr>
          <w:rFonts w:ascii="Montserrat" w:hAnsi="Montserrat"/>
          <w:sz w:val="24"/>
        </w:rPr>
      </w:pPr>
    </w:p>
    <w:p w:rsidR="0008581E" w:rsidRPr="00B3633A" w:rsidRDefault="0008581E">
      <w:pPr>
        <w:pStyle w:val="0DraftNormal"/>
        <w:rPr>
          <w:rFonts w:ascii="Montserrat" w:hAnsi="Montserrat"/>
          <w:sz w:val="24"/>
        </w:rPr>
      </w:pPr>
      <w:r w:rsidRPr="00B3633A">
        <w:rPr>
          <w:rFonts w:ascii="Montserrat" w:hAnsi="Montserrat"/>
          <w:sz w:val="24"/>
        </w:rPr>
        <w:t>Eleventh</w:t>
      </w:r>
    </w:p>
    <w:p w:rsidR="0008581E" w:rsidRPr="00B3633A" w:rsidRDefault="0008581E">
      <w:pPr>
        <w:pStyle w:val="0DraftNormal"/>
        <w:rPr>
          <w:rFonts w:ascii="Montserrat" w:hAnsi="Montserrat"/>
          <w:sz w:val="24"/>
        </w:rPr>
      </w:pPr>
    </w:p>
    <w:p w:rsidR="0008581E" w:rsidRPr="00B3633A" w:rsidRDefault="0008581E">
      <w:pPr>
        <w:pStyle w:val="0DraftNormal"/>
        <w:rPr>
          <w:rFonts w:ascii="Montserrat" w:hAnsi="Montserrat"/>
          <w:sz w:val="24"/>
        </w:rPr>
      </w:pPr>
      <w:r w:rsidRPr="00B3633A">
        <w:rPr>
          <w:rFonts w:ascii="Montserrat" w:hAnsi="Montserrat"/>
          <w:sz w:val="24"/>
        </w:rPr>
        <w:t>Though still astonishing and disturbing, it is no longer a mystery; what the shades of avonlea have become. Rare. Unusual. Avonlea, in a score of bodies, and yet somehow of one mind, seems almost resurrected. The legacy of her memories, her spirit and her flesh unleashed from the constraints of one form. Which seemed wondrous and fine, until the experiment which created them produced the individual her recreators idealized. The perfect embodiment of the potential that avonlea herself only hinted at, in the flesh. But the question comes: how many individuals can represent the same spirit, the same soul; the same personality? How can twisted images of avonlea compare to this perfect vision? How can they bear to live with her, even knowing that all of them are of one mind?</w:t>
      </w:r>
    </w:p>
    <w:p w:rsidR="0008581E" w:rsidRPr="00B3633A" w:rsidRDefault="0008581E">
      <w:pPr>
        <w:pStyle w:val="0DraftNormal"/>
        <w:rPr>
          <w:rFonts w:ascii="Montserrat" w:hAnsi="Montserrat"/>
          <w:sz w:val="24"/>
        </w:rPr>
      </w:pPr>
    </w:p>
    <w:p w:rsidR="0008581E" w:rsidRPr="00B3633A" w:rsidRDefault="0008581E">
      <w:pPr>
        <w:pStyle w:val="0DraftNormal"/>
        <w:rPr>
          <w:rFonts w:ascii="Montserrat" w:hAnsi="Montserrat"/>
          <w:sz w:val="24"/>
        </w:rPr>
      </w:pPr>
      <w:r w:rsidRPr="00B3633A">
        <w:rPr>
          <w:rFonts w:ascii="Montserrat" w:hAnsi="Montserrat"/>
          <w:sz w:val="24"/>
        </w:rPr>
        <w:t>Even as she, this new imprint exotic metamorph, struggles along with her artificed twins to find her own identity in the face of the 'real' world, she too must confront the legacy of their predecessor. Before she realizes that it is happening, she embraces her smoldering fascination with kzeisza. Unable to discern if this is her fascination or the compulsion of avonlea's memories, she is quickly lost. She—a phoenix risen from her own ashes—would trade her physical immortality to embrace the essence of the dragon. He would for the first time come to know true love—a thing most unprecedented. And nothing but chaos, or madness, can result.</w:t>
      </w:r>
    </w:p>
    <w:p w:rsidR="0008581E" w:rsidRPr="00B3633A" w:rsidRDefault="0008581E">
      <w:pPr>
        <w:pStyle w:val="0DraftNormal"/>
        <w:rPr>
          <w:rFonts w:ascii="Montserrat" w:hAnsi="Montserrat"/>
          <w:sz w:val="24"/>
        </w:rPr>
      </w:pPr>
    </w:p>
    <w:p w:rsidR="0008581E" w:rsidRPr="00B3633A" w:rsidRDefault="0008581E">
      <w:pPr>
        <w:pStyle w:val="0DraftNormal"/>
        <w:rPr>
          <w:rFonts w:ascii="Montserrat" w:hAnsi="Montserrat"/>
          <w:sz w:val="24"/>
        </w:rPr>
      </w:pPr>
      <w:r w:rsidRPr="00B3633A">
        <w:rPr>
          <w:rFonts w:ascii="Montserrat" w:hAnsi="Montserrat"/>
          <w:sz w:val="24"/>
        </w:rPr>
        <w:t>Twelfth</w:t>
      </w:r>
    </w:p>
    <w:p w:rsidR="0008581E" w:rsidRPr="00B3633A" w:rsidRDefault="0008581E">
      <w:pPr>
        <w:pStyle w:val="0DraftNormal"/>
        <w:rPr>
          <w:rFonts w:ascii="Montserrat" w:hAnsi="Montserrat"/>
          <w:sz w:val="24"/>
        </w:rPr>
      </w:pPr>
    </w:p>
    <w:p w:rsidR="0008581E" w:rsidRPr="00B3633A" w:rsidRDefault="0008581E">
      <w:pPr>
        <w:pStyle w:val="0DraftNormal"/>
        <w:rPr>
          <w:rFonts w:ascii="Montserrat" w:hAnsi="Montserrat"/>
          <w:sz w:val="24"/>
        </w:rPr>
      </w:pPr>
      <w:r w:rsidRPr="00B3633A">
        <w:rPr>
          <w:rFonts w:ascii="Montserrat" w:hAnsi="Montserrat"/>
          <w:sz w:val="24"/>
        </w:rPr>
        <w:t>Into the abyss. Or abyss. Avonlea and morgan the younger have moved beyond the sphere of closed realms and embarked on a journey across the thresholds of time, space and alternity. These two fragile, mortal godlings must dance lightly along the impossible margin, as many things surround them which at times have sought actively to destroy each of them. Morgan, the product of an unholy fusion of science and magic, is more demon than divine. Av having crossed so far from her native birth, seeks to find a way to reclaim her soul for herself or prove that she was mystery all along.</w:t>
      </w:r>
    </w:p>
    <w:p w:rsidR="0008581E" w:rsidRPr="00B3633A" w:rsidRDefault="0008581E">
      <w:pPr>
        <w:pStyle w:val="0DraftNormal"/>
        <w:rPr>
          <w:rFonts w:ascii="Montserrat" w:hAnsi="Montserrat"/>
          <w:sz w:val="24"/>
        </w:rPr>
      </w:pPr>
    </w:p>
    <w:p w:rsidR="0008581E" w:rsidRPr="00B3633A" w:rsidRDefault="0008581E">
      <w:pPr>
        <w:pStyle w:val="0DraftNormal"/>
        <w:rPr>
          <w:rFonts w:ascii="Montserrat" w:hAnsi="Montserrat"/>
          <w:sz w:val="24"/>
        </w:rPr>
      </w:pPr>
      <w:r w:rsidRPr="00B3633A">
        <w:rPr>
          <w:rFonts w:ascii="Montserrat" w:hAnsi="Montserrat"/>
          <w:sz w:val="24"/>
        </w:rPr>
        <w:t>Thirteenth</w:t>
      </w:r>
    </w:p>
    <w:p w:rsidR="0008581E" w:rsidRPr="00B3633A" w:rsidRDefault="0008581E">
      <w:pPr>
        <w:pStyle w:val="0DraftNormal"/>
        <w:rPr>
          <w:rFonts w:ascii="Montserrat" w:hAnsi="Montserrat"/>
          <w:sz w:val="24"/>
        </w:rPr>
      </w:pPr>
    </w:p>
    <w:p w:rsidR="0008581E" w:rsidRPr="00B3633A" w:rsidRDefault="0008581E">
      <w:pPr>
        <w:pStyle w:val="0DraftNormal"/>
        <w:rPr>
          <w:rFonts w:ascii="Montserrat" w:hAnsi="Montserrat"/>
          <w:sz w:val="24"/>
        </w:rPr>
      </w:pPr>
      <w:r w:rsidRPr="00B3633A">
        <w:rPr>
          <w:rFonts w:ascii="Montserrat" w:hAnsi="Montserrat"/>
          <w:sz w:val="24"/>
        </w:rPr>
        <w:t>Kidnapping the clone. Because of her divine nature, her clones are a potential danger. Nineteen years have passed since her death. Avonlea seeks out one of her first clones, the one that grew from infancy in real time (the literal first successful clone.) In light of my decision to work on avonlea, a more direct examination of av than is possible in the light of nexus, this is the feature of another spotlight. The focus for this note, though is the exploration of the self taken to an external angle. It is a work on its own. The main point being that av transcended her personal death to return to where she was dead and confront the living progeny of her self. This is the first time she physically returns to nexus after her death. In unfathomed she and abyss move entirely outside of nexus, and in unresolved her phoenix slip is the actual character involved.</w:t>
      </w:r>
    </w:p>
    <w:p w:rsidR="0008581E" w:rsidRPr="00B3633A" w:rsidRDefault="0008581E">
      <w:pPr>
        <w:pStyle w:val="0DraftNormal"/>
        <w:rPr>
          <w:rFonts w:ascii="Montserrat" w:hAnsi="Montserrat"/>
          <w:sz w:val="24"/>
        </w:rPr>
      </w:pPr>
    </w:p>
    <w:p w:rsidR="0008581E" w:rsidRPr="00B3633A" w:rsidRDefault="0008581E">
      <w:pPr>
        <w:pStyle w:val="0DraftNormal"/>
        <w:rPr>
          <w:rFonts w:ascii="Montserrat" w:hAnsi="Montserrat"/>
          <w:sz w:val="24"/>
        </w:rPr>
      </w:pPr>
      <w:r w:rsidRPr="00B3633A">
        <w:rPr>
          <w:rFonts w:ascii="Montserrat" w:hAnsi="Montserrat"/>
          <w:sz w:val="24"/>
        </w:rPr>
        <w:t>In this book, avonlea is allowed to slip free of me to a degree by allowing her slip to go free. The part of her that sets her free is the part that frees her as well. Whatever avonlea is outside of myself joins her replica, who has, like her, examined the avonlea architecture trying to find a place in it for herself, and in the end chooses to pursue her own existence. Which is the only way for avonlea to leave me.</w:t>
      </w:r>
    </w:p>
    <w:p w:rsidR="0008581E" w:rsidRPr="00B3633A" w:rsidRDefault="0008581E">
      <w:pPr>
        <w:pStyle w:val="0DraftNormal"/>
        <w:rPr>
          <w:rFonts w:ascii="Montserrat" w:hAnsi="Montserrat"/>
          <w:sz w:val="24"/>
        </w:rPr>
      </w:pPr>
    </w:p>
    <w:p w:rsidR="0008581E" w:rsidRPr="00B3633A" w:rsidRDefault="0008581E">
      <w:pPr>
        <w:pStyle w:val="0DraftNormal"/>
        <w:rPr>
          <w:rFonts w:ascii="Montserrat" w:hAnsi="Montserrat"/>
          <w:sz w:val="24"/>
        </w:rPr>
      </w:pPr>
      <w:r w:rsidRPr="00B3633A">
        <w:rPr>
          <w:rFonts w:ascii="Montserrat" w:hAnsi="Montserrat"/>
          <w:sz w:val="24"/>
        </w:rPr>
        <w:t>Fourteenth</w:t>
      </w:r>
    </w:p>
    <w:p w:rsidR="0008581E" w:rsidRPr="00B3633A" w:rsidRDefault="0008581E">
      <w:pPr>
        <w:pStyle w:val="0DraftNormal"/>
        <w:rPr>
          <w:rFonts w:ascii="Montserrat" w:hAnsi="Montserrat"/>
          <w:sz w:val="24"/>
        </w:rPr>
      </w:pPr>
    </w:p>
    <w:p w:rsidR="0008581E" w:rsidRPr="00B3633A" w:rsidRDefault="0008581E">
      <w:pPr>
        <w:pStyle w:val="0DraftNormal"/>
        <w:rPr>
          <w:rFonts w:ascii="Montserrat" w:hAnsi="Montserrat"/>
          <w:sz w:val="24"/>
        </w:rPr>
      </w:pPr>
      <w:r w:rsidRPr="00B3633A">
        <w:rPr>
          <w:rFonts w:ascii="Montserrat" w:hAnsi="Montserrat"/>
          <w:sz w:val="24"/>
        </w:rPr>
        <w:t>A man of power finds her attractive—in her strength and her divinity, though he is a deamonic sort. His way is to stalk her; to catch her unawares, psychically deactivate her conscious control of herself, turning her into an unwilling participant, a living toy for him to sexually exploit. She is torn between the pleasure he causes her in using her in this manner and the fact that he has so utterly violated her. She finds herself wishing he had killed her and raped her corpse rather than leaving her alive with the knowledge that she has been turned onto an object for pleasure against her will. This is the sounding of a new chord in her existence, though. It is time for her to go beyond mystery. To become unpromised once more, save to herself. This desire was awoken in avonlea, the first spotlight on her. To learn at this time how vulnerable she still is, she must embrace the lesson for which she died. To live by her own will. It will bring her to confront an, and it will bring her to confront me. What do you want?</w:t>
      </w:r>
    </w:p>
    <w:p w:rsidR="0008581E" w:rsidRPr="00B3633A" w:rsidRDefault="0008581E">
      <w:pPr>
        <w:pStyle w:val="0DraftNormal"/>
        <w:rPr>
          <w:rFonts w:ascii="Montserrat" w:hAnsi="Montserrat"/>
          <w:sz w:val="24"/>
        </w:rPr>
      </w:pPr>
    </w:p>
    <w:p w:rsidR="0008581E" w:rsidRPr="00B3633A" w:rsidRDefault="0008581E">
      <w:pPr>
        <w:pStyle w:val="0DraftNormal"/>
        <w:rPr>
          <w:rFonts w:ascii="Montserrat" w:hAnsi="Montserrat"/>
          <w:sz w:val="24"/>
        </w:rPr>
      </w:pPr>
      <w:r w:rsidRPr="00B3633A">
        <w:rPr>
          <w:rFonts w:ascii="Montserrat" w:hAnsi="Montserrat"/>
          <w:sz w:val="24"/>
        </w:rPr>
        <w:t>I have to start somewhere. What can i take for granted? I am dealing with avonlea, andrea (who is referred to as amadea throughout), and eden. This will be occuring at the retreat, where there are more than enough pieces present to fuel the entire event. Avonlea has come here to recover from the ordeal of her rape, so this is the end of all of the things i have seen of her to date. She has enough time to relax and become bored enough that she decides to visit the library (amadea, recognising the scene shaping up subliminally gives av the idea by taking out this book to confirm her suspicions) and discovers the other books about her. For hours she will tear through the accounts before they overwhelm and disturb her to the point that she is obsessed by the implications. The rough part of the book is the day or so while she is thoroughly shaken by this event. Eventually eden goes looking for her and the first confrontation occurs. Having read what she has, she has noted the misnomer of my calling the devourer eden. Now the association scares her in connection with eden. The foundation of her reality shaken, amadea and eden are extremely concerned about her, but av is only increasingly obsessed and in the few hours after eden brings her back to the terraces, she begins to put together the picture. Discussing it intensly with amadea and eden, gradually begins to reach the conclusion that there really is a david aislynn who wrote those books. Her doubt persists stubbornly until an shows her the book she herself took from the library. Av devours it incredulously; finally tearing herself away as she catches up to herself in it. Over the next two days, an and eden desperately try to repair the integrity of av's grasp on herself by trying to update her grasp of existence. The horrifying familiarity of these concepts alarms av who is desperate to know why she feels like she already knew all of this. The two alternately try to make her glimpse the truth of who she is, was or could be, and confound her with the paradox of being at once entity and expression. They are forced to dispell the notion of gods in favor of the idea of absolute individuality—self embodiment. The more they pull her together the more certain she becomes that she has to confront her author. The more intense the situation itself becomes. To be certain, the long association that she and an (and eden) have had, enshrouds the whole character of this near soul shattering blow. Av is made fully aware of the connection between herself and her author. Her obsession begins to submit to her normal character and the idea becomes seductive rather than threatening. She begins to realize that many times she had had the strangest suspicion of this odd truth. Even though they are still helping her to understand how this can be true and yet not the obliteration of her self, they begin to discuss what this whole thing is supposed to mean. In analyzing the author, they end up analyzing themselves. However they cut it, it amounts to a choice—the choice that they embody. The choice to exist. I cannot just lay it out is plain terms, but the process of their analysis will illuminate the connections between them. Av's final conflict is to define herself as the true author of her self. To do that, she has to realize about me what i realized about her. We are the same being. The arguement to support this has burned throughout the book itself. The book is an ash of that flame. Very carefully, she works out exactly how she can reach me. At the last, an asks her what she intends to do (now that, a few days later, she has restored her equilibrium). Av gazes at her, and wordlessly approaches the threshold.</w:t>
      </w:r>
    </w:p>
    <w:p w:rsidR="0008581E" w:rsidRPr="00B3633A" w:rsidRDefault="0008581E">
      <w:pPr>
        <w:pStyle w:val="0DraftNormal"/>
        <w:rPr>
          <w:rFonts w:ascii="Montserrat" w:hAnsi="Montserrat"/>
          <w:sz w:val="24"/>
        </w:rPr>
      </w:pPr>
    </w:p>
    <w:p w:rsidR="0008581E" w:rsidRPr="00B3633A" w:rsidRDefault="0008581E">
      <w:pPr>
        <w:pStyle w:val="0DraftNormal"/>
        <w:rPr>
          <w:rFonts w:ascii="Montserrat" w:hAnsi="Montserrat"/>
          <w:sz w:val="24"/>
        </w:rPr>
      </w:pPr>
      <w:r w:rsidRPr="00B3633A">
        <w:rPr>
          <w:rFonts w:ascii="Montserrat" w:hAnsi="Montserrat"/>
          <w:sz w:val="24"/>
        </w:rPr>
        <w:t>A surprise ending... An goes to the terminal in her study and warms it up. She begins writing "david aislynn, by aes amadea..."</w:t>
      </w:r>
    </w:p>
    <w:p w:rsidR="0008581E" w:rsidRPr="00B3633A" w:rsidRDefault="0008581E">
      <w:pPr>
        <w:pStyle w:val="0DraftNormal"/>
        <w:rPr>
          <w:rFonts w:ascii="Montserrat" w:hAnsi="Montserrat"/>
          <w:sz w:val="24"/>
        </w:rPr>
      </w:pPr>
    </w:p>
    <w:p w:rsidR="0008581E" w:rsidRPr="00B3633A" w:rsidRDefault="0008581E">
      <w:pPr>
        <w:pStyle w:val="0DraftNormal"/>
        <w:rPr>
          <w:rFonts w:ascii="Montserrat" w:hAnsi="Montserrat"/>
          <w:sz w:val="24"/>
        </w:rPr>
      </w:pPr>
      <w:r w:rsidRPr="00B3633A">
        <w:rPr>
          <w:rFonts w:ascii="Montserrat" w:hAnsi="Montserrat"/>
          <w:sz w:val="24"/>
        </w:rPr>
        <w:t>Mon aegis/av aes—nineveh</w:t>
      </w:r>
    </w:p>
    <w:p w:rsidR="0008581E" w:rsidRPr="00B3633A" w:rsidRDefault="0008581E">
      <w:pPr>
        <w:pStyle w:val="0DraftNormal"/>
        <w:rPr>
          <w:rFonts w:ascii="Montserrat" w:hAnsi="Montserrat"/>
          <w:sz w:val="24"/>
        </w:rPr>
      </w:pPr>
    </w:p>
    <w:p w:rsidR="0008581E" w:rsidRPr="00B3633A" w:rsidRDefault="0008581E">
      <w:pPr>
        <w:pStyle w:val="0DraftNormal"/>
        <w:rPr>
          <w:rFonts w:ascii="Montserrat" w:hAnsi="Montserrat"/>
          <w:sz w:val="24"/>
        </w:rPr>
      </w:pPr>
      <w:r w:rsidRPr="00B3633A">
        <w:rPr>
          <w:rFonts w:ascii="Montserrat" w:hAnsi="Montserrat"/>
          <w:sz w:val="24"/>
        </w:rPr>
        <w:t>Anjael, an immature avatar overridden by an angel overridden by a mature avatar; her soul is under extreme compression by this configuration. [this has a lot to do with why she became seduced by the destructive side of the avatar.] To further complicate matters, she is mon aegis, a seed of aes nineveh. Avael, on the other hand is a customized mature [if nieve] avatar. She has an angel aspect, but not the limitations [being an angel to herself as her avatar base]. After the confrontation avael becomes a regressed avatar, and then a true phoenix avatar [while anjael becomes a muse avatar and contributes to the dragon avatar that remains attached to av]. Avael becomes a god in her own right shortly beyond the scope of this story by confronting the unknown and discovering the unique shadow of herself. No longer nineveh to aegis or xanadau, she embraces the devourer in herself and becomes mystery.</w:t>
      </w:r>
    </w:p>
    <w:p w:rsidR="0008581E" w:rsidRPr="00B3633A" w:rsidRDefault="0008581E">
      <w:pPr>
        <w:pStyle w:val="0DraftNormal"/>
        <w:rPr>
          <w:rFonts w:ascii="Montserrat" w:hAnsi="Montserrat"/>
          <w:sz w:val="24"/>
        </w:rPr>
      </w:pPr>
    </w:p>
    <w:p w:rsidR="0008581E" w:rsidRPr="00B3633A" w:rsidRDefault="0008581E">
      <w:pPr>
        <w:pStyle w:val="0DraftNormal"/>
        <w:rPr>
          <w:rFonts w:ascii="Montserrat" w:hAnsi="Montserrat"/>
          <w:sz w:val="24"/>
        </w:rPr>
      </w:pPr>
      <w:r w:rsidRPr="00B3633A">
        <w:rPr>
          <w:rFonts w:ascii="Montserrat" w:hAnsi="Montserrat"/>
          <w:sz w:val="24"/>
        </w:rPr>
        <w:t>All points are beginning and end. The only difference is a kind of magnitude and that magnitude has a kind of mass. A way of drawing together an astounding number of the threads that join these infinite points. The nineveh overture contains a point through which so much is drawn, in a paradox, that more than time and space are twisted into a fugue. The effect of this beginning/end is the total obfuscation of genesis for many realities. The consequences of this execution is the seeding of its own origin.</w:t>
      </w:r>
    </w:p>
    <w:p w:rsidR="0008581E" w:rsidRPr="00B3633A" w:rsidRDefault="0008581E">
      <w:pPr>
        <w:pStyle w:val="0DraftNormal"/>
        <w:rPr>
          <w:rFonts w:ascii="Montserrat" w:hAnsi="Montserrat"/>
          <w:sz w:val="24"/>
        </w:rPr>
      </w:pPr>
    </w:p>
    <w:p w:rsidR="0008581E" w:rsidRPr="00B3633A" w:rsidRDefault="0008581E">
      <w:pPr>
        <w:pStyle w:val="0DraftNormal"/>
        <w:rPr>
          <w:rFonts w:ascii="Montserrat" w:hAnsi="Montserrat"/>
          <w:sz w:val="24"/>
        </w:rPr>
      </w:pPr>
      <w:r w:rsidRPr="00B3633A">
        <w:rPr>
          <w:rFonts w:ascii="Montserrat" w:hAnsi="Montserrat"/>
          <w:sz w:val="24"/>
        </w:rPr>
        <w:t>Among the initial considerations, formative designs and tentative decisions have been advanced. These details are still mutable, and most require significant work. Nineveh overture is more a reference to my thoughts on this chapter of the legend than a title. Likewise, most of the references used in my notes are mnemonic tags, and are not to be taken as literal devices. The devices that will actually influence the story described in these notes will be announced as such in the concluding notes.</w:t>
      </w:r>
    </w:p>
    <w:p w:rsidR="0008581E" w:rsidRPr="00B3633A" w:rsidRDefault="0008581E">
      <w:pPr>
        <w:pStyle w:val="0DraftNormal"/>
        <w:rPr>
          <w:rFonts w:ascii="Montserrat" w:hAnsi="Montserrat"/>
          <w:sz w:val="24"/>
        </w:rPr>
      </w:pPr>
    </w:p>
    <w:p w:rsidR="0008581E" w:rsidRPr="00B3633A" w:rsidRDefault="0008581E">
      <w:pPr>
        <w:pStyle w:val="0DraftNormal"/>
        <w:rPr>
          <w:rFonts w:ascii="Montserrat" w:hAnsi="Montserrat"/>
          <w:sz w:val="24"/>
        </w:rPr>
      </w:pPr>
      <w:r w:rsidRPr="00B3633A">
        <w:rPr>
          <w:rFonts w:ascii="Montserrat" w:hAnsi="Montserrat"/>
          <w:sz w:val="24"/>
        </w:rPr>
        <w:t>This science ... Which had dispelled myth had summoned back that darkest of mythical figures—anjeal nineveh. Anjael [anjael: the dream of divinity, perfection] the was once the brightest of the angelic race. The power of nineveh was too great a temptation, however, and changed her. She is not evil, but she became the most fearsome of beings. The angel of death, darkness and destruction. In this aspect she has been known by many a dying race. She, seeing so much more of what their new truths implied, planned to show them vividly what they hadn't dared contemplate themselves. She came to athael [athael: the dream of ], finally, because he was the greatest artist, explorer, and experimentalist ever known. Virtually the author of new thought.</w:t>
      </w:r>
    </w:p>
    <w:p w:rsidR="0008581E" w:rsidRPr="00B3633A" w:rsidRDefault="0008581E">
      <w:pPr>
        <w:pStyle w:val="0DraftNormal"/>
        <w:rPr>
          <w:rFonts w:ascii="Montserrat" w:hAnsi="Montserrat"/>
          <w:sz w:val="24"/>
        </w:rPr>
      </w:pPr>
    </w:p>
    <w:p w:rsidR="0008581E" w:rsidRPr="00B3633A" w:rsidRDefault="0008581E">
      <w:pPr>
        <w:pStyle w:val="0DraftNormal"/>
        <w:rPr>
          <w:rFonts w:ascii="Montserrat" w:hAnsi="Montserrat"/>
          <w:sz w:val="24"/>
        </w:rPr>
      </w:pPr>
      <w:r w:rsidRPr="00B3633A">
        <w:rPr>
          <w:rFonts w:ascii="Montserrat" w:hAnsi="Montserrat"/>
          <w:sz w:val="24"/>
        </w:rPr>
        <w:t xml:space="preserve">Athael took up the creation of avael more for the test of his ability than to aid in or further the interests of anjael. Anjael provided the model of attention used to create this envisioned child. Anjael also brought in clandestine backing from some of the most diabolical of the anijin adepts. They worked out the means to give anjael this unique oppertunity. Deliberately, there was no provision for the mind of the god child. She wasn't supposed to have enough time to develop a mature enough mind to resist the way that they would seize her soul. Not surprisingly, those of the anijin who took a clue from this fact sought a piece of the ideal—nin. Unfortunately, they had little idea at first just what they were going to give anjeal. Those, like athael and most of the anije, who contribute to the rising of avael know even less of what it might entail. Most of those who witness the awakening of avael catch a glimpse of the crucial truth about her nature. To those who would dare steal the soul of their god, the scheme begins to form. To those who would never dare, and are sensible enough to fear what might happen if they did, the thought is seeded to remove the temptation entirely. Although avael inherited the awesome psionic potential of her 'mother', she apparently evinces none of the potential of her "father", the will contributed by the demon of creation, athael. Believing that he was creating a gift to god, he obeyed the angel of darkness. However, by deliberately misunderstanding anjael's desire that the gift have a virgin mind, he provided her with the kind of mind that needed no instruction. The intuitive power of the child was derived from his own power of creation—the technique that is not a technique. However, doing this cost him the selflessness from which he derived his power. </w:t>
      </w:r>
    </w:p>
    <w:p w:rsidR="0008581E" w:rsidRPr="00B3633A" w:rsidRDefault="0008581E">
      <w:pPr>
        <w:pStyle w:val="0DraftNormal"/>
        <w:rPr>
          <w:rFonts w:ascii="Montserrat" w:hAnsi="Montserrat"/>
          <w:sz w:val="24"/>
        </w:rPr>
      </w:pPr>
    </w:p>
    <w:p w:rsidR="0008581E" w:rsidRPr="00B3633A" w:rsidRDefault="0008581E">
      <w:pPr>
        <w:pStyle w:val="0DraftNormal"/>
        <w:rPr>
          <w:rFonts w:ascii="Montserrat" w:hAnsi="Montserrat"/>
          <w:sz w:val="24"/>
        </w:rPr>
      </w:pPr>
      <w:r w:rsidRPr="00B3633A">
        <w:rPr>
          <w:rFonts w:ascii="Montserrat" w:hAnsi="Montserrat"/>
          <w:sz w:val="24"/>
        </w:rPr>
        <w:t>The lever upon which the assumption of avael depends is derived from this peice of conceptual logic: the identity or singularity of understanding—the power of understanding to reduce complexity to a singularity or a unity—must extend even to the absolute. This ends the arguement upon which similar ventures had collapsed. There is no identifying the absolute, rather the absolute is defined by its own understanding. The task the summoners face is to catch the understanding of the absolute [avael: the dream of dreaming], not to understand the absolute they are tampering with. The assumption merely requires a kind of mirror into which the avael can be confronted with itself. A mirror of the mind's eye. The second componant is the lens through which the avael can be focused on itself; that is, captured in the flesh.</w:t>
      </w:r>
    </w:p>
    <w:p w:rsidR="0008581E" w:rsidRPr="00B3633A" w:rsidRDefault="0008581E">
      <w:pPr>
        <w:pStyle w:val="0DraftNormal"/>
        <w:rPr>
          <w:rFonts w:ascii="Montserrat" w:hAnsi="Montserrat"/>
          <w:sz w:val="24"/>
        </w:rPr>
      </w:pPr>
    </w:p>
    <w:p w:rsidR="0008581E" w:rsidRPr="00B3633A" w:rsidRDefault="0008581E">
      <w:pPr>
        <w:pStyle w:val="0DraftNormal"/>
        <w:rPr>
          <w:rFonts w:ascii="Montserrat" w:hAnsi="Montserrat"/>
          <w:sz w:val="24"/>
        </w:rPr>
      </w:pPr>
      <w:r w:rsidRPr="00B3633A">
        <w:rPr>
          <w:rFonts w:ascii="Montserrat" w:hAnsi="Montserrat"/>
          <w:sz w:val="24"/>
        </w:rPr>
        <w:t>Avael wakes and sees the world she once engendered through untainted eyes. Faced with an immediate lack of perspective, she instinctively taps into the gift athael granted her. She summons her psionic potential and unconsciously reads deeply into the minds of an unguessable number of local sentients, seeking so broad a perception that some kind of perspective has to fall quickly into place. The inner hearts she espies in that initial moment are beyond her ability to define, but she sees enough to know fear. Of them all there is one she instinctively fears most, and irrationally feels the most compelling bond. She is drawn to anjael, sensing love and empathy so resonant that it overcomes the terror she feels underlying that attraction. From athael she senses only pride and respect, and he seems to be the only safe one.</w:t>
      </w:r>
    </w:p>
    <w:p w:rsidR="0008581E" w:rsidRPr="00B3633A" w:rsidRDefault="0008581E">
      <w:pPr>
        <w:pStyle w:val="0DraftNormal"/>
        <w:rPr>
          <w:rFonts w:ascii="Montserrat" w:hAnsi="Montserrat"/>
          <w:sz w:val="24"/>
        </w:rPr>
      </w:pPr>
    </w:p>
    <w:p w:rsidR="0008581E" w:rsidRPr="00B3633A" w:rsidRDefault="0008581E">
      <w:pPr>
        <w:pStyle w:val="0DraftNormal"/>
        <w:rPr>
          <w:rFonts w:ascii="Montserrat" w:hAnsi="Montserrat"/>
          <w:sz w:val="24"/>
        </w:rPr>
      </w:pPr>
      <w:r w:rsidRPr="00B3633A">
        <w:rPr>
          <w:rFonts w:ascii="Montserrat" w:hAnsi="Montserrat"/>
          <w:sz w:val="24"/>
        </w:rPr>
        <w:t>The awakening of avael is felt far more widely than would have been intended. So being, it is quite impossible to keep her presence a secret. The remergence of nineveh in aegis raises questions that force certain individuals to investigate the concept of nineveh. 'Nineveh' means voice of god. Theoretically the proto-consciousness of the divine body of aegis and xanadau, it came into being at the prodding of an exceptional being—who naturally has been forgotten over time. Its awareness focused on the worldmind of aegis; it embraced the mortals' level of existence and manifested. As is known it was the recognized presence of the nineveh that caused the rise of the anij. Throughout its early existence, it embraced mortals, such as those sacrificed to it in summoning. Acting through these hosts, aegis itself was shaped. Usually, it relinquished its host and moved on. Twice, it has coveted a 'mortal' so much that it subverted itself to that mortal's will and being. The first, anjael, was corrupted and transformed. Along with her fall came the polarization of the anij. Anjael led the anijin by example while at the same time retaining her position among the anije. The second, of course, is avael. Which is the cause of no small alarm as the news spreads.</w:t>
      </w:r>
    </w:p>
    <w:p w:rsidR="0008581E" w:rsidRPr="00B3633A" w:rsidRDefault="0008581E">
      <w:pPr>
        <w:pStyle w:val="0DraftNormal"/>
        <w:rPr>
          <w:rFonts w:ascii="Montserrat" w:hAnsi="Montserrat"/>
          <w:sz w:val="24"/>
        </w:rPr>
      </w:pPr>
    </w:p>
    <w:p w:rsidR="0008581E" w:rsidRPr="00B3633A" w:rsidRDefault="0008581E">
      <w:pPr>
        <w:pStyle w:val="0DraftNormal"/>
        <w:rPr>
          <w:rFonts w:ascii="Montserrat" w:hAnsi="Montserrat"/>
          <w:sz w:val="24"/>
        </w:rPr>
      </w:pPr>
      <w:r w:rsidRPr="00B3633A">
        <w:rPr>
          <w:rFonts w:ascii="Montserrat" w:hAnsi="Montserrat"/>
          <w:sz w:val="24"/>
        </w:rPr>
        <w:t>Avael is treated as the central mystery—the enigma—of the story. This is the best way to handle the issue of godhood; she is envelope being explored and cannot be subject to direct exposition by the author. Questions about her have to be addressed through the views of the other characters and in the course of events. Avael is the root of expressed divinity—the focus of the domini mantle. A result of a society questioning the existence of god(s) and nature being forced to answer. In the long and short of it, avael, the answer, chooses to disqualify the question. As far as applies to herself there cannot be such a question.</w:t>
      </w:r>
    </w:p>
    <w:p w:rsidR="0008581E" w:rsidRPr="00B3633A" w:rsidRDefault="0008581E">
      <w:pPr>
        <w:pStyle w:val="0DraftNormal"/>
        <w:rPr>
          <w:rFonts w:ascii="Montserrat" w:hAnsi="Montserrat"/>
          <w:sz w:val="24"/>
        </w:rPr>
      </w:pPr>
    </w:p>
    <w:p w:rsidR="0008581E" w:rsidRPr="00B3633A" w:rsidRDefault="0008581E">
      <w:pPr>
        <w:pStyle w:val="0DraftNormal"/>
        <w:rPr>
          <w:rFonts w:ascii="Montserrat" w:hAnsi="Montserrat"/>
          <w:sz w:val="24"/>
        </w:rPr>
      </w:pPr>
      <w:r w:rsidRPr="00B3633A">
        <w:rPr>
          <w:rFonts w:ascii="Montserrat" w:hAnsi="Montserrat"/>
          <w:sz w:val="24"/>
        </w:rPr>
        <w:t>Do you believe in god?</w:t>
      </w:r>
    </w:p>
    <w:p w:rsidR="0008581E" w:rsidRPr="00B3633A" w:rsidRDefault="0008581E">
      <w:pPr>
        <w:pStyle w:val="0DraftNormal"/>
        <w:rPr>
          <w:rFonts w:ascii="Montserrat" w:hAnsi="Montserrat"/>
          <w:sz w:val="24"/>
        </w:rPr>
      </w:pPr>
    </w:p>
    <w:p w:rsidR="0008581E" w:rsidRPr="00B3633A" w:rsidRDefault="0008581E">
      <w:pPr>
        <w:pStyle w:val="0DraftNormal"/>
        <w:rPr>
          <w:rFonts w:ascii="Montserrat" w:hAnsi="Montserrat"/>
          <w:sz w:val="24"/>
        </w:rPr>
      </w:pPr>
      <w:r w:rsidRPr="00B3633A">
        <w:rPr>
          <w:rFonts w:ascii="Montserrat" w:hAnsi="Montserrat"/>
          <w:sz w:val="24"/>
        </w:rPr>
        <w:t>I can't answer that, the real question is, 'do i believe in myself?'</w:t>
      </w:r>
    </w:p>
    <w:p w:rsidR="0008581E" w:rsidRPr="00B3633A" w:rsidRDefault="0008581E">
      <w:pPr>
        <w:pStyle w:val="0DraftNormal"/>
        <w:rPr>
          <w:rFonts w:ascii="Montserrat" w:hAnsi="Montserrat"/>
          <w:sz w:val="24"/>
        </w:rPr>
      </w:pPr>
    </w:p>
    <w:p w:rsidR="0008581E" w:rsidRPr="00B3633A" w:rsidRDefault="0008581E">
      <w:pPr>
        <w:pStyle w:val="0DraftNormal"/>
        <w:rPr>
          <w:rFonts w:ascii="Montserrat" w:hAnsi="Montserrat"/>
          <w:sz w:val="24"/>
        </w:rPr>
      </w:pPr>
      <w:r w:rsidRPr="00B3633A">
        <w:rPr>
          <w:rFonts w:ascii="Montserrat" w:hAnsi="Montserrat"/>
          <w:sz w:val="24"/>
        </w:rPr>
        <w:t>She has an extremely open and sensual nature, as she is fueled with a passion for experience. She has strong associations with death, in the arena of transformation, but is seen as untarnishable in her role of destroyer, for she is so willing to embrace destruction herself. She is never swallowed by death everlasting, being so passionate for life that she must constantly rise up from her ashes and renew herself. Take flight once more. Soaring throughout the depths of the absolute, flickering on the boundry of all and nothing. Ecstatic in her own flight, a solitary dancer.</w:t>
      </w:r>
    </w:p>
    <w:p w:rsidR="0008581E" w:rsidRPr="00B3633A" w:rsidRDefault="0008581E">
      <w:pPr>
        <w:pStyle w:val="0DraftNormal"/>
        <w:rPr>
          <w:rFonts w:ascii="Montserrat" w:hAnsi="Montserrat"/>
          <w:sz w:val="24"/>
        </w:rPr>
      </w:pPr>
    </w:p>
    <w:p w:rsidR="0008581E" w:rsidRPr="00B3633A" w:rsidRDefault="0008581E">
      <w:pPr>
        <w:pStyle w:val="0DraftNormal"/>
        <w:rPr>
          <w:rFonts w:ascii="Montserrat" w:hAnsi="Montserrat"/>
          <w:sz w:val="24"/>
        </w:rPr>
      </w:pPr>
      <w:r w:rsidRPr="00B3633A">
        <w:rPr>
          <w:rFonts w:ascii="Montserrat" w:hAnsi="Montserrat"/>
          <w:sz w:val="24"/>
        </w:rPr>
        <w:t>She betrays nothing of what she sees or is thinking. She will look right through whoever meets her eye, right to the depths of their soul, without pause or comment. She never passes judgement, doing what she must without discrimination or explaination.</w:t>
      </w:r>
    </w:p>
    <w:p w:rsidR="0008581E" w:rsidRPr="00B3633A" w:rsidRDefault="0008581E">
      <w:pPr>
        <w:pStyle w:val="0DraftNormal"/>
        <w:rPr>
          <w:rFonts w:ascii="Montserrat" w:hAnsi="Montserrat"/>
          <w:sz w:val="24"/>
        </w:rPr>
      </w:pPr>
    </w:p>
    <w:p w:rsidR="0008581E" w:rsidRPr="00B3633A" w:rsidRDefault="0008581E">
      <w:pPr>
        <w:pStyle w:val="0DraftNormal"/>
        <w:rPr>
          <w:rFonts w:ascii="Montserrat" w:hAnsi="Montserrat"/>
          <w:sz w:val="24"/>
        </w:rPr>
      </w:pPr>
      <w:r w:rsidRPr="00B3633A">
        <w:rPr>
          <w:rFonts w:ascii="Montserrat" w:hAnsi="Montserrat"/>
          <w:sz w:val="24"/>
        </w:rPr>
        <w:t>Penetrating all, was her willingness to be touched; to be penetrated—as her being penetrated the world.</w:t>
      </w:r>
    </w:p>
    <w:p w:rsidR="0008581E" w:rsidRPr="00B3633A" w:rsidRDefault="0008581E">
      <w:pPr>
        <w:pStyle w:val="0DraftNormal"/>
        <w:rPr>
          <w:rFonts w:ascii="Montserrat" w:hAnsi="Montserrat"/>
          <w:sz w:val="24"/>
        </w:rPr>
      </w:pPr>
    </w:p>
    <w:p w:rsidR="0008581E" w:rsidRPr="00B3633A" w:rsidRDefault="0008581E">
      <w:pPr>
        <w:pStyle w:val="0DraftNormal"/>
        <w:rPr>
          <w:rFonts w:ascii="Montserrat" w:hAnsi="Montserrat"/>
          <w:sz w:val="24"/>
        </w:rPr>
      </w:pPr>
      <w:r w:rsidRPr="00B3633A">
        <w:rPr>
          <w:rFonts w:ascii="Montserrat" w:hAnsi="Montserrat"/>
          <w:sz w:val="24"/>
        </w:rPr>
        <w:t>Once she is deemed stable enough to leave intensive care, she is taken into the house of anjael where her introduction to her world is mixed with a strange and subtle seduction. Anjael is alarmed to discover how quickly she adapts to the social interface; learning most of what she needs to participate through sheer absorption. Still, she is too nieve to see through the deep subterfuge anjael is laying about her. With anjael as her guide, she is rapidly intoxicated on the possabilities of her self.</w:t>
      </w:r>
    </w:p>
    <w:p w:rsidR="0008581E" w:rsidRPr="00B3633A" w:rsidRDefault="0008581E">
      <w:pPr>
        <w:pStyle w:val="0DraftNormal"/>
        <w:rPr>
          <w:rFonts w:ascii="Montserrat" w:hAnsi="Montserrat"/>
          <w:sz w:val="24"/>
        </w:rPr>
      </w:pPr>
    </w:p>
    <w:p w:rsidR="0008581E" w:rsidRPr="00B3633A" w:rsidRDefault="0008581E">
      <w:pPr>
        <w:pStyle w:val="0DraftNormal"/>
        <w:rPr>
          <w:rFonts w:ascii="Montserrat" w:hAnsi="Montserrat"/>
          <w:sz w:val="24"/>
        </w:rPr>
      </w:pPr>
      <w:r w:rsidRPr="00B3633A">
        <w:rPr>
          <w:rFonts w:ascii="Montserrat" w:hAnsi="Montserrat"/>
          <w:sz w:val="24"/>
        </w:rPr>
        <w:t>As anjael promised, it is easy enough to provoke avael into demonstrating the profoundity of her true nature. Afterward, few can doubt the godly mantle of avael. Anjael, also called nineveh, promises to be the controlling force of this young god, but of course that in itself alarms some of her creators enough to show their hand too early.</w:t>
      </w:r>
    </w:p>
    <w:p w:rsidR="0008581E" w:rsidRPr="00B3633A" w:rsidRDefault="0008581E">
      <w:pPr>
        <w:pStyle w:val="0DraftNormal"/>
        <w:rPr>
          <w:rFonts w:ascii="Montserrat" w:hAnsi="Montserrat"/>
          <w:sz w:val="24"/>
        </w:rPr>
      </w:pPr>
    </w:p>
    <w:p w:rsidR="0008581E" w:rsidRPr="00B3633A" w:rsidRDefault="0008581E">
      <w:pPr>
        <w:pStyle w:val="0DraftNormal"/>
        <w:rPr>
          <w:rFonts w:ascii="Montserrat" w:hAnsi="Montserrat"/>
          <w:sz w:val="24"/>
        </w:rPr>
      </w:pPr>
      <w:r w:rsidRPr="00B3633A">
        <w:rPr>
          <w:rFonts w:ascii="Montserrat" w:hAnsi="Montserrat"/>
          <w:sz w:val="24"/>
        </w:rPr>
        <w:t>Death comes for avael. She flees at first not understanding, but when she is finally cornered, she lashes out, not knowing her own power. Then, before she can think about what she has done, anjael steps in and distracts her. In the wings, other plots are gaining strength, and some are beginning to recognize the signs of the fall. Some of them even begin to grasp what the real danger is about avael. Her immaturity.</w:t>
      </w:r>
    </w:p>
    <w:p w:rsidR="0008581E" w:rsidRPr="00B3633A" w:rsidRDefault="0008581E">
      <w:pPr>
        <w:pStyle w:val="0DraftNormal"/>
        <w:rPr>
          <w:rFonts w:ascii="Montserrat" w:hAnsi="Montserrat"/>
          <w:sz w:val="24"/>
        </w:rPr>
      </w:pPr>
    </w:p>
    <w:p w:rsidR="0008581E" w:rsidRPr="00B3633A" w:rsidRDefault="0008581E">
      <w:pPr>
        <w:pStyle w:val="0DraftNormal"/>
        <w:rPr>
          <w:rFonts w:ascii="Montserrat" w:hAnsi="Montserrat"/>
          <w:sz w:val="24"/>
        </w:rPr>
      </w:pPr>
      <w:r w:rsidRPr="00B3633A">
        <w:rPr>
          <w:rFonts w:ascii="Montserrat" w:hAnsi="Montserrat"/>
          <w:sz w:val="24"/>
        </w:rPr>
        <w:t>Too late the host, now the phoenix race, realized the true meaning of the dragon plan. By the sacrafice and consumption of a phoenix, a dragon could steal part of the ideal's soul and become divine.</w:t>
      </w:r>
    </w:p>
    <w:p w:rsidR="0008581E" w:rsidRPr="00B3633A" w:rsidRDefault="0008581E">
      <w:pPr>
        <w:pStyle w:val="0DraftNormal"/>
        <w:rPr>
          <w:rFonts w:ascii="Montserrat" w:hAnsi="Montserrat"/>
          <w:sz w:val="24"/>
        </w:rPr>
      </w:pPr>
    </w:p>
    <w:p w:rsidR="0008581E" w:rsidRPr="00B3633A" w:rsidRDefault="0008581E">
      <w:pPr>
        <w:pStyle w:val="0DraftNormal"/>
        <w:rPr>
          <w:rFonts w:ascii="Montserrat" w:hAnsi="Montserrat"/>
          <w:sz w:val="24"/>
        </w:rPr>
      </w:pPr>
      <w:r w:rsidRPr="00B3633A">
        <w:rPr>
          <w:rFonts w:ascii="Montserrat" w:hAnsi="Montserrat"/>
          <w:sz w:val="24"/>
        </w:rPr>
        <w:t>Anjael is not the obvious antagonist. In fact athael is deviously depicted as the dangerous one, since he contrived to provide avael with what amounts to a dangerous mind. When anjael realizes that she is losing control of avael she finds out why and points the finger of blame. How can anjael control the god, she challenges. It is not hard for her to convince her allies to leave the job of stopping avael to her. Who else has what it takes? She even tries to use this against avael. If avael simply relinquished her power over to anjael, then anjael can convince the others not to destroy her, she argues. Unfortunately, for anjael, avael has had too much time to think by the time this confrontation occurs.</w:t>
      </w:r>
    </w:p>
    <w:p w:rsidR="0008581E" w:rsidRPr="00B3633A" w:rsidRDefault="0008581E">
      <w:pPr>
        <w:pStyle w:val="0DraftNormal"/>
        <w:rPr>
          <w:rFonts w:ascii="Montserrat" w:hAnsi="Montserrat"/>
          <w:sz w:val="24"/>
        </w:rPr>
      </w:pPr>
    </w:p>
    <w:p w:rsidR="0008581E" w:rsidRPr="00B3633A" w:rsidRDefault="0008581E">
      <w:pPr>
        <w:pStyle w:val="0DraftNormal"/>
        <w:rPr>
          <w:rFonts w:ascii="Montserrat" w:hAnsi="Montserrat"/>
          <w:sz w:val="24"/>
        </w:rPr>
      </w:pPr>
      <w:r w:rsidRPr="00B3633A">
        <w:rPr>
          <w:rFonts w:ascii="Montserrat" w:hAnsi="Montserrat"/>
          <w:sz w:val="24"/>
        </w:rPr>
        <w:t xml:space="preserve">Avael was utterly innocent and was tricked into following in anjael's footsteps, as this story takes some pains to show. She has no choice but to learn that she was set up to fall. What she does, acting on this realization, is her bid to redeem herself. All she has to do is keep the power of the phoenix out of the hands of the aemnijin anijin race and avoid anjael as well. </w:t>
      </w:r>
    </w:p>
    <w:p w:rsidR="0008581E" w:rsidRPr="00B3633A" w:rsidRDefault="0008581E">
      <w:pPr>
        <w:pStyle w:val="0DraftNormal"/>
        <w:rPr>
          <w:rFonts w:ascii="Montserrat" w:hAnsi="Montserrat"/>
          <w:sz w:val="24"/>
        </w:rPr>
      </w:pPr>
    </w:p>
    <w:p w:rsidR="0008581E" w:rsidRPr="00B3633A" w:rsidRDefault="0008581E">
      <w:pPr>
        <w:pStyle w:val="0DraftNormal"/>
        <w:rPr>
          <w:rFonts w:ascii="Montserrat" w:hAnsi="Montserrat"/>
          <w:sz w:val="24"/>
        </w:rPr>
      </w:pPr>
      <w:r w:rsidRPr="00B3633A">
        <w:rPr>
          <w:rFonts w:ascii="Montserrat" w:hAnsi="Montserrat"/>
          <w:sz w:val="24"/>
        </w:rPr>
        <w:t>Incidentally, an anije and an anijin in association with the avael devolve into aemnije and aemnijin avatars as a dragon-phoenix pair. We witness something of their agonizing temptation toward realization of their "one self".</w:t>
      </w:r>
    </w:p>
    <w:p w:rsidR="0008581E" w:rsidRPr="00B3633A" w:rsidRDefault="0008581E">
      <w:pPr>
        <w:pStyle w:val="0DraftNormal"/>
        <w:rPr>
          <w:rFonts w:ascii="Montserrat" w:hAnsi="Montserrat"/>
          <w:sz w:val="24"/>
        </w:rPr>
      </w:pPr>
    </w:p>
    <w:p w:rsidR="0008581E" w:rsidRPr="00B3633A" w:rsidRDefault="0008581E">
      <w:pPr>
        <w:pStyle w:val="0DraftNormal"/>
        <w:rPr>
          <w:rFonts w:ascii="Montserrat" w:hAnsi="Montserrat"/>
          <w:sz w:val="24"/>
        </w:rPr>
      </w:pPr>
      <w:r w:rsidRPr="00B3633A">
        <w:rPr>
          <w:rFonts w:ascii="Montserrat" w:hAnsi="Montserrat"/>
          <w:sz w:val="24"/>
        </w:rPr>
        <w:t>Athael was the first to revert to mortality and regain his soul. Thus changed, he returned with the angels and some of their kind who had become phoenix and also mortal, to steal the god-child from the clutches of anjael. Athael is one of the few dragons that manages to remain true to himself. Thus, the god child is captured [in spite of the arguement that she is merely liberated] by the host and a few of the humans of the highest order. However, there are dragons who seek far more than to acquire their own souls. Among them, the angel of death persues nineveh, claiming her for herself, seeking to assume the mantle of divinity.</w:t>
      </w:r>
    </w:p>
    <w:p w:rsidR="0008581E" w:rsidRPr="00B3633A" w:rsidRDefault="0008581E">
      <w:pPr>
        <w:pStyle w:val="0DraftNormal"/>
        <w:rPr>
          <w:rFonts w:ascii="Montserrat" w:hAnsi="Montserrat"/>
          <w:sz w:val="24"/>
        </w:rPr>
      </w:pPr>
    </w:p>
    <w:p w:rsidR="0008581E" w:rsidRPr="00B3633A" w:rsidRDefault="0008581E">
      <w:pPr>
        <w:pStyle w:val="0DraftNormal"/>
        <w:rPr>
          <w:rFonts w:ascii="Montserrat" w:hAnsi="Montserrat"/>
          <w:sz w:val="24"/>
        </w:rPr>
      </w:pPr>
      <w:r w:rsidRPr="00B3633A">
        <w:rPr>
          <w:rFonts w:ascii="Montserrat" w:hAnsi="Montserrat"/>
          <w:sz w:val="24"/>
        </w:rPr>
        <w:t>Though they cannot really hide her, avael manages to prolong her flight among the humans, and in their company she has time to learn many things anjael was careful to keep from her. She also has time to grasp the meaning of what she has seen all along, that being what the host really is, even though the fall has too much momentum now to stop. However, the biggest peices defy her until she is confronted by them. She doesn't really know who to trust at any point, but most of her concentration is spent on merely staying ahead of the chase and alive.</w:t>
      </w:r>
    </w:p>
    <w:p w:rsidR="0008581E" w:rsidRPr="00B3633A" w:rsidRDefault="0008581E">
      <w:pPr>
        <w:pStyle w:val="0DraftNormal"/>
        <w:rPr>
          <w:rFonts w:ascii="Montserrat" w:hAnsi="Montserrat"/>
          <w:sz w:val="24"/>
        </w:rPr>
      </w:pPr>
    </w:p>
    <w:p w:rsidR="0008581E" w:rsidRPr="00B3633A" w:rsidRDefault="0008581E">
      <w:pPr>
        <w:pStyle w:val="0DraftNormal"/>
        <w:rPr>
          <w:rFonts w:ascii="Montserrat" w:hAnsi="Montserrat"/>
          <w:sz w:val="24"/>
        </w:rPr>
      </w:pPr>
      <w:r w:rsidRPr="00B3633A">
        <w:rPr>
          <w:rFonts w:ascii="Montserrat" w:hAnsi="Montserrat"/>
          <w:sz w:val="24"/>
        </w:rPr>
        <w:t>The intercourse between avael and anjael is that of a being following its instinct as a god toward aer favorite disciple. Avael sees the unique individual within the mantle of power that has possessed her. She sees how her own soul hungers for the anjael soul so consumately that it would anhilate avael [in essence, itself] to have her—and anjael's love in return is as selfless and heedless of its own danger of suffocation in the embrace of the amnii aemmnii. Out of this deep inexpressible love avael was conceived both as a gift to nin and sacrifice for nin's lover. Avael, as the conscious realization of both these intents, must find the perspective lacking in anjael nineveh, to save both of them from their inner selves or save the universe from both of them. Unfortunately, there is an obstacle in her way; a pressing need to understand the truth of this attraction that may well have damned her.</w:t>
      </w:r>
    </w:p>
    <w:p w:rsidR="0008581E" w:rsidRPr="00B3633A" w:rsidRDefault="0008581E">
      <w:pPr>
        <w:pStyle w:val="0DraftNormal"/>
        <w:rPr>
          <w:rFonts w:ascii="Montserrat" w:hAnsi="Montserrat"/>
          <w:sz w:val="24"/>
        </w:rPr>
      </w:pPr>
    </w:p>
    <w:p w:rsidR="0008581E" w:rsidRPr="00B3633A" w:rsidRDefault="0008581E">
      <w:pPr>
        <w:pStyle w:val="0DraftNormal"/>
        <w:rPr>
          <w:rFonts w:ascii="Montserrat" w:hAnsi="Montserrat"/>
          <w:sz w:val="24"/>
        </w:rPr>
      </w:pPr>
      <w:r w:rsidRPr="00B3633A">
        <w:rPr>
          <w:rFonts w:ascii="Montserrat" w:hAnsi="Montserrat"/>
          <w:sz w:val="24"/>
        </w:rPr>
        <w:t>That curiosity is a reincarnation of the original attraction. The avatar nineveh encountered in the being anjael such a powerful resonance that it was compelled to investigate her. It tried to delve into her soul to understand this enigma and became irretreivable attached to it. Anjeal was in fact a part of nin itself conceived in doubt—a dream of the dreamer itself. A point buried within the point that was nin, according to point paradox, a second self conceived on the cusp of its own inner chaos. A stage in the god's evolution which was instinctive, though premature and utterly unanticipated. So in this fashion, while avael is the enigma confronted by the reader, anjael is the enigma that challenges avael. If she can resist the lure of the paradox's singularity that threatens to collapse creation itself through her destruction.</w:t>
      </w:r>
    </w:p>
    <w:p w:rsidR="0008581E" w:rsidRPr="00B3633A" w:rsidRDefault="0008581E">
      <w:pPr>
        <w:pStyle w:val="0DraftNormal"/>
        <w:rPr>
          <w:rFonts w:ascii="Montserrat" w:hAnsi="Montserrat"/>
          <w:sz w:val="24"/>
        </w:rPr>
      </w:pPr>
    </w:p>
    <w:p w:rsidR="0008581E" w:rsidRPr="00B3633A" w:rsidRDefault="0008581E">
      <w:pPr>
        <w:pStyle w:val="0DraftNormal"/>
        <w:rPr>
          <w:rFonts w:ascii="Montserrat" w:hAnsi="Montserrat"/>
          <w:sz w:val="24"/>
        </w:rPr>
      </w:pPr>
      <w:r w:rsidRPr="00B3633A">
        <w:rPr>
          <w:rFonts w:ascii="Montserrat" w:hAnsi="Montserrat"/>
          <w:sz w:val="24"/>
        </w:rPr>
        <w:t>Probing this dual enigmma, it turns out that avael herself is the third reiteration of self conception for the soul of nin. In her turn, conceived in intuition, she is the answer to the question raised by anjael's existence. She is conceived sharing the identity of nin and possessing a unique identity in alignment with it through which nin can become aes—a multi-faceted unity. An expression of divine paradox; the nothing, one, and all.</w:t>
      </w:r>
    </w:p>
    <w:p w:rsidR="0008581E" w:rsidRPr="00B3633A" w:rsidRDefault="0008581E">
      <w:pPr>
        <w:pStyle w:val="0DraftNormal"/>
        <w:rPr>
          <w:rFonts w:ascii="Montserrat" w:hAnsi="Montserrat"/>
          <w:sz w:val="24"/>
        </w:rPr>
      </w:pPr>
    </w:p>
    <w:p w:rsidR="0008581E" w:rsidRPr="00B3633A" w:rsidRDefault="0008581E">
      <w:pPr>
        <w:pStyle w:val="0DraftNormal"/>
        <w:rPr>
          <w:rFonts w:ascii="Montserrat" w:hAnsi="Montserrat"/>
          <w:sz w:val="24"/>
        </w:rPr>
      </w:pPr>
      <w:r w:rsidRPr="00B3633A">
        <w:rPr>
          <w:rFonts w:ascii="Montserrat" w:hAnsi="Montserrat"/>
          <w:sz w:val="24"/>
        </w:rPr>
        <w:t>The possbility avael exploits in the climax is entertained earlier by her discovering an ability to duplicate herself for limited periods. What she has discovered is diafracture. It is also one of the few things that anjael cannot bring herself to do.</w:t>
      </w:r>
    </w:p>
    <w:p w:rsidR="0008581E" w:rsidRPr="00B3633A" w:rsidRDefault="0008581E">
      <w:pPr>
        <w:pStyle w:val="0DraftNormal"/>
        <w:rPr>
          <w:rFonts w:ascii="Montserrat" w:hAnsi="Montserrat"/>
          <w:sz w:val="24"/>
        </w:rPr>
      </w:pPr>
    </w:p>
    <w:p w:rsidR="0008581E" w:rsidRPr="00B3633A" w:rsidRDefault="0008581E">
      <w:pPr>
        <w:pStyle w:val="0DraftNormal"/>
        <w:rPr>
          <w:rFonts w:ascii="Montserrat" w:hAnsi="Montserrat"/>
          <w:sz w:val="24"/>
        </w:rPr>
      </w:pPr>
      <w:r w:rsidRPr="00B3633A">
        <w:rPr>
          <w:rFonts w:ascii="Montserrat" w:hAnsi="Montserrat"/>
          <w:sz w:val="24"/>
        </w:rPr>
        <w:t>In a course of confrontations and one ultimate conflict, the umbra of the phoenix is unleashed, a power far more destructive than what the angel of death ever wielded. The angel's perfection is revoked by nin and assumed exclusively by the god, and as the wave consumes the throne of the dragon empire in heaven, destroying indiscriminantly, the angel of death sees a place to hide.</w:t>
      </w:r>
    </w:p>
    <w:p w:rsidR="0008581E" w:rsidRPr="00B3633A" w:rsidRDefault="0008581E">
      <w:pPr>
        <w:pStyle w:val="0DraftNormal"/>
        <w:rPr>
          <w:rFonts w:ascii="Montserrat" w:hAnsi="Montserrat"/>
          <w:sz w:val="24"/>
        </w:rPr>
      </w:pPr>
    </w:p>
    <w:p w:rsidR="0008581E" w:rsidRPr="00B3633A" w:rsidRDefault="0008581E">
      <w:pPr>
        <w:pStyle w:val="0DraftNormal"/>
        <w:rPr>
          <w:rFonts w:ascii="Montserrat" w:hAnsi="Montserrat"/>
          <w:sz w:val="24"/>
        </w:rPr>
      </w:pPr>
      <w:r w:rsidRPr="00B3633A">
        <w:rPr>
          <w:rFonts w:ascii="Montserrat" w:hAnsi="Montserrat"/>
          <w:sz w:val="24"/>
        </w:rPr>
        <w:t>Avael and anjael become the personification of creation and destruction and their ultimate confrontation creates waves which distort was and will be. They come together to the very brink of deciding is and never was. Nineveh, ashamed and violated [by the darkness of herself, no less] and in violation of her promise [her divine contract] regirgitated the shattered realm, and hid her essence within it. A delicate maneuver of psychic and spiritual diafracture. Avael almost fails to understand what she has to do to preserve willl be from never was. What happens to the anij is basically a side effect of this dangerous fluctuation of nin. The accelleration of many beings into godhood is a consequence that avael will have to pay for after solving the confrontation with anjael nineveh. When it comes right down to it, avael saves creation by shattering the unity of nin with the awakening of a multitude of her dreams of self. Unprepared for this, the soul of creation fragments and can no longer maintain the polarized struggle that avael and anjael manifested in. They, like the waking dreams, are suddenly reduced to self expressions of far less magnitude than a nineveh. Nor, after this, would they want it. However, the potential for nineveh now resides in the essence of all of the others. Unavoidably this also hides the angel of death, to be loosed with the scattered godly potential. Not surprisingly, it clings to the portal of nineveh's will. In time, it will be reborn as a part of kev, as nineveh is reborn in av.</w:t>
      </w:r>
    </w:p>
    <w:p w:rsidR="0008581E" w:rsidRPr="00B3633A" w:rsidRDefault="0008581E">
      <w:pPr>
        <w:pStyle w:val="0DraftNormal"/>
        <w:rPr>
          <w:rFonts w:ascii="Montserrat" w:hAnsi="Montserrat"/>
          <w:sz w:val="24"/>
        </w:rPr>
      </w:pPr>
    </w:p>
    <w:p w:rsidR="0008581E" w:rsidRPr="00B3633A" w:rsidRDefault="0008581E">
      <w:pPr>
        <w:pStyle w:val="0DraftNormal"/>
        <w:rPr>
          <w:rFonts w:ascii="Montserrat" w:hAnsi="Montserrat"/>
          <w:sz w:val="24"/>
        </w:rPr>
      </w:pPr>
      <w:r w:rsidRPr="00B3633A">
        <w:rPr>
          <w:rFonts w:ascii="Montserrat" w:hAnsi="Montserrat"/>
          <w:sz w:val="24"/>
        </w:rPr>
        <w:t>Anjael, entering xanadau, walks the timeless path and carries the mass to bend the dreaming alone toward the birth of the meu xan, who in their own time become the waking dreams from which she herself descended in aegis.</w:t>
      </w:r>
    </w:p>
    <w:p w:rsidR="0008581E" w:rsidRPr="00B3633A" w:rsidRDefault="0008581E">
      <w:pPr>
        <w:pStyle w:val="0DraftNormal"/>
        <w:rPr>
          <w:rFonts w:ascii="Montserrat" w:hAnsi="Montserrat"/>
          <w:sz w:val="24"/>
        </w:rPr>
      </w:pPr>
    </w:p>
    <w:p w:rsidR="0008581E" w:rsidRPr="00B3633A" w:rsidRDefault="0008581E">
      <w:pPr>
        <w:pStyle w:val="0DraftNormal"/>
        <w:rPr>
          <w:rFonts w:ascii="Montserrat" w:hAnsi="Montserrat"/>
          <w:sz w:val="24"/>
        </w:rPr>
      </w:pPr>
      <w:r w:rsidRPr="00B3633A">
        <w:rPr>
          <w:rFonts w:ascii="Montserrat" w:hAnsi="Montserrat"/>
          <w:sz w:val="24"/>
        </w:rPr>
        <w:t>Avael, embracing the scarred aegis, leads the domini into the eternal. Her mass twists together a web of time and space in which many unbounded realms are united and divided. She becomes mystery and her survival gives birth to gods [the domini].</w:t>
      </w:r>
    </w:p>
    <w:p w:rsidR="0008581E" w:rsidRPr="00B3633A" w:rsidRDefault="0008581E">
      <w:pPr>
        <w:pStyle w:val="0DraftNormal"/>
        <w:rPr>
          <w:rFonts w:ascii="Montserrat" w:hAnsi="Montserrat"/>
          <w:sz w:val="24"/>
        </w:rPr>
      </w:pPr>
    </w:p>
    <w:p w:rsidR="0008581E" w:rsidRPr="00B3633A" w:rsidRDefault="0008581E">
      <w:pPr>
        <w:pStyle w:val="0DraftNormal"/>
        <w:rPr>
          <w:rFonts w:ascii="Montserrat" w:hAnsi="Montserrat"/>
          <w:sz w:val="24"/>
        </w:rPr>
      </w:pPr>
      <w:r w:rsidRPr="00B3633A">
        <w:rPr>
          <w:rFonts w:ascii="Montserrat" w:hAnsi="Montserrat"/>
          <w:sz w:val="24"/>
        </w:rPr>
        <w:t>Nineveh : overture</w:t>
      </w:r>
      <w:r w:rsidRPr="00B3633A">
        <w:rPr>
          <w:rFonts w:ascii="Montserrat" w:hAnsi="Montserrat"/>
          <w:sz w:val="24"/>
        </w:rPr>
        <w:fldChar w:fldCharType="begin"/>
      </w:r>
      <w:r w:rsidRPr="00B3633A">
        <w:rPr>
          <w:rFonts w:ascii="Montserrat" w:hAnsi="Montserrat"/>
          <w:sz w:val="24"/>
        </w:rPr>
        <w:instrText xml:space="preserve">PRIVATE </w:instrText>
      </w:r>
      <w:r w:rsidRPr="00B3633A">
        <w:rPr>
          <w:rFonts w:ascii="Montserrat" w:hAnsi="Montserrat"/>
          <w:sz w:val="24"/>
        </w:rPr>
        <w:fldChar w:fldCharType="end"/>
      </w:r>
    </w:p>
    <w:p w:rsidR="0008581E" w:rsidRPr="00B3633A" w:rsidRDefault="0008581E">
      <w:pPr>
        <w:pStyle w:val="0DraftNormal"/>
        <w:rPr>
          <w:rFonts w:ascii="Montserrat" w:hAnsi="Montserrat"/>
          <w:sz w:val="24"/>
        </w:rPr>
      </w:pPr>
    </w:p>
    <w:p w:rsidR="0008581E" w:rsidRPr="00B3633A" w:rsidRDefault="0008581E">
      <w:pPr>
        <w:pStyle w:val="0DraftNormal"/>
        <w:rPr>
          <w:rFonts w:ascii="Montserrat" w:hAnsi="Montserrat"/>
          <w:sz w:val="24"/>
        </w:rPr>
      </w:pPr>
      <w:r w:rsidRPr="00B3633A">
        <w:rPr>
          <w:rFonts w:ascii="Montserrat" w:hAnsi="Montserrat"/>
          <w:sz w:val="24"/>
        </w:rPr>
        <w:t>Nineveh : into the fray</w:t>
      </w:r>
    </w:p>
    <w:p w:rsidR="0008581E" w:rsidRPr="00B3633A" w:rsidRDefault="0008581E">
      <w:pPr>
        <w:pStyle w:val="0DraftNormal"/>
        <w:rPr>
          <w:rFonts w:ascii="Montserrat" w:hAnsi="Montserrat"/>
          <w:sz w:val="24"/>
        </w:rPr>
      </w:pPr>
    </w:p>
    <w:p w:rsidR="0008581E" w:rsidRPr="00B3633A" w:rsidRDefault="0008581E">
      <w:pPr>
        <w:pStyle w:val="0DraftNormal"/>
        <w:rPr>
          <w:rFonts w:ascii="Montserrat" w:hAnsi="Montserrat"/>
          <w:sz w:val="24"/>
        </w:rPr>
      </w:pPr>
      <w:r w:rsidRPr="00B3633A">
        <w:rPr>
          <w:rFonts w:ascii="Montserrat" w:hAnsi="Montserrat"/>
          <w:sz w:val="24"/>
        </w:rPr>
        <w:t>Nineveh : into the fire</w:t>
      </w:r>
    </w:p>
    <w:p w:rsidR="0008581E" w:rsidRPr="00B3633A" w:rsidRDefault="0008581E">
      <w:pPr>
        <w:pStyle w:val="0DraftNormal"/>
        <w:rPr>
          <w:rFonts w:ascii="Montserrat" w:hAnsi="Montserrat"/>
          <w:sz w:val="24"/>
        </w:rPr>
      </w:pPr>
    </w:p>
    <w:p w:rsidR="0008581E" w:rsidRPr="00B3633A" w:rsidRDefault="0008581E">
      <w:pPr>
        <w:pStyle w:val="0DraftNormal"/>
        <w:rPr>
          <w:rFonts w:ascii="Montserrat" w:hAnsi="Montserrat"/>
          <w:sz w:val="24"/>
        </w:rPr>
      </w:pPr>
      <w:r w:rsidRPr="00B3633A">
        <w:rPr>
          <w:rFonts w:ascii="Montserrat" w:hAnsi="Montserrat"/>
          <w:sz w:val="24"/>
        </w:rPr>
        <w:t>Nineveh : into the unknown</w:t>
      </w:r>
    </w:p>
    <w:p w:rsidR="0008581E" w:rsidRPr="00B3633A" w:rsidRDefault="0008581E">
      <w:pPr>
        <w:pStyle w:val="0DraftNormal"/>
        <w:rPr>
          <w:rFonts w:ascii="Montserrat" w:hAnsi="Montserrat"/>
          <w:sz w:val="24"/>
        </w:rPr>
      </w:pPr>
    </w:p>
    <w:p w:rsidR="0008581E" w:rsidRPr="00B3633A" w:rsidRDefault="0008581E">
      <w:pPr>
        <w:pStyle w:val="0DraftNormal"/>
        <w:rPr>
          <w:rFonts w:ascii="Montserrat" w:hAnsi="Montserrat"/>
          <w:sz w:val="24"/>
        </w:rPr>
      </w:pPr>
      <w:r w:rsidRPr="00B3633A">
        <w:rPr>
          <w:rFonts w:ascii="Montserrat" w:hAnsi="Montserrat"/>
          <w:sz w:val="24"/>
        </w:rPr>
        <w:t>Nineveh : into oblivion</w:t>
      </w:r>
    </w:p>
    <w:p w:rsidR="0008581E" w:rsidRPr="00B3633A" w:rsidRDefault="0008581E">
      <w:pPr>
        <w:pStyle w:val="0DraftNormal"/>
        <w:rPr>
          <w:rFonts w:ascii="Montserrat" w:hAnsi="Montserrat"/>
          <w:sz w:val="24"/>
        </w:rPr>
      </w:pPr>
    </w:p>
    <w:p w:rsidR="0008581E" w:rsidRPr="00B3633A" w:rsidRDefault="0008581E">
      <w:pPr>
        <w:pStyle w:val="0DraftNormal"/>
        <w:rPr>
          <w:rFonts w:ascii="Montserrat" w:hAnsi="Montserrat"/>
          <w:sz w:val="24"/>
        </w:rPr>
      </w:pPr>
      <w:r w:rsidRPr="00B3633A">
        <w:rPr>
          <w:rFonts w:ascii="Montserrat" w:hAnsi="Montserrat"/>
          <w:sz w:val="24"/>
        </w:rPr>
        <w:t>Nineveh : body and soul</w:t>
      </w:r>
    </w:p>
    <w:p w:rsidR="0008581E" w:rsidRPr="00B3633A" w:rsidRDefault="0008581E">
      <w:pPr>
        <w:pStyle w:val="0DraftNormal"/>
        <w:rPr>
          <w:rFonts w:ascii="Montserrat" w:hAnsi="Montserrat"/>
          <w:sz w:val="24"/>
        </w:rPr>
      </w:pPr>
    </w:p>
    <w:p w:rsidR="0008581E" w:rsidRPr="00B3633A" w:rsidRDefault="0008581E">
      <w:pPr>
        <w:pStyle w:val="0DraftNormal"/>
        <w:rPr>
          <w:rFonts w:ascii="Montserrat" w:hAnsi="Montserrat"/>
          <w:sz w:val="24"/>
        </w:rPr>
      </w:pPr>
      <w:r w:rsidRPr="00B3633A">
        <w:rPr>
          <w:rFonts w:ascii="Montserrat" w:hAnsi="Montserrat"/>
          <w:sz w:val="24"/>
        </w:rPr>
        <w:t>Kzhan</w:t>
      </w:r>
    </w:p>
    <w:p w:rsidR="0008581E" w:rsidRPr="00B3633A" w:rsidRDefault="0008581E">
      <w:pPr>
        <w:pStyle w:val="0DraftNormal"/>
        <w:rPr>
          <w:rFonts w:ascii="Montserrat" w:hAnsi="Montserrat"/>
          <w:sz w:val="24"/>
        </w:rPr>
      </w:pPr>
    </w:p>
    <w:p w:rsidR="0008581E" w:rsidRPr="00B3633A" w:rsidRDefault="0008581E">
      <w:pPr>
        <w:pStyle w:val="0DraftNormal"/>
        <w:rPr>
          <w:rFonts w:ascii="Montserrat" w:hAnsi="Montserrat"/>
          <w:sz w:val="24"/>
        </w:rPr>
      </w:pPr>
      <w:r w:rsidRPr="00B3633A">
        <w:rPr>
          <w:rFonts w:ascii="Montserrat" w:hAnsi="Montserrat"/>
          <w:sz w:val="24"/>
        </w:rPr>
        <w:t>Kzhan : the way of dragons</w:t>
      </w:r>
    </w:p>
    <w:p w:rsidR="0008581E" w:rsidRPr="00B3633A" w:rsidRDefault="0008581E">
      <w:pPr>
        <w:pStyle w:val="0DraftNormal"/>
        <w:rPr>
          <w:rFonts w:ascii="Montserrat" w:hAnsi="Montserrat"/>
          <w:sz w:val="24"/>
        </w:rPr>
      </w:pPr>
    </w:p>
    <w:p w:rsidR="0008581E" w:rsidRPr="00B3633A" w:rsidRDefault="0008581E">
      <w:pPr>
        <w:pStyle w:val="0DraftNormal"/>
        <w:rPr>
          <w:rFonts w:ascii="Montserrat" w:hAnsi="Montserrat"/>
          <w:sz w:val="24"/>
        </w:rPr>
      </w:pPr>
      <w:r w:rsidRPr="00B3633A">
        <w:rPr>
          <w:rFonts w:ascii="Montserrat" w:hAnsi="Montserrat"/>
          <w:sz w:val="24"/>
        </w:rPr>
        <w:t>Kzhan : dragon doors</w:t>
      </w:r>
    </w:p>
    <w:p w:rsidR="0008581E" w:rsidRPr="00B3633A" w:rsidRDefault="0008581E">
      <w:pPr>
        <w:pStyle w:val="0DraftNormal"/>
        <w:rPr>
          <w:rFonts w:ascii="Montserrat" w:hAnsi="Montserrat"/>
          <w:sz w:val="24"/>
        </w:rPr>
      </w:pPr>
    </w:p>
    <w:p w:rsidR="0008581E" w:rsidRPr="00B3633A" w:rsidRDefault="0008581E">
      <w:pPr>
        <w:pStyle w:val="0DraftNormal"/>
        <w:rPr>
          <w:rFonts w:ascii="Montserrat" w:hAnsi="Montserrat"/>
          <w:sz w:val="24"/>
        </w:rPr>
      </w:pPr>
      <w:r w:rsidRPr="00B3633A">
        <w:rPr>
          <w:rFonts w:ascii="Montserrat" w:hAnsi="Montserrat"/>
          <w:sz w:val="24"/>
        </w:rPr>
        <w:t>Kzhan : dragons' breadth</w:t>
      </w:r>
    </w:p>
    <w:p w:rsidR="0008581E" w:rsidRPr="00B3633A" w:rsidRDefault="0008581E">
      <w:pPr>
        <w:pStyle w:val="0DraftNormal"/>
        <w:rPr>
          <w:rFonts w:ascii="Montserrat" w:hAnsi="Montserrat"/>
          <w:sz w:val="24"/>
        </w:rPr>
      </w:pPr>
    </w:p>
    <w:p w:rsidR="0008581E" w:rsidRPr="00B3633A" w:rsidRDefault="0008581E">
      <w:pPr>
        <w:pStyle w:val="0DraftNormal"/>
        <w:rPr>
          <w:rFonts w:ascii="Montserrat" w:hAnsi="Montserrat"/>
          <w:sz w:val="24"/>
        </w:rPr>
      </w:pPr>
      <w:r w:rsidRPr="00B3633A">
        <w:rPr>
          <w:rFonts w:ascii="Montserrat" w:hAnsi="Montserrat"/>
          <w:sz w:val="24"/>
        </w:rPr>
        <w:t>Kzhan : dragon dreams</w:t>
      </w:r>
    </w:p>
    <w:p w:rsidR="0008581E" w:rsidRPr="00B3633A" w:rsidRDefault="0008581E">
      <w:pPr>
        <w:pStyle w:val="0DraftNormal"/>
        <w:rPr>
          <w:rFonts w:ascii="Montserrat" w:hAnsi="Montserrat"/>
          <w:sz w:val="24"/>
        </w:rPr>
      </w:pPr>
    </w:p>
    <w:p w:rsidR="0008581E" w:rsidRPr="00B3633A" w:rsidRDefault="0008581E">
      <w:pPr>
        <w:pStyle w:val="0DraftNormal"/>
        <w:rPr>
          <w:rFonts w:ascii="Montserrat" w:hAnsi="Montserrat"/>
          <w:sz w:val="24"/>
        </w:rPr>
      </w:pPr>
      <w:r w:rsidRPr="00B3633A">
        <w:rPr>
          <w:rFonts w:ascii="Montserrat" w:hAnsi="Montserrat"/>
          <w:sz w:val="24"/>
        </w:rPr>
        <w:t>Kzhan : mind and spirit</w:t>
      </w:r>
    </w:p>
    <w:p w:rsidR="0008581E" w:rsidRPr="00B3633A" w:rsidRDefault="0008581E">
      <w:pPr>
        <w:pStyle w:val="0DraftNormal"/>
        <w:rPr>
          <w:rFonts w:ascii="Montserrat" w:hAnsi="Montserrat"/>
          <w:sz w:val="24"/>
        </w:rPr>
      </w:pPr>
    </w:p>
    <w:p w:rsidR="0008581E" w:rsidRPr="00B3633A" w:rsidRDefault="0008581E">
      <w:pPr>
        <w:pStyle w:val="0DraftNormal"/>
        <w:rPr>
          <w:rFonts w:ascii="Montserrat" w:hAnsi="Montserrat"/>
          <w:sz w:val="24"/>
        </w:rPr>
      </w:pPr>
      <w:r w:rsidRPr="00B3633A">
        <w:rPr>
          <w:rFonts w:ascii="Montserrat" w:hAnsi="Montserrat"/>
          <w:sz w:val="24"/>
        </w:rPr>
        <w:t>Dragon, phoenix</w:t>
      </w:r>
    </w:p>
    <w:p w:rsidR="0008581E" w:rsidRPr="00B3633A" w:rsidRDefault="0008581E">
      <w:pPr>
        <w:pStyle w:val="0DraftNormal"/>
        <w:rPr>
          <w:rFonts w:ascii="Montserrat" w:hAnsi="Montserrat"/>
          <w:sz w:val="24"/>
        </w:rPr>
      </w:pPr>
    </w:p>
    <w:p w:rsidR="0008581E" w:rsidRPr="00B3633A" w:rsidRDefault="0008581E">
      <w:pPr>
        <w:pStyle w:val="0DraftNormal"/>
        <w:rPr>
          <w:rFonts w:ascii="Montserrat" w:hAnsi="Montserrat"/>
          <w:sz w:val="24"/>
        </w:rPr>
      </w:pPr>
      <w:r w:rsidRPr="00B3633A">
        <w:rPr>
          <w:rFonts w:ascii="Montserrat" w:hAnsi="Montserrat"/>
          <w:sz w:val="24"/>
        </w:rPr>
        <w:t>Nix</w:t>
      </w:r>
    </w:p>
    <w:p w:rsidR="0008581E" w:rsidRPr="00B3633A" w:rsidRDefault="0008581E">
      <w:pPr>
        <w:pStyle w:val="0DraftNormal"/>
        <w:rPr>
          <w:rFonts w:ascii="Montserrat" w:hAnsi="Montserrat"/>
          <w:sz w:val="24"/>
        </w:rPr>
      </w:pPr>
    </w:p>
    <w:p w:rsidR="0008581E" w:rsidRPr="00B3633A" w:rsidRDefault="0008581E">
      <w:pPr>
        <w:pStyle w:val="0DraftNormal"/>
        <w:rPr>
          <w:rFonts w:ascii="Montserrat" w:hAnsi="Montserrat"/>
          <w:sz w:val="24"/>
        </w:rPr>
      </w:pPr>
      <w:r w:rsidRPr="00B3633A">
        <w:rPr>
          <w:rFonts w:ascii="Montserrat" w:hAnsi="Montserrat"/>
          <w:sz w:val="24"/>
        </w:rPr>
        <w:t>They are bound together by love and destiny, but she is betrothed to his twin and coveted by their benefactor. While destiny could not be denied, it left their lives wrecked on the cruel tides of fate—as much confounded by political, social and racial conventions as by their nine offspring. Two of these children share between them a strange destiny, which begins its course in a trial of death. Avaunaioma nineveh, believing her brother dead strikes out uncertainly to reclaim the heritage her parents abandoned, unwittingly involving herself in the tangled intrigues of the upper class elite. She is granted title to an abandoned province, which she is not in the least intended to survive claiming. Emerging mysteriously changed and quietly victorious, she must confront her would be executioners and their plot to destroy her people.</w:t>
      </w:r>
    </w:p>
    <w:p w:rsidR="0008581E" w:rsidRPr="00B3633A" w:rsidRDefault="0008581E">
      <w:pPr>
        <w:pStyle w:val="0DraftNormal"/>
        <w:rPr>
          <w:rFonts w:ascii="Montserrat" w:hAnsi="Montserrat"/>
          <w:sz w:val="24"/>
        </w:rPr>
      </w:pPr>
    </w:p>
    <w:p w:rsidR="0008581E" w:rsidRPr="00B3633A" w:rsidRDefault="0008581E">
      <w:pPr>
        <w:pStyle w:val="0DraftNormal"/>
        <w:rPr>
          <w:rFonts w:ascii="Montserrat" w:hAnsi="Montserrat"/>
          <w:sz w:val="24"/>
        </w:rPr>
      </w:pPr>
      <w:r w:rsidRPr="00B3633A">
        <w:rPr>
          <w:rFonts w:ascii="Montserrat" w:hAnsi="Montserrat"/>
          <w:sz w:val="24"/>
        </w:rPr>
        <w:t>K'sias avaun nineveh returned to the world of the living to be whisked away into a grueling apprenticeship in the arts arcane. Led to belive in the loss of his sister he forces himself to forget and master this most sacred branch of magic. Word of the new purge reaches him as his initiation comes to an end. Inexplicably, his master grants his wish to fight the purge. On his way to join he is met by a dragon who gives him a mission to seek the aid of dragon kind in aborting the mutual destruction of man and fey. To his great disappointment his plea is ignored, and with astonishment he made an unwilling and revered guest. He is dubbed kzhan (the closest draconic pronounciation of his face name), and left in the care of his old master. Kzhan's exotic nature is slowly being disrupted even as he carefully works to uncover the reason for his imprisonment. Too late, and all at once he discovers the point of their interest in him and their intent to invade the realm of men. But to know the secret of the dragons is to become one of them.</w:t>
      </w:r>
    </w:p>
    <w:p w:rsidR="0008581E" w:rsidRPr="00B3633A" w:rsidRDefault="0008581E">
      <w:pPr>
        <w:pStyle w:val="0DraftNormal"/>
        <w:rPr>
          <w:rFonts w:ascii="Montserrat" w:hAnsi="Montserrat"/>
          <w:sz w:val="24"/>
        </w:rPr>
      </w:pPr>
    </w:p>
    <w:p w:rsidR="0008581E" w:rsidRPr="00B3633A" w:rsidRDefault="0008581E">
      <w:pPr>
        <w:pStyle w:val="0DraftNormal"/>
        <w:rPr>
          <w:rFonts w:ascii="Montserrat" w:hAnsi="Montserrat"/>
          <w:sz w:val="24"/>
        </w:rPr>
      </w:pPr>
      <w:r w:rsidRPr="00B3633A">
        <w:rPr>
          <w:rFonts w:ascii="Montserrat" w:hAnsi="Montserrat"/>
          <w:sz w:val="24"/>
        </w:rPr>
        <w:t>The way of dragons. Realizing that what what has happened to him is irreversable and that it is inevitable what he will eventually become, kzhan bends his keen intellect and impecible will to embracing the way of dragon. Kzhan grudgingly finds he must admit that there are advantages in a curse of immortality. Unlike dragonborn, to whom human society is an irrelevant if chaotic amusement, he is the product of an essentially human childhood. But like dragonborn, he learns to live in fear of mature dragons. In a decisive campaign, he reforges himself into a dragonling even a full dragon must respect and be wary of.</w:t>
      </w:r>
    </w:p>
    <w:p w:rsidR="0008581E" w:rsidRPr="00B3633A" w:rsidRDefault="0008581E">
      <w:pPr>
        <w:pStyle w:val="0DraftNormal"/>
        <w:rPr>
          <w:rFonts w:ascii="Montserrat" w:hAnsi="Montserrat"/>
          <w:sz w:val="24"/>
        </w:rPr>
      </w:pPr>
    </w:p>
    <w:p w:rsidR="0008581E" w:rsidRPr="00B3633A" w:rsidRDefault="0008581E">
      <w:pPr>
        <w:pStyle w:val="0DraftNormal"/>
        <w:rPr>
          <w:rFonts w:ascii="Montserrat" w:hAnsi="Montserrat"/>
          <w:sz w:val="24"/>
        </w:rPr>
      </w:pPr>
      <w:r w:rsidRPr="00B3633A">
        <w:rPr>
          <w:rFonts w:ascii="Montserrat" w:hAnsi="Montserrat"/>
          <w:sz w:val="24"/>
        </w:rPr>
        <w:t>Dragon doors. Kzhan has lost all that made him an exotic, but his honor will not allow him to abide the dragon assault on the realm of men where his people were already in a war for survival. The only way to avoid this unwanted role, he must go through the dragon doors. He enters a realm beyond the pale of his experience and begins a desperate race to survive as a young dragon.</w:t>
      </w:r>
    </w:p>
    <w:p w:rsidR="0008581E" w:rsidRPr="00B3633A" w:rsidRDefault="0008581E">
      <w:pPr>
        <w:pStyle w:val="0DraftNormal"/>
        <w:rPr>
          <w:rFonts w:ascii="Montserrat" w:hAnsi="Montserrat"/>
          <w:sz w:val="24"/>
        </w:rPr>
      </w:pPr>
    </w:p>
    <w:p w:rsidR="0008581E" w:rsidRPr="00B3633A" w:rsidRDefault="0008581E">
      <w:pPr>
        <w:pStyle w:val="0DraftNormal"/>
        <w:rPr>
          <w:rFonts w:ascii="Montserrat" w:hAnsi="Montserrat"/>
          <w:sz w:val="24"/>
        </w:rPr>
      </w:pPr>
      <w:r w:rsidRPr="00B3633A">
        <w:rPr>
          <w:rFonts w:ascii="Montserrat" w:hAnsi="Montserrat"/>
          <w:sz w:val="24"/>
        </w:rPr>
        <w:t>Dragons' breadth. Over centuries kzhan has become a true and formidable dragon. So much so that he has begun to forget the life he was born to. Now kzeisza anzoar aioch kzhan has abandoned all semblance of humanity and come to a strange and primitive world for the hunt. A world dominated by fierce and titanic creatures—dinosaurs—in which lurk some of the most dangerous dragons in the known universe. Here in this violent young world kzhan will explore the full extent of his wit and skill. Only the best of dragons can survive.</w:t>
      </w:r>
    </w:p>
    <w:p w:rsidR="0008581E" w:rsidRPr="00B3633A" w:rsidRDefault="0008581E">
      <w:pPr>
        <w:pStyle w:val="0DraftNormal"/>
        <w:rPr>
          <w:rFonts w:ascii="Montserrat" w:hAnsi="Montserrat"/>
          <w:sz w:val="24"/>
        </w:rPr>
      </w:pPr>
    </w:p>
    <w:p w:rsidR="0008581E" w:rsidRPr="00B3633A" w:rsidRDefault="0008581E">
      <w:pPr>
        <w:pStyle w:val="0DraftNormal"/>
        <w:rPr>
          <w:rFonts w:ascii="Montserrat" w:hAnsi="Montserrat"/>
          <w:sz w:val="24"/>
        </w:rPr>
      </w:pPr>
      <w:r w:rsidRPr="00B3633A">
        <w:rPr>
          <w:rFonts w:ascii="Montserrat" w:hAnsi="Montserrat"/>
          <w:sz w:val="24"/>
        </w:rPr>
        <w:t>Dragon dreams. Kzhan has slept beyond the almost immortal endurance of his kind, but a strange invasion of his dreams has begun to lure him back from the brink of oblivion. Struggling to comprehend this disturbance, he has dreamed himself into the waking world to investigate, calling forth a dim memory of a human guise. He discovers a world of men somehow evolved convergently over the ages. These men have begun to tap into the powerful dreaming minds of the sleeping dragons—other survivors of the hunt, like himself—and used this to reshape their world into something beyond evolution. However, a world cannot be recast out of dragon dreams without waking a few dragons. An arcane wisdom of human interaction and an amused curiosity lure him, and kzeisza rises once more to take part in the world.</w:t>
      </w:r>
    </w:p>
    <w:p w:rsidR="0008581E" w:rsidRPr="00B3633A" w:rsidRDefault="0008581E">
      <w:pPr>
        <w:pStyle w:val="0DraftNormal"/>
        <w:rPr>
          <w:rFonts w:ascii="Montserrat" w:hAnsi="Montserrat"/>
          <w:sz w:val="24"/>
        </w:rPr>
      </w:pPr>
    </w:p>
    <w:p w:rsidR="0008581E" w:rsidRPr="00B3633A" w:rsidRDefault="0008581E">
      <w:pPr>
        <w:pStyle w:val="0DraftNormal"/>
        <w:rPr>
          <w:rFonts w:ascii="Montserrat" w:hAnsi="Montserrat"/>
          <w:sz w:val="24"/>
        </w:rPr>
      </w:pPr>
      <w:r w:rsidRPr="00B3633A">
        <w:rPr>
          <w:rFonts w:ascii="Montserrat" w:hAnsi="Montserrat"/>
          <w:sz w:val="24"/>
        </w:rPr>
        <w:t>Mind and spirit. Following the death of avonlea, kzeisza bore witness to a strange experiment. A group of individuals carefully redesigned from the genetic material of the impressive av were slipped into kzeisza's world. Both fascinated and disturbed he found them to be impressive variations on her vast potential, and yet to a one they lacked any hint of the allure she had for him. Motivated by a strange feeling of angst and curiosity he strives to divine the reason for her effect on him and eventually confronts his mortal origins. It is a realization that transcends time. The fog of a dragon eternity slips away and impales him on its irony. Charged with a vitality unfelt since that forgotten time and magnified by epochs of experience he sifts through the veil of the infinite expression for some sign of her existence. He finds her much closer than he could have ever dreamed. Without a second thought, he goes to her and with her back to the world where they began.</w:t>
      </w:r>
    </w:p>
    <w:p w:rsidR="0008581E" w:rsidRPr="00B3633A" w:rsidRDefault="0008581E">
      <w:pPr>
        <w:pStyle w:val="0DraftNormal"/>
        <w:rPr>
          <w:rFonts w:ascii="Montserrat" w:hAnsi="Montserrat"/>
          <w:sz w:val="24"/>
        </w:rPr>
      </w:pPr>
    </w:p>
    <w:p w:rsidR="0008581E" w:rsidRPr="00B3633A" w:rsidRDefault="0008581E">
      <w:pPr>
        <w:pStyle w:val="0DraftNormal"/>
        <w:rPr>
          <w:rFonts w:ascii="Montserrat" w:hAnsi="Montserrat"/>
          <w:sz w:val="24"/>
        </w:rPr>
      </w:pPr>
      <w:r w:rsidRPr="00B3633A">
        <w:rPr>
          <w:rFonts w:ascii="Montserrat" w:hAnsi="Montserrat"/>
          <w:sz w:val="24"/>
        </w:rPr>
        <w:t>Dragon and phoenix arrive in a world lightyears and dreams and eternities away. One tingling with the rememberance of a self lost to time and the other burning with the loss of a self in one obliterating instant. Kzeisza encounters his mortal self and delivers his mission, realizing the totality of what loss and acheivement he in that moment condemned himself to. She acts quickly to interceed in the beginings of a war she can not tolerate. As she begins her work to control the tides of war, she is approached by none other than kevin zhan. His quiet and wise counsel calm her and remind her of how close she is to her self she thought lost to her. They becoome aware of the rise of the dragons and the threat of such a common and deadly foe speedily unites man, fey and the undead under av. Her suspicions about kevin zhan somehow manage to maintain enough precidence in her mind that she figures out that kevin is but a guise of kzeisza. In the early clash of dragons and the allies it is made obvious that there is something unusual about the dragons' intent. They seem intent on specifically attacking av herself. Av confides what she guessed of her history to kevin. Between them they begin to delve at last into the connections between her intuitive guess, his experience as a dragon, and ultimately a strange story from their family legacy. When av hears him tell it, she is stunned and rapidly comes to fully realize just who and what kzeisza really is. Soon after, as things are becoming more desperate, they realize the answer; they realize what it is that each and every dragon seeks, so much so as to explain the way they seem to fight each other to reach her. They also realize their one destiny together. As they embrace one another, fully as they never dared before, they both lose and gain their selves—and a divine promise is fulfilled.</w:t>
      </w:r>
    </w:p>
    <w:p w:rsidR="0008581E" w:rsidRPr="00B3633A" w:rsidRDefault="0008581E">
      <w:pPr>
        <w:pStyle w:val="0DraftNormal"/>
        <w:rPr>
          <w:rFonts w:ascii="Montserrat" w:hAnsi="Montserrat"/>
          <w:sz w:val="24"/>
        </w:rPr>
      </w:pPr>
    </w:p>
    <w:p w:rsidR="0008581E" w:rsidRPr="00B3633A" w:rsidRDefault="0008581E">
      <w:pPr>
        <w:pStyle w:val="0DraftNormal"/>
        <w:rPr>
          <w:rFonts w:ascii="Montserrat" w:hAnsi="Montserrat"/>
          <w:sz w:val="24"/>
        </w:rPr>
      </w:pPr>
      <w:r w:rsidRPr="00B3633A">
        <w:rPr>
          <w:rFonts w:ascii="Montserrat" w:hAnsi="Montserrat"/>
          <w:sz w:val="24"/>
        </w:rPr>
        <w:t>And then there was nix. Phoenix, or a dragon-phoenix. A god reborn. However, noone ever said that being a god was a peice of cake, especially after such a long exile.</w:t>
      </w:r>
    </w:p>
    <w:p w:rsidR="0008581E" w:rsidRPr="00B3633A" w:rsidRDefault="0008581E">
      <w:pPr>
        <w:pStyle w:val="0DraftNormal"/>
        <w:rPr>
          <w:rFonts w:ascii="Montserrat" w:hAnsi="Montserrat"/>
          <w:sz w:val="24"/>
        </w:rPr>
      </w:pPr>
    </w:p>
    <w:p w:rsidR="0008581E" w:rsidRPr="00B3633A" w:rsidRDefault="0008581E">
      <w:pPr>
        <w:pStyle w:val="0DraftNormal"/>
        <w:rPr>
          <w:rFonts w:ascii="Montserrat" w:hAnsi="Montserrat"/>
          <w:sz w:val="24"/>
        </w:rPr>
      </w:pPr>
      <w:r w:rsidRPr="00B3633A">
        <w:rPr>
          <w:rFonts w:ascii="Montserrat" w:hAnsi="Montserrat"/>
          <w:sz w:val="24"/>
        </w:rPr>
        <w:t>Nineveh : overture</w:t>
      </w:r>
      <w:r w:rsidRPr="00B3633A">
        <w:rPr>
          <w:rFonts w:ascii="Montserrat" w:hAnsi="Montserrat"/>
          <w:sz w:val="24"/>
        </w:rPr>
        <w:tab/>
        <w:t>expansion i</w:t>
      </w:r>
      <w:r w:rsidRPr="00B3633A">
        <w:rPr>
          <w:rFonts w:ascii="Montserrat" w:hAnsi="Montserrat"/>
          <w:sz w:val="24"/>
        </w:rPr>
        <w:fldChar w:fldCharType="begin"/>
      </w:r>
      <w:r w:rsidRPr="00B3633A">
        <w:rPr>
          <w:rFonts w:ascii="Montserrat" w:hAnsi="Montserrat"/>
          <w:sz w:val="24"/>
        </w:rPr>
        <w:instrText xml:space="preserve">PRIVATE </w:instrText>
      </w:r>
      <w:r w:rsidRPr="00B3633A">
        <w:rPr>
          <w:rFonts w:ascii="Montserrat" w:hAnsi="Montserrat"/>
          <w:sz w:val="24"/>
        </w:rPr>
        <w:fldChar w:fldCharType="end"/>
      </w:r>
      <w:r w:rsidRPr="00B3633A">
        <w:rPr>
          <w:rFonts w:ascii="Montserrat" w:hAnsi="Montserrat"/>
          <w:sz w:val="24"/>
        </w:rPr>
        <w:tab/>
        <w:t>nineveh overture</w:t>
      </w:r>
      <w:r w:rsidRPr="00B3633A">
        <w:rPr>
          <w:rFonts w:ascii="Montserrat" w:hAnsi="Montserrat"/>
          <w:sz w:val="24"/>
        </w:rPr>
        <w:tab/>
        <w:t>contributing notes</w:t>
      </w:r>
    </w:p>
    <w:p w:rsidR="0008581E" w:rsidRPr="00B3633A" w:rsidRDefault="0008581E">
      <w:pPr>
        <w:pStyle w:val="0DraftNormal"/>
        <w:rPr>
          <w:rFonts w:ascii="Montserrat" w:hAnsi="Montserrat"/>
          <w:sz w:val="24"/>
        </w:rPr>
      </w:pPr>
    </w:p>
    <w:p w:rsidR="0008581E" w:rsidRPr="00B3633A" w:rsidRDefault="0008581E">
      <w:pPr>
        <w:pStyle w:val="0DraftNormal"/>
        <w:rPr>
          <w:rFonts w:ascii="Montserrat" w:hAnsi="Montserrat"/>
          <w:sz w:val="24"/>
        </w:rPr>
      </w:pPr>
      <w:r w:rsidRPr="00B3633A">
        <w:rPr>
          <w:rFonts w:ascii="Montserrat" w:hAnsi="Montserrat"/>
          <w:sz w:val="24"/>
        </w:rPr>
        <w:t>Slight adjustments to the foundation are possible based on a few updated ideas, however, the central weight remains appropriate to the design expressed in the original score. Also consider these few breif notes as part of developing the opening sequence of the fall of the phoenix.</w:t>
      </w:r>
    </w:p>
    <w:p w:rsidR="0008581E" w:rsidRPr="00B3633A" w:rsidRDefault="0008581E">
      <w:pPr>
        <w:pStyle w:val="0DraftNormal"/>
        <w:rPr>
          <w:rFonts w:ascii="Montserrat" w:hAnsi="Montserrat"/>
          <w:sz w:val="24"/>
        </w:rPr>
      </w:pPr>
    </w:p>
    <w:p w:rsidR="0008581E" w:rsidRPr="00B3633A" w:rsidRDefault="0008581E">
      <w:pPr>
        <w:pStyle w:val="0DraftNormal"/>
        <w:rPr>
          <w:rFonts w:ascii="Montserrat" w:hAnsi="Montserrat"/>
          <w:sz w:val="24"/>
        </w:rPr>
      </w:pPr>
      <w:r w:rsidRPr="00B3633A">
        <w:rPr>
          <w:rFonts w:ascii="Montserrat" w:hAnsi="Montserrat"/>
          <w:sz w:val="24"/>
        </w:rPr>
        <w:t>Straight out of nineveh. The base assumption of all this is an arguement about assumption itself. The assumption of self. By taking the pattern dynamics of the infinite expression into a certain depth the simple elegance of it is transformed into a daunting complexity. Over a long time, as it might as well be reckoned, the threshold has been rising in aegis. The trigger to this movement seems to have been the first contact with a celestial avatar. The first assumption of nineveh—voice of god, to be very colloquial. As collusion entered the heavens aegis was formed, guided by the divine manifestations of nineveh. A long time passed as beings changed and their minds became too sophisticated with interpretations. The twist that submerged the heavens in the shadow of reality came the day that (mystery) and nineveh became one and the same. Because what was (mystery) seduced and was seduced by the powers of a god. And until the inspiration of av—after an age long enough to occlude the divine order of the heavens—nineveh manifested itself in no other way. Such is what leads to the beginning.</w:t>
      </w:r>
    </w:p>
    <w:p w:rsidR="0008581E" w:rsidRPr="00B3633A" w:rsidRDefault="0008581E">
      <w:pPr>
        <w:pStyle w:val="0DraftNormal"/>
        <w:rPr>
          <w:rFonts w:ascii="Montserrat" w:hAnsi="Montserrat"/>
          <w:sz w:val="24"/>
        </w:rPr>
      </w:pPr>
    </w:p>
    <w:p w:rsidR="0008581E" w:rsidRPr="00B3633A" w:rsidRDefault="0008581E">
      <w:pPr>
        <w:pStyle w:val="0DraftNormal"/>
        <w:rPr>
          <w:rFonts w:ascii="Montserrat" w:hAnsi="Montserrat"/>
          <w:sz w:val="24"/>
        </w:rPr>
      </w:pPr>
      <w:r w:rsidRPr="00B3633A">
        <w:rPr>
          <w:rFonts w:ascii="Montserrat" w:hAnsi="Montserrat"/>
          <w:sz w:val="24"/>
        </w:rPr>
        <w:t>The end of this draws itself from a short, sharp analysis of that base assumption. In both av and (mystery) there is a truth of self unburdened with power and it is those selves that are released by the final confrontation to become self possessed avatars. The power of nineveh, which is shattered and spliced into the mantle of two wounded realms, along with all those things that the two avatars had evoked in the celestial avatar. In time av'jeara'naoma will become the fusion of those two predecessors and confront that same question of godhood. Once again, the world and reality itself will have a chance to wake up and recognize itself. In the wings av and (mystery) have pleanty of time to realize what her trial will be, and in their own ways they will be there.</w:t>
      </w:r>
    </w:p>
    <w:p w:rsidR="0008581E" w:rsidRPr="00B3633A" w:rsidRDefault="0008581E">
      <w:pPr>
        <w:pStyle w:val="0DraftNormal"/>
        <w:rPr>
          <w:rFonts w:ascii="Montserrat" w:hAnsi="Montserrat"/>
          <w:sz w:val="24"/>
        </w:rPr>
      </w:pPr>
    </w:p>
    <w:p w:rsidR="0008581E" w:rsidRPr="00B3633A" w:rsidRDefault="0008581E">
      <w:pPr>
        <w:pStyle w:val="0DraftNormal"/>
        <w:rPr>
          <w:rFonts w:ascii="Montserrat" w:hAnsi="Montserrat"/>
          <w:sz w:val="24"/>
        </w:rPr>
      </w:pPr>
      <w:r w:rsidRPr="00B3633A">
        <w:rPr>
          <w:rFonts w:ascii="Montserrat" w:hAnsi="Montserrat"/>
          <w:sz w:val="24"/>
        </w:rPr>
        <w:t>Openings. Most of the factors are already in place. A powerful undercurrent in nineveh overture is the disruption of the aegis anij into classes of self conceived anim and very powerful and exotic ani. The rise of the house of dragon has eclipsed the house of phoenix, taking the throne of aegis under its wing. These two empires dominate the conscious sphere of bound space [heaven]. (mystery) is drawn back to the throne by rumor of new developments in soul stealing arts and a change in the philosophy of divinity in natural law. Much has changed since the angel of darkness withdrew from the house of phoenix precipitating the birth of the dragons. Even those of this long lived race no longer believe in the voice of god, and even dare to denounce her on the grounds of the new beliefs. She seems to take little interest in this, except to gather a small group of old dragon and phoenix adepts and convince them of a way to remind the universe of the power of nineveh.</w:t>
      </w:r>
    </w:p>
    <w:p w:rsidR="0008581E" w:rsidRPr="00B3633A" w:rsidRDefault="0008581E">
      <w:pPr>
        <w:pStyle w:val="0DraftNormal"/>
        <w:rPr>
          <w:rFonts w:ascii="Montserrat" w:hAnsi="Montserrat"/>
          <w:sz w:val="24"/>
        </w:rPr>
      </w:pPr>
    </w:p>
    <w:p w:rsidR="0008581E" w:rsidRPr="00B3633A" w:rsidRDefault="0008581E">
      <w:pPr>
        <w:pStyle w:val="0DraftNormal"/>
        <w:rPr>
          <w:rFonts w:ascii="Montserrat" w:hAnsi="Montserrat"/>
          <w:sz w:val="24"/>
        </w:rPr>
      </w:pPr>
      <w:r w:rsidRPr="00B3633A">
        <w:rPr>
          <w:rFonts w:ascii="Montserrat" w:hAnsi="Montserrat"/>
          <w:sz w:val="24"/>
        </w:rPr>
        <w:t>What is the host? There is a mystery. In truth, it is much open to interpretation. Traditionally, these definitions are derived from the philosophy of unique and universal thought.</w:t>
      </w:r>
    </w:p>
    <w:p w:rsidR="0008581E" w:rsidRPr="00B3633A" w:rsidRDefault="0008581E">
      <w:pPr>
        <w:pStyle w:val="0DraftNormal"/>
        <w:rPr>
          <w:rFonts w:ascii="Montserrat" w:hAnsi="Montserrat"/>
          <w:sz w:val="24"/>
        </w:rPr>
      </w:pPr>
    </w:p>
    <w:p w:rsidR="0008581E" w:rsidRPr="00B3633A" w:rsidRDefault="0008581E">
      <w:pPr>
        <w:pStyle w:val="0DraftNormal"/>
        <w:rPr>
          <w:rFonts w:ascii="Montserrat" w:hAnsi="Montserrat"/>
          <w:sz w:val="24"/>
        </w:rPr>
      </w:pPr>
      <w:r w:rsidRPr="00B3633A">
        <w:rPr>
          <w:rFonts w:ascii="Montserrat" w:hAnsi="Montserrat"/>
          <w:sz w:val="24"/>
        </w:rPr>
        <w:t>The host descended from (dai), dreams of self. They remain, even in reality, waking dreams. Their psionic potential is the expression of this, they are creations of their own minds and those minds can shape reality—the fabric and structures of time, space and awareness. The flesh they wear is akin to the clothes we wear, reflections of their personalities but not their actual substance. Originally, though they could conceive new life of their flesh—far more easily in conjunction with the flesh born—their offspring were conceived in a union of mind, as once they were conceived in the dream of their own minds. As they entered the collusion deeper over time, they became more nearly mortal.</w:t>
      </w:r>
    </w:p>
    <w:p w:rsidR="0008581E" w:rsidRPr="00B3633A" w:rsidRDefault="0008581E">
      <w:pPr>
        <w:pStyle w:val="0DraftNormal"/>
        <w:rPr>
          <w:rFonts w:ascii="Montserrat" w:hAnsi="Montserrat"/>
          <w:sz w:val="24"/>
        </w:rPr>
      </w:pPr>
    </w:p>
    <w:p w:rsidR="0008581E" w:rsidRPr="00B3633A" w:rsidRDefault="0008581E">
      <w:pPr>
        <w:pStyle w:val="0DraftNormal"/>
        <w:rPr>
          <w:rFonts w:ascii="Montserrat" w:hAnsi="Montserrat"/>
          <w:sz w:val="24"/>
        </w:rPr>
      </w:pPr>
      <w:r w:rsidRPr="00B3633A">
        <w:rPr>
          <w:rFonts w:ascii="Montserrat" w:hAnsi="Montserrat"/>
          <w:sz w:val="24"/>
        </w:rPr>
        <w:t>Current opinion is tied up in an arguement which strikes members of the host very personally. One distinguisihing the servitors from the mortals claiming that the servitors have mortal souls and immortal spirits, while humans have immortal souls. More simply, the mortals are true individual monadic beings, while the servitors are merely aspects of nineveh. This, in their thinking, is the reason that she can be captured. Nin is the only immortal soul available to the host. The host is her extended body. Ergo, the host creates the most perfect body, the best possible tool in aegis, so that its perfect innocence on awakening draws in the soul of the one. Because nin is drawn into the mantle of one of her angels, the association of phoenix is initially made. Rebelling against being merely what they are, the servitors deny their true status as angelic and demonic anim, turn against their human charges and name themselves dragon and phoenix. Most of all of this is pride, arrogance, and folly, but these illusions become part of the disguise of nineveh at the crux.</w:t>
      </w:r>
    </w:p>
    <w:p w:rsidR="0008581E" w:rsidRPr="00B3633A" w:rsidRDefault="0008581E">
      <w:pPr>
        <w:pStyle w:val="0DraftNormal"/>
        <w:rPr>
          <w:rFonts w:ascii="Montserrat" w:hAnsi="Montserrat"/>
          <w:sz w:val="24"/>
        </w:rPr>
      </w:pPr>
    </w:p>
    <w:p w:rsidR="0008581E" w:rsidRPr="00B3633A" w:rsidRDefault="0008581E">
      <w:pPr>
        <w:pStyle w:val="0DraftNormal"/>
        <w:rPr>
          <w:rFonts w:ascii="Montserrat" w:hAnsi="Montserrat"/>
          <w:sz w:val="24"/>
        </w:rPr>
      </w:pPr>
      <w:r w:rsidRPr="00B3633A">
        <w:rPr>
          <w:rFonts w:ascii="Montserrat" w:hAnsi="Montserrat"/>
          <w:sz w:val="24"/>
        </w:rPr>
        <w:t>The second temptation and fall of nineveh. Probing the events of the fall—and sacrificial redemption—of av nineveh. A divine aspect of aes, her origins are couched in metaphoric terms but the metaphors have exceptional resonance with the literal terms. In her eternity of agelessness, she was a host in infinite expression. Her aspect was an ideal phoenix. A being of unlimited expression and endurance. In essence, she was the focus of an invested domain. She existed as the envelope of her domain. Lured into the embrace of her draconic mortal charges [where, as before] she attained an objective self awareness. Unfortunately, she was immediately faced with the deovuring hunger her wards had for her based on what she was and what they could attain by uniting with her essence. Namely, god hood. In the ensuing war of these young dragons—each seeking to possess their divine and beloved phoenix—her dreadful umbra was awakened and enraged. The wave of destruction she unwittingly unleashed swallowed this world. Before she could lament this act, she realized that she had sprung a trap on herself.</w:t>
      </w:r>
    </w:p>
    <w:p w:rsidR="0008581E" w:rsidRPr="00B3633A" w:rsidRDefault="0008581E">
      <w:pPr>
        <w:pStyle w:val="0DraftNormal"/>
        <w:rPr>
          <w:rFonts w:ascii="Montserrat" w:hAnsi="Montserrat"/>
          <w:sz w:val="24"/>
        </w:rPr>
      </w:pPr>
    </w:p>
    <w:p w:rsidR="0008581E" w:rsidRPr="00B3633A" w:rsidRDefault="0008581E">
      <w:pPr>
        <w:pStyle w:val="0DraftNormal"/>
        <w:rPr>
          <w:rFonts w:ascii="Montserrat" w:hAnsi="Montserrat"/>
          <w:sz w:val="24"/>
        </w:rPr>
      </w:pPr>
      <w:r w:rsidRPr="00B3633A">
        <w:rPr>
          <w:rFonts w:ascii="Montserrat" w:hAnsi="Montserrat"/>
          <w:sz w:val="24"/>
        </w:rPr>
        <w:t>What is the trap? One does not need to look much farther than (mystery) for an answer. (mystery) set all of this up, knowing what it is like to be nineveh. Knowing what could happen if nineveh consciously recognized the patent revolt that her host was making against her. (mystery) was once merely the avatar of phoenix, like av now. Her own fall made her the angel of death, child of darkness, and destruction. Av's fall would destroy her, leaving all to the power of (mystery)—the dark phoenix. The trap itself? Originally, (mystery) was anije, an angel. As an angel she was bound to herself as the god, by a soul held hostage. The avatar was contained in its host too well. That other soul formed an umbreachable buffer between avatar and god. Av was designed like (mystery)—with an unbearable resonance—but was not subject to the same limitations. The soul of the god was directly invested in that avatar. By engaging her in direct combat, (mystery) contrived to slay her limited host, drawing out the unrestrained umbra of the god and possessing it. Av had been made vulnerable to such a maneuver by a dragon, against the dark twin of herself she stood nearly hopeless. In a sinister way, she was behind this plot herself; even in her deliberate innocence, she was the angel of death. Understanding herself in that moment, she knows that she cannot destroy the destroyer in herself. She cannot defeat her self. So she creates... A paradox.</w:t>
      </w:r>
    </w:p>
    <w:p w:rsidR="0008581E" w:rsidRPr="00B3633A" w:rsidRDefault="0008581E">
      <w:pPr>
        <w:pStyle w:val="0DraftNormal"/>
        <w:rPr>
          <w:rFonts w:ascii="Montserrat" w:hAnsi="Montserrat"/>
          <w:sz w:val="24"/>
        </w:rPr>
      </w:pPr>
    </w:p>
    <w:p w:rsidR="0008581E" w:rsidRPr="00B3633A" w:rsidRDefault="0008581E">
      <w:pPr>
        <w:pStyle w:val="0DraftNormal"/>
        <w:rPr>
          <w:rFonts w:ascii="Montserrat" w:hAnsi="Montserrat"/>
          <w:sz w:val="24"/>
        </w:rPr>
      </w:pPr>
      <w:r w:rsidRPr="00B3633A">
        <w:rPr>
          <w:rFonts w:ascii="Montserrat" w:hAnsi="Montserrat"/>
          <w:sz w:val="24"/>
        </w:rPr>
        <w:t xml:space="preserve">Paradox continues to evolve, as the far reaching influence of its mass draws life not even conceived to points in time far around the limit of its own period. The envelope of the infinite expression gives unthinkable dimension to the dreaming as one. Hidden in the frightful weave of it all is the option to risk the awakening of the absolute self. Goad and temptation to all who have tasted the point paradox. The wake of the point paradox descends on earth, [ttvv earth (caoi yn)] a world framed in the minds of humans [in the very process of conceiving the inconceivable] who stand right on the focal cusp of the infinite expression. From which many deviations originate that define the trace, tempo, verge and vector of the envelope; the arena. </w:t>
      </w:r>
    </w:p>
    <w:p w:rsidR="0008581E" w:rsidRPr="00B3633A" w:rsidRDefault="0008581E">
      <w:pPr>
        <w:pStyle w:val="0DraftNormal"/>
        <w:rPr>
          <w:rFonts w:ascii="Montserrat" w:hAnsi="Montserrat"/>
          <w:sz w:val="24"/>
        </w:rPr>
      </w:pPr>
    </w:p>
    <w:p w:rsidR="0008581E" w:rsidRPr="00B3633A" w:rsidRDefault="0008581E">
      <w:pPr>
        <w:pStyle w:val="0DraftNormal"/>
        <w:rPr>
          <w:rFonts w:ascii="Montserrat" w:hAnsi="Montserrat"/>
          <w:sz w:val="24"/>
        </w:rPr>
      </w:pPr>
      <w:r w:rsidRPr="00B3633A">
        <w:rPr>
          <w:rFonts w:ascii="Montserrat" w:hAnsi="Montserrat"/>
          <w:sz w:val="24"/>
        </w:rPr>
        <w:t>Nineveh is lured into the flesh, drawn down into the mortal realm of aegis. In aegis there are two races of servitors representing the creative and destructive nature of phoenix. The first of the dragons, the angel of destruction and the lord of demon/dragon kind was the model for the embodiment of av nineveh; the demon of creation and slave of the angelic/phoenix host served as the model of spirit. Embracing exile to escape it, she regurgitated the devoured world the world, scarred by the rebirth became lost to the empire and strange to its ageless ways. The minds and great works of art of that world which had passed through the phoenix were altered and misted. Changed in nature, it became a world of fantastic nature. From the secret heart of the phoenix, dreams and horrors were born in the flesh.</w:t>
      </w:r>
    </w:p>
    <w:p w:rsidR="0008581E" w:rsidRPr="00B3633A" w:rsidRDefault="0008581E">
      <w:pPr>
        <w:pStyle w:val="0DraftNormal"/>
        <w:rPr>
          <w:rFonts w:ascii="Montserrat" w:hAnsi="Montserrat"/>
          <w:sz w:val="24"/>
        </w:rPr>
      </w:pPr>
    </w:p>
    <w:p w:rsidR="0008581E" w:rsidRPr="00B3633A" w:rsidRDefault="0008581E">
      <w:pPr>
        <w:pStyle w:val="0DraftNormal"/>
        <w:rPr>
          <w:rFonts w:ascii="Montserrat" w:hAnsi="Montserrat"/>
          <w:sz w:val="24"/>
        </w:rPr>
      </w:pPr>
      <w:r w:rsidRPr="00B3633A">
        <w:rPr>
          <w:rFonts w:ascii="Montserrat" w:hAnsi="Montserrat"/>
          <w:sz w:val="24"/>
        </w:rPr>
        <w:t>Some of the dream-spawned things—somehow aware of their unbelonging—soon vanished to hidden shadows within the great dragon doors, but the memory of them became the foundation of the new mythology.</w:t>
      </w:r>
    </w:p>
    <w:p w:rsidR="0008581E" w:rsidRPr="00B3633A" w:rsidRDefault="0008581E">
      <w:pPr>
        <w:pStyle w:val="0DraftNormal"/>
        <w:rPr>
          <w:rFonts w:ascii="Montserrat" w:hAnsi="Montserrat"/>
          <w:sz w:val="24"/>
        </w:rPr>
      </w:pPr>
    </w:p>
    <w:p w:rsidR="0008581E" w:rsidRPr="00B3633A" w:rsidRDefault="0008581E">
      <w:pPr>
        <w:pStyle w:val="0DraftNormal"/>
        <w:rPr>
          <w:rFonts w:ascii="Montserrat" w:hAnsi="Montserrat"/>
          <w:sz w:val="24"/>
        </w:rPr>
      </w:pPr>
      <w:r w:rsidRPr="00B3633A">
        <w:rPr>
          <w:rFonts w:ascii="Montserrat" w:hAnsi="Montserrat"/>
          <w:sz w:val="24"/>
        </w:rPr>
        <w:t>A dragon door is a lock the likes of which only the mind can be a key. Dragon doors were fugues; gateways between spaces and times. A corridor to realms beyond thought as well as to those frighteningly within. Only a mind as keen as a dragon's had the fineness to easily pass and turn the great lock. Hence, in the time of dragonkind's golden empire, these strange dimensional whorls were veritible doors spanning a vast empire spanning galaxies. Such a thing, in the time and the lands of human rule, is but a nagging beacon of madness.</w:t>
      </w:r>
    </w:p>
    <w:p w:rsidR="0008581E" w:rsidRPr="00B3633A" w:rsidRDefault="0008581E">
      <w:pPr>
        <w:pStyle w:val="0DraftNormal"/>
        <w:rPr>
          <w:rFonts w:ascii="Montserrat" w:hAnsi="Montserrat"/>
          <w:sz w:val="24"/>
        </w:rPr>
      </w:pPr>
    </w:p>
    <w:p w:rsidR="0008581E" w:rsidRPr="00B3633A" w:rsidRDefault="0008581E">
      <w:pPr>
        <w:pStyle w:val="0DraftNormal"/>
        <w:rPr>
          <w:rFonts w:ascii="Montserrat" w:hAnsi="Montserrat"/>
          <w:sz w:val="24"/>
        </w:rPr>
      </w:pPr>
      <w:r w:rsidRPr="00B3633A">
        <w:rPr>
          <w:rFonts w:ascii="Montserrat" w:hAnsi="Montserrat"/>
          <w:sz w:val="24"/>
        </w:rPr>
        <w:t>Myth of aegis</w:t>
      </w:r>
    </w:p>
    <w:p w:rsidR="0008581E" w:rsidRPr="00B3633A" w:rsidRDefault="0008581E">
      <w:pPr>
        <w:pStyle w:val="0DraftNormal"/>
        <w:rPr>
          <w:rFonts w:ascii="Montserrat" w:hAnsi="Montserrat"/>
          <w:sz w:val="24"/>
        </w:rPr>
      </w:pPr>
    </w:p>
    <w:p w:rsidR="0008581E" w:rsidRPr="00B3633A" w:rsidRDefault="0008581E">
      <w:pPr>
        <w:pStyle w:val="0DraftNormal"/>
        <w:rPr>
          <w:rFonts w:ascii="Montserrat" w:hAnsi="Montserrat"/>
          <w:sz w:val="24"/>
        </w:rPr>
      </w:pPr>
      <w:r w:rsidRPr="00B3633A">
        <w:rPr>
          <w:rFonts w:ascii="Montserrat" w:hAnsi="Montserrat"/>
          <w:sz w:val="24"/>
        </w:rPr>
        <w:t>One could say that aegis was created out of xanadau. Somehow, in the dreaming alone, there began a dreaming as one [the mass of (mystery) emerging from the point paradox]. Gradually, timelessly, the dreaming became its own waking, pulling along the strays and lost dreamers of many different periods. Eventually even myth gave way to reason. If it had not taken so much to live in the heavens, the powers bred in dreaming might have withered. Instead psionics became the basis for technology. And magic, the most subtle art of manipulating the deepest resources of psionic potential.</w:t>
      </w:r>
    </w:p>
    <w:p w:rsidR="0008581E" w:rsidRPr="00B3633A" w:rsidRDefault="0008581E">
      <w:pPr>
        <w:pStyle w:val="0DraftNormal"/>
        <w:rPr>
          <w:rFonts w:ascii="Montserrat" w:hAnsi="Montserrat"/>
          <w:sz w:val="24"/>
        </w:rPr>
      </w:pPr>
    </w:p>
    <w:p w:rsidR="0008581E" w:rsidRPr="00B3633A" w:rsidRDefault="0008581E">
      <w:pPr>
        <w:pStyle w:val="0DraftNormal"/>
        <w:rPr>
          <w:rFonts w:ascii="Montserrat" w:hAnsi="Montserrat"/>
          <w:sz w:val="24"/>
        </w:rPr>
      </w:pPr>
      <w:r w:rsidRPr="00B3633A">
        <w:rPr>
          <w:rFonts w:ascii="Montserrat" w:hAnsi="Montserrat"/>
          <w:sz w:val="24"/>
        </w:rPr>
        <w:t>Among the minds and souls of aegis, the human model is the center of gravity. The human mind falls, like a natural constant, right at the threshold level. The host of aegis were created by the phoenix in xanadau. Because of this they are considered daemon—outsiders. Until the time that nineveh was recognized they were naturalized and functioned much as all other mortals of the realm. They were gifted, of course, but embracing the will of god changed them into what they are now. The race became angelic, unwittingly trading their mortality and immortal souls for the immortality of mind, body and spirit. This is the way of divine appointment. For time untold the host served nineveh and there was no distinction between angel and demon. Then nineveh seduced (mystery), making her the avatar of god until she fell from grace— becoming the angel of death, darkness, and destruction. With her fell much of the host, the demonic, the ones who still worshipped (mystery). (mystery) denied her divinity, chose to remain angelic and used her influence to control the demonic, tenuously preserving the polarized host.</w:t>
      </w:r>
    </w:p>
    <w:p w:rsidR="0008581E" w:rsidRPr="00B3633A" w:rsidRDefault="0008581E">
      <w:pPr>
        <w:pStyle w:val="0DraftNormal"/>
        <w:rPr>
          <w:rFonts w:ascii="Montserrat" w:hAnsi="Montserrat"/>
          <w:sz w:val="24"/>
        </w:rPr>
      </w:pPr>
    </w:p>
    <w:p w:rsidR="0008581E" w:rsidRPr="00B3633A" w:rsidRDefault="0008581E">
      <w:pPr>
        <w:pStyle w:val="0DraftNormal"/>
        <w:rPr>
          <w:rFonts w:ascii="Montserrat" w:hAnsi="Montserrat"/>
          <w:sz w:val="24"/>
        </w:rPr>
      </w:pPr>
      <w:r w:rsidRPr="00B3633A">
        <w:rPr>
          <w:rFonts w:ascii="Montserrat" w:hAnsi="Montserrat"/>
          <w:sz w:val="24"/>
        </w:rPr>
        <w:t>Over time the host discovered that the world was a heirarchy of gods. The world existed for the evolution of gods through the coil of life. And of them all, the phoenix was the only independant god. Autonomous. She alone had access to the congress of gods of the absolute. Realizing that by serving her they had put their own destinies aside, they became alarmed. At one time they had been mortal and responsible for their own immortal souls, but no longer. Their apprenticeship to her had bound them to aegis and the care of other mortals. Though they could not escape this, they did begin to conceive of ways to short circuit their contracts with phoenix. The angelic sought to become more like their soverign, while the demonic sought to become their own inventions. Thus began the dream of dragon and phoenix, the future lives of the host.</w:t>
      </w:r>
    </w:p>
    <w:p w:rsidR="0008581E" w:rsidRPr="00B3633A" w:rsidRDefault="0008581E">
      <w:pPr>
        <w:pStyle w:val="0DraftNormal"/>
        <w:rPr>
          <w:rFonts w:ascii="Montserrat" w:hAnsi="Montserrat"/>
          <w:sz w:val="24"/>
        </w:rPr>
      </w:pPr>
    </w:p>
    <w:p w:rsidR="0008581E" w:rsidRPr="00B3633A" w:rsidRDefault="0008581E">
      <w:pPr>
        <w:pStyle w:val="0DraftNormal"/>
        <w:rPr>
          <w:rFonts w:ascii="Montserrat" w:hAnsi="Montserrat"/>
          <w:sz w:val="24"/>
        </w:rPr>
      </w:pPr>
      <w:r w:rsidRPr="00B3633A">
        <w:rPr>
          <w:rFonts w:ascii="Montserrat" w:hAnsi="Montserrat"/>
          <w:sz w:val="24"/>
        </w:rPr>
        <w:t>Of course there remained the little matter of the souls held hostage (more in their eyes than in hers). While contemplating the liberation of their own souls, the demonic discovered the grasping of others'. Thus came the final age of the phoenix's innocence. And the birth of the dragon empire.</w:t>
      </w:r>
    </w:p>
    <w:p w:rsidR="0008581E" w:rsidRPr="00B3633A" w:rsidRDefault="0008581E">
      <w:pPr>
        <w:pStyle w:val="0DraftNormal"/>
        <w:rPr>
          <w:rFonts w:ascii="Montserrat" w:hAnsi="Montserrat"/>
          <w:sz w:val="24"/>
        </w:rPr>
      </w:pPr>
    </w:p>
    <w:p w:rsidR="0008581E" w:rsidRPr="00B3633A" w:rsidRDefault="0008581E">
      <w:pPr>
        <w:pStyle w:val="0DraftNormal"/>
        <w:rPr>
          <w:rFonts w:ascii="Montserrat" w:hAnsi="Montserrat"/>
          <w:sz w:val="24"/>
        </w:rPr>
      </w:pPr>
      <w:r w:rsidRPr="00B3633A">
        <w:rPr>
          <w:rFonts w:ascii="Montserrat" w:hAnsi="Montserrat"/>
          <w:sz w:val="24"/>
        </w:rPr>
        <w:t>Throughout the ages, the drama of the host remained masked under the collusion of reality. The host appeared mostly to be the most advanced, the most civilized of races in an intergalactic opera. Though the concepts which they embodied were part of their multi-culture, they did not wholly regard themselves in those terms. There had merely been the aegis—the protection of a vast civilization spanning unfathomable reaches of space and countless planets. The anxiety of the host was experienced as the rise of an empire. That empire polarized into two houses. The symbols of those houses were dragon and phoenix. That these houses were comprised of immortals and that they communed with an enigmatic and ellusive cosmic consciousness did not strike them as signs of what they were, it was only on the surface of their minds. Subconsciously, they all knew what they were, and they were even now waking to it. Ironically, it was av (and in her own way (mystery)) who saw it clearly first. Though it was already too late.</w:t>
      </w:r>
    </w:p>
    <w:p w:rsidR="0008581E" w:rsidRPr="00B3633A" w:rsidRDefault="0008581E">
      <w:pPr>
        <w:pStyle w:val="0DraftNormal"/>
        <w:rPr>
          <w:rFonts w:ascii="Montserrat" w:hAnsi="Montserrat"/>
          <w:sz w:val="24"/>
        </w:rPr>
      </w:pPr>
    </w:p>
    <w:p w:rsidR="0008581E" w:rsidRPr="00B3633A" w:rsidRDefault="0008581E">
      <w:pPr>
        <w:pStyle w:val="0DraftNormal"/>
        <w:rPr>
          <w:rFonts w:ascii="Montserrat" w:hAnsi="Montserrat"/>
          <w:sz w:val="24"/>
        </w:rPr>
      </w:pPr>
      <w:r w:rsidRPr="00B3633A">
        <w:rPr>
          <w:rFonts w:ascii="Montserrat" w:hAnsi="Montserrat"/>
          <w:sz w:val="24"/>
        </w:rPr>
        <w:t>The change</w:t>
      </w:r>
    </w:p>
    <w:p w:rsidR="0008581E" w:rsidRPr="00B3633A" w:rsidRDefault="0008581E">
      <w:pPr>
        <w:pStyle w:val="0DraftNormal"/>
        <w:rPr>
          <w:rFonts w:ascii="Montserrat" w:hAnsi="Montserrat"/>
          <w:sz w:val="24"/>
        </w:rPr>
      </w:pPr>
    </w:p>
    <w:p w:rsidR="0008581E" w:rsidRPr="00B3633A" w:rsidRDefault="0008581E">
      <w:pPr>
        <w:pStyle w:val="0DraftNormal"/>
        <w:rPr>
          <w:rFonts w:ascii="Montserrat" w:hAnsi="Montserrat"/>
          <w:sz w:val="24"/>
        </w:rPr>
      </w:pPr>
      <w:r w:rsidRPr="00B3633A">
        <w:rPr>
          <w:rFonts w:ascii="Montserrat" w:hAnsi="Montserrat"/>
          <w:sz w:val="24"/>
        </w:rPr>
        <w:t>Because the state of grace is subtle, the fall from grace is deceptively subtle. Among the host, the truth is sensed more through suspicion until it is too late. Those like athael, who held powerful positions, feel their fall most profoundly. At which time it is too late. Many of them actually use av to confirm their realization of their fall. Athael is unique in realizing what has happened and convincing others who have not fallen of the implications of what is happening. In general, those who fall had abilities consonant to their offices that occlude the obviousness of their grace. With the fall, as happens to athael, the scope of their power changes. Athael, who had once created worlds, believed merely that he found them. Though he was powerful and held the power to create things as he created av, he never suspected how much he had created in aegis. Upon his fall he discovers that his power is reduced to what he formerly considered his limitations, and no more can he "find" new, vast tracts of viable frontier.</w:t>
      </w:r>
    </w:p>
    <w:p w:rsidR="0008581E" w:rsidRPr="00B3633A" w:rsidRDefault="0008581E">
      <w:pPr>
        <w:pStyle w:val="0DraftNormal"/>
        <w:rPr>
          <w:rFonts w:ascii="Montserrat" w:hAnsi="Montserrat"/>
          <w:sz w:val="24"/>
        </w:rPr>
      </w:pPr>
    </w:p>
    <w:p w:rsidR="0008581E" w:rsidRPr="00B3633A" w:rsidRDefault="0008581E">
      <w:pPr>
        <w:pStyle w:val="0DraftNormal"/>
        <w:rPr>
          <w:rFonts w:ascii="Montserrat" w:hAnsi="Montserrat"/>
          <w:sz w:val="24"/>
        </w:rPr>
      </w:pPr>
      <w:r w:rsidRPr="00B3633A">
        <w:rPr>
          <w:rFonts w:ascii="Montserrat" w:hAnsi="Montserrat"/>
          <w:sz w:val="24"/>
        </w:rPr>
        <w:t>Those who were demons fall to become dragons—humans evolved beyond the limits of form, and possessing vast psionic and magic power. Those who were angels devolve more gracefully into phoenix—self possessed godlings immortal in body, mind, spirit and soul. Unfortunately, most phoenix are susceptible to the possessive darkness of their dragon counterparts. Enslaved to a dragon, the phoenix creates a personal realm which the dragon can rule like a god. In time the two become one; the phoenix seeking to selflessly satisfy its own existence and coming to love even the dragon who subsumes them, the dragon selfishly seeking to become a part of the perfection of its imprisoned phoenix. Not surprisingly, the dragon usually kills the phoenix. And waits for it to be reborn and chases it again.</w:t>
      </w:r>
    </w:p>
    <w:p w:rsidR="0008581E" w:rsidRPr="00B3633A" w:rsidRDefault="0008581E">
      <w:pPr>
        <w:pStyle w:val="0DraftNormal"/>
        <w:rPr>
          <w:rFonts w:ascii="Montserrat" w:hAnsi="Montserrat"/>
          <w:sz w:val="24"/>
        </w:rPr>
      </w:pPr>
    </w:p>
    <w:p w:rsidR="0008581E" w:rsidRPr="00B3633A" w:rsidRDefault="0008581E">
      <w:pPr>
        <w:pStyle w:val="0DraftNormal"/>
        <w:rPr>
          <w:rFonts w:ascii="Montserrat" w:hAnsi="Montserrat"/>
          <w:sz w:val="24"/>
        </w:rPr>
      </w:pPr>
      <w:r w:rsidRPr="00B3633A">
        <w:rPr>
          <w:rFonts w:ascii="Montserrat" w:hAnsi="Montserrat"/>
          <w:sz w:val="24"/>
        </w:rPr>
        <w:t>The fall takes a large toll on the host. Some of it remains true to phoenix, finally understanding what they are. The dragons consolidate their empire and inevitably drive most of the phoenix out of aegis—to its fringes and beyond.</w:t>
      </w:r>
    </w:p>
    <w:p w:rsidR="0008581E" w:rsidRPr="00B3633A" w:rsidRDefault="0008581E">
      <w:pPr>
        <w:pStyle w:val="0DraftNormal"/>
        <w:rPr>
          <w:rFonts w:ascii="Montserrat" w:hAnsi="Montserrat"/>
          <w:sz w:val="24"/>
        </w:rPr>
      </w:pPr>
    </w:p>
    <w:p w:rsidR="0008581E" w:rsidRPr="00B3633A" w:rsidRDefault="0008581E">
      <w:pPr>
        <w:pStyle w:val="0DraftNormal"/>
        <w:rPr>
          <w:rFonts w:ascii="Montserrat" w:hAnsi="Montserrat"/>
          <w:sz w:val="24"/>
        </w:rPr>
      </w:pPr>
      <w:r w:rsidRPr="00B3633A">
        <w:rPr>
          <w:rFonts w:ascii="Montserrat" w:hAnsi="Montserrat"/>
          <w:sz w:val="24"/>
        </w:rPr>
        <w:t>Ashes of aegis</w:t>
      </w:r>
    </w:p>
    <w:p w:rsidR="0008581E" w:rsidRPr="00B3633A" w:rsidRDefault="0008581E">
      <w:pPr>
        <w:pStyle w:val="0DraftNormal"/>
        <w:rPr>
          <w:rFonts w:ascii="Montserrat" w:hAnsi="Montserrat"/>
          <w:sz w:val="24"/>
        </w:rPr>
      </w:pPr>
    </w:p>
    <w:p w:rsidR="0008581E" w:rsidRPr="00B3633A" w:rsidRDefault="0008581E">
      <w:pPr>
        <w:pStyle w:val="0DraftNormal"/>
        <w:rPr>
          <w:rFonts w:ascii="Montserrat" w:hAnsi="Montserrat"/>
          <w:sz w:val="24"/>
        </w:rPr>
      </w:pPr>
      <w:r w:rsidRPr="00B3633A">
        <w:rPr>
          <w:rFonts w:ascii="Montserrat" w:hAnsi="Montserrat"/>
          <w:sz w:val="24"/>
        </w:rPr>
        <w:t>Here is a little twist, the dragon and the phoenix are expressions of certain extremes inherent in the being of individuals. To be a dragon or a phoenix is to be heavily focused toward one of those extremes. To be a phoenix is largely to be extremely self possessed and yet selfless. Passionate, and often self imolating. To be dragon is to be alien; other. A thing of dreams and shadows with an unreachable self, with a gentle possession of infinite others. The distinction is less manifest than male and female, but the attraction is far greater. The fall created many dragon-phoenix pairs. Of them, a few can be said to have stabilized. To have attained (av). This is the creation myth of the exotics, as both human and tiger paradigms are examples of the union of dragon and phoenix. Whether or not any of these pairs actually had anything to do with the exotics or even became exotics is doubtful, as the ashes were mostly the substance of the phoenix. Simply put, they are merely the children of phoenix, reborn in that union, never more to be of either part. They are the third expression of the paradigm, gods. Well, godlings anyway. Nin was family, so naturally they kept an eye out for her after this. Like her, many of them decided to lay low. But this is another story. So there is just this, for now. The phoenix is phoenix because that is how they how they called her down to them. They called for the soul's own identity and gave it a favorite expression. They forgot that their phoenix, being their god, was also a dragon; and this dragon persisted quite well through the long night of aegis.</w:t>
      </w:r>
    </w:p>
    <w:p w:rsidR="0008581E" w:rsidRPr="00B3633A" w:rsidRDefault="0008581E">
      <w:pPr>
        <w:pStyle w:val="0DraftNormal"/>
        <w:rPr>
          <w:rFonts w:ascii="Montserrat" w:hAnsi="Montserrat"/>
          <w:sz w:val="24"/>
        </w:rPr>
      </w:pPr>
    </w:p>
    <w:p w:rsidR="0008581E" w:rsidRPr="00B3633A" w:rsidRDefault="0008581E">
      <w:pPr>
        <w:pStyle w:val="0DraftNormal"/>
        <w:rPr>
          <w:rFonts w:ascii="Montserrat" w:hAnsi="Montserrat"/>
          <w:sz w:val="24"/>
        </w:rPr>
      </w:pPr>
      <w:r w:rsidRPr="00B3633A">
        <w:rPr>
          <w:rFonts w:ascii="Montserrat" w:hAnsi="Montserrat"/>
          <w:sz w:val="24"/>
        </w:rPr>
        <w:t>Technology</w:t>
      </w:r>
    </w:p>
    <w:p w:rsidR="0008581E" w:rsidRPr="00B3633A" w:rsidRDefault="0008581E">
      <w:pPr>
        <w:pStyle w:val="0DraftNormal"/>
        <w:rPr>
          <w:rFonts w:ascii="Montserrat" w:hAnsi="Montserrat"/>
          <w:sz w:val="24"/>
        </w:rPr>
      </w:pPr>
    </w:p>
    <w:p w:rsidR="0008581E" w:rsidRPr="00B3633A" w:rsidRDefault="0008581E">
      <w:pPr>
        <w:pStyle w:val="0DraftNormal"/>
        <w:rPr>
          <w:rFonts w:ascii="Montserrat" w:hAnsi="Montserrat"/>
          <w:sz w:val="24"/>
        </w:rPr>
      </w:pPr>
      <w:r w:rsidRPr="00B3633A">
        <w:rPr>
          <w:rFonts w:ascii="Montserrat" w:hAnsi="Montserrat"/>
          <w:sz w:val="24"/>
        </w:rPr>
        <w:t>Aegis is supported by a penumbric technology, or more generally, highly technical application of psionic, magic [and in particular cases mnemonic] physics. It is recognised that the greater sphere of the interface reinforces the universe and derives from the balance of information between the trinity of space, time and awareness. The heart of their science is the forging of an effective link between psionics [the natural ruling architecture] and magic [the remote/super-architecture] to expand the envelope of human events.</w:t>
      </w:r>
    </w:p>
    <w:p w:rsidR="0008581E" w:rsidRPr="00B3633A" w:rsidRDefault="0008581E">
      <w:pPr>
        <w:pStyle w:val="0DraftNormal"/>
        <w:rPr>
          <w:rFonts w:ascii="Montserrat" w:hAnsi="Montserrat"/>
          <w:sz w:val="24"/>
        </w:rPr>
      </w:pPr>
    </w:p>
    <w:p w:rsidR="0008581E" w:rsidRPr="00B3633A" w:rsidRDefault="0008581E">
      <w:pPr>
        <w:pStyle w:val="0DraftNormal"/>
        <w:rPr>
          <w:rFonts w:ascii="Montserrat" w:hAnsi="Montserrat"/>
          <w:sz w:val="24"/>
        </w:rPr>
      </w:pPr>
      <w:r w:rsidRPr="00B3633A">
        <w:rPr>
          <w:rFonts w:ascii="Montserrat" w:hAnsi="Montserrat"/>
          <w:sz w:val="24"/>
        </w:rPr>
        <w:t>Penumbric metaprogramming has greatly shaped the world people of aegis live in. This has only just reached acceptance as a universal field theory [over a generation of immortals], and opened the minds of the most daring or perceptive to the implications measured in the overture. Much of the present and imagined technology we know has been adapted from or reverse engineered through this uft. The current issue has to do with scalar pattern dynamics; how to distinguish an immature avatar from an angel of demon, and how either relates to or with a mature avatar or a god.</w:t>
      </w:r>
    </w:p>
    <w:p w:rsidR="0008581E" w:rsidRPr="00B3633A" w:rsidRDefault="0008581E">
      <w:pPr>
        <w:pStyle w:val="0DraftNormal"/>
        <w:rPr>
          <w:rFonts w:ascii="Montserrat" w:hAnsi="Montserrat"/>
          <w:sz w:val="24"/>
        </w:rPr>
      </w:pPr>
    </w:p>
    <w:p w:rsidR="0008581E" w:rsidRPr="00B3633A" w:rsidRDefault="0008581E">
      <w:pPr>
        <w:pStyle w:val="0DraftNormal"/>
        <w:rPr>
          <w:rFonts w:ascii="Montserrat" w:hAnsi="Montserrat"/>
          <w:sz w:val="24"/>
        </w:rPr>
      </w:pPr>
      <w:r w:rsidRPr="00B3633A">
        <w:rPr>
          <w:rFonts w:ascii="Montserrat" w:hAnsi="Montserrat"/>
          <w:sz w:val="24"/>
        </w:rPr>
        <w:t>Penumbra, pattern dynamics and divinity</w:t>
      </w:r>
    </w:p>
    <w:p w:rsidR="0008581E" w:rsidRPr="00B3633A" w:rsidRDefault="0008581E">
      <w:pPr>
        <w:pStyle w:val="0DraftNormal"/>
        <w:rPr>
          <w:rFonts w:ascii="Montserrat" w:hAnsi="Montserrat"/>
          <w:sz w:val="24"/>
        </w:rPr>
      </w:pPr>
    </w:p>
    <w:p w:rsidR="0008581E" w:rsidRPr="00B3633A" w:rsidRDefault="0008581E">
      <w:pPr>
        <w:pStyle w:val="0DraftNormal"/>
        <w:rPr>
          <w:rFonts w:ascii="Montserrat" w:hAnsi="Montserrat"/>
          <w:sz w:val="24"/>
        </w:rPr>
      </w:pPr>
      <w:r w:rsidRPr="00B3633A">
        <w:rPr>
          <w:rFonts w:ascii="Montserrat" w:hAnsi="Montserrat"/>
          <w:sz w:val="24"/>
        </w:rPr>
        <w:t>As life includes death, divinity includes damnation. In the truth of the matter, the potential of that which is either expressed or possible is infinite and eternal. Much like the potential of that which is not. It is not necessary for a soul to believe in the concept of a soul for it to have one, it is only necessary for a soul to believe in itself. Whatever it believes itself to be. The principle of the whole equation is founded in simple self representation. All the rest is technique, art, perspective, will—the expression of existence. We are ultimately inconceivable, except to ourselves. We conceive of ourselves, we conceive of the existence of others and in many cases we conceive of others. We conceive of the possability of action and and the risk of consequences. We even conceive of the frightful weight of the infinite and eternal. And we conceive of ways to avoid seeing that staggering absolute. We curb that blazing intuitive star in the folds and veils of doubt and faith—train our attention with will and perspective.</w:t>
      </w:r>
    </w:p>
    <w:p w:rsidR="0008581E" w:rsidRPr="00B3633A" w:rsidRDefault="0008581E">
      <w:pPr>
        <w:pStyle w:val="0DraftNormal"/>
        <w:rPr>
          <w:rFonts w:ascii="Montserrat" w:hAnsi="Montserrat"/>
          <w:sz w:val="24"/>
        </w:rPr>
      </w:pPr>
    </w:p>
    <w:p w:rsidR="0008581E" w:rsidRPr="00B3633A" w:rsidRDefault="0008581E">
      <w:pPr>
        <w:pStyle w:val="0DraftNormal"/>
        <w:rPr>
          <w:rFonts w:ascii="Montserrat" w:hAnsi="Montserrat"/>
          <w:sz w:val="24"/>
        </w:rPr>
      </w:pPr>
      <w:r w:rsidRPr="00B3633A">
        <w:rPr>
          <w:rFonts w:ascii="Montserrat" w:hAnsi="Montserrat"/>
          <w:sz w:val="24"/>
        </w:rPr>
        <w:t>We are all angels and demons, phoenix and dragon. We are gods, we are man, we are animal and we are earth. We are all and we are nothing. We are dreams and we are real. But in simple language, there are only allusions.</w:t>
      </w:r>
    </w:p>
    <w:p w:rsidR="0008581E" w:rsidRPr="00B3633A" w:rsidRDefault="0008581E">
      <w:pPr>
        <w:pStyle w:val="0DraftNormal"/>
        <w:rPr>
          <w:rFonts w:ascii="Montserrat" w:hAnsi="Montserrat"/>
          <w:sz w:val="24"/>
        </w:rPr>
      </w:pPr>
    </w:p>
    <w:p w:rsidR="0008581E" w:rsidRPr="00B3633A" w:rsidRDefault="0008581E">
      <w:pPr>
        <w:pStyle w:val="0DraftNormal"/>
        <w:rPr>
          <w:rFonts w:ascii="Montserrat" w:hAnsi="Montserrat"/>
          <w:sz w:val="24"/>
        </w:rPr>
      </w:pPr>
      <w:r w:rsidRPr="00B3633A">
        <w:rPr>
          <w:rFonts w:ascii="Montserrat" w:hAnsi="Montserrat"/>
          <w:sz w:val="24"/>
        </w:rPr>
        <w:t>God, avatar</w:t>
      </w:r>
    </w:p>
    <w:p w:rsidR="0008581E" w:rsidRPr="00B3633A" w:rsidRDefault="0008581E">
      <w:pPr>
        <w:pStyle w:val="0DraftNormal"/>
        <w:rPr>
          <w:rFonts w:ascii="Montserrat" w:hAnsi="Montserrat"/>
          <w:sz w:val="24"/>
        </w:rPr>
      </w:pPr>
    </w:p>
    <w:p w:rsidR="0008581E" w:rsidRPr="00B3633A" w:rsidRDefault="0008581E">
      <w:pPr>
        <w:pStyle w:val="0DraftNormal"/>
        <w:rPr>
          <w:rFonts w:ascii="Montserrat" w:hAnsi="Montserrat"/>
          <w:sz w:val="24"/>
        </w:rPr>
      </w:pPr>
      <w:r w:rsidRPr="00B3633A">
        <w:rPr>
          <w:rFonts w:ascii="Montserrat" w:hAnsi="Montserrat"/>
          <w:sz w:val="24"/>
        </w:rPr>
        <w:t>The potential in any soul can result in a god. All souls have the right to assume an avatar, but only a soul that is configured to cultivate other souls toward maturity can be deemed a god. Godhood is not a matter of power, but of refinement and self possession. A god is not obliged to be good. A god is only obliged to answer to the responsability of the realms within its domain. Angels and demons are paradigms that foster monad souls [first event souls]. Souls at this stage are mortal and can cease to exist. That is, fail to be self coherent. The hardest thing for a soul to do is recognize itself independantly. The soul of a dead angel/demon can pass to a more complex angel/demon if it is coherent. The soul becomes immortal when it finally attains awareness of its self [true self/potential].</w:t>
      </w:r>
    </w:p>
    <w:p w:rsidR="0008581E" w:rsidRPr="00B3633A" w:rsidRDefault="0008581E">
      <w:pPr>
        <w:pStyle w:val="0DraftNormal"/>
        <w:rPr>
          <w:rFonts w:ascii="Montserrat" w:hAnsi="Montserrat"/>
          <w:sz w:val="24"/>
        </w:rPr>
      </w:pPr>
    </w:p>
    <w:p w:rsidR="0008581E" w:rsidRPr="00B3633A" w:rsidRDefault="0008581E">
      <w:pPr>
        <w:pStyle w:val="0DraftNormal"/>
        <w:rPr>
          <w:rFonts w:ascii="Montserrat" w:hAnsi="Montserrat"/>
          <w:sz w:val="24"/>
        </w:rPr>
      </w:pPr>
      <w:r w:rsidRPr="00B3633A">
        <w:rPr>
          <w:rFonts w:ascii="Montserrat" w:hAnsi="Montserrat"/>
          <w:sz w:val="24"/>
        </w:rPr>
        <w:t>Angel avatar</w:t>
      </w:r>
    </w:p>
    <w:p w:rsidR="0008581E" w:rsidRPr="00B3633A" w:rsidRDefault="0008581E">
      <w:pPr>
        <w:pStyle w:val="0DraftNormal"/>
        <w:rPr>
          <w:rFonts w:ascii="Montserrat" w:hAnsi="Montserrat"/>
          <w:sz w:val="24"/>
        </w:rPr>
      </w:pPr>
    </w:p>
    <w:p w:rsidR="0008581E" w:rsidRPr="00B3633A" w:rsidRDefault="0008581E">
      <w:pPr>
        <w:pStyle w:val="0DraftNormal"/>
        <w:rPr>
          <w:rFonts w:ascii="Montserrat" w:hAnsi="Montserrat"/>
          <w:sz w:val="24"/>
        </w:rPr>
      </w:pPr>
      <w:r w:rsidRPr="00B3633A">
        <w:rPr>
          <w:rFonts w:ascii="Montserrat" w:hAnsi="Montserrat"/>
          <w:sz w:val="24"/>
        </w:rPr>
        <w:t>An angel is an apprentice, a student. It serves for the guidance, works for the training. It adheres to one master, ultimately, and obeys its will.</w:t>
      </w:r>
    </w:p>
    <w:p w:rsidR="0008581E" w:rsidRPr="00B3633A" w:rsidRDefault="0008581E">
      <w:pPr>
        <w:pStyle w:val="0DraftNormal"/>
        <w:rPr>
          <w:rFonts w:ascii="Montserrat" w:hAnsi="Montserrat"/>
          <w:sz w:val="24"/>
        </w:rPr>
      </w:pPr>
    </w:p>
    <w:p w:rsidR="0008581E" w:rsidRPr="00B3633A" w:rsidRDefault="0008581E">
      <w:pPr>
        <w:pStyle w:val="0DraftNormal"/>
        <w:rPr>
          <w:rFonts w:ascii="Montserrat" w:hAnsi="Montserrat"/>
          <w:sz w:val="24"/>
        </w:rPr>
      </w:pPr>
      <w:r w:rsidRPr="00B3633A">
        <w:rPr>
          <w:rFonts w:ascii="Montserrat" w:hAnsi="Montserrat"/>
          <w:sz w:val="24"/>
        </w:rPr>
        <w:t>Phoenix avatar</w:t>
      </w:r>
    </w:p>
    <w:p w:rsidR="0008581E" w:rsidRPr="00B3633A" w:rsidRDefault="0008581E">
      <w:pPr>
        <w:pStyle w:val="0DraftNormal"/>
        <w:rPr>
          <w:rFonts w:ascii="Montserrat" w:hAnsi="Montserrat"/>
          <w:sz w:val="24"/>
        </w:rPr>
      </w:pPr>
    </w:p>
    <w:p w:rsidR="0008581E" w:rsidRPr="00B3633A" w:rsidRDefault="0008581E">
      <w:pPr>
        <w:pStyle w:val="0DraftNormal"/>
        <w:rPr>
          <w:rFonts w:ascii="Montserrat" w:hAnsi="Montserrat"/>
          <w:sz w:val="24"/>
        </w:rPr>
      </w:pPr>
      <w:r w:rsidRPr="00B3633A">
        <w:rPr>
          <w:rFonts w:ascii="Montserrat" w:hAnsi="Montserrat"/>
          <w:sz w:val="24"/>
        </w:rPr>
        <w:t>A self possessed and autonomous soul, where the avatar is its principal domain. This type of god does not need a realm to support it but often chooses to participate in collusions, being motivated to intercourse. A phoenix avatar cannot molested against its will, and need not die. It does what it does, lives and dies, in pursuit of experience and the cultivation of a unique perspective.</w:t>
      </w:r>
    </w:p>
    <w:p w:rsidR="0008581E" w:rsidRPr="00B3633A" w:rsidRDefault="0008581E">
      <w:pPr>
        <w:pStyle w:val="0DraftNormal"/>
        <w:rPr>
          <w:rFonts w:ascii="Montserrat" w:hAnsi="Montserrat"/>
          <w:sz w:val="24"/>
        </w:rPr>
      </w:pPr>
    </w:p>
    <w:p w:rsidR="0008581E" w:rsidRPr="00B3633A" w:rsidRDefault="0008581E">
      <w:pPr>
        <w:pStyle w:val="0DraftNormal"/>
        <w:rPr>
          <w:rFonts w:ascii="Montserrat" w:hAnsi="Montserrat"/>
          <w:sz w:val="24"/>
        </w:rPr>
      </w:pPr>
      <w:r w:rsidRPr="00B3633A">
        <w:rPr>
          <w:rFonts w:ascii="Montserrat" w:hAnsi="Montserrat"/>
          <w:sz w:val="24"/>
        </w:rPr>
        <w:t>Demon avatar</w:t>
      </w:r>
    </w:p>
    <w:p w:rsidR="0008581E" w:rsidRPr="00B3633A" w:rsidRDefault="0008581E">
      <w:pPr>
        <w:pStyle w:val="0DraftNormal"/>
        <w:rPr>
          <w:rFonts w:ascii="Montserrat" w:hAnsi="Montserrat"/>
          <w:sz w:val="24"/>
        </w:rPr>
      </w:pPr>
    </w:p>
    <w:p w:rsidR="0008581E" w:rsidRPr="00B3633A" w:rsidRDefault="0008581E">
      <w:pPr>
        <w:pStyle w:val="0DraftNormal"/>
        <w:rPr>
          <w:rFonts w:ascii="Montserrat" w:hAnsi="Montserrat"/>
          <w:sz w:val="24"/>
        </w:rPr>
      </w:pPr>
      <w:r w:rsidRPr="00B3633A">
        <w:rPr>
          <w:rFonts w:ascii="Montserrat" w:hAnsi="Montserrat"/>
          <w:sz w:val="24"/>
        </w:rPr>
        <w:t xml:space="preserve">A demon is in exactly the same class of nature as the angel except the demon no more cares about or fears the will of an absolute authority. The demon serves only the definitions that bind it. The demon grows by taking what it wants from those who have it. It bargins, it cajoles, is schemes and it will even work to use its definition and design to capture what it will. </w:t>
      </w:r>
    </w:p>
    <w:p w:rsidR="0008581E" w:rsidRPr="00B3633A" w:rsidRDefault="0008581E">
      <w:pPr>
        <w:pStyle w:val="0DraftNormal"/>
        <w:rPr>
          <w:rFonts w:ascii="Montserrat" w:hAnsi="Montserrat"/>
          <w:sz w:val="24"/>
        </w:rPr>
      </w:pPr>
    </w:p>
    <w:p w:rsidR="0008581E" w:rsidRPr="00B3633A" w:rsidRDefault="0008581E">
      <w:pPr>
        <w:pStyle w:val="0DraftNormal"/>
        <w:rPr>
          <w:rFonts w:ascii="Montserrat" w:hAnsi="Montserrat"/>
          <w:sz w:val="24"/>
        </w:rPr>
      </w:pPr>
      <w:r w:rsidRPr="00B3633A">
        <w:rPr>
          <w:rFonts w:ascii="Montserrat" w:hAnsi="Montserrat"/>
          <w:sz w:val="24"/>
        </w:rPr>
        <w:t>Demons are forces that act outside of manifestation. Often they are manifestations of outside influences. However they figure, in a realm, demons are always alien, outsiders, and servants. Demon gods and avatars are usually hybrids. Some are truely what could be called outergods.</w:t>
      </w:r>
    </w:p>
    <w:p w:rsidR="0008581E" w:rsidRPr="00B3633A" w:rsidRDefault="0008581E">
      <w:pPr>
        <w:pStyle w:val="0DraftNormal"/>
        <w:rPr>
          <w:rFonts w:ascii="Montserrat" w:hAnsi="Montserrat"/>
          <w:sz w:val="24"/>
        </w:rPr>
      </w:pPr>
    </w:p>
    <w:p w:rsidR="0008581E" w:rsidRPr="00B3633A" w:rsidRDefault="0008581E">
      <w:pPr>
        <w:pStyle w:val="0DraftNormal"/>
        <w:rPr>
          <w:rFonts w:ascii="Montserrat" w:hAnsi="Montserrat"/>
          <w:sz w:val="24"/>
        </w:rPr>
      </w:pPr>
      <w:r w:rsidRPr="00B3633A">
        <w:rPr>
          <w:rFonts w:ascii="Montserrat" w:hAnsi="Montserrat"/>
          <w:sz w:val="24"/>
        </w:rPr>
        <w:t>Dragon avatar</w:t>
      </w:r>
    </w:p>
    <w:p w:rsidR="0008581E" w:rsidRPr="00B3633A" w:rsidRDefault="0008581E">
      <w:pPr>
        <w:pStyle w:val="0DraftNormal"/>
        <w:rPr>
          <w:rFonts w:ascii="Montserrat" w:hAnsi="Montserrat"/>
          <w:sz w:val="24"/>
        </w:rPr>
      </w:pPr>
    </w:p>
    <w:p w:rsidR="0008581E" w:rsidRPr="00B3633A" w:rsidRDefault="0008581E">
      <w:pPr>
        <w:pStyle w:val="0DraftNormal"/>
        <w:rPr>
          <w:rFonts w:ascii="Montserrat" w:hAnsi="Montserrat"/>
          <w:sz w:val="24"/>
        </w:rPr>
      </w:pPr>
      <w:r w:rsidRPr="00B3633A">
        <w:rPr>
          <w:rFonts w:ascii="Montserrat" w:hAnsi="Montserrat"/>
          <w:sz w:val="24"/>
        </w:rPr>
        <w:t xml:space="preserve">A dragon is complex and intriguing. It is often remote and dangerously self important. Typically a dragon learns by observing, absorbing vast amounts of vicarious experience. A dragon thinks and applies. When it chooses to act it will do so with devestating effeciency. If it is forced to act it will do so merely devestatingly, more often than not. A dragon is a shapechanger as much because it cannot decide exactly what it is as because it cultivates the perspectives of others so far that it ends up obscuring its own. </w:t>
      </w:r>
    </w:p>
    <w:p w:rsidR="0008581E" w:rsidRPr="00B3633A" w:rsidRDefault="0008581E">
      <w:pPr>
        <w:pStyle w:val="0DraftNormal"/>
        <w:rPr>
          <w:rFonts w:ascii="Montserrat" w:hAnsi="Montserrat"/>
          <w:sz w:val="24"/>
        </w:rPr>
      </w:pPr>
    </w:p>
    <w:p w:rsidR="0008581E" w:rsidRPr="00B3633A" w:rsidRDefault="0008581E">
      <w:pPr>
        <w:pStyle w:val="0DraftNormal"/>
        <w:rPr>
          <w:rFonts w:ascii="Montserrat" w:hAnsi="Montserrat"/>
          <w:sz w:val="24"/>
        </w:rPr>
      </w:pPr>
      <w:r w:rsidRPr="00B3633A">
        <w:rPr>
          <w:rFonts w:ascii="Montserrat" w:hAnsi="Montserrat"/>
          <w:sz w:val="24"/>
        </w:rPr>
        <w:t>Background</w:t>
      </w:r>
    </w:p>
    <w:p w:rsidR="0008581E" w:rsidRPr="00B3633A" w:rsidRDefault="0008581E">
      <w:pPr>
        <w:pStyle w:val="0DraftNormal"/>
        <w:rPr>
          <w:rFonts w:ascii="Montserrat" w:hAnsi="Montserrat"/>
          <w:sz w:val="24"/>
        </w:rPr>
      </w:pPr>
    </w:p>
    <w:p w:rsidR="0008581E" w:rsidRPr="00B3633A" w:rsidRDefault="0008581E">
      <w:pPr>
        <w:pStyle w:val="0DraftNormal"/>
        <w:rPr>
          <w:rFonts w:ascii="Montserrat" w:hAnsi="Montserrat"/>
          <w:sz w:val="24"/>
        </w:rPr>
      </w:pPr>
      <w:r w:rsidRPr="00B3633A">
        <w:rPr>
          <w:rFonts w:ascii="Montserrat" w:hAnsi="Montserrat"/>
          <w:sz w:val="24"/>
        </w:rPr>
        <w:t>Realms</w:t>
      </w:r>
    </w:p>
    <w:p w:rsidR="0008581E" w:rsidRPr="00B3633A" w:rsidRDefault="0008581E">
      <w:pPr>
        <w:pStyle w:val="0DraftNormal"/>
        <w:rPr>
          <w:rFonts w:ascii="Montserrat" w:hAnsi="Montserrat"/>
          <w:sz w:val="24"/>
        </w:rPr>
      </w:pPr>
    </w:p>
    <w:p w:rsidR="0008581E" w:rsidRPr="00B3633A" w:rsidRDefault="0008581E">
      <w:pPr>
        <w:pStyle w:val="0DraftNormal"/>
        <w:rPr>
          <w:rFonts w:ascii="Montserrat" w:hAnsi="Montserrat"/>
          <w:sz w:val="24"/>
        </w:rPr>
      </w:pPr>
      <w:r w:rsidRPr="00B3633A">
        <w:rPr>
          <w:rFonts w:ascii="Montserrat" w:hAnsi="Montserrat"/>
          <w:sz w:val="24"/>
        </w:rPr>
        <w:t>Dominion of phoenix</w:t>
      </w:r>
    </w:p>
    <w:p w:rsidR="0008581E" w:rsidRPr="00B3633A" w:rsidRDefault="0008581E">
      <w:pPr>
        <w:pStyle w:val="0DraftNormal"/>
        <w:rPr>
          <w:rFonts w:ascii="Montserrat" w:hAnsi="Montserrat"/>
          <w:sz w:val="24"/>
        </w:rPr>
      </w:pPr>
    </w:p>
    <w:p w:rsidR="0008581E" w:rsidRPr="00B3633A" w:rsidRDefault="0008581E">
      <w:pPr>
        <w:pStyle w:val="0DraftNormal"/>
        <w:rPr>
          <w:rFonts w:ascii="Montserrat" w:hAnsi="Montserrat"/>
          <w:sz w:val="24"/>
        </w:rPr>
      </w:pPr>
      <w:r w:rsidRPr="00B3633A">
        <w:rPr>
          <w:rFonts w:ascii="Montserrat" w:hAnsi="Montserrat"/>
          <w:sz w:val="24"/>
        </w:rPr>
        <w:t>A realm is an envelope to expressions; and an ultimate part of those expressions. A realm can encircle and include other realms, as happens with mortal realms; those which bring about a confluence of physical, mental and spiritual realms for the intercourse of beings. There are many realms of the deity known as nineveh or the phoenix. Many layers and shells which define and regulate the inner dance of her expression. Most of them are remote and private, being personal parts of her being, however two of her realms of particular note are open. They are realms created for the purpose of harboring young souls in the infinite expression. They are as follows.</w:t>
      </w:r>
    </w:p>
    <w:p w:rsidR="0008581E" w:rsidRPr="00B3633A" w:rsidRDefault="0008581E">
      <w:pPr>
        <w:pStyle w:val="0DraftNormal"/>
        <w:rPr>
          <w:rFonts w:ascii="Montserrat" w:hAnsi="Montserrat"/>
          <w:sz w:val="24"/>
        </w:rPr>
      </w:pPr>
    </w:p>
    <w:p w:rsidR="0008581E" w:rsidRPr="00B3633A" w:rsidRDefault="0008581E">
      <w:pPr>
        <w:pStyle w:val="0DraftNormal"/>
        <w:rPr>
          <w:rFonts w:ascii="Montserrat" w:hAnsi="Montserrat"/>
          <w:sz w:val="24"/>
        </w:rPr>
      </w:pPr>
      <w:r w:rsidRPr="00B3633A">
        <w:rPr>
          <w:rFonts w:ascii="Montserrat" w:hAnsi="Montserrat"/>
          <w:sz w:val="24"/>
        </w:rPr>
        <w:t xml:space="preserve">Aegis : reality </w:t>
      </w:r>
    </w:p>
    <w:p w:rsidR="0008581E" w:rsidRPr="00B3633A" w:rsidRDefault="0008581E">
      <w:pPr>
        <w:pStyle w:val="0DraftNormal"/>
        <w:rPr>
          <w:rFonts w:ascii="Montserrat" w:hAnsi="Montserrat"/>
          <w:sz w:val="24"/>
        </w:rPr>
      </w:pPr>
    </w:p>
    <w:p w:rsidR="0008581E" w:rsidRPr="00B3633A" w:rsidRDefault="0008581E">
      <w:pPr>
        <w:pStyle w:val="0DraftNormal"/>
        <w:rPr>
          <w:rFonts w:ascii="Montserrat" w:hAnsi="Montserrat"/>
          <w:sz w:val="24"/>
        </w:rPr>
      </w:pPr>
      <w:r w:rsidRPr="00B3633A">
        <w:rPr>
          <w:rFonts w:ascii="Montserrat" w:hAnsi="Montserrat"/>
          <w:sz w:val="24"/>
        </w:rPr>
        <w:t xml:space="preserve">Obligation  </w:t>
      </w:r>
    </w:p>
    <w:p w:rsidR="0008581E" w:rsidRPr="00B3633A" w:rsidRDefault="0008581E">
      <w:pPr>
        <w:pStyle w:val="0DraftNormal"/>
        <w:rPr>
          <w:rFonts w:ascii="Montserrat" w:hAnsi="Montserrat"/>
          <w:sz w:val="24"/>
        </w:rPr>
      </w:pPr>
    </w:p>
    <w:p w:rsidR="0008581E" w:rsidRPr="00B3633A" w:rsidRDefault="0008581E">
      <w:pPr>
        <w:pStyle w:val="0DraftNormal"/>
        <w:rPr>
          <w:rFonts w:ascii="Montserrat" w:hAnsi="Montserrat"/>
          <w:sz w:val="24"/>
        </w:rPr>
      </w:pPr>
      <w:r w:rsidRPr="00B3633A">
        <w:rPr>
          <w:rFonts w:ascii="Montserrat" w:hAnsi="Montserrat"/>
          <w:sz w:val="24"/>
        </w:rPr>
        <w:t>Aegis is a high level of reality, populated by an astounding mix of sentient races. There are many cultural, and technological extremes to be found, as well as rare, but powerful spiritual, mental and magical influences. It is something of a dark, subdued comic book sort of universe which admits a great number of possabilities, but only to those who stumble into them. The common masses might as well be the common masses of any realm. They are doomed to live and relive their lives in hopes of attaining some sense of purpose and fulfillment. Those who approach the line, do so at their own peril, but with greater promise of reward. Those who ascend from this realm are readily able to assume either godhood, or approach the open path. There exists within it a predominant race inspired by the phoenix avatar and the dark phoenix, each. The first, a race of psychic humanoids of angelic nature. The second, a darker, more seductive and demonic humanoid race. Each race is rare enough that the assembled sentient races more than balance the two of them out. These races will associate with the light and dark avatars as servitors.</w:t>
      </w:r>
    </w:p>
    <w:p w:rsidR="0008581E" w:rsidRPr="00B3633A" w:rsidRDefault="0008581E">
      <w:pPr>
        <w:pStyle w:val="0DraftNormal"/>
        <w:rPr>
          <w:rFonts w:ascii="Montserrat" w:hAnsi="Montserrat"/>
          <w:sz w:val="24"/>
        </w:rPr>
      </w:pPr>
    </w:p>
    <w:p w:rsidR="0008581E" w:rsidRPr="00B3633A" w:rsidRDefault="0008581E">
      <w:pPr>
        <w:pStyle w:val="0DraftNormal"/>
        <w:rPr>
          <w:rFonts w:ascii="Montserrat" w:hAnsi="Montserrat"/>
          <w:sz w:val="24"/>
        </w:rPr>
      </w:pPr>
      <w:r w:rsidRPr="00B3633A">
        <w:rPr>
          <w:rFonts w:ascii="Montserrat" w:hAnsi="Montserrat"/>
          <w:sz w:val="24"/>
        </w:rPr>
        <w:t>There is a sleight of hand in the nature of the servitor races. Their roles are dual, in the sense that the servitors are on a cusp between mortality and divinity. For the most part, they are beings that have stepped into the roles created by the will of the phoenix. In essence, by turning against the phoenix, they have made a bid to return to their own mortality. The dragons were not dragons until they fell from grace, and they were not truely human. So, they fell to the head of the line, as it were. Though they fell farther than the phoenix house. Humans were on the verge of evolving into their mental and spiritual heritage, and it is at this stage that the appearance of dragons was potential. By the time that av is born, the humans have caught up to the fallen and are susceptible to the awakening of dragonhood. The fey are derived from the dreams of the phoenix, and are not the transformation of the phoenix/angelic servitors. That race has remained much the same, though their numbers remain similar to that of the dragons that remained true to their original design.</w:t>
      </w:r>
    </w:p>
    <w:p w:rsidR="0008581E" w:rsidRPr="00B3633A" w:rsidRDefault="0008581E">
      <w:pPr>
        <w:pStyle w:val="0DraftNormal"/>
        <w:rPr>
          <w:rFonts w:ascii="Montserrat" w:hAnsi="Montserrat"/>
          <w:sz w:val="24"/>
        </w:rPr>
      </w:pPr>
    </w:p>
    <w:p w:rsidR="0008581E" w:rsidRPr="00B3633A" w:rsidRDefault="0008581E">
      <w:pPr>
        <w:pStyle w:val="0DraftNormal"/>
        <w:rPr>
          <w:rFonts w:ascii="Montserrat" w:hAnsi="Montserrat"/>
          <w:sz w:val="24"/>
        </w:rPr>
      </w:pPr>
      <w:r w:rsidRPr="00B3633A">
        <w:rPr>
          <w:rFonts w:ascii="Montserrat" w:hAnsi="Montserrat"/>
          <w:sz w:val="24"/>
        </w:rPr>
        <w:t xml:space="preserve">Xanadau : dream reality </w:t>
      </w:r>
    </w:p>
    <w:p w:rsidR="0008581E" w:rsidRPr="00B3633A" w:rsidRDefault="0008581E">
      <w:pPr>
        <w:pStyle w:val="0DraftNormal"/>
        <w:rPr>
          <w:rFonts w:ascii="Montserrat" w:hAnsi="Montserrat"/>
          <w:sz w:val="24"/>
        </w:rPr>
      </w:pPr>
    </w:p>
    <w:p w:rsidR="0008581E" w:rsidRPr="00B3633A" w:rsidRDefault="0008581E">
      <w:pPr>
        <w:pStyle w:val="0DraftNormal"/>
        <w:rPr>
          <w:rFonts w:ascii="Montserrat" w:hAnsi="Montserrat"/>
          <w:sz w:val="24"/>
        </w:rPr>
      </w:pPr>
      <w:r w:rsidRPr="00B3633A">
        <w:rPr>
          <w:rFonts w:ascii="Montserrat" w:hAnsi="Montserrat"/>
          <w:sz w:val="24"/>
        </w:rPr>
        <w:t xml:space="preserve">Amusement  </w:t>
      </w:r>
    </w:p>
    <w:p w:rsidR="0008581E" w:rsidRPr="00B3633A" w:rsidRDefault="0008581E">
      <w:pPr>
        <w:pStyle w:val="0DraftNormal"/>
        <w:rPr>
          <w:rFonts w:ascii="Montserrat" w:hAnsi="Montserrat"/>
          <w:sz w:val="24"/>
        </w:rPr>
      </w:pPr>
    </w:p>
    <w:p w:rsidR="0008581E" w:rsidRPr="00B3633A" w:rsidRDefault="0008581E">
      <w:pPr>
        <w:pStyle w:val="0DraftNormal"/>
        <w:rPr>
          <w:rFonts w:ascii="Montserrat" w:hAnsi="Montserrat"/>
          <w:sz w:val="24"/>
        </w:rPr>
      </w:pPr>
      <w:r w:rsidRPr="00B3633A">
        <w:rPr>
          <w:rFonts w:ascii="Montserrat" w:hAnsi="Montserrat"/>
          <w:sz w:val="24"/>
        </w:rPr>
        <w:t>Xanadau may be lived in or accessed by the dreaming. Within, each of the aspects is free to indulge its whims, and its mortals free to explore. The conditions are consequential enough, but subject to the dictates of the will. Apparently, this imposes a certain order of self regulation, and integrity as poor self discipline or too much self pity can contrive to create intimmidating personal hells of a reality. Native inhabitants of xanadau have conscious access to the subconscious and dreaming minds of other realms inhabitants, often being perceived as (dai)s. A native inhabitant has no need for sleep, as its reality is also its dream. It is believed that those dreaming in xanadau at the moment of their death elsewhere, are adopted to existence within this realm. This is the gift of the phoenix to her children of aegis. Rather than a heaven or hell, mortals are allowed the choice of dying in xanadau and gaining a life in which they can learn to define their own existence. The phoenix does not punish or reward them, niether does it claim the souls of any within, hence xanadau serves no obligation. Legend has it that the true (mystery) made it to xanadau and redeemed herself. The possability considered because at the time of her death, av had shattered the boundries of the two realms.</w:t>
      </w:r>
    </w:p>
    <w:p w:rsidR="0008581E" w:rsidRPr="00B3633A" w:rsidRDefault="0008581E">
      <w:pPr>
        <w:pStyle w:val="0DraftNormal"/>
        <w:rPr>
          <w:rFonts w:ascii="Montserrat" w:hAnsi="Montserrat"/>
          <w:sz w:val="24"/>
        </w:rPr>
      </w:pPr>
    </w:p>
    <w:p w:rsidR="0008581E" w:rsidRPr="00B3633A" w:rsidRDefault="0008581E">
      <w:pPr>
        <w:pStyle w:val="0DraftNormal"/>
        <w:rPr>
          <w:rFonts w:ascii="Montserrat" w:hAnsi="Montserrat"/>
          <w:sz w:val="24"/>
        </w:rPr>
      </w:pPr>
      <w:r w:rsidRPr="00B3633A">
        <w:rPr>
          <w:rFonts w:ascii="Montserrat" w:hAnsi="Montserrat"/>
          <w:sz w:val="24"/>
        </w:rPr>
        <w:t>Expression</w:t>
      </w:r>
    </w:p>
    <w:p w:rsidR="0008581E" w:rsidRPr="00B3633A" w:rsidRDefault="0008581E">
      <w:pPr>
        <w:pStyle w:val="0DraftNormal"/>
        <w:rPr>
          <w:rFonts w:ascii="Montserrat" w:hAnsi="Montserrat"/>
          <w:sz w:val="24"/>
        </w:rPr>
      </w:pPr>
    </w:p>
    <w:p w:rsidR="0008581E" w:rsidRPr="00B3633A" w:rsidRDefault="0008581E">
      <w:pPr>
        <w:pStyle w:val="0DraftNormal"/>
        <w:rPr>
          <w:rFonts w:ascii="Montserrat" w:hAnsi="Montserrat"/>
          <w:sz w:val="24"/>
        </w:rPr>
      </w:pPr>
      <w:r w:rsidRPr="00B3633A">
        <w:rPr>
          <w:rFonts w:ascii="Montserrat" w:hAnsi="Montserrat"/>
          <w:sz w:val="24"/>
        </w:rPr>
        <w:t xml:space="preserve">Terms of divine contract </w:t>
      </w:r>
    </w:p>
    <w:p w:rsidR="0008581E" w:rsidRPr="00B3633A" w:rsidRDefault="0008581E">
      <w:pPr>
        <w:pStyle w:val="0DraftNormal"/>
        <w:rPr>
          <w:rFonts w:ascii="Montserrat" w:hAnsi="Montserrat"/>
          <w:sz w:val="24"/>
        </w:rPr>
      </w:pPr>
    </w:p>
    <w:p w:rsidR="0008581E" w:rsidRPr="00B3633A" w:rsidRDefault="0008581E">
      <w:pPr>
        <w:pStyle w:val="0DraftNormal"/>
        <w:rPr>
          <w:rFonts w:ascii="Montserrat" w:hAnsi="Montserrat"/>
          <w:sz w:val="24"/>
        </w:rPr>
      </w:pPr>
      <w:r w:rsidRPr="00B3633A">
        <w:rPr>
          <w:rFonts w:ascii="Montserrat" w:hAnsi="Montserrat"/>
          <w:sz w:val="24"/>
        </w:rPr>
        <w:t>Beyond the open realms, there are the offices of her expression. These offices regulate the dominion of a god, according to the form or forms that the actions of the god aspect of nineveh must take. These offices are persistent arguements. They are innate parts of the dance of divinity that register as declarations, and intrinsically answer the questions that challenge the god. What does it require to be contacted or summoned, and in which aspect? How it must or may be appeased, what it requires to make a pact, how it may be dismissed, if it may be dismissed? How many of the forms it must follow to what extent, and what conditions free it from acting within the forms. Studying this dance allows others to interpret the will of the god. What follows is part of a diviney of the phoenix, and thus what means her servitors can attempt to manipulate her through. They are not immutable, however.</w:t>
      </w:r>
    </w:p>
    <w:p w:rsidR="0008581E" w:rsidRPr="00B3633A" w:rsidRDefault="0008581E">
      <w:pPr>
        <w:pStyle w:val="0DraftNormal"/>
        <w:rPr>
          <w:rFonts w:ascii="Montserrat" w:hAnsi="Montserrat"/>
          <w:sz w:val="24"/>
        </w:rPr>
      </w:pPr>
    </w:p>
    <w:p w:rsidR="0008581E" w:rsidRPr="00B3633A" w:rsidRDefault="0008581E">
      <w:pPr>
        <w:pStyle w:val="0DraftNormal"/>
        <w:rPr>
          <w:rFonts w:ascii="Montserrat" w:hAnsi="Montserrat"/>
          <w:sz w:val="24"/>
        </w:rPr>
      </w:pPr>
      <w:r w:rsidRPr="00B3633A">
        <w:rPr>
          <w:rFonts w:ascii="Montserrat" w:hAnsi="Montserrat"/>
          <w:sz w:val="24"/>
        </w:rPr>
        <w:t>Concept</w:t>
      </w:r>
    </w:p>
    <w:p w:rsidR="0008581E" w:rsidRPr="00B3633A" w:rsidRDefault="0008581E">
      <w:pPr>
        <w:pStyle w:val="0DraftNormal"/>
        <w:rPr>
          <w:rFonts w:ascii="Montserrat" w:hAnsi="Montserrat"/>
          <w:sz w:val="24"/>
        </w:rPr>
      </w:pPr>
    </w:p>
    <w:p w:rsidR="0008581E" w:rsidRPr="00B3633A" w:rsidRDefault="0008581E">
      <w:pPr>
        <w:pStyle w:val="0DraftNormal"/>
        <w:rPr>
          <w:rFonts w:ascii="Montserrat" w:hAnsi="Montserrat"/>
          <w:sz w:val="24"/>
        </w:rPr>
      </w:pPr>
      <w:r w:rsidRPr="00B3633A">
        <w:rPr>
          <w:rFonts w:ascii="Montserrat" w:hAnsi="Montserrat"/>
          <w:sz w:val="24"/>
        </w:rPr>
        <w:t xml:space="preserve">Phoenix, an embodiment of the eternal cycle of death and rebirth. Creation and destruction. Its emphasis is the celebration of existence in its infinite variety. Its nature is to exist as a paragon of excellence, embrace its own destruction and resurrect itself from its own ashes. Even in its most fearsome aspect, it inspires awe and respect. </w:t>
      </w:r>
    </w:p>
    <w:p w:rsidR="0008581E" w:rsidRPr="00B3633A" w:rsidRDefault="0008581E">
      <w:pPr>
        <w:pStyle w:val="0DraftNormal"/>
        <w:rPr>
          <w:rFonts w:ascii="Montserrat" w:hAnsi="Montserrat"/>
          <w:sz w:val="24"/>
        </w:rPr>
      </w:pPr>
    </w:p>
    <w:p w:rsidR="0008581E" w:rsidRPr="00B3633A" w:rsidRDefault="0008581E">
      <w:pPr>
        <w:pStyle w:val="0DraftNormal"/>
        <w:rPr>
          <w:rFonts w:ascii="Montserrat" w:hAnsi="Montserrat"/>
          <w:sz w:val="24"/>
        </w:rPr>
      </w:pPr>
      <w:r w:rsidRPr="00B3633A">
        <w:rPr>
          <w:rFonts w:ascii="Montserrat" w:hAnsi="Montserrat"/>
          <w:sz w:val="24"/>
        </w:rPr>
        <w:t xml:space="preserve">Function  </w:t>
      </w:r>
    </w:p>
    <w:p w:rsidR="0008581E" w:rsidRPr="00B3633A" w:rsidRDefault="0008581E">
      <w:pPr>
        <w:pStyle w:val="0DraftNormal"/>
        <w:rPr>
          <w:rFonts w:ascii="Montserrat" w:hAnsi="Montserrat"/>
          <w:sz w:val="24"/>
        </w:rPr>
      </w:pPr>
    </w:p>
    <w:p w:rsidR="0008581E" w:rsidRPr="00B3633A" w:rsidRDefault="0008581E">
      <w:pPr>
        <w:pStyle w:val="0DraftNormal"/>
        <w:rPr>
          <w:rFonts w:ascii="Montserrat" w:hAnsi="Montserrat"/>
          <w:sz w:val="24"/>
        </w:rPr>
      </w:pPr>
      <w:r w:rsidRPr="00B3633A">
        <w:rPr>
          <w:rFonts w:ascii="Montserrat" w:hAnsi="Montserrat"/>
          <w:sz w:val="24"/>
        </w:rPr>
        <w:t>The phoenix is an embodiment of its function. To ignite the first spark of creation within the absolute, and inevitably to consume the living light of existence as the embodiment of its destruction. It can restore existence from the ashes of its demise.</w:t>
      </w:r>
    </w:p>
    <w:p w:rsidR="0008581E" w:rsidRPr="00B3633A" w:rsidRDefault="0008581E">
      <w:pPr>
        <w:pStyle w:val="0DraftNormal"/>
        <w:rPr>
          <w:rFonts w:ascii="Montserrat" w:hAnsi="Montserrat"/>
          <w:sz w:val="24"/>
        </w:rPr>
      </w:pPr>
    </w:p>
    <w:p w:rsidR="0008581E" w:rsidRPr="00B3633A" w:rsidRDefault="0008581E">
      <w:pPr>
        <w:pStyle w:val="0DraftNormal"/>
        <w:rPr>
          <w:rFonts w:ascii="Montserrat" w:hAnsi="Montserrat"/>
          <w:sz w:val="24"/>
        </w:rPr>
      </w:pPr>
      <w:r w:rsidRPr="00B3633A">
        <w:rPr>
          <w:rFonts w:ascii="Montserrat" w:hAnsi="Montserrat"/>
          <w:sz w:val="24"/>
        </w:rPr>
        <w:t>Perrogative</w:t>
      </w:r>
    </w:p>
    <w:p w:rsidR="0008581E" w:rsidRPr="00B3633A" w:rsidRDefault="0008581E">
      <w:pPr>
        <w:pStyle w:val="0DraftNormal"/>
        <w:rPr>
          <w:rFonts w:ascii="Montserrat" w:hAnsi="Montserrat"/>
          <w:sz w:val="24"/>
        </w:rPr>
      </w:pPr>
    </w:p>
    <w:p w:rsidR="0008581E" w:rsidRPr="00B3633A" w:rsidRDefault="0008581E">
      <w:pPr>
        <w:pStyle w:val="0DraftNormal"/>
        <w:rPr>
          <w:rFonts w:ascii="Montserrat" w:hAnsi="Montserrat"/>
          <w:sz w:val="24"/>
        </w:rPr>
      </w:pPr>
      <w:r w:rsidRPr="00B3633A">
        <w:rPr>
          <w:rFonts w:ascii="Montserrat" w:hAnsi="Montserrat"/>
          <w:sz w:val="24"/>
        </w:rPr>
        <w:t>Should she manifest within a realm, she will sheathe which ever aspect of herself she might find there. Otherwise she will appear in her own embodied form alone, and can only be contacted and communicated with through the mental medium. She will not communicate with or acknowledge anything without a mind. Should her hunger be awakened, for any reason, she will consume anything she chooses—up to and including the realm if she is not appeased—unless distracted from that intent by intervention of another god or respected avatar.</w:t>
      </w:r>
    </w:p>
    <w:p w:rsidR="0008581E" w:rsidRPr="00B3633A" w:rsidRDefault="0008581E">
      <w:pPr>
        <w:pStyle w:val="0DraftNormal"/>
        <w:rPr>
          <w:rFonts w:ascii="Montserrat" w:hAnsi="Montserrat"/>
          <w:sz w:val="24"/>
        </w:rPr>
      </w:pPr>
    </w:p>
    <w:p w:rsidR="0008581E" w:rsidRPr="00B3633A" w:rsidRDefault="0008581E">
      <w:pPr>
        <w:pStyle w:val="0DraftNormal"/>
        <w:rPr>
          <w:rFonts w:ascii="Montserrat" w:hAnsi="Montserrat"/>
          <w:sz w:val="24"/>
        </w:rPr>
      </w:pPr>
      <w:r w:rsidRPr="00B3633A">
        <w:rPr>
          <w:rFonts w:ascii="Montserrat" w:hAnsi="Montserrat"/>
          <w:sz w:val="24"/>
        </w:rPr>
        <w:t xml:space="preserve">Contact of aspect  </w:t>
      </w:r>
    </w:p>
    <w:p w:rsidR="0008581E" w:rsidRPr="00B3633A" w:rsidRDefault="0008581E">
      <w:pPr>
        <w:pStyle w:val="0DraftNormal"/>
        <w:rPr>
          <w:rFonts w:ascii="Montserrat" w:hAnsi="Montserrat"/>
          <w:sz w:val="24"/>
        </w:rPr>
      </w:pPr>
    </w:p>
    <w:p w:rsidR="0008581E" w:rsidRPr="00B3633A" w:rsidRDefault="0008581E">
      <w:pPr>
        <w:pStyle w:val="0DraftNormal"/>
        <w:rPr>
          <w:rFonts w:ascii="Montserrat" w:hAnsi="Montserrat"/>
          <w:sz w:val="24"/>
        </w:rPr>
      </w:pPr>
      <w:r w:rsidRPr="00B3633A">
        <w:rPr>
          <w:rFonts w:ascii="Montserrat" w:hAnsi="Montserrat"/>
          <w:sz w:val="24"/>
        </w:rPr>
        <w:t>The contact must be able to reach the attention of the phoenix, thus requires intense and overwhelming psychic power invested in the ritual. In the absence of sufficient psychic potential, a being of exceptional purity of mind or being must sacrifice its life, to carry the appeal for contact on its death cry. Third, a being of exceptional nature in the process of dying that has an awareness of the existence of the phoenix may contact it with its own death cry. The nearest available aspect will respond. A successful contact is acceptible as a summons at the whim of the phoenix, allowing it the option of manifesting should it so desire.</w:t>
      </w:r>
    </w:p>
    <w:p w:rsidR="0008581E" w:rsidRPr="00B3633A" w:rsidRDefault="0008581E">
      <w:pPr>
        <w:pStyle w:val="0DraftNormal"/>
        <w:rPr>
          <w:rFonts w:ascii="Montserrat" w:hAnsi="Montserrat"/>
          <w:sz w:val="24"/>
        </w:rPr>
      </w:pPr>
    </w:p>
    <w:p w:rsidR="0008581E" w:rsidRPr="00B3633A" w:rsidRDefault="0008581E">
      <w:pPr>
        <w:pStyle w:val="0DraftNormal"/>
        <w:rPr>
          <w:rFonts w:ascii="Montserrat" w:hAnsi="Montserrat"/>
          <w:sz w:val="24"/>
        </w:rPr>
      </w:pPr>
      <w:r w:rsidRPr="00B3633A">
        <w:rPr>
          <w:rFonts w:ascii="Montserrat" w:hAnsi="Montserrat"/>
          <w:sz w:val="24"/>
        </w:rPr>
        <w:t xml:space="preserve">Summons of prime </w:t>
      </w:r>
    </w:p>
    <w:p w:rsidR="0008581E" w:rsidRPr="00B3633A" w:rsidRDefault="0008581E">
      <w:pPr>
        <w:pStyle w:val="0DraftNormal"/>
        <w:rPr>
          <w:rFonts w:ascii="Montserrat" w:hAnsi="Montserrat"/>
          <w:sz w:val="24"/>
        </w:rPr>
      </w:pPr>
    </w:p>
    <w:p w:rsidR="0008581E" w:rsidRPr="00B3633A" w:rsidRDefault="0008581E">
      <w:pPr>
        <w:pStyle w:val="0DraftNormal"/>
        <w:rPr>
          <w:rFonts w:ascii="Montserrat" w:hAnsi="Montserrat"/>
          <w:sz w:val="24"/>
        </w:rPr>
      </w:pPr>
      <w:r w:rsidRPr="00B3633A">
        <w:rPr>
          <w:rFonts w:ascii="Montserrat" w:hAnsi="Montserrat"/>
          <w:sz w:val="24"/>
        </w:rPr>
        <w:t>The contact must be able to reach the attention of the phoenix, thus requires intense and overwhelming psychic power invested in the ritual. In the absence of sufficient psychic potential, a being of very exceptional purity of mind or being must sacrifice its life, to carry the appeal for contact on its death cry. Third, a being of very exceptional nature in the process of dying that has an awareness of the existence of the phoenix may contact it with its own death cry. A successful contact is acceptible as a summons at the whim of the phoenix, allowing it the option of manifesting should it so desire.</w:t>
      </w:r>
    </w:p>
    <w:p w:rsidR="0008581E" w:rsidRPr="00B3633A" w:rsidRDefault="0008581E">
      <w:pPr>
        <w:pStyle w:val="0DraftNormal"/>
        <w:rPr>
          <w:rFonts w:ascii="Montserrat" w:hAnsi="Montserrat"/>
          <w:sz w:val="24"/>
        </w:rPr>
      </w:pPr>
    </w:p>
    <w:p w:rsidR="0008581E" w:rsidRPr="00B3633A" w:rsidRDefault="0008581E">
      <w:pPr>
        <w:pStyle w:val="0DraftNormal"/>
        <w:rPr>
          <w:rFonts w:ascii="Montserrat" w:hAnsi="Montserrat"/>
          <w:sz w:val="24"/>
        </w:rPr>
      </w:pPr>
      <w:r w:rsidRPr="00B3633A">
        <w:rPr>
          <w:rFonts w:ascii="Montserrat" w:hAnsi="Montserrat"/>
          <w:sz w:val="24"/>
        </w:rPr>
        <w:t xml:space="preserve">Summons of aspect </w:t>
      </w:r>
    </w:p>
    <w:p w:rsidR="0008581E" w:rsidRPr="00B3633A" w:rsidRDefault="0008581E">
      <w:pPr>
        <w:pStyle w:val="0DraftNormal"/>
        <w:rPr>
          <w:rFonts w:ascii="Montserrat" w:hAnsi="Montserrat"/>
          <w:sz w:val="24"/>
        </w:rPr>
      </w:pPr>
    </w:p>
    <w:p w:rsidR="0008581E" w:rsidRPr="00B3633A" w:rsidRDefault="0008581E">
      <w:pPr>
        <w:pStyle w:val="0DraftNormal"/>
        <w:rPr>
          <w:rFonts w:ascii="Montserrat" w:hAnsi="Montserrat"/>
          <w:sz w:val="24"/>
        </w:rPr>
      </w:pPr>
      <w:r w:rsidRPr="00B3633A">
        <w:rPr>
          <w:rFonts w:ascii="Montserrat" w:hAnsi="Montserrat"/>
          <w:sz w:val="24"/>
        </w:rPr>
        <w:t>The summons must be able to reach the attention of the phoenix, thus requires intense and overwhelming psychic power invested in the ritual. In the absence of sufficient psychic potential, a being of exceptional purity of mind or being must sacrifice its life, to carry the summons on its death cry. Third, a being of exceptional nature in the process of dying that has an awareness of the existence of the phoenix may summon it with its own death cry. The nearest available aspect will respond.</w:t>
      </w:r>
    </w:p>
    <w:p w:rsidR="0008581E" w:rsidRPr="00B3633A" w:rsidRDefault="0008581E">
      <w:pPr>
        <w:pStyle w:val="0DraftNormal"/>
        <w:rPr>
          <w:rFonts w:ascii="Montserrat" w:hAnsi="Montserrat"/>
          <w:sz w:val="24"/>
        </w:rPr>
      </w:pPr>
    </w:p>
    <w:p w:rsidR="0008581E" w:rsidRPr="00B3633A" w:rsidRDefault="0008581E">
      <w:pPr>
        <w:pStyle w:val="0DraftNormal"/>
        <w:rPr>
          <w:rFonts w:ascii="Montserrat" w:hAnsi="Montserrat"/>
          <w:sz w:val="24"/>
        </w:rPr>
      </w:pPr>
      <w:r w:rsidRPr="00B3633A">
        <w:rPr>
          <w:rFonts w:ascii="Montserrat" w:hAnsi="Montserrat"/>
          <w:sz w:val="24"/>
        </w:rPr>
        <w:t xml:space="preserve">Summons of prime  </w:t>
      </w:r>
    </w:p>
    <w:p w:rsidR="0008581E" w:rsidRPr="00B3633A" w:rsidRDefault="0008581E">
      <w:pPr>
        <w:pStyle w:val="0DraftNormal"/>
        <w:rPr>
          <w:rFonts w:ascii="Montserrat" w:hAnsi="Montserrat"/>
          <w:sz w:val="24"/>
        </w:rPr>
      </w:pPr>
    </w:p>
    <w:p w:rsidR="0008581E" w:rsidRPr="00B3633A" w:rsidRDefault="0008581E">
      <w:pPr>
        <w:pStyle w:val="0DraftNormal"/>
        <w:rPr>
          <w:rFonts w:ascii="Montserrat" w:hAnsi="Montserrat"/>
          <w:sz w:val="24"/>
        </w:rPr>
      </w:pPr>
      <w:r w:rsidRPr="00B3633A">
        <w:rPr>
          <w:rFonts w:ascii="Montserrat" w:hAnsi="Montserrat"/>
          <w:sz w:val="24"/>
        </w:rPr>
        <w:t xml:space="preserve">The summons must be able to reach the attention of the phoenix, thus requires intense and overwhelming psychic power invested in the ritual. In the absence of sufficient psychic potential, a being of very exceptional purity of mind or being must sacrifice its life, to carry the summons on its death cry. Third, a being of very exceptional nature in the process of dying that has an awareness of the existence of the phoenix may summon it with its own death cry. </w:t>
      </w:r>
    </w:p>
    <w:p w:rsidR="0008581E" w:rsidRPr="00B3633A" w:rsidRDefault="0008581E">
      <w:pPr>
        <w:pStyle w:val="0DraftNormal"/>
        <w:rPr>
          <w:rFonts w:ascii="Montserrat" w:hAnsi="Montserrat"/>
          <w:sz w:val="24"/>
        </w:rPr>
      </w:pPr>
    </w:p>
    <w:p w:rsidR="0008581E" w:rsidRPr="00B3633A" w:rsidRDefault="0008581E">
      <w:pPr>
        <w:pStyle w:val="0DraftNormal"/>
        <w:rPr>
          <w:rFonts w:ascii="Montserrat" w:hAnsi="Montserrat"/>
          <w:sz w:val="24"/>
        </w:rPr>
      </w:pPr>
      <w:r w:rsidRPr="00B3633A">
        <w:rPr>
          <w:rFonts w:ascii="Montserrat" w:hAnsi="Montserrat"/>
          <w:sz w:val="24"/>
        </w:rPr>
        <w:t xml:space="preserve">Terms of pact  </w:t>
      </w:r>
    </w:p>
    <w:p w:rsidR="0008581E" w:rsidRPr="00B3633A" w:rsidRDefault="0008581E">
      <w:pPr>
        <w:pStyle w:val="0DraftNormal"/>
        <w:rPr>
          <w:rFonts w:ascii="Montserrat" w:hAnsi="Montserrat"/>
          <w:sz w:val="24"/>
        </w:rPr>
      </w:pPr>
    </w:p>
    <w:p w:rsidR="0008581E" w:rsidRPr="00B3633A" w:rsidRDefault="0008581E">
      <w:pPr>
        <w:pStyle w:val="0DraftNormal"/>
        <w:rPr>
          <w:rFonts w:ascii="Montserrat" w:hAnsi="Montserrat"/>
          <w:sz w:val="24"/>
        </w:rPr>
      </w:pPr>
      <w:r w:rsidRPr="00B3633A">
        <w:rPr>
          <w:rFonts w:ascii="Montserrat" w:hAnsi="Montserrat"/>
          <w:sz w:val="24"/>
        </w:rPr>
        <w:t>One, the pact must be made directly with the aspect who must honor it. Two, the phoenix will only assume obligation in return for a favor, such as access to realms, or a promise to be summoned to an inaccessible realm by a being with access to it. Three, in return for assuming obligation from the phoenix, it will perform a favor as defined by the other party. Four, the phoenix may exchange a pact with lesser beings in return for any given favor within the being's limits at the phoenix's whim.</w:t>
      </w:r>
    </w:p>
    <w:p w:rsidR="0008581E" w:rsidRPr="00B3633A" w:rsidRDefault="0008581E">
      <w:pPr>
        <w:pStyle w:val="0DraftNormal"/>
        <w:rPr>
          <w:rFonts w:ascii="Montserrat" w:hAnsi="Montserrat"/>
          <w:sz w:val="24"/>
        </w:rPr>
      </w:pPr>
    </w:p>
    <w:p w:rsidR="0008581E" w:rsidRPr="00B3633A" w:rsidRDefault="0008581E">
      <w:pPr>
        <w:pStyle w:val="0DraftNormal"/>
        <w:rPr>
          <w:rFonts w:ascii="Montserrat" w:hAnsi="Montserrat"/>
          <w:sz w:val="24"/>
        </w:rPr>
      </w:pPr>
      <w:r w:rsidRPr="00B3633A">
        <w:rPr>
          <w:rFonts w:ascii="Montserrat" w:hAnsi="Montserrat"/>
          <w:sz w:val="24"/>
        </w:rPr>
        <w:t xml:space="preserve">Terms of appeasement  </w:t>
      </w:r>
    </w:p>
    <w:p w:rsidR="0008581E" w:rsidRPr="00B3633A" w:rsidRDefault="0008581E">
      <w:pPr>
        <w:pStyle w:val="0DraftNormal"/>
        <w:rPr>
          <w:rFonts w:ascii="Montserrat" w:hAnsi="Montserrat"/>
          <w:sz w:val="24"/>
        </w:rPr>
      </w:pPr>
    </w:p>
    <w:p w:rsidR="0008581E" w:rsidRPr="00B3633A" w:rsidRDefault="0008581E">
      <w:pPr>
        <w:pStyle w:val="0DraftNormal"/>
        <w:rPr>
          <w:rFonts w:ascii="Montserrat" w:hAnsi="Montserrat"/>
          <w:sz w:val="24"/>
        </w:rPr>
      </w:pPr>
      <w:r w:rsidRPr="00B3633A">
        <w:rPr>
          <w:rFonts w:ascii="Montserrat" w:hAnsi="Montserrat"/>
          <w:sz w:val="24"/>
        </w:rPr>
        <w:t>One, the phoenix is entitled to the soul, form and memories of any sacrifice used in summoning it. Two, a day of fervent celebration and a night of deathly quiet must pass, in honor if its manifestation, among all of the beings associated with the summoning, before any request or dismissal may be broached. The phoenix will often partake of the festivities in the form of its sacrifice during this time. Three, if any being constrained by the second term breaks the form, that being is forfeit to the will of the phoenix to maintain its sense of appeasement.</w:t>
      </w:r>
    </w:p>
    <w:p w:rsidR="0008581E" w:rsidRPr="00B3633A" w:rsidRDefault="0008581E">
      <w:pPr>
        <w:pStyle w:val="0DraftNormal"/>
        <w:rPr>
          <w:rFonts w:ascii="Montserrat" w:hAnsi="Montserrat"/>
          <w:sz w:val="24"/>
        </w:rPr>
      </w:pPr>
    </w:p>
    <w:p w:rsidR="0008581E" w:rsidRPr="00B3633A" w:rsidRDefault="0008581E">
      <w:pPr>
        <w:pStyle w:val="0DraftNormal"/>
        <w:rPr>
          <w:rFonts w:ascii="Montserrat" w:hAnsi="Montserrat"/>
          <w:sz w:val="24"/>
        </w:rPr>
      </w:pPr>
      <w:r w:rsidRPr="00B3633A">
        <w:rPr>
          <w:rFonts w:ascii="Montserrat" w:hAnsi="Montserrat"/>
          <w:sz w:val="24"/>
        </w:rPr>
        <w:t xml:space="preserve">Terms of intervention </w:t>
      </w:r>
    </w:p>
    <w:p w:rsidR="0008581E" w:rsidRPr="00B3633A" w:rsidRDefault="0008581E">
      <w:pPr>
        <w:pStyle w:val="0DraftNormal"/>
        <w:rPr>
          <w:rFonts w:ascii="Montserrat" w:hAnsi="Montserrat"/>
          <w:sz w:val="24"/>
        </w:rPr>
      </w:pPr>
    </w:p>
    <w:p w:rsidR="0008581E" w:rsidRPr="00B3633A" w:rsidRDefault="0008581E">
      <w:pPr>
        <w:pStyle w:val="0DraftNormal"/>
        <w:rPr>
          <w:rFonts w:ascii="Montserrat" w:hAnsi="Montserrat"/>
          <w:sz w:val="24"/>
        </w:rPr>
      </w:pPr>
      <w:r w:rsidRPr="00B3633A">
        <w:rPr>
          <w:rFonts w:ascii="Montserrat" w:hAnsi="Montserrat"/>
          <w:sz w:val="24"/>
        </w:rPr>
        <w:t>One, in response to a pact. Two, the phoenix will intervene in the behalf of the summoner and his associates as an act of obligation in the eyes of the absolute. The phoenix will also automatically answer for any intervention necessitated by its own violation of the forms. Three, it will intervene in any function of its office that, having been called to its attention, it deems prudent to execute. Four, it will intervene in the interest of enlightening or amusing itself, or partaking of human experience. Its intervention must be fulfilled within the span of its manifestation. It may not interfere with the course of history or destiny, and is limited to the capacities of the aspect manifested.</w:t>
      </w:r>
    </w:p>
    <w:p w:rsidR="0008581E" w:rsidRPr="00B3633A" w:rsidRDefault="0008581E">
      <w:pPr>
        <w:pStyle w:val="0DraftNormal"/>
        <w:rPr>
          <w:rFonts w:ascii="Montserrat" w:hAnsi="Montserrat"/>
          <w:sz w:val="24"/>
        </w:rPr>
      </w:pPr>
    </w:p>
    <w:p w:rsidR="0008581E" w:rsidRPr="00B3633A" w:rsidRDefault="0008581E">
      <w:pPr>
        <w:pStyle w:val="0DraftNormal"/>
        <w:rPr>
          <w:rFonts w:ascii="Montserrat" w:hAnsi="Montserrat"/>
          <w:sz w:val="24"/>
        </w:rPr>
      </w:pPr>
      <w:r w:rsidRPr="00B3633A">
        <w:rPr>
          <w:rFonts w:ascii="Montserrat" w:hAnsi="Montserrat"/>
          <w:sz w:val="24"/>
        </w:rPr>
        <w:t xml:space="preserve">Terms of dismissal  </w:t>
      </w:r>
    </w:p>
    <w:p w:rsidR="0008581E" w:rsidRPr="00B3633A" w:rsidRDefault="0008581E">
      <w:pPr>
        <w:pStyle w:val="0DraftNormal"/>
        <w:rPr>
          <w:rFonts w:ascii="Montserrat" w:hAnsi="Montserrat"/>
          <w:sz w:val="24"/>
        </w:rPr>
      </w:pPr>
    </w:p>
    <w:p w:rsidR="0008581E" w:rsidRPr="00B3633A" w:rsidRDefault="0008581E">
      <w:pPr>
        <w:pStyle w:val="0DraftNormal"/>
        <w:rPr>
          <w:rFonts w:ascii="Montserrat" w:hAnsi="Montserrat"/>
          <w:sz w:val="24"/>
        </w:rPr>
      </w:pPr>
      <w:r w:rsidRPr="00B3633A">
        <w:rPr>
          <w:rFonts w:ascii="Montserrat" w:hAnsi="Montserrat"/>
          <w:sz w:val="24"/>
        </w:rPr>
        <w:t>One, in response to a pact, so long as it does not conflict with the fulfillment of a term or existing pact. Two, at the command of the summoner at the completion of its intervention or in the event of the negation of that intervention. Three, as a consequence of defeat at the hands of a champion of that realm. Four, as a consequence of destruction, though not death, of its manifestation. Five, at the request of a being of exceptional nature, on peril of its own life.</w:t>
      </w:r>
    </w:p>
    <w:p w:rsidR="0008581E" w:rsidRPr="00B3633A" w:rsidRDefault="0008581E">
      <w:pPr>
        <w:pStyle w:val="0DraftNormal"/>
        <w:rPr>
          <w:rFonts w:ascii="Montserrat" w:hAnsi="Montserrat"/>
          <w:sz w:val="24"/>
        </w:rPr>
      </w:pPr>
    </w:p>
    <w:p w:rsidR="0008581E" w:rsidRPr="00B3633A" w:rsidRDefault="0008581E">
      <w:pPr>
        <w:pStyle w:val="0DraftNormal"/>
        <w:rPr>
          <w:rFonts w:ascii="Montserrat" w:hAnsi="Montserrat"/>
          <w:sz w:val="24"/>
        </w:rPr>
      </w:pPr>
      <w:r w:rsidRPr="00B3633A">
        <w:rPr>
          <w:rFonts w:ascii="Montserrat" w:hAnsi="Montserrat"/>
          <w:sz w:val="24"/>
        </w:rPr>
        <w:t xml:space="preserve">Violation of terms </w:t>
      </w:r>
    </w:p>
    <w:p w:rsidR="0008581E" w:rsidRPr="00B3633A" w:rsidRDefault="0008581E">
      <w:pPr>
        <w:pStyle w:val="0DraftNormal"/>
        <w:rPr>
          <w:rFonts w:ascii="Montserrat" w:hAnsi="Montserrat"/>
          <w:sz w:val="24"/>
        </w:rPr>
      </w:pPr>
    </w:p>
    <w:p w:rsidR="0008581E" w:rsidRPr="00B3633A" w:rsidRDefault="0008581E">
      <w:pPr>
        <w:pStyle w:val="0DraftNormal"/>
        <w:rPr>
          <w:rFonts w:ascii="Montserrat" w:hAnsi="Montserrat"/>
          <w:sz w:val="24"/>
        </w:rPr>
      </w:pPr>
      <w:r w:rsidRPr="00B3633A">
        <w:rPr>
          <w:rFonts w:ascii="Montserrat" w:hAnsi="Montserrat"/>
          <w:sz w:val="24"/>
        </w:rPr>
        <w:t xml:space="preserve">One, any abuse of an existing pact. Attempting to call on conflicting pacts. Two, if for any reason, the proper sacrifice is denied, or withdrawn from it. Three, if the terms of its appeasement are not met. Four, if any attempt to dismiss it is unjustly made, or is made out of turn, or accompanying improper appeasement. </w:t>
      </w:r>
    </w:p>
    <w:p w:rsidR="0008581E" w:rsidRPr="00B3633A" w:rsidRDefault="0008581E">
      <w:pPr>
        <w:pStyle w:val="0DraftNormal"/>
        <w:rPr>
          <w:rFonts w:ascii="Montserrat" w:hAnsi="Montserrat"/>
          <w:sz w:val="24"/>
        </w:rPr>
      </w:pPr>
    </w:p>
    <w:p w:rsidR="0008581E" w:rsidRPr="00B3633A" w:rsidRDefault="0008581E">
      <w:pPr>
        <w:pStyle w:val="0DraftNormal"/>
        <w:rPr>
          <w:rFonts w:ascii="Montserrat" w:hAnsi="Montserrat"/>
          <w:sz w:val="24"/>
        </w:rPr>
      </w:pPr>
      <w:r w:rsidRPr="00B3633A">
        <w:rPr>
          <w:rFonts w:ascii="Montserrat" w:hAnsi="Montserrat"/>
          <w:sz w:val="24"/>
        </w:rPr>
        <w:t xml:space="preserve">Terms of autonomy  </w:t>
      </w:r>
    </w:p>
    <w:p w:rsidR="0008581E" w:rsidRPr="00B3633A" w:rsidRDefault="0008581E">
      <w:pPr>
        <w:pStyle w:val="0DraftNormal"/>
        <w:rPr>
          <w:rFonts w:ascii="Montserrat" w:hAnsi="Montserrat"/>
          <w:sz w:val="24"/>
        </w:rPr>
      </w:pPr>
    </w:p>
    <w:p w:rsidR="0008581E" w:rsidRPr="00B3633A" w:rsidRDefault="0008581E">
      <w:pPr>
        <w:pStyle w:val="0DraftNormal"/>
        <w:rPr>
          <w:rFonts w:ascii="Montserrat" w:hAnsi="Montserrat"/>
          <w:sz w:val="24"/>
        </w:rPr>
      </w:pPr>
      <w:r w:rsidRPr="00B3633A">
        <w:rPr>
          <w:rFonts w:ascii="Montserrat" w:hAnsi="Montserrat"/>
          <w:sz w:val="24"/>
        </w:rPr>
        <w:t xml:space="preserve">What conditions free the god's aspects and seperately, his or her prime, from the limitations of its forms of expression. This allows for the investiture of an aspect or the prime in a manifestation without obligation cost, for the duration of the manifestation. This also should state what activities in the function of its office are considered autonomous and free of obligational cost. One, as a term of a pact that another being is honoring. Two, as a consequence of a violation of terms. Three, if it is acting within the natural domain of that aspect, or in the natural function of its office. Either the creation of a realm, or its destruction. It is free to destroy or create any realm that it is not excluded from in honor of a pact. Four, if residing in the absolute, or otherwise between realms. </w:t>
      </w:r>
    </w:p>
    <w:p w:rsidR="0008581E" w:rsidRPr="00B3633A" w:rsidRDefault="0008581E">
      <w:pPr>
        <w:pStyle w:val="0DraftNormal"/>
        <w:rPr>
          <w:rFonts w:ascii="Montserrat" w:hAnsi="Montserrat"/>
          <w:sz w:val="24"/>
        </w:rPr>
      </w:pPr>
    </w:p>
    <w:p w:rsidR="0008581E" w:rsidRPr="00B3633A" w:rsidRDefault="0008581E">
      <w:pPr>
        <w:pStyle w:val="0DraftNormal"/>
        <w:rPr>
          <w:rFonts w:ascii="Montserrat" w:hAnsi="Montserrat"/>
          <w:sz w:val="24"/>
        </w:rPr>
      </w:pPr>
      <w:r w:rsidRPr="00B3633A">
        <w:rPr>
          <w:rFonts w:ascii="Montserrat" w:hAnsi="Montserrat"/>
          <w:sz w:val="24"/>
        </w:rPr>
        <w:t xml:space="preserve">Terms of making a pact with another god's aspect </w:t>
      </w:r>
    </w:p>
    <w:p w:rsidR="0008581E" w:rsidRPr="00B3633A" w:rsidRDefault="0008581E">
      <w:pPr>
        <w:pStyle w:val="0DraftNormal"/>
        <w:rPr>
          <w:rFonts w:ascii="Montserrat" w:hAnsi="Montserrat"/>
          <w:sz w:val="24"/>
        </w:rPr>
      </w:pPr>
    </w:p>
    <w:p w:rsidR="0008581E" w:rsidRPr="00B3633A" w:rsidRDefault="0008581E">
      <w:pPr>
        <w:pStyle w:val="0DraftNormal"/>
        <w:rPr>
          <w:rFonts w:ascii="Montserrat" w:hAnsi="Montserrat"/>
          <w:sz w:val="24"/>
        </w:rPr>
      </w:pPr>
      <w:r w:rsidRPr="00B3633A">
        <w:rPr>
          <w:rFonts w:ascii="Montserrat" w:hAnsi="Montserrat"/>
          <w:sz w:val="24"/>
        </w:rPr>
        <w:t>As for a normal pact. An exchange of obligation for a favor, with room to barter. The obligation may be assumed either at the time of making the pact, or calling upon it.</w:t>
      </w:r>
    </w:p>
    <w:p w:rsidR="0008581E" w:rsidRPr="00B3633A" w:rsidRDefault="0008581E">
      <w:pPr>
        <w:pStyle w:val="0DraftNormal"/>
        <w:rPr>
          <w:rFonts w:ascii="Montserrat" w:hAnsi="Montserrat"/>
          <w:sz w:val="24"/>
        </w:rPr>
      </w:pPr>
    </w:p>
    <w:p w:rsidR="0008581E" w:rsidRPr="00B3633A" w:rsidRDefault="0008581E">
      <w:pPr>
        <w:pStyle w:val="0DraftNormal"/>
        <w:rPr>
          <w:rFonts w:ascii="Montserrat" w:hAnsi="Montserrat"/>
          <w:sz w:val="24"/>
        </w:rPr>
      </w:pPr>
      <w:r w:rsidRPr="00B3633A">
        <w:rPr>
          <w:rFonts w:ascii="Montserrat" w:hAnsi="Montserrat"/>
          <w:sz w:val="24"/>
        </w:rPr>
        <w:t xml:space="preserve">Terms of making a pact with another god's prime </w:t>
      </w:r>
    </w:p>
    <w:p w:rsidR="0008581E" w:rsidRPr="00B3633A" w:rsidRDefault="0008581E">
      <w:pPr>
        <w:pStyle w:val="0DraftNormal"/>
        <w:rPr>
          <w:rFonts w:ascii="Montserrat" w:hAnsi="Montserrat"/>
          <w:sz w:val="24"/>
        </w:rPr>
      </w:pPr>
    </w:p>
    <w:p w:rsidR="0008581E" w:rsidRPr="00B3633A" w:rsidRDefault="0008581E">
      <w:pPr>
        <w:pStyle w:val="0DraftNormal"/>
        <w:rPr>
          <w:rFonts w:ascii="Montserrat" w:hAnsi="Montserrat"/>
          <w:sz w:val="24"/>
        </w:rPr>
      </w:pPr>
      <w:r w:rsidRPr="00B3633A">
        <w:rPr>
          <w:rFonts w:ascii="Montserrat" w:hAnsi="Montserrat"/>
          <w:sz w:val="24"/>
        </w:rPr>
        <w:t xml:space="preserve">As for a normal pact. An exchange of obligation for a favor, with room to barter. The obligation may be assumed either at the time of making the pact, or calling upon it. </w:t>
      </w:r>
    </w:p>
    <w:p w:rsidR="0008581E" w:rsidRPr="00B3633A" w:rsidRDefault="0008581E">
      <w:pPr>
        <w:pStyle w:val="0DraftNormal"/>
        <w:rPr>
          <w:rFonts w:ascii="Montserrat" w:hAnsi="Montserrat"/>
          <w:sz w:val="24"/>
        </w:rPr>
      </w:pPr>
    </w:p>
    <w:p w:rsidR="0008581E" w:rsidRPr="00B3633A" w:rsidRDefault="0008581E">
      <w:pPr>
        <w:pStyle w:val="0DraftNormal"/>
        <w:rPr>
          <w:rFonts w:ascii="Montserrat" w:hAnsi="Montserrat"/>
          <w:sz w:val="24"/>
        </w:rPr>
      </w:pPr>
      <w:r w:rsidRPr="00B3633A">
        <w:rPr>
          <w:rFonts w:ascii="Montserrat" w:hAnsi="Montserrat"/>
          <w:sz w:val="24"/>
        </w:rPr>
        <w:t xml:space="preserve">Terms of assuming obligation in exchange for a pact </w:t>
      </w:r>
    </w:p>
    <w:p w:rsidR="0008581E" w:rsidRPr="00B3633A" w:rsidRDefault="0008581E">
      <w:pPr>
        <w:pStyle w:val="0DraftNormal"/>
        <w:rPr>
          <w:rFonts w:ascii="Montserrat" w:hAnsi="Montserrat"/>
          <w:sz w:val="24"/>
        </w:rPr>
      </w:pPr>
    </w:p>
    <w:p w:rsidR="0008581E" w:rsidRPr="00B3633A" w:rsidRDefault="0008581E">
      <w:pPr>
        <w:pStyle w:val="0DraftNormal"/>
        <w:rPr>
          <w:rFonts w:ascii="Montserrat" w:hAnsi="Montserrat"/>
          <w:sz w:val="24"/>
        </w:rPr>
      </w:pPr>
      <w:r w:rsidRPr="00B3633A">
        <w:rPr>
          <w:rFonts w:ascii="Montserrat" w:hAnsi="Montserrat"/>
          <w:sz w:val="24"/>
        </w:rPr>
        <w:t xml:space="preserve">One, any obligation assumed as part of a pact agreement is assumed only upon the culmination of the honoring of the pact. </w:t>
      </w:r>
    </w:p>
    <w:p w:rsidR="0008581E" w:rsidRPr="00B3633A" w:rsidRDefault="0008581E">
      <w:pPr>
        <w:pStyle w:val="0DraftNormal"/>
        <w:rPr>
          <w:rFonts w:ascii="Montserrat" w:hAnsi="Montserrat"/>
          <w:sz w:val="24"/>
        </w:rPr>
      </w:pPr>
    </w:p>
    <w:p w:rsidR="0008581E" w:rsidRPr="00B3633A" w:rsidRDefault="0008581E">
      <w:pPr>
        <w:pStyle w:val="0DraftNormal"/>
        <w:rPr>
          <w:rFonts w:ascii="Montserrat" w:hAnsi="Montserrat"/>
          <w:sz w:val="24"/>
        </w:rPr>
      </w:pPr>
      <w:r w:rsidRPr="00B3633A">
        <w:rPr>
          <w:rFonts w:ascii="Montserrat" w:hAnsi="Montserrat"/>
          <w:sz w:val="24"/>
        </w:rPr>
        <w:t xml:space="preserve"> terms for summoning another god's aspect </w:t>
      </w:r>
    </w:p>
    <w:p w:rsidR="0008581E" w:rsidRPr="00B3633A" w:rsidRDefault="0008581E">
      <w:pPr>
        <w:pStyle w:val="0DraftNormal"/>
        <w:rPr>
          <w:rFonts w:ascii="Montserrat" w:hAnsi="Montserrat"/>
          <w:sz w:val="24"/>
        </w:rPr>
      </w:pPr>
    </w:p>
    <w:p w:rsidR="0008581E" w:rsidRPr="00B3633A" w:rsidRDefault="0008581E">
      <w:pPr>
        <w:pStyle w:val="0DraftNormal"/>
        <w:rPr>
          <w:rFonts w:ascii="Montserrat" w:hAnsi="Montserrat"/>
          <w:sz w:val="24"/>
        </w:rPr>
      </w:pPr>
      <w:r w:rsidRPr="00B3633A">
        <w:rPr>
          <w:rFonts w:ascii="Montserrat" w:hAnsi="Montserrat"/>
          <w:sz w:val="24"/>
        </w:rPr>
        <w:t>The requirements for summoning another god's aspect. In terms of exchange of obligation, and terms of the summoning. By what rights this may be done. How it is obeyed, and when it is fulfilled, and or ended. The obligation or favor agreed upon as part of a pact will be paid. Summoning of a god outside of the terms of a pact will casue the phoenix to assume the penalty of obligation as defined by that god.</w:t>
      </w:r>
    </w:p>
    <w:p w:rsidR="0008581E" w:rsidRPr="00B3633A" w:rsidRDefault="0008581E">
      <w:pPr>
        <w:pStyle w:val="0DraftNormal"/>
        <w:rPr>
          <w:rFonts w:ascii="Montserrat" w:hAnsi="Montserrat"/>
          <w:sz w:val="24"/>
        </w:rPr>
      </w:pPr>
    </w:p>
    <w:p w:rsidR="0008581E" w:rsidRPr="00B3633A" w:rsidRDefault="0008581E">
      <w:pPr>
        <w:pStyle w:val="0DraftNormal"/>
        <w:rPr>
          <w:rFonts w:ascii="Montserrat" w:hAnsi="Montserrat"/>
          <w:sz w:val="24"/>
        </w:rPr>
      </w:pPr>
      <w:r w:rsidRPr="00B3633A">
        <w:rPr>
          <w:rFonts w:ascii="Montserrat" w:hAnsi="Montserrat"/>
          <w:sz w:val="24"/>
        </w:rPr>
        <w:t xml:space="preserve">Terms for summoning another god's prime  </w:t>
      </w:r>
    </w:p>
    <w:p w:rsidR="0008581E" w:rsidRPr="00B3633A" w:rsidRDefault="0008581E">
      <w:pPr>
        <w:pStyle w:val="0DraftNormal"/>
        <w:rPr>
          <w:rFonts w:ascii="Montserrat" w:hAnsi="Montserrat"/>
          <w:sz w:val="24"/>
        </w:rPr>
      </w:pPr>
    </w:p>
    <w:p w:rsidR="0008581E" w:rsidRPr="00B3633A" w:rsidRDefault="0008581E">
      <w:pPr>
        <w:pStyle w:val="0DraftNormal"/>
        <w:rPr>
          <w:rFonts w:ascii="Montserrat" w:hAnsi="Montserrat"/>
          <w:sz w:val="24"/>
        </w:rPr>
      </w:pPr>
      <w:r w:rsidRPr="00B3633A">
        <w:rPr>
          <w:rFonts w:ascii="Montserrat" w:hAnsi="Montserrat"/>
          <w:sz w:val="24"/>
        </w:rPr>
        <w:t>The requirements for summoning another god's prime. In terms of exchange of obligation, and terms of the summoning. By what rights this may be done. How it is obeyed, and when it is fulfilled, and or ended. The obligation or favor agreed upon as part of a pact will be paid. Summoning of a god outside of the terms of a pact will casue the phoenix to assume the penalty of obligation as defined by that god.</w:t>
      </w:r>
    </w:p>
    <w:p w:rsidR="0008581E" w:rsidRPr="00B3633A" w:rsidRDefault="0008581E">
      <w:pPr>
        <w:pStyle w:val="0DraftNormal"/>
        <w:rPr>
          <w:rFonts w:ascii="Montserrat" w:hAnsi="Montserrat"/>
          <w:sz w:val="24"/>
        </w:rPr>
      </w:pPr>
    </w:p>
    <w:p w:rsidR="0008581E" w:rsidRPr="00B3633A" w:rsidRDefault="0008581E">
      <w:pPr>
        <w:pStyle w:val="0DraftNormal"/>
        <w:rPr>
          <w:rFonts w:ascii="Montserrat" w:hAnsi="Montserrat"/>
          <w:sz w:val="24"/>
        </w:rPr>
      </w:pPr>
      <w:r w:rsidRPr="00B3633A">
        <w:rPr>
          <w:rFonts w:ascii="Montserrat" w:hAnsi="Montserrat"/>
          <w:sz w:val="24"/>
        </w:rPr>
        <w:t xml:space="preserve">Obligation expected for another god summoning one's aspect </w:t>
      </w:r>
    </w:p>
    <w:p w:rsidR="0008581E" w:rsidRPr="00B3633A" w:rsidRDefault="0008581E">
      <w:pPr>
        <w:pStyle w:val="0DraftNormal"/>
        <w:rPr>
          <w:rFonts w:ascii="Montserrat" w:hAnsi="Montserrat"/>
          <w:sz w:val="24"/>
        </w:rPr>
      </w:pPr>
    </w:p>
    <w:p w:rsidR="0008581E" w:rsidRPr="00B3633A" w:rsidRDefault="0008581E">
      <w:pPr>
        <w:pStyle w:val="0DraftNormal"/>
        <w:rPr>
          <w:rFonts w:ascii="Montserrat" w:hAnsi="Montserrat"/>
          <w:sz w:val="24"/>
        </w:rPr>
      </w:pPr>
      <w:r w:rsidRPr="00B3633A">
        <w:rPr>
          <w:rFonts w:ascii="Montserrat" w:hAnsi="Montserrat"/>
          <w:sz w:val="24"/>
        </w:rPr>
        <w:t>The requirements for allowing another god to summon one's aspect, as determined by the god. In terms of exchange of obligation, and terms of the summoning. How it is obeyed, and when it is fulfilled, and or ended. An obligation equal to the cost of the aspect will be incurred. If a term of a pact, then those terms will be followed.</w:t>
      </w:r>
    </w:p>
    <w:p w:rsidR="0008581E" w:rsidRPr="00B3633A" w:rsidRDefault="0008581E">
      <w:pPr>
        <w:pStyle w:val="0DraftNormal"/>
        <w:rPr>
          <w:rFonts w:ascii="Montserrat" w:hAnsi="Montserrat"/>
          <w:sz w:val="24"/>
        </w:rPr>
      </w:pPr>
    </w:p>
    <w:p w:rsidR="0008581E" w:rsidRPr="00B3633A" w:rsidRDefault="0008581E">
      <w:pPr>
        <w:pStyle w:val="0DraftNormal"/>
        <w:rPr>
          <w:rFonts w:ascii="Montserrat" w:hAnsi="Montserrat"/>
          <w:sz w:val="24"/>
        </w:rPr>
      </w:pPr>
      <w:r w:rsidRPr="00B3633A">
        <w:rPr>
          <w:rFonts w:ascii="Montserrat" w:hAnsi="Montserrat"/>
          <w:sz w:val="24"/>
        </w:rPr>
        <w:t>Obligation expected for another god summoning one's prime</w:t>
      </w:r>
    </w:p>
    <w:p w:rsidR="0008581E" w:rsidRPr="00B3633A" w:rsidRDefault="0008581E">
      <w:pPr>
        <w:pStyle w:val="0DraftNormal"/>
        <w:rPr>
          <w:rFonts w:ascii="Montserrat" w:hAnsi="Montserrat"/>
          <w:sz w:val="24"/>
        </w:rPr>
      </w:pPr>
    </w:p>
    <w:p w:rsidR="0008581E" w:rsidRPr="00B3633A" w:rsidRDefault="0008581E">
      <w:pPr>
        <w:pStyle w:val="0DraftNormal"/>
        <w:rPr>
          <w:rFonts w:ascii="Montserrat" w:hAnsi="Montserrat"/>
          <w:sz w:val="24"/>
        </w:rPr>
      </w:pPr>
      <w:r w:rsidRPr="00B3633A">
        <w:rPr>
          <w:rFonts w:ascii="Montserrat" w:hAnsi="Montserrat"/>
          <w:sz w:val="24"/>
        </w:rPr>
        <w:t>An obligation equal to the cost of the aspect will be incurred. If a term of a pact, then those terms will be followed.</w:t>
      </w:r>
    </w:p>
    <w:p w:rsidR="0008581E" w:rsidRPr="00B3633A" w:rsidRDefault="0008581E">
      <w:pPr>
        <w:pStyle w:val="0DraftNormal"/>
        <w:rPr>
          <w:rFonts w:ascii="Montserrat" w:hAnsi="Montserrat"/>
          <w:sz w:val="24"/>
        </w:rPr>
      </w:pPr>
    </w:p>
    <w:p w:rsidR="0008581E" w:rsidRPr="00B3633A" w:rsidRDefault="0008581E">
      <w:pPr>
        <w:pStyle w:val="0DraftNormal"/>
        <w:rPr>
          <w:rFonts w:ascii="Montserrat" w:hAnsi="Montserrat"/>
          <w:sz w:val="24"/>
        </w:rPr>
      </w:pPr>
      <w:r w:rsidRPr="00B3633A">
        <w:rPr>
          <w:rFonts w:ascii="Montserrat" w:hAnsi="Montserrat"/>
          <w:sz w:val="24"/>
        </w:rPr>
        <w:t xml:space="preserve">Terms for giving access to one's realm  </w:t>
      </w:r>
    </w:p>
    <w:p w:rsidR="0008581E" w:rsidRPr="00B3633A" w:rsidRDefault="0008581E">
      <w:pPr>
        <w:pStyle w:val="0DraftNormal"/>
        <w:rPr>
          <w:rFonts w:ascii="Montserrat" w:hAnsi="Montserrat"/>
          <w:sz w:val="24"/>
        </w:rPr>
      </w:pPr>
    </w:p>
    <w:p w:rsidR="0008581E" w:rsidRPr="00B3633A" w:rsidRDefault="0008581E">
      <w:pPr>
        <w:pStyle w:val="0DraftNormal"/>
        <w:rPr>
          <w:rFonts w:ascii="Montserrat" w:hAnsi="Montserrat"/>
          <w:sz w:val="24"/>
        </w:rPr>
      </w:pPr>
      <w:r w:rsidRPr="00B3633A">
        <w:rPr>
          <w:rFonts w:ascii="Montserrat" w:hAnsi="Montserrat"/>
          <w:sz w:val="24"/>
        </w:rPr>
        <w:t xml:space="preserve">To enter the realms of the phoenix, one must either find one's own way there, be brought there by an aspect of the phoenix or other god with access, or request access as a boon. Any mortal may be born into them, and through death escape. Movement of a high enough dimensional complexity will suffice for those seeking their own way. </w:t>
      </w:r>
    </w:p>
    <w:p w:rsidR="0008581E" w:rsidRPr="00B3633A" w:rsidRDefault="0008581E">
      <w:pPr>
        <w:pStyle w:val="0DraftNormal"/>
        <w:rPr>
          <w:rFonts w:ascii="Montserrat" w:hAnsi="Montserrat"/>
          <w:sz w:val="24"/>
        </w:rPr>
      </w:pPr>
    </w:p>
    <w:p w:rsidR="0008581E" w:rsidRPr="00B3633A" w:rsidRDefault="0008581E">
      <w:pPr>
        <w:pStyle w:val="0DraftNormal"/>
        <w:rPr>
          <w:rFonts w:ascii="Montserrat" w:hAnsi="Montserrat"/>
          <w:sz w:val="24"/>
        </w:rPr>
      </w:pPr>
      <w:r w:rsidRPr="00B3633A">
        <w:rPr>
          <w:rFonts w:ascii="Montserrat" w:hAnsi="Montserrat"/>
          <w:sz w:val="24"/>
        </w:rPr>
        <w:t>Terms for giving release from one's realm</w:t>
      </w:r>
    </w:p>
    <w:p w:rsidR="0008581E" w:rsidRPr="00B3633A" w:rsidRDefault="0008581E">
      <w:pPr>
        <w:pStyle w:val="0DraftNormal"/>
        <w:rPr>
          <w:rFonts w:ascii="Montserrat" w:hAnsi="Montserrat"/>
          <w:sz w:val="24"/>
        </w:rPr>
      </w:pPr>
    </w:p>
    <w:p w:rsidR="0008581E" w:rsidRPr="00B3633A" w:rsidRDefault="0008581E">
      <w:pPr>
        <w:pStyle w:val="0DraftNormal"/>
        <w:rPr>
          <w:rFonts w:ascii="Montserrat" w:hAnsi="Montserrat"/>
          <w:sz w:val="24"/>
        </w:rPr>
      </w:pPr>
      <w:r w:rsidRPr="00B3633A">
        <w:rPr>
          <w:rFonts w:ascii="Montserrat" w:hAnsi="Montserrat"/>
          <w:sz w:val="24"/>
        </w:rPr>
        <w:t>To exit the realms of the phoenix, one must either find one's own way out, be brought out by an aspect of the phoenix or other god with access, or request release as a boon. Any mortal may be born into them, and through death escape. Movement of a high enough dimensional complexity will suffice for those seeking their own way.</w:t>
      </w:r>
    </w:p>
    <w:p w:rsidR="0008581E" w:rsidRPr="00B3633A" w:rsidRDefault="0008581E">
      <w:pPr>
        <w:pStyle w:val="0DraftNormal"/>
        <w:rPr>
          <w:rFonts w:ascii="Montserrat" w:hAnsi="Montserrat"/>
          <w:sz w:val="24"/>
        </w:rPr>
      </w:pPr>
    </w:p>
    <w:p w:rsidR="0008581E" w:rsidRPr="00B3633A" w:rsidRDefault="0008581E">
      <w:pPr>
        <w:pStyle w:val="0DraftNormal"/>
        <w:rPr>
          <w:rFonts w:ascii="Montserrat" w:hAnsi="Montserrat"/>
          <w:sz w:val="24"/>
        </w:rPr>
      </w:pPr>
      <w:r w:rsidRPr="00B3633A">
        <w:rPr>
          <w:rFonts w:ascii="Montserrat" w:hAnsi="Montserrat"/>
          <w:sz w:val="24"/>
        </w:rPr>
        <w:t>Dismissal of aspect</w:t>
      </w:r>
    </w:p>
    <w:p w:rsidR="0008581E" w:rsidRPr="00B3633A" w:rsidRDefault="0008581E">
      <w:pPr>
        <w:pStyle w:val="0DraftNormal"/>
        <w:rPr>
          <w:rFonts w:ascii="Montserrat" w:hAnsi="Montserrat"/>
          <w:sz w:val="24"/>
        </w:rPr>
      </w:pPr>
    </w:p>
    <w:p w:rsidR="0008581E" w:rsidRPr="00B3633A" w:rsidRDefault="0008581E">
      <w:pPr>
        <w:pStyle w:val="0DraftNormal"/>
        <w:rPr>
          <w:rFonts w:ascii="Montserrat" w:hAnsi="Montserrat"/>
          <w:sz w:val="24"/>
        </w:rPr>
      </w:pPr>
      <w:r w:rsidRPr="00B3633A">
        <w:rPr>
          <w:rFonts w:ascii="Montserrat" w:hAnsi="Montserrat"/>
          <w:sz w:val="24"/>
        </w:rPr>
        <w:t>Essentially, the stated requirement of the god in order to submit to dismissal of its aspects, which may be no more demanding than the requirement for summoning. As some entities are incapable of assuming obligation, they can only impose their will upon you through this form. Other gods may opt to assume obligation for your dismissal, equal to that you require for being summoned by them. The abstract, or obscure form of the summoning ritual, with similar sacrifices may suffice to dismiss the aspect. A pact may also suffice, if it does not come into conflict with another pact.</w:t>
      </w:r>
    </w:p>
    <w:p w:rsidR="0008581E" w:rsidRPr="00B3633A" w:rsidRDefault="0008581E">
      <w:pPr>
        <w:pStyle w:val="0DraftNormal"/>
        <w:rPr>
          <w:rFonts w:ascii="Montserrat" w:hAnsi="Montserrat"/>
          <w:sz w:val="24"/>
        </w:rPr>
      </w:pPr>
    </w:p>
    <w:p w:rsidR="0008581E" w:rsidRPr="00B3633A" w:rsidRDefault="0008581E">
      <w:pPr>
        <w:pStyle w:val="0DraftNormal"/>
        <w:rPr>
          <w:rFonts w:ascii="Montserrat" w:hAnsi="Montserrat"/>
          <w:sz w:val="24"/>
        </w:rPr>
      </w:pPr>
      <w:r w:rsidRPr="00B3633A">
        <w:rPr>
          <w:rFonts w:ascii="Montserrat" w:hAnsi="Montserrat"/>
          <w:sz w:val="24"/>
        </w:rPr>
        <w:t xml:space="preserve">Dismissal of prime </w:t>
      </w:r>
    </w:p>
    <w:p w:rsidR="0008581E" w:rsidRPr="00B3633A" w:rsidRDefault="0008581E">
      <w:pPr>
        <w:pStyle w:val="0DraftNormal"/>
        <w:rPr>
          <w:rFonts w:ascii="Montserrat" w:hAnsi="Montserrat"/>
          <w:sz w:val="24"/>
        </w:rPr>
      </w:pPr>
    </w:p>
    <w:p w:rsidR="0008581E" w:rsidRPr="00B3633A" w:rsidRDefault="0008581E">
      <w:pPr>
        <w:pStyle w:val="0DraftNormal"/>
        <w:rPr>
          <w:rFonts w:ascii="Montserrat" w:hAnsi="Montserrat"/>
          <w:sz w:val="24"/>
        </w:rPr>
      </w:pPr>
      <w:r w:rsidRPr="00B3633A">
        <w:rPr>
          <w:rFonts w:ascii="Montserrat" w:hAnsi="Montserrat"/>
          <w:sz w:val="24"/>
        </w:rPr>
        <w:t xml:space="preserve">Essentially, the stated requirement of the god in order to submit to dismissal of its prime, which may be no more demanding than the requirement for summoning. As some entities are incapable of assuming obligation, they can only impose their will upon you through this form. Other gods may opt to assume obligation for your dismissal, equal to that you require for being summoned by them. The abstract, or obscure form of the summoning ritual, with similar sacrifices may suffice to dismiss the aspect. A pact may also suffice, if it does not come into conflict with another pact. </w:t>
      </w:r>
    </w:p>
    <w:p w:rsidR="0008581E" w:rsidRPr="00B3633A" w:rsidRDefault="0008581E">
      <w:pPr>
        <w:pStyle w:val="0DraftNormal"/>
        <w:rPr>
          <w:rFonts w:ascii="Montserrat" w:hAnsi="Montserrat"/>
          <w:sz w:val="24"/>
        </w:rPr>
      </w:pPr>
    </w:p>
    <w:p w:rsidR="0008581E" w:rsidRPr="00B3633A" w:rsidRDefault="0008581E">
      <w:pPr>
        <w:pStyle w:val="0DraftNormal"/>
        <w:rPr>
          <w:rFonts w:ascii="Montserrat" w:hAnsi="Montserrat"/>
          <w:sz w:val="24"/>
        </w:rPr>
      </w:pPr>
      <w:r w:rsidRPr="00B3633A">
        <w:rPr>
          <w:rFonts w:ascii="Montserrat" w:hAnsi="Montserrat"/>
          <w:sz w:val="24"/>
        </w:rPr>
        <w:t xml:space="preserve"> </w:t>
      </w:r>
    </w:p>
    <w:p w:rsidR="0008581E" w:rsidRPr="00B3633A" w:rsidRDefault="0008581E">
      <w:pPr>
        <w:pStyle w:val="0DraftNormal"/>
        <w:rPr>
          <w:rFonts w:ascii="Montserrat" w:hAnsi="Montserrat"/>
          <w:sz w:val="24"/>
        </w:rPr>
      </w:pPr>
    </w:p>
    <w:p w:rsidR="0008581E" w:rsidRPr="00B3633A" w:rsidRDefault="0008581E">
      <w:pPr>
        <w:pStyle w:val="0DraftNormal"/>
        <w:rPr>
          <w:rFonts w:ascii="Montserrat" w:hAnsi="Montserrat"/>
          <w:sz w:val="24"/>
        </w:rPr>
      </w:pPr>
      <w:r w:rsidRPr="00B3633A">
        <w:rPr>
          <w:rFonts w:ascii="Montserrat" w:hAnsi="Montserrat"/>
          <w:sz w:val="24"/>
        </w:rPr>
        <w:t>Obligation</w:t>
      </w:r>
    </w:p>
    <w:p w:rsidR="0008581E" w:rsidRPr="00B3633A" w:rsidRDefault="0008581E">
      <w:pPr>
        <w:pStyle w:val="0DraftNormal"/>
        <w:rPr>
          <w:rFonts w:ascii="Montserrat" w:hAnsi="Montserrat"/>
          <w:sz w:val="24"/>
        </w:rPr>
      </w:pPr>
    </w:p>
    <w:p w:rsidR="0008581E" w:rsidRPr="00B3633A" w:rsidRDefault="0008581E">
      <w:pPr>
        <w:pStyle w:val="0DraftNormal"/>
        <w:rPr>
          <w:rFonts w:ascii="Montserrat" w:hAnsi="Montserrat"/>
          <w:sz w:val="24"/>
        </w:rPr>
      </w:pPr>
      <w:r w:rsidRPr="00B3633A">
        <w:rPr>
          <w:rFonts w:ascii="Montserrat" w:hAnsi="Montserrat"/>
          <w:sz w:val="24"/>
        </w:rPr>
        <w:t xml:space="preserve">Obligation of making a pact </w:t>
      </w:r>
    </w:p>
    <w:p w:rsidR="0008581E" w:rsidRPr="00B3633A" w:rsidRDefault="0008581E">
      <w:pPr>
        <w:pStyle w:val="0DraftNormal"/>
        <w:rPr>
          <w:rFonts w:ascii="Montserrat" w:hAnsi="Montserrat"/>
          <w:sz w:val="24"/>
        </w:rPr>
      </w:pPr>
    </w:p>
    <w:p w:rsidR="0008581E" w:rsidRPr="00B3633A" w:rsidRDefault="0008581E">
      <w:pPr>
        <w:pStyle w:val="0DraftNormal"/>
        <w:rPr>
          <w:rFonts w:ascii="Montserrat" w:hAnsi="Montserrat"/>
          <w:sz w:val="24"/>
        </w:rPr>
      </w:pPr>
      <w:r w:rsidRPr="00B3633A">
        <w:rPr>
          <w:rFonts w:ascii="Montserrat" w:hAnsi="Montserrat"/>
          <w:sz w:val="24"/>
        </w:rPr>
        <w:t xml:space="preserve"> </w:t>
      </w:r>
    </w:p>
    <w:p w:rsidR="0008581E" w:rsidRPr="00B3633A" w:rsidRDefault="0008581E">
      <w:pPr>
        <w:pStyle w:val="0DraftNormal"/>
        <w:rPr>
          <w:rFonts w:ascii="Montserrat" w:hAnsi="Montserrat"/>
          <w:sz w:val="24"/>
        </w:rPr>
      </w:pPr>
    </w:p>
    <w:p w:rsidR="0008581E" w:rsidRPr="00B3633A" w:rsidRDefault="0008581E">
      <w:pPr>
        <w:pStyle w:val="0DraftNormal"/>
        <w:rPr>
          <w:rFonts w:ascii="Montserrat" w:hAnsi="Montserrat"/>
          <w:sz w:val="24"/>
        </w:rPr>
      </w:pPr>
      <w:r w:rsidRPr="00B3633A">
        <w:rPr>
          <w:rFonts w:ascii="Montserrat" w:hAnsi="Montserrat"/>
          <w:sz w:val="24"/>
        </w:rPr>
        <w:t>Primarily, making any pact which either results in the assumption of new aspects or realms, or in any breaking of the forms, will automatically incur an appropriate obligation. If an assumption of obligation was part of the terms of making the pact, then that too is assumed.</w:t>
      </w:r>
    </w:p>
    <w:p w:rsidR="0008581E" w:rsidRPr="00B3633A" w:rsidRDefault="0008581E">
      <w:pPr>
        <w:pStyle w:val="0DraftNormal"/>
        <w:rPr>
          <w:rFonts w:ascii="Montserrat" w:hAnsi="Montserrat"/>
          <w:sz w:val="24"/>
        </w:rPr>
      </w:pPr>
    </w:p>
    <w:p w:rsidR="0008581E" w:rsidRPr="00B3633A" w:rsidRDefault="0008581E">
      <w:pPr>
        <w:pStyle w:val="0DraftNormal"/>
        <w:rPr>
          <w:rFonts w:ascii="Montserrat" w:hAnsi="Montserrat"/>
          <w:sz w:val="24"/>
        </w:rPr>
      </w:pPr>
      <w:r w:rsidRPr="00B3633A">
        <w:rPr>
          <w:rFonts w:ascii="Montserrat" w:hAnsi="Montserrat"/>
          <w:sz w:val="24"/>
        </w:rPr>
        <w:t xml:space="preserve">Obligation of calling upon a pact </w:t>
      </w:r>
    </w:p>
    <w:p w:rsidR="0008581E" w:rsidRPr="00B3633A" w:rsidRDefault="0008581E">
      <w:pPr>
        <w:pStyle w:val="0DraftNormal"/>
        <w:rPr>
          <w:rFonts w:ascii="Montserrat" w:hAnsi="Montserrat"/>
          <w:sz w:val="24"/>
        </w:rPr>
      </w:pPr>
    </w:p>
    <w:p w:rsidR="0008581E" w:rsidRPr="00B3633A" w:rsidRDefault="0008581E">
      <w:pPr>
        <w:pStyle w:val="0DraftNormal"/>
        <w:rPr>
          <w:rFonts w:ascii="Montserrat" w:hAnsi="Montserrat"/>
          <w:sz w:val="24"/>
        </w:rPr>
      </w:pPr>
      <w:r w:rsidRPr="00B3633A">
        <w:rPr>
          <w:rFonts w:ascii="Montserrat" w:hAnsi="Montserrat"/>
          <w:sz w:val="24"/>
        </w:rPr>
        <w:t xml:space="preserve"> </w:t>
      </w:r>
    </w:p>
    <w:p w:rsidR="0008581E" w:rsidRPr="00B3633A" w:rsidRDefault="0008581E">
      <w:pPr>
        <w:pStyle w:val="0DraftNormal"/>
        <w:rPr>
          <w:rFonts w:ascii="Montserrat" w:hAnsi="Montserrat"/>
          <w:sz w:val="24"/>
        </w:rPr>
      </w:pPr>
    </w:p>
    <w:p w:rsidR="0008581E" w:rsidRPr="00B3633A" w:rsidRDefault="0008581E">
      <w:pPr>
        <w:pStyle w:val="0DraftNormal"/>
        <w:rPr>
          <w:rFonts w:ascii="Montserrat" w:hAnsi="Montserrat"/>
          <w:sz w:val="24"/>
        </w:rPr>
      </w:pPr>
      <w:r w:rsidRPr="00B3633A">
        <w:rPr>
          <w:rFonts w:ascii="Montserrat" w:hAnsi="Montserrat"/>
          <w:sz w:val="24"/>
        </w:rPr>
        <w:t>Primarily, calling upon any pact which either results in the assumption of new aspects or realms, or in any breaking of the forms, will automatically incur an appropriate obligation. If an assumption of obligation was part of the terms of calling upon the pact, then that too is assumed.</w:t>
      </w:r>
    </w:p>
    <w:p w:rsidR="0008581E" w:rsidRPr="00B3633A" w:rsidRDefault="0008581E">
      <w:pPr>
        <w:pStyle w:val="0DraftNormal"/>
        <w:rPr>
          <w:rFonts w:ascii="Montserrat" w:hAnsi="Montserrat"/>
          <w:sz w:val="24"/>
        </w:rPr>
      </w:pPr>
    </w:p>
    <w:p w:rsidR="0008581E" w:rsidRPr="00B3633A" w:rsidRDefault="0008581E">
      <w:pPr>
        <w:pStyle w:val="0DraftNormal"/>
        <w:rPr>
          <w:rFonts w:ascii="Montserrat" w:hAnsi="Montserrat"/>
          <w:sz w:val="24"/>
        </w:rPr>
      </w:pPr>
      <w:r w:rsidRPr="00B3633A">
        <w:rPr>
          <w:rFonts w:ascii="Montserrat" w:hAnsi="Montserrat"/>
          <w:sz w:val="24"/>
        </w:rPr>
        <w:t xml:space="preserve">Obligation of intervention </w:t>
      </w:r>
    </w:p>
    <w:p w:rsidR="0008581E" w:rsidRPr="00B3633A" w:rsidRDefault="0008581E">
      <w:pPr>
        <w:pStyle w:val="0DraftNormal"/>
        <w:rPr>
          <w:rFonts w:ascii="Montserrat" w:hAnsi="Montserrat"/>
          <w:sz w:val="24"/>
        </w:rPr>
      </w:pPr>
    </w:p>
    <w:p w:rsidR="0008581E" w:rsidRPr="00B3633A" w:rsidRDefault="0008581E">
      <w:pPr>
        <w:pStyle w:val="0DraftNormal"/>
        <w:rPr>
          <w:rFonts w:ascii="Montserrat" w:hAnsi="Montserrat"/>
          <w:sz w:val="24"/>
        </w:rPr>
      </w:pPr>
      <w:r w:rsidRPr="00B3633A">
        <w:rPr>
          <w:rFonts w:ascii="Montserrat" w:hAnsi="Montserrat"/>
          <w:sz w:val="24"/>
        </w:rPr>
        <w:t xml:space="preserve"> </w:t>
      </w:r>
    </w:p>
    <w:p w:rsidR="0008581E" w:rsidRPr="00B3633A" w:rsidRDefault="0008581E">
      <w:pPr>
        <w:pStyle w:val="0DraftNormal"/>
        <w:rPr>
          <w:rFonts w:ascii="Montserrat" w:hAnsi="Montserrat"/>
          <w:sz w:val="24"/>
        </w:rPr>
      </w:pPr>
    </w:p>
    <w:p w:rsidR="0008581E" w:rsidRPr="00B3633A" w:rsidRDefault="0008581E">
      <w:pPr>
        <w:pStyle w:val="0DraftNormal"/>
        <w:rPr>
          <w:rFonts w:ascii="Montserrat" w:hAnsi="Montserrat"/>
          <w:sz w:val="24"/>
        </w:rPr>
      </w:pPr>
      <w:r w:rsidRPr="00B3633A">
        <w:rPr>
          <w:rFonts w:ascii="Montserrat" w:hAnsi="Montserrat"/>
          <w:sz w:val="24"/>
        </w:rPr>
        <w:t>Primarily, any intervention which either results in the assumption of new aspects or realms, or in any breaking of the forms, will automatically incur an appropriate obligation. If an assumption of obligation was part of the terms of calling upon the pact, then that too is assumed.</w:t>
      </w:r>
    </w:p>
    <w:p w:rsidR="0008581E" w:rsidRPr="00B3633A" w:rsidRDefault="0008581E">
      <w:pPr>
        <w:pStyle w:val="0DraftNormal"/>
        <w:rPr>
          <w:rFonts w:ascii="Montserrat" w:hAnsi="Montserrat"/>
          <w:sz w:val="24"/>
        </w:rPr>
      </w:pPr>
    </w:p>
    <w:p w:rsidR="0008581E" w:rsidRPr="00B3633A" w:rsidRDefault="0008581E">
      <w:pPr>
        <w:pStyle w:val="0DraftNormal"/>
        <w:rPr>
          <w:rFonts w:ascii="Montserrat" w:hAnsi="Montserrat"/>
          <w:sz w:val="24"/>
        </w:rPr>
      </w:pPr>
      <w:r w:rsidRPr="00B3633A">
        <w:rPr>
          <w:rFonts w:ascii="Montserrat" w:hAnsi="Montserrat"/>
          <w:sz w:val="24"/>
        </w:rPr>
        <w:t xml:space="preserve">Obligation of manifestation of aspect </w:t>
      </w:r>
    </w:p>
    <w:p w:rsidR="0008581E" w:rsidRPr="00B3633A" w:rsidRDefault="0008581E">
      <w:pPr>
        <w:pStyle w:val="0DraftNormal"/>
        <w:rPr>
          <w:rFonts w:ascii="Montserrat" w:hAnsi="Montserrat"/>
          <w:sz w:val="24"/>
        </w:rPr>
      </w:pPr>
    </w:p>
    <w:p w:rsidR="0008581E" w:rsidRPr="00B3633A" w:rsidRDefault="0008581E">
      <w:pPr>
        <w:pStyle w:val="0DraftNormal"/>
        <w:rPr>
          <w:rFonts w:ascii="Montserrat" w:hAnsi="Montserrat"/>
          <w:sz w:val="24"/>
        </w:rPr>
      </w:pPr>
      <w:r w:rsidRPr="00B3633A">
        <w:rPr>
          <w:rFonts w:ascii="Montserrat" w:hAnsi="Montserrat"/>
          <w:sz w:val="24"/>
        </w:rPr>
        <w:t xml:space="preserve"> </w:t>
      </w:r>
    </w:p>
    <w:p w:rsidR="0008581E" w:rsidRPr="00B3633A" w:rsidRDefault="0008581E">
      <w:pPr>
        <w:pStyle w:val="0DraftNormal"/>
        <w:rPr>
          <w:rFonts w:ascii="Montserrat" w:hAnsi="Montserrat"/>
          <w:sz w:val="24"/>
        </w:rPr>
      </w:pPr>
    </w:p>
    <w:p w:rsidR="0008581E" w:rsidRPr="00B3633A" w:rsidRDefault="0008581E">
      <w:pPr>
        <w:pStyle w:val="0DraftNormal"/>
        <w:rPr>
          <w:rFonts w:ascii="Montserrat" w:hAnsi="Montserrat"/>
          <w:sz w:val="24"/>
        </w:rPr>
      </w:pPr>
      <w:r w:rsidRPr="00B3633A">
        <w:rPr>
          <w:rFonts w:ascii="Montserrat" w:hAnsi="Montserrat"/>
          <w:sz w:val="24"/>
        </w:rPr>
        <w:t>When a manifestation has occurred in violation of the forms, an obligation is imposed. The god may waive this imposition by substituting a boon, which must be fulfilled within the period of manifestation. The boon is now the obligation, and must be followed once given or ten times the obligation will fall on them. A self manifestation, without summons, incurs an obligation equal to the cost of that aspect.</w:t>
      </w:r>
    </w:p>
    <w:p w:rsidR="0008581E" w:rsidRPr="00B3633A" w:rsidRDefault="0008581E">
      <w:pPr>
        <w:pStyle w:val="0DraftNormal"/>
        <w:rPr>
          <w:rFonts w:ascii="Montserrat" w:hAnsi="Montserrat"/>
          <w:sz w:val="24"/>
        </w:rPr>
      </w:pPr>
    </w:p>
    <w:p w:rsidR="0008581E" w:rsidRPr="00B3633A" w:rsidRDefault="0008581E">
      <w:pPr>
        <w:pStyle w:val="0DraftNormal"/>
        <w:rPr>
          <w:rFonts w:ascii="Montserrat" w:hAnsi="Montserrat"/>
          <w:sz w:val="24"/>
        </w:rPr>
      </w:pPr>
      <w:r w:rsidRPr="00B3633A">
        <w:rPr>
          <w:rFonts w:ascii="Montserrat" w:hAnsi="Montserrat"/>
          <w:sz w:val="24"/>
        </w:rPr>
        <w:t xml:space="preserve">Obligation of manifestation of prime </w:t>
      </w:r>
    </w:p>
    <w:p w:rsidR="0008581E" w:rsidRPr="00B3633A" w:rsidRDefault="0008581E">
      <w:pPr>
        <w:pStyle w:val="0DraftNormal"/>
        <w:rPr>
          <w:rFonts w:ascii="Montserrat" w:hAnsi="Montserrat"/>
          <w:sz w:val="24"/>
        </w:rPr>
      </w:pPr>
    </w:p>
    <w:p w:rsidR="0008581E" w:rsidRPr="00B3633A" w:rsidRDefault="0008581E">
      <w:pPr>
        <w:pStyle w:val="0DraftNormal"/>
        <w:rPr>
          <w:rFonts w:ascii="Montserrat" w:hAnsi="Montserrat"/>
          <w:sz w:val="24"/>
        </w:rPr>
      </w:pPr>
      <w:r w:rsidRPr="00B3633A">
        <w:rPr>
          <w:rFonts w:ascii="Montserrat" w:hAnsi="Montserrat"/>
          <w:sz w:val="24"/>
        </w:rPr>
        <w:t xml:space="preserve"> </w:t>
      </w:r>
    </w:p>
    <w:p w:rsidR="0008581E" w:rsidRPr="00B3633A" w:rsidRDefault="0008581E">
      <w:pPr>
        <w:pStyle w:val="0DraftNormal"/>
        <w:rPr>
          <w:rFonts w:ascii="Montserrat" w:hAnsi="Montserrat"/>
          <w:sz w:val="24"/>
        </w:rPr>
      </w:pPr>
    </w:p>
    <w:p w:rsidR="0008581E" w:rsidRPr="00B3633A" w:rsidRDefault="0008581E">
      <w:pPr>
        <w:pStyle w:val="0DraftNormal"/>
        <w:rPr>
          <w:rFonts w:ascii="Montserrat" w:hAnsi="Montserrat"/>
          <w:sz w:val="24"/>
        </w:rPr>
      </w:pPr>
      <w:r w:rsidRPr="00B3633A">
        <w:rPr>
          <w:rFonts w:ascii="Montserrat" w:hAnsi="Montserrat"/>
          <w:sz w:val="24"/>
        </w:rPr>
        <w:t xml:space="preserve">When a manifestation has occurred in violation of the forms, an obligation is imposed. The god may waive this imposition by substituting a boon, which must be fulfilled within the period of manifestation. The boon is now the obligation, and must be followed once given or ten times the obligation will fall on them. </w:t>
      </w:r>
    </w:p>
    <w:p w:rsidR="0008581E" w:rsidRPr="00B3633A" w:rsidRDefault="0008581E">
      <w:pPr>
        <w:pStyle w:val="0DraftNormal"/>
        <w:rPr>
          <w:rFonts w:ascii="Montserrat" w:hAnsi="Montserrat"/>
          <w:sz w:val="24"/>
        </w:rPr>
      </w:pPr>
    </w:p>
    <w:p w:rsidR="0008581E" w:rsidRPr="00B3633A" w:rsidRDefault="0008581E">
      <w:pPr>
        <w:pStyle w:val="0DraftNormal"/>
        <w:rPr>
          <w:rFonts w:ascii="Montserrat" w:hAnsi="Montserrat"/>
          <w:sz w:val="24"/>
        </w:rPr>
      </w:pPr>
      <w:r w:rsidRPr="00B3633A">
        <w:rPr>
          <w:rFonts w:ascii="Montserrat" w:hAnsi="Montserrat"/>
          <w:sz w:val="24"/>
        </w:rPr>
        <w:t xml:space="preserve"> </w:t>
      </w:r>
    </w:p>
    <w:p w:rsidR="0008581E" w:rsidRPr="00B3633A" w:rsidRDefault="0008581E">
      <w:pPr>
        <w:pStyle w:val="0DraftNormal"/>
        <w:rPr>
          <w:rFonts w:ascii="Montserrat" w:hAnsi="Montserrat"/>
          <w:sz w:val="24"/>
        </w:rPr>
      </w:pPr>
    </w:p>
    <w:p w:rsidR="0008581E" w:rsidRPr="00B3633A" w:rsidRDefault="0008581E">
      <w:pPr>
        <w:pStyle w:val="0DraftNormal"/>
        <w:rPr>
          <w:rFonts w:ascii="Montserrat" w:hAnsi="Montserrat"/>
          <w:sz w:val="24"/>
        </w:rPr>
      </w:pPr>
      <w:r w:rsidRPr="00B3633A">
        <w:rPr>
          <w:rFonts w:ascii="Montserrat" w:hAnsi="Montserrat"/>
          <w:sz w:val="24"/>
        </w:rPr>
        <w:t>A self manifestation, without summons, incurs an obligation equal to the cost of a godly aspect.</w:t>
      </w:r>
    </w:p>
    <w:p w:rsidR="0008581E" w:rsidRPr="00B3633A" w:rsidRDefault="0008581E">
      <w:pPr>
        <w:pStyle w:val="0DraftNormal"/>
        <w:rPr>
          <w:rFonts w:ascii="Montserrat" w:hAnsi="Montserrat"/>
          <w:sz w:val="24"/>
        </w:rPr>
      </w:pPr>
    </w:p>
    <w:p w:rsidR="0008581E" w:rsidRPr="00B3633A" w:rsidRDefault="0008581E">
      <w:pPr>
        <w:pStyle w:val="0DraftNormal"/>
        <w:rPr>
          <w:rFonts w:ascii="Montserrat" w:hAnsi="Montserrat"/>
          <w:sz w:val="24"/>
        </w:rPr>
      </w:pPr>
    </w:p>
    <w:p w:rsidR="0008581E" w:rsidRPr="00B3633A" w:rsidRDefault="0008581E">
      <w:pPr>
        <w:pStyle w:val="0DraftNormal"/>
        <w:rPr>
          <w:rFonts w:ascii="Montserrat" w:hAnsi="Montserrat"/>
          <w:sz w:val="24"/>
        </w:rPr>
      </w:pPr>
      <w:r w:rsidRPr="00B3633A">
        <w:rPr>
          <w:rFonts w:ascii="Montserrat" w:hAnsi="Montserrat"/>
          <w:sz w:val="24"/>
        </w:rPr>
        <w:t>DAVID AES</w:t>
      </w:r>
      <w:r w:rsidRPr="00B3633A">
        <w:rPr>
          <w:rFonts w:ascii="Montserrat" w:hAnsi="Montserrat"/>
          <w:sz w:val="24"/>
        </w:rPr>
        <w:tab/>
        <w:t>Elements of the Past</w:t>
      </w:r>
    </w:p>
    <w:p w:rsidR="0008581E" w:rsidRPr="00B3633A" w:rsidRDefault="0008581E">
      <w:pPr>
        <w:pStyle w:val="0DraftNormal"/>
        <w:rPr>
          <w:rFonts w:ascii="Montserrat" w:hAnsi="Montserrat"/>
          <w:sz w:val="24"/>
        </w:rPr>
      </w:pPr>
    </w:p>
    <w:p w:rsidR="0008581E" w:rsidRPr="00B3633A" w:rsidRDefault="0008581E">
      <w:pPr>
        <w:pStyle w:val="0DraftNormal"/>
        <w:rPr>
          <w:rFonts w:ascii="Montserrat" w:hAnsi="Montserrat"/>
          <w:sz w:val="24"/>
        </w:rPr>
      </w:pPr>
      <w:r w:rsidRPr="00B3633A">
        <w:rPr>
          <w:rFonts w:ascii="Montserrat" w:hAnsi="Montserrat"/>
          <w:sz w:val="24"/>
        </w:rPr>
        <w:tab/>
      </w:r>
      <w:r w:rsidRPr="00B3633A">
        <w:rPr>
          <w:rFonts w:ascii="Montserrat" w:hAnsi="Montserrat"/>
          <w:strike/>
          <w:sz w:val="24"/>
        </w:rPr>
        <w:tab/>
      </w:r>
    </w:p>
    <w:p w:rsidR="0008581E" w:rsidRPr="00B3633A" w:rsidRDefault="0008581E">
      <w:pPr>
        <w:pStyle w:val="0DraftNormal"/>
        <w:rPr>
          <w:rFonts w:ascii="Montserrat" w:hAnsi="Montserrat"/>
          <w:sz w:val="24"/>
        </w:rPr>
      </w:pPr>
      <w:r w:rsidRPr="00B3633A">
        <w:rPr>
          <w:rFonts w:ascii="Montserrat" w:hAnsi="Montserrat"/>
          <w:sz w:val="24"/>
        </w:rPr>
        <w:tab/>
        <w:t xml:space="preserve">Ash (Ember) of Autumn Court, Blood Clan, River House. In her generation, there was only one other who was pure bred within her clan. Ash (Cinder) of Autumn Court, Blood Clan, River House. Cinder’s parents were twins, line bred in a desperate attempt to cull out deadly recessive genes and preserve the family line. She was the thirteenth born and the last of three which survived. She alone proved to have bred true. The other two, Ember’s sire and mare, were the </w:t>
      </w:r>
      <w:r w:rsidRPr="00B3633A">
        <w:rPr>
          <w:rFonts w:ascii="Montserrat" w:hAnsi="Montserrat"/>
          <w:i/>
          <w:sz w:val="24"/>
        </w:rPr>
        <w:t>ãvon</w:t>
      </w:r>
      <w:r w:rsidRPr="00B3633A">
        <w:rPr>
          <w:rFonts w:ascii="Montserrat" w:hAnsi="Montserrat"/>
          <w:sz w:val="24"/>
        </w:rPr>
        <w:t xml:space="preserve"> of Flame (Wildfire(Rage(Agony))) and Flame (Heartfire(Passion(Ecstasy))). An </w:t>
      </w:r>
      <w:r w:rsidRPr="00B3633A">
        <w:rPr>
          <w:rFonts w:ascii="Montserrat" w:hAnsi="Montserrat"/>
          <w:i/>
          <w:sz w:val="24"/>
        </w:rPr>
        <w:t>ãvon</w:t>
      </w:r>
      <w:r w:rsidRPr="00B3633A">
        <w:rPr>
          <w:rFonts w:ascii="Montserrat" w:hAnsi="Montserrat"/>
          <w:sz w:val="24"/>
        </w:rPr>
        <w:t xml:space="preserve"> did not self conceive during the life of her </w:t>
      </w:r>
      <w:r w:rsidRPr="00B3633A">
        <w:rPr>
          <w:rFonts w:ascii="Montserrat" w:hAnsi="Montserrat"/>
          <w:i/>
          <w:sz w:val="24"/>
        </w:rPr>
        <w:t>ãveyn.</w:t>
      </w:r>
      <w:r w:rsidRPr="00B3633A">
        <w:rPr>
          <w:rFonts w:ascii="Montserrat" w:hAnsi="Montserrat"/>
          <w:sz w:val="24"/>
        </w:rPr>
        <w:t xml:space="preserve"> Like their twin </w:t>
      </w:r>
      <w:r w:rsidRPr="00B3633A">
        <w:rPr>
          <w:rFonts w:ascii="Montserrat" w:hAnsi="Montserrat"/>
          <w:i/>
          <w:sz w:val="24"/>
        </w:rPr>
        <w:t>ãveyn</w:t>
      </w:r>
      <w:r w:rsidRPr="00B3633A">
        <w:rPr>
          <w:rFonts w:ascii="Montserrat" w:hAnsi="Montserrat"/>
          <w:sz w:val="24"/>
        </w:rPr>
        <w:t xml:space="preserve">, they bred together to purge the family line. Ember was their first born. Ironically, she was conceived at the same time as Cinder. In spite of the fact that their parents were a generation apart, which technically made Cinder Ember’s aunt, they were genetic sisters. Both were touched by the Goddess. </w:t>
      </w:r>
    </w:p>
    <w:p w:rsidR="0008581E" w:rsidRPr="00B3633A" w:rsidRDefault="0008581E">
      <w:pPr>
        <w:pStyle w:val="0DraftNormal"/>
        <w:rPr>
          <w:rFonts w:ascii="Montserrat" w:hAnsi="Montserrat"/>
          <w:sz w:val="24"/>
        </w:rPr>
      </w:pPr>
    </w:p>
    <w:p w:rsidR="0008581E" w:rsidRPr="00B3633A" w:rsidRDefault="0008581E">
      <w:pPr>
        <w:pStyle w:val="0DraftNormal"/>
        <w:rPr>
          <w:rFonts w:ascii="Montserrat" w:hAnsi="Montserrat"/>
          <w:sz w:val="24"/>
        </w:rPr>
      </w:pPr>
      <w:r w:rsidRPr="00B3633A">
        <w:rPr>
          <w:rFonts w:ascii="Montserrat" w:hAnsi="Montserrat"/>
          <w:sz w:val="24"/>
        </w:rPr>
        <w:tab/>
        <w:t xml:space="preserve">The two were promised on their naming day. Ember was to be house heir, while Cinder became heir to the family’s court title. Ember’s parents considered the arrangement to be to her disadvantage. As the purified strain, the whole purpose of their wedding was to restore the numbers of their house, and consequently lead the restoration of their clan. Realizing that Cinder would be able to force her to bear all the young by citing the greater demands of her superior rank, Agony and Ecstasy took matters into their own hands. If Ember was to have a marriage of equals, she would have to attain her own court title. </w:t>
      </w:r>
    </w:p>
    <w:p w:rsidR="0008581E" w:rsidRPr="00B3633A" w:rsidRDefault="0008581E">
      <w:pPr>
        <w:pStyle w:val="0DraftNormal"/>
        <w:rPr>
          <w:rFonts w:ascii="Montserrat" w:hAnsi="Montserrat"/>
          <w:sz w:val="24"/>
        </w:rPr>
      </w:pPr>
    </w:p>
    <w:p w:rsidR="0008581E" w:rsidRPr="00B3633A" w:rsidRDefault="0008581E">
      <w:pPr>
        <w:pStyle w:val="0DraftNormal"/>
        <w:rPr>
          <w:rFonts w:ascii="Montserrat" w:hAnsi="Montserrat"/>
          <w:sz w:val="24"/>
        </w:rPr>
      </w:pPr>
      <w:r w:rsidRPr="00B3633A">
        <w:rPr>
          <w:rFonts w:ascii="Montserrat" w:hAnsi="Montserrat"/>
          <w:sz w:val="24"/>
        </w:rPr>
        <w:tab/>
        <w:t xml:space="preserve">Taken from her house by her sire at a young age, she was reared within her clan. Ember never really knew her ‘sister’, nor did she know of her engagement. Ember had her own reason to attain a court title. Only in the court could she hope to pursue the devotion of the spirit. Only as a member of the court did she dare speak the strange thoughts that kept coming to her about the nature of existence. Ember’s need to push herself arose from the fact that only three members of her clan would be eligible for initiation into the court. Two of those spots had already been claimed. One by Cinder and the other by another court heir. She would have to compete with her entire clan for the third. Her uncanny and unique mastery of the disciplines of touch allowed her to master the essentials of the devotion of the body in spite of the fact that she had been too young to study the disciplines of intimacy. </w:t>
      </w:r>
    </w:p>
    <w:p w:rsidR="0008581E" w:rsidRPr="00B3633A" w:rsidRDefault="0008581E">
      <w:pPr>
        <w:pStyle w:val="0DraftNormal"/>
        <w:rPr>
          <w:rFonts w:ascii="Montserrat" w:hAnsi="Montserrat"/>
          <w:sz w:val="24"/>
        </w:rPr>
      </w:pPr>
    </w:p>
    <w:p w:rsidR="0008581E" w:rsidRPr="00B3633A" w:rsidRDefault="0008581E">
      <w:pPr>
        <w:pStyle w:val="0DraftNormal"/>
        <w:rPr>
          <w:rFonts w:ascii="Montserrat" w:hAnsi="Montserrat"/>
          <w:sz w:val="24"/>
        </w:rPr>
      </w:pPr>
      <w:r w:rsidRPr="00B3633A">
        <w:rPr>
          <w:rFonts w:ascii="Montserrat" w:hAnsi="Montserrat"/>
          <w:sz w:val="24"/>
        </w:rPr>
        <w:tab/>
        <w:t xml:space="preserve">Ember’s bid for court initiation was all but ruined by malicious timing. The original tournament was canceled—some would say sabotaged—and rescheduled for a time when Ember would almost certainly be in the throes of heat, putting her at a serious disadvantage. Her disadvantage was only increased when the onset of heat forced her sire to return her to her house to pursue the disciplines of intimacy. It had been part of the engagement suit for Ember to be Ash’s Intimate when their time came. It was the surest way to arrange it so that the two had to fall in love. The study and practice of the sexual disciplines would cost her a great deal of time that she could otherwise have spent refining her edge for the competition. When the houses of several of her rivals arranged to have the tournament delayed further, intending for Ember to be disqualified by her inevitable pregnancy. </w:t>
      </w:r>
    </w:p>
    <w:p w:rsidR="0008581E" w:rsidRPr="00B3633A" w:rsidRDefault="0008581E">
      <w:pPr>
        <w:pStyle w:val="0DraftNormal"/>
        <w:rPr>
          <w:rFonts w:ascii="Montserrat" w:hAnsi="Montserrat"/>
          <w:sz w:val="24"/>
        </w:rPr>
      </w:pPr>
    </w:p>
    <w:p w:rsidR="0008581E" w:rsidRPr="00B3633A" w:rsidRDefault="0008581E">
      <w:pPr>
        <w:pStyle w:val="0DraftNormal"/>
        <w:rPr>
          <w:rFonts w:ascii="Montserrat" w:hAnsi="Montserrat"/>
          <w:sz w:val="24"/>
        </w:rPr>
      </w:pPr>
      <w:r w:rsidRPr="00B3633A">
        <w:rPr>
          <w:rFonts w:ascii="Montserrat" w:hAnsi="Montserrat"/>
          <w:sz w:val="24"/>
        </w:rPr>
        <w:tab/>
        <w:t xml:space="preserve">Ember, raised to worship the goddess, was not prepared to discover that she was the goddess. The first sign she gave was almost the first thing she did as the goddess. Listening to her own intuition, even as she conceived of herself, she changed the nature of her race to postpone her own pregnancy long enough to compete in the tournement. </w:t>
      </w:r>
    </w:p>
    <w:p w:rsidR="0008581E" w:rsidRPr="00B3633A" w:rsidRDefault="0008581E">
      <w:pPr>
        <w:pStyle w:val="0DraftNormal"/>
        <w:rPr>
          <w:rFonts w:ascii="Montserrat" w:hAnsi="Montserrat"/>
          <w:sz w:val="24"/>
        </w:rPr>
      </w:pPr>
    </w:p>
    <w:p w:rsidR="0008581E" w:rsidRPr="00B3633A" w:rsidRDefault="0008581E">
      <w:pPr>
        <w:pStyle w:val="0DraftNormal"/>
        <w:rPr>
          <w:rFonts w:ascii="Montserrat" w:hAnsi="Montserrat"/>
          <w:sz w:val="24"/>
        </w:rPr>
      </w:pPr>
      <w:r w:rsidRPr="00B3633A">
        <w:rPr>
          <w:rFonts w:ascii="Montserrat" w:hAnsi="Montserrat"/>
          <w:sz w:val="24"/>
        </w:rPr>
        <w:tab/>
        <w:t xml:space="preserve">Ash and Ember. Initially, both conceive of themselves. They fall in love, and even conceive a child, which Ash bears. Ember had wanted, more than anything, to carry Ash’s child in tandem, but she was not able to figure out how to undo what she had done to forstall her own autoimpregnation. Their marriage was also complicated by the fact that Ember was not able to keep her discovery about who she was to herself. Her open recognition as the embodiment of the goddess upset her entire household, especially when the dragons arrived with their gift. Fortunately, Ash was descended from a Temple House, and it was deemed suitable for her to be married to a divinity—if perhaps a bit impudent. Ash was possibly the only thing keeping Ember sane as she confronted the prosspect of omnipotence. But not even Ash’s love could keep her from seeking a higher power. Ash could not stop her from making the bargain, and mourned when she learned what Ember had done to herself. When the time came for Ember to retreive her identity, Ash was there to console her over the loss of her fertility, and death of her altered daughter-self. When Nineveh enlisted Ash in a scheme to awaken Ember’s full potential, neither of them realized the effect it would have on their entire race. Nor could they have imagined the price that Ash and Ember would have to pay. They lived with their curse for a thousand years before stumbling on the solution to the curse of the passion, by which point they were fleeing for their lives from the purge. Again, Ash made the ultimate sacrafice for the one she loved, bearing the infant Ember in her own womb, raising her among the humans and organizing the revolution that would result in the severance, and founding the avon race as a result. Just as Ember once more came of age, and realized her true potential, she was forced to sacrafice herself to preserve what Ash had tried to create. She alone could survive the trap their enemies created, but by putting herself into it, she made herself vulnerable to abuse or indignity that chose to visit itself upon her. Only Ash, who had realized her potential in helping Ember realize hers, was there for her through the long years of her captivity. A god and a goddess. </w:t>
      </w:r>
    </w:p>
    <w:p w:rsidR="0008581E" w:rsidRPr="00B3633A" w:rsidRDefault="0008581E">
      <w:pPr>
        <w:pStyle w:val="0DraftNormal"/>
        <w:rPr>
          <w:rFonts w:ascii="Montserrat" w:hAnsi="Montserrat"/>
          <w:sz w:val="24"/>
        </w:rPr>
      </w:pPr>
    </w:p>
    <w:p w:rsidR="0008581E" w:rsidRPr="00B3633A" w:rsidRDefault="0008581E">
      <w:pPr>
        <w:pStyle w:val="0DraftNormal"/>
        <w:rPr>
          <w:rFonts w:ascii="Montserrat" w:hAnsi="Montserrat"/>
          <w:spacing w:val="-3"/>
          <w:sz w:val="24"/>
        </w:rPr>
      </w:pPr>
      <w:r w:rsidRPr="00B3633A">
        <w:rPr>
          <w:rFonts w:ascii="Montserrat" w:hAnsi="Montserrat"/>
          <w:sz w:val="24"/>
        </w:rPr>
        <w:t>a child is brought before nineveh, the young avatar and spiritual leader of the lyn, as evidence of a breach of the peace between aena and aeva. A child who proves to be the daughter of no lyn. (Mystery)’s embrace becomes a possession beyond her endurance under the pressures of this challenge to the lyn. Focus is on (Mystery). She is our introduction to the lyn as the one lyn at that time with an unlimited perspective of her race. Alyn, the red maned child, is her personal responsability, a question she must find an answer to under the wing of (Av). Knowing no other way, alyn is raised as lyn. As a lyn, there is a test—of blooding and the calling—from which this alyn child rises as (Av)lyn and ninevehn. Like (Mystery), she is embraced by (Av), and like (Mystery), her spirit and mind are fused inseperably with that divine state of awareness.</w:t>
      </w:r>
      <w:r w:rsidRPr="00B3633A">
        <w:rPr>
          <w:rFonts w:ascii="Montserrat" w:hAnsi="Montserrat"/>
          <w:spacing w:val="-3"/>
          <w:sz w:val="24"/>
        </w:rPr>
        <w:t xml:space="preserve"> </w:t>
      </w:r>
    </w:p>
    <w:p w:rsidR="0008581E" w:rsidRPr="00B3633A" w:rsidRDefault="0008581E">
      <w:pPr>
        <w:pStyle w:val="0DraftNormal"/>
        <w:rPr>
          <w:rFonts w:ascii="Montserrat" w:hAnsi="Montserrat"/>
          <w:spacing w:val="-3"/>
          <w:sz w:val="24"/>
        </w:rPr>
      </w:pPr>
    </w:p>
    <w:p w:rsidR="0008581E" w:rsidRPr="00B3633A" w:rsidRDefault="0008581E">
      <w:pPr>
        <w:pStyle w:val="0DraftNormal"/>
        <w:rPr>
          <w:rFonts w:ascii="Montserrat" w:hAnsi="Montserrat"/>
          <w:sz w:val="24"/>
        </w:rPr>
      </w:pPr>
      <w:r w:rsidRPr="00B3633A">
        <w:rPr>
          <w:rFonts w:ascii="Montserrat" w:hAnsi="Montserrat"/>
          <w:spacing w:val="-3"/>
          <w:sz w:val="24"/>
        </w:rPr>
        <w:t xml:space="preserve">the first period is focused on issues of social dynamics, position, favor, responsibility and authority and a situation of access to absolute power. The struggle for the heroine [as it were] is her determination to deal with being saddled with this absolute authority and responsability. She tries to discharge the obligation of the power and hopefully retire back to a scale she can deal with. The realization that the power cannot be discharged, and subtle influences distracting her with seductive and sensual submissions to the delights inherent in that power combine in a way that lead her into darkness, death and destruction. The conflict within her reaches its crisis when she finally forces herself to realize that she cannot discharge or deal with the power. She must go where none can follow, and too, she must take with her those she has influenced and those who are strong enough to keep her in check [demons and angels and no few nys]. She has to resist the temptations for destruction and carry herself away to exile in the great abyss. </w:t>
      </w:r>
      <w:r w:rsidRPr="00B3633A">
        <w:rPr>
          <w:rFonts w:ascii="Montserrat" w:hAnsi="Montserrat"/>
          <w:sz w:val="24"/>
        </w:rPr>
        <w:t xml:space="preserve">Lyn avatars are normally rare, being individuals with such vast psionic potential that they can extrapolate from a god’s eye view. Typically an individual can only maintain the necessary psychological equilibriuim of this state only for a while, but in the cases of (Mystery) and alyn, or as some call her, Av, this proves not to be the case. The power at (Mystery)’s disposal, for the fourteen years in which alyn is her personal charge, proves subtly seductive and arguably warps her. </w:t>
      </w:r>
    </w:p>
    <w:p w:rsidR="0008581E" w:rsidRPr="00B3633A" w:rsidRDefault="0008581E">
      <w:pPr>
        <w:pStyle w:val="0DraftNormal"/>
        <w:rPr>
          <w:rFonts w:ascii="Montserrat" w:hAnsi="Montserrat"/>
          <w:sz w:val="24"/>
        </w:rPr>
      </w:pPr>
    </w:p>
    <w:p w:rsidR="0008581E" w:rsidRPr="00B3633A" w:rsidRDefault="0008581E">
      <w:pPr>
        <w:pStyle w:val="0DraftNormal"/>
        <w:rPr>
          <w:rFonts w:ascii="Montserrat" w:hAnsi="Montserrat"/>
          <w:sz w:val="24"/>
        </w:rPr>
      </w:pPr>
      <w:r w:rsidRPr="00B3633A">
        <w:rPr>
          <w:rFonts w:ascii="Montserrat" w:hAnsi="Montserrat"/>
          <w:spacing w:val="-3"/>
          <w:sz w:val="24"/>
        </w:rPr>
        <w:t>(Mystery)'s story begins with her calling and memories of her blooding. She arises from the water haunted by something more than what she brought with her. The prec(Paradox)t of the guide, nineveh, has long been known, a message passed in the dark embrace to lead the lyn of (Av) toward some new development. With this message, there is always a magnification of the scope of the ninevehn's power. She will be placed at the head of her race utterly unprepared for her calling's demands, and she will be the one to receive the sending of the nys. The alyn child is blooded; lyn and nys wait to see if the source will judge this creature to be more than animal. (Mystery) tries all she can in the interim to discharge her service to the will of nineveh. She sees the discovery of this new race as the cause, and directs the lyn to take alyn into its fold and spread its seed through out creation so that it might thrive. And slowly, the scope of the power begins to drive her mad. She is swallowed by the sensual and destructive potential as her perspective is overwhelmed. When the time for the redmaned alyn to be queried, and she in turn is called to serve as ninevehn, (Mystery) discovers that the will of nineveh remains with her. The nys see; they watch and wait. In time, in self exile, she comes to realize that she is different than other ninevehn. She is possessed by a consciousness as powerful as creaton itself using her, assuming her life, assuming her. For some reason creation itself has become fixated on her. Unsure, however, if it desires to love her as an other, or to be her and so know itself, defined and expressed. Much of her understanding of these things comes during her exile, but to act on them she must leave exile and return to the veil to see if the possesive will of nineveh can be lured to express itself, to face itself in another, Av, and bear the responsibility of its own authority. This will come about in the tale of</w:t>
      </w:r>
      <w:r w:rsidRPr="00B3633A">
        <w:rPr>
          <w:rFonts w:ascii="Montserrat" w:hAnsi="Montserrat"/>
          <w:sz w:val="24"/>
        </w:rPr>
        <w:t xml:space="preserve"> (Av)lyn :</w:t>
      </w:r>
    </w:p>
    <w:p w:rsidR="0008581E" w:rsidRPr="00B3633A" w:rsidRDefault="0008581E">
      <w:pPr>
        <w:pStyle w:val="0DraftNormal"/>
        <w:rPr>
          <w:rFonts w:ascii="Montserrat" w:hAnsi="Montserrat"/>
          <w:sz w:val="24"/>
        </w:rPr>
      </w:pPr>
    </w:p>
    <w:p w:rsidR="0008581E" w:rsidRPr="00B3633A" w:rsidRDefault="0008581E">
      <w:pPr>
        <w:pStyle w:val="0DraftNormal"/>
        <w:rPr>
          <w:rFonts w:ascii="Montserrat" w:hAnsi="Montserrat"/>
          <w:sz w:val="24"/>
        </w:rPr>
      </w:pPr>
      <w:r w:rsidRPr="00B3633A">
        <w:rPr>
          <w:rFonts w:ascii="Montserrat" w:hAnsi="Montserrat"/>
          <w:sz w:val="24"/>
        </w:rPr>
        <w:t xml:space="preserve">a lonely soul no longer lyn, alyn, or truely even female, Av lives under the judgement of every sentient in the (Av). Her personal power is without rival save one, her mentor and perhaps even her lover (Mystery), but she is no longer the (Av)lyn she once was. She is aware that she is the only representitive of the native interests of the alyn, but that in itself is a threat for her former people. Because of her transfromation, alyn are slowly becoming seen as a dangerous element in the heavenly balance. It takes a few generations for sides to polarize, but inevitably the wedge is driven. The hunters are loosed to sever the bonds formed between lyn and alyn and she is their ultimate target. The awesome defense of herself shames her and forces her mentor to full fill a pact agianst her in the event that she “abused” her power so. (Mystery) finds her and even as she strives to fulfill her obligation to destroy her they consummate their love. The conception and birth of a child is obscured by the destruction of a world. The child is the key to a gateway. The casualties of this opening battle in an endless war are shifted to a remote corner of creation. Among them is hidden an (Av)lyn born, and two (Av)lyn weary unto death from battling each other. However, each has come to terms with their place in the (Av). These two worlds upon which so many lyn, alyn and even nys have been stranded also hide a soul born in </w:t>
      </w:r>
    </w:p>
    <w:p w:rsidR="0008581E" w:rsidRPr="00B3633A" w:rsidRDefault="0008581E">
      <w:pPr>
        <w:pStyle w:val="0DraftNormal"/>
        <w:rPr>
          <w:rFonts w:ascii="Montserrat" w:hAnsi="Montserrat"/>
          <w:sz w:val="24"/>
        </w:rPr>
      </w:pPr>
    </w:p>
    <w:p w:rsidR="0008581E" w:rsidRPr="00B3633A" w:rsidRDefault="0008581E">
      <w:pPr>
        <w:pStyle w:val="0DraftNormal"/>
        <w:rPr>
          <w:rFonts w:ascii="Montserrat" w:hAnsi="Montserrat"/>
          <w:sz w:val="24"/>
        </w:rPr>
      </w:pPr>
      <w:r w:rsidRPr="00B3633A">
        <w:rPr>
          <w:rFonts w:ascii="Montserrat" w:hAnsi="Montserrat"/>
          <w:sz w:val="24"/>
        </w:rPr>
        <w:t>av, the child of the avatars, is slain upon reaching anthnev to close the portal. The child is born with the godlike awareness of a nineveh avatar, and herself argues the necessity. However, being born (Av)lyn, a seed of rebirth lies within the wreckage of her newborn flesh. It is this seed that is planted a thousand generations later in the body of an athlyn descendant of the fused races of anthnev to bring her back to a universe where alyn on scattered planets have raised themselves to the stars to face the continuing rapports of the war of the veil. The av of anthnev is founded by the blood of her first body sacrificed for the good of the worlds of anthnev and aeirn. It will be her calling to reunite these two worlds with the universe, to make known that what the endless war had sought to prevent had long been accomplished here.</w:t>
      </w:r>
    </w:p>
    <w:p w:rsidR="0008581E" w:rsidRPr="00B3633A" w:rsidRDefault="0008581E">
      <w:pPr>
        <w:pStyle w:val="0DraftNormal"/>
        <w:rPr>
          <w:rFonts w:ascii="Montserrat" w:hAnsi="Montserrat"/>
          <w:sz w:val="24"/>
        </w:rPr>
      </w:pPr>
    </w:p>
    <w:p w:rsidR="0008581E" w:rsidRPr="00B3633A" w:rsidRDefault="0008581E">
      <w:pPr>
        <w:pStyle w:val="0DraftNormal"/>
        <w:rPr>
          <w:rFonts w:ascii="Montserrat" w:hAnsi="Montserrat"/>
          <w:sz w:val="24"/>
        </w:rPr>
      </w:pPr>
    </w:p>
    <w:p w:rsidR="0008581E" w:rsidRPr="00B3633A" w:rsidRDefault="0008581E">
      <w:pPr>
        <w:pStyle w:val="0DraftNormal"/>
        <w:rPr>
          <w:rFonts w:ascii="Montserrat" w:hAnsi="Montserrat"/>
          <w:sz w:val="24"/>
        </w:rPr>
      </w:pPr>
    </w:p>
    <w:p w:rsidR="0008581E" w:rsidRPr="00B3633A" w:rsidRDefault="0008581E">
      <w:pPr>
        <w:pStyle w:val="0DraftNormal"/>
        <w:rPr>
          <w:rFonts w:ascii="Montserrat" w:hAnsi="Montserrat"/>
          <w:sz w:val="24"/>
        </w:rPr>
      </w:pPr>
      <w:r w:rsidRPr="00B3633A">
        <w:rPr>
          <w:rFonts w:ascii="Montserrat" w:hAnsi="Montserrat"/>
          <w:sz w:val="24"/>
        </w:rPr>
        <w:t>Revision Map</w:t>
      </w:r>
      <w:r w:rsidRPr="00B3633A">
        <w:rPr>
          <w:rFonts w:ascii="Montserrat" w:hAnsi="Montserrat"/>
          <w:sz w:val="24"/>
        </w:rPr>
        <w:tab/>
        <w:t>Elements of the Past</w:t>
      </w:r>
    </w:p>
    <w:p w:rsidR="0008581E" w:rsidRPr="00B3633A" w:rsidRDefault="0008581E">
      <w:pPr>
        <w:pStyle w:val="0DraftNormal"/>
        <w:rPr>
          <w:rFonts w:ascii="Montserrat" w:hAnsi="Montserrat"/>
          <w:sz w:val="24"/>
        </w:rPr>
      </w:pPr>
    </w:p>
    <w:p w:rsidR="0008581E" w:rsidRPr="00B3633A" w:rsidRDefault="0008581E">
      <w:pPr>
        <w:pStyle w:val="0DraftNormal"/>
        <w:rPr>
          <w:rFonts w:ascii="Montserrat" w:hAnsi="Montserrat"/>
          <w:sz w:val="24"/>
        </w:rPr>
      </w:pPr>
      <w:r w:rsidRPr="00B3633A">
        <w:rPr>
          <w:rFonts w:ascii="Montserrat" w:hAnsi="Montserrat"/>
          <w:sz w:val="24"/>
        </w:rPr>
        <w:t>Awakening In The Dream</w:t>
      </w:r>
    </w:p>
    <w:p w:rsidR="0008581E" w:rsidRPr="00B3633A" w:rsidRDefault="0008581E">
      <w:pPr>
        <w:pStyle w:val="0DraftNormal"/>
        <w:rPr>
          <w:rFonts w:ascii="Montserrat" w:hAnsi="Montserrat"/>
          <w:sz w:val="24"/>
        </w:rPr>
      </w:pPr>
      <w:r w:rsidRPr="00B3633A">
        <w:rPr>
          <w:rFonts w:ascii="Montserrat" w:hAnsi="Montserrat"/>
          <w:sz w:val="24"/>
        </w:rPr>
        <w:tab/>
        <w:t>a naïve goddess … the dreamer in the dream …</w:t>
      </w:r>
      <w:r w:rsidRPr="00B3633A">
        <w:rPr>
          <w:rFonts w:ascii="Montserrat" w:hAnsi="Montserrat"/>
          <w:sz w:val="24"/>
        </w:rPr>
        <w:tab/>
        <w:t>Touch (Original)</w:t>
      </w:r>
    </w:p>
    <w:p w:rsidR="0008581E" w:rsidRPr="00B3633A" w:rsidRDefault="0008581E">
      <w:pPr>
        <w:pStyle w:val="0DraftNormal"/>
        <w:rPr>
          <w:rFonts w:ascii="Montserrat" w:hAnsi="Montserrat"/>
          <w:sz w:val="24"/>
        </w:rPr>
      </w:pPr>
      <w:r w:rsidRPr="00B3633A">
        <w:rPr>
          <w:rFonts w:ascii="Montserrat" w:hAnsi="Montserrat"/>
          <w:sz w:val="24"/>
        </w:rPr>
        <w:t>A Waking Dream</w:t>
      </w:r>
    </w:p>
    <w:p w:rsidR="0008581E" w:rsidRPr="00B3633A" w:rsidRDefault="0008581E">
      <w:pPr>
        <w:pStyle w:val="0DraftNormal"/>
        <w:rPr>
          <w:rFonts w:ascii="Montserrat" w:hAnsi="Montserrat"/>
          <w:sz w:val="24"/>
        </w:rPr>
      </w:pPr>
      <w:r w:rsidRPr="00B3633A">
        <w:rPr>
          <w:rFonts w:ascii="Montserrat" w:hAnsi="Montserrat"/>
          <w:sz w:val="24"/>
        </w:rPr>
        <w:tab/>
        <w:t>a girl … the dreamer as a dream …</w:t>
      </w:r>
      <w:r w:rsidRPr="00B3633A">
        <w:rPr>
          <w:rFonts w:ascii="Montserrat" w:hAnsi="Montserrat"/>
          <w:sz w:val="24"/>
        </w:rPr>
        <w:tab/>
        <w:t>Unpromised (Partial)</w:t>
      </w:r>
    </w:p>
    <w:p w:rsidR="0008581E" w:rsidRPr="00B3633A" w:rsidRDefault="0008581E">
      <w:pPr>
        <w:pStyle w:val="0DraftNormal"/>
        <w:rPr>
          <w:rFonts w:ascii="Montserrat" w:hAnsi="Montserrat"/>
          <w:sz w:val="24"/>
        </w:rPr>
      </w:pPr>
      <w:r w:rsidRPr="00B3633A">
        <w:rPr>
          <w:rFonts w:ascii="Montserrat" w:hAnsi="Montserrat"/>
          <w:sz w:val="24"/>
        </w:rPr>
        <w:t>A Waking Death</w:t>
      </w:r>
    </w:p>
    <w:p w:rsidR="0008581E" w:rsidRPr="00B3633A" w:rsidRDefault="0008581E">
      <w:pPr>
        <w:pStyle w:val="0DraftNormal"/>
        <w:rPr>
          <w:rFonts w:ascii="Montserrat" w:hAnsi="Montserrat"/>
          <w:sz w:val="24"/>
        </w:rPr>
      </w:pPr>
      <w:r w:rsidRPr="00B3633A">
        <w:rPr>
          <w:rFonts w:ascii="Montserrat" w:hAnsi="Montserrat"/>
          <w:sz w:val="24"/>
        </w:rPr>
        <w:tab/>
        <w:t xml:space="preserve">a prisoner of love … dreaming as one … </w:t>
      </w:r>
      <w:r w:rsidRPr="00B3633A">
        <w:rPr>
          <w:rFonts w:ascii="Montserrat" w:hAnsi="Montserrat"/>
          <w:sz w:val="24"/>
        </w:rPr>
        <w:tab/>
        <w:t>Dragon Phoenix, Undone</w:t>
      </w:r>
    </w:p>
    <w:p w:rsidR="0008581E" w:rsidRPr="00B3633A" w:rsidRDefault="0008581E">
      <w:pPr>
        <w:pStyle w:val="0DraftNormal"/>
        <w:rPr>
          <w:rFonts w:ascii="Montserrat" w:hAnsi="Montserrat"/>
          <w:sz w:val="24"/>
        </w:rPr>
      </w:pPr>
      <w:r w:rsidRPr="00B3633A">
        <w:rPr>
          <w:rFonts w:ascii="Montserrat" w:hAnsi="Montserrat"/>
          <w:sz w:val="24"/>
        </w:rPr>
        <w:t>Awakening from Death</w:t>
      </w:r>
    </w:p>
    <w:p w:rsidR="0008581E" w:rsidRPr="00B3633A" w:rsidRDefault="0008581E">
      <w:pPr>
        <w:pStyle w:val="0DraftNormal"/>
        <w:rPr>
          <w:rFonts w:ascii="Montserrat" w:hAnsi="Montserrat"/>
          <w:sz w:val="24"/>
        </w:rPr>
      </w:pPr>
      <w:r w:rsidRPr="00B3633A">
        <w:rPr>
          <w:rFonts w:ascii="Montserrat" w:hAnsi="Montserrat"/>
          <w:sz w:val="24"/>
        </w:rPr>
        <w:tab/>
        <w:t xml:space="preserve">a phoenix conceived, a phoenix consummated … dreaming alone … </w:t>
      </w:r>
      <w:r w:rsidRPr="00B3633A">
        <w:rPr>
          <w:rFonts w:ascii="Montserrat" w:hAnsi="Montserrat"/>
          <w:sz w:val="24"/>
        </w:rPr>
        <w:tab/>
        <w:t>Severance</w:t>
      </w:r>
    </w:p>
    <w:p w:rsidR="0008581E" w:rsidRPr="00B3633A" w:rsidRDefault="0008581E">
      <w:pPr>
        <w:pStyle w:val="0DraftNormal"/>
        <w:rPr>
          <w:rFonts w:ascii="Montserrat" w:hAnsi="Montserrat"/>
          <w:sz w:val="24"/>
        </w:rPr>
      </w:pPr>
    </w:p>
    <w:p w:rsidR="0008581E" w:rsidRPr="00B3633A" w:rsidRDefault="0008581E">
      <w:pPr>
        <w:pStyle w:val="0DraftNormal"/>
        <w:rPr>
          <w:rFonts w:ascii="Montserrat" w:hAnsi="Montserrat"/>
          <w:sz w:val="24"/>
        </w:rPr>
      </w:pPr>
      <w:r w:rsidRPr="00B3633A">
        <w:rPr>
          <w:rFonts w:ascii="Montserrat" w:hAnsi="Montserrat"/>
          <w:sz w:val="24"/>
        </w:rPr>
        <w:t>Damned &amp; Divine</w:t>
      </w:r>
    </w:p>
    <w:p w:rsidR="0008581E" w:rsidRPr="00B3633A" w:rsidRDefault="0008581E">
      <w:pPr>
        <w:pStyle w:val="0DraftNormal"/>
        <w:rPr>
          <w:rFonts w:ascii="Montserrat" w:hAnsi="Montserrat"/>
          <w:sz w:val="24"/>
        </w:rPr>
      </w:pPr>
      <w:r w:rsidRPr="00B3633A">
        <w:rPr>
          <w:rFonts w:ascii="Montserrat" w:hAnsi="Montserrat"/>
          <w:sz w:val="24"/>
        </w:rPr>
        <w:tab/>
        <w:t xml:space="preserve">the phoenix, a naked goddess … </w:t>
      </w:r>
      <w:r w:rsidRPr="00B3633A">
        <w:rPr>
          <w:rFonts w:ascii="Montserrat" w:hAnsi="Montserrat"/>
          <w:sz w:val="24"/>
        </w:rPr>
        <w:tab/>
        <w:t>Eternal Flame, Sacrifice (Short Stories)</w:t>
      </w:r>
    </w:p>
    <w:p w:rsidR="0008581E" w:rsidRPr="00B3633A" w:rsidRDefault="0008581E">
      <w:pPr>
        <w:pStyle w:val="0DraftNormal"/>
        <w:rPr>
          <w:rFonts w:ascii="Montserrat" w:hAnsi="Montserrat"/>
          <w:sz w:val="24"/>
        </w:rPr>
      </w:pPr>
    </w:p>
    <w:p w:rsidR="0008581E" w:rsidRPr="00B3633A" w:rsidRDefault="0008581E">
      <w:pPr>
        <w:pStyle w:val="0DraftNormal"/>
        <w:rPr>
          <w:rFonts w:ascii="Montserrat" w:hAnsi="Montserrat"/>
          <w:sz w:val="24"/>
        </w:rPr>
      </w:pPr>
      <w:r w:rsidRPr="00B3633A">
        <w:rPr>
          <w:rFonts w:ascii="Montserrat" w:hAnsi="Montserrat"/>
          <w:sz w:val="24"/>
        </w:rPr>
        <w:br w:type="page"/>
        <w:t>Book i</w:t>
      </w:r>
    </w:p>
    <w:p w:rsidR="0008581E" w:rsidRPr="00B3633A" w:rsidRDefault="0008581E">
      <w:pPr>
        <w:pStyle w:val="0DraftNormal"/>
        <w:rPr>
          <w:rFonts w:ascii="Montserrat" w:hAnsi="Montserrat"/>
          <w:sz w:val="24"/>
        </w:rPr>
      </w:pPr>
    </w:p>
    <w:p w:rsidR="0008581E" w:rsidRPr="00B3633A" w:rsidRDefault="0008581E">
      <w:pPr>
        <w:pStyle w:val="0DraftNormal"/>
        <w:rPr>
          <w:rFonts w:ascii="Montserrat" w:hAnsi="Montserrat"/>
          <w:sz w:val="24"/>
        </w:rPr>
      </w:pPr>
      <w:r w:rsidRPr="00B3633A">
        <w:rPr>
          <w:rFonts w:ascii="Montserrat" w:hAnsi="Montserrat"/>
          <w:sz w:val="24"/>
        </w:rPr>
        <w:t xml:space="preserve">Book ii </w:t>
      </w:r>
    </w:p>
    <w:p w:rsidR="0008581E" w:rsidRPr="00B3633A" w:rsidRDefault="0008581E">
      <w:pPr>
        <w:pStyle w:val="0DraftNormal"/>
        <w:rPr>
          <w:rFonts w:ascii="Montserrat" w:hAnsi="Montserrat"/>
          <w:sz w:val="24"/>
        </w:rPr>
      </w:pPr>
    </w:p>
    <w:p w:rsidR="0008581E" w:rsidRPr="00B3633A" w:rsidRDefault="0008581E">
      <w:pPr>
        <w:pStyle w:val="0DraftNormal"/>
        <w:rPr>
          <w:rFonts w:ascii="Montserrat" w:hAnsi="Montserrat"/>
          <w:sz w:val="24"/>
        </w:rPr>
      </w:pPr>
      <w:r w:rsidRPr="00B3633A">
        <w:rPr>
          <w:rFonts w:ascii="Montserrat" w:hAnsi="Montserrat"/>
          <w:sz w:val="24"/>
        </w:rPr>
        <w:t xml:space="preserve">av risked her life to preserve her ship and crewmates in the wake of an ambush at the end of a classified fleet exercise. Their rescue turned out to be the capture they had sought to avoid. Av experienced a reawakening of her dormant psionic abilities, as the damage done to her interface released the wild power from it’s cage. Unlike the first time, she had learned enough by this time to be able hide it from her captors. Over the course of a rapidly deteriorating situation, av began to realize that she had stepped into the middle of a plot to destroy the ageis. Among the potential victims of this impending coup, av discovered an innocent and arguably alien intelligence which had been corrupted into a means to destroy the aegis navy from within. As much as it was imperitive to warn her superiors of the danger, she realized that doing so would result in the destruction of this new intelligence with consequences as devestating to the aegis navy as the impending coup. </w:t>
      </w:r>
    </w:p>
    <w:p w:rsidR="0008581E" w:rsidRPr="00B3633A" w:rsidRDefault="0008581E">
      <w:pPr>
        <w:pStyle w:val="0DraftNormal"/>
        <w:rPr>
          <w:rFonts w:ascii="Montserrat" w:hAnsi="Montserrat"/>
          <w:sz w:val="24"/>
        </w:rPr>
      </w:pPr>
    </w:p>
    <w:p w:rsidR="0008581E" w:rsidRPr="00B3633A" w:rsidRDefault="0008581E">
      <w:pPr>
        <w:pStyle w:val="0DraftNormal"/>
        <w:rPr>
          <w:rFonts w:ascii="Montserrat" w:hAnsi="Montserrat"/>
          <w:sz w:val="24"/>
        </w:rPr>
      </w:pPr>
      <w:r w:rsidRPr="00B3633A">
        <w:rPr>
          <w:rFonts w:ascii="Montserrat" w:hAnsi="Montserrat"/>
          <w:sz w:val="24"/>
        </w:rPr>
        <w:t>Book iii</w:t>
      </w:r>
    </w:p>
    <w:p w:rsidR="0008581E" w:rsidRPr="00B3633A" w:rsidRDefault="0008581E">
      <w:pPr>
        <w:pStyle w:val="0DraftNormal"/>
        <w:rPr>
          <w:rFonts w:ascii="Montserrat" w:hAnsi="Montserrat"/>
          <w:sz w:val="24"/>
        </w:rPr>
      </w:pPr>
    </w:p>
    <w:p w:rsidR="0008581E" w:rsidRPr="00B3633A" w:rsidRDefault="0008581E">
      <w:pPr>
        <w:pStyle w:val="0DraftNormal"/>
        <w:rPr>
          <w:rFonts w:ascii="Montserrat" w:hAnsi="Montserrat"/>
          <w:sz w:val="24"/>
        </w:rPr>
      </w:pPr>
      <w:r w:rsidRPr="00B3633A">
        <w:rPr>
          <w:rFonts w:ascii="Montserrat" w:hAnsi="Montserrat"/>
          <w:sz w:val="24"/>
        </w:rPr>
        <w:t>the war evolved out of the failed coup conspiracy. The rapid invasion was proceeding at far too great a cost to the defenders of the aegis. The enemy, while apparently human, seemed possessed of a supernatural level of power. av is one of millions who did not hesitate to throw herself into the fray. her assignment to a detached combat wing landed her in a realm of seeming impossability. convinced of immediate danger to all she held dear, she threw herself into perfecting her fighting versatility—and found herself adapting into a lethal hybrid just to be able to survive. for all of her stunning development and potential, there seemed to be no chance of surviving the enemy she faced. Along with her unfortunate companions she woke up to the realization that they may have been sucked into an endless and ongoing war. she did not notice it all at once, but she realized that among the enemy they had seen evidence of archons and avatars. somehow, the gods of avon  myth had entered the contest. Av, having discovered more truth to that theory, is pulled from the fight after a strange, and uniquely victorious engagement.</w:t>
      </w:r>
    </w:p>
    <w:p w:rsidR="0008581E" w:rsidRPr="00B3633A" w:rsidRDefault="0008581E">
      <w:pPr>
        <w:pStyle w:val="0DraftNormal"/>
        <w:rPr>
          <w:rFonts w:ascii="Montserrat" w:hAnsi="Montserrat"/>
          <w:sz w:val="24"/>
        </w:rPr>
      </w:pPr>
    </w:p>
    <w:p w:rsidR="0008581E" w:rsidRPr="00B3633A" w:rsidRDefault="0008581E">
      <w:pPr>
        <w:pStyle w:val="0DraftNormal"/>
        <w:rPr>
          <w:rFonts w:ascii="Montserrat" w:hAnsi="Montserrat"/>
          <w:sz w:val="24"/>
        </w:rPr>
      </w:pPr>
      <w:r w:rsidRPr="00B3633A">
        <w:rPr>
          <w:rFonts w:ascii="Montserrat" w:hAnsi="Montserrat"/>
          <w:sz w:val="24"/>
        </w:rPr>
        <w:t xml:space="preserve">Av is confronted with a version of reality reserved for a relative few, and finds herself being courted by powers to rival, or perhaps even responsible for, that of the enemy oasians. While av is tempted with offers of godhood, she is also made aware of a danger to the universe that has no equal. Naked paradox. .·. </w:t>
      </w:r>
    </w:p>
    <w:p w:rsidR="0008581E" w:rsidRPr="00B3633A" w:rsidRDefault="0008581E">
      <w:pPr>
        <w:pStyle w:val="0DraftNormal"/>
        <w:rPr>
          <w:rFonts w:ascii="Montserrat" w:hAnsi="Montserrat"/>
          <w:sz w:val="24"/>
        </w:rPr>
      </w:pPr>
    </w:p>
    <w:p w:rsidR="0008581E" w:rsidRPr="00B3633A" w:rsidRDefault="0008581E">
      <w:pPr>
        <w:pStyle w:val="0DraftNormal"/>
        <w:rPr>
          <w:rFonts w:ascii="Montserrat" w:hAnsi="Montserrat"/>
          <w:sz w:val="24"/>
        </w:rPr>
      </w:pPr>
      <w:r w:rsidRPr="00B3633A">
        <w:rPr>
          <w:rFonts w:ascii="Montserrat" w:hAnsi="Montserrat"/>
          <w:sz w:val="24"/>
        </w:rPr>
        <w:t>Av meets kzeisza, is teamed up with Asia, partner, tutor, rival, friend Av meets Vai, a paradoxical being who was conceived to heal the rift</w:t>
      </w:r>
    </w:p>
    <w:p w:rsidR="0008581E" w:rsidRPr="00B3633A" w:rsidRDefault="0008581E">
      <w:pPr>
        <w:pStyle w:val="0DraftNormal"/>
        <w:rPr>
          <w:rFonts w:ascii="Montserrat" w:hAnsi="Montserrat"/>
          <w:sz w:val="24"/>
        </w:rPr>
      </w:pPr>
    </w:p>
    <w:p w:rsidR="0008581E" w:rsidRPr="00B3633A" w:rsidRDefault="0008581E">
      <w:pPr>
        <w:pStyle w:val="0DraftNormal"/>
        <w:rPr>
          <w:rFonts w:ascii="Montserrat" w:hAnsi="Montserrat"/>
          <w:sz w:val="24"/>
        </w:rPr>
      </w:pPr>
      <w:r w:rsidRPr="00B3633A">
        <w:rPr>
          <w:rFonts w:ascii="Montserrat" w:hAnsi="Montserrat"/>
          <w:sz w:val="24"/>
        </w:rPr>
        <w:t>book iv</w:t>
      </w:r>
    </w:p>
    <w:p w:rsidR="0008581E" w:rsidRPr="00B3633A" w:rsidRDefault="0008581E">
      <w:pPr>
        <w:pStyle w:val="0DraftNormal"/>
        <w:rPr>
          <w:rFonts w:ascii="Montserrat" w:hAnsi="Montserrat"/>
          <w:sz w:val="24"/>
        </w:rPr>
      </w:pPr>
    </w:p>
    <w:p w:rsidR="0008581E" w:rsidRPr="00B3633A" w:rsidRDefault="0008581E">
      <w:pPr>
        <w:pStyle w:val="0DraftNormal"/>
        <w:rPr>
          <w:rFonts w:ascii="Montserrat" w:hAnsi="Montserrat"/>
          <w:sz w:val="24"/>
        </w:rPr>
      </w:pPr>
      <w:r w:rsidRPr="00B3633A">
        <w:rPr>
          <w:rFonts w:ascii="Montserrat" w:hAnsi="Montserrat"/>
          <w:sz w:val="24"/>
        </w:rPr>
        <w:t>av was drafted fresh from the front lines, into .·. av, one among billions struggling to somehow thwart the unnatural onslaught, is singled out on a brief shore leave.</w:t>
      </w:r>
    </w:p>
    <w:p w:rsidR="0008581E" w:rsidRPr="00B3633A" w:rsidRDefault="0008581E">
      <w:pPr>
        <w:pStyle w:val="0DraftNormal"/>
        <w:rPr>
          <w:rFonts w:ascii="Montserrat" w:hAnsi="Montserrat"/>
          <w:sz w:val="24"/>
        </w:rPr>
      </w:pPr>
    </w:p>
    <w:p w:rsidR="0008581E" w:rsidRPr="00B3633A" w:rsidRDefault="0008581E">
      <w:pPr>
        <w:pStyle w:val="0DraftNormal"/>
        <w:rPr>
          <w:rFonts w:ascii="Montserrat" w:hAnsi="Montserrat"/>
          <w:sz w:val="24"/>
        </w:rPr>
      </w:pPr>
      <w:r w:rsidRPr="00B3633A">
        <w:rPr>
          <w:rFonts w:ascii="Montserrat" w:hAnsi="Montserrat"/>
          <w:sz w:val="24"/>
        </w:rPr>
        <w:t xml:space="preserve">av became aware of her “sisters” for the first time when she came out of exile. av experienced the most intense rapport with one of her slip twins, Kitty, sharing the trauma of her rape and murder. when av recovered from the back </w:t>
      </w:r>
    </w:p>
    <w:p w:rsidR="0008581E" w:rsidRPr="00B3633A" w:rsidRDefault="0008581E">
      <w:pPr>
        <w:pStyle w:val="0DraftNormal"/>
        <w:rPr>
          <w:rFonts w:ascii="Montserrat" w:hAnsi="Montserrat"/>
          <w:sz w:val="24"/>
        </w:rPr>
      </w:pPr>
    </w:p>
    <w:p w:rsidR="0008581E" w:rsidRPr="00B3633A" w:rsidRDefault="0008581E">
      <w:pPr>
        <w:pStyle w:val="0DraftNormal"/>
        <w:rPr>
          <w:rFonts w:ascii="Montserrat" w:hAnsi="Montserrat"/>
          <w:sz w:val="24"/>
        </w:rPr>
      </w:pPr>
      <w:r w:rsidRPr="00B3633A">
        <w:rPr>
          <w:rFonts w:ascii="Montserrat" w:hAnsi="Montserrat"/>
          <w:sz w:val="24"/>
        </w:rPr>
        <w:t>Asia, her suspicions were confirmed by the reports from the investigation. Av volunteered to take her slain sister’s place in the hope of lurinng out who or whatever killed her. Her efforts gradually revealed that an assassin had been employed through cut outs. When the trail led back to one of their own agents. During their confrontation, rook admitted that he had been contracted to assassinate av, which he attempted and was forced to abort. The contract, he explained preceeded his recruitment, and his preparations involved investigating the possability of utilizing one of av’s slip twins, however, he suspected that his actions may have indirectly flushed her into the arms of her real killer. Av exacted a degree of retribution from rook, for her personal assault, but took no action to remove him from the agency.</w:t>
      </w:r>
    </w:p>
    <w:p w:rsidR="0008581E" w:rsidRPr="00B3633A" w:rsidRDefault="0008581E">
      <w:pPr>
        <w:pStyle w:val="0DraftNormal"/>
        <w:rPr>
          <w:rFonts w:ascii="Montserrat" w:hAnsi="Montserrat"/>
          <w:sz w:val="24"/>
        </w:rPr>
      </w:pPr>
    </w:p>
    <w:p w:rsidR="0008581E" w:rsidRPr="00B3633A" w:rsidRDefault="0008581E">
      <w:pPr>
        <w:pStyle w:val="0DraftNormal"/>
        <w:rPr>
          <w:rFonts w:ascii="Montserrat" w:hAnsi="Montserrat"/>
          <w:sz w:val="24"/>
        </w:rPr>
      </w:pPr>
      <w:r w:rsidRPr="00B3633A">
        <w:rPr>
          <w:rFonts w:ascii="Montserrat" w:hAnsi="Montserrat"/>
          <w:sz w:val="24"/>
        </w:rPr>
        <w:t>into the fire. The survivors of the final confrontation are left behind by av as she seeks once more a way to return to her rightful existence, but she falls unwittingly into a desperate gamble to pool the viable resources of the nexus for stability. This is when her strange destiny begins to take her in hand. In this uncertain moment, it almost consumes her and all but damns her. Ultimately, it forces her through a door from which she cannot turn.</w:t>
      </w:r>
    </w:p>
    <w:p w:rsidR="0008581E" w:rsidRPr="00B3633A" w:rsidRDefault="0008581E">
      <w:pPr>
        <w:pStyle w:val="0DraftNormal"/>
        <w:rPr>
          <w:rFonts w:ascii="Montserrat" w:hAnsi="Montserrat"/>
          <w:sz w:val="24"/>
        </w:rPr>
      </w:pPr>
    </w:p>
    <w:p w:rsidR="0008581E" w:rsidRPr="00B3633A" w:rsidRDefault="0008581E">
      <w:pPr>
        <w:pStyle w:val="0DraftNormal"/>
        <w:rPr>
          <w:rFonts w:ascii="Montserrat" w:hAnsi="Montserrat"/>
          <w:sz w:val="24"/>
        </w:rPr>
      </w:pPr>
      <w:r w:rsidRPr="00B3633A">
        <w:rPr>
          <w:rFonts w:ascii="Montserrat" w:hAnsi="Montserrat"/>
          <w:sz w:val="24"/>
        </w:rPr>
        <w:t>into the unknown. Taken into the arms of divinity, she becomes a living incarnation of mystery. To her, however, the greatest mystery is herself. It is within her new and uneducated power to penetrate the secret of her very being. In her efforts she meets with the knowledge of her own inescapable destruction and enters the company of the most kindred of spirits. She is forced to realize and accept that if she sought to escape her destruction than she would lose all chance of ever becoming whole and realizing her promise. Her potential.</w:t>
      </w:r>
    </w:p>
    <w:p w:rsidR="0008581E" w:rsidRPr="00B3633A" w:rsidRDefault="0008581E">
      <w:pPr>
        <w:pStyle w:val="0DraftNormal"/>
        <w:rPr>
          <w:rFonts w:ascii="Montserrat" w:hAnsi="Montserrat"/>
          <w:sz w:val="24"/>
        </w:rPr>
      </w:pPr>
    </w:p>
    <w:p w:rsidR="0008581E" w:rsidRPr="00B3633A" w:rsidRDefault="0008581E">
      <w:pPr>
        <w:pStyle w:val="0DraftNormal"/>
        <w:rPr>
          <w:rFonts w:ascii="Montserrat" w:hAnsi="Montserrat"/>
          <w:sz w:val="24"/>
        </w:rPr>
      </w:pPr>
      <w:r w:rsidRPr="00B3633A">
        <w:rPr>
          <w:rFonts w:ascii="Montserrat" w:hAnsi="Montserrat"/>
          <w:sz w:val="24"/>
        </w:rPr>
        <w:t xml:space="preserve">into oblivion. When destruction comes for her, she is forced to embrace it. Its coming astonishes her with its sudden arrival. Maddeningly, it comes to her in its most punishing and pleasing aspects. She is being torn to peices and being made to love it; to want it and pursue it. Under the devouring caress of this, her most ultimate lesson, she will at last catch a glimpse of what she truly is. When all, even that understanding, is obliterated in her, there remains only that which she undefinably is. Purified by destruction, she recreates herself in her own image with a divine understanding of self, the conscious grasp of soul. </w:t>
      </w:r>
    </w:p>
    <w:p w:rsidR="0008581E" w:rsidRPr="00B3633A" w:rsidRDefault="0008581E">
      <w:pPr>
        <w:pStyle w:val="0DraftNormal"/>
        <w:rPr>
          <w:rFonts w:ascii="Montserrat" w:hAnsi="Montserrat"/>
          <w:sz w:val="24"/>
        </w:rPr>
      </w:pPr>
    </w:p>
    <w:p w:rsidR="0008581E" w:rsidRPr="00B3633A" w:rsidRDefault="0008581E">
      <w:pPr>
        <w:pStyle w:val="0DraftNormal"/>
        <w:rPr>
          <w:rFonts w:ascii="Montserrat" w:hAnsi="Montserrat"/>
          <w:sz w:val="24"/>
        </w:rPr>
      </w:pPr>
      <w:r w:rsidRPr="00B3633A">
        <w:rPr>
          <w:rFonts w:ascii="Montserrat" w:hAnsi="Montserrat"/>
          <w:sz w:val="24"/>
        </w:rPr>
        <w:t>dragon phoenix, as realized in life embracing death.</w:t>
      </w:r>
    </w:p>
    <w:p w:rsidR="0008581E" w:rsidRPr="00B3633A" w:rsidRDefault="0008581E">
      <w:pPr>
        <w:pStyle w:val="0DraftNormal"/>
        <w:rPr>
          <w:rFonts w:ascii="Montserrat" w:hAnsi="Montserrat"/>
          <w:sz w:val="24"/>
        </w:rPr>
      </w:pPr>
    </w:p>
    <w:p w:rsidR="0008581E" w:rsidRPr="00B3633A" w:rsidRDefault="0008581E">
      <w:pPr>
        <w:pStyle w:val="0DraftNormal"/>
        <w:rPr>
          <w:rFonts w:ascii="Montserrat" w:hAnsi="Montserrat"/>
          <w:strike/>
          <w:sz w:val="24"/>
        </w:rPr>
      </w:pPr>
      <w:r w:rsidRPr="00B3633A">
        <w:rPr>
          <w:rFonts w:ascii="Montserrat" w:hAnsi="Montserrat"/>
          <w:sz w:val="24"/>
        </w:rPr>
        <w:t xml:space="preserve">body and soul. </w:t>
      </w:r>
      <w:r w:rsidRPr="00B3633A">
        <w:rPr>
          <w:rFonts w:ascii="Montserrat" w:hAnsi="Montserrat"/>
          <w:sz w:val="24"/>
          <w:u w:val="single"/>
        </w:rPr>
        <w:t>this is the prologue/epilogue event. av follows her essence back to its faintest roots, drawn, not to the moment of her conception, but to the moment when the possability of her existence was conceived. from the shadow of her death, av awakes.</w:t>
      </w:r>
      <w:r w:rsidRPr="00B3633A">
        <w:rPr>
          <w:rFonts w:ascii="Montserrat" w:hAnsi="Montserrat"/>
          <w:sz w:val="24"/>
        </w:rPr>
        <w:t xml:space="preserve"> Utterly disjointed from her old life, av instinctively retreats from trauma of her rebirth to find sanctuary and perspective in the company of two peculiarly kindred spirits. </w:t>
      </w:r>
      <w:r w:rsidRPr="00B3633A">
        <w:rPr>
          <w:rFonts w:ascii="Montserrat" w:hAnsi="Montserrat"/>
          <w:sz w:val="24"/>
          <w:u w:val="single"/>
        </w:rPr>
        <w:t>av retains the integrity of her absolution, an eternal awareness of herself, but lacks the particulars of a defined past or determined position in the world.</w:t>
      </w:r>
      <w:r w:rsidRPr="00B3633A">
        <w:rPr>
          <w:rFonts w:ascii="Montserrat" w:hAnsi="Montserrat"/>
          <w:sz w:val="24"/>
        </w:rPr>
        <w:t xml:space="preserve"> aware only of her gnawing incompleteness, she has no clue what she is lacking and no other desire to fulfill. Unwittingly, while in the company of her friends, </w:t>
      </w:r>
      <w:r w:rsidRPr="00B3633A">
        <w:rPr>
          <w:rFonts w:ascii="Montserrat" w:hAnsi="Montserrat"/>
          <w:sz w:val="24"/>
          <w:u w:val="single"/>
        </w:rPr>
        <w:t>the man and woman who would be responsabile for her proscribed conception,</w:t>
      </w:r>
      <w:r w:rsidRPr="00B3633A">
        <w:rPr>
          <w:rFonts w:ascii="Montserrat" w:hAnsi="Montserrat"/>
          <w:sz w:val="24"/>
        </w:rPr>
        <w:t xml:space="preserve"> she falls prey to a paradox that threatens her faith in her own existence. Can they help her recover her self, body and soul? </w:t>
      </w:r>
      <w:r w:rsidRPr="00B3633A">
        <w:rPr>
          <w:rFonts w:ascii="Montserrat" w:hAnsi="Montserrat"/>
          <w:strike/>
          <w:sz w:val="24"/>
        </w:rPr>
        <w:t>With the aid of the books that nearly killed her, she pieces together the virtual truth of her destiny, realizing that what she is now missing was lost long ago and destroyed in the purge. Aware of what she can never be and what is suggested to come, she realizes and does what she must.</w:t>
      </w:r>
    </w:p>
    <w:p w:rsidR="0008581E" w:rsidRPr="00B3633A" w:rsidRDefault="0008581E">
      <w:pPr>
        <w:pStyle w:val="0DraftNormal"/>
        <w:rPr>
          <w:rFonts w:ascii="Montserrat" w:hAnsi="Montserrat"/>
          <w:sz w:val="24"/>
        </w:rPr>
      </w:pPr>
    </w:p>
    <w:p w:rsidR="0008581E" w:rsidRPr="00B3633A" w:rsidRDefault="0008581E">
      <w:pPr>
        <w:pStyle w:val="0DraftNormal"/>
        <w:rPr>
          <w:rFonts w:ascii="Montserrat" w:hAnsi="Montserrat"/>
          <w:sz w:val="24"/>
        </w:rPr>
      </w:pPr>
      <w:r w:rsidRPr="00B3633A">
        <w:rPr>
          <w:rFonts w:ascii="Montserrat" w:hAnsi="Montserrat"/>
          <w:sz w:val="24"/>
        </w:rPr>
        <w:br w:type="page"/>
        <w:t>beginning at the end. The funeral of the phoenix. The story of her fall, her undoing, reveals a struggle against the inescapable embrace of death. This is the crucible, the purifying fire of her destiny. Her will and identity will be tested—pushed beyond all mortal limits. Her destruction will be excruciating and slow as she stubbornly fights and resists the caresses of the devourer—the touch of destruction. Her desperation will cause her to make herself an abomination to her old self before she finally must realize the truth. Armed with the finest in technique and technology, she fights in an invisible war. Forced to reveal her divine office to her co-exiles in order to fight for their lives in a game that can not be understood, she rose. A paladin, an angel of death, who must venture through death itself. A lone wild card, she paid the ultimate price. Her only hope of victory is the enigma of the point paradox.</w:t>
      </w:r>
    </w:p>
    <w:p w:rsidR="0008581E" w:rsidRPr="00B3633A" w:rsidRDefault="0008581E">
      <w:pPr>
        <w:pStyle w:val="0DraftNormal"/>
        <w:rPr>
          <w:rFonts w:ascii="Montserrat" w:hAnsi="Montserrat"/>
          <w:sz w:val="24"/>
        </w:rPr>
      </w:pPr>
    </w:p>
    <w:p w:rsidR="0008581E" w:rsidRPr="00B3633A" w:rsidRDefault="0008581E">
      <w:pPr>
        <w:pStyle w:val="0DraftNormal"/>
        <w:rPr>
          <w:rFonts w:ascii="Montserrat" w:hAnsi="Montserrat"/>
          <w:sz w:val="24"/>
        </w:rPr>
      </w:pPr>
      <w:r w:rsidRPr="00B3633A">
        <w:rPr>
          <w:rFonts w:ascii="Montserrat" w:hAnsi="Montserrat"/>
          <w:sz w:val="24"/>
        </w:rPr>
        <w:t>the beginning and end—an end and a beginning.</w:t>
      </w:r>
    </w:p>
    <w:p w:rsidR="0008581E" w:rsidRPr="00B3633A" w:rsidRDefault="0008581E">
      <w:pPr>
        <w:pStyle w:val="0DraftNormal"/>
        <w:rPr>
          <w:rFonts w:ascii="Montserrat" w:hAnsi="Montserrat"/>
          <w:sz w:val="24"/>
        </w:rPr>
      </w:pPr>
    </w:p>
    <w:p w:rsidR="0008581E" w:rsidRPr="00B3633A" w:rsidRDefault="0008581E">
      <w:pPr>
        <w:pStyle w:val="0DraftNormal"/>
        <w:rPr>
          <w:rFonts w:ascii="Montserrat" w:hAnsi="Montserrat"/>
          <w:sz w:val="24"/>
        </w:rPr>
      </w:pPr>
      <w:r w:rsidRPr="00B3633A">
        <w:rPr>
          <w:rFonts w:ascii="Montserrat" w:hAnsi="Montserrat"/>
          <w:sz w:val="24"/>
        </w:rPr>
        <w:t xml:space="preserve">a funeral for the dead champion and avatar—avonjea. </w:t>
      </w:r>
    </w:p>
    <w:p w:rsidR="0008581E" w:rsidRPr="00B3633A" w:rsidRDefault="0008581E">
      <w:pPr>
        <w:pStyle w:val="0DraftNormal"/>
        <w:rPr>
          <w:rFonts w:ascii="Montserrat" w:hAnsi="Montserrat"/>
          <w:sz w:val="24"/>
        </w:rPr>
      </w:pPr>
    </w:p>
    <w:p w:rsidR="0008581E" w:rsidRPr="00B3633A" w:rsidRDefault="0008581E">
      <w:pPr>
        <w:pStyle w:val="0DraftNormal"/>
        <w:rPr>
          <w:rFonts w:ascii="Montserrat" w:hAnsi="Montserrat"/>
          <w:sz w:val="24"/>
        </w:rPr>
      </w:pPr>
      <w:r w:rsidRPr="00B3633A">
        <w:rPr>
          <w:rFonts w:ascii="Montserrat" w:hAnsi="Montserrat"/>
          <w:sz w:val="24"/>
        </w:rPr>
        <w:t xml:space="preserve">present in the place of honor is her heir, a child—clone of her own flesh. </w:t>
      </w:r>
    </w:p>
    <w:p w:rsidR="0008581E" w:rsidRPr="00B3633A" w:rsidRDefault="0008581E">
      <w:pPr>
        <w:pStyle w:val="0DraftNormal"/>
        <w:rPr>
          <w:rFonts w:ascii="Montserrat" w:hAnsi="Montserrat"/>
          <w:sz w:val="24"/>
        </w:rPr>
      </w:pPr>
    </w:p>
    <w:p w:rsidR="0008581E" w:rsidRPr="00B3633A" w:rsidRDefault="0008581E">
      <w:pPr>
        <w:pStyle w:val="0DraftNormal"/>
        <w:rPr>
          <w:rFonts w:ascii="Montserrat" w:hAnsi="Montserrat"/>
          <w:sz w:val="24"/>
        </w:rPr>
      </w:pPr>
      <w:r w:rsidRPr="00B3633A">
        <w:rPr>
          <w:rFonts w:ascii="Montserrat" w:hAnsi="Montserrat"/>
          <w:sz w:val="24"/>
        </w:rPr>
        <w:t xml:space="preserve">the last rites are given by mystery herself. </w:t>
      </w:r>
    </w:p>
    <w:p w:rsidR="0008581E" w:rsidRPr="00B3633A" w:rsidRDefault="0008581E">
      <w:pPr>
        <w:pStyle w:val="0DraftNormal"/>
        <w:rPr>
          <w:rFonts w:ascii="Montserrat" w:hAnsi="Montserrat"/>
          <w:sz w:val="24"/>
        </w:rPr>
      </w:pPr>
    </w:p>
    <w:p w:rsidR="0008581E" w:rsidRPr="00B3633A" w:rsidRDefault="0008581E">
      <w:pPr>
        <w:pStyle w:val="0DraftNormal"/>
        <w:rPr>
          <w:rFonts w:ascii="Montserrat" w:hAnsi="Montserrat"/>
          <w:sz w:val="24"/>
        </w:rPr>
      </w:pPr>
      <w:r w:rsidRPr="00B3633A">
        <w:rPr>
          <w:rFonts w:ascii="Montserrat" w:hAnsi="Montserrat"/>
          <w:sz w:val="24"/>
        </w:rPr>
        <w:t xml:space="preserve">mystery permits the child to look upon her face; offering the child her progenetor's place. </w:t>
      </w:r>
    </w:p>
    <w:p w:rsidR="0008581E" w:rsidRPr="00B3633A" w:rsidRDefault="0008581E">
      <w:pPr>
        <w:pStyle w:val="0DraftNormal"/>
        <w:rPr>
          <w:rFonts w:ascii="Montserrat" w:hAnsi="Montserrat"/>
          <w:sz w:val="24"/>
        </w:rPr>
      </w:pPr>
    </w:p>
    <w:p w:rsidR="0008581E" w:rsidRPr="00B3633A" w:rsidRDefault="0008581E">
      <w:pPr>
        <w:pStyle w:val="0DraftNormal"/>
        <w:rPr>
          <w:rFonts w:ascii="Montserrat" w:hAnsi="Montserrat"/>
          <w:sz w:val="24"/>
        </w:rPr>
      </w:pPr>
      <w:r w:rsidRPr="00B3633A">
        <w:rPr>
          <w:rFonts w:ascii="Montserrat" w:hAnsi="Montserrat"/>
          <w:sz w:val="24"/>
        </w:rPr>
        <w:t xml:space="preserve">only the child witnesses the face behind the veil of </w:t>
      </w:r>
    </w:p>
    <w:p w:rsidR="0008581E" w:rsidRPr="00B3633A" w:rsidRDefault="0008581E">
      <w:pPr>
        <w:pStyle w:val="0DraftNormal"/>
        <w:rPr>
          <w:rFonts w:ascii="Montserrat" w:hAnsi="Montserrat"/>
          <w:sz w:val="24"/>
        </w:rPr>
      </w:pPr>
    </w:p>
    <w:p w:rsidR="0008581E" w:rsidRPr="00B3633A" w:rsidRDefault="0008581E">
      <w:pPr>
        <w:pStyle w:val="0DraftNormal"/>
        <w:rPr>
          <w:rFonts w:ascii="Montserrat" w:hAnsi="Montserrat"/>
          <w:sz w:val="24"/>
        </w:rPr>
      </w:pPr>
      <w:r w:rsidRPr="00B3633A">
        <w:rPr>
          <w:rFonts w:ascii="Montserrat" w:hAnsi="Montserrat"/>
          <w:sz w:val="24"/>
        </w:rPr>
        <w:t>which is only revealed at the end.</w:t>
      </w:r>
    </w:p>
    <w:p w:rsidR="0008581E" w:rsidRPr="00B3633A" w:rsidRDefault="0008581E">
      <w:pPr>
        <w:pStyle w:val="0DraftNormal"/>
        <w:rPr>
          <w:rFonts w:ascii="Montserrat" w:hAnsi="Montserrat"/>
          <w:sz w:val="24"/>
        </w:rPr>
      </w:pPr>
    </w:p>
    <w:p w:rsidR="0008581E" w:rsidRPr="00B3633A" w:rsidRDefault="0008581E">
      <w:pPr>
        <w:pStyle w:val="0DraftNormal"/>
        <w:rPr>
          <w:rFonts w:ascii="Montserrat" w:hAnsi="Montserrat"/>
          <w:sz w:val="24"/>
        </w:rPr>
      </w:pPr>
      <w:r w:rsidRPr="00B3633A">
        <w:rPr>
          <w:rFonts w:ascii="Montserrat" w:hAnsi="Montserrat"/>
          <w:sz w:val="24"/>
        </w:rPr>
        <w:t>this concentrates on av's walk through death in the devouring embrace of sivai. The essential arguement is the revelation of the point paradox, with hints of its impact on the infinite expression. the ruptured paradox membrane threatens the dissolution of her universe and those who reside within. The adversity of the path is the fragmented elements of the exiles. These factions are the tools of the game, and are opposed by the unspeakable minions of sivai. First av must help unite these factions under the wise leadership of an ageless dragon. Then she must reveal herself as their champion—fusing together her inhumanity, the techniques of inspired and embodied art, the tools of technology and her divine fury. Even as this war unfolds, the mysteries of science and metascience join with magic to unravel the enigma of av's being in the hopes of restoring her from the ravages of her wounds or even creating a bioroid army with her vast talent. The avonjea-child is the first success, a prototype. The need for mature soldiers cannot be answered so easily, however. The unblessed minions are well aware of the need to destroy av and all hope of her potential forces them to concentrate on her. Her body, her talents and her mind are gradually whittled away along with her veneer of humanity. Worse, at no time is she safe from the presence of her nemesis. Sivai is tearing her apart, and he is savouring it. He makes damn sure that she is aware of it as he haunts her, driving her goddess away from her. But the more he hurts her, the more indomitible her spirit becomes. Her allies ache at her ablation but they can't help admiring her determination. Dreams of the point paradox ride her, and she struggles to comprehend it almost entirely in vain. Finally she realizes that this message comes not from her benefactor, but from somewhere in herself. But she cannot understand it until she is forced to embrace the naked point of her existence. For, though she is dead by then, she finally discovers that ultimately no force has the power to destroy her (Av). Not even sivai. At the last, having left her daughter-self to finish her work in th realm, she reflects on these truths and learns from mystery that she had but stood in her mistresses stead in the arms of her lover—sivai.</w:t>
      </w:r>
    </w:p>
    <w:p w:rsidR="0008581E" w:rsidRPr="00B3633A" w:rsidRDefault="0008581E">
      <w:pPr>
        <w:pStyle w:val="0DraftNormal"/>
        <w:rPr>
          <w:rFonts w:ascii="Montserrat" w:hAnsi="Montserrat"/>
          <w:sz w:val="24"/>
        </w:rPr>
      </w:pPr>
    </w:p>
    <w:p w:rsidR="0008581E" w:rsidRPr="00B3633A" w:rsidRDefault="0008581E">
      <w:pPr>
        <w:pStyle w:val="0DraftNormal"/>
        <w:rPr>
          <w:rFonts w:ascii="Montserrat" w:hAnsi="Montserrat"/>
          <w:sz w:val="24"/>
        </w:rPr>
      </w:pPr>
      <w:r w:rsidRPr="00B3633A">
        <w:rPr>
          <w:rFonts w:ascii="Montserrat" w:hAnsi="Montserrat"/>
          <w:sz w:val="24"/>
        </w:rPr>
        <w:t xml:space="preserve">in the course of her early involvement circumstances present her with the opportunity to relate partially how she came t be what she is when we first confront her. For her to fall to kzeisza's trap and (Paradox)'s designs, would be to fall back into the loop of her own bootstrap. The means by which she would fulfill (Paradox)'s desire would destroy her. Rather it did destroy her once before, depending on how you look at it. The alternative of embracing (Paradox) ultimately forces her to either sell her soul to the unknown or assume the obligation of recreating herself—origin, and world. It is in her best interest for her to escape the loop of kzeisza's trap—if she can manage to find a way to fulfill the promise for which she exists. This conundrum is essentially the apex of this book. Escaping this, however, requires that she override her instinctive self at the crucial moment. </w:t>
      </w:r>
    </w:p>
    <w:p w:rsidR="0008581E" w:rsidRPr="00B3633A" w:rsidRDefault="0008581E">
      <w:pPr>
        <w:pStyle w:val="0DraftNormal"/>
        <w:rPr>
          <w:rFonts w:ascii="Montserrat" w:hAnsi="Montserrat"/>
          <w:sz w:val="24"/>
        </w:rPr>
      </w:pPr>
    </w:p>
    <w:p w:rsidR="0008581E" w:rsidRPr="00B3633A" w:rsidRDefault="0008581E">
      <w:pPr>
        <w:pStyle w:val="0DraftNormal"/>
        <w:rPr>
          <w:rFonts w:ascii="Montserrat" w:hAnsi="Montserrat"/>
          <w:sz w:val="24"/>
        </w:rPr>
      </w:pPr>
      <w:r w:rsidRPr="00B3633A">
        <w:rPr>
          <w:rFonts w:ascii="Montserrat" w:hAnsi="Montserrat"/>
          <w:sz w:val="24"/>
        </w:rPr>
        <w:t xml:space="preserve">av is going to literally be torn apart by this story. Repeatedly. Until there is no doubt in her or our minds. She is going to become an anathema to herself before it is all torn from her. One of the first maiming blows which cripple her is in fact a combined effect of her exotic and divine natures and the demonic nature of her mauler. What maims her, destroys her attacker. Her nature is rended by her absorption of this entity. She is warped by this inclusion enough to be permanently maimed and infected with a growing debilitation to both of her high natures. Her own body becomes a battle ground for a war of etheric powers. To wit, her first blow is delivered by an entity that normally killed its host, as it possesses and digests their very being. The only way she can overcome this inclusion is to embrace it from within and consume it. The part of her capable of this has long been repressed, it must be noted. She does not accomplish this until the end, when the survival of her will demands that she do so. Until then, she is hardly able to withstand the ablation of her being at the hands of other unspeakable minions. As we see. </w:t>
      </w:r>
    </w:p>
    <w:p w:rsidR="0008581E" w:rsidRPr="00B3633A" w:rsidRDefault="0008581E">
      <w:pPr>
        <w:pStyle w:val="0DraftNormal"/>
        <w:rPr>
          <w:rFonts w:ascii="Montserrat" w:hAnsi="Montserrat"/>
          <w:sz w:val="24"/>
        </w:rPr>
      </w:pPr>
    </w:p>
    <w:p w:rsidR="0008581E" w:rsidRPr="00B3633A" w:rsidRDefault="0008581E">
      <w:pPr>
        <w:pStyle w:val="0DraftNormal"/>
        <w:rPr>
          <w:rFonts w:ascii="Montserrat" w:hAnsi="Montserrat"/>
          <w:sz w:val="24"/>
        </w:rPr>
      </w:pPr>
      <w:r w:rsidRPr="00B3633A">
        <w:rPr>
          <w:rFonts w:ascii="Montserrat" w:hAnsi="Montserrat"/>
          <w:sz w:val="24"/>
        </w:rPr>
        <w:t>in part of the story will occur the study of nanogenetic technology. The requirements and capabilities of cloning. The options that can be explored and conditions which turn options into necessities. The only fool proof clone method is equivalent to childbirth. Which produces a distinct individual with the exact same genetic potential as the donor. Unless the mind of the donor can be imprinted into the brain of the slip. A clone is referred to as a slip, after the practice of ceramic and porcelain casting; having come from the same mold. Accelerated growth is possible but in special cases like an exotic, only with synchronous media interface. The side effects being that the final product of mind and slip is only faintly anchored to reality. The consequences of this are illustrated in unleAsiaed. Accelerated growth with mind imprint is better if the imprint is done before the slip is withdrawn. Withdrawal is the period where the body is reset to normal growth rates and biorythms. This is the point where instability will occur in an exotic slip. During the matrix cleaning stage where the master code is defined, modifications can be made. Since there is a high demand for interface capability, female neural interfaces are nanogenetically amended to the matrix or biokinetically programmed into the original prior to seeding the matrix. Av was adapted by a biokinetic to interface with hardware, and the biopath's influence is the key to nyon succeeding with generating the first slip. In the experimental race to restore av to a functional body, many variations are cleaned before they achieve a perfect matrix with the required alterations. The breakthrough does not come about until it is too late for av, and the child prototype is not imprinted with av's memories. The opportunity to transfer av into the slip are lost when her cybernetic frame is demolished and her transplanted brain along with it. The matter of her reconstruction into a cyber frame is a unique process, too. Ambushed and viciously dismembered in her quarters, in front of her dragon friend, (Anvea)nna—who mysteriously disappears at the same time—she is certain to die. However, the implants she has already received alerted nyon of the attack, and his team arrives with barely enough time to do a head and spine extraction on her; the only way to preserve her mind and experiences. This ordeal is excruciating for av to say the least. During this time, they manage to do a partial psyche extraction which eventually becomes the subjective base of the sense construct used on the slips that are generated in unleAsiaed. They manage to keep her head alive and manage to grow her a frame which she uses to astonishing extent before her demise.</w:t>
      </w:r>
      <w:r w:rsidRPr="00B3633A">
        <w:rPr>
          <w:rFonts w:ascii="Montserrat" w:hAnsi="Montserrat"/>
          <w:spacing w:val="-1"/>
          <w:sz w:val="24"/>
        </w:rPr>
        <w:t xml:space="preserve"> Av turns her mind back to her duty, and binds herself with the key to their salvation.</w:t>
      </w:r>
      <w:r w:rsidRPr="00B3633A">
        <w:rPr>
          <w:rFonts w:ascii="Montserrat" w:hAnsi="Montserrat"/>
          <w:sz w:val="24"/>
        </w:rPr>
        <w:t xml:space="preserve"> </w:t>
      </w:r>
    </w:p>
    <w:p w:rsidR="0008581E" w:rsidRPr="00B3633A" w:rsidRDefault="0008581E">
      <w:pPr>
        <w:pStyle w:val="0DraftNormal"/>
        <w:rPr>
          <w:rFonts w:ascii="Montserrat" w:hAnsi="Montserrat"/>
          <w:sz w:val="24"/>
        </w:rPr>
      </w:pPr>
    </w:p>
    <w:p w:rsidR="0008581E" w:rsidRPr="00B3633A" w:rsidRDefault="0008581E">
      <w:pPr>
        <w:pStyle w:val="0DraftNormal"/>
        <w:rPr>
          <w:rFonts w:ascii="Montserrat" w:hAnsi="Montserrat"/>
          <w:sz w:val="24"/>
        </w:rPr>
      </w:pPr>
      <w:r w:rsidRPr="00B3633A">
        <w:rPr>
          <w:rFonts w:ascii="Montserrat" w:hAnsi="Montserrat"/>
          <w:sz w:val="24"/>
        </w:rPr>
        <w:t xml:space="preserve">a decision needs to be made in regard to a pilot project introducing a universe of thought into which all other considerations can flow. A part of that decision is to recognize and distinguish those elements which define their own place from those which are merely reflections of those elements out of place. The strongest element in hand is the irrepressable av, who has dominated nearly every effort attempted to date, in her own person as well as through indirect influence. Her story is an intrinsic and defiantly loose thread, which neatly unravels everything if pulled out of the weave. Since i can’t ignore her, i simply have to work around or through her. As an author i have to </w:t>
      </w:r>
      <w:r w:rsidRPr="00B3633A">
        <w:rPr>
          <w:rFonts w:ascii="Montserrat" w:hAnsi="Montserrat"/>
          <w:sz w:val="24"/>
          <w:u w:val="single"/>
        </w:rPr>
        <w:t>look at finding a way for the reader to peer at this universe through her</w:t>
      </w:r>
      <w:r w:rsidRPr="00B3633A">
        <w:rPr>
          <w:rFonts w:ascii="Montserrat" w:hAnsi="Montserrat"/>
          <w:sz w:val="24"/>
        </w:rPr>
        <w:t xml:space="preserve">, giving more concern to the possabilities they can witness through her unique perspective than to what little can be accomplished by leading them to focus their attention on her or her accomplishments. All of what happens to her, however vital and valuable to her, are simply means for the author and reader to gain access to where these events allow her to go. The real issues are basic, questions about who and what we really are, what reality is and why it exists, what we’ve really got and what we can or cannot do with it and why. In exploring an exotic and mundane range of interactions </w:t>
      </w:r>
      <w:r w:rsidRPr="00B3633A">
        <w:rPr>
          <w:rFonts w:ascii="Montserrat" w:hAnsi="Montserrat"/>
          <w:sz w:val="24"/>
          <w:u w:val="single"/>
        </w:rPr>
        <w:t>av is a vehicle to get the reader involved with these issues</w:t>
      </w:r>
      <w:r w:rsidRPr="00B3633A">
        <w:rPr>
          <w:rFonts w:ascii="Montserrat" w:hAnsi="Montserrat"/>
          <w:sz w:val="24"/>
        </w:rPr>
        <w:t xml:space="preserve">. In order to accomplish this goal, it is important to identify a point in her personal evolution at which the principle requirement of this is effectively and efficiently addressed. An evolution in which she is </w:t>
      </w:r>
      <w:r w:rsidRPr="00B3633A">
        <w:rPr>
          <w:rFonts w:ascii="Montserrat" w:hAnsi="Montserrat"/>
          <w:sz w:val="24"/>
          <w:u w:val="single"/>
        </w:rPr>
        <w:t>not so much the star, but the star witness; the survivor</w:t>
      </w:r>
      <w:r w:rsidRPr="00B3633A">
        <w:rPr>
          <w:rFonts w:ascii="Montserrat" w:hAnsi="Montserrat"/>
          <w:sz w:val="24"/>
        </w:rPr>
        <w:t xml:space="preserve"> for whom the best reward is merely walking away from the settling dust with enough capacity remaining to apprehend the resulting shift in her perspective. </w:t>
      </w:r>
    </w:p>
    <w:p w:rsidR="0008581E" w:rsidRPr="00B3633A" w:rsidRDefault="0008581E">
      <w:pPr>
        <w:pStyle w:val="0DraftNormal"/>
        <w:rPr>
          <w:rFonts w:ascii="Montserrat" w:hAnsi="Montserrat"/>
          <w:sz w:val="24"/>
        </w:rPr>
      </w:pPr>
    </w:p>
    <w:p w:rsidR="0008581E" w:rsidRPr="00B3633A" w:rsidRDefault="0008581E">
      <w:pPr>
        <w:pStyle w:val="0DraftNormal"/>
        <w:rPr>
          <w:rFonts w:ascii="Montserrat" w:hAnsi="Montserrat"/>
          <w:sz w:val="24"/>
        </w:rPr>
      </w:pPr>
      <w:r w:rsidRPr="00B3633A">
        <w:rPr>
          <w:rFonts w:ascii="Montserrat" w:hAnsi="Montserrat"/>
          <w:sz w:val="24"/>
        </w:rPr>
        <w:t xml:space="preserve">as an author i cannot think of a more overwhelming prospect for writing about than this one individual, who at first seemed so modest, elegant and uncomplicated, and no other could become more intense, intricate and exceptional than av does—by any sane delibaration. The notes alone, originating in the simplest efforts to probe her potential, are a tempest of possabilities in which a vast and deeply layered universe has emerged. Av’s greatest strength as a person is her ability to encompass those possabilities in spite of the paradox embracing them engenders. The universe conspires to make a godhead out of her, and she, while not quite resenting it, persistantly shrugs these endowments off as a compromise of her integrity. And yet the universe, (Av), insists on forcing her to accept the role it has adopted her for. Ironically, she seems to have more control over the disposition of her universe than i, as its author. In spite of how energetically (Av) has drawn off of my experiences and perception in my own world, av’s universe boldly embodies its own original traits upon those influences. </w:t>
      </w:r>
      <w:r w:rsidRPr="00B3633A">
        <w:rPr>
          <w:rFonts w:ascii="Montserrat" w:hAnsi="Montserrat"/>
          <w:sz w:val="24"/>
          <w:u w:val="single"/>
        </w:rPr>
        <w:t>Confronted with this dreamer and this dream, what amounts to the real essence of the story of av and (Av) is her discovery of and association in the infinite expression. The realization of an ultimate reality, and the awesome challenge of becoming a part of it.</w:t>
      </w:r>
      <w:r w:rsidRPr="00B3633A">
        <w:rPr>
          <w:rFonts w:ascii="Montserrat" w:hAnsi="Montserrat"/>
          <w:sz w:val="24"/>
        </w:rPr>
        <w:t xml:space="preserve"> As a necessity, her story is favored to begin in an f/sf environment, and </w:t>
      </w:r>
      <w:r w:rsidRPr="00B3633A">
        <w:rPr>
          <w:rFonts w:ascii="Montserrat" w:hAnsi="Montserrat"/>
          <w:sz w:val="24"/>
          <w:u w:val="single"/>
        </w:rPr>
        <w:t>the path of her exploration begins by exploring the mysteries and paradoxes of the mind</w:t>
      </w:r>
      <w:r w:rsidRPr="00B3633A">
        <w:rPr>
          <w:rFonts w:ascii="Montserrat" w:hAnsi="Montserrat"/>
          <w:sz w:val="24"/>
        </w:rPr>
        <w:t xml:space="preserve">. </w:t>
      </w:r>
    </w:p>
    <w:p w:rsidR="0008581E" w:rsidRPr="00B3633A" w:rsidRDefault="0008581E">
      <w:pPr>
        <w:pStyle w:val="0DraftNormal"/>
        <w:rPr>
          <w:rFonts w:ascii="Montserrat" w:hAnsi="Montserrat"/>
          <w:sz w:val="24"/>
        </w:rPr>
      </w:pPr>
    </w:p>
    <w:p w:rsidR="0008581E" w:rsidRPr="00B3633A" w:rsidRDefault="0008581E">
      <w:pPr>
        <w:pStyle w:val="0DraftNormal"/>
        <w:rPr>
          <w:rFonts w:ascii="Montserrat" w:hAnsi="Montserrat"/>
          <w:sz w:val="24"/>
        </w:rPr>
      </w:pPr>
      <w:r w:rsidRPr="00B3633A">
        <w:rPr>
          <w:rFonts w:ascii="Montserrat" w:hAnsi="Montserrat"/>
          <w:sz w:val="24"/>
        </w:rPr>
        <w:t xml:space="preserve">considering the degree to which i understand both her and the essential nature of the universe she is key to, it should be possible to initiate this project from a position independant of the mass of existing data. There is no need to rely on any existing device, as this work is considered purely for the sake of establishing the benchmark from which all the rest of the material will be expected to conform over succeeding project generations. </w:t>
      </w:r>
    </w:p>
    <w:p w:rsidR="0008581E" w:rsidRPr="00B3633A" w:rsidRDefault="0008581E">
      <w:pPr>
        <w:pStyle w:val="0DraftNormal"/>
        <w:rPr>
          <w:rFonts w:ascii="Montserrat" w:hAnsi="Montserrat"/>
          <w:sz w:val="24"/>
        </w:rPr>
      </w:pPr>
    </w:p>
    <w:p w:rsidR="0008581E" w:rsidRPr="00B3633A" w:rsidRDefault="0008581E">
      <w:pPr>
        <w:pStyle w:val="0DraftNormal"/>
        <w:rPr>
          <w:rFonts w:ascii="Montserrat" w:hAnsi="Montserrat"/>
          <w:sz w:val="24"/>
        </w:rPr>
      </w:pPr>
      <w:r w:rsidRPr="00B3633A">
        <w:rPr>
          <w:rFonts w:ascii="Montserrat" w:hAnsi="Montserrat"/>
          <w:sz w:val="24"/>
        </w:rPr>
        <w:t xml:space="preserve">What is the best way to introduce av and her world ((Av)), and what degree or angle of attack need such a project undertake? </w:t>
      </w:r>
    </w:p>
    <w:p w:rsidR="0008581E" w:rsidRPr="00B3633A" w:rsidRDefault="0008581E">
      <w:pPr>
        <w:pStyle w:val="0DraftNormal"/>
        <w:rPr>
          <w:rFonts w:ascii="Montserrat" w:hAnsi="Montserrat"/>
          <w:sz w:val="24"/>
        </w:rPr>
      </w:pPr>
    </w:p>
    <w:p w:rsidR="0008581E" w:rsidRPr="00B3633A" w:rsidRDefault="0008581E">
      <w:pPr>
        <w:pStyle w:val="0DraftNormal"/>
        <w:rPr>
          <w:rFonts w:ascii="Montserrat" w:hAnsi="Montserrat"/>
          <w:sz w:val="24"/>
        </w:rPr>
      </w:pPr>
      <w:r w:rsidRPr="00B3633A">
        <w:rPr>
          <w:rFonts w:ascii="Montserrat" w:hAnsi="Montserrat"/>
          <w:sz w:val="24"/>
        </w:rPr>
        <w:t xml:space="preserve">What kind of story allows these two to introduce each other without either dominating or overwhelming the action </w:t>
      </w:r>
    </w:p>
    <w:p w:rsidR="0008581E" w:rsidRPr="00B3633A" w:rsidRDefault="0008581E">
      <w:pPr>
        <w:pStyle w:val="0DraftNormal"/>
        <w:rPr>
          <w:rFonts w:ascii="Montserrat" w:hAnsi="Montserrat"/>
          <w:sz w:val="24"/>
        </w:rPr>
      </w:pPr>
    </w:p>
    <w:p w:rsidR="0008581E" w:rsidRPr="00B3633A" w:rsidRDefault="0008581E">
      <w:pPr>
        <w:pStyle w:val="0DraftNormal"/>
        <w:rPr>
          <w:rFonts w:ascii="Montserrat" w:hAnsi="Montserrat"/>
          <w:sz w:val="24"/>
        </w:rPr>
      </w:pPr>
      <w:r w:rsidRPr="00B3633A">
        <w:rPr>
          <w:rFonts w:ascii="Montserrat" w:hAnsi="Montserrat"/>
          <w:sz w:val="24"/>
        </w:rPr>
        <w:br w:type="page"/>
      </w:r>
      <w:r w:rsidRPr="00B3633A">
        <w:rPr>
          <w:rFonts w:ascii="Montserrat" w:hAnsi="Montserrat"/>
          <w:b/>
          <w:sz w:val="24"/>
        </w:rPr>
        <w:t>0221-969-0117-00</w:t>
      </w:r>
    </w:p>
    <w:p w:rsidR="0008581E" w:rsidRPr="00B3633A" w:rsidRDefault="0008581E">
      <w:pPr>
        <w:pStyle w:val="0DraftNormal"/>
        <w:rPr>
          <w:rFonts w:ascii="Montserrat" w:hAnsi="Montserrat"/>
          <w:sz w:val="24"/>
        </w:rPr>
      </w:pPr>
    </w:p>
    <w:p w:rsidR="0008581E" w:rsidRPr="00B3633A" w:rsidRDefault="0008581E">
      <w:pPr>
        <w:pStyle w:val="0DraftNormal"/>
        <w:rPr>
          <w:rFonts w:ascii="Montserrat" w:hAnsi="Montserrat"/>
          <w:sz w:val="24"/>
        </w:rPr>
      </w:pPr>
      <w:r w:rsidRPr="00B3633A">
        <w:rPr>
          <w:rFonts w:ascii="Montserrat" w:hAnsi="Montserrat"/>
          <w:sz w:val="24"/>
        </w:rPr>
        <w:t>aegis independant citizenship, military contract-naval aavi specialist pilot/tactical</w:t>
      </w:r>
    </w:p>
    <w:p w:rsidR="0008581E" w:rsidRPr="00B3633A" w:rsidRDefault="0008581E">
      <w:pPr>
        <w:pStyle w:val="0DraftNormal"/>
        <w:rPr>
          <w:rFonts w:ascii="Montserrat" w:hAnsi="Montserrat"/>
          <w:sz w:val="24"/>
        </w:rPr>
      </w:pPr>
    </w:p>
    <w:p w:rsidR="0008581E" w:rsidRPr="00B3633A" w:rsidRDefault="0008581E">
      <w:pPr>
        <w:pStyle w:val="0DraftNormal"/>
        <w:rPr>
          <w:rFonts w:ascii="Montserrat" w:hAnsi="Montserrat"/>
          <w:sz w:val="24"/>
        </w:rPr>
      </w:pPr>
      <w:r w:rsidRPr="00B3633A">
        <w:rPr>
          <w:rFonts w:ascii="Montserrat" w:hAnsi="Montserrat"/>
          <w:sz w:val="24"/>
        </w:rPr>
        <w:t>registered identity, angel colony authority</w:t>
      </w:r>
    </w:p>
    <w:p w:rsidR="0008581E" w:rsidRPr="00B3633A" w:rsidRDefault="0008581E">
      <w:pPr>
        <w:pStyle w:val="0DraftNormal"/>
        <w:rPr>
          <w:rFonts w:ascii="Montserrat" w:hAnsi="Montserrat"/>
          <w:sz w:val="24"/>
        </w:rPr>
      </w:pPr>
    </w:p>
    <w:p w:rsidR="0008581E" w:rsidRPr="00B3633A" w:rsidRDefault="0008581E">
      <w:pPr>
        <w:pStyle w:val="0DraftNormal"/>
        <w:rPr>
          <w:rFonts w:ascii="Montserrat" w:hAnsi="Montserrat"/>
          <w:sz w:val="24"/>
        </w:rPr>
      </w:pPr>
      <w:r w:rsidRPr="00B3633A">
        <w:rPr>
          <w:rFonts w:ascii="Montserrat" w:hAnsi="Montserrat"/>
          <w:sz w:val="24"/>
        </w:rPr>
        <w:t>aka</w:t>
      </w:r>
    </w:p>
    <w:p w:rsidR="0008581E" w:rsidRPr="00B3633A" w:rsidRDefault="0008581E">
      <w:pPr>
        <w:pStyle w:val="0DraftNormal"/>
        <w:rPr>
          <w:rFonts w:ascii="Montserrat" w:hAnsi="Montserrat"/>
          <w:sz w:val="24"/>
        </w:rPr>
      </w:pPr>
    </w:p>
    <w:p w:rsidR="0008581E" w:rsidRPr="00B3633A" w:rsidRDefault="0008581E">
      <w:pPr>
        <w:pStyle w:val="0DraftNormal"/>
        <w:rPr>
          <w:rFonts w:ascii="Montserrat" w:hAnsi="Montserrat"/>
          <w:sz w:val="24"/>
        </w:rPr>
      </w:pPr>
      <w:r w:rsidRPr="00B3633A">
        <w:rPr>
          <w:rFonts w:ascii="Montserrat" w:hAnsi="Montserrat"/>
          <w:sz w:val="24"/>
        </w:rPr>
        <w:t>avon·je·ara eyrn syn</w:t>
      </w:r>
    </w:p>
    <w:p w:rsidR="0008581E" w:rsidRPr="00B3633A" w:rsidRDefault="0008581E">
      <w:pPr>
        <w:pStyle w:val="0DraftNormal"/>
        <w:rPr>
          <w:rFonts w:ascii="Montserrat" w:hAnsi="Montserrat"/>
          <w:sz w:val="24"/>
        </w:rPr>
      </w:pPr>
    </w:p>
    <w:p w:rsidR="0008581E" w:rsidRPr="00B3633A" w:rsidRDefault="0008581E">
      <w:pPr>
        <w:pStyle w:val="0DraftNormal"/>
        <w:rPr>
          <w:rFonts w:ascii="Montserrat" w:hAnsi="Montserrat"/>
          <w:sz w:val="24"/>
        </w:rPr>
      </w:pPr>
      <w:r w:rsidRPr="00B3633A">
        <w:rPr>
          <w:rFonts w:ascii="Montserrat" w:hAnsi="Montserrat"/>
          <w:sz w:val="24"/>
        </w:rPr>
        <w:t>av</w:t>
      </w:r>
    </w:p>
    <w:p w:rsidR="0008581E" w:rsidRPr="00B3633A" w:rsidRDefault="0008581E">
      <w:pPr>
        <w:pStyle w:val="0DraftNormal"/>
        <w:rPr>
          <w:rFonts w:ascii="Montserrat" w:hAnsi="Montserrat"/>
          <w:sz w:val="24"/>
        </w:rPr>
      </w:pPr>
    </w:p>
    <w:p w:rsidR="0008581E" w:rsidRPr="00B3633A" w:rsidRDefault="0008581E">
      <w:pPr>
        <w:pStyle w:val="0DraftNormal"/>
        <w:rPr>
          <w:rFonts w:ascii="Montserrat" w:hAnsi="Montserrat"/>
          <w:sz w:val="24"/>
        </w:rPr>
      </w:pPr>
      <w:r w:rsidRPr="00B3633A">
        <w:rPr>
          <w:rFonts w:ascii="Montserrat" w:hAnsi="Montserrat"/>
          <w:sz w:val="24"/>
        </w:rPr>
        <w:t>av·naoma</w:t>
      </w:r>
    </w:p>
    <w:p w:rsidR="0008581E" w:rsidRPr="00B3633A" w:rsidRDefault="0008581E">
      <w:pPr>
        <w:pStyle w:val="0DraftNormal"/>
        <w:rPr>
          <w:rFonts w:ascii="Montserrat" w:hAnsi="Montserrat"/>
          <w:sz w:val="24"/>
        </w:rPr>
      </w:pPr>
    </w:p>
    <w:p w:rsidR="0008581E" w:rsidRPr="00B3633A" w:rsidRDefault="0008581E">
      <w:pPr>
        <w:pStyle w:val="0DraftNormal"/>
        <w:rPr>
          <w:rFonts w:ascii="Montserrat" w:hAnsi="Montserrat"/>
          <w:sz w:val="24"/>
        </w:rPr>
      </w:pPr>
      <w:r w:rsidRPr="00B3633A">
        <w:rPr>
          <w:rFonts w:ascii="Montserrat" w:hAnsi="Montserrat"/>
          <w:sz w:val="24"/>
        </w:rPr>
        <w:t>birth registration</w:t>
      </w:r>
    </w:p>
    <w:p w:rsidR="0008581E" w:rsidRPr="00B3633A" w:rsidRDefault="0008581E">
      <w:pPr>
        <w:pStyle w:val="0DraftNormal"/>
        <w:rPr>
          <w:rFonts w:ascii="Montserrat" w:hAnsi="Montserrat"/>
          <w:sz w:val="24"/>
        </w:rPr>
      </w:pPr>
    </w:p>
    <w:p w:rsidR="0008581E" w:rsidRPr="00B3633A" w:rsidRDefault="0008581E">
      <w:pPr>
        <w:pStyle w:val="0DraftNormal"/>
        <w:rPr>
          <w:rFonts w:ascii="Montserrat" w:hAnsi="Montserrat"/>
          <w:sz w:val="24"/>
        </w:rPr>
      </w:pPr>
      <w:r w:rsidRPr="00B3633A">
        <w:rPr>
          <w:rFonts w:ascii="Montserrat" w:hAnsi="Montserrat"/>
          <w:sz w:val="24"/>
        </w:rPr>
        <w:t xml:space="preserve">nickname </w:t>
      </w:r>
    </w:p>
    <w:p w:rsidR="0008581E" w:rsidRPr="00B3633A" w:rsidRDefault="0008581E">
      <w:pPr>
        <w:pStyle w:val="0DraftNormal"/>
        <w:rPr>
          <w:rFonts w:ascii="Montserrat" w:hAnsi="Montserrat"/>
          <w:sz w:val="24"/>
        </w:rPr>
      </w:pPr>
    </w:p>
    <w:p w:rsidR="0008581E" w:rsidRPr="00B3633A" w:rsidRDefault="0008581E">
      <w:pPr>
        <w:pStyle w:val="0DraftNormal"/>
        <w:rPr>
          <w:rFonts w:ascii="Montserrat" w:hAnsi="Montserrat"/>
          <w:sz w:val="24"/>
        </w:rPr>
      </w:pPr>
      <w:r w:rsidRPr="00B3633A">
        <w:rPr>
          <w:rFonts w:ascii="Montserrat" w:hAnsi="Montserrat"/>
          <w:sz w:val="24"/>
        </w:rPr>
        <w:t>ajean trade name</w:t>
      </w:r>
    </w:p>
    <w:p w:rsidR="0008581E" w:rsidRPr="00B3633A" w:rsidRDefault="0008581E">
      <w:pPr>
        <w:pStyle w:val="0DraftNormal"/>
        <w:rPr>
          <w:rFonts w:ascii="Montserrat" w:hAnsi="Montserrat"/>
          <w:sz w:val="24"/>
        </w:rPr>
      </w:pPr>
    </w:p>
    <w:p w:rsidR="0008581E" w:rsidRPr="00B3633A" w:rsidRDefault="0008581E">
      <w:pPr>
        <w:pStyle w:val="0DraftNormal"/>
        <w:rPr>
          <w:rFonts w:ascii="Montserrat" w:hAnsi="Montserrat"/>
          <w:sz w:val="24"/>
        </w:rPr>
      </w:pPr>
      <w:r w:rsidRPr="00B3633A">
        <w:rPr>
          <w:rFonts w:ascii="Montserrat" w:hAnsi="Montserrat"/>
          <w:sz w:val="24"/>
        </w:rPr>
        <w:br w:type="page"/>
        <w:t>Breakdowns</w:t>
      </w:r>
    </w:p>
    <w:p w:rsidR="0008581E" w:rsidRPr="00B3633A" w:rsidRDefault="0008581E">
      <w:pPr>
        <w:pStyle w:val="0DraftNormal"/>
        <w:rPr>
          <w:rFonts w:ascii="Montserrat" w:hAnsi="Montserrat"/>
          <w:sz w:val="24"/>
        </w:rPr>
      </w:pPr>
    </w:p>
    <w:p w:rsidR="0008581E" w:rsidRPr="00B3633A" w:rsidRDefault="0008581E">
      <w:pPr>
        <w:pStyle w:val="0DraftNormal"/>
        <w:rPr>
          <w:rFonts w:ascii="Montserrat" w:hAnsi="Montserrat"/>
          <w:sz w:val="24"/>
        </w:rPr>
      </w:pPr>
      <w:r w:rsidRPr="00B3633A">
        <w:rPr>
          <w:rFonts w:ascii="Montserrat" w:hAnsi="Montserrat"/>
          <w:sz w:val="24"/>
        </w:rPr>
        <w:t>Prologue</w:t>
      </w:r>
    </w:p>
    <w:p w:rsidR="0008581E" w:rsidRPr="00B3633A" w:rsidRDefault="0008581E">
      <w:pPr>
        <w:pStyle w:val="0DraftNormal"/>
        <w:rPr>
          <w:rFonts w:ascii="Montserrat" w:hAnsi="Montserrat"/>
          <w:sz w:val="24"/>
        </w:rPr>
      </w:pPr>
    </w:p>
    <w:p w:rsidR="0008581E" w:rsidRPr="00B3633A" w:rsidRDefault="0008581E">
      <w:pPr>
        <w:pStyle w:val="0DraftNormal"/>
        <w:rPr>
          <w:rFonts w:ascii="Montserrat" w:hAnsi="Montserrat"/>
          <w:sz w:val="24"/>
        </w:rPr>
      </w:pPr>
      <w:r w:rsidRPr="00B3633A">
        <w:rPr>
          <w:rFonts w:ascii="Montserrat" w:hAnsi="Montserrat"/>
          <w:sz w:val="24"/>
        </w:rPr>
        <w:t>a conversation between strangers from which two voices contrive to become one author One</w:t>
      </w:r>
    </w:p>
    <w:p w:rsidR="0008581E" w:rsidRPr="00B3633A" w:rsidRDefault="0008581E">
      <w:pPr>
        <w:pStyle w:val="0DraftNormal"/>
        <w:rPr>
          <w:rFonts w:ascii="Montserrat" w:hAnsi="Montserrat"/>
          <w:sz w:val="24"/>
        </w:rPr>
      </w:pPr>
    </w:p>
    <w:p w:rsidR="0008581E" w:rsidRPr="00B3633A" w:rsidRDefault="0008581E">
      <w:pPr>
        <w:pStyle w:val="0DraftNormal"/>
        <w:rPr>
          <w:rFonts w:ascii="Montserrat" w:hAnsi="Montserrat"/>
          <w:sz w:val="24"/>
        </w:rPr>
      </w:pPr>
      <w:r w:rsidRPr="00B3633A">
        <w:rPr>
          <w:rFonts w:ascii="Montserrat" w:hAnsi="Montserrat"/>
          <w:sz w:val="24"/>
        </w:rPr>
        <w:t>far from the beginning of her own kind and the beginning of her own mystery, this is the beginning of (Mystery) and the end of nineveh's innocence... The path that leads to the apprehension of a god in the person of Two</w:t>
      </w:r>
    </w:p>
    <w:p w:rsidR="0008581E" w:rsidRPr="00B3633A" w:rsidRDefault="0008581E">
      <w:pPr>
        <w:pStyle w:val="0DraftNormal"/>
        <w:rPr>
          <w:rFonts w:ascii="Montserrat" w:hAnsi="Montserrat"/>
          <w:sz w:val="24"/>
        </w:rPr>
      </w:pPr>
    </w:p>
    <w:p w:rsidR="0008581E" w:rsidRPr="00B3633A" w:rsidRDefault="0008581E">
      <w:pPr>
        <w:pStyle w:val="0DraftNormal"/>
        <w:rPr>
          <w:rFonts w:ascii="Montserrat" w:hAnsi="Montserrat"/>
          <w:sz w:val="24"/>
        </w:rPr>
      </w:pPr>
      <w:r w:rsidRPr="00B3633A">
        <w:rPr>
          <w:rFonts w:ascii="Montserrat" w:hAnsi="Montserrat"/>
          <w:sz w:val="24"/>
        </w:rPr>
        <w:t>torn from the breadth, depth and height of heaven, Av fights to comprehend and preserve her provoked existence from a myriad of daunting threats... The path which drives a wedge between Av and (Mystery) even as they bound to each other Three</w:t>
      </w:r>
    </w:p>
    <w:p w:rsidR="0008581E" w:rsidRPr="00B3633A" w:rsidRDefault="0008581E">
      <w:pPr>
        <w:pStyle w:val="0DraftNormal"/>
        <w:rPr>
          <w:rFonts w:ascii="Montserrat" w:hAnsi="Montserrat"/>
          <w:sz w:val="24"/>
        </w:rPr>
      </w:pPr>
    </w:p>
    <w:p w:rsidR="0008581E" w:rsidRPr="00B3633A" w:rsidRDefault="0008581E">
      <w:pPr>
        <w:pStyle w:val="0DraftNormal"/>
        <w:rPr>
          <w:rFonts w:ascii="Montserrat" w:hAnsi="Montserrat"/>
          <w:sz w:val="24"/>
        </w:rPr>
      </w:pPr>
      <w:r w:rsidRPr="00B3633A">
        <w:rPr>
          <w:rFonts w:ascii="Montserrat" w:hAnsi="Montserrat"/>
          <w:sz w:val="24"/>
        </w:rPr>
        <w:t>the end of the begining and the beginning of the end Epilogue</w:t>
      </w:r>
    </w:p>
    <w:p w:rsidR="0008581E" w:rsidRPr="00B3633A" w:rsidRDefault="0008581E">
      <w:pPr>
        <w:pStyle w:val="0DraftNormal"/>
        <w:rPr>
          <w:rFonts w:ascii="Montserrat" w:hAnsi="Montserrat"/>
          <w:sz w:val="24"/>
        </w:rPr>
      </w:pPr>
    </w:p>
    <w:p w:rsidR="0008581E" w:rsidRPr="00B3633A" w:rsidRDefault="0008581E">
      <w:pPr>
        <w:pStyle w:val="0DraftNormal"/>
        <w:rPr>
          <w:rFonts w:ascii="Montserrat" w:hAnsi="Montserrat"/>
          <w:sz w:val="24"/>
        </w:rPr>
      </w:pPr>
      <w:r w:rsidRPr="00B3633A">
        <w:rPr>
          <w:rFonts w:ascii="Montserrat" w:hAnsi="Montserrat"/>
          <w:sz w:val="24"/>
        </w:rPr>
        <w:t>unmeasurable consequences... Which were you? Both, neither, their child, their world.</w:t>
      </w:r>
    </w:p>
    <w:p w:rsidR="0008581E" w:rsidRPr="00B3633A" w:rsidRDefault="0008581E">
      <w:pPr>
        <w:pStyle w:val="0DraftNormal"/>
        <w:rPr>
          <w:rFonts w:ascii="Montserrat" w:hAnsi="Montserrat"/>
          <w:sz w:val="24"/>
        </w:rPr>
      </w:pPr>
      <w:r w:rsidRPr="00B3633A">
        <w:rPr>
          <w:rFonts w:ascii="Montserrat" w:hAnsi="Montserrat"/>
          <w:sz w:val="24"/>
        </w:rPr>
        <w:t>n :</w:t>
      </w:r>
    </w:p>
    <w:p w:rsidR="0008581E" w:rsidRPr="00B3633A" w:rsidRDefault="0008581E">
      <w:pPr>
        <w:pStyle w:val="0DraftNormal"/>
        <w:rPr>
          <w:rFonts w:ascii="Montserrat" w:hAnsi="Montserrat"/>
          <w:sz w:val="24"/>
        </w:rPr>
      </w:pPr>
    </w:p>
    <w:p w:rsidR="0008581E" w:rsidRPr="00B3633A" w:rsidRDefault="0008581E">
      <w:pPr>
        <w:pStyle w:val="0DraftNormal"/>
        <w:rPr>
          <w:rFonts w:ascii="Montserrat" w:hAnsi="Montserrat"/>
          <w:sz w:val="24"/>
        </w:rPr>
      </w:pPr>
      <w:r w:rsidRPr="00B3633A">
        <w:rPr>
          <w:rFonts w:ascii="Montserrat" w:hAnsi="Montserrat"/>
          <w:sz w:val="24"/>
        </w:rPr>
        <w:t>arden eve sinclair was one of a group of three class iii psionics each explorer was assigned. Arden’s ship happened to be one of the twenty lost in translation due to a fatal data corruption. Seventeen of the lost explorers, through the heroic effort of arden and the other psi actives, manage to recover normal space far across the galactic disk. The damage sustained by the ships’ drives forced the explorers to seek a viable world to retreat to before their damaged ships failed. Arduous effort brings them within reach of a promising candidate which proves to be too promising. Arden, stumbling into first contact, confronts an alien too disturbingly human. Or worse, a human too disturbingly alien. They are invited to settle the acheingly beautiful world in a carefuly arranged isolation from the native establishments. An odd number of years of strictly limited contact between the two cultures itself takes a disturbing, perhaps threatening pattern in the eyes of the majority of the colonists. Fifty-one natives attend to the colony; a number significantly equal to that of class iii psionics among the colonials and in whom their native guides invest the greatest part of their attention. Arden, as one of the fifty-one is caught between her personal and practical curiosity regarding their new home and its indigenous people, and her awareness of very dangerous unease among the psi blind colonists that daily threatens erupt into something darker and more primal. Arden finds herself poised on a very thin and deadly line between the known and the unknown, unable to resist probing the paradox of these exotically human aliens.</w:t>
      </w:r>
    </w:p>
    <w:p w:rsidR="0008581E" w:rsidRPr="00B3633A" w:rsidRDefault="0008581E">
      <w:pPr>
        <w:pStyle w:val="0DraftNormal"/>
        <w:rPr>
          <w:rFonts w:ascii="Montserrat" w:hAnsi="Montserrat"/>
          <w:sz w:val="24"/>
        </w:rPr>
      </w:pPr>
    </w:p>
    <w:p w:rsidR="0008581E" w:rsidRPr="00B3633A" w:rsidRDefault="0008581E">
      <w:pPr>
        <w:pStyle w:val="0DraftNormal"/>
        <w:rPr>
          <w:rFonts w:ascii="Montserrat" w:hAnsi="Montserrat"/>
          <w:sz w:val="24"/>
        </w:rPr>
      </w:pPr>
      <w:r w:rsidRPr="00B3633A">
        <w:rPr>
          <w:rFonts w:ascii="Montserrat" w:hAnsi="Montserrat"/>
          <w:sz w:val="24"/>
        </w:rPr>
        <w:t>Second</w:t>
      </w:r>
    </w:p>
    <w:p w:rsidR="0008581E" w:rsidRPr="00B3633A" w:rsidRDefault="0008581E">
      <w:pPr>
        <w:pStyle w:val="0DraftNormal"/>
        <w:rPr>
          <w:rFonts w:ascii="Montserrat" w:hAnsi="Montserrat"/>
          <w:sz w:val="24"/>
        </w:rPr>
      </w:pPr>
    </w:p>
    <w:p w:rsidR="0008581E" w:rsidRPr="00B3633A" w:rsidRDefault="0008581E">
      <w:pPr>
        <w:pStyle w:val="0DraftNormal"/>
        <w:rPr>
          <w:rFonts w:ascii="Montserrat" w:hAnsi="Montserrat"/>
          <w:sz w:val="24"/>
        </w:rPr>
      </w:pPr>
      <w:r w:rsidRPr="00B3633A">
        <w:rPr>
          <w:rFonts w:ascii="Montserrat" w:hAnsi="Montserrat"/>
          <w:sz w:val="24"/>
        </w:rPr>
        <w:t>ara vai :</w:t>
      </w:r>
    </w:p>
    <w:p w:rsidR="0008581E" w:rsidRPr="00B3633A" w:rsidRDefault="0008581E">
      <w:pPr>
        <w:pStyle w:val="0DraftNormal"/>
        <w:rPr>
          <w:rFonts w:ascii="Montserrat" w:hAnsi="Montserrat"/>
          <w:sz w:val="24"/>
        </w:rPr>
      </w:pPr>
    </w:p>
    <w:p w:rsidR="0008581E" w:rsidRPr="00B3633A" w:rsidRDefault="0008581E">
      <w:pPr>
        <w:pStyle w:val="0DraftNormal"/>
        <w:rPr>
          <w:rFonts w:ascii="Montserrat" w:hAnsi="Montserrat"/>
          <w:sz w:val="24"/>
        </w:rPr>
      </w:pPr>
      <w:r w:rsidRPr="00B3633A">
        <w:rPr>
          <w:rFonts w:ascii="Montserrat" w:hAnsi="Montserrat"/>
          <w:sz w:val="24"/>
        </w:rPr>
        <w:t>angel morgan sinclair, daughter of arden eve sinclair, and the youngest of thirteen half exotic children has a brilliant, intuitive mind. Angel also has a sensual, seductive nature. These two qualities draw the attention of a powerful and enigmatic exotic. From friendly acquaintances they grow to become lovers, until the night he awakens in her a power such as she could only imagine before. A sudden adversary, he pushes her to the ede of her sanity and beyond, and angel becomes ara vai. Ara vai wanders through the next eight decades struggling to learn what she has become, until the moment of crisis as her transformation comes to a climax. This bloody transformation exacts too terrible a price for her to bear. Ara vai endures the agony and ecstacy of her transformation, resisting the devouring hunger that drives it, burning from within. Her power continues to grow, feeding on her body and soul, until she cannot contain it any more and iignites. A phoenix is born.</w:t>
      </w:r>
    </w:p>
    <w:p w:rsidR="0008581E" w:rsidRPr="00B3633A" w:rsidRDefault="0008581E">
      <w:pPr>
        <w:pStyle w:val="0DraftNormal"/>
        <w:rPr>
          <w:rFonts w:ascii="Montserrat" w:hAnsi="Montserrat"/>
          <w:sz w:val="24"/>
        </w:rPr>
      </w:pPr>
    </w:p>
    <w:p w:rsidR="0008581E" w:rsidRPr="00B3633A" w:rsidRDefault="0008581E">
      <w:pPr>
        <w:pStyle w:val="0DraftNormal"/>
        <w:rPr>
          <w:rFonts w:ascii="Montserrat" w:hAnsi="Montserrat"/>
          <w:sz w:val="24"/>
        </w:rPr>
      </w:pPr>
      <w:r w:rsidRPr="00B3633A">
        <w:rPr>
          <w:rFonts w:ascii="Montserrat" w:hAnsi="Montserrat"/>
          <w:sz w:val="24"/>
        </w:rPr>
        <w:br w:type="page"/>
        <w:t>Premise</w:t>
      </w:r>
    </w:p>
    <w:p w:rsidR="0008581E" w:rsidRPr="00B3633A" w:rsidRDefault="0008581E">
      <w:pPr>
        <w:pStyle w:val="0DraftNormal"/>
        <w:rPr>
          <w:rFonts w:ascii="Montserrat" w:hAnsi="Montserrat"/>
          <w:sz w:val="24"/>
        </w:rPr>
      </w:pPr>
    </w:p>
    <w:p w:rsidR="0008581E" w:rsidRPr="00B3633A" w:rsidRDefault="0008581E">
      <w:pPr>
        <w:pStyle w:val="0DraftNormal"/>
        <w:rPr>
          <w:rFonts w:ascii="Montserrat" w:hAnsi="Montserrat"/>
          <w:sz w:val="24"/>
        </w:rPr>
      </w:pPr>
      <w:r w:rsidRPr="00B3633A">
        <w:rPr>
          <w:rFonts w:ascii="Montserrat" w:hAnsi="Montserrat"/>
          <w:sz w:val="24"/>
        </w:rPr>
        <w:t xml:space="preserve">av goes through the process of self conception, and the struggle for self posssesion. Av begins her long journey caught between two worlds. Her story begins at the end of her childhood, and focuses on a series of events that force her to confront herself. </w:t>
      </w:r>
    </w:p>
    <w:p w:rsidR="0008581E" w:rsidRPr="00B3633A" w:rsidRDefault="0008581E">
      <w:pPr>
        <w:pStyle w:val="0DraftNormal"/>
        <w:rPr>
          <w:rFonts w:ascii="Montserrat" w:hAnsi="Montserrat"/>
          <w:sz w:val="24"/>
        </w:rPr>
      </w:pPr>
    </w:p>
    <w:p w:rsidR="0008581E" w:rsidRPr="00B3633A" w:rsidRDefault="0008581E">
      <w:pPr>
        <w:pStyle w:val="0DraftNormal"/>
        <w:rPr>
          <w:rFonts w:ascii="Montserrat" w:hAnsi="Montserrat"/>
          <w:sz w:val="24"/>
        </w:rPr>
      </w:pPr>
      <w:r w:rsidRPr="00B3633A">
        <w:rPr>
          <w:rFonts w:ascii="Montserrat" w:hAnsi="Montserrat"/>
          <w:strike/>
          <w:sz w:val="24"/>
        </w:rPr>
        <w:tab/>
      </w:r>
      <w:r w:rsidRPr="00B3633A">
        <w:rPr>
          <w:rFonts w:ascii="Montserrat" w:hAnsi="Montserrat"/>
          <w:strike/>
          <w:sz w:val="24"/>
        </w:rPr>
        <w:tab/>
      </w:r>
    </w:p>
    <w:p w:rsidR="0008581E" w:rsidRPr="00B3633A" w:rsidRDefault="0008581E">
      <w:pPr>
        <w:pStyle w:val="0DraftNormal"/>
        <w:rPr>
          <w:rFonts w:ascii="Montserrat" w:hAnsi="Montserrat"/>
          <w:sz w:val="24"/>
        </w:rPr>
      </w:pPr>
      <w:r w:rsidRPr="00B3633A">
        <w:rPr>
          <w:rFonts w:ascii="Montserrat" w:hAnsi="Montserrat"/>
          <w:sz w:val="24"/>
        </w:rPr>
        <w:t xml:space="preserve">Temptation whispers of things undreamed. In the mind, obscure in its labyrinthine folds, lurk untold mysteries and secrets. Or answers. Are there really dragons? Are there really gods? What do you do when you subconsciously have the power to make either real? When the subconscious mind merges with the conscious, a whole life—a whole world, can be created in an instant; so how can you find out what was real? Will you ever know who you really were? Only when the literal and metaphorical become entwined can dreams chance to become real. For two, to whom life has become almost a dream, an impossible opportunity has opened up the abyss of the unknowable mind. Apetite—desire, lures them in. </w:t>
      </w:r>
    </w:p>
    <w:p w:rsidR="0008581E" w:rsidRPr="00B3633A" w:rsidRDefault="0008581E">
      <w:pPr>
        <w:pStyle w:val="0DraftNormal"/>
        <w:rPr>
          <w:rFonts w:ascii="Montserrat" w:hAnsi="Montserrat"/>
          <w:sz w:val="24"/>
        </w:rPr>
      </w:pPr>
    </w:p>
    <w:p w:rsidR="0008581E" w:rsidRPr="00B3633A" w:rsidRDefault="0008581E">
      <w:pPr>
        <w:pStyle w:val="0DraftNormal"/>
        <w:rPr>
          <w:rFonts w:ascii="Montserrat" w:hAnsi="Montserrat"/>
          <w:sz w:val="24"/>
        </w:rPr>
      </w:pPr>
      <w:r w:rsidRPr="00B3633A">
        <w:rPr>
          <w:rFonts w:ascii="Montserrat" w:hAnsi="Montserrat"/>
          <w:sz w:val="24"/>
        </w:rPr>
        <w:t xml:space="preserve">One wonders what lurks beneath a human face. She, a vibrant child of intuition. He, a timeless aparition of doubt. Once behind each others masks, they will know. The devourer and the amaranth. A dragon and a phoenix. </w:t>
      </w:r>
    </w:p>
    <w:p w:rsidR="0008581E" w:rsidRPr="00B3633A" w:rsidRDefault="0008581E">
      <w:pPr>
        <w:pStyle w:val="0DraftNormal"/>
        <w:rPr>
          <w:rFonts w:ascii="Montserrat" w:hAnsi="Montserrat"/>
          <w:sz w:val="24"/>
        </w:rPr>
      </w:pPr>
    </w:p>
    <w:p w:rsidR="0008581E" w:rsidRPr="00B3633A" w:rsidRDefault="0008581E">
      <w:pPr>
        <w:pStyle w:val="0DraftNormal"/>
        <w:rPr>
          <w:rFonts w:ascii="Montserrat" w:hAnsi="Montserrat"/>
          <w:sz w:val="24"/>
        </w:rPr>
      </w:pPr>
      <w:r w:rsidRPr="00B3633A">
        <w:rPr>
          <w:rFonts w:ascii="Montserrat" w:hAnsi="Montserrat"/>
          <w:sz w:val="24"/>
        </w:rPr>
        <w:t>and she wonders about what is to come of what lies between her and the ancient dragon. Deeply buried seeds of doubt begin to unfold. Her inner turmoil fuels her drive to master what she is learning from her unusual mentors, who push always harder to see how far she'll go.</w:t>
      </w:r>
    </w:p>
    <w:p w:rsidR="0008581E" w:rsidRPr="00B3633A" w:rsidRDefault="0008581E">
      <w:pPr>
        <w:pStyle w:val="0DraftNormal"/>
        <w:rPr>
          <w:rFonts w:ascii="Montserrat" w:hAnsi="Montserrat"/>
          <w:sz w:val="24"/>
        </w:rPr>
      </w:pPr>
    </w:p>
    <w:p w:rsidR="0008581E" w:rsidRPr="00B3633A" w:rsidRDefault="0008581E">
      <w:pPr>
        <w:pStyle w:val="0DraftNormal"/>
        <w:rPr>
          <w:rFonts w:ascii="Montserrat" w:hAnsi="Montserrat"/>
          <w:sz w:val="24"/>
        </w:rPr>
      </w:pPr>
      <w:r w:rsidRPr="00B3633A">
        <w:rPr>
          <w:rFonts w:ascii="Montserrat" w:hAnsi="Montserrat"/>
          <w:sz w:val="24"/>
        </w:rPr>
        <w:t xml:space="preserve">or that which she has experienced there. Warily, they take her back to their city, as they call it. She is taken to see a man of some repute who listens to her stories and her offer. More or less convinced by her sincerity and her demonstrations of technology, he explains the situation she faces here to her. </w:t>
      </w:r>
    </w:p>
    <w:p w:rsidR="0008581E" w:rsidRPr="00B3633A" w:rsidRDefault="0008581E">
      <w:pPr>
        <w:pStyle w:val="0DraftNormal"/>
        <w:rPr>
          <w:rFonts w:ascii="Montserrat" w:hAnsi="Montserrat"/>
          <w:sz w:val="24"/>
        </w:rPr>
      </w:pPr>
    </w:p>
    <w:p w:rsidR="0008581E" w:rsidRPr="00B3633A" w:rsidRDefault="0008581E">
      <w:pPr>
        <w:pStyle w:val="0DraftNormal"/>
        <w:rPr>
          <w:rFonts w:ascii="Montserrat" w:hAnsi="Montserrat"/>
          <w:sz w:val="24"/>
        </w:rPr>
      </w:pPr>
      <w:r w:rsidRPr="00B3633A">
        <w:rPr>
          <w:rFonts w:ascii="Montserrat" w:hAnsi="Montserrat"/>
          <w:sz w:val="24"/>
        </w:rPr>
        <w:t xml:space="preserve">In the ongoing inter cultural exposure which is going on, the exchange of some necromantic lore provides a glance at the power of the object which serves (Anvea). Av, witnessing this again, but for the first time as we can recall, asks about it. Thus is the nature of the book of will revealed to her, and us. </w:t>
      </w:r>
    </w:p>
    <w:p w:rsidR="0008581E" w:rsidRPr="00B3633A" w:rsidRDefault="0008581E">
      <w:pPr>
        <w:pStyle w:val="0DraftNormal"/>
        <w:rPr>
          <w:rFonts w:ascii="Montserrat" w:hAnsi="Montserrat"/>
          <w:sz w:val="24"/>
        </w:rPr>
      </w:pPr>
      <w:r w:rsidRPr="00B3633A">
        <w:rPr>
          <w:rFonts w:ascii="Montserrat" w:hAnsi="Montserrat"/>
          <w:sz w:val="24"/>
        </w:rPr>
        <w:br w:type="page"/>
      </w:r>
    </w:p>
    <w:p w:rsidR="0008581E" w:rsidRPr="00B3633A" w:rsidRDefault="0008581E">
      <w:pPr>
        <w:pStyle w:val="0DraftNormal"/>
        <w:rPr>
          <w:rFonts w:ascii="Montserrat" w:hAnsi="Montserrat"/>
          <w:sz w:val="24"/>
        </w:rPr>
      </w:pPr>
    </w:p>
    <w:p w:rsidR="0008581E" w:rsidRPr="00B3633A" w:rsidRDefault="0008581E">
      <w:pPr>
        <w:pStyle w:val="0DraftNormal"/>
        <w:rPr>
          <w:rFonts w:ascii="Montserrat" w:hAnsi="Montserrat"/>
          <w:sz w:val="24"/>
        </w:rPr>
      </w:pPr>
    </w:p>
    <w:p w:rsidR="0008581E" w:rsidRPr="00B3633A" w:rsidRDefault="0008581E">
      <w:pPr>
        <w:pStyle w:val="0DraftNormal"/>
        <w:rPr>
          <w:rFonts w:ascii="Montserrat" w:hAnsi="Montserrat"/>
          <w:sz w:val="24"/>
        </w:rPr>
      </w:pPr>
      <w:r w:rsidRPr="00B3633A">
        <w:rPr>
          <w:rFonts w:ascii="Montserrat" w:hAnsi="Montserrat"/>
          <w:sz w:val="24"/>
        </w:rPr>
        <w:t>Her eyes widened, dilating open even as a film of tears wAsiaed the world away. Shaking her head, she recoiled from the couple. Staggering back, she had to turn and walk away to keep her balance. The unbearable words were echoing through her mind like blows beating her back from sight of her mother and father. Her lungs heaved and sucked but she seemed unable to draw a sustaining breath. Her mind reeled as she shoved her way through the crowd. Her desperate motion tossed her out of the bar and across the upper concourse, until her body was checked by the guardrail. Her momentum almost sufficed to pitch her over the edge, but her hands locked on the metal and arrested her flight.</w:t>
      </w:r>
    </w:p>
    <w:p w:rsidR="0008581E" w:rsidRPr="00B3633A" w:rsidRDefault="0008581E">
      <w:pPr>
        <w:pStyle w:val="0DraftNormal"/>
        <w:rPr>
          <w:rFonts w:ascii="Montserrat" w:hAnsi="Montserrat"/>
          <w:sz w:val="24"/>
        </w:rPr>
      </w:pPr>
      <w:r w:rsidRPr="00B3633A">
        <w:rPr>
          <w:rFonts w:ascii="Montserrat" w:hAnsi="Montserrat"/>
          <w:sz w:val="24"/>
        </w:rPr>
        <w:tab/>
        <w:t xml:space="preserve">Ahead of her the station core dropped away in layers, tiers and tiers of an artificial world. That was her life, a vast gaping chasm tearing through all the layers of her identity. She had been a fool, her quest for the reality had gutted her dreams of a family—of a mother and a father who loved her—and left this aching hole in her heart. She couldn’t understand it. They were still together, still in love. They had been horrified when she had revealed herself to them. She had tasted it in their thoughts, with the psionic gifts she had inherited from them. She was not supposed to exist. It had been there in their thoughts, like a murder’s guilt. </w:t>
      </w:r>
    </w:p>
    <w:p w:rsidR="0008581E" w:rsidRPr="00B3633A" w:rsidRDefault="0008581E">
      <w:pPr>
        <w:pStyle w:val="0DraftNormal"/>
        <w:rPr>
          <w:rFonts w:ascii="Montserrat" w:hAnsi="Montserrat"/>
          <w:sz w:val="24"/>
        </w:rPr>
      </w:pPr>
      <w:r w:rsidRPr="00B3633A">
        <w:rPr>
          <w:rFonts w:ascii="Montserrat" w:hAnsi="Montserrat"/>
          <w:sz w:val="24"/>
        </w:rPr>
        <w:tab/>
        <w:t>She had been aborted!</w:t>
      </w:r>
    </w:p>
    <w:p w:rsidR="0008581E" w:rsidRPr="00B3633A" w:rsidRDefault="0008581E">
      <w:pPr>
        <w:pStyle w:val="0DraftNormal"/>
        <w:rPr>
          <w:rFonts w:ascii="Montserrat" w:hAnsi="Montserrat"/>
          <w:sz w:val="24"/>
        </w:rPr>
      </w:pPr>
      <w:r w:rsidRPr="00B3633A">
        <w:rPr>
          <w:rFonts w:ascii="Montserrat" w:hAnsi="Montserrat"/>
          <w:sz w:val="24"/>
        </w:rPr>
        <w:tab/>
        <w:t xml:space="preserve">Just like that, the foundations of her life had shifted. All the excuses she had made for the absence of her parents in her life had been invalidated by a brief interception of thought. All her life she had known that her embryonic body had been removed from her mother’s womb days after her conception. That was they way it had to be done in the navy. A natural pregnancy was too great a risk to both mother and developing child. Contraception was never fool proof, so thousands of children were hatched each year and raised in creche-schools. Only, she really hadn’t been a brood-baby. Her parents had not been loving her from a distance, receiving updates on her growth and development. They had not been proud of their daughter’s accomplishments, because they had never been told that the baby they had aborted had somehow survived. </w:t>
      </w:r>
    </w:p>
    <w:p w:rsidR="0008581E" w:rsidRPr="00B3633A" w:rsidRDefault="0008581E">
      <w:pPr>
        <w:pStyle w:val="0DraftNormal"/>
        <w:rPr>
          <w:rFonts w:ascii="Montserrat" w:hAnsi="Montserrat"/>
          <w:sz w:val="24"/>
        </w:rPr>
      </w:pPr>
      <w:r w:rsidRPr="00B3633A">
        <w:rPr>
          <w:rFonts w:ascii="Montserrat" w:hAnsi="Montserrat"/>
          <w:sz w:val="24"/>
        </w:rPr>
        <w:tab/>
        <w:t>She flinched as a hand tentatively brushed her shoulder. She spun, her back to the rail, and stared at her mother. “Don’t touch me,” she growled under her breath. She crossed her arms over her breasts, slid down a pace and turned her shoulder toward her mother. It was to disconcerting being able to see the resemblance in her mothers face, the near identical proportions of her body. Her mind remained open, hoping for some kind of remorse, something which could help her forgive her mother. What she felt was more like fear, around a core of awe.</w:t>
      </w:r>
    </w:p>
    <w:p w:rsidR="0008581E" w:rsidRPr="00B3633A" w:rsidRDefault="0008581E">
      <w:pPr>
        <w:pStyle w:val="0DraftNormal"/>
        <w:rPr>
          <w:rFonts w:ascii="Montserrat" w:hAnsi="Montserrat"/>
          <w:sz w:val="24"/>
        </w:rPr>
      </w:pPr>
      <w:r w:rsidRPr="00B3633A">
        <w:rPr>
          <w:rFonts w:ascii="Montserrat" w:hAnsi="Montserrat"/>
          <w:sz w:val="24"/>
        </w:rPr>
        <w:tab/>
        <w:t>“What is your name?” her mother asked cautiously, withdrawing her hand.</w:t>
      </w:r>
    </w:p>
    <w:p w:rsidR="0008581E" w:rsidRPr="00B3633A" w:rsidRDefault="0008581E">
      <w:pPr>
        <w:pStyle w:val="0DraftNormal"/>
        <w:rPr>
          <w:rFonts w:ascii="Montserrat" w:hAnsi="Montserrat"/>
          <w:sz w:val="24"/>
        </w:rPr>
      </w:pPr>
      <w:r w:rsidRPr="00B3633A">
        <w:rPr>
          <w:rFonts w:ascii="Montserrat" w:hAnsi="Montserrat"/>
          <w:sz w:val="24"/>
        </w:rPr>
        <w:tab/>
        <w:t>“I don’t really have a name. They just call me Avon. I was the only exotic in the creche. My friends call me Av.”</w:t>
      </w:r>
    </w:p>
    <w:p w:rsidR="0008581E" w:rsidRPr="00B3633A" w:rsidRDefault="0008581E">
      <w:pPr>
        <w:pStyle w:val="0DraftNormal"/>
        <w:rPr>
          <w:rFonts w:ascii="Montserrat" w:hAnsi="Montserrat"/>
          <w:sz w:val="24"/>
        </w:rPr>
      </w:pPr>
      <w:r w:rsidRPr="00B3633A">
        <w:rPr>
          <w:rFonts w:ascii="Montserrat" w:hAnsi="Montserrat"/>
          <w:sz w:val="24"/>
        </w:rPr>
        <w:tab/>
        <w:t>She nodded, studying the girl’s profile. “Av. In the old tongue, it means ‘phoenix’. Quite appropriate for such an accident of naming. You saw?”</w:t>
      </w:r>
    </w:p>
    <w:p w:rsidR="0008581E" w:rsidRPr="00B3633A" w:rsidRDefault="0008581E">
      <w:pPr>
        <w:pStyle w:val="0DraftNormal"/>
        <w:rPr>
          <w:rFonts w:ascii="Montserrat" w:hAnsi="Montserrat"/>
          <w:sz w:val="24"/>
        </w:rPr>
      </w:pPr>
      <w:r w:rsidRPr="00B3633A">
        <w:rPr>
          <w:rFonts w:ascii="Montserrat" w:hAnsi="Montserrat"/>
          <w:sz w:val="24"/>
        </w:rPr>
        <w:tab/>
        <w:t>Av bowed her head. “I am an abortion. I was thrown away. I should have never come to you,” she turned her head away.</w:t>
      </w:r>
    </w:p>
    <w:p w:rsidR="0008581E" w:rsidRPr="00B3633A" w:rsidRDefault="0008581E">
      <w:pPr>
        <w:pStyle w:val="0DraftNormal"/>
        <w:rPr>
          <w:rFonts w:ascii="Montserrat" w:hAnsi="Montserrat"/>
          <w:sz w:val="24"/>
        </w:rPr>
      </w:pPr>
      <w:r w:rsidRPr="00B3633A">
        <w:rPr>
          <w:rFonts w:ascii="Montserrat" w:hAnsi="Montserrat"/>
          <w:sz w:val="24"/>
        </w:rPr>
        <w:tab/>
        <w:t>The woman placed her hands together on the railing, speaking out into the gulf. “You are not supposed to exist,” she said, but it was not an accusation. “That does not mean that we did not want you. It means that if any of our people knew that you had been conceived, your father and I would have been executed.”</w:t>
      </w:r>
    </w:p>
    <w:p w:rsidR="0008581E" w:rsidRPr="00B3633A" w:rsidRDefault="0008581E">
      <w:pPr>
        <w:pStyle w:val="0DraftNormal"/>
        <w:rPr>
          <w:rFonts w:ascii="Montserrat" w:hAnsi="Montserrat"/>
          <w:sz w:val="24"/>
        </w:rPr>
      </w:pPr>
      <w:r w:rsidRPr="00B3633A">
        <w:rPr>
          <w:rFonts w:ascii="Montserrat" w:hAnsi="Montserrat"/>
          <w:sz w:val="24"/>
        </w:rPr>
        <w:tab/>
        <w:t>“Why?”</w:t>
      </w:r>
    </w:p>
    <w:p w:rsidR="0008581E" w:rsidRPr="00B3633A" w:rsidRDefault="0008581E">
      <w:pPr>
        <w:pStyle w:val="0DraftNormal"/>
        <w:rPr>
          <w:rFonts w:ascii="Montserrat" w:hAnsi="Montserrat"/>
          <w:sz w:val="24"/>
        </w:rPr>
      </w:pPr>
      <w:r w:rsidRPr="00B3633A">
        <w:rPr>
          <w:rFonts w:ascii="Montserrat" w:hAnsi="Montserrat"/>
          <w:sz w:val="24"/>
        </w:rPr>
        <w:tab/>
        <w:t>“Because that is the way. It is a religious issue. It is one of the oldest codes set down to preserve our people from something in our spiritual evolution that once almost destroyed us.”</w:t>
      </w:r>
    </w:p>
    <w:p w:rsidR="0008581E" w:rsidRPr="00B3633A" w:rsidRDefault="0008581E">
      <w:pPr>
        <w:pStyle w:val="0DraftNormal"/>
        <w:rPr>
          <w:rFonts w:ascii="Montserrat" w:hAnsi="Montserrat"/>
          <w:sz w:val="24"/>
        </w:rPr>
      </w:pPr>
      <w:r w:rsidRPr="00B3633A">
        <w:rPr>
          <w:rFonts w:ascii="Montserrat" w:hAnsi="Montserrat"/>
          <w:sz w:val="24"/>
        </w:rPr>
        <w:tab/>
        <w:t>“What?”</w:t>
      </w:r>
    </w:p>
    <w:p w:rsidR="0008581E" w:rsidRPr="00B3633A" w:rsidRDefault="0008581E">
      <w:pPr>
        <w:pStyle w:val="0DraftNormal"/>
        <w:rPr>
          <w:rFonts w:ascii="Montserrat" w:hAnsi="Montserrat"/>
          <w:sz w:val="24"/>
        </w:rPr>
      </w:pPr>
      <w:r w:rsidRPr="00B3633A">
        <w:rPr>
          <w:rFonts w:ascii="Montserrat" w:hAnsi="Montserrat"/>
          <w:sz w:val="24"/>
        </w:rPr>
        <w:tab/>
        <w:t>“I wish I could explain it, but you were not raised with our beliefs. You would not understand. Do not try to understand. Stay human in your mind. Do not look for your heritage. For your own sake, do not pursue this question. I know it is painful. I do not deny, I did everything in my power to kill you before you were born. I did it to protect myself, and the man I love from our folly. I did it because there was no way I could have kept you. I do not know how you survived, or how you learned who we were, but if you value your life, make sure no one else can find these answers,” she warned. She leaned close, and captured Av’s hand, adding, “I am sorry for the pain I have caused you. I am sorry for the way things are. I am not sorry to see you alive. The hardest thing I ever did... Thank you for showing me that I did not murder my only child.”</w:t>
      </w:r>
    </w:p>
    <w:p w:rsidR="0008581E" w:rsidRPr="00B3633A" w:rsidRDefault="0008581E">
      <w:pPr>
        <w:pStyle w:val="0DraftNormal"/>
        <w:rPr>
          <w:rFonts w:ascii="Montserrat" w:hAnsi="Montserrat"/>
          <w:sz w:val="24"/>
        </w:rPr>
      </w:pPr>
      <w:r w:rsidRPr="00B3633A">
        <w:rPr>
          <w:rFonts w:ascii="Montserrat" w:hAnsi="Montserrat"/>
          <w:sz w:val="24"/>
        </w:rPr>
        <w:tab/>
        <w:t xml:space="preserve">Av took a deep breath and wiped her eyes. “What am I supposed to do?” she asked in a small voice. </w:t>
      </w:r>
    </w:p>
    <w:p w:rsidR="0008581E" w:rsidRPr="00B3633A" w:rsidRDefault="0008581E">
      <w:pPr>
        <w:pStyle w:val="0DraftNormal"/>
        <w:rPr>
          <w:rFonts w:ascii="Montserrat" w:hAnsi="Montserrat"/>
          <w:sz w:val="24"/>
        </w:rPr>
      </w:pPr>
      <w:r w:rsidRPr="00B3633A">
        <w:rPr>
          <w:rFonts w:ascii="Montserrat" w:hAnsi="Montserrat"/>
          <w:sz w:val="24"/>
        </w:rPr>
        <w:tab/>
        <w:t>Her mother squeezed her hand. “Forget what you know. Make your own life. I know you were hoping for more, but it just isn’t safe for either of us. I don’t know. I don’t know what is safe for us. Believe me, though, we are a danger to each other. We need to be strangers. Our lives depend on it.”</w:t>
      </w:r>
    </w:p>
    <w:p w:rsidR="0008581E" w:rsidRPr="00B3633A" w:rsidRDefault="0008581E">
      <w:pPr>
        <w:pStyle w:val="0DraftNormal"/>
        <w:rPr>
          <w:rFonts w:ascii="Montserrat" w:hAnsi="Montserrat"/>
          <w:sz w:val="24"/>
        </w:rPr>
      </w:pPr>
      <w:r w:rsidRPr="00B3633A">
        <w:rPr>
          <w:rFonts w:ascii="Montserrat" w:hAnsi="Montserrat"/>
          <w:sz w:val="24"/>
        </w:rPr>
        <w:tab/>
        <w:t>“What happens if someone else knows?”</w:t>
      </w:r>
    </w:p>
    <w:p w:rsidR="0008581E" w:rsidRPr="00B3633A" w:rsidRDefault="0008581E">
      <w:pPr>
        <w:pStyle w:val="0DraftNormal"/>
        <w:rPr>
          <w:rFonts w:ascii="Montserrat" w:hAnsi="Montserrat"/>
          <w:sz w:val="24"/>
        </w:rPr>
      </w:pPr>
      <w:r w:rsidRPr="00B3633A">
        <w:rPr>
          <w:rFonts w:ascii="Montserrat" w:hAnsi="Montserrat"/>
          <w:sz w:val="24"/>
        </w:rPr>
        <w:tab/>
        <w:t>“The question is, what happens if avon’n learn of you. You do not want to know. It simply must not happen.”</w:t>
      </w:r>
    </w:p>
    <w:p w:rsidR="0008581E" w:rsidRPr="00B3633A" w:rsidRDefault="0008581E">
      <w:pPr>
        <w:pStyle w:val="0DraftNormal"/>
        <w:rPr>
          <w:rFonts w:ascii="Montserrat" w:hAnsi="Montserrat"/>
          <w:sz w:val="24"/>
        </w:rPr>
      </w:pPr>
      <w:r w:rsidRPr="00B3633A">
        <w:rPr>
          <w:rFonts w:ascii="Montserrat" w:hAnsi="Montserrat"/>
          <w:sz w:val="24"/>
        </w:rPr>
        <w:tab/>
        <w:t>“I can’t change my genes! How am I supposed to prevent anyone from learning what I know? What good will forgetting that do me? If I am in danger—if you are in danger—I have to know what and why so I can protect myself! Tell me.”</w:t>
      </w:r>
    </w:p>
    <w:p w:rsidR="0008581E" w:rsidRPr="00B3633A" w:rsidRDefault="0008581E">
      <w:pPr>
        <w:pStyle w:val="0DraftNormal"/>
        <w:rPr>
          <w:rFonts w:ascii="Montserrat" w:hAnsi="Montserrat"/>
          <w:sz w:val="24"/>
        </w:rPr>
      </w:pPr>
      <w:r w:rsidRPr="00B3633A">
        <w:rPr>
          <w:rFonts w:ascii="Montserrat" w:hAnsi="Montserrat"/>
          <w:sz w:val="24"/>
        </w:rPr>
        <w:tab/>
        <w:t>“I don’t know. I have to think this through. For now, all we can do is keep anyone from taking notice of us. Whatever clues there are, they have remained hidden well enough until now. Only someone with some personal motivation or interest, like you had, is likely to have put it together. There have to be people who know how we are related, and how you survived and grew up, but they don’t know what it means. If no one suspects, then the danger is small. If, however, someone already suspects, then the danger is so great that there is virtually nothing we can do except wait for sword to fall. Keep your head down, stick to your routines. Don’t change anything you are doing now that will draw attention to this meeting. Do you understand?”</w:t>
      </w:r>
    </w:p>
    <w:p w:rsidR="0008581E" w:rsidRPr="00B3633A" w:rsidRDefault="0008581E">
      <w:pPr>
        <w:pStyle w:val="0DraftNormal"/>
        <w:rPr>
          <w:rFonts w:ascii="Montserrat" w:hAnsi="Montserrat"/>
          <w:sz w:val="24"/>
        </w:rPr>
      </w:pPr>
      <w:r w:rsidRPr="00B3633A">
        <w:rPr>
          <w:rFonts w:ascii="Montserrat" w:hAnsi="Montserrat"/>
          <w:sz w:val="24"/>
        </w:rPr>
        <w:tab/>
        <w:t>“I don’t know. This is just too confusing.”</w:t>
      </w:r>
    </w:p>
    <w:p w:rsidR="0008581E" w:rsidRPr="00B3633A" w:rsidRDefault="0008581E">
      <w:pPr>
        <w:pStyle w:val="0DraftNormal"/>
        <w:rPr>
          <w:rFonts w:ascii="Montserrat" w:hAnsi="Montserrat"/>
          <w:sz w:val="24"/>
        </w:rPr>
      </w:pPr>
      <w:r w:rsidRPr="00B3633A">
        <w:rPr>
          <w:rFonts w:ascii="Montserrat" w:hAnsi="Montserrat"/>
          <w:sz w:val="24"/>
        </w:rPr>
        <w:tab/>
        <w:t xml:space="preserve">“Good, maybe that is best. Confuse the issue. Do whatever you have to do that lets you walk away from this conversation with no ties and no comitments. Strangers meeting as the result of a misunderstanding. That is perfect, we feel sympathy for this poor kid who thought she’d found her parents and was wrong. We can become friends, and even mentors in time. </w:t>
      </w:r>
    </w:p>
    <w:p w:rsidR="0008581E" w:rsidRPr="00B3633A" w:rsidRDefault="0008581E">
      <w:pPr>
        <w:pStyle w:val="0DraftNormal"/>
        <w:rPr>
          <w:rFonts w:ascii="Montserrat" w:hAnsi="Montserrat"/>
          <w:sz w:val="24"/>
        </w:rPr>
      </w:pPr>
    </w:p>
    <w:p w:rsidR="0008581E" w:rsidRPr="00B3633A" w:rsidRDefault="0008581E">
      <w:pPr>
        <w:pStyle w:val="0DraftNormal"/>
        <w:rPr>
          <w:rFonts w:ascii="Montserrat" w:hAnsi="Montserrat"/>
          <w:sz w:val="24"/>
        </w:rPr>
      </w:pPr>
      <w:r w:rsidRPr="00B3633A">
        <w:rPr>
          <w:rFonts w:ascii="Montserrat" w:hAnsi="Montserrat"/>
          <w:sz w:val="24"/>
        </w:rPr>
        <w:t>A POINT OF PARADOX</w:t>
      </w:r>
    </w:p>
    <w:p w:rsidR="0008581E" w:rsidRPr="00B3633A" w:rsidRDefault="0008581E">
      <w:pPr>
        <w:pStyle w:val="0DraftNormal"/>
        <w:rPr>
          <w:rFonts w:ascii="Montserrat" w:hAnsi="Montserrat"/>
          <w:sz w:val="24"/>
        </w:rPr>
      </w:pPr>
    </w:p>
    <w:p w:rsidR="0008581E" w:rsidRPr="00B3633A" w:rsidRDefault="0008581E">
      <w:pPr>
        <w:pStyle w:val="0DraftNormal"/>
        <w:rPr>
          <w:rFonts w:ascii="Montserrat" w:hAnsi="Montserrat"/>
          <w:sz w:val="24"/>
        </w:rPr>
      </w:pPr>
      <w:r w:rsidRPr="00B3633A">
        <w:rPr>
          <w:rFonts w:ascii="Montserrat" w:hAnsi="Montserrat"/>
          <w:sz w:val="24"/>
        </w:rPr>
        <w:t>—mv1·1</w:t>
      </w:r>
    </w:p>
    <w:p w:rsidR="0008581E" w:rsidRPr="00B3633A" w:rsidRDefault="0008581E">
      <w:pPr>
        <w:pStyle w:val="0DraftNormal"/>
        <w:rPr>
          <w:rFonts w:ascii="Montserrat" w:hAnsi="Montserrat"/>
          <w:sz w:val="24"/>
        </w:rPr>
      </w:pPr>
    </w:p>
    <w:p w:rsidR="0008581E" w:rsidRPr="00B3633A" w:rsidRDefault="0008581E">
      <w:pPr>
        <w:pStyle w:val="0DraftNormal"/>
        <w:rPr>
          <w:rFonts w:ascii="Montserrat" w:hAnsi="Montserrat"/>
          <w:sz w:val="24"/>
        </w:rPr>
      </w:pPr>
      <w:r w:rsidRPr="00B3633A">
        <w:rPr>
          <w:rFonts w:ascii="Montserrat" w:hAnsi="Montserrat"/>
          <w:sz w:val="24"/>
        </w:rPr>
        <w:t xml:space="preserve">Av opened her eyes. Faint light traced the narrow confines of the hotel coffin with each rythmic pulse of the message light. Unlike the nerve twisting snarl of the impending alarm, it arroused her to instant alertness. There were only two calls that would have found her here, and neither was to be ignored. Wrapping the sheet around her torso, she reached for the com-panel. A glance at the chronometer reminded her to cancel the alarm before accepting the call. It would not do to have that electric monster start screaming in the middle of the call. Three staccato taps later, she lay back under the glow of the monitor as the call was patched in. She had a moment to wonder who she was going to have to speak to in this ridiculous position before the image resolved itself into the face of the young officer who was her admissions advisor at the academy. </w:t>
      </w:r>
    </w:p>
    <w:p w:rsidR="0008581E" w:rsidRPr="00B3633A" w:rsidRDefault="0008581E">
      <w:pPr>
        <w:pStyle w:val="0DraftNormal"/>
        <w:rPr>
          <w:rFonts w:ascii="Montserrat" w:hAnsi="Montserrat"/>
          <w:sz w:val="24"/>
        </w:rPr>
      </w:pPr>
    </w:p>
    <w:p w:rsidR="0008581E" w:rsidRPr="00B3633A" w:rsidRDefault="0008581E">
      <w:pPr>
        <w:pStyle w:val="0DraftNormal"/>
        <w:rPr>
          <w:rFonts w:ascii="Montserrat" w:hAnsi="Montserrat"/>
          <w:sz w:val="24"/>
        </w:rPr>
      </w:pPr>
      <w:r w:rsidRPr="00B3633A">
        <w:rPr>
          <w:rFonts w:ascii="Montserrat" w:hAnsi="Montserrat"/>
          <w:sz w:val="24"/>
        </w:rPr>
        <w:t xml:space="preserve">“Did I call at a bad time?” he asked. </w:t>
      </w:r>
    </w:p>
    <w:p w:rsidR="0008581E" w:rsidRPr="00B3633A" w:rsidRDefault="0008581E">
      <w:pPr>
        <w:pStyle w:val="0DraftNormal"/>
        <w:rPr>
          <w:rFonts w:ascii="Montserrat" w:hAnsi="Montserrat"/>
          <w:sz w:val="24"/>
        </w:rPr>
      </w:pPr>
    </w:p>
    <w:p w:rsidR="0008581E" w:rsidRPr="00B3633A" w:rsidRDefault="0008581E">
      <w:pPr>
        <w:pStyle w:val="0DraftNormal"/>
        <w:rPr>
          <w:rFonts w:ascii="Montserrat" w:hAnsi="Montserrat"/>
          <w:sz w:val="24"/>
        </w:rPr>
      </w:pPr>
      <w:r w:rsidRPr="00B3633A">
        <w:rPr>
          <w:rFonts w:ascii="Montserrat" w:hAnsi="Montserrat"/>
          <w:sz w:val="24"/>
        </w:rPr>
        <w:t>“No sir, not at all,” she smiled politely. She folded her hands over her midriff and pretended that there was nothing unusual about carrying on a conversation flat on her back, stark naked save for a distressingly thin sheet, with her hair in a snarl where it had escaped from her braid. “It’s just about time to crawl out of this coffin anyway.”</w:t>
      </w:r>
    </w:p>
    <w:p w:rsidR="0008581E" w:rsidRPr="00B3633A" w:rsidRDefault="0008581E">
      <w:pPr>
        <w:pStyle w:val="0DraftNormal"/>
        <w:rPr>
          <w:rFonts w:ascii="Montserrat" w:hAnsi="Montserrat"/>
          <w:sz w:val="24"/>
        </w:rPr>
      </w:pPr>
    </w:p>
    <w:p w:rsidR="0008581E" w:rsidRPr="00B3633A" w:rsidRDefault="0008581E">
      <w:pPr>
        <w:pStyle w:val="0DraftNormal"/>
        <w:rPr>
          <w:rFonts w:ascii="Montserrat" w:hAnsi="Montserrat"/>
          <w:sz w:val="24"/>
        </w:rPr>
      </w:pPr>
      <w:r w:rsidRPr="00B3633A">
        <w:rPr>
          <w:rFonts w:ascii="Montserrat" w:hAnsi="Montserrat"/>
          <w:sz w:val="24"/>
        </w:rPr>
        <w:t xml:space="preserve">He chuckled. Av guessed that he must be familiar with the joys of having “all the comforts of home” stuffed into a measly two cubic meters. </w:t>
      </w:r>
    </w:p>
    <w:p w:rsidR="0008581E" w:rsidRPr="00B3633A" w:rsidRDefault="0008581E">
      <w:pPr>
        <w:pStyle w:val="0DraftNormal"/>
        <w:rPr>
          <w:rFonts w:ascii="Montserrat" w:hAnsi="Montserrat"/>
          <w:sz w:val="24"/>
        </w:rPr>
      </w:pPr>
    </w:p>
    <w:p w:rsidR="0008581E" w:rsidRPr="00B3633A" w:rsidRDefault="0008581E">
      <w:pPr>
        <w:pStyle w:val="0DraftNormal"/>
        <w:rPr>
          <w:rFonts w:ascii="Montserrat" w:hAnsi="Montserrat"/>
          <w:sz w:val="24"/>
        </w:rPr>
      </w:pPr>
      <w:r w:rsidRPr="00B3633A">
        <w:rPr>
          <w:rFonts w:ascii="Montserrat" w:hAnsi="Montserrat"/>
          <w:sz w:val="24"/>
        </w:rPr>
        <w:t>“Well then, you will no doubt be happy to hear that as of this morning your request has been approved. Your application has been revised. You can report to the dorms at your earliest convenience today,” he smiled at her look of relief. “I have to say, it was not easy to get you transfered onto this semester’s list. Your family...”</w:t>
      </w:r>
    </w:p>
    <w:p w:rsidR="0008581E" w:rsidRPr="00B3633A" w:rsidRDefault="0008581E">
      <w:pPr>
        <w:pStyle w:val="0DraftNormal"/>
        <w:rPr>
          <w:rFonts w:ascii="Montserrat" w:hAnsi="Montserrat"/>
          <w:sz w:val="24"/>
        </w:rPr>
      </w:pPr>
    </w:p>
    <w:p w:rsidR="0008581E" w:rsidRPr="00B3633A" w:rsidRDefault="0008581E">
      <w:pPr>
        <w:pStyle w:val="0DraftNormal"/>
        <w:rPr>
          <w:rFonts w:ascii="Montserrat" w:hAnsi="Montserrat"/>
          <w:sz w:val="24"/>
        </w:rPr>
      </w:pPr>
      <w:r w:rsidRPr="00B3633A">
        <w:rPr>
          <w:rFonts w:ascii="Montserrat" w:hAnsi="Montserrat"/>
          <w:sz w:val="24"/>
        </w:rPr>
        <w:t>“House,” Av interrupted out of habit.</w:t>
      </w:r>
    </w:p>
    <w:p w:rsidR="0008581E" w:rsidRPr="00B3633A" w:rsidRDefault="0008581E">
      <w:pPr>
        <w:pStyle w:val="0DraftNormal"/>
        <w:rPr>
          <w:rFonts w:ascii="Montserrat" w:hAnsi="Montserrat"/>
          <w:sz w:val="24"/>
        </w:rPr>
      </w:pPr>
    </w:p>
    <w:p w:rsidR="0008581E" w:rsidRPr="00B3633A" w:rsidRDefault="0008581E">
      <w:pPr>
        <w:pStyle w:val="0DraftNormal"/>
        <w:rPr>
          <w:rFonts w:ascii="Montserrat" w:hAnsi="Montserrat"/>
          <w:sz w:val="24"/>
        </w:rPr>
      </w:pPr>
      <w:r w:rsidRPr="00B3633A">
        <w:rPr>
          <w:rFonts w:ascii="Montserrat" w:hAnsi="Montserrat"/>
          <w:sz w:val="24"/>
        </w:rPr>
        <w:t>“...House, pardon me. Your House had made all of the proper arrangements of course, but specified a later admission date. Your request for early admission, while not impossible, did present some logistic problems coming as it did on such short notice. However, in light of the expense involved in requiring you to wait out until the start of your scheduled term—whether you remained here or returned to Angel Colony—I was able to have you bumped to the top of the waiting list. It took until the last minute, but you got your slot. Congratulations,” he beamed.</w:t>
      </w:r>
    </w:p>
    <w:p w:rsidR="0008581E" w:rsidRPr="00B3633A" w:rsidRDefault="0008581E">
      <w:pPr>
        <w:pStyle w:val="0DraftNormal"/>
        <w:rPr>
          <w:rFonts w:ascii="Montserrat" w:hAnsi="Montserrat"/>
          <w:sz w:val="24"/>
        </w:rPr>
      </w:pPr>
    </w:p>
    <w:p w:rsidR="0008581E" w:rsidRPr="00B3633A" w:rsidRDefault="0008581E">
      <w:pPr>
        <w:pStyle w:val="0DraftNormal"/>
        <w:rPr>
          <w:rFonts w:ascii="Montserrat" w:hAnsi="Montserrat"/>
          <w:sz w:val="24"/>
        </w:rPr>
      </w:pPr>
      <w:r w:rsidRPr="00B3633A">
        <w:rPr>
          <w:rFonts w:ascii="Montserrat" w:hAnsi="Montserrat"/>
          <w:sz w:val="24"/>
        </w:rPr>
        <w:t>“Thank you Lieutenant Mitchel,” she smiled. Over the last few days she had been growing more and more worried that her gamble would not pay off. It had taken almost all of the credit she could scrape together to just to buy a working passage to Sol, what little profit she made on that three month journey had barely been enough to pay the rent on the sleeper and file her request for admission status adjustment. Fortunately the accomodations included a meal once a day or she would have starved by now.</w:t>
      </w:r>
    </w:p>
    <w:p w:rsidR="0008581E" w:rsidRPr="00B3633A" w:rsidRDefault="0008581E">
      <w:pPr>
        <w:pStyle w:val="0DraftNormal"/>
        <w:rPr>
          <w:rFonts w:ascii="Montserrat" w:hAnsi="Montserrat"/>
          <w:sz w:val="24"/>
        </w:rPr>
      </w:pPr>
    </w:p>
    <w:p w:rsidR="0008581E" w:rsidRPr="00B3633A" w:rsidRDefault="0008581E">
      <w:pPr>
        <w:pStyle w:val="0DraftNormal"/>
        <w:rPr>
          <w:rFonts w:ascii="Montserrat" w:hAnsi="Montserrat"/>
          <w:sz w:val="24"/>
        </w:rPr>
      </w:pPr>
      <w:r w:rsidRPr="00B3633A">
        <w:rPr>
          <w:rFonts w:ascii="Montserrat" w:hAnsi="Montserrat"/>
          <w:sz w:val="24"/>
        </w:rPr>
        <w:t>“No problem, Ms. Sinclair. You already have the information packet for this term. That will tell you where to go to get checked in and what the orientation schedule will be,” Av nodded, noting the use of the terrestrial versian of her father’s clan name. Lieutenant Mitchel cleared his throat and went on, “You have a busy week ahead of you. When you get yourself settled in please call my office and see if you can get an appointment to see me before Monday. If we don’t get together by then, you’re going to be on your own to figure things out for a few weeks. I promise you, that won’t be fun.”</w:t>
      </w:r>
    </w:p>
    <w:p w:rsidR="0008581E" w:rsidRPr="00B3633A" w:rsidRDefault="0008581E">
      <w:pPr>
        <w:pStyle w:val="0DraftNormal"/>
        <w:rPr>
          <w:rFonts w:ascii="Montserrat" w:hAnsi="Montserrat"/>
          <w:sz w:val="24"/>
        </w:rPr>
      </w:pPr>
    </w:p>
    <w:p w:rsidR="0008581E" w:rsidRPr="00B3633A" w:rsidRDefault="0008581E">
      <w:pPr>
        <w:pStyle w:val="0DraftNormal"/>
        <w:rPr>
          <w:rFonts w:ascii="Montserrat" w:hAnsi="Montserrat"/>
          <w:sz w:val="24"/>
        </w:rPr>
      </w:pPr>
      <w:r w:rsidRPr="00B3633A">
        <w:rPr>
          <w:rFonts w:ascii="Montserrat" w:hAnsi="Montserrat"/>
          <w:sz w:val="24"/>
        </w:rPr>
        <w:t>Av signed off, and sighed deeply as the interior illumination dropped to phospher afterglow. So far so good. For a while it had looked as if her hopes were in vain. Of course, until she had checked in, there was still a chance that the other call would catch up with her. That thought was sufficient motivation fo brave the chill of the corridor. Av released the catch and slithered out through the access at the foot of her compartment. The hexagonal arrangement of the cells was predictably disturbing, but familiar to anyone who had worked in the abyss. As was the neccessity of having to dress and undress out in the corridor. Av slipped into a kimono, provided by the hotel to guests who would otherwise end up stalking naked between sleepers and the facilities at all hours of the day and night. After checking the lock, she turned from the acces to her cell and followed the corridor to the wAsiaroom. Her path led her out of the dark confines of the sleeper block out onto an upperlevel balcony of the terraced atrium that was the real attraction of this hotel.</w:t>
      </w:r>
    </w:p>
    <w:p w:rsidR="0008581E" w:rsidRPr="00B3633A" w:rsidRDefault="0008581E">
      <w:pPr>
        <w:pStyle w:val="0DraftNormal"/>
        <w:rPr>
          <w:rFonts w:ascii="Montserrat" w:hAnsi="Montserrat"/>
          <w:sz w:val="24"/>
        </w:rPr>
      </w:pPr>
    </w:p>
    <w:p w:rsidR="0008581E" w:rsidRPr="00B3633A" w:rsidRDefault="0008581E">
      <w:pPr>
        <w:pStyle w:val="0DraftNormal"/>
        <w:rPr>
          <w:rFonts w:ascii="Montserrat" w:hAnsi="Montserrat"/>
          <w:sz w:val="24"/>
        </w:rPr>
      </w:pPr>
      <w:r w:rsidRPr="00B3633A">
        <w:rPr>
          <w:rFonts w:ascii="Montserrat" w:hAnsi="Montserrat"/>
          <w:sz w:val="24"/>
        </w:rPr>
        <w:t>She stopped to soak in the view, combing out her braid with her fingers as she leaned over the railing to peer into the artificial chasm. Even this early, swarms of bodies were negotiating the layers and tunnels of this man made hive. After scanning the familiar features of fountains, waterfalls, gardens, arbors, and sculptures, Av turned away from the railing and continued. As always, there were a handful of tourists who stared at her as she negotiated the lightly crowded corridors. By way of her father’s mother—a quarter Japanese, a quarter Irish, and half Scots—Av was one quarter Terran. The rest of her was pure Exotic, as her most distinctive feature boldly advertised. To say that her hair was red, was perhaps an understatement. Ajean and terrestrial genes had combined in her to produce hair the precise color of freshly spilled blood. A mystery of genetics almost as hard to explain as the origins of the Exotic races, and their human compatible genome. In the eight hundred years since Terrans had first set foot on Ajea, no firm hypothysis had been submitted on either side.</w:t>
      </w:r>
    </w:p>
    <w:p w:rsidR="0008581E" w:rsidRPr="00B3633A" w:rsidRDefault="0008581E">
      <w:pPr>
        <w:pStyle w:val="0DraftNormal"/>
        <w:rPr>
          <w:rFonts w:ascii="Montserrat" w:hAnsi="Montserrat"/>
          <w:sz w:val="24"/>
        </w:rPr>
      </w:pPr>
    </w:p>
    <w:p w:rsidR="0008581E" w:rsidRPr="00B3633A" w:rsidRDefault="0008581E">
      <w:pPr>
        <w:pStyle w:val="0DraftNormal"/>
        <w:rPr>
          <w:rFonts w:ascii="Montserrat" w:hAnsi="Montserrat"/>
          <w:sz w:val="24"/>
        </w:rPr>
      </w:pPr>
      <w:r w:rsidRPr="00B3633A">
        <w:rPr>
          <w:rFonts w:ascii="Montserrat" w:hAnsi="Montserrat"/>
          <w:sz w:val="24"/>
        </w:rPr>
        <w:t>(AV) (AV)\SURVIVE AND ADAPT XA</w:t>
      </w:r>
    </w:p>
    <w:p w:rsidR="0008581E" w:rsidRPr="00B3633A" w:rsidRDefault="0008581E">
      <w:pPr>
        <w:pStyle w:val="0DraftNormal"/>
        <w:rPr>
          <w:rFonts w:ascii="Montserrat" w:hAnsi="Montserrat"/>
          <w:sz w:val="24"/>
        </w:rPr>
      </w:pPr>
    </w:p>
    <w:p w:rsidR="0008581E" w:rsidRPr="00B3633A" w:rsidRDefault="0008581E">
      <w:pPr>
        <w:pStyle w:val="0DraftNormal"/>
        <w:rPr>
          <w:rFonts w:ascii="Montserrat" w:hAnsi="Montserrat"/>
          <w:sz w:val="24"/>
        </w:rPr>
      </w:pPr>
      <w:r w:rsidRPr="00B3633A">
        <w:rPr>
          <w:rFonts w:ascii="Montserrat" w:hAnsi="Montserrat"/>
          <w:sz w:val="24"/>
        </w:rPr>
        <w:t xml:space="preserve">(av) let her duffel slide down to the deck sole and stepped up to the observation screen. All that stood between her and the void was a vast pane of force glass stretching the width of the docking slip. Glass that was not glass. Not in any material sense. It was a shaped force. An object constructed to encompass a higher spatial dimension. The product of technological advances she could not comprehend. For all her understanding of the underlying theories and physics, no one had ever revealed how humanity had acquired the means to shape and harness it in the first place. Someone like her couldn’t even ask how it was done. The technology was the religion of the Fleet, inevitably taken on faith. A state of affairs not wholly unsatisfying, being that one could touch it. Almost reverently, she opened her hand and pressed it flat against the screen. Instead of flinching, she welcomed the sharp bite of hot/cold confusion along her nerve endings. </w:t>
      </w:r>
    </w:p>
    <w:p w:rsidR="0008581E" w:rsidRPr="00B3633A" w:rsidRDefault="0008581E">
      <w:pPr>
        <w:pStyle w:val="0DraftNormal"/>
        <w:rPr>
          <w:rFonts w:ascii="Montserrat" w:hAnsi="Montserrat"/>
          <w:sz w:val="24"/>
        </w:rPr>
      </w:pPr>
    </w:p>
    <w:p w:rsidR="0008581E" w:rsidRPr="00B3633A" w:rsidRDefault="0008581E">
      <w:pPr>
        <w:pStyle w:val="0DraftNormal"/>
        <w:rPr>
          <w:rFonts w:ascii="Montserrat" w:hAnsi="Montserrat"/>
          <w:sz w:val="24"/>
        </w:rPr>
      </w:pPr>
      <w:r w:rsidRPr="00B3633A">
        <w:rPr>
          <w:rFonts w:ascii="Montserrat" w:hAnsi="Montserrat"/>
          <w:sz w:val="24"/>
        </w:rPr>
        <w:t xml:space="preserve">It was closer to the void than most people ever wanted to get. It wasn’t close enough for her, having lain awake possessed by a vision of infinite space since she was seven. When space became a part of her reality. </w:t>
      </w:r>
    </w:p>
    <w:p w:rsidR="0008581E" w:rsidRPr="00B3633A" w:rsidRDefault="0008581E">
      <w:pPr>
        <w:pStyle w:val="0DraftNormal"/>
        <w:rPr>
          <w:rFonts w:ascii="Montserrat" w:hAnsi="Montserrat"/>
          <w:sz w:val="24"/>
        </w:rPr>
      </w:pPr>
    </w:p>
    <w:p w:rsidR="0008581E" w:rsidRPr="00B3633A" w:rsidRDefault="0008581E">
      <w:pPr>
        <w:pStyle w:val="0DraftNormal"/>
        <w:rPr>
          <w:rFonts w:ascii="Montserrat" w:hAnsi="Montserrat"/>
          <w:sz w:val="24"/>
        </w:rPr>
      </w:pPr>
      <w:r w:rsidRPr="00B3633A">
        <w:rPr>
          <w:rFonts w:ascii="Montserrat" w:hAnsi="Montserrat"/>
          <w:sz w:val="24"/>
        </w:rPr>
        <w:t xml:space="preserve">She had been young, but sensitive to the shock and horror of her elders when the news had come. </w:t>
      </w:r>
    </w:p>
    <w:p w:rsidR="0008581E" w:rsidRPr="00B3633A" w:rsidRDefault="0008581E">
      <w:pPr>
        <w:pStyle w:val="0DraftNormal"/>
        <w:rPr>
          <w:rFonts w:ascii="Montserrat" w:hAnsi="Montserrat"/>
          <w:sz w:val="24"/>
        </w:rPr>
      </w:pPr>
    </w:p>
    <w:p w:rsidR="0008581E" w:rsidRPr="00B3633A" w:rsidRDefault="0008581E">
      <w:pPr>
        <w:pStyle w:val="0DraftNormal"/>
        <w:rPr>
          <w:rFonts w:ascii="Montserrat" w:hAnsi="Montserrat"/>
          <w:sz w:val="24"/>
        </w:rPr>
      </w:pPr>
      <w:r w:rsidRPr="00B3633A">
        <w:rPr>
          <w:rFonts w:ascii="Montserrat" w:hAnsi="Montserrat"/>
          <w:sz w:val="24"/>
        </w:rPr>
        <w:t>The memory came unbidden. A deep space explorer had encountered a strange vessel in the Deep. It should have been the realization of one of man’s oldest dreams. It was instead a nightmare. When the men aboard had attempted to make contact their ship was destroyed. Suddenly. Inexplicably. Shattered with a power unexplained in the recordings made by remote drones the ship had dispatched to document this historic first contact. For whatever reason, the devices had been ignored in the attack; allowed to return to Earth carrying their grisly warning to humanity.</w:t>
      </w:r>
    </w:p>
    <w:p w:rsidR="0008581E" w:rsidRPr="00B3633A" w:rsidRDefault="0008581E">
      <w:pPr>
        <w:pStyle w:val="0DraftNormal"/>
        <w:rPr>
          <w:rFonts w:ascii="Montserrat" w:hAnsi="Montserrat"/>
          <w:sz w:val="24"/>
        </w:rPr>
      </w:pPr>
    </w:p>
    <w:p w:rsidR="0008581E" w:rsidRPr="00B3633A" w:rsidRDefault="0008581E">
      <w:pPr>
        <w:pStyle w:val="0DraftNormal"/>
        <w:rPr>
          <w:rFonts w:ascii="Montserrat" w:hAnsi="Montserrat"/>
          <w:sz w:val="24"/>
        </w:rPr>
      </w:pPr>
      <w:r w:rsidRPr="00B3633A">
        <w:rPr>
          <w:rFonts w:ascii="Montserrat" w:hAnsi="Montserrat"/>
          <w:sz w:val="24"/>
        </w:rPr>
        <w:t>Within days, similar records arrived at Earth from nine other ships. Each told the Same tale. Frantic efforts were made to recall the six ships still surviving. Three of these attempts succeeded. Millions had died. People all over the world panicked. Av, unable to comprehend everything, had absorbed the fear of invasion trafficked on the media nets. Her parents had labored to make her understand the vast distances separating Earth from where those ships and their crews had died, to convince her that the danger was very far away.</w:t>
      </w:r>
    </w:p>
    <w:p w:rsidR="0008581E" w:rsidRPr="00B3633A" w:rsidRDefault="0008581E">
      <w:pPr>
        <w:pStyle w:val="0DraftNormal"/>
        <w:rPr>
          <w:rFonts w:ascii="Montserrat" w:hAnsi="Montserrat"/>
          <w:sz w:val="24"/>
        </w:rPr>
      </w:pPr>
    </w:p>
    <w:p w:rsidR="0008581E" w:rsidRPr="00B3633A" w:rsidRDefault="0008581E">
      <w:pPr>
        <w:pStyle w:val="0DraftNormal"/>
        <w:rPr>
          <w:rFonts w:ascii="Montserrat" w:hAnsi="Montserrat"/>
          <w:sz w:val="24"/>
        </w:rPr>
      </w:pPr>
      <w:r w:rsidRPr="00B3633A">
        <w:rPr>
          <w:rFonts w:ascii="Montserrat" w:hAnsi="Montserrat"/>
          <w:sz w:val="24"/>
        </w:rPr>
        <w:t>In time, the pattern of attacks was analyzed, with the other data. Human ships had been taken out by two different groups of hostiles moving across their survey areas, hitting them in succession. The compiled record clearly identified specific ships and confirmed a terrible theory. In particular, it revealed the course of the hostile forces. They had known where Earth’s ships would be. They had sought them out. But, the most alarming conclusion: None of the ships had been molested until it attempted to make contact with the aliens. Facts Av had not learned until much later at the Academy. At the time, while the crisis unfolded, she had become confident in her parents assertion that they were not in any immediate danger, because she had learned that space was big. Terrifyingly big. And it had taken up residence in her mind, overwhelming her whenever she closed her eyes.</w:t>
      </w:r>
    </w:p>
    <w:p w:rsidR="0008581E" w:rsidRPr="00B3633A" w:rsidRDefault="0008581E">
      <w:pPr>
        <w:pStyle w:val="0DraftNormal"/>
        <w:rPr>
          <w:rFonts w:ascii="Montserrat" w:hAnsi="Montserrat"/>
          <w:sz w:val="24"/>
        </w:rPr>
      </w:pPr>
    </w:p>
    <w:p w:rsidR="0008581E" w:rsidRPr="00B3633A" w:rsidRDefault="0008581E">
      <w:pPr>
        <w:pStyle w:val="0DraftNormal"/>
        <w:rPr>
          <w:rFonts w:ascii="Montserrat" w:hAnsi="Montserrat"/>
          <w:sz w:val="24"/>
        </w:rPr>
      </w:pPr>
      <w:r w:rsidRPr="00B3633A">
        <w:rPr>
          <w:rFonts w:ascii="Montserrat" w:hAnsi="Montserrat"/>
          <w:sz w:val="24"/>
        </w:rPr>
        <w:t>When the concept of infinity had not tormented her, it had inspired her. She adapted over time to the abyss within her. The horizons of Earth inevitably became too narrow for her. So she turned to the sky above and began to dream.</w:t>
      </w:r>
    </w:p>
    <w:p w:rsidR="0008581E" w:rsidRPr="00B3633A" w:rsidRDefault="0008581E">
      <w:pPr>
        <w:pStyle w:val="0DraftNormal"/>
        <w:rPr>
          <w:rFonts w:ascii="Montserrat" w:hAnsi="Montserrat"/>
          <w:sz w:val="24"/>
        </w:rPr>
      </w:pPr>
    </w:p>
    <w:p w:rsidR="0008581E" w:rsidRPr="00B3633A" w:rsidRDefault="0008581E">
      <w:pPr>
        <w:pStyle w:val="0DraftNormal"/>
        <w:rPr>
          <w:rFonts w:ascii="Montserrat" w:hAnsi="Montserrat"/>
          <w:sz w:val="24"/>
        </w:rPr>
      </w:pPr>
      <w:r w:rsidRPr="00B3633A">
        <w:rPr>
          <w:rFonts w:ascii="Montserrat" w:hAnsi="Montserrat"/>
          <w:sz w:val="24"/>
        </w:rPr>
        <w:t>She had dreamed of the deep for so long, it had become an ache of physical longing lodged in her bones. It became a need, driving her from the safety of the Earth into the Academy. It had sustained her through the pain of augmentations, and the disappointment of being kept too long in the Home Fleet. It had given her patience to wait for the orders that never came. The determination to push and keep pushing until the Fleet accepted her applications for transfer.</w:t>
      </w:r>
    </w:p>
    <w:p w:rsidR="0008581E" w:rsidRPr="00B3633A" w:rsidRDefault="0008581E">
      <w:pPr>
        <w:pStyle w:val="0DraftNormal"/>
        <w:rPr>
          <w:rFonts w:ascii="Montserrat" w:hAnsi="Montserrat"/>
          <w:sz w:val="24"/>
        </w:rPr>
      </w:pPr>
    </w:p>
    <w:p w:rsidR="0008581E" w:rsidRPr="00B3633A" w:rsidRDefault="0008581E">
      <w:pPr>
        <w:pStyle w:val="0DraftNormal"/>
        <w:rPr>
          <w:rFonts w:ascii="Montserrat" w:hAnsi="Montserrat"/>
          <w:sz w:val="24"/>
        </w:rPr>
      </w:pPr>
      <w:r w:rsidRPr="00B3633A">
        <w:rPr>
          <w:rFonts w:ascii="Montserrat" w:hAnsi="Montserrat"/>
          <w:sz w:val="24"/>
        </w:rPr>
        <w:t>But it did nothing for the angst.</w:t>
      </w:r>
    </w:p>
    <w:p w:rsidR="0008581E" w:rsidRPr="00B3633A" w:rsidRDefault="0008581E">
      <w:pPr>
        <w:pStyle w:val="0DraftNormal"/>
        <w:rPr>
          <w:rFonts w:ascii="Montserrat" w:hAnsi="Montserrat"/>
          <w:sz w:val="24"/>
        </w:rPr>
      </w:pPr>
    </w:p>
    <w:p w:rsidR="0008581E" w:rsidRPr="00B3633A" w:rsidRDefault="0008581E">
      <w:pPr>
        <w:pStyle w:val="0DraftNormal"/>
        <w:rPr>
          <w:rFonts w:ascii="Montserrat" w:hAnsi="Montserrat"/>
          <w:sz w:val="24"/>
        </w:rPr>
      </w:pPr>
      <w:r w:rsidRPr="00B3633A">
        <w:rPr>
          <w:rFonts w:ascii="Montserrat" w:hAnsi="Montserrat"/>
          <w:sz w:val="24"/>
        </w:rPr>
        <w:t>She closed her fist around the film like substance of the screen. The pseudo material would give for as long as she had the leverage to assault it. She could shoot at it, throw objects, or people at it and it would give and give and give, and then when no more force could be exerted, it would contract and quietly deposit the offending body on the decksole. Like always, it absorbed the venting of her temper. Whatever the designers had intended, it was the perfect punching bag.</w:t>
      </w:r>
    </w:p>
    <w:p w:rsidR="0008581E" w:rsidRPr="00B3633A" w:rsidRDefault="0008581E">
      <w:pPr>
        <w:pStyle w:val="0DraftNormal"/>
        <w:rPr>
          <w:rFonts w:ascii="Montserrat" w:hAnsi="Montserrat"/>
          <w:sz w:val="24"/>
        </w:rPr>
      </w:pPr>
    </w:p>
    <w:p w:rsidR="0008581E" w:rsidRPr="00B3633A" w:rsidRDefault="0008581E">
      <w:pPr>
        <w:pStyle w:val="0DraftNormal"/>
        <w:rPr>
          <w:rFonts w:ascii="Montserrat" w:hAnsi="Montserrat"/>
          <w:sz w:val="24"/>
        </w:rPr>
      </w:pPr>
      <w:r w:rsidRPr="00B3633A">
        <w:rPr>
          <w:rFonts w:ascii="Montserrat" w:hAnsi="Montserrat"/>
          <w:sz w:val="24"/>
        </w:rPr>
        <w:t>Now, however, the gentle torment of simple contact was enough to dispell the memory of her frustration. Her hand relaxed, but did not stray. In a way, force glass had served her as a kind of mentor. It gave focus to her thoughts to stand here and suffer the unnatural caress of what protected her from the void. After all, it had taught her a secret about herself. How many times had she thrown herself out a window just like this one? How often before she realized why she did it?</w:t>
      </w:r>
    </w:p>
    <w:p w:rsidR="0008581E" w:rsidRPr="00B3633A" w:rsidRDefault="0008581E">
      <w:pPr>
        <w:pStyle w:val="0DraftNormal"/>
        <w:rPr>
          <w:rFonts w:ascii="Montserrat" w:hAnsi="Montserrat"/>
          <w:sz w:val="24"/>
        </w:rPr>
      </w:pPr>
    </w:p>
    <w:p w:rsidR="0008581E" w:rsidRPr="00B3633A" w:rsidRDefault="0008581E">
      <w:pPr>
        <w:pStyle w:val="0DraftNormal"/>
        <w:rPr>
          <w:rFonts w:ascii="Montserrat" w:hAnsi="Montserrat"/>
          <w:sz w:val="24"/>
        </w:rPr>
      </w:pPr>
      <w:r w:rsidRPr="00B3633A">
        <w:rPr>
          <w:rFonts w:ascii="Montserrat" w:hAnsi="Montserrat"/>
          <w:sz w:val="24"/>
        </w:rPr>
        <w:t>Not, she had realized, because it could take whatever she could dish out, but because if it had ever failed, space lay beyond. More than anything else, that had taught her to respect the technology. To count on it for the salvation of a small part of her soul. Respecting it, she had come to appreciate the touch of it and its relatives. Following that, the change had been inevitable. For most a sensation that would be disturbing, perhaps even painful, she found sensual. Arousing.</w:t>
      </w:r>
    </w:p>
    <w:p w:rsidR="0008581E" w:rsidRPr="00B3633A" w:rsidRDefault="0008581E">
      <w:pPr>
        <w:pStyle w:val="0DraftNormal"/>
        <w:rPr>
          <w:rFonts w:ascii="Montserrat" w:hAnsi="Montserrat"/>
          <w:sz w:val="24"/>
        </w:rPr>
      </w:pPr>
    </w:p>
    <w:p w:rsidR="0008581E" w:rsidRPr="00B3633A" w:rsidRDefault="0008581E">
      <w:pPr>
        <w:pStyle w:val="0DraftNormal"/>
        <w:rPr>
          <w:rFonts w:ascii="Montserrat" w:hAnsi="Montserrat"/>
          <w:sz w:val="24"/>
        </w:rPr>
      </w:pPr>
      <w:r w:rsidRPr="00B3633A">
        <w:rPr>
          <w:rFonts w:ascii="Montserrat" w:hAnsi="Montserrat"/>
          <w:sz w:val="24"/>
        </w:rPr>
        <w:t xml:space="preserve">Kinky. Maybe even weird, but it had replaced a self destructive impulse with something a little more survival oriented. She gazed past the waxing light of the Earth for a time. A female voice broke in over the com to announce an incoming ship. At last, the end of the waiting. A kind of stillness held her as the Allied Earth Ship </w:t>
      </w:r>
      <w:r w:rsidRPr="00B3633A">
        <w:rPr>
          <w:rFonts w:ascii="Montserrat" w:hAnsi="Montserrat"/>
          <w:i/>
          <w:sz w:val="24"/>
        </w:rPr>
        <w:t>Alexander</w:t>
      </w:r>
      <w:r w:rsidRPr="00B3633A">
        <w:rPr>
          <w:rFonts w:ascii="Montserrat" w:hAnsi="Montserrat"/>
          <w:sz w:val="24"/>
        </w:rPr>
        <w:t xml:space="preserve"> prowled towards the station’s embrace. Her eyes locked on the closing vessel, devouring the vast sweeping lines of a deep space carrier.</w:t>
      </w:r>
    </w:p>
    <w:p w:rsidR="0008581E" w:rsidRPr="00B3633A" w:rsidRDefault="0008581E">
      <w:pPr>
        <w:pStyle w:val="0DraftNormal"/>
        <w:rPr>
          <w:rFonts w:ascii="Montserrat" w:hAnsi="Montserrat"/>
          <w:sz w:val="24"/>
        </w:rPr>
      </w:pPr>
    </w:p>
    <w:p w:rsidR="0008581E" w:rsidRPr="00B3633A" w:rsidRDefault="0008581E">
      <w:pPr>
        <w:pStyle w:val="0DraftNormal"/>
        <w:rPr>
          <w:rFonts w:ascii="Montserrat" w:hAnsi="Montserrat"/>
          <w:sz w:val="24"/>
        </w:rPr>
      </w:pPr>
      <w:r w:rsidRPr="00B3633A">
        <w:rPr>
          <w:rFonts w:ascii="Montserrat" w:hAnsi="Montserrat"/>
          <w:sz w:val="24"/>
        </w:rPr>
        <w:t xml:space="preserve">A small grin lit up her face. The only outward sign she allowed of her excitement. The </w:t>
      </w:r>
      <w:r w:rsidRPr="00B3633A">
        <w:rPr>
          <w:rFonts w:ascii="Montserrat" w:hAnsi="Montserrat"/>
          <w:i/>
          <w:sz w:val="24"/>
        </w:rPr>
        <w:t>Alexander</w:t>
      </w:r>
      <w:r w:rsidRPr="00B3633A">
        <w:rPr>
          <w:rFonts w:ascii="Montserrat" w:hAnsi="Montserrat"/>
          <w:sz w:val="24"/>
        </w:rPr>
        <w:t xml:space="preserve"> slowly grew to eclipse the distant Earth and fill the emptiness of the docking slip. She was huge. Fast and lethal. So different from the first ships, the Explorers. This ship was a Conqueror, because what humans had discovered had made space a military concern.  And ships like this needed people like Av, who would not be deterred from pursuing their dreams of space.</w:t>
      </w:r>
    </w:p>
    <w:p w:rsidR="0008581E" w:rsidRPr="00B3633A" w:rsidRDefault="0008581E">
      <w:pPr>
        <w:pStyle w:val="0DraftNormal"/>
        <w:rPr>
          <w:rFonts w:ascii="Montserrat" w:hAnsi="Montserrat"/>
          <w:sz w:val="24"/>
        </w:rPr>
      </w:pPr>
    </w:p>
    <w:p w:rsidR="0008581E" w:rsidRPr="00B3633A" w:rsidRDefault="0008581E">
      <w:pPr>
        <w:pStyle w:val="0DraftNormal"/>
        <w:rPr>
          <w:rFonts w:ascii="Montserrat" w:hAnsi="Montserrat"/>
          <w:sz w:val="24"/>
        </w:rPr>
      </w:pPr>
      <w:r w:rsidRPr="00B3633A">
        <w:rPr>
          <w:rFonts w:ascii="Montserrat" w:hAnsi="Montserrat"/>
          <w:sz w:val="24"/>
        </w:rPr>
        <w:t xml:space="preserve">Reluctantly, she stepped back a pace. The waiting had come down to minutes. There was still some distance to cover on her part before it could be over. She reflexively tugged on the tapered waist of her duty jacket, hoping her appearance was in order. Force glass did not reflect light, but she could picture herself easily enough. </w:t>
      </w:r>
    </w:p>
    <w:p w:rsidR="0008581E" w:rsidRPr="00B3633A" w:rsidRDefault="0008581E">
      <w:pPr>
        <w:pStyle w:val="0DraftNormal"/>
        <w:rPr>
          <w:rFonts w:ascii="Montserrat" w:hAnsi="Montserrat"/>
          <w:sz w:val="24"/>
        </w:rPr>
      </w:pPr>
    </w:p>
    <w:p w:rsidR="0008581E" w:rsidRPr="00B3633A" w:rsidRDefault="0008581E">
      <w:pPr>
        <w:pStyle w:val="0DraftNormal"/>
        <w:rPr>
          <w:rFonts w:ascii="Montserrat" w:hAnsi="Montserrat"/>
          <w:sz w:val="24"/>
        </w:rPr>
      </w:pPr>
      <w:r w:rsidRPr="00B3633A">
        <w:rPr>
          <w:rFonts w:ascii="Montserrat" w:hAnsi="Montserrat"/>
          <w:sz w:val="24"/>
        </w:rPr>
        <w:t>She was, in all, a striking collection of exotic compromises. She had to admit she had more than one strange inheritance from her Japanese-Irish mother and Scottish father. Dominant and most shocking, was the distinctive blood red tint of her hair. Celtic in coloring, temper and height, but (Av)n in bone structure, complexion and body tone. Her face was an enigma to her, but her body was her pride. Long of limb, firm of muscle. She had her doubts whether the total effect was what she would call attractive, but she had to admit it was unique. A high tech bodyglove covering her to the tips of her fingers and toes was molded to her body’s contour. Military fAsiaion had adapted to space. The black and dark gray single-suit was more than a uniform. The material was a specially engineered, active force matrix that acted as level one armor—a very specialized cousin of force glass. It left little to the imagination, but on the bright side it was impossible to wrinkle and allowed an athletic freedom of movement.</w:t>
      </w:r>
    </w:p>
    <w:p w:rsidR="0008581E" w:rsidRPr="00B3633A" w:rsidRDefault="0008581E">
      <w:pPr>
        <w:pStyle w:val="0DraftNormal"/>
        <w:rPr>
          <w:rFonts w:ascii="Montserrat" w:hAnsi="Montserrat"/>
          <w:sz w:val="24"/>
        </w:rPr>
      </w:pPr>
    </w:p>
    <w:p w:rsidR="0008581E" w:rsidRPr="00B3633A" w:rsidRDefault="0008581E">
      <w:pPr>
        <w:pStyle w:val="0DraftNormal"/>
        <w:rPr>
          <w:rFonts w:ascii="Montserrat" w:hAnsi="Montserrat"/>
          <w:sz w:val="24"/>
        </w:rPr>
      </w:pPr>
      <w:r w:rsidRPr="00B3633A">
        <w:rPr>
          <w:rFonts w:ascii="Montserrat" w:hAnsi="Montserrat"/>
          <w:sz w:val="24"/>
        </w:rPr>
        <w:t xml:space="preserve">The </w:t>
      </w:r>
      <w:r w:rsidRPr="00B3633A">
        <w:rPr>
          <w:rFonts w:ascii="Montserrat" w:hAnsi="Montserrat"/>
          <w:i/>
          <w:sz w:val="24"/>
        </w:rPr>
        <w:t>Alexander,</w:t>
      </w:r>
      <w:r w:rsidRPr="00B3633A">
        <w:rPr>
          <w:rFonts w:ascii="Montserrat" w:hAnsi="Montserrat"/>
          <w:sz w:val="24"/>
        </w:rPr>
        <w:t xml:space="preserve"> having finally come to rest, utterly filled the huge observation window. As much as she would have liked to have lingered and examined her hull in detail, she had idled here too long. Av stepped over to retrieve her duffel, checked her inside pocket to be sure her orders were still there, and headed down to the announced boarding gate.</w:t>
      </w:r>
    </w:p>
    <w:p w:rsidR="0008581E" w:rsidRPr="00B3633A" w:rsidRDefault="0008581E">
      <w:pPr>
        <w:pStyle w:val="0DraftNormal"/>
        <w:rPr>
          <w:rFonts w:ascii="Montserrat" w:hAnsi="Montserrat"/>
          <w:sz w:val="24"/>
        </w:rPr>
      </w:pPr>
    </w:p>
    <w:p w:rsidR="0008581E" w:rsidRPr="00B3633A" w:rsidRDefault="0008581E">
      <w:pPr>
        <w:pStyle w:val="0DraftNormal"/>
        <w:rPr>
          <w:rFonts w:ascii="Montserrat" w:hAnsi="Montserrat"/>
          <w:sz w:val="24"/>
        </w:rPr>
      </w:pPr>
      <w:r w:rsidRPr="00B3633A">
        <w:rPr>
          <w:rFonts w:ascii="Montserrat" w:hAnsi="Montserrat"/>
          <w:sz w:val="24"/>
        </w:rPr>
        <w:t>There were already half a dozen transfers waiting in the receiving area off to the side of the sealed ship’s access when she arrived. One of them looked up as she dumped her bag on the pile the others had made. “Sinclair,” he greeted her with a nod, “Lieutenant, now, is it? Looks good on you.” He flicked the single silver bar on her collar.</w:t>
      </w:r>
    </w:p>
    <w:p w:rsidR="0008581E" w:rsidRPr="00B3633A" w:rsidRDefault="0008581E">
      <w:pPr>
        <w:pStyle w:val="0DraftNormal"/>
        <w:rPr>
          <w:rFonts w:ascii="Montserrat" w:hAnsi="Montserrat"/>
          <w:sz w:val="24"/>
        </w:rPr>
      </w:pPr>
    </w:p>
    <w:p w:rsidR="0008581E" w:rsidRPr="00B3633A" w:rsidRDefault="0008581E">
      <w:pPr>
        <w:pStyle w:val="0DraftNormal"/>
        <w:rPr>
          <w:rFonts w:ascii="Montserrat" w:hAnsi="Montserrat"/>
          <w:sz w:val="24"/>
        </w:rPr>
      </w:pPr>
      <w:r w:rsidRPr="00B3633A">
        <w:rPr>
          <w:rFonts w:ascii="Montserrat" w:hAnsi="Montserrat"/>
          <w:sz w:val="24"/>
        </w:rPr>
        <w:t>“Junior grade,” she admitted redundantly, she couldn’t help but scowl back at his open smile, “Dammit, Parks, I can’t believe you’re already getting your ride.” Here she was, beached with the home fleet since graduation and Michael Parks was going out to the frontier after just one year.</w:t>
      </w:r>
    </w:p>
    <w:p w:rsidR="0008581E" w:rsidRPr="00B3633A" w:rsidRDefault="0008581E">
      <w:pPr>
        <w:pStyle w:val="0DraftNormal"/>
        <w:rPr>
          <w:rFonts w:ascii="Montserrat" w:hAnsi="Montserrat"/>
          <w:sz w:val="24"/>
        </w:rPr>
      </w:pPr>
    </w:p>
    <w:p w:rsidR="0008581E" w:rsidRPr="00B3633A" w:rsidRDefault="0008581E">
      <w:pPr>
        <w:pStyle w:val="0DraftNormal"/>
        <w:rPr>
          <w:rFonts w:ascii="Montserrat" w:hAnsi="Montserrat"/>
          <w:sz w:val="24"/>
        </w:rPr>
      </w:pPr>
      <w:r w:rsidRPr="00B3633A">
        <w:rPr>
          <w:rFonts w:ascii="Montserrat" w:hAnsi="Montserrat"/>
          <w:sz w:val="24"/>
        </w:rPr>
        <w:t>Ensign Parks just grinned and shook his head, “It was the only way Admiral Parks could think of to get rid of me,” he joked. Av called to mind Michael’s uncle. It wasn’t too hard to envision him saying that as he pulled strings to keep his nephew out of his hair. Not that she believed for a minute that the Admiral actually had. She already knew why both of them were getting this chance right now.</w:t>
      </w:r>
    </w:p>
    <w:p w:rsidR="0008581E" w:rsidRPr="00B3633A" w:rsidRDefault="0008581E">
      <w:pPr>
        <w:pStyle w:val="0DraftNormal"/>
        <w:rPr>
          <w:rFonts w:ascii="Montserrat" w:hAnsi="Montserrat"/>
          <w:sz w:val="24"/>
        </w:rPr>
      </w:pPr>
    </w:p>
    <w:p w:rsidR="0008581E" w:rsidRPr="00B3633A" w:rsidRDefault="0008581E">
      <w:pPr>
        <w:pStyle w:val="0DraftNormal"/>
        <w:rPr>
          <w:rFonts w:ascii="Montserrat" w:hAnsi="Montserrat"/>
          <w:sz w:val="24"/>
        </w:rPr>
      </w:pPr>
      <w:r w:rsidRPr="00B3633A">
        <w:rPr>
          <w:rFonts w:ascii="Montserrat" w:hAnsi="Montserrat"/>
          <w:sz w:val="24"/>
        </w:rPr>
        <w:t>She gave up the scowl and asked, “So, how is the old dog, anyway?”</w:t>
      </w:r>
    </w:p>
    <w:p w:rsidR="0008581E" w:rsidRPr="00B3633A" w:rsidRDefault="0008581E">
      <w:pPr>
        <w:pStyle w:val="0DraftNormal"/>
        <w:rPr>
          <w:rFonts w:ascii="Montserrat" w:hAnsi="Montserrat"/>
          <w:sz w:val="24"/>
        </w:rPr>
      </w:pPr>
    </w:p>
    <w:p w:rsidR="0008581E" w:rsidRPr="00B3633A" w:rsidRDefault="0008581E">
      <w:pPr>
        <w:pStyle w:val="0DraftNormal"/>
        <w:rPr>
          <w:rFonts w:ascii="Montserrat" w:hAnsi="Montserrat"/>
          <w:sz w:val="24"/>
        </w:rPr>
      </w:pPr>
      <w:r w:rsidRPr="00B3633A">
        <w:rPr>
          <w:rFonts w:ascii="Montserrat" w:hAnsi="Montserrat"/>
          <w:sz w:val="24"/>
        </w:rPr>
        <w:t>“Chewing at the bit again,” he answered, “He’s worried. He broke Vice Admiral too young and has grown old waiting to move up. He turned down an Academy posting again this quarter holding out for one of the slots on the new Avatars they’re building.”</w:t>
      </w:r>
    </w:p>
    <w:p w:rsidR="0008581E" w:rsidRPr="00B3633A" w:rsidRDefault="0008581E">
      <w:pPr>
        <w:pStyle w:val="0DraftNormal"/>
        <w:rPr>
          <w:rFonts w:ascii="Montserrat" w:hAnsi="Montserrat"/>
          <w:sz w:val="24"/>
        </w:rPr>
      </w:pPr>
    </w:p>
    <w:p w:rsidR="0008581E" w:rsidRPr="00B3633A" w:rsidRDefault="0008581E">
      <w:pPr>
        <w:pStyle w:val="0DraftNormal"/>
        <w:rPr>
          <w:rFonts w:ascii="Montserrat" w:hAnsi="Montserrat"/>
          <w:sz w:val="24"/>
        </w:rPr>
      </w:pPr>
      <w:r w:rsidRPr="00B3633A">
        <w:rPr>
          <w:rFonts w:ascii="Montserrat" w:hAnsi="Montserrat"/>
          <w:sz w:val="24"/>
        </w:rPr>
        <w:t xml:space="preserve">Av grinned sympathetically. There was a reason that Old Parks had stood on her side throughout her campaign to transfer out of Home Fleet. Her chance had come, it would be nice if it his did too. “Hell,” she thought, voicing her conclusions aloud, “he’s not the only one throwing weight around to get those ships. Look at </w:t>
      </w:r>
      <w:r w:rsidRPr="00B3633A">
        <w:rPr>
          <w:rFonts w:ascii="Montserrat" w:hAnsi="Montserrat"/>
          <w:i/>
          <w:sz w:val="24"/>
        </w:rPr>
        <w:t>Alexander</w:t>
      </w:r>
      <w:r w:rsidRPr="00B3633A">
        <w:rPr>
          <w:rFonts w:ascii="Montserrat" w:hAnsi="Montserrat"/>
          <w:sz w:val="24"/>
        </w:rPr>
        <w:t>. You just know the only reason fleet command is giving you and me this ride is because her officers are calling in all their debts to get in those slots. You bet your ass I’d be right beside them if I had any pull.”</w:t>
      </w:r>
    </w:p>
    <w:p w:rsidR="0008581E" w:rsidRPr="00B3633A" w:rsidRDefault="0008581E">
      <w:pPr>
        <w:pStyle w:val="0DraftNormal"/>
        <w:rPr>
          <w:rFonts w:ascii="Montserrat" w:hAnsi="Montserrat"/>
          <w:sz w:val="24"/>
        </w:rPr>
      </w:pPr>
    </w:p>
    <w:p w:rsidR="0008581E" w:rsidRPr="00B3633A" w:rsidRDefault="0008581E">
      <w:pPr>
        <w:pStyle w:val="0DraftNormal"/>
        <w:rPr>
          <w:rFonts w:ascii="Montserrat" w:hAnsi="Montserrat"/>
          <w:sz w:val="24"/>
        </w:rPr>
      </w:pPr>
      <w:r w:rsidRPr="00B3633A">
        <w:rPr>
          <w:rFonts w:ascii="Montserrat" w:hAnsi="Montserrat"/>
          <w:sz w:val="24"/>
        </w:rPr>
        <w:t>“Yeah,” he said, “but somehow I think you’re happy enough getting a tour on one of these old Conquerors.”</w:t>
      </w:r>
    </w:p>
    <w:p w:rsidR="0008581E" w:rsidRPr="00B3633A" w:rsidRDefault="0008581E">
      <w:pPr>
        <w:pStyle w:val="0DraftNormal"/>
        <w:rPr>
          <w:rFonts w:ascii="Montserrat" w:hAnsi="Montserrat"/>
          <w:sz w:val="24"/>
        </w:rPr>
      </w:pPr>
    </w:p>
    <w:p w:rsidR="0008581E" w:rsidRPr="00B3633A" w:rsidRDefault="0008581E">
      <w:pPr>
        <w:pStyle w:val="0DraftNormal"/>
        <w:rPr>
          <w:rFonts w:ascii="Montserrat" w:hAnsi="Montserrat"/>
          <w:sz w:val="24"/>
        </w:rPr>
      </w:pPr>
      <w:r w:rsidRPr="00B3633A">
        <w:rPr>
          <w:rFonts w:ascii="Montserrat" w:hAnsi="Montserrat"/>
          <w:sz w:val="24"/>
        </w:rPr>
        <w:t>She wrinkled her nose, “After this long, I was starting to think I’d be happy to be strapped into a probe and fired off blind. At least I’d have the satisfaction of knowing I was finally going where no one had ever gone before.”</w:t>
      </w:r>
    </w:p>
    <w:p w:rsidR="0008581E" w:rsidRPr="00B3633A" w:rsidRDefault="0008581E">
      <w:pPr>
        <w:pStyle w:val="0DraftNormal"/>
        <w:rPr>
          <w:rFonts w:ascii="Montserrat" w:hAnsi="Montserrat"/>
          <w:sz w:val="24"/>
        </w:rPr>
      </w:pPr>
    </w:p>
    <w:p w:rsidR="0008581E" w:rsidRPr="00B3633A" w:rsidRDefault="0008581E">
      <w:pPr>
        <w:pStyle w:val="0DraftNormal"/>
        <w:rPr>
          <w:rFonts w:ascii="Montserrat" w:hAnsi="Montserrat"/>
          <w:sz w:val="24"/>
        </w:rPr>
      </w:pPr>
      <w:r w:rsidRPr="00B3633A">
        <w:rPr>
          <w:rFonts w:ascii="Montserrat" w:hAnsi="Montserrat"/>
          <w:sz w:val="24"/>
        </w:rPr>
        <w:t>Michael cocked his head to the side, “That has got to be a quote from somewhere. “</w:t>
      </w:r>
    </w:p>
    <w:p w:rsidR="0008581E" w:rsidRPr="00B3633A" w:rsidRDefault="0008581E">
      <w:pPr>
        <w:pStyle w:val="0DraftNormal"/>
        <w:rPr>
          <w:rFonts w:ascii="Montserrat" w:hAnsi="Montserrat"/>
          <w:sz w:val="24"/>
        </w:rPr>
      </w:pPr>
    </w:p>
    <w:p w:rsidR="0008581E" w:rsidRPr="00B3633A" w:rsidRDefault="0008581E">
      <w:pPr>
        <w:pStyle w:val="0DraftNormal"/>
        <w:rPr>
          <w:rFonts w:ascii="Montserrat" w:hAnsi="Montserrat"/>
          <w:sz w:val="24"/>
        </w:rPr>
      </w:pPr>
      <w:r w:rsidRPr="00B3633A">
        <w:rPr>
          <w:rFonts w:ascii="Montserrat" w:hAnsi="Montserrat"/>
          <w:sz w:val="24"/>
        </w:rPr>
        <w:t>Av turned and stared at him incredulously for a moment before shaking her head and walking away.</w:t>
      </w:r>
    </w:p>
    <w:p w:rsidR="0008581E" w:rsidRPr="00B3633A" w:rsidRDefault="0008581E">
      <w:pPr>
        <w:pStyle w:val="0DraftNormal"/>
        <w:rPr>
          <w:rFonts w:ascii="Montserrat" w:hAnsi="Montserrat"/>
          <w:sz w:val="24"/>
        </w:rPr>
      </w:pPr>
    </w:p>
    <w:p w:rsidR="0008581E" w:rsidRPr="00B3633A" w:rsidRDefault="0008581E">
      <w:pPr>
        <w:pStyle w:val="0DraftNormal"/>
        <w:rPr>
          <w:rFonts w:ascii="Montserrat" w:hAnsi="Montserrat"/>
          <w:sz w:val="24"/>
        </w:rPr>
      </w:pPr>
      <w:r w:rsidRPr="00B3633A">
        <w:rPr>
          <w:rFonts w:ascii="Montserrat" w:hAnsi="Montserrat"/>
          <w:sz w:val="24"/>
        </w:rPr>
        <w:t>“What?” he called after her.</w:t>
      </w:r>
    </w:p>
    <w:p w:rsidR="0008581E" w:rsidRPr="00B3633A" w:rsidRDefault="0008581E">
      <w:pPr>
        <w:pStyle w:val="0DraftNormal"/>
        <w:rPr>
          <w:rFonts w:ascii="Montserrat" w:hAnsi="Montserrat"/>
          <w:sz w:val="24"/>
        </w:rPr>
      </w:pPr>
    </w:p>
    <w:p w:rsidR="0008581E" w:rsidRPr="00B3633A" w:rsidRDefault="0008581E">
      <w:pPr>
        <w:pStyle w:val="0DraftNormal"/>
        <w:rPr>
          <w:rFonts w:ascii="Montserrat" w:hAnsi="Montserrat"/>
          <w:sz w:val="24"/>
        </w:rPr>
      </w:pPr>
      <w:r w:rsidRPr="00B3633A">
        <w:rPr>
          <w:rFonts w:ascii="Montserrat" w:hAnsi="Montserrat"/>
          <w:sz w:val="24"/>
        </w:rPr>
        <w:t xml:space="preserve">She almost turned back to explain, when her stomach decided to remind her of its existence. </w:t>
      </w:r>
      <w:r w:rsidRPr="00B3633A">
        <w:rPr>
          <w:rFonts w:ascii="Montserrat" w:hAnsi="Montserrat"/>
          <w:i/>
          <w:sz w:val="24"/>
        </w:rPr>
        <w:t>Should’ve taken care of that,</w:t>
      </w:r>
      <w:r w:rsidRPr="00B3633A">
        <w:rPr>
          <w:rFonts w:ascii="Montserrat" w:hAnsi="Montserrat"/>
          <w:sz w:val="24"/>
        </w:rPr>
        <w:t xml:space="preserve"> she thought. She glanced up at the docking display to get an idea how long she had to kill before the ship access was secure for boarding. Time enough, she guessed. She crossed the reception area and headed across the bare deck plate toward a vending machine. She ordered a breakfast roll and flask of hot tea. Her stomach had settled enough to eat yet, but the reality was sinking in and she didn’t want to faint when she reported in to the captain. She stood and surveyed the activity on the docks while her thoughts ran off in other directions.</w:t>
      </w:r>
    </w:p>
    <w:p w:rsidR="0008581E" w:rsidRPr="00B3633A" w:rsidRDefault="0008581E">
      <w:pPr>
        <w:pStyle w:val="0DraftNormal"/>
        <w:rPr>
          <w:rFonts w:ascii="Montserrat" w:hAnsi="Montserrat"/>
          <w:sz w:val="24"/>
        </w:rPr>
      </w:pPr>
    </w:p>
    <w:p w:rsidR="0008581E" w:rsidRPr="00B3633A" w:rsidRDefault="0008581E">
      <w:pPr>
        <w:pStyle w:val="0DraftNormal"/>
        <w:rPr>
          <w:rFonts w:ascii="Montserrat" w:hAnsi="Montserrat"/>
          <w:sz w:val="24"/>
        </w:rPr>
      </w:pPr>
      <w:r w:rsidRPr="00B3633A">
        <w:rPr>
          <w:rFonts w:ascii="Montserrat" w:hAnsi="Montserrat"/>
          <w:sz w:val="24"/>
        </w:rPr>
        <w:t xml:space="preserve">In typical military fAsiaion, the order of the day seemed to be hurry up and wait. She wandered astray a bit and perched on a railing while she chewed her way through breakfast. The food seemed to help. She hadn’t been aware how tense she was until it started to ease off. Boarding nerves. Naturally, just as she was finally relaxed, she looked up to discover that </w:t>
      </w:r>
      <w:r w:rsidRPr="00B3633A">
        <w:rPr>
          <w:rFonts w:ascii="Montserrat" w:hAnsi="Montserrat"/>
          <w:i/>
          <w:sz w:val="24"/>
        </w:rPr>
        <w:t xml:space="preserve">Alexander’s </w:t>
      </w:r>
      <w:r w:rsidRPr="00B3633A">
        <w:rPr>
          <w:rFonts w:ascii="Montserrat" w:hAnsi="Montserrat"/>
          <w:sz w:val="24"/>
        </w:rPr>
        <w:t>dock status lights had somehow skipped to green across the board. She stuffed the end of the roll in her mouth and hopped to her feet. Thankfully, she didn’t choke on the last of her tea while running back to her group—which had grown to a full dozen in her absence.</w:t>
      </w:r>
    </w:p>
    <w:p w:rsidR="0008581E" w:rsidRPr="00B3633A" w:rsidRDefault="0008581E">
      <w:pPr>
        <w:pStyle w:val="0DraftNormal"/>
        <w:rPr>
          <w:rFonts w:ascii="Montserrat" w:hAnsi="Montserrat"/>
          <w:sz w:val="24"/>
        </w:rPr>
      </w:pPr>
    </w:p>
    <w:p w:rsidR="0008581E" w:rsidRPr="00B3633A" w:rsidRDefault="0008581E">
      <w:pPr>
        <w:pStyle w:val="0DraftNormal"/>
        <w:rPr>
          <w:rFonts w:ascii="Montserrat" w:hAnsi="Montserrat"/>
          <w:sz w:val="24"/>
        </w:rPr>
      </w:pPr>
      <w:r w:rsidRPr="00B3633A">
        <w:rPr>
          <w:rFonts w:ascii="Montserrat" w:hAnsi="Montserrat"/>
          <w:sz w:val="24"/>
        </w:rPr>
        <w:t>She silently cursed herself as the seals popped and the gate split open.  There wasn’t enough time to fall in. Sure enough, bodies began pouring out of the gangway as she tried to close the distance. She lost a precious few seconds disposing of her trAsia at the waste receptacle on the edge of the boarding area. She felt eyes on her as she slipped into formation and came to attention.</w:t>
      </w:r>
    </w:p>
    <w:p w:rsidR="0008581E" w:rsidRPr="00B3633A" w:rsidRDefault="0008581E">
      <w:pPr>
        <w:pStyle w:val="0DraftNormal"/>
        <w:rPr>
          <w:rFonts w:ascii="Montserrat" w:hAnsi="Montserrat"/>
          <w:sz w:val="24"/>
        </w:rPr>
      </w:pPr>
    </w:p>
    <w:p w:rsidR="0008581E" w:rsidRPr="00B3633A" w:rsidRDefault="0008581E">
      <w:pPr>
        <w:pStyle w:val="0DraftNormal"/>
        <w:rPr>
          <w:rFonts w:ascii="Montserrat" w:hAnsi="Montserrat"/>
          <w:sz w:val="24"/>
        </w:rPr>
      </w:pPr>
      <w:r w:rsidRPr="00B3633A">
        <w:rPr>
          <w:rFonts w:ascii="Montserrat" w:hAnsi="Montserrat"/>
          <w:sz w:val="24"/>
        </w:rPr>
        <w:t xml:space="preserve">The group off the </w:t>
      </w:r>
      <w:r w:rsidRPr="00B3633A">
        <w:rPr>
          <w:rFonts w:ascii="Montserrat" w:hAnsi="Montserrat"/>
          <w:i/>
          <w:sz w:val="24"/>
        </w:rPr>
        <w:t xml:space="preserve">Alexander </w:t>
      </w:r>
      <w:r w:rsidRPr="00B3633A">
        <w:rPr>
          <w:rFonts w:ascii="Montserrat" w:hAnsi="Montserrat"/>
          <w:sz w:val="24"/>
        </w:rPr>
        <w:t xml:space="preserve">had gathered off at the very edge of her vision. Some of them came past in front of her to collect their duffels off the pile and began to carry them aboard. The rest she could hear taking their leave, having been cleared to transfer off the ship. One remained, and she had little doubt who that would have to be. She was of the Same height as Av. Identifiable by her pride, a sheer length of raven black hair. Officially, unusually long hair was not smiled on, but hers was so obedient that a simple clasp at the small of her back was all she needed to rule it. (av) Lynn Thompson. Once an Academy upperclassman who had befriended a zealous young cadet and taught her how to toe the line. Now, the ship’s executive officer.  The one who had held a fixed stare on her since she had dAsiaed pell mell across the dock. </w:t>
      </w:r>
    </w:p>
    <w:p w:rsidR="0008581E" w:rsidRPr="00B3633A" w:rsidRDefault="0008581E">
      <w:pPr>
        <w:pStyle w:val="0DraftNormal"/>
        <w:rPr>
          <w:rFonts w:ascii="Montserrat" w:hAnsi="Montserrat"/>
          <w:sz w:val="24"/>
        </w:rPr>
      </w:pPr>
    </w:p>
    <w:p w:rsidR="0008581E" w:rsidRPr="00B3633A" w:rsidRDefault="0008581E">
      <w:pPr>
        <w:pStyle w:val="0DraftNormal"/>
        <w:rPr>
          <w:rFonts w:ascii="Montserrat" w:hAnsi="Montserrat"/>
          <w:sz w:val="24"/>
        </w:rPr>
      </w:pPr>
      <w:r w:rsidRPr="00B3633A">
        <w:rPr>
          <w:rFonts w:ascii="Montserrat" w:hAnsi="Montserrat"/>
          <w:sz w:val="24"/>
        </w:rPr>
        <w:t>Alt’s last act as a friend had been to inform her that she could expect no favors if she ever ended up under her command. Av glanced directly into that glare for an instant in which it occurred to her that her heritage gave her the right to commit seppuku. When Alt stepped up to her shoulder and spoke, it almost seemed like an attractive proposition.</w:t>
      </w:r>
    </w:p>
    <w:p w:rsidR="0008581E" w:rsidRPr="00B3633A" w:rsidRDefault="0008581E">
      <w:pPr>
        <w:pStyle w:val="0DraftNormal"/>
        <w:rPr>
          <w:rFonts w:ascii="Montserrat" w:hAnsi="Montserrat"/>
          <w:sz w:val="24"/>
        </w:rPr>
      </w:pPr>
    </w:p>
    <w:p w:rsidR="0008581E" w:rsidRPr="00B3633A" w:rsidRDefault="0008581E">
      <w:pPr>
        <w:pStyle w:val="0DraftNormal"/>
        <w:rPr>
          <w:rFonts w:ascii="Montserrat" w:hAnsi="Montserrat"/>
          <w:sz w:val="24"/>
        </w:rPr>
      </w:pPr>
      <w:r w:rsidRPr="00B3633A">
        <w:rPr>
          <w:rFonts w:ascii="Montserrat" w:hAnsi="Montserrat"/>
          <w:sz w:val="24"/>
        </w:rPr>
        <w:t>“Lieutenant Sinclair,” Alt snapped, while Av cringed inwardly. “Nice of you to join us.” Between them, it was a slap. But Alt didn’t add anything else. She just turned and paced down the line behind the transfers.</w:t>
      </w:r>
    </w:p>
    <w:p w:rsidR="0008581E" w:rsidRPr="00B3633A" w:rsidRDefault="0008581E">
      <w:pPr>
        <w:pStyle w:val="0DraftNormal"/>
        <w:rPr>
          <w:rFonts w:ascii="Montserrat" w:hAnsi="Montserrat"/>
          <w:sz w:val="24"/>
        </w:rPr>
      </w:pPr>
    </w:p>
    <w:p w:rsidR="0008581E" w:rsidRPr="00B3633A" w:rsidRDefault="0008581E">
      <w:pPr>
        <w:pStyle w:val="0DraftNormal"/>
        <w:rPr>
          <w:rFonts w:ascii="Montserrat" w:hAnsi="Montserrat"/>
          <w:sz w:val="24"/>
        </w:rPr>
      </w:pPr>
      <w:r w:rsidRPr="00B3633A">
        <w:rPr>
          <w:rFonts w:ascii="Montserrat" w:hAnsi="Montserrat"/>
          <w:sz w:val="24"/>
        </w:rPr>
        <w:t xml:space="preserve">“Goodmorning gentlemen, I am your new XO, Commander (av) Lynn Thompson. </w:t>
      </w:r>
    </w:p>
    <w:p w:rsidR="0008581E" w:rsidRPr="00B3633A" w:rsidRDefault="0008581E">
      <w:pPr>
        <w:pStyle w:val="0DraftNormal"/>
        <w:rPr>
          <w:rFonts w:ascii="Montserrat" w:hAnsi="Montserrat"/>
          <w:sz w:val="24"/>
        </w:rPr>
      </w:pPr>
    </w:p>
    <w:p w:rsidR="0008581E" w:rsidRPr="00B3633A" w:rsidRDefault="0008581E">
      <w:pPr>
        <w:pStyle w:val="0DraftNormal"/>
        <w:rPr>
          <w:rFonts w:ascii="Montserrat" w:hAnsi="Montserrat"/>
          <w:sz w:val="24"/>
        </w:rPr>
      </w:pPr>
      <w:r w:rsidRPr="00B3633A">
        <w:rPr>
          <w:rFonts w:ascii="Montserrat" w:hAnsi="Montserrat"/>
          <w:sz w:val="24"/>
        </w:rPr>
        <w:t xml:space="preserve">“Many of you are probably aware,” she continued after a pause, “that the Fleet is going through a period of reorganization. As a result, </w:t>
      </w:r>
      <w:r w:rsidRPr="00B3633A">
        <w:rPr>
          <w:rFonts w:ascii="Montserrat" w:hAnsi="Montserrat"/>
          <w:i/>
          <w:sz w:val="24"/>
        </w:rPr>
        <w:t>Alexander</w:t>
      </w:r>
      <w:r w:rsidRPr="00B3633A">
        <w:rPr>
          <w:rFonts w:ascii="Montserrat" w:hAnsi="Montserrat"/>
          <w:sz w:val="24"/>
        </w:rPr>
        <w:t xml:space="preserve"> lost a lot of fine people today.” Alt came around the other end of the line and swept them up in a glance, “In exchange, the Fleet gave us you. I have assured the Captain that he won’t have to notice any difference in the crew’s performance. I’m sure I don’t have to tell you what that means.</w:t>
      </w:r>
    </w:p>
    <w:p w:rsidR="0008581E" w:rsidRPr="00B3633A" w:rsidRDefault="0008581E">
      <w:pPr>
        <w:pStyle w:val="0DraftNormal"/>
        <w:rPr>
          <w:rFonts w:ascii="Montserrat" w:hAnsi="Montserrat"/>
          <w:sz w:val="24"/>
        </w:rPr>
      </w:pPr>
    </w:p>
    <w:p w:rsidR="0008581E" w:rsidRPr="00B3633A" w:rsidRDefault="0008581E">
      <w:pPr>
        <w:pStyle w:val="0DraftNormal"/>
        <w:rPr>
          <w:rFonts w:ascii="Montserrat" w:hAnsi="Montserrat"/>
          <w:sz w:val="24"/>
        </w:rPr>
      </w:pPr>
      <w:r w:rsidRPr="00B3633A">
        <w:rPr>
          <w:rFonts w:ascii="Montserrat" w:hAnsi="Montserrat"/>
          <w:sz w:val="24"/>
        </w:rPr>
        <w:t xml:space="preserve">“Some of you,” and at this, she looked directly at Av, “have already picked up a lot of experience here at Sol. I’m sorry to say you’ve still got a lot to learn in a short space of time. </w:t>
      </w:r>
    </w:p>
    <w:p w:rsidR="0008581E" w:rsidRPr="00B3633A" w:rsidRDefault="0008581E">
      <w:pPr>
        <w:pStyle w:val="0DraftNormal"/>
        <w:rPr>
          <w:rFonts w:ascii="Montserrat" w:hAnsi="Montserrat"/>
          <w:sz w:val="24"/>
        </w:rPr>
      </w:pPr>
    </w:p>
    <w:p w:rsidR="0008581E" w:rsidRPr="00B3633A" w:rsidRDefault="0008581E">
      <w:pPr>
        <w:pStyle w:val="0DraftNormal"/>
        <w:rPr>
          <w:rFonts w:ascii="Montserrat" w:hAnsi="Montserrat"/>
          <w:sz w:val="24"/>
        </w:rPr>
      </w:pPr>
      <w:r w:rsidRPr="00B3633A">
        <w:rPr>
          <w:rFonts w:ascii="Montserrat" w:hAnsi="Montserrat"/>
          <w:sz w:val="24"/>
        </w:rPr>
        <w:t>“Advanced Reconnaissance is the most vital and dangerous part of our space effort. We are not alone out there, and we know absolutely nothing about the competition—except, that they want us to leave them alone. Our mission, broadly put, it to make sure that they understand that we will not be intimidated or turned from our objectives in space. Since we can’t talk to them, we have to accomplish this through our actions. So, it can get hairy out there on occasions.</w:t>
      </w:r>
    </w:p>
    <w:p w:rsidR="0008581E" w:rsidRPr="00B3633A" w:rsidRDefault="0008581E">
      <w:pPr>
        <w:pStyle w:val="0DraftNormal"/>
        <w:rPr>
          <w:rFonts w:ascii="Montserrat" w:hAnsi="Montserrat"/>
          <w:sz w:val="24"/>
        </w:rPr>
      </w:pPr>
    </w:p>
    <w:p w:rsidR="0008581E" w:rsidRPr="00B3633A" w:rsidRDefault="0008581E">
      <w:pPr>
        <w:pStyle w:val="0DraftNormal"/>
        <w:rPr>
          <w:rFonts w:ascii="Montserrat" w:hAnsi="Montserrat"/>
          <w:sz w:val="24"/>
        </w:rPr>
      </w:pPr>
      <w:r w:rsidRPr="00B3633A">
        <w:rPr>
          <w:rFonts w:ascii="Montserrat" w:hAnsi="Montserrat"/>
          <w:sz w:val="24"/>
        </w:rPr>
        <w:t>“If, when we redeploy, we come across hostiles—and trust me, it likely enough to happen—you don’t want to have any questions what the right thing to do is. If you got a question, don’t wait for me or your direct superiors to come around before asking. The minute you got doubts, you grab the nearest scut or officer and get it of your chest. Don’t be picky, the Fringe is no place to be shy or political.</w:t>
      </w:r>
    </w:p>
    <w:p w:rsidR="0008581E" w:rsidRPr="00B3633A" w:rsidRDefault="0008581E">
      <w:pPr>
        <w:pStyle w:val="0DraftNormal"/>
        <w:rPr>
          <w:rFonts w:ascii="Montserrat" w:hAnsi="Montserrat"/>
          <w:sz w:val="24"/>
        </w:rPr>
      </w:pPr>
    </w:p>
    <w:p w:rsidR="0008581E" w:rsidRPr="00B3633A" w:rsidRDefault="0008581E">
      <w:pPr>
        <w:pStyle w:val="0DraftNormal"/>
        <w:rPr>
          <w:rFonts w:ascii="Montserrat" w:hAnsi="Montserrat"/>
          <w:sz w:val="24"/>
        </w:rPr>
      </w:pPr>
      <w:r w:rsidRPr="00B3633A">
        <w:rPr>
          <w:rFonts w:ascii="Montserrat" w:hAnsi="Montserrat"/>
          <w:sz w:val="24"/>
        </w:rPr>
        <w:t>“Now,” she stopped in front of the line and paused for emphasis, “if you’ve all got your papers, you know who you need to report to. Your section leaders have already been informed of your assignments. As soon as they have released you to general access, you should report to the quartermaster for your bunking arrangements. If you have or develop any preferences for bunkmates you can apply at any time for reaccommodation.”</w:t>
      </w:r>
    </w:p>
    <w:p w:rsidR="0008581E" w:rsidRPr="00B3633A" w:rsidRDefault="0008581E">
      <w:pPr>
        <w:pStyle w:val="0DraftNormal"/>
        <w:rPr>
          <w:rFonts w:ascii="Montserrat" w:hAnsi="Montserrat"/>
          <w:sz w:val="24"/>
        </w:rPr>
      </w:pPr>
    </w:p>
    <w:p w:rsidR="0008581E" w:rsidRPr="00B3633A" w:rsidRDefault="0008581E">
      <w:pPr>
        <w:pStyle w:val="0DraftNormal"/>
        <w:rPr>
          <w:rFonts w:ascii="Montserrat" w:hAnsi="Montserrat"/>
          <w:sz w:val="24"/>
        </w:rPr>
      </w:pPr>
      <w:r w:rsidRPr="00B3633A">
        <w:rPr>
          <w:rFonts w:ascii="Montserrat" w:hAnsi="Montserrat"/>
          <w:sz w:val="24"/>
        </w:rPr>
        <w:t>As the group pulled out their orders, Alt smiled wryly and added, “One more thing, gentlemen. You are going to be a long way from home on this tour. Neither the Captain, nor I have any particular interest in what you do with your free time, but I remind you that where you’re going is no place for pregnancies. You get a situation started, you take it to medical and get it transferred into storage. You will not like the alternative,” she reminded them soberingly.</w:t>
      </w:r>
    </w:p>
    <w:p w:rsidR="0008581E" w:rsidRPr="00B3633A" w:rsidRDefault="0008581E">
      <w:pPr>
        <w:pStyle w:val="0DraftNormal"/>
        <w:rPr>
          <w:rFonts w:ascii="Montserrat" w:hAnsi="Montserrat"/>
          <w:sz w:val="24"/>
        </w:rPr>
      </w:pPr>
    </w:p>
    <w:p w:rsidR="0008581E" w:rsidRPr="00B3633A" w:rsidRDefault="0008581E">
      <w:pPr>
        <w:pStyle w:val="0DraftNormal"/>
        <w:rPr>
          <w:rFonts w:ascii="Montserrat" w:hAnsi="Montserrat"/>
          <w:sz w:val="24"/>
        </w:rPr>
      </w:pPr>
      <w:r w:rsidRPr="00B3633A">
        <w:rPr>
          <w:rFonts w:ascii="Montserrat" w:hAnsi="Montserrat"/>
          <w:sz w:val="24"/>
        </w:rPr>
        <w:t>One by one, she took each person’s papers and checked them. Everything was in order, so she wrapped it up. “Very good, gentlemen. I have, of course, already reviewed your jackets, and I just want to say I have every confidence in your abilities. Some of you should expect to be summoned to the Captain’s Mess this evening at which time you will meet the Captain. Carry on.</w:t>
      </w:r>
    </w:p>
    <w:p w:rsidR="0008581E" w:rsidRPr="00B3633A" w:rsidRDefault="0008581E">
      <w:pPr>
        <w:pStyle w:val="0DraftNormal"/>
        <w:rPr>
          <w:rFonts w:ascii="Montserrat" w:hAnsi="Montserrat"/>
          <w:sz w:val="24"/>
        </w:rPr>
      </w:pPr>
    </w:p>
    <w:p w:rsidR="0008581E" w:rsidRPr="00B3633A" w:rsidRDefault="0008581E">
      <w:pPr>
        <w:pStyle w:val="0DraftNormal"/>
        <w:rPr>
          <w:rFonts w:ascii="Montserrat" w:hAnsi="Montserrat"/>
          <w:sz w:val="24"/>
        </w:rPr>
      </w:pPr>
      <w:r w:rsidRPr="00B3633A">
        <w:rPr>
          <w:rFonts w:ascii="Montserrat" w:hAnsi="Montserrat"/>
          <w:sz w:val="24"/>
        </w:rPr>
        <w:t>“Sinclair,” she added, holding out an arm to block her way, “you’re with me.” Parks and a few others looked back at this and then discreetly followed the rest up the gangway. Av raised an eyebrow when they were alone on the dock. Alt smiled and pointed out, “You’ve got orders to report to the Captain. Don’t want you getting lost on the way.”</w:t>
      </w:r>
    </w:p>
    <w:p w:rsidR="0008581E" w:rsidRPr="00B3633A" w:rsidRDefault="0008581E">
      <w:pPr>
        <w:pStyle w:val="0DraftNormal"/>
        <w:rPr>
          <w:rFonts w:ascii="Montserrat" w:hAnsi="Montserrat"/>
          <w:sz w:val="24"/>
        </w:rPr>
      </w:pPr>
    </w:p>
    <w:p w:rsidR="0008581E" w:rsidRPr="00B3633A" w:rsidRDefault="0008581E">
      <w:pPr>
        <w:pStyle w:val="0DraftNormal"/>
        <w:rPr>
          <w:rFonts w:ascii="Montserrat" w:hAnsi="Montserrat"/>
          <w:sz w:val="24"/>
        </w:rPr>
      </w:pPr>
      <w:r w:rsidRPr="00B3633A">
        <w:rPr>
          <w:rFonts w:ascii="Montserrat" w:hAnsi="Montserrat"/>
          <w:sz w:val="24"/>
        </w:rPr>
        <w:t>“Thanks,” Av said wryly, following Alt up through the ship’s access. At the top of the gangway, she turned to the Chief Petty Officer, “Lieutenant Sinclair reporting, permission to come aboard.”</w:t>
      </w:r>
    </w:p>
    <w:p w:rsidR="0008581E" w:rsidRPr="00B3633A" w:rsidRDefault="0008581E">
      <w:pPr>
        <w:pStyle w:val="0DraftNormal"/>
        <w:rPr>
          <w:rFonts w:ascii="Montserrat" w:hAnsi="Montserrat"/>
          <w:sz w:val="24"/>
        </w:rPr>
      </w:pPr>
    </w:p>
    <w:p w:rsidR="0008581E" w:rsidRPr="00B3633A" w:rsidRDefault="0008581E">
      <w:pPr>
        <w:pStyle w:val="0DraftNormal"/>
        <w:rPr>
          <w:rFonts w:ascii="Montserrat" w:hAnsi="Montserrat"/>
          <w:sz w:val="24"/>
        </w:rPr>
      </w:pPr>
      <w:r w:rsidRPr="00B3633A">
        <w:rPr>
          <w:rFonts w:ascii="Montserrat" w:hAnsi="Montserrat"/>
          <w:sz w:val="24"/>
        </w:rPr>
        <w:t xml:space="preserve">The CPO glanced at her, opening his mouth to respond, and froze. He scanned down her body and then back to her face. After a quick glance at Alt, he reclaimed his voice. “Permission granted.” His eyes snapped back to Alt, “This some kind of joke, XO?” </w:t>
      </w:r>
    </w:p>
    <w:p w:rsidR="0008581E" w:rsidRPr="00B3633A" w:rsidRDefault="0008581E">
      <w:pPr>
        <w:pStyle w:val="0DraftNormal"/>
        <w:rPr>
          <w:rFonts w:ascii="Montserrat" w:hAnsi="Montserrat"/>
          <w:sz w:val="24"/>
        </w:rPr>
      </w:pPr>
    </w:p>
    <w:p w:rsidR="0008581E" w:rsidRPr="00B3633A" w:rsidRDefault="0008581E">
      <w:pPr>
        <w:pStyle w:val="0DraftNormal"/>
        <w:rPr>
          <w:rFonts w:ascii="Montserrat" w:hAnsi="Montserrat"/>
          <w:sz w:val="24"/>
        </w:rPr>
      </w:pPr>
      <w:r w:rsidRPr="00B3633A">
        <w:rPr>
          <w:rFonts w:ascii="Montserrat" w:hAnsi="Montserrat"/>
          <w:sz w:val="24"/>
        </w:rPr>
        <w:t>“Mind your manners Mr. Grant,” Alt countered taking Av’s arm guiding her past. Aside, she murmured, “Lieutenant, please disregard that remark.” She pushed Av into the cross corridor ahead of her and turned a sharp eye on Grant. Av stood there in confusion. Grant was looking between the two women with much the Same expression. Alt waved her on with, “Go on Lieutenant, I’ll catch up with you at the lift.” She hesitated for a second, not sure what was going on. Turning on her heel, she headed alone down the corridor. It was not as if she could get lost. She had memorized the layout of every ship in service her first year in the Academy.</w:t>
      </w:r>
    </w:p>
    <w:p w:rsidR="0008581E" w:rsidRPr="00B3633A" w:rsidRDefault="0008581E">
      <w:pPr>
        <w:pStyle w:val="0DraftNormal"/>
        <w:rPr>
          <w:rFonts w:ascii="Montserrat" w:hAnsi="Montserrat"/>
          <w:sz w:val="24"/>
        </w:rPr>
      </w:pPr>
    </w:p>
    <w:p w:rsidR="0008581E" w:rsidRPr="00B3633A" w:rsidRDefault="0008581E">
      <w:pPr>
        <w:pStyle w:val="0DraftNormal"/>
        <w:rPr>
          <w:rFonts w:ascii="Montserrat" w:hAnsi="Montserrat"/>
          <w:sz w:val="24"/>
        </w:rPr>
      </w:pPr>
      <w:r w:rsidRPr="00B3633A">
        <w:rPr>
          <w:rFonts w:ascii="Montserrat" w:hAnsi="Montserrat"/>
          <w:sz w:val="24"/>
        </w:rPr>
        <w:t>She heard the XO talking quietly to Grant behind her as she moved further away. She made a note to look up CPO Grant later and find out what that had been about. She was engaged in thought, not really looking where she was going when she bumped into a man at the next corner.</w:t>
      </w:r>
    </w:p>
    <w:p w:rsidR="0008581E" w:rsidRPr="00B3633A" w:rsidRDefault="0008581E">
      <w:pPr>
        <w:pStyle w:val="0DraftNormal"/>
        <w:rPr>
          <w:rFonts w:ascii="Montserrat" w:hAnsi="Montserrat"/>
          <w:sz w:val="24"/>
        </w:rPr>
      </w:pPr>
    </w:p>
    <w:p w:rsidR="0008581E" w:rsidRPr="00B3633A" w:rsidRDefault="0008581E">
      <w:pPr>
        <w:pStyle w:val="0DraftNormal"/>
        <w:rPr>
          <w:rFonts w:ascii="Montserrat" w:hAnsi="Montserrat"/>
          <w:sz w:val="24"/>
        </w:rPr>
      </w:pPr>
      <w:r w:rsidRPr="00B3633A">
        <w:rPr>
          <w:rFonts w:ascii="Montserrat" w:hAnsi="Montserrat"/>
          <w:sz w:val="24"/>
        </w:rPr>
        <w:t>He caught her, absorbing the impact; she ended up held in a loose embrace. His hands rested familiarly on her hips; his eyes locked warmly on her own. “Sorry, Red. Wasn’t watching where I was going,” he said innocently.  Before she could say a word, he had disengaged and was off around the corner.</w:t>
      </w:r>
    </w:p>
    <w:p w:rsidR="0008581E" w:rsidRPr="00B3633A" w:rsidRDefault="0008581E">
      <w:pPr>
        <w:pStyle w:val="0DraftNormal"/>
        <w:rPr>
          <w:rFonts w:ascii="Montserrat" w:hAnsi="Montserrat"/>
          <w:sz w:val="24"/>
        </w:rPr>
      </w:pPr>
    </w:p>
    <w:p w:rsidR="0008581E" w:rsidRPr="00B3633A" w:rsidRDefault="0008581E">
      <w:pPr>
        <w:pStyle w:val="0DraftNormal"/>
        <w:rPr>
          <w:rFonts w:ascii="Montserrat" w:hAnsi="Montserrat"/>
          <w:sz w:val="24"/>
        </w:rPr>
      </w:pPr>
      <w:r w:rsidRPr="00B3633A">
        <w:rPr>
          <w:rFonts w:ascii="Montserrat" w:hAnsi="Montserrat"/>
          <w:sz w:val="24"/>
        </w:rPr>
        <w:t>She turned, completely off balance. She looked after him, but he had vanished. She shook her head, vaguely alarmed. The man had hands that knew just where to go to disarm her, and she didn’t have a clue who he was. She tried to shrug it off and continued on. To add to her confusion, a man in a small group that passed brightened as he saw her. “Good morning, Red,” he in much the Same intimate but innocent manner. He grinned at her blank look and passed on with no other comment. She walked on in deeper confusion. The last ship she had served on, it had taken months before she had gotten that casual and familiar a greeting from a member of the crew. And that only after having spent a lot of time at close quarters.</w:t>
      </w:r>
    </w:p>
    <w:p w:rsidR="0008581E" w:rsidRPr="00B3633A" w:rsidRDefault="0008581E">
      <w:pPr>
        <w:pStyle w:val="0DraftNormal"/>
        <w:rPr>
          <w:rFonts w:ascii="Montserrat" w:hAnsi="Montserrat"/>
          <w:sz w:val="24"/>
        </w:rPr>
      </w:pPr>
    </w:p>
    <w:p w:rsidR="0008581E" w:rsidRPr="00B3633A" w:rsidRDefault="0008581E">
      <w:pPr>
        <w:pStyle w:val="0DraftNormal"/>
        <w:rPr>
          <w:rFonts w:ascii="Montserrat" w:hAnsi="Montserrat"/>
          <w:sz w:val="24"/>
        </w:rPr>
      </w:pPr>
      <w:r w:rsidRPr="00B3633A">
        <w:rPr>
          <w:rFonts w:ascii="Montserrat" w:hAnsi="Montserrat"/>
          <w:sz w:val="24"/>
        </w:rPr>
        <w:t>The mystery only grew as she walked. By the time she had reached the lift, half of the men and a few of the women she encountered had marked her passing with some small, personal exchange. She didn’t know what to make of it. She waited beside the lift controls, turning the matter over in her mind. Another man, coming up behind her, greeted her with a pat on the back, that slid down to rest at the small of her back as he asked courteously, “Going up?” This time she made sure to glance at the name embossed over his heart. Carlson. Her eyes then lighted on his collar insignia.</w:t>
      </w:r>
    </w:p>
    <w:p w:rsidR="0008581E" w:rsidRPr="00B3633A" w:rsidRDefault="0008581E">
      <w:pPr>
        <w:pStyle w:val="0DraftNormal"/>
        <w:rPr>
          <w:rFonts w:ascii="Montserrat" w:hAnsi="Montserrat"/>
          <w:sz w:val="24"/>
        </w:rPr>
      </w:pPr>
    </w:p>
    <w:p w:rsidR="0008581E" w:rsidRPr="00B3633A" w:rsidRDefault="0008581E">
      <w:pPr>
        <w:pStyle w:val="0DraftNormal"/>
        <w:rPr>
          <w:rFonts w:ascii="Montserrat" w:hAnsi="Montserrat"/>
          <w:sz w:val="24"/>
        </w:rPr>
      </w:pPr>
      <w:r w:rsidRPr="00B3633A">
        <w:rPr>
          <w:rFonts w:ascii="Montserrat" w:hAnsi="Montserrat"/>
          <w:sz w:val="24"/>
        </w:rPr>
        <w:t>She managed not to show her dismay.</w:t>
      </w:r>
    </w:p>
    <w:p w:rsidR="0008581E" w:rsidRPr="00B3633A" w:rsidRDefault="0008581E">
      <w:pPr>
        <w:pStyle w:val="0DraftNormal"/>
        <w:rPr>
          <w:rFonts w:ascii="Montserrat" w:hAnsi="Montserrat"/>
          <w:sz w:val="24"/>
        </w:rPr>
      </w:pPr>
    </w:p>
    <w:p w:rsidR="0008581E" w:rsidRPr="00B3633A" w:rsidRDefault="0008581E">
      <w:pPr>
        <w:pStyle w:val="0DraftNormal"/>
        <w:rPr>
          <w:rFonts w:ascii="Montserrat" w:hAnsi="Montserrat"/>
          <w:sz w:val="24"/>
        </w:rPr>
      </w:pPr>
      <w:r w:rsidRPr="00B3633A">
        <w:rPr>
          <w:rFonts w:ascii="Montserrat" w:hAnsi="Montserrat"/>
          <w:sz w:val="24"/>
        </w:rPr>
        <w:t>She felt way out of her element, and she wasn’t about to take the matter up with a Lieutenant Commander. She just turned about, breaking the contact and said, all professionalism, “No, Mr. Grant, I’m waiting here for the XO.”</w:t>
      </w:r>
    </w:p>
    <w:p w:rsidR="0008581E" w:rsidRPr="00B3633A" w:rsidRDefault="0008581E">
      <w:pPr>
        <w:pStyle w:val="0DraftNormal"/>
        <w:rPr>
          <w:rFonts w:ascii="Montserrat" w:hAnsi="Montserrat"/>
          <w:sz w:val="24"/>
        </w:rPr>
      </w:pPr>
    </w:p>
    <w:p w:rsidR="0008581E" w:rsidRPr="00B3633A" w:rsidRDefault="0008581E">
      <w:pPr>
        <w:pStyle w:val="0DraftNormal"/>
        <w:rPr>
          <w:rFonts w:ascii="Montserrat" w:hAnsi="Montserrat"/>
          <w:sz w:val="24"/>
        </w:rPr>
      </w:pPr>
      <w:r w:rsidRPr="00B3633A">
        <w:rPr>
          <w:rFonts w:ascii="Montserrat" w:hAnsi="Montserrat"/>
          <w:sz w:val="24"/>
        </w:rPr>
        <w:t>He didn’t react to the brush off. “Alt is finished on the dock, then?” he asked, pressing the call button. She nodded and turned her shoulder toward him and stared down the way Alt would have to come. His car came, and he parted with, “Catch you later, Red.”</w:t>
      </w:r>
    </w:p>
    <w:p w:rsidR="0008581E" w:rsidRPr="00B3633A" w:rsidRDefault="0008581E">
      <w:pPr>
        <w:pStyle w:val="0DraftNormal"/>
        <w:rPr>
          <w:rFonts w:ascii="Montserrat" w:hAnsi="Montserrat"/>
          <w:sz w:val="24"/>
        </w:rPr>
      </w:pPr>
    </w:p>
    <w:p w:rsidR="0008581E" w:rsidRPr="00B3633A" w:rsidRDefault="0008581E">
      <w:pPr>
        <w:pStyle w:val="0DraftNormal"/>
        <w:rPr>
          <w:rFonts w:ascii="Montserrat" w:hAnsi="Montserrat"/>
          <w:sz w:val="24"/>
        </w:rPr>
      </w:pPr>
      <w:r w:rsidRPr="00B3633A">
        <w:rPr>
          <w:rFonts w:ascii="Montserrat" w:hAnsi="Montserrat"/>
          <w:sz w:val="24"/>
        </w:rPr>
        <w:t>Shortly, Alt came up and punched the call button. Av waited until they were alone in the lift to inquire, “Discipline gets a little relaxed out in the Deep, does it?” She didn’t know how else to air her thoughts. She didn’t want to make the wrong call. It seemed perfectly reasonable that a relatively small group of people confined together for long periods of time would be a little more casual with one another, if one thought about the right way. After all, there had been nothing hostile in the attention she had gotten.</w:t>
      </w:r>
    </w:p>
    <w:p w:rsidR="0008581E" w:rsidRPr="00B3633A" w:rsidRDefault="0008581E">
      <w:pPr>
        <w:pStyle w:val="0DraftNormal"/>
        <w:rPr>
          <w:rFonts w:ascii="Montserrat" w:hAnsi="Montserrat"/>
          <w:sz w:val="24"/>
        </w:rPr>
      </w:pPr>
    </w:p>
    <w:p w:rsidR="0008581E" w:rsidRPr="00B3633A" w:rsidRDefault="0008581E">
      <w:pPr>
        <w:pStyle w:val="0DraftNormal"/>
        <w:rPr>
          <w:rFonts w:ascii="Montserrat" w:hAnsi="Montserrat"/>
          <w:sz w:val="24"/>
        </w:rPr>
      </w:pPr>
      <w:r w:rsidRPr="00B3633A">
        <w:rPr>
          <w:rFonts w:ascii="Montserrat" w:hAnsi="Montserrat"/>
          <w:sz w:val="24"/>
        </w:rPr>
        <w:t>Alt shrugged slightly. “There’s discipline and there is discipline. I don’t tolerate any slacking, but like I said, the Captain and I do not object healthy and responsible socializing. You can’t order people to turn off parts of themselves without creating worse problems. In all, it is good for morale, and it knits the crew together. The Spartans had the right idea, if in a more limited scope.”</w:t>
      </w:r>
    </w:p>
    <w:p w:rsidR="0008581E" w:rsidRPr="00B3633A" w:rsidRDefault="0008581E">
      <w:pPr>
        <w:pStyle w:val="0DraftNormal"/>
        <w:rPr>
          <w:rFonts w:ascii="Montserrat" w:hAnsi="Montserrat"/>
          <w:sz w:val="24"/>
        </w:rPr>
      </w:pPr>
    </w:p>
    <w:p w:rsidR="0008581E" w:rsidRPr="00B3633A" w:rsidRDefault="0008581E">
      <w:pPr>
        <w:pStyle w:val="0DraftNormal"/>
        <w:rPr>
          <w:rFonts w:ascii="Montserrat" w:hAnsi="Montserrat"/>
          <w:sz w:val="24"/>
        </w:rPr>
      </w:pPr>
      <w:r w:rsidRPr="00B3633A">
        <w:rPr>
          <w:rFonts w:ascii="Montserrat" w:hAnsi="Montserrat"/>
          <w:sz w:val="24"/>
        </w:rPr>
        <w:t>Av nodded, and resolved not to make an issue out of her first experience of the crew. There were probably respectable limits. It was just one of those things Alt had warned the group they would have to learn. When they reached their level and got off, she took the nods of greeting and the occasional familiar gaze in stride. She even smiled at the sense of welcome those gestures inspired. She had not been aboard for more than twenty minutes and she already felt like she belonged. In due course, she and Alt arrived at the bridge.</w:t>
      </w:r>
    </w:p>
    <w:p w:rsidR="0008581E" w:rsidRPr="00B3633A" w:rsidRDefault="0008581E">
      <w:pPr>
        <w:pStyle w:val="0DraftNormal"/>
        <w:rPr>
          <w:rFonts w:ascii="Montserrat" w:hAnsi="Montserrat"/>
          <w:sz w:val="24"/>
        </w:rPr>
      </w:pPr>
    </w:p>
    <w:p w:rsidR="0008581E" w:rsidRPr="00B3633A" w:rsidRDefault="0008581E">
      <w:pPr>
        <w:pStyle w:val="0DraftNormal"/>
        <w:rPr>
          <w:rFonts w:ascii="Montserrat" w:hAnsi="Montserrat"/>
          <w:sz w:val="24"/>
        </w:rPr>
      </w:pPr>
      <w:r w:rsidRPr="00B3633A">
        <w:rPr>
          <w:rFonts w:ascii="Montserrat" w:hAnsi="Montserrat"/>
          <w:sz w:val="24"/>
        </w:rPr>
        <w:t>She looked slowly over the bridge, taking in the multitude of work stations and the quiet murmur of a busy third watch crew. The helm section was opened up under the ministrations of ship’s technicians. The com section was busy dealing with the station and Fleet transmissions. Carlson was there, the officer of the watch. Whatever had called him away from the bridge she couldn’t guess, but he had gotten here ahead of them. She glanced over at tactical and was pleased to see another familiar face from her academy days. A tall woman with short, dirty blond hair and a Lieutenant Commander's insignia. She excused herself from Alt’s side with a small gesture and walked over to Daron Medea. Daron looked up as she approached. “Hey, Daron,” she smiled against the other’s expressionless greeting, “it’s me, Av. Don’t tell me you’ve forgotten me.”</w:t>
      </w:r>
    </w:p>
    <w:p w:rsidR="0008581E" w:rsidRPr="00B3633A" w:rsidRDefault="0008581E">
      <w:pPr>
        <w:pStyle w:val="0DraftNormal"/>
        <w:rPr>
          <w:rFonts w:ascii="Montserrat" w:hAnsi="Montserrat"/>
          <w:sz w:val="24"/>
        </w:rPr>
      </w:pPr>
    </w:p>
    <w:p w:rsidR="0008581E" w:rsidRPr="00B3633A" w:rsidRDefault="0008581E">
      <w:pPr>
        <w:pStyle w:val="0DraftNormal"/>
        <w:rPr>
          <w:rFonts w:ascii="Montserrat" w:hAnsi="Montserrat"/>
          <w:sz w:val="24"/>
        </w:rPr>
      </w:pPr>
      <w:r w:rsidRPr="00B3633A">
        <w:rPr>
          <w:rFonts w:ascii="Montserrat" w:hAnsi="Montserrat"/>
          <w:sz w:val="24"/>
        </w:rPr>
        <w:t>Daron’s face brightened, “Hey kid, been a long time. Welcome aboard.” They shook hands and embraced. Alt had introduced them almost a decade ago, having talked Daron into tutoring Av in tactics. A look passed between Daron and Alt, but Av could not read it. Alt shook her head lightly and Daron shrugged, turning back to Av. “Been letting your hair grow out, I see,” she grinned.</w:t>
      </w:r>
    </w:p>
    <w:p w:rsidR="0008581E" w:rsidRPr="00B3633A" w:rsidRDefault="0008581E">
      <w:pPr>
        <w:pStyle w:val="0DraftNormal"/>
        <w:rPr>
          <w:rFonts w:ascii="Montserrat" w:hAnsi="Montserrat"/>
          <w:sz w:val="24"/>
        </w:rPr>
      </w:pPr>
    </w:p>
    <w:p w:rsidR="0008581E" w:rsidRPr="00B3633A" w:rsidRDefault="0008581E">
      <w:pPr>
        <w:pStyle w:val="0DraftNormal"/>
        <w:rPr>
          <w:rFonts w:ascii="Montserrat" w:hAnsi="Montserrat"/>
          <w:sz w:val="24"/>
        </w:rPr>
      </w:pPr>
      <w:r w:rsidRPr="00B3633A">
        <w:rPr>
          <w:rFonts w:ascii="Montserrat" w:hAnsi="Montserrat"/>
          <w:sz w:val="24"/>
        </w:rPr>
        <w:t>Av returned a small smile. “For a while I worried that it wouldn’t recover from the butchering it got in the Academy. I don’t know how Alt ever escaped the knife,” she declared with a mock jealous glare.</w:t>
      </w:r>
    </w:p>
    <w:p w:rsidR="0008581E" w:rsidRPr="00B3633A" w:rsidRDefault="0008581E">
      <w:pPr>
        <w:pStyle w:val="0DraftNormal"/>
        <w:rPr>
          <w:rFonts w:ascii="Montserrat" w:hAnsi="Montserrat"/>
          <w:sz w:val="24"/>
        </w:rPr>
      </w:pPr>
    </w:p>
    <w:p w:rsidR="0008581E" w:rsidRPr="00B3633A" w:rsidRDefault="0008581E">
      <w:pPr>
        <w:pStyle w:val="0DraftNormal"/>
        <w:rPr>
          <w:rFonts w:ascii="Montserrat" w:hAnsi="Montserrat"/>
          <w:sz w:val="24"/>
        </w:rPr>
      </w:pPr>
      <w:r w:rsidRPr="00B3633A">
        <w:rPr>
          <w:rFonts w:ascii="Montserrat" w:hAnsi="Montserrat"/>
          <w:sz w:val="24"/>
        </w:rPr>
        <w:t>The XO just smiled enigmatically, not offering to explain. With a tap on Av’s flank, she reminded her of her business on the bridge and pointed her chin at the hatch leading to the Captain’s ready room. “You two can catch up on old times later, Av has an appointment to keep.”</w:t>
      </w:r>
    </w:p>
    <w:p w:rsidR="0008581E" w:rsidRPr="00B3633A" w:rsidRDefault="0008581E">
      <w:pPr>
        <w:pStyle w:val="0DraftNormal"/>
        <w:rPr>
          <w:rFonts w:ascii="Montserrat" w:hAnsi="Montserrat"/>
          <w:sz w:val="24"/>
        </w:rPr>
      </w:pPr>
    </w:p>
    <w:p w:rsidR="0008581E" w:rsidRPr="00B3633A" w:rsidRDefault="0008581E">
      <w:pPr>
        <w:pStyle w:val="0DraftNormal"/>
        <w:rPr>
          <w:rFonts w:ascii="Montserrat" w:hAnsi="Montserrat"/>
          <w:sz w:val="24"/>
        </w:rPr>
      </w:pPr>
      <w:r w:rsidRPr="00B3633A">
        <w:rPr>
          <w:rFonts w:ascii="Montserrat" w:hAnsi="Montserrat"/>
          <w:sz w:val="24"/>
        </w:rPr>
        <w:t>Av turned to face that access and squared her shoulders. As she accompanied Alt to the hatch, its sensors announced their presence to the man within. Like all interior hatches, it was a secondary pressure seal. It hissed back a few inches and then slid to the side to clear the way. Alt stepped in and announced, “Captain, I’ve got Lieutenant Sinclair for you.”</w:t>
      </w:r>
    </w:p>
    <w:p w:rsidR="0008581E" w:rsidRPr="00B3633A" w:rsidRDefault="0008581E">
      <w:pPr>
        <w:pStyle w:val="0DraftNormal"/>
        <w:rPr>
          <w:rFonts w:ascii="Montserrat" w:hAnsi="Montserrat"/>
          <w:sz w:val="24"/>
        </w:rPr>
      </w:pPr>
    </w:p>
    <w:p w:rsidR="0008581E" w:rsidRPr="00B3633A" w:rsidRDefault="0008581E">
      <w:pPr>
        <w:pStyle w:val="0DraftNormal"/>
        <w:rPr>
          <w:rFonts w:ascii="Montserrat" w:hAnsi="Montserrat"/>
          <w:sz w:val="24"/>
        </w:rPr>
      </w:pPr>
      <w:r w:rsidRPr="00B3633A">
        <w:rPr>
          <w:rFonts w:ascii="Montserrat" w:hAnsi="Montserrat"/>
          <w:sz w:val="24"/>
        </w:rPr>
        <w:t>Captain Richard Stewart glanced up at them from his desk as Av saluted and waved them in to a couple of awaiting chairs. He was an average looking man with hard features and a sharp eye. He had taken Av’s measure while she came in and sat down. They exchanged formalities quickly as he fished a data jacket out of the rack on his desk and fed it into the reader. While he scanned her file through the polarized surface of the desk top, he asked casually, “Thompson tells me you have been requesting AR posting since you came out of the Academy. You must be very excited right now.”</w:t>
      </w:r>
    </w:p>
    <w:p w:rsidR="0008581E" w:rsidRPr="00B3633A" w:rsidRDefault="0008581E">
      <w:pPr>
        <w:pStyle w:val="0DraftNormal"/>
        <w:rPr>
          <w:rFonts w:ascii="Montserrat" w:hAnsi="Montserrat"/>
          <w:sz w:val="24"/>
        </w:rPr>
      </w:pPr>
    </w:p>
    <w:p w:rsidR="0008581E" w:rsidRPr="00B3633A" w:rsidRDefault="0008581E">
      <w:pPr>
        <w:pStyle w:val="0DraftNormal"/>
        <w:rPr>
          <w:rFonts w:ascii="Montserrat" w:hAnsi="Montserrat"/>
          <w:sz w:val="24"/>
        </w:rPr>
      </w:pPr>
      <w:r w:rsidRPr="00B3633A">
        <w:rPr>
          <w:rFonts w:ascii="Montserrat" w:hAnsi="Montserrat"/>
          <w:sz w:val="24"/>
        </w:rPr>
        <w:t>“Aye, Captain,” she responded, “This is the duty I signed up for, Sir.”</w:t>
      </w:r>
    </w:p>
    <w:p w:rsidR="0008581E" w:rsidRPr="00B3633A" w:rsidRDefault="0008581E">
      <w:pPr>
        <w:pStyle w:val="0DraftNormal"/>
        <w:rPr>
          <w:rFonts w:ascii="Montserrat" w:hAnsi="Montserrat"/>
          <w:sz w:val="24"/>
        </w:rPr>
      </w:pPr>
    </w:p>
    <w:p w:rsidR="0008581E" w:rsidRPr="00B3633A" w:rsidRDefault="0008581E">
      <w:pPr>
        <w:pStyle w:val="0DraftNormal"/>
        <w:rPr>
          <w:rFonts w:ascii="Montserrat" w:hAnsi="Montserrat"/>
          <w:sz w:val="24"/>
        </w:rPr>
      </w:pPr>
      <w:r w:rsidRPr="00B3633A">
        <w:rPr>
          <w:rFonts w:ascii="Montserrat" w:hAnsi="Montserrat"/>
          <w:sz w:val="24"/>
        </w:rPr>
        <w:t>He nodded, still looking at the display which was opaque from her side of the desk. “I’m sure many officers have told you that there is no significant difference between recon and patrol operations. There some specific reason why you’re so hot to be out on the Fringe, Lieutenant?”</w:t>
      </w:r>
    </w:p>
    <w:p w:rsidR="0008581E" w:rsidRPr="00B3633A" w:rsidRDefault="0008581E">
      <w:pPr>
        <w:pStyle w:val="0DraftNormal"/>
        <w:rPr>
          <w:rFonts w:ascii="Montserrat" w:hAnsi="Montserrat"/>
          <w:sz w:val="24"/>
        </w:rPr>
      </w:pPr>
    </w:p>
    <w:p w:rsidR="0008581E" w:rsidRPr="00B3633A" w:rsidRDefault="0008581E">
      <w:pPr>
        <w:pStyle w:val="0DraftNormal"/>
        <w:rPr>
          <w:rFonts w:ascii="Montserrat" w:hAnsi="Montserrat"/>
          <w:sz w:val="24"/>
        </w:rPr>
      </w:pPr>
      <w:r w:rsidRPr="00B3633A">
        <w:rPr>
          <w:rFonts w:ascii="Montserrat" w:hAnsi="Montserrat"/>
          <w:sz w:val="24"/>
        </w:rPr>
        <w:t>“Sir,” she began, paused to think it through, “Begging your pardon, but patrol routes don’t actually go anywhere Sir.” He looked up at her, then back to the report, not totally satisfied by her answer.</w:t>
      </w:r>
    </w:p>
    <w:p w:rsidR="0008581E" w:rsidRPr="00B3633A" w:rsidRDefault="0008581E">
      <w:pPr>
        <w:pStyle w:val="0DraftNormal"/>
        <w:rPr>
          <w:rFonts w:ascii="Montserrat" w:hAnsi="Montserrat"/>
          <w:sz w:val="24"/>
        </w:rPr>
      </w:pPr>
    </w:p>
    <w:p w:rsidR="0008581E" w:rsidRPr="00B3633A" w:rsidRDefault="0008581E">
      <w:pPr>
        <w:pStyle w:val="0DraftNormal"/>
        <w:rPr>
          <w:rFonts w:ascii="Montserrat" w:hAnsi="Montserrat"/>
          <w:sz w:val="24"/>
        </w:rPr>
      </w:pPr>
      <w:r w:rsidRPr="00B3633A">
        <w:rPr>
          <w:rFonts w:ascii="Montserrat" w:hAnsi="Montserrat"/>
          <w:sz w:val="24"/>
        </w:rPr>
        <w:t>“You have an excellent record, Lieutenant. I would expect an officer of your caliber to be more interested in moving up in the Home Fleet. Working for her own command.” Av didn’t comment in the pause he gave her. He went on, “Everyone who serves on a Conqueror knows that they’re taking a big risk. Not too many people look forward to getting posted out there. So what makes you so different, Lieutenant? Do you like taking risks? Do you hope to see some action out in the Deep? Maybe move up the ladder a little faster under fire?”</w:t>
      </w:r>
    </w:p>
    <w:p w:rsidR="0008581E" w:rsidRPr="00B3633A" w:rsidRDefault="0008581E">
      <w:pPr>
        <w:pStyle w:val="0DraftNormal"/>
        <w:rPr>
          <w:rFonts w:ascii="Montserrat" w:hAnsi="Montserrat"/>
          <w:sz w:val="24"/>
        </w:rPr>
      </w:pPr>
    </w:p>
    <w:p w:rsidR="0008581E" w:rsidRPr="00B3633A" w:rsidRDefault="0008581E">
      <w:pPr>
        <w:pStyle w:val="0DraftNormal"/>
        <w:rPr>
          <w:rFonts w:ascii="Montserrat" w:hAnsi="Montserrat"/>
          <w:sz w:val="24"/>
        </w:rPr>
      </w:pPr>
      <w:r w:rsidRPr="00B3633A">
        <w:rPr>
          <w:rFonts w:ascii="Montserrat" w:hAnsi="Montserrat"/>
          <w:sz w:val="24"/>
        </w:rPr>
        <w:t>Av frowned, “No, Sir. I’m no more anxious to see hostiles than Fleet Command. I just believe that man has a right to be out there, and I want to be out there exercising that right.”</w:t>
      </w:r>
    </w:p>
    <w:p w:rsidR="0008581E" w:rsidRPr="00B3633A" w:rsidRDefault="0008581E">
      <w:pPr>
        <w:pStyle w:val="0DraftNormal"/>
        <w:rPr>
          <w:rFonts w:ascii="Montserrat" w:hAnsi="Montserrat"/>
          <w:sz w:val="24"/>
        </w:rPr>
      </w:pPr>
    </w:p>
    <w:p w:rsidR="0008581E" w:rsidRPr="00B3633A" w:rsidRDefault="0008581E">
      <w:pPr>
        <w:pStyle w:val="0DraftNormal"/>
        <w:rPr>
          <w:rFonts w:ascii="Montserrat" w:hAnsi="Montserrat"/>
          <w:sz w:val="24"/>
        </w:rPr>
      </w:pPr>
      <w:r w:rsidRPr="00B3633A">
        <w:rPr>
          <w:rFonts w:ascii="Montserrat" w:hAnsi="Montserrat"/>
          <w:sz w:val="24"/>
        </w:rPr>
        <w:t>He rubbed a finger over his lower lip, and rested his chin on his braced fist. She didn’t like the tone of this interview, but she had expected no less given the facts. When a person who asked for something was told no for six years, but still kept asking, people got the idea that there must be a good reason for saying no to her. Even if she herself never knew what that reason might be. He tried another angle, “According to your psyche evaluation, you’re something of a loner. Keep to yourself a lot of the time, leave it to other people to draw you out before making friends. Solo’s don’t work very well on a ship this big operating so far away from civilization. I know you have a few old Academy buddies here on the ship, but being tight with a few people at the top... you’re real likely to be shut out by the crew and create trouble between people who have worked together for a long time.”</w:t>
      </w:r>
    </w:p>
    <w:p w:rsidR="0008581E" w:rsidRPr="00B3633A" w:rsidRDefault="0008581E">
      <w:pPr>
        <w:pStyle w:val="0DraftNormal"/>
        <w:rPr>
          <w:rFonts w:ascii="Montserrat" w:hAnsi="Montserrat"/>
          <w:sz w:val="24"/>
        </w:rPr>
      </w:pPr>
    </w:p>
    <w:p w:rsidR="0008581E" w:rsidRPr="00B3633A" w:rsidRDefault="0008581E">
      <w:pPr>
        <w:pStyle w:val="0DraftNormal"/>
        <w:rPr>
          <w:rFonts w:ascii="Montserrat" w:hAnsi="Montserrat"/>
          <w:sz w:val="24"/>
        </w:rPr>
      </w:pPr>
      <w:r w:rsidRPr="00B3633A">
        <w:rPr>
          <w:rFonts w:ascii="Montserrat" w:hAnsi="Montserrat"/>
          <w:sz w:val="24"/>
        </w:rPr>
        <w:t>Av shook her head and said bluntly, “I’m sorry, Sir, but I don’t buy that. There’s a difference between minding my own business and being anti-social. Besides, I’ve already met some of the crew on my way in here,” she recalled the feeling she had walking onto the bridge, “you have a, ah, real friendly crew. I am confident enough that I’ll be able to fit in, Captain.”</w:t>
      </w:r>
    </w:p>
    <w:p w:rsidR="0008581E" w:rsidRPr="00B3633A" w:rsidRDefault="0008581E">
      <w:pPr>
        <w:pStyle w:val="0DraftNormal"/>
        <w:rPr>
          <w:rFonts w:ascii="Montserrat" w:hAnsi="Montserrat"/>
          <w:sz w:val="24"/>
        </w:rPr>
      </w:pPr>
    </w:p>
    <w:p w:rsidR="0008581E" w:rsidRPr="00B3633A" w:rsidRDefault="0008581E">
      <w:pPr>
        <w:pStyle w:val="0DraftNormal"/>
        <w:rPr>
          <w:rFonts w:ascii="Montserrat" w:hAnsi="Montserrat"/>
          <w:sz w:val="24"/>
        </w:rPr>
      </w:pPr>
      <w:r w:rsidRPr="00B3633A">
        <w:rPr>
          <w:rFonts w:ascii="Montserrat" w:hAnsi="Montserrat"/>
          <w:sz w:val="24"/>
        </w:rPr>
        <w:t>He smiled then and keyed off the display. Av glanced down as he and the XO exchanged a look. “Maybe so,” he allowed, “maybe so.” She looked back at him as he commented, “I hear you’re a real good pilot, Lieutenant. Made the top ten in performance ratings each time you’ve had the helm during engagements in fleet maneuvers.”</w:t>
      </w:r>
    </w:p>
    <w:p w:rsidR="0008581E" w:rsidRPr="00B3633A" w:rsidRDefault="0008581E">
      <w:pPr>
        <w:pStyle w:val="0DraftNormal"/>
        <w:rPr>
          <w:rFonts w:ascii="Montserrat" w:hAnsi="Montserrat"/>
          <w:sz w:val="24"/>
        </w:rPr>
      </w:pPr>
    </w:p>
    <w:p w:rsidR="0008581E" w:rsidRPr="00B3633A" w:rsidRDefault="0008581E">
      <w:pPr>
        <w:pStyle w:val="0DraftNormal"/>
        <w:rPr>
          <w:rFonts w:ascii="Montserrat" w:hAnsi="Montserrat"/>
          <w:sz w:val="24"/>
        </w:rPr>
      </w:pPr>
      <w:r w:rsidRPr="00B3633A">
        <w:rPr>
          <w:rFonts w:ascii="Montserrat" w:hAnsi="Montserrat"/>
          <w:sz w:val="24"/>
        </w:rPr>
        <w:t>Av shrugged, “Flying’s in my blood, Sir.”</w:t>
      </w:r>
    </w:p>
    <w:p w:rsidR="0008581E" w:rsidRPr="00B3633A" w:rsidRDefault="0008581E">
      <w:pPr>
        <w:pStyle w:val="0DraftNormal"/>
        <w:rPr>
          <w:rFonts w:ascii="Montserrat" w:hAnsi="Montserrat"/>
          <w:sz w:val="24"/>
        </w:rPr>
      </w:pPr>
    </w:p>
    <w:p w:rsidR="0008581E" w:rsidRPr="00B3633A" w:rsidRDefault="0008581E">
      <w:pPr>
        <w:pStyle w:val="0DraftNormal"/>
        <w:rPr>
          <w:rFonts w:ascii="Montserrat" w:hAnsi="Montserrat"/>
          <w:sz w:val="24"/>
        </w:rPr>
      </w:pPr>
      <w:r w:rsidRPr="00B3633A">
        <w:rPr>
          <w:rFonts w:ascii="Montserrat" w:hAnsi="Montserrat"/>
          <w:sz w:val="24"/>
        </w:rPr>
        <w:t>“So it would seem,” he replied. “Do you mind if I ask, why did you go in for command training and not fighter training at the Academy? I mean, I am aware that Fleet Command is leery about putting civs on the flight deck, but for someone with your aptitude, they would have made an exception.”</w:t>
      </w:r>
    </w:p>
    <w:p w:rsidR="0008581E" w:rsidRPr="00B3633A" w:rsidRDefault="0008581E">
      <w:pPr>
        <w:pStyle w:val="0DraftNormal"/>
        <w:rPr>
          <w:rFonts w:ascii="Montserrat" w:hAnsi="Montserrat"/>
          <w:sz w:val="24"/>
        </w:rPr>
      </w:pPr>
    </w:p>
    <w:p w:rsidR="0008581E" w:rsidRPr="00B3633A" w:rsidRDefault="0008581E">
      <w:pPr>
        <w:pStyle w:val="0DraftNormal"/>
        <w:rPr>
          <w:rFonts w:ascii="Montserrat" w:hAnsi="Montserrat"/>
          <w:sz w:val="24"/>
        </w:rPr>
      </w:pPr>
      <w:r w:rsidRPr="00B3633A">
        <w:rPr>
          <w:rFonts w:ascii="Montserrat" w:hAnsi="Montserrat"/>
          <w:sz w:val="24"/>
        </w:rPr>
        <w:t xml:space="preserve">“Well, part of it was Commander Thompson’s influence,” she explained. “She believed that my spatial awareness would be an asset on the bridge. She drafted me onto her command training team, at first to fly the simulator.” </w:t>
      </w:r>
    </w:p>
    <w:p w:rsidR="0008581E" w:rsidRPr="00B3633A" w:rsidRDefault="0008581E">
      <w:pPr>
        <w:pStyle w:val="0DraftNormal"/>
        <w:rPr>
          <w:rFonts w:ascii="Montserrat" w:hAnsi="Montserrat"/>
          <w:sz w:val="24"/>
        </w:rPr>
      </w:pPr>
    </w:p>
    <w:p w:rsidR="0008581E" w:rsidRPr="00B3633A" w:rsidRDefault="0008581E">
      <w:pPr>
        <w:pStyle w:val="0DraftNormal"/>
        <w:rPr>
          <w:rFonts w:ascii="Montserrat" w:hAnsi="Montserrat"/>
          <w:sz w:val="24"/>
        </w:rPr>
      </w:pPr>
      <w:r w:rsidRPr="00B3633A">
        <w:rPr>
          <w:rFonts w:ascii="Montserrat" w:hAnsi="Montserrat"/>
          <w:sz w:val="24"/>
        </w:rPr>
        <w:t>Alt interrupted, “She was two years behind me at the Academy. I picked her up out of fighter training. I thought it would be a good idea to get a hot pilot on the team, and I paid the price. In combat sims she tended to ignore my commands taking her own initiative to achieve a superior tactical position. At some point I stopped giving the orders and I started paying more attention. The girl flew a ship as if it were her own personal fighter. By herself, backed up by the ship’s mind, she could run an engagement by herself against a full crew and come up even at least half the time. Purely on gut instinct.”</w:t>
      </w:r>
    </w:p>
    <w:p w:rsidR="0008581E" w:rsidRPr="00B3633A" w:rsidRDefault="0008581E">
      <w:pPr>
        <w:pStyle w:val="0DraftNormal"/>
        <w:rPr>
          <w:rFonts w:ascii="Montserrat" w:hAnsi="Montserrat"/>
          <w:sz w:val="24"/>
        </w:rPr>
      </w:pPr>
    </w:p>
    <w:p w:rsidR="0008581E" w:rsidRPr="00B3633A" w:rsidRDefault="0008581E">
      <w:pPr>
        <w:pStyle w:val="0DraftNormal"/>
        <w:rPr>
          <w:rFonts w:ascii="Montserrat" w:hAnsi="Montserrat"/>
          <w:sz w:val="24"/>
        </w:rPr>
      </w:pPr>
      <w:r w:rsidRPr="00B3633A">
        <w:rPr>
          <w:rFonts w:ascii="Montserrat" w:hAnsi="Montserrat"/>
          <w:sz w:val="24"/>
        </w:rPr>
        <w:t>“Unaugmented and over a sensor web?” the Captain asked in disbelief.</w:t>
      </w:r>
    </w:p>
    <w:p w:rsidR="0008581E" w:rsidRPr="00B3633A" w:rsidRDefault="0008581E">
      <w:pPr>
        <w:pStyle w:val="0DraftNormal"/>
        <w:rPr>
          <w:rFonts w:ascii="Montserrat" w:hAnsi="Montserrat"/>
          <w:sz w:val="24"/>
        </w:rPr>
      </w:pPr>
    </w:p>
    <w:p w:rsidR="0008581E" w:rsidRPr="00B3633A" w:rsidRDefault="0008581E">
      <w:pPr>
        <w:pStyle w:val="0DraftNormal"/>
        <w:rPr>
          <w:rFonts w:ascii="Montserrat" w:hAnsi="Montserrat"/>
          <w:sz w:val="24"/>
        </w:rPr>
      </w:pPr>
      <w:r w:rsidRPr="00B3633A">
        <w:rPr>
          <w:rFonts w:ascii="Montserrat" w:hAnsi="Montserrat"/>
          <w:sz w:val="24"/>
        </w:rPr>
        <w:t>Alt nodded. “I never got to see her fly after augmentation, though,” she said and turned to Av, “I told him about all of that years ago, but he didn’t believe me. When he put in his request for a helm transfer, I picked your name off the list and told him to request you specifically.”</w:t>
      </w:r>
    </w:p>
    <w:p w:rsidR="0008581E" w:rsidRPr="00B3633A" w:rsidRDefault="0008581E">
      <w:pPr>
        <w:pStyle w:val="0DraftNormal"/>
        <w:rPr>
          <w:rFonts w:ascii="Montserrat" w:hAnsi="Montserrat"/>
          <w:sz w:val="24"/>
        </w:rPr>
      </w:pPr>
    </w:p>
    <w:p w:rsidR="0008581E" w:rsidRPr="00B3633A" w:rsidRDefault="0008581E">
      <w:pPr>
        <w:pStyle w:val="0DraftNormal"/>
        <w:rPr>
          <w:rFonts w:ascii="Montserrat" w:hAnsi="Montserrat"/>
          <w:sz w:val="24"/>
        </w:rPr>
      </w:pPr>
      <w:r w:rsidRPr="00B3633A">
        <w:rPr>
          <w:rFonts w:ascii="Montserrat" w:hAnsi="Montserrat"/>
          <w:sz w:val="24"/>
        </w:rPr>
        <w:t>Av turned to her and raised an eyebrow, “What ever happened to, ‘Don’t expect any favors’?”</w:t>
      </w:r>
    </w:p>
    <w:p w:rsidR="0008581E" w:rsidRPr="00B3633A" w:rsidRDefault="0008581E">
      <w:pPr>
        <w:pStyle w:val="0DraftNormal"/>
        <w:rPr>
          <w:rFonts w:ascii="Montserrat" w:hAnsi="Montserrat"/>
          <w:sz w:val="24"/>
        </w:rPr>
      </w:pPr>
    </w:p>
    <w:p w:rsidR="0008581E" w:rsidRPr="00B3633A" w:rsidRDefault="0008581E">
      <w:pPr>
        <w:pStyle w:val="0DraftNormal"/>
        <w:rPr>
          <w:rFonts w:ascii="Montserrat" w:hAnsi="Montserrat"/>
          <w:sz w:val="24"/>
        </w:rPr>
      </w:pPr>
      <w:r w:rsidRPr="00B3633A">
        <w:rPr>
          <w:rFonts w:ascii="Montserrat" w:hAnsi="Montserrat"/>
          <w:sz w:val="24"/>
        </w:rPr>
        <w:t>Alt laughed. “Kid, I didn’t do it as a favor to you. I picked up a damn fine officer for the price of an ensign or even an enlisted man.” She turned to the captain, “The other part she mentioned: This knack she has extends to field theory. No one believed her talent could extend to operating in the Fold, until she exploited a bug in the simulator program to banish an opponentís ship in a loop paradox. That’s the reason why she’s held a helm position for so long. But I have to tell you, that’s not all she’s good at.”</w:t>
      </w:r>
    </w:p>
    <w:p w:rsidR="0008581E" w:rsidRPr="00B3633A" w:rsidRDefault="0008581E">
      <w:pPr>
        <w:pStyle w:val="0DraftNormal"/>
        <w:rPr>
          <w:rFonts w:ascii="Montserrat" w:hAnsi="Montserrat"/>
          <w:sz w:val="24"/>
        </w:rPr>
      </w:pPr>
    </w:p>
    <w:p w:rsidR="0008581E" w:rsidRPr="00B3633A" w:rsidRDefault="0008581E">
      <w:pPr>
        <w:pStyle w:val="0DraftNormal"/>
        <w:rPr>
          <w:rFonts w:ascii="Montserrat" w:hAnsi="Montserrat"/>
          <w:sz w:val="24"/>
        </w:rPr>
      </w:pPr>
      <w:r w:rsidRPr="00B3633A">
        <w:rPr>
          <w:rFonts w:ascii="Montserrat" w:hAnsi="Montserrat"/>
          <w:sz w:val="24"/>
        </w:rPr>
        <w:t>Stewart chucked at that. “Sinclair, I’ve worked with a lot of alleged geniuses in my time. Every damn one was a crack pot, or a wild card and a self centered son of a bitch. To be frank, when my XO came on singing your praises, my first impulse was to cross your name off the list and forget I ever heard of you. However, your record is solid, and you’ve shown a persistence for getting your way that probably can’t be rivaled in the fleet. I have already taken you on, but don’t think you’re home free. There is only one way on this ship, and that’s my way. If you can wrap that stubborn little mind of yours around that you have a real future on this ship. However, you’re only getting one chance with me, and that only because it seems you haven’t gotten that much from anyone else in the navy.</w:t>
      </w:r>
    </w:p>
    <w:p w:rsidR="0008581E" w:rsidRPr="00B3633A" w:rsidRDefault="0008581E">
      <w:pPr>
        <w:pStyle w:val="0DraftNormal"/>
        <w:rPr>
          <w:rFonts w:ascii="Montserrat" w:hAnsi="Montserrat"/>
          <w:sz w:val="24"/>
        </w:rPr>
      </w:pPr>
    </w:p>
    <w:p w:rsidR="0008581E" w:rsidRPr="00B3633A" w:rsidRDefault="0008581E">
      <w:pPr>
        <w:pStyle w:val="0DraftNormal"/>
        <w:rPr>
          <w:rFonts w:ascii="Montserrat" w:hAnsi="Montserrat"/>
          <w:sz w:val="24"/>
        </w:rPr>
      </w:pPr>
      <w:r w:rsidRPr="00B3633A">
        <w:rPr>
          <w:rFonts w:ascii="Montserrat" w:hAnsi="Montserrat"/>
          <w:sz w:val="24"/>
        </w:rPr>
        <w:t>“You’re on my watch, Lieutenant, starting today,” he announced finally. “I’m gonna have my eye on you every minute. Before we break dock, were going to have you checked out and fully rated on every post on the bridge. You are an officer, and you are going to be carrying an officer’s duties on this run, and the first rule of operations on my ship is that if you’re on the bridge, you are on duty and you better be able to run whatever station is under your nose when I give an order. If you can’t hack it, or if you screw up, just once, you’re beached the minute we get back. Do you have any problems with any of that, Lieutenant?”</w:t>
      </w:r>
    </w:p>
    <w:p w:rsidR="0008581E" w:rsidRPr="00B3633A" w:rsidRDefault="0008581E">
      <w:pPr>
        <w:pStyle w:val="0DraftNormal"/>
        <w:rPr>
          <w:rFonts w:ascii="Montserrat" w:hAnsi="Montserrat"/>
          <w:sz w:val="24"/>
        </w:rPr>
      </w:pPr>
    </w:p>
    <w:p w:rsidR="0008581E" w:rsidRPr="00B3633A" w:rsidRDefault="0008581E">
      <w:pPr>
        <w:pStyle w:val="0DraftNormal"/>
        <w:rPr>
          <w:rFonts w:ascii="Montserrat" w:hAnsi="Montserrat"/>
          <w:sz w:val="24"/>
        </w:rPr>
      </w:pPr>
      <w:r w:rsidRPr="00B3633A">
        <w:rPr>
          <w:rFonts w:ascii="Montserrat" w:hAnsi="Montserrat"/>
          <w:sz w:val="24"/>
        </w:rPr>
        <w:t>“No sir!” she answered crisply, sitting straighter in her chair.</w:t>
      </w:r>
    </w:p>
    <w:p w:rsidR="0008581E" w:rsidRPr="00B3633A" w:rsidRDefault="0008581E">
      <w:pPr>
        <w:pStyle w:val="0DraftNormal"/>
        <w:rPr>
          <w:rFonts w:ascii="Montserrat" w:hAnsi="Montserrat"/>
          <w:sz w:val="24"/>
        </w:rPr>
      </w:pPr>
    </w:p>
    <w:p w:rsidR="0008581E" w:rsidRPr="00B3633A" w:rsidRDefault="0008581E">
      <w:pPr>
        <w:pStyle w:val="0DraftNormal"/>
        <w:rPr>
          <w:rFonts w:ascii="Montserrat" w:hAnsi="Montserrat"/>
          <w:sz w:val="24"/>
        </w:rPr>
      </w:pPr>
      <w:r w:rsidRPr="00B3633A">
        <w:rPr>
          <w:rFonts w:ascii="Montserrat" w:hAnsi="Montserrat"/>
          <w:sz w:val="24"/>
        </w:rPr>
        <w:t>“Good. I’ll give you the full speech with the others at dinner. You’ve got about forty minutes before first watch. That’s just enough to swing by the quartermaster and get your accommodations.” The three of them stood up. The Captain held out his hand over the desk, “Welcome aboard, Sinclair”</w:t>
      </w:r>
    </w:p>
    <w:p w:rsidR="0008581E" w:rsidRPr="00B3633A" w:rsidRDefault="0008581E">
      <w:pPr>
        <w:pStyle w:val="0DraftNormal"/>
        <w:rPr>
          <w:rFonts w:ascii="Montserrat" w:hAnsi="Montserrat"/>
          <w:sz w:val="24"/>
        </w:rPr>
      </w:pPr>
    </w:p>
    <w:p w:rsidR="0008581E" w:rsidRPr="00B3633A" w:rsidRDefault="0008581E">
      <w:pPr>
        <w:pStyle w:val="0DraftNormal"/>
        <w:rPr>
          <w:rFonts w:ascii="Montserrat" w:hAnsi="Montserrat"/>
          <w:sz w:val="24"/>
        </w:rPr>
      </w:pPr>
      <w:r w:rsidRPr="00B3633A">
        <w:rPr>
          <w:rFonts w:ascii="Montserrat" w:hAnsi="Montserrat"/>
          <w:sz w:val="24"/>
        </w:rPr>
        <w:t>“Thank you sir.”</w:t>
      </w:r>
    </w:p>
    <w:p w:rsidR="0008581E" w:rsidRPr="00B3633A" w:rsidRDefault="0008581E">
      <w:pPr>
        <w:pStyle w:val="0DraftNormal"/>
        <w:rPr>
          <w:rFonts w:ascii="Montserrat" w:hAnsi="Montserrat"/>
          <w:sz w:val="24"/>
        </w:rPr>
      </w:pPr>
    </w:p>
    <w:p w:rsidR="0008581E" w:rsidRPr="00B3633A" w:rsidRDefault="0008581E">
      <w:pPr>
        <w:pStyle w:val="0DraftNormal"/>
        <w:rPr>
          <w:rFonts w:ascii="Montserrat" w:hAnsi="Montserrat"/>
          <w:sz w:val="24"/>
        </w:rPr>
      </w:pPr>
      <w:r w:rsidRPr="00B3633A">
        <w:rPr>
          <w:rFonts w:ascii="Montserrat" w:hAnsi="Montserrat"/>
          <w:sz w:val="24"/>
        </w:rPr>
        <w:t>“Dismissed, Lieutenant.”</w:t>
      </w:r>
    </w:p>
    <w:p w:rsidR="0008581E" w:rsidRPr="00B3633A" w:rsidRDefault="0008581E">
      <w:pPr>
        <w:pStyle w:val="0DraftNormal"/>
        <w:rPr>
          <w:rFonts w:ascii="Montserrat" w:hAnsi="Montserrat"/>
          <w:sz w:val="24"/>
        </w:rPr>
      </w:pPr>
    </w:p>
    <w:p w:rsidR="0008581E" w:rsidRPr="00B3633A" w:rsidRDefault="0008581E">
      <w:pPr>
        <w:pStyle w:val="0DraftNormal"/>
        <w:rPr>
          <w:rFonts w:ascii="Montserrat" w:hAnsi="Montserrat"/>
          <w:sz w:val="24"/>
        </w:rPr>
      </w:pPr>
      <w:r w:rsidRPr="00B3633A">
        <w:rPr>
          <w:rFonts w:ascii="Montserrat" w:hAnsi="Montserrat"/>
          <w:sz w:val="24"/>
        </w:rPr>
        <w:t>Av turned on her heel, stepped around the chair and marched to the hatch. It opened to let her out, then closed behind her leaving the Captain and the XO alone. Alt turned to the captain and asked while they both sat down again, “What was with the third degree, Rick?”</w:t>
      </w:r>
    </w:p>
    <w:p w:rsidR="0008581E" w:rsidRPr="00B3633A" w:rsidRDefault="0008581E">
      <w:pPr>
        <w:pStyle w:val="0DraftNormal"/>
        <w:rPr>
          <w:rFonts w:ascii="Montserrat" w:hAnsi="Montserrat"/>
          <w:sz w:val="24"/>
        </w:rPr>
      </w:pPr>
    </w:p>
    <w:p w:rsidR="0008581E" w:rsidRPr="00B3633A" w:rsidRDefault="0008581E">
      <w:pPr>
        <w:pStyle w:val="0DraftNormal"/>
        <w:rPr>
          <w:rFonts w:ascii="Montserrat" w:hAnsi="Montserrat"/>
          <w:sz w:val="24"/>
        </w:rPr>
      </w:pPr>
      <w:r w:rsidRPr="00B3633A">
        <w:rPr>
          <w:rFonts w:ascii="Montserrat" w:hAnsi="Montserrat"/>
          <w:sz w:val="24"/>
        </w:rPr>
        <w:t>He shrugged, “Somebody high up in Fleet Command has it in for that girl, Meggan. Her jacket is crammed with more trumped up excuses and objections to front line service than I’ve ever seen in my life. The first time I read it I expected to meet a bitter and defensive woman. Or a dangerous and unstable one. That’s not what I just saw, Meggan.”</w:t>
      </w:r>
    </w:p>
    <w:p w:rsidR="0008581E" w:rsidRPr="00B3633A" w:rsidRDefault="0008581E">
      <w:pPr>
        <w:pStyle w:val="0DraftNormal"/>
        <w:rPr>
          <w:rFonts w:ascii="Montserrat" w:hAnsi="Montserrat"/>
          <w:sz w:val="24"/>
        </w:rPr>
      </w:pPr>
    </w:p>
    <w:p w:rsidR="0008581E" w:rsidRPr="00B3633A" w:rsidRDefault="0008581E">
      <w:pPr>
        <w:pStyle w:val="0DraftNormal"/>
        <w:rPr>
          <w:rFonts w:ascii="Montserrat" w:hAnsi="Montserrat"/>
          <w:sz w:val="24"/>
        </w:rPr>
      </w:pPr>
      <w:r w:rsidRPr="00B3633A">
        <w:rPr>
          <w:rFonts w:ascii="Montserrat" w:hAnsi="Montserrat"/>
          <w:sz w:val="24"/>
        </w:rPr>
        <w:t>“So. What’s your point?”</w:t>
      </w:r>
    </w:p>
    <w:p w:rsidR="0008581E" w:rsidRPr="00B3633A" w:rsidRDefault="0008581E">
      <w:pPr>
        <w:pStyle w:val="0DraftNormal"/>
        <w:rPr>
          <w:rFonts w:ascii="Montserrat" w:hAnsi="Montserrat"/>
          <w:sz w:val="24"/>
        </w:rPr>
      </w:pPr>
    </w:p>
    <w:p w:rsidR="0008581E" w:rsidRPr="00B3633A" w:rsidRDefault="0008581E">
      <w:pPr>
        <w:pStyle w:val="0DraftNormal"/>
        <w:rPr>
          <w:rFonts w:ascii="Montserrat" w:hAnsi="Montserrat"/>
          <w:sz w:val="24"/>
        </w:rPr>
      </w:pPr>
      <w:r w:rsidRPr="00B3633A">
        <w:rPr>
          <w:rFonts w:ascii="Montserrat" w:hAnsi="Montserrat"/>
          <w:sz w:val="24"/>
        </w:rPr>
        <w:t>“I looked at her sealed records, while she was here. Did you know why she was held back in her senior year at the Academy?”</w:t>
      </w:r>
    </w:p>
    <w:p w:rsidR="0008581E" w:rsidRPr="00B3633A" w:rsidRDefault="0008581E">
      <w:pPr>
        <w:pStyle w:val="0DraftNormal"/>
        <w:rPr>
          <w:rFonts w:ascii="Montserrat" w:hAnsi="Montserrat"/>
          <w:sz w:val="24"/>
        </w:rPr>
      </w:pPr>
    </w:p>
    <w:p w:rsidR="0008581E" w:rsidRPr="00B3633A" w:rsidRDefault="0008581E">
      <w:pPr>
        <w:pStyle w:val="0DraftNormal"/>
        <w:rPr>
          <w:rFonts w:ascii="Montserrat" w:hAnsi="Montserrat"/>
          <w:sz w:val="24"/>
        </w:rPr>
      </w:pPr>
      <w:r w:rsidRPr="00B3633A">
        <w:rPr>
          <w:rFonts w:ascii="Montserrat" w:hAnsi="Montserrat"/>
          <w:sz w:val="24"/>
        </w:rPr>
        <w:t>“The way I heard it, she had a severe reaction to the augmentation process. It took her months to recover. What does that have to do with this?”</w:t>
      </w:r>
    </w:p>
    <w:p w:rsidR="0008581E" w:rsidRPr="00B3633A" w:rsidRDefault="0008581E">
      <w:pPr>
        <w:pStyle w:val="0DraftNormal"/>
        <w:rPr>
          <w:rFonts w:ascii="Montserrat" w:hAnsi="Montserrat"/>
          <w:sz w:val="24"/>
        </w:rPr>
      </w:pPr>
    </w:p>
    <w:p w:rsidR="0008581E" w:rsidRPr="00B3633A" w:rsidRDefault="0008581E">
      <w:pPr>
        <w:pStyle w:val="0DraftNormal"/>
        <w:rPr>
          <w:rFonts w:ascii="Montserrat" w:hAnsi="Montserrat"/>
          <w:sz w:val="24"/>
        </w:rPr>
      </w:pPr>
      <w:r w:rsidRPr="00B3633A">
        <w:rPr>
          <w:rFonts w:ascii="Montserrat" w:hAnsi="Montserrat"/>
          <w:sz w:val="24"/>
        </w:rPr>
        <w:t>Stewart looked at her. “I can’t explain it to you in detail, but what it comes down to, there was a flaw in her recovery. All of the obstacles in her way, all of these years...” he shook his head, “it wasn’t people trying to get in her way. It was people trying to protect her.” Alt gave him a puzzled look.</w:t>
      </w:r>
    </w:p>
    <w:p w:rsidR="0008581E" w:rsidRPr="00B3633A" w:rsidRDefault="0008581E">
      <w:pPr>
        <w:pStyle w:val="0DraftNormal"/>
        <w:rPr>
          <w:rFonts w:ascii="Montserrat" w:hAnsi="Montserrat"/>
          <w:sz w:val="24"/>
        </w:rPr>
      </w:pPr>
    </w:p>
    <w:p w:rsidR="0008581E" w:rsidRPr="00B3633A" w:rsidRDefault="0008581E">
      <w:pPr>
        <w:pStyle w:val="0DraftNormal"/>
        <w:rPr>
          <w:rFonts w:ascii="Montserrat" w:hAnsi="Montserrat"/>
          <w:sz w:val="24"/>
        </w:rPr>
      </w:pPr>
      <w:r w:rsidRPr="00B3633A">
        <w:rPr>
          <w:rFonts w:ascii="Montserrat" w:hAnsi="Montserrat"/>
          <w:sz w:val="24"/>
        </w:rPr>
        <w:t>“I don’t understand, if her aug went off why did they return her to duty?”</w:t>
      </w:r>
    </w:p>
    <w:p w:rsidR="0008581E" w:rsidRPr="00B3633A" w:rsidRDefault="0008581E">
      <w:pPr>
        <w:pStyle w:val="0DraftNormal"/>
        <w:rPr>
          <w:rFonts w:ascii="Montserrat" w:hAnsi="Montserrat"/>
          <w:sz w:val="24"/>
        </w:rPr>
      </w:pPr>
    </w:p>
    <w:p w:rsidR="0008581E" w:rsidRPr="00B3633A" w:rsidRDefault="0008581E">
      <w:pPr>
        <w:pStyle w:val="0DraftNormal"/>
        <w:rPr>
          <w:rFonts w:ascii="Montserrat" w:hAnsi="Montserrat"/>
          <w:sz w:val="24"/>
        </w:rPr>
      </w:pPr>
      <w:r w:rsidRPr="00B3633A">
        <w:rPr>
          <w:rFonts w:ascii="Montserrat" w:hAnsi="Montserrat"/>
          <w:sz w:val="24"/>
        </w:rPr>
        <w:t>“Augmentation is one of the most dangerous medical procedures there are, because it is impossible to predict how the adaptive virus will interact with the host’s genetics. Occasionally, a person’s body over adapts to the treatment. Interface links become hyper-sensitive, the aging process gets suspended or reversed. Sinclair is one of the few cases I’ve heard of that stabilized within the optimal interface range, if at the highest end of the scale. There remains, even in her case, a risk of Exposure Syndrome.”</w:t>
      </w:r>
    </w:p>
    <w:p w:rsidR="0008581E" w:rsidRPr="00B3633A" w:rsidRDefault="0008581E">
      <w:pPr>
        <w:pStyle w:val="0DraftNormal"/>
        <w:rPr>
          <w:rFonts w:ascii="Montserrat" w:hAnsi="Montserrat"/>
          <w:sz w:val="24"/>
        </w:rPr>
      </w:pPr>
    </w:p>
    <w:p w:rsidR="0008581E" w:rsidRPr="00B3633A" w:rsidRDefault="0008581E">
      <w:pPr>
        <w:pStyle w:val="0DraftNormal"/>
        <w:rPr>
          <w:rFonts w:ascii="Montserrat" w:hAnsi="Montserrat"/>
          <w:sz w:val="24"/>
        </w:rPr>
      </w:pPr>
      <w:r w:rsidRPr="00B3633A">
        <w:rPr>
          <w:rFonts w:ascii="Montserrat" w:hAnsi="Montserrat"/>
          <w:sz w:val="24"/>
        </w:rPr>
        <w:t>Alt’s eyes went wide. Exposure Syndrome was on the list of restricted subjects. Top secret exclusive access. The captain could not tell her anything more about what had him worried about her friend. She thought for a moment, “You said, somebody in Fleet Command has it in for her, Rick. Just what did you mean by that?”</w:t>
      </w:r>
    </w:p>
    <w:p w:rsidR="0008581E" w:rsidRPr="00B3633A" w:rsidRDefault="0008581E">
      <w:pPr>
        <w:pStyle w:val="0DraftNormal"/>
        <w:rPr>
          <w:rFonts w:ascii="Montserrat" w:hAnsi="Montserrat"/>
          <w:sz w:val="24"/>
        </w:rPr>
      </w:pPr>
    </w:p>
    <w:p w:rsidR="0008581E" w:rsidRPr="00B3633A" w:rsidRDefault="0008581E">
      <w:pPr>
        <w:pStyle w:val="0DraftNormal"/>
        <w:rPr>
          <w:rFonts w:ascii="Montserrat" w:hAnsi="Montserrat"/>
          <w:sz w:val="24"/>
        </w:rPr>
      </w:pPr>
      <w:r w:rsidRPr="00B3633A">
        <w:rPr>
          <w:rFonts w:ascii="Montserrat" w:hAnsi="Montserrat"/>
          <w:sz w:val="24"/>
        </w:rPr>
        <w:t>He frowned, not sure if he wanted to answer that. After a moment he said, “They never tell high risk graduates about the danger they may face. they just jerk them around on a short leAsia until they can be safely retired or it becomes necessary for them to disappear. They stalled her off for six years, Meggan, and now, just when things are getting touchy out there, somebody approved her request. In a case like hers, that just isn’t supposed to happen. So, all I can think is that somebody wants her tipped off the edge and it scares the hell out of me that they put her on my ship.”</w:t>
      </w:r>
    </w:p>
    <w:p w:rsidR="0008581E" w:rsidRPr="00B3633A" w:rsidRDefault="0008581E">
      <w:pPr>
        <w:pStyle w:val="0DraftNormal"/>
        <w:rPr>
          <w:rFonts w:ascii="Montserrat" w:hAnsi="Montserrat"/>
          <w:sz w:val="24"/>
        </w:rPr>
      </w:pPr>
    </w:p>
    <w:p w:rsidR="0008581E" w:rsidRPr="00B3633A" w:rsidRDefault="0008581E">
      <w:pPr>
        <w:pStyle w:val="0DraftNormal"/>
        <w:rPr>
          <w:rFonts w:ascii="Montserrat" w:hAnsi="Montserrat"/>
          <w:sz w:val="24"/>
        </w:rPr>
      </w:pPr>
      <w:r w:rsidRPr="00B3633A">
        <w:rPr>
          <w:rFonts w:ascii="Montserrat" w:hAnsi="Montserrat"/>
          <w:sz w:val="24"/>
        </w:rPr>
        <w:t>“There has to be something you can tell me, Rick, because this just doesn’t make sense.” Alt crossed her arms and stared at him. “I won’t ask what ES is, but I refuse to believe she’s at that great a risk to get it this late in the game. She has a stable personality, a cool head in combat situations, and seven damn years on her interface. If her aug was a danger to her, it would have shown up by now.” Some of the outrage she had always felt about the handling of her friend’s career boiled over, “If you ask me, she has been screwed over by incompetent medical evaluation, and buried in a pile of self righteous bullshit to cover it.”</w:t>
      </w:r>
    </w:p>
    <w:p w:rsidR="0008581E" w:rsidRPr="00B3633A" w:rsidRDefault="0008581E">
      <w:pPr>
        <w:pStyle w:val="0DraftNormal"/>
        <w:rPr>
          <w:rFonts w:ascii="Montserrat" w:hAnsi="Montserrat"/>
          <w:sz w:val="24"/>
        </w:rPr>
      </w:pPr>
    </w:p>
    <w:p w:rsidR="0008581E" w:rsidRPr="00B3633A" w:rsidRDefault="0008581E">
      <w:pPr>
        <w:pStyle w:val="0DraftNormal"/>
        <w:rPr>
          <w:rFonts w:ascii="Montserrat" w:hAnsi="Montserrat"/>
          <w:sz w:val="24"/>
        </w:rPr>
      </w:pPr>
      <w:r w:rsidRPr="00B3633A">
        <w:rPr>
          <w:rFonts w:ascii="Montserrat" w:hAnsi="Montserrat"/>
          <w:sz w:val="24"/>
        </w:rPr>
        <w:t>“Meggan,” he answered with a tired smile, “you’re a damn fine officer and a loyal friend, but in this case, you don’t know what the fuck you’re talking about. But between you and me,” he added with a hard look, “I hope you’re right.”</w:t>
      </w:r>
    </w:p>
    <w:p w:rsidR="0008581E" w:rsidRPr="00B3633A" w:rsidRDefault="0008581E">
      <w:pPr>
        <w:pStyle w:val="0DraftNormal"/>
        <w:rPr>
          <w:rFonts w:ascii="Montserrat" w:hAnsi="Montserrat"/>
          <w:sz w:val="24"/>
        </w:rPr>
      </w:pPr>
    </w:p>
    <w:p w:rsidR="0008581E" w:rsidRPr="00B3633A" w:rsidRDefault="0008581E">
      <w:pPr>
        <w:pStyle w:val="0DraftNormal"/>
        <w:rPr>
          <w:rFonts w:ascii="Montserrat" w:hAnsi="Montserrat"/>
          <w:sz w:val="24"/>
        </w:rPr>
      </w:pPr>
      <w:r w:rsidRPr="00B3633A">
        <w:rPr>
          <w:rFonts w:ascii="Montserrat" w:hAnsi="Montserrat"/>
          <w:sz w:val="24"/>
        </w:rPr>
        <w:t>2/2117.05.12.0907 TER</w:t>
      </w:r>
    </w:p>
    <w:p w:rsidR="0008581E" w:rsidRPr="00B3633A" w:rsidRDefault="0008581E">
      <w:pPr>
        <w:pStyle w:val="0DraftNormal"/>
        <w:rPr>
          <w:rFonts w:ascii="Montserrat" w:hAnsi="Montserrat"/>
          <w:sz w:val="24"/>
        </w:rPr>
      </w:pPr>
    </w:p>
    <w:p w:rsidR="0008581E" w:rsidRPr="00B3633A" w:rsidRDefault="0008581E">
      <w:pPr>
        <w:pStyle w:val="0DraftNormal"/>
        <w:rPr>
          <w:rFonts w:ascii="Montserrat" w:hAnsi="Montserrat"/>
          <w:sz w:val="24"/>
        </w:rPr>
      </w:pPr>
      <w:r w:rsidRPr="00B3633A">
        <w:rPr>
          <w:rFonts w:ascii="Montserrat" w:hAnsi="Montserrat"/>
          <w:sz w:val="24"/>
        </w:rPr>
        <w:t>(Av), like the rest of the transfered officers and ratings, had worked like a demon the past three days getting her performance up to ship’s standard. As she sat at her station this morning, she was still massaging the stiffness out of her lower back and neck. The captain had not been joking about checking her out thoroughly on her cross discipline competence. He had had full shifts on duty running combat sims while they were tied to the station, until her body had gone numb and her thoughts had buzzed with sensory overload from the neural interface. The sims started without warning, and she had to assume control over whatever station she was closest to. Once, she had been standing on the con when he announced himself and the other high ranking officers casualties. That left her in charge of a bridge of technicians and ensigns.</w:t>
      </w:r>
    </w:p>
    <w:p w:rsidR="0008581E" w:rsidRPr="00B3633A" w:rsidRDefault="0008581E">
      <w:pPr>
        <w:pStyle w:val="0DraftNormal"/>
        <w:rPr>
          <w:rFonts w:ascii="Montserrat" w:hAnsi="Montserrat"/>
          <w:sz w:val="24"/>
        </w:rPr>
      </w:pPr>
    </w:p>
    <w:p w:rsidR="0008581E" w:rsidRPr="00B3633A" w:rsidRDefault="0008581E">
      <w:pPr>
        <w:pStyle w:val="0DraftNormal"/>
        <w:rPr>
          <w:rFonts w:ascii="Montserrat" w:hAnsi="Montserrat"/>
          <w:sz w:val="24"/>
        </w:rPr>
      </w:pPr>
      <w:r w:rsidRPr="00B3633A">
        <w:rPr>
          <w:rFonts w:ascii="Montserrat" w:hAnsi="Montserrat"/>
          <w:sz w:val="24"/>
        </w:rPr>
        <w:t>She found out only at the end of her watch yesterday that they had been running their exercises against an experienced crew off the secondary bridge.</w:t>
      </w:r>
    </w:p>
    <w:p w:rsidR="0008581E" w:rsidRPr="00B3633A" w:rsidRDefault="0008581E">
      <w:pPr>
        <w:pStyle w:val="0DraftNormal"/>
        <w:rPr>
          <w:rFonts w:ascii="Montserrat" w:hAnsi="Montserrat"/>
          <w:sz w:val="24"/>
        </w:rPr>
      </w:pPr>
    </w:p>
    <w:p w:rsidR="0008581E" w:rsidRPr="00B3633A" w:rsidRDefault="0008581E">
      <w:pPr>
        <w:pStyle w:val="0DraftNormal"/>
        <w:rPr>
          <w:rFonts w:ascii="Montserrat" w:hAnsi="Montserrat"/>
          <w:sz w:val="24"/>
        </w:rPr>
      </w:pPr>
      <w:r w:rsidRPr="00B3633A">
        <w:rPr>
          <w:rFonts w:ascii="Montserrat" w:hAnsi="Montserrat"/>
          <w:sz w:val="24"/>
        </w:rPr>
        <w:t>The muscles in her back complained but would not relax with the captain hovering out of sight behind her. She tried to ignore him as she sat at the helm completing her pre-launch checklist while the ship counted down for undock, thankful that things had settled down to routine operations, finally. When she had run down the list without fault, she patched into navigation and laid in a smart coarse for system egress. She checked the</w:t>
      </w:r>
    </w:p>
    <w:p w:rsidR="0008581E" w:rsidRPr="00B3633A" w:rsidRDefault="0008581E">
      <w:pPr>
        <w:pStyle w:val="0DraftNormal"/>
        <w:rPr>
          <w:rFonts w:ascii="Montserrat" w:hAnsi="Montserrat"/>
          <w:sz w:val="24"/>
        </w:rPr>
      </w:pPr>
    </w:p>
    <w:p w:rsidR="0008581E" w:rsidRPr="00B3633A" w:rsidRDefault="0008581E">
      <w:pPr>
        <w:pStyle w:val="0DraftNormal"/>
        <w:rPr>
          <w:rFonts w:ascii="Montserrat" w:hAnsi="Montserrat"/>
          <w:sz w:val="24"/>
        </w:rPr>
      </w:pPr>
      <w:r w:rsidRPr="00B3633A">
        <w:rPr>
          <w:rFonts w:ascii="Montserrat" w:hAnsi="Montserrat"/>
          <w:sz w:val="24"/>
        </w:rPr>
        <w:t>but he had arranged to include the ship as the hunter hunted in an unscheduled fleet maneuver</w:t>
      </w:r>
    </w:p>
    <w:p w:rsidR="0008581E" w:rsidRPr="00B3633A" w:rsidRDefault="0008581E">
      <w:pPr>
        <w:pStyle w:val="0DraftNormal"/>
        <w:rPr>
          <w:rFonts w:ascii="Montserrat" w:hAnsi="Montserrat"/>
          <w:sz w:val="24"/>
        </w:rPr>
      </w:pPr>
    </w:p>
    <w:p w:rsidR="0008581E" w:rsidRPr="00B3633A" w:rsidRDefault="0008581E">
      <w:pPr>
        <w:pStyle w:val="0DraftNormal"/>
        <w:rPr>
          <w:rFonts w:ascii="Montserrat" w:hAnsi="Montserrat"/>
          <w:sz w:val="24"/>
        </w:rPr>
      </w:pPr>
      <w:r w:rsidRPr="00B3633A">
        <w:rPr>
          <w:rFonts w:ascii="Montserrat" w:hAnsi="Montserrat"/>
          <w:sz w:val="24"/>
        </w:rPr>
        <w:t>immediate sim conditions posed an ambush by some of the Home Fleet ships that began without warning while they were in countdown for undock</w:t>
      </w:r>
    </w:p>
    <w:p w:rsidR="0008581E" w:rsidRPr="00B3633A" w:rsidRDefault="0008581E">
      <w:pPr>
        <w:pStyle w:val="0DraftNormal"/>
        <w:rPr>
          <w:rFonts w:ascii="Montserrat" w:hAnsi="Montserrat"/>
          <w:sz w:val="24"/>
        </w:rPr>
      </w:pPr>
    </w:p>
    <w:p w:rsidR="0008581E" w:rsidRPr="00B3633A" w:rsidRDefault="0008581E">
      <w:pPr>
        <w:pStyle w:val="0DraftNormal"/>
        <w:rPr>
          <w:rFonts w:ascii="Montserrat" w:hAnsi="Montserrat"/>
          <w:sz w:val="24"/>
        </w:rPr>
      </w:pPr>
      <w:r w:rsidRPr="00B3633A">
        <w:rPr>
          <w:rFonts w:ascii="Montserrat" w:hAnsi="Montserrat"/>
          <w:sz w:val="24"/>
        </w:rPr>
        <w:t xml:space="preserve">To make matters worse, while she was desperately maneuvering to clear station after their emergency undock, they were set on by the </w:t>
      </w:r>
      <w:r w:rsidRPr="00B3633A">
        <w:rPr>
          <w:rFonts w:ascii="Montserrat" w:hAnsi="Montserrat"/>
          <w:i/>
          <w:sz w:val="24"/>
        </w:rPr>
        <w:t>Avatar</w:t>
      </w:r>
      <w:r w:rsidRPr="00B3633A">
        <w:rPr>
          <w:rFonts w:ascii="Montserrat" w:hAnsi="Montserrat"/>
          <w:sz w:val="24"/>
        </w:rPr>
        <w:t xml:space="preserve"> which had arrived unannounced for her trials</w:t>
      </w:r>
    </w:p>
    <w:p w:rsidR="0008581E" w:rsidRPr="00B3633A" w:rsidRDefault="0008581E">
      <w:pPr>
        <w:pStyle w:val="0DraftNormal"/>
        <w:rPr>
          <w:rFonts w:ascii="Montserrat" w:hAnsi="Montserrat"/>
          <w:sz w:val="24"/>
        </w:rPr>
      </w:pPr>
    </w:p>
    <w:p w:rsidR="0008581E" w:rsidRPr="00B3633A" w:rsidRDefault="0008581E">
      <w:pPr>
        <w:pStyle w:val="0DraftNormal"/>
        <w:rPr>
          <w:rFonts w:ascii="Montserrat" w:hAnsi="Montserrat"/>
          <w:sz w:val="24"/>
        </w:rPr>
      </w:pPr>
      <w:r w:rsidRPr="00B3633A">
        <w:rPr>
          <w:rFonts w:ascii="Montserrat" w:hAnsi="Montserrat"/>
          <w:sz w:val="24"/>
        </w:rPr>
        <w:t>Like most of the crew, (Av) didn’t have a clue of her capabilities</w:t>
      </w:r>
    </w:p>
    <w:p w:rsidR="0008581E" w:rsidRPr="00B3633A" w:rsidRDefault="0008581E">
      <w:pPr>
        <w:pStyle w:val="0DraftNormal"/>
        <w:rPr>
          <w:rFonts w:ascii="Montserrat" w:hAnsi="Montserrat"/>
          <w:sz w:val="24"/>
        </w:rPr>
      </w:pPr>
    </w:p>
    <w:p w:rsidR="0008581E" w:rsidRPr="00B3633A" w:rsidRDefault="0008581E">
      <w:pPr>
        <w:pStyle w:val="0DraftNormal"/>
        <w:rPr>
          <w:rFonts w:ascii="Montserrat" w:hAnsi="Montserrat"/>
          <w:sz w:val="24"/>
        </w:rPr>
      </w:pPr>
      <w:r w:rsidRPr="00B3633A">
        <w:rPr>
          <w:rFonts w:ascii="Montserrat" w:hAnsi="Montserrat"/>
          <w:sz w:val="24"/>
        </w:rPr>
        <w:t xml:space="preserve">Avatar descended on them like the angel of death, faster and more maneuverable than the </w:t>
      </w:r>
      <w:r w:rsidRPr="00B3633A">
        <w:rPr>
          <w:rFonts w:ascii="Montserrat" w:hAnsi="Montserrat"/>
          <w:i/>
          <w:sz w:val="24"/>
        </w:rPr>
        <w:t>Alexander</w:t>
      </w:r>
      <w:r w:rsidRPr="00B3633A">
        <w:rPr>
          <w:rFonts w:ascii="Montserrat" w:hAnsi="Montserrat"/>
          <w:sz w:val="24"/>
        </w:rPr>
        <w:t xml:space="preserve"> had been designed to be</w:t>
      </w:r>
    </w:p>
    <w:p w:rsidR="0008581E" w:rsidRPr="00B3633A" w:rsidRDefault="0008581E">
      <w:pPr>
        <w:pStyle w:val="0DraftNormal"/>
        <w:rPr>
          <w:rFonts w:ascii="Montserrat" w:hAnsi="Montserrat"/>
          <w:sz w:val="24"/>
        </w:rPr>
      </w:pPr>
    </w:p>
    <w:p w:rsidR="0008581E" w:rsidRPr="00B3633A" w:rsidRDefault="0008581E">
      <w:pPr>
        <w:pStyle w:val="0DraftNormal"/>
        <w:rPr>
          <w:rFonts w:ascii="Montserrat" w:hAnsi="Montserrat"/>
          <w:sz w:val="24"/>
        </w:rPr>
      </w:pPr>
      <w:r w:rsidRPr="00B3633A">
        <w:rPr>
          <w:rFonts w:ascii="Montserrat" w:hAnsi="Montserrat"/>
          <w:sz w:val="24"/>
        </w:rPr>
        <w:t>It took everything she had and a few dangerous improvisations on top of that to establish that fact without doubt</w:t>
      </w:r>
    </w:p>
    <w:p w:rsidR="0008581E" w:rsidRPr="00B3633A" w:rsidRDefault="0008581E">
      <w:pPr>
        <w:pStyle w:val="0DraftNormal"/>
        <w:rPr>
          <w:rFonts w:ascii="Montserrat" w:hAnsi="Montserrat"/>
          <w:sz w:val="24"/>
        </w:rPr>
      </w:pPr>
    </w:p>
    <w:p w:rsidR="0008581E" w:rsidRPr="00B3633A" w:rsidRDefault="0008581E">
      <w:pPr>
        <w:pStyle w:val="0DraftNormal"/>
        <w:rPr>
          <w:rFonts w:ascii="Montserrat" w:hAnsi="Montserrat"/>
          <w:sz w:val="24"/>
        </w:rPr>
      </w:pPr>
      <w:r w:rsidRPr="00B3633A">
        <w:rPr>
          <w:rFonts w:ascii="Montserrat" w:hAnsi="Montserrat"/>
          <w:sz w:val="24"/>
        </w:rPr>
        <w:t>And then the captain had ordered the crew to take her out</w:t>
      </w:r>
    </w:p>
    <w:p w:rsidR="0008581E" w:rsidRPr="00B3633A" w:rsidRDefault="0008581E">
      <w:pPr>
        <w:pStyle w:val="0DraftNormal"/>
        <w:rPr>
          <w:rFonts w:ascii="Montserrat" w:hAnsi="Montserrat"/>
          <w:sz w:val="24"/>
        </w:rPr>
      </w:pPr>
    </w:p>
    <w:p w:rsidR="0008581E" w:rsidRPr="00B3633A" w:rsidRDefault="0008581E">
      <w:pPr>
        <w:pStyle w:val="0DraftNormal"/>
        <w:rPr>
          <w:rFonts w:ascii="Montserrat" w:hAnsi="Montserrat"/>
          <w:sz w:val="24"/>
        </w:rPr>
      </w:pPr>
      <w:r w:rsidRPr="00B3633A">
        <w:rPr>
          <w:rFonts w:ascii="Montserrat" w:hAnsi="Montserrat"/>
          <w:sz w:val="24"/>
        </w:rPr>
        <w:t>She had turned around and stared at the captain for one long second, and he had stared implacibly back at her, offering no comment</w:t>
      </w:r>
    </w:p>
    <w:p w:rsidR="0008581E" w:rsidRPr="00B3633A" w:rsidRDefault="0008581E">
      <w:pPr>
        <w:pStyle w:val="0DraftNormal"/>
        <w:rPr>
          <w:rFonts w:ascii="Montserrat" w:hAnsi="Montserrat"/>
          <w:sz w:val="24"/>
        </w:rPr>
      </w:pPr>
    </w:p>
    <w:p w:rsidR="0008581E" w:rsidRPr="00B3633A" w:rsidRDefault="0008581E">
      <w:pPr>
        <w:pStyle w:val="0DraftNormal"/>
        <w:rPr>
          <w:rFonts w:ascii="Montserrat" w:hAnsi="Montserrat"/>
          <w:sz w:val="24"/>
        </w:rPr>
      </w:pPr>
      <w:r w:rsidRPr="00B3633A">
        <w:rPr>
          <w:rFonts w:ascii="Montserrat" w:hAnsi="Montserrat"/>
          <w:sz w:val="24"/>
        </w:rPr>
        <w:t>She turned back to her post and quietly hacked past the safety interlocks on the fold drive</w:t>
      </w:r>
    </w:p>
    <w:p w:rsidR="0008581E" w:rsidRPr="00B3633A" w:rsidRDefault="0008581E">
      <w:pPr>
        <w:pStyle w:val="0DraftNormal"/>
        <w:rPr>
          <w:rFonts w:ascii="Montserrat" w:hAnsi="Montserrat"/>
          <w:sz w:val="24"/>
        </w:rPr>
      </w:pPr>
    </w:p>
    <w:p w:rsidR="0008581E" w:rsidRPr="00B3633A" w:rsidRDefault="0008581E">
      <w:pPr>
        <w:pStyle w:val="0DraftNormal"/>
        <w:rPr>
          <w:rFonts w:ascii="Montserrat" w:hAnsi="Montserrat"/>
          <w:sz w:val="24"/>
        </w:rPr>
      </w:pPr>
      <w:r w:rsidRPr="00B3633A">
        <w:rPr>
          <w:rFonts w:ascii="Montserrat" w:hAnsi="Montserrat"/>
          <w:sz w:val="24"/>
        </w:rPr>
        <w:t>There were few things as dangerous as diving in such close proximity to a mass point</w:t>
      </w:r>
    </w:p>
    <w:p w:rsidR="0008581E" w:rsidRPr="00B3633A" w:rsidRDefault="0008581E">
      <w:pPr>
        <w:pStyle w:val="0DraftNormal"/>
        <w:rPr>
          <w:rFonts w:ascii="Montserrat" w:hAnsi="Montserrat"/>
          <w:sz w:val="24"/>
        </w:rPr>
      </w:pPr>
    </w:p>
    <w:p w:rsidR="0008581E" w:rsidRPr="00B3633A" w:rsidRDefault="0008581E">
      <w:pPr>
        <w:pStyle w:val="0DraftNormal"/>
        <w:rPr>
          <w:rFonts w:ascii="Montserrat" w:hAnsi="Montserrat"/>
          <w:sz w:val="24"/>
        </w:rPr>
      </w:pPr>
      <w:r w:rsidRPr="00B3633A">
        <w:rPr>
          <w:rFonts w:ascii="Montserrat" w:hAnsi="Montserrat"/>
          <w:sz w:val="24"/>
        </w:rPr>
        <w:t>She punched in a seven degree dive angle and whipped along the curve of the planetary gravity well, like a pad of butter flicked into a hot griddle</w:t>
      </w:r>
    </w:p>
    <w:p w:rsidR="0008581E" w:rsidRPr="00B3633A" w:rsidRDefault="0008581E">
      <w:pPr>
        <w:pStyle w:val="0DraftNormal"/>
        <w:rPr>
          <w:rFonts w:ascii="Montserrat" w:hAnsi="Montserrat"/>
          <w:sz w:val="24"/>
        </w:rPr>
      </w:pPr>
    </w:p>
    <w:p w:rsidR="0008581E" w:rsidRPr="00B3633A" w:rsidRDefault="0008581E">
      <w:pPr>
        <w:pStyle w:val="0DraftNormal"/>
        <w:rPr>
          <w:rFonts w:ascii="Montserrat" w:hAnsi="Montserrat"/>
          <w:sz w:val="24"/>
        </w:rPr>
      </w:pPr>
      <w:r w:rsidRPr="00B3633A">
        <w:rPr>
          <w:rFonts w:ascii="Montserrat" w:hAnsi="Montserrat"/>
          <w:sz w:val="24"/>
        </w:rPr>
        <w:t>At that speed, the heavy traffic patterns of near Earth space became a suicidal slalom course where moves were timed in nanoseconds</w:t>
      </w:r>
    </w:p>
    <w:p w:rsidR="0008581E" w:rsidRPr="00B3633A" w:rsidRDefault="0008581E">
      <w:pPr>
        <w:pStyle w:val="0DraftNormal"/>
        <w:rPr>
          <w:rFonts w:ascii="Montserrat" w:hAnsi="Montserrat"/>
          <w:sz w:val="24"/>
        </w:rPr>
      </w:pPr>
    </w:p>
    <w:p w:rsidR="0008581E" w:rsidRPr="00B3633A" w:rsidRDefault="0008581E">
      <w:pPr>
        <w:pStyle w:val="0DraftNormal"/>
        <w:rPr>
          <w:rFonts w:ascii="Montserrat" w:hAnsi="Montserrat"/>
          <w:sz w:val="24"/>
        </w:rPr>
      </w:pPr>
      <w:r w:rsidRPr="00B3633A">
        <w:rPr>
          <w:rFonts w:ascii="Montserrat" w:hAnsi="Montserrat"/>
          <w:sz w:val="24"/>
        </w:rPr>
        <w:t xml:space="preserve">Realizing that she couldn’t pit </w:t>
      </w:r>
      <w:r w:rsidRPr="00B3633A">
        <w:rPr>
          <w:rFonts w:ascii="Montserrat" w:hAnsi="Montserrat"/>
          <w:i/>
          <w:sz w:val="24"/>
        </w:rPr>
        <w:t>Alexander</w:t>
      </w:r>
      <w:r w:rsidRPr="00B3633A">
        <w:rPr>
          <w:rFonts w:ascii="Montserrat" w:hAnsi="Montserrat"/>
          <w:sz w:val="24"/>
        </w:rPr>
        <w:t xml:space="preserve"> against </w:t>
      </w:r>
      <w:r w:rsidRPr="00B3633A">
        <w:rPr>
          <w:rFonts w:ascii="Montserrat" w:hAnsi="Montserrat"/>
          <w:i/>
          <w:sz w:val="24"/>
        </w:rPr>
        <w:t>Avatar</w:t>
      </w:r>
      <w:r w:rsidRPr="00B3633A">
        <w:rPr>
          <w:rFonts w:ascii="Montserrat" w:hAnsi="Montserrat"/>
          <w:sz w:val="24"/>
        </w:rPr>
        <w:t xml:space="preserve"> and hope to win, her only choice was to pit </w:t>
      </w:r>
      <w:r w:rsidRPr="00B3633A">
        <w:rPr>
          <w:rFonts w:ascii="Montserrat" w:hAnsi="Montserrat"/>
          <w:i/>
          <w:sz w:val="24"/>
        </w:rPr>
        <w:t>Avatar</w:t>
      </w:r>
      <w:r w:rsidRPr="00B3633A">
        <w:rPr>
          <w:rFonts w:ascii="Montserrat" w:hAnsi="Montserrat"/>
          <w:sz w:val="24"/>
        </w:rPr>
        <w:t xml:space="preserve"> against herself</w:t>
      </w:r>
    </w:p>
    <w:p w:rsidR="0008581E" w:rsidRPr="00B3633A" w:rsidRDefault="0008581E">
      <w:pPr>
        <w:pStyle w:val="0DraftNormal"/>
        <w:rPr>
          <w:rFonts w:ascii="Montserrat" w:hAnsi="Montserrat"/>
          <w:sz w:val="24"/>
        </w:rPr>
      </w:pPr>
    </w:p>
    <w:p w:rsidR="0008581E" w:rsidRPr="00B3633A" w:rsidRDefault="0008581E">
      <w:pPr>
        <w:pStyle w:val="0DraftNormal"/>
        <w:rPr>
          <w:rFonts w:ascii="Montserrat" w:hAnsi="Montserrat"/>
          <w:sz w:val="24"/>
        </w:rPr>
      </w:pPr>
      <w:r w:rsidRPr="00B3633A">
        <w:rPr>
          <w:rFonts w:ascii="Montserrat" w:hAnsi="Montserrat"/>
          <w:sz w:val="24"/>
        </w:rPr>
        <w:t>When the computer couldn’t keep up with the system plot, she started running the calculations by gut instinct and the raw data feed</w:t>
      </w:r>
    </w:p>
    <w:p w:rsidR="0008581E" w:rsidRPr="00B3633A" w:rsidRDefault="0008581E">
      <w:pPr>
        <w:pStyle w:val="0DraftNormal"/>
        <w:rPr>
          <w:rFonts w:ascii="Montserrat" w:hAnsi="Montserrat"/>
          <w:sz w:val="24"/>
        </w:rPr>
      </w:pPr>
    </w:p>
    <w:p w:rsidR="0008581E" w:rsidRPr="00B3633A" w:rsidRDefault="0008581E">
      <w:pPr>
        <w:pStyle w:val="0DraftNormal"/>
        <w:rPr>
          <w:rFonts w:ascii="Montserrat" w:hAnsi="Montserrat"/>
          <w:sz w:val="24"/>
        </w:rPr>
      </w:pPr>
      <w:r w:rsidRPr="00B3633A">
        <w:rPr>
          <w:rFonts w:ascii="Montserrat" w:hAnsi="Montserrat"/>
          <w:sz w:val="24"/>
        </w:rPr>
        <w:t>Their attacker tried valiently to keep on her, but inevitably fell out of position</w:t>
      </w:r>
    </w:p>
    <w:p w:rsidR="0008581E" w:rsidRPr="00B3633A" w:rsidRDefault="0008581E">
      <w:pPr>
        <w:pStyle w:val="0DraftNormal"/>
        <w:rPr>
          <w:rFonts w:ascii="Montserrat" w:hAnsi="Montserrat"/>
          <w:sz w:val="24"/>
        </w:rPr>
      </w:pPr>
    </w:p>
    <w:p w:rsidR="0008581E" w:rsidRPr="00B3633A" w:rsidRDefault="0008581E">
      <w:pPr>
        <w:pStyle w:val="0DraftNormal"/>
        <w:rPr>
          <w:rFonts w:ascii="Montserrat" w:hAnsi="Montserrat"/>
          <w:sz w:val="24"/>
        </w:rPr>
      </w:pPr>
      <w:r w:rsidRPr="00B3633A">
        <w:rPr>
          <w:rFonts w:ascii="Montserrat" w:hAnsi="Montserrat"/>
          <w:sz w:val="24"/>
        </w:rPr>
        <w:t>She juggled the figures in her head until the right pattern started to form</w:t>
      </w:r>
    </w:p>
    <w:p w:rsidR="0008581E" w:rsidRPr="00B3633A" w:rsidRDefault="0008581E">
      <w:pPr>
        <w:pStyle w:val="0DraftNormal"/>
        <w:rPr>
          <w:rFonts w:ascii="Montserrat" w:hAnsi="Montserrat"/>
          <w:sz w:val="24"/>
        </w:rPr>
      </w:pPr>
    </w:p>
    <w:p w:rsidR="0008581E" w:rsidRPr="00B3633A" w:rsidRDefault="0008581E">
      <w:pPr>
        <w:pStyle w:val="0DraftNormal"/>
        <w:rPr>
          <w:rFonts w:ascii="Montserrat" w:hAnsi="Montserrat"/>
          <w:sz w:val="24"/>
        </w:rPr>
      </w:pPr>
      <w:r w:rsidRPr="00B3633A">
        <w:rPr>
          <w:rFonts w:ascii="Montserrat" w:hAnsi="Montserrat"/>
          <w:sz w:val="24"/>
        </w:rPr>
        <w:t xml:space="preserve">She wrenched a violent command through the fold drive and pulled a reversal that rolled them out of the interface back into real space aimed point-blank at the </w:t>
      </w:r>
      <w:r w:rsidRPr="00B3633A">
        <w:rPr>
          <w:rFonts w:ascii="Montserrat" w:hAnsi="Montserrat"/>
          <w:i/>
          <w:sz w:val="24"/>
        </w:rPr>
        <w:t>Avatar’s</w:t>
      </w:r>
      <w:r w:rsidRPr="00B3633A">
        <w:rPr>
          <w:rFonts w:ascii="Montserrat" w:hAnsi="Montserrat"/>
          <w:sz w:val="24"/>
        </w:rPr>
        <w:t xml:space="preserve"> spine</w:t>
      </w:r>
    </w:p>
    <w:p w:rsidR="0008581E" w:rsidRPr="00B3633A" w:rsidRDefault="0008581E">
      <w:pPr>
        <w:pStyle w:val="0DraftNormal"/>
        <w:rPr>
          <w:rFonts w:ascii="Montserrat" w:hAnsi="Montserrat"/>
          <w:sz w:val="24"/>
        </w:rPr>
      </w:pPr>
    </w:p>
    <w:p w:rsidR="0008581E" w:rsidRPr="00B3633A" w:rsidRDefault="0008581E">
      <w:pPr>
        <w:pStyle w:val="0DraftNormal"/>
        <w:rPr>
          <w:rFonts w:ascii="Montserrat" w:hAnsi="Montserrat"/>
          <w:sz w:val="24"/>
        </w:rPr>
      </w:pPr>
      <w:r w:rsidRPr="00B3633A">
        <w:rPr>
          <w:rFonts w:ascii="Montserrat" w:hAnsi="Montserrat"/>
          <w:sz w:val="24"/>
        </w:rPr>
        <w:t>It wasn’t possible to get better position on a ship that much their superior</w:t>
      </w:r>
    </w:p>
    <w:p w:rsidR="0008581E" w:rsidRPr="00B3633A" w:rsidRDefault="0008581E">
      <w:pPr>
        <w:pStyle w:val="0DraftNormal"/>
        <w:rPr>
          <w:rFonts w:ascii="Montserrat" w:hAnsi="Montserrat"/>
          <w:sz w:val="24"/>
        </w:rPr>
      </w:pPr>
    </w:p>
    <w:p w:rsidR="0008581E" w:rsidRPr="00B3633A" w:rsidRDefault="0008581E">
      <w:pPr>
        <w:pStyle w:val="0DraftNormal"/>
        <w:rPr>
          <w:rFonts w:ascii="Montserrat" w:hAnsi="Montserrat"/>
          <w:sz w:val="24"/>
        </w:rPr>
      </w:pPr>
      <w:r w:rsidRPr="00B3633A">
        <w:rPr>
          <w:rFonts w:ascii="Montserrat" w:hAnsi="Montserrat"/>
          <w:sz w:val="24"/>
        </w:rPr>
        <w:t>The rest was in the hands of the gunners</w:t>
      </w:r>
    </w:p>
    <w:p w:rsidR="0008581E" w:rsidRPr="00B3633A" w:rsidRDefault="0008581E">
      <w:pPr>
        <w:pStyle w:val="0DraftNormal"/>
        <w:rPr>
          <w:rFonts w:ascii="Montserrat" w:hAnsi="Montserrat"/>
          <w:sz w:val="24"/>
        </w:rPr>
      </w:pPr>
    </w:p>
    <w:p w:rsidR="0008581E" w:rsidRPr="00B3633A" w:rsidRDefault="0008581E">
      <w:pPr>
        <w:pStyle w:val="0DraftNormal"/>
        <w:rPr>
          <w:rFonts w:ascii="Montserrat" w:hAnsi="Montserrat"/>
          <w:sz w:val="24"/>
        </w:rPr>
      </w:pPr>
      <w:r w:rsidRPr="00B3633A">
        <w:rPr>
          <w:rFonts w:ascii="Montserrat" w:hAnsi="Montserrat"/>
          <w:sz w:val="24"/>
        </w:rPr>
        <w:t>During the devestating exchange, she did her best to jilt incoming fire with erratic adjustments on their reletive position</w:t>
      </w:r>
    </w:p>
    <w:p w:rsidR="0008581E" w:rsidRPr="00B3633A" w:rsidRDefault="0008581E">
      <w:pPr>
        <w:pStyle w:val="0DraftNormal"/>
        <w:rPr>
          <w:rFonts w:ascii="Montserrat" w:hAnsi="Montserrat"/>
          <w:sz w:val="24"/>
        </w:rPr>
      </w:pPr>
    </w:p>
    <w:p w:rsidR="0008581E" w:rsidRPr="00B3633A" w:rsidRDefault="0008581E">
      <w:pPr>
        <w:pStyle w:val="0DraftNormal"/>
        <w:rPr>
          <w:rFonts w:ascii="Montserrat" w:hAnsi="Montserrat"/>
          <w:sz w:val="24"/>
        </w:rPr>
      </w:pPr>
      <w:r w:rsidRPr="00B3633A">
        <w:rPr>
          <w:rFonts w:ascii="Montserrat" w:hAnsi="Montserrat"/>
          <w:sz w:val="24"/>
        </w:rPr>
        <w:t xml:space="preserve">When the two ships limped apart, it was pure luck that </w:t>
      </w:r>
      <w:r w:rsidRPr="00B3633A">
        <w:rPr>
          <w:rFonts w:ascii="Montserrat" w:hAnsi="Montserrat"/>
          <w:i/>
          <w:sz w:val="24"/>
        </w:rPr>
        <w:t>Alexander</w:t>
      </w:r>
      <w:r w:rsidRPr="00B3633A">
        <w:rPr>
          <w:rFonts w:ascii="Montserrat" w:hAnsi="Montserrat"/>
          <w:sz w:val="24"/>
        </w:rPr>
        <w:t xml:space="preserve"> was under partial helm control and impulse power</w:t>
      </w:r>
    </w:p>
    <w:p w:rsidR="0008581E" w:rsidRPr="00B3633A" w:rsidRDefault="0008581E">
      <w:pPr>
        <w:pStyle w:val="0DraftNormal"/>
        <w:rPr>
          <w:rFonts w:ascii="Montserrat" w:hAnsi="Montserrat"/>
          <w:sz w:val="24"/>
        </w:rPr>
      </w:pPr>
    </w:p>
    <w:p w:rsidR="0008581E" w:rsidRPr="00B3633A" w:rsidRDefault="0008581E">
      <w:pPr>
        <w:pStyle w:val="0DraftNormal"/>
        <w:rPr>
          <w:rFonts w:ascii="Montserrat" w:hAnsi="Montserrat"/>
          <w:sz w:val="24"/>
        </w:rPr>
      </w:pPr>
      <w:r w:rsidRPr="00B3633A">
        <w:rPr>
          <w:rFonts w:ascii="Montserrat" w:hAnsi="Montserrat"/>
          <w:sz w:val="24"/>
        </w:rPr>
        <w:t>It wasn’t enough to escape the wrath of their original attackers</w:t>
      </w:r>
    </w:p>
    <w:p w:rsidR="0008581E" w:rsidRPr="00B3633A" w:rsidRDefault="0008581E">
      <w:pPr>
        <w:pStyle w:val="0DraftNormal"/>
        <w:rPr>
          <w:rFonts w:ascii="Montserrat" w:hAnsi="Montserrat"/>
          <w:sz w:val="24"/>
        </w:rPr>
      </w:pPr>
    </w:p>
    <w:p w:rsidR="0008581E" w:rsidRPr="00B3633A" w:rsidRDefault="0008581E">
      <w:pPr>
        <w:pStyle w:val="0DraftNormal"/>
        <w:rPr>
          <w:rFonts w:ascii="Montserrat" w:hAnsi="Montserrat"/>
          <w:sz w:val="24"/>
        </w:rPr>
      </w:pPr>
      <w:r w:rsidRPr="00B3633A">
        <w:rPr>
          <w:rFonts w:ascii="Montserrat" w:hAnsi="Montserrat"/>
          <w:sz w:val="24"/>
        </w:rPr>
        <w:t>Alexander had to fight her way out of the system, making repairs on the fly to crippled systems</w:t>
      </w:r>
    </w:p>
    <w:p w:rsidR="0008581E" w:rsidRPr="00B3633A" w:rsidRDefault="0008581E">
      <w:pPr>
        <w:pStyle w:val="0DraftNormal"/>
        <w:rPr>
          <w:rFonts w:ascii="Montserrat" w:hAnsi="Montserrat"/>
          <w:sz w:val="24"/>
        </w:rPr>
      </w:pPr>
    </w:p>
    <w:p w:rsidR="0008581E" w:rsidRPr="00B3633A" w:rsidRDefault="0008581E">
      <w:pPr>
        <w:pStyle w:val="0DraftNormal"/>
        <w:rPr>
          <w:rFonts w:ascii="Montserrat" w:hAnsi="Montserrat"/>
          <w:sz w:val="24"/>
        </w:rPr>
      </w:pPr>
      <w:r w:rsidRPr="00B3633A">
        <w:rPr>
          <w:rFonts w:ascii="Montserrat" w:hAnsi="Montserrat"/>
          <w:sz w:val="24"/>
        </w:rPr>
        <w:t>Fourteen hours later at the system fringe, the overminds of the participating ships evaluated the exercise and restored controls locked out to simulate damages</w:t>
      </w:r>
    </w:p>
    <w:p w:rsidR="0008581E" w:rsidRPr="00B3633A" w:rsidRDefault="0008581E">
      <w:pPr>
        <w:pStyle w:val="0DraftNormal"/>
        <w:rPr>
          <w:rFonts w:ascii="Montserrat" w:hAnsi="Montserrat"/>
          <w:sz w:val="24"/>
        </w:rPr>
      </w:pPr>
    </w:p>
    <w:p w:rsidR="0008581E" w:rsidRPr="00B3633A" w:rsidRDefault="0008581E">
      <w:pPr>
        <w:pStyle w:val="0DraftNormal"/>
        <w:rPr>
          <w:rFonts w:ascii="Montserrat" w:hAnsi="Montserrat"/>
          <w:sz w:val="24"/>
        </w:rPr>
      </w:pPr>
      <w:r w:rsidRPr="00B3633A">
        <w:rPr>
          <w:rFonts w:ascii="Montserrat" w:hAnsi="Montserrat"/>
          <w:sz w:val="24"/>
        </w:rPr>
        <w:t>Stewart blythely remarked as the results came in that that would show Fleet Command that a Conqueror was still a ship to reckon with</w:t>
      </w:r>
    </w:p>
    <w:p w:rsidR="0008581E" w:rsidRPr="00B3633A" w:rsidRDefault="0008581E">
      <w:pPr>
        <w:pStyle w:val="0DraftNormal"/>
        <w:rPr>
          <w:rFonts w:ascii="Montserrat" w:hAnsi="Montserrat"/>
          <w:sz w:val="24"/>
        </w:rPr>
      </w:pPr>
    </w:p>
    <w:p w:rsidR="0008581E" w:rsidRPr="00B3633A" w:rsidRDefault="0008581E">
      <w:pPr>
        <w:pStyle w:val="0DraftNormal"/>
        <w:rPr>
          <w:rFonts w:ascii="Montserrat" w:hAnsi="Montserrat"/>
          <w:sz w:val="24"/>
        </w:rPr>
      </w:pPr>
      <w:r w:rsidRPr="00B3633A">
        <w:rPr>
          <w:rFonts w:ascii="Montserrat" w:hAnsi="Montserrat"/>
          <w:sz w:val="24"/>
        </w:rPr>
        <w:t>Right after that he had called her into his ready room</w:t>
      </w:r>
    </w:p>
    <w:p w:rsidR="0008581E" w:rsidRPr="00B3633A" w:rsidRDefault="0008581E">
      <w:pPr>
        <w:pStyle w:val="0DraftNormal"/>
        <w:rPr>
          <w:rFonts w:ascii="Montserrat" w:hAnsi="Montserrat"/>
          <w:sz w:val="24"/>
        </w:rPr>
      </w:pPr>
    </w:p>
    <w:p w:rsidR="0008581E" w:rsidRPr="00B3633A" w:rsidRDefault="0008581E">
      <w:pPr>
        <w:pStyle w:val="0DraftNormal"/>
        <w:rPr>
          <w:rFonts w:ascii="Montserrat" w:hAnsi="Montserrat"/>
          <w:sz w:val="24"/>
        </w:rPr>
      </w:pPr>
      <w:r w:rsidRPr="00B3633A">
        <w:rPr>
          <w:rFonts w:ascii="Montserrat" w:hAnsi="Montserrat"/>
          <w:sz w:val="24"/>
        </w:rPr>
        <w:t>When he had finished chewing her head off for her recklessness, she had asked him calmly if she had made a mistake</w:t>
      </w:r>
    </w:p>
    <w:p w:rsidR="0008581E" w:rsidRPr="00B3633A" w:rsidRDefault="0008581E">
      <w:pPr>
        <w:pStyle w:val="0DraftNormal"/>
        <w:rPr>
          <w:rFonts w:ascii="Montserrat" w:hAnsi="Montserrat"/>
          <w:sz w:val="24"/>
        </w:rPr>
      </w:pPr>
    </w:p>
    <w:p w:rsidR="0008581E" w:rsidRPr="00B3633A" w:rsidRDefault="0008581E">
      <w:pPr>
        <w:pStyle w:val="0DraftNormal"/>
        <w:rPr>
          <w:rFonts w:ascii="Montserrat" w:hAnsi="Montserrat"/>
          <w:sz w:val="24"/>
        </w:rPr>
      </w:pPr>
      <w:r w:rsidRPr="00B3633A">
        <w:rPr>
          <w:rFonts w:ascii="Montserrat" w:hAnsi="Montserrat"/>
          <w:sz w:val="24"/>
        </w:rPr>
        <w:t>He had stared at her for a full minute before admitting that in fact she hadn’t, technically speaking</w:t>
      </w:r>
    </w:p>
    <w:p w:rsidR="0008581E" w:rsidRPr="00B3633A" w:rsidRDefault="0008581E">
      <w:pPr>
        <w:pStyle w:val="0DraftNormal"/>
        <w:rPr>
          <w:rFonts w:ascii="Montserrat" w:hAnsi="Montserrat"/>
          <w:sz w:val="24"/>
        </w:rPr>
      </w:pPr>
    </w:p>
    <w:p w:rsidR="0008581E" w:rsidRPr="00B3633A" w:rsidRDefault="0008581E">
      <w:pPr>
        <w:pStyle w:val="0DraftNormal"/>
        <w:rPr>
          <w:rFonts w:ascii="Montserrat" w:hAnsi="Montserrat"/>
          <w:sz w:val="24"/>
        </w:rPr>
      </w:pPr>
      <w:r w:rsidRPr="00B3633A">
        <w:rPr>
          <w:rFonts w:ascii="Montserrat" w:hAnsi="Montserrat"/>
          <w:sz w:val="24"/>
        </w:rPr>
        <w:t>She had, however, scared the hell out of everyone, himself included</w:t>
      </w:r>
    </w:p>
    <w:p w:rsidR="0008581E" w:rsidRPr="00B3633A" w:rsidRDefault="0008581E">
      <w:pPr>
        <w:pStyle w:val="0DraftNormal"/>
        <w:rPr>
          <w:rFonts w:ascii="Montserrat" w:hAnsi="Montserrat"/>
          <w:sz w:val="24"/>
        </w:rPr>
      </w:pPr>
    </w:p>
    <w:p w:rsidR="0008581E" w:rsidRPr="00B3633A" w:rsidRDefault="0008581E">
      <w:pPr>
        <w:pStyle w:val="0DraftNormal"/>
        <w:rPr>
          <w:rFonts w:ascii="Montserrat" w:hAnsi="Montserrat"/>
          <w:sz w:val="24"/>
        </w:rPr>
      </w:pPr>
      <w:r w:rsidRPr="00B3633A">
        <w:rPr>
          <w:rFonts w:ascii="Montserrat" w:hAnsi="Montserrat"/>
          <w:sz w:val="24"/>
        </w:rPr>
        <w:t>On the other hand, he confided, the exercise had been a satisfying test of the crew’s ability to deal with an unknown threat, however much his helmsman had upstaged the engagement</w:t>
      </w:r>
    </w:p>
    <w:p w:rsidR="0008581E" w:rsidRPr="00B3633A" w:rsidRDefault="0008581E">
      <w:pPr>
        <w:pStyle w:val="0DraftNormal"/>
        <w:rPr>
          <w:rFonts w:ascii="Montserrat" w:hAnsi="Montserrat"/>
          <w:sz w:val="24"/>
        </w:rPr>
      </w:pPr>
    </w:p>
    <w:p w:rsidR="0008581E" w:rsidRPr="00B3633A" w:rsidRDefault="0008581E">
      <w:pPr>
        <w:pStyle w:val="0DraftNormal"/>
        <w:rPr>
          <w:rFonts w:ascii="Montserrat" w:hAnsi="Montserrat"/>
          <w:sz w:val="24"/>
        </w:rPr>
      </w:pPr>
      <w:r w:rsidRPr="00B3633A">
        <w:rPr>
          <w:rFonts w:ascii="Montserrat" w:hAnsi="Montserrat"/>
          <w:sz w:val="24"/>
        </w:rPr>
        <w:t>(Av) wandered through the lower corridors in the silence of third watch. She had a head of ire built up. After all the years of waiting, she was finally headed out into the deep and she still couldn’t get any sleep. When would it end? She worked until she was falling down tired, but the minute her head hit the pillow, her mind started raveling out toward infinite reaches. Try as she might, there was no easy way to fall asleep with that growing abyss crammed into her skull, swallowing her down like some helpless mote of dust.</w:t>
      </w:r>
    </w:p>
    <w:p w:rsidR="0008581E" w:rsidRPr="00B3633A" w:rsidRDefault="0008581E">
      <w:pPr>
        <w:pStyle w:val="0DraftNormal"/>
        <w:rPr>
          <w:rFonts w:ascii="Montserrat" w:hAnsi="Montserrat"/>
          <w:sz w:val="24"/>
        </w:rPr>
      </w:pPr>
    </w:p>
    <w:p w:rsidR="0008581E" w:rsidRPr="00B3633A" w:rsidRDefault="0008581E">
      <w:pPr>
        <w:pStyle w:val="0DraftNormal"/>
        <w:rPr>
          <w:rFonts w:ascii="Montserrat" w:hAnsi="Montserrat"/>
          <w:sz w:val="24"/>
        </w:rPr>
      </w:pPr>
      <w:r w:rsidRPr="00B3633A">
        <w:rPr>
          <w:rFonts w:ascii="Montserrat" w:hAnsi="Montserrat"/>
          <w:sz w:val="24"/>
        </w:rPr>
        <w:t>...</w:t>
      </w:r>
    </w:p>
    <w:p w:rsidR="0008581E" w:rsidRPr="00B3633A" w:rsidRDefault="0008581E">
      <w:pPr>
        <w:pStyle w:val="0DraftNormal"/>
        <w:rPr>
          <w:rFonts w:ascii="Montserrat" w:hAnsi="Montserrat"/>
          <w:sz w:val="24"/>
        </w:rPr>
      </w:pPr>
    </w:p>
    <w:p w:rsidR="0008581E" w:rsidRPr="00B3633A" w:rsidRDefault="0008581E">
      <w:pPr>
        <w:pStyle w:val="0DraftNormal"/>
        <w:rPr>
          <w:rFonts w:ascii="Montserrat" w:hAnsi="Montserrat"/>
          <w:sz w:val="24"/>
        </w:rPr>
      </w:pPr>
      <w:r w:rsidRPr="00B3633A">
        <w:rPr>
          <w:rFonts w:ascii="Montserrat" w:hAnsi="Montserrat"/>
          <w:sz w:val="24"/>
        </w:rPr>
        <w:t>She mulled these things over in her head as she wandered aimlessly. As busy as she had been since boarding, she really hadn’t had much time to deal with the other strange aspect of being broken in to the crew. She suddenly confronted that now.</w:t>
      </w:r>
    </w:p>
    <w:p w:rsidR="0008581E" w:rsidRPr="00B3633A" w:rsidRDefault="0008581E">
      <w:pPr>
        <w:pStyle w:val="0DraftNormal"/>
        <w:rPr>
          <w:rFonts w:ascii="Montserrat" w:hAnsi="Montserrat"/>
          <w:sz w:val="24"/>
        </w:rPr>
      </w:pPr>
    </w:p>
    <w:p w:rsidR="0008581E" w:rsidRPr="00B3633A" w:rsidRDefault="0008581E">
      <w:pPr>
        <w:pStyle w:val="0DraftNormal"/>
        <w:rPr>
          <w:rFonts w:ascii="Montserrat" w:hAnsi="Montserrat"/>
          <w:sz w:val="24"/>
        </w:rPr>
      </w:pPr>
      <w:r w:rsidRPr="00B3633A">
        <w:rPr>
          <w:rFonts w:ascii="Montserrat" w:hAnsi="Montserrat"/>
          <w:sz w:val="24"/>
        </w:rPr>
        <w:t>A man came up behind her and caught her up in his arms. One hand slipped over her hip to hug her belly and the other snaked under her arm to cup firmly over her left breast. She caught sight of dark hair out of the corner of her eye as he bent to kiss her on the side of her neck. She stiffened reflexively and he whispered thickly, “Hey, Red, you in the mood tonight?”</w:t>
      </w:r>
    </w:p>
    <w:p w:rsidR="0008581E" w:rsidRPr="00B3633A" w:rsidRDefault="0008581E">
      <w:pPr>
        <w:pStyle w:val="0DraftNormal"/>
        <w:rPr>
          <w:rFonts w:ascii="Montserrat" w:hAnsi="Montserrat"/>
          <w:sz w:val="24"/>
        </w:rPr>
      </w:pPr>
    </w:p>
    <w:p w:rsidR="0008581E" w:rsidRPr="00B3633A" w:rsidRDefault="0008581E">
      <w:pPr>
        <w:pStyle w:val="0DraftNormal"/>
        <w:rPr>
          <w:rFonts w:ascii="Montserrat" w:hAnsi="Montserrat"/>
          <w:sz w:val="24"/>
        </w:rPr>
      </w:pPr>
      <w:r w:rsidRPr="00B3633A">
        <w:rPr>
          <w:rFonts w:ascii="Montserrat" w:hAnsi="Montserrat"/>
          <w:sz w:val="24"/>
        </w:rPr>
        <w:t>She slid her left hand over his where it rested over her heart, gripped it and turned about to face him. It was a simple thing to shift his hand into her right, lock his arm up in a painful bind and push him back, hard, into the wall. A quick look confirmed her first suspicion. It was him, the guy with the hands! Unfortunately, dressed down for off hours, his clothes gave no clue who he was. She had missed her first chance to pick his name up off his uniform when they had “met” earlier, she chided herself.</w:t>
      </w:r>
    </w:p>
    <w:p w:rsidR="0008581E" w:rsidRPr="00B3633A" w:rsidRDefault="0008581E">
      <w:pPr>
        <w:pStyle w:val="0DraftNormal"/>
        <w:rPr>
          <w:rFonts w:ascii="Montserrat" w:hAnsi="Montserrat"/>
          <w:sz w:val="24"/>
        </w:rPr>
      </w:pPr>
    </w:p>
    <w:p w:rsidR="0008581E" w:rsidRPr="00B3633A" w:rsidRDefault="0008581E">
      <w:pPr>
        <w:pStyle w:val="0DraftNormal"/>
        <w:rPr>
          <w:rFonts w:ascii="Montserrat" w:hAnsi="Montserrat"/>
          <w:sz w:val="24"/>
        </w:rPr>
      </w:pPr>
      <w:r w:rsidRPr="00B3633A">
        <w:rPr>
          <w:rFonts w:ascii="Montserrat" w:hAnsi="Montserrat"/>
          <w:sz w:val="24"/>
        </w:rPr>
        <w:t>He winced in pain at the bind she held on his arm. She let go and stepped back. On the verge of asking his name, something stopped her. He was good to look at, and she hastily revised her first inclination to brush him off. It wasn’t like she expected to get any sleep, and reckless at is was, the thought occurred to her that there were better alternatives to haunting the halls. Some queer feeling told her that if she asked his name he would back off and she would lose this opportunity to drownd out the emptiness in her mind. He massaged his wrist as she measured him thoughtfully. Before he could speak, she smiled. “I didn’t think so, but you’ve changed my mind,” she answered, finally. “Lead on.”</w:t>
      </w:r>
    </w:p>
    <w:p w:rsidR="0008581E" w:rsidRPr="00B3633A" w:rsidRDefault="0008581E">
      <w:pPr>
        <w:pStyle w:val="0DraftNormal"/>
        <w:rPr>
          <w:rFonts w:ascii="Montserrat" w:hAnsi="Montserrat"/>
          <w:sz w:val="24"/>
        </w:rPr>
      </w:pPr>
    </w:p>
    <w:p w:rsidR="0008581E" w:rsidRPr="00B3633A" w:rsidRDefault="0008581E">
      <w:pPr>
        <w:pStyle w:val="0DraftNormal"/>
        <w:rPr>
          <w:rFonts w:ascii="Montserrat" w:hAnsi="Montserrat"/>
          <w:sz w:val="24"/>
        </w:rPr>
      </w:pPr>
      <w:r w:rsidRPr="00B3633A">
        <w:rPr>
          <w:rFonts w:ascii="Montserrat" w:hAnsi="Montserrat"/>
          <w:sz w:val="24"/>
        </w:rPr>
        <w:t xml:space="preserve">He shook his head and more carefully pulled her close again. She let him kiss her; his mouth was as gifted as his hands, she decided. Which boded well for the immediate future. He guided her around until they were at his room. He told her to wait, while he went in to drive out his roommate. A few moments later, a stranger came out and winked at her slyly before he wandered away. She smiled at him, grateful of the name displayed on his uniform. Now she knew which of the two names on the hatch belonged to the officer who had inspired this maddness in her. The same instinct which had warned her not to ask assured her that </w:t>
      </w:r>
      <w:r w:rsidRPr="00B3633A">
        <w:rPr>
          <w:rFonts w:ascii="Montserrat" w:hAnsi="Montserrat"/>
          <w:i/>
          <w:sz w:val="24"/>
        </w:rPr>
        <w:t>knowing</w:t>
      </w:r>
      <w:r w:rsidRPr="00B3633A">
        <w:rPr>
          <w:rFonts w:ascii="Montserrat" w:hAnsi="Montserrat"/>
          <w:sz w:val="24"/>
        </w:rPr>
        <w:t xml:space="preserve"> his name would be important in the moments ahead.</w:t>
      </w:r>
    </w:p>
    <w:p w:rsidR="0008581E" w:rsidRPr="00B3633A" w:rsidRDefault="0008581E">
      <w:pPr>
        <w:pStyle w:val="0DraftNormal"/>
        <w:rPr>
          <w:rFonts w:ascii="Montserrat" w:hAnsi="Montserrat"/>
          <w:sz w:val="24"/>
        </w:rPr>
      </w:pPr>
    </w:p>
    <w:p w:rsidR="0008581E" w:rsidRPr="00B3633A" w:rsidRDefault="0008581E">
      <w:pPr>
        <w:pStyle w:val="0DraftNormal"/>
        <w:rPr>
          <w:rFonts w:ascii="Montserrat" w:hAnsi="Montserrat"/>
          <w:sz w:val="24"/>
        </w:rPr>
      </w:pPr>
      <w:r w:rsidRPr="00B3633A">
        <w:rPr>
          <w:rFonts w:ascii="Montserrat" w:hAnsi="Montserrat"/>
          <w:sz w:val="24"/>
        </w:rPr>
        <w:t xml:space="preserve">A few hours later, she emerged in a much better mood and wandered on. She didn’t bother to head for her own quarters, knowing she was still not liable to fall asleep, if for a more pleasant reason. It had been an uncanny encounter. He had handled her like he already knew her inside and out. She couldn’t remember the last time she had lost control so completely. It went against her </w:t>
      </w:r>
      <w:r w:rsidRPr="00B3633A">
        <w:rPr>
          <w:rFonts w:ascii="Montserrat" w:hAnsi="Montserrat"/>
          <w:i/>
          <w:sz w:val="24"/>
        </w:rPr>
        <w:t>mna</w:t>
      </w:r>
      <w:r w:rsidRPr="00B3633A">
        <w:rPr>
          <w:rFonts w:ascii="Montserrat" w:hAnsi="Montserrat"/>
          <w:sz w:val="24"/>
        </w:rPr>
        <w:t xml:space="preserve"> training. Almost. He had finally had to beg her off and drive her out, she had been so lit up. She didn’t think they had shared ten words between them that were coherent, and it hadn’t even phased her.</w:t>
      </w:r>
    </w:p>
    <w:p w:rsidR="0008581E" w:rsidRPr="00B3633A" w:rsidRDefault="0008581E">
      <w:pPr>
        <w:pStyle w:val="0DraftNormal"/>
        <w:rPr>
          <w:rFonts w:ascii="Montserrat" w:hAnsi="Montserrat"/>
          <w:sz w:val="24"/>
        </w:rPr>
      </w:pPr>
    </w:p>
    <w:p w:rsidR="0008581E" w:rsidRPr="00B3633A" w:rsidRDefault="0008581E">
      <w:pPr>
        <w:pStyle w:val="0DraftNormal"/>
        <w:rPr>
          <w:rFonts w:ascii="Montserrat" w:hAnsi="Montserrat"/>
          <w:sz w:val="24"/>
        </w:rPr>
      </w:pPr>
      <w:r w:rsidRPr="00B3633A">
        <w:rPr>
          <w:rFonts w:ascii="Montserrat" w:hAnsi="Montserrat"/>
          <w:sz w:val="24"/>
        </w:rPr>
        <w:t>Her perspective on things changed radically from twenty-four hours ago. Since she had come aboard, she had been propositioned by half a dozen men she had passed in the corridor. She had grown more and more uncertain, however tastefully phrased the offers had been. None of them had taken her careful rejections amiss. However, the unwarranted popularity she seemed to have with the crew had begun to seem like some kind of awful joke. An entire ship’s complement couldn’t possibly be that amorous, she had thought incredulously. As an exotic she had always inspired curiosity, and even veiled interest, but this went beyond her experiences with other crews. Especially since her professional training picked up the stigma attached to prostitution among individuals of terran extraction.</w:t>
      </w:r>
    </w:p>
    <w:p w:rsidR="0008581E" w:rsidRPr="00B3633A" w:rsidRDefault="0008581E">
      <w:pPr>
        <w:pStyle w:val="0DraftNormal"/>
        <w:rPr>
          <w:rFonts w:ascii="Montserrat" w:hAnsi="Montserrat"/>
          <w:sz w:val="24"/>
        </w:rPr>
      </w:pPr>
    </w:p>
    <w:p w:rsidR="0008581E" w:rsidRPr="00B3633A" w:rsidRDefault="0008581E">
      <w:pPr>
        <w:pStyle w:val="0DraftNormal"/>
        <w:rPr>
          <w:rFonts w:ascii="Montserrat" w:hAnsi="Montserrat"/>
          <w:sz w:val="24"/>
        </w:rPr>
      </w:pPr>
      <w:r w:rsidRPr="00B3633A">
        <w:rPr>
          <w:rFonts w:ascii="Montserrat" w:hAnsi="Montserrat"/>
          <w:sz w:val="24"/>
        </w:rPr>
        <w:t>The mystery of it still plagued her though this last encounter had disarmed part of her suspicions. Whatever the attraction was, she was becoming positive it would continue to ellude her. She had accepted that thought and allowed her mind to wander when a hand tentatively seized her shoulder. She stopped and thought wildly that she couldn’t possible dare a second encounter in the same night. There was an excuse on her lips as she turned around. The words died in shock as soon as she came fully about.</w:t>
      </w:r>
    </w:p>
    <w:p w:rsidR="0008581E" w:rsidRPr="00B3633A" w:rsidRDefault="0008581E">
      <w:pPr>
        <w:pStyle w:val="0DraftNormal"/>
        <w:rPr>
          <w:rFonts w:ascii="Montserrat" w:hAnsi="Montserrat"/>
          <w:sz w:val="24"/>
        </w:rPr>
      </w:pPr>
    </w:p>
    <w:p w:rsidR="0008581E" w:rsidRPr="00B3633A" w:rsidRDefault="0008581E">
      <w:pPr>
        <w:pStyle w:val="0DraftNormal"/>
        <w:rPr>
          <w:rFonts w:ascii="Montserrat" w:hAnsi="Montserrat"/>
          <w:sz w:val="24"/>
        </w:rPr>
      </w:pPr>
      <w:r w:rsidRPr="00B3633A">
        <w:rPr>
          <w:rFonts w:ascii="Montserrat" w:hAnsi="Montserrat"/>
          <w:sz w:val="24"/>
        </w:rPr>
        <w:t>Her eyes had to be lying to her.</w:t>
      </w:r>
    </w:p>
    <w:p w:rsidR="0008581E" w:rsidRPr="00B3633A" w:rsidRDefault="0008581E">
      <w:pPr>
        <w:pStyle w:val="0DraftNormal"/>
        <w:rPr>
          <w:rFonts w:ascii="Montserrat" w:hAnsi="Montserrat"/>
          <w:sz w:val="24"/>
        </w:rPr>
      </w:pPr>
    </w:p>
    <w:p w:rsidR="0008581E" w:rsidRPr="00B3633A" w:rsidRDefault="0008581E">
      <w:pPr>
        <w:pStyle w:val="0DraftNormal"/>
        <w:rPr>
          <w:rFonts w:ascii="Montserrat" w:hAnsi="Montserrat"/>
          <w:sz w:val="24"/>
        </w:rPr>
      </w:pPr>
      <w:r w:rsidRPr="00B3633A">
        <w:rPr>
          <w:rFonts w:ascii="Montserrat" w:hAnsi="Montserrat"/>
          <w:sz w:val="24"/>
        </w:rPr>
        <w:t>(Av) swallowed, unable to gather words. For a moment, she could not get her mind to comprehend who and what confronted her. A young woman, about five nine, with grey eyes and hair the color of blood. Altogether, she was quite familiar with the discription, but the fact that she wasn’t looking in a mirror threw her completely off. She was a perfect twin, right down to the scowl of irritation and the silver bar of her rank and grade.</w:t>
      </w:r>
    </w:p>
    <w:p w:rsidR="0008581E" w:rsidRPr="00B3633A" w:rsidRDefault="0008581E">
      <w:pPr>
        <w:pStyle w:val="0DraftNormal"/>
        <w:rPr>
          <w:rFonts w:ascii="Montserrat" w:hAnsi="Montserrat"/>
          <w:sz w:val="24"/>
        </w:rPr>
      </w:pPr>
    </w:p>
    <w:p w:rsidR="0008581E" w:rsidRPr="00B3633A" w:rsidRDefault="0008581E">
      <w:pPr>
        <w:pStyle w:val="0DraftNormal"/>
        <w:rPr>
          <w:rFonts w:ascii="Montserrat" w:hAnsi="Montserrat"/>
          <w:sz w:val="24"/>
        </w:rPr>
      </w:pPr>
      <w:r w:rsidRPr="00B3633A">
        <w:rPr>
          <w:rFonts w:ascii="Montserrat" w:hAnsi="Montserrat"/>
          <w:sz w:val="24"/>
        </w:rPr>
        <w:t xml:space="preserve">“You’ve got a lot of nerve, slip, playing on my name,” the stranger declared without preamble, “It doesn’t come with the genes, sis! Sure as hell don’t give you the right to home in on my turf!” </w:t>
      </w:r>
    </w:p>
    <w:p w:rsidR="0008581E" w:rsidRPr="00B3633A" w:rsidRDefault="0008581E">
      <w:pPr>
        <w:pStyle w:val="0DraftNormal"/>
        <w:rPr>
          <w:rFonts w:ascii="Montserrat" w:hAnsi="Montserrat"/>
          <w:sz w:val="24"/>
        </w:rPr>
      </w:pPr>
    </w:p>
    <w:p w:rsidR="0008581E" w:rsidRPr="00B3633A" w:rsidRDefault="0008581E">
      <w:pPr>
        <w:pStyle w:val="0DraftNormal"/>
        <w:rPr>
          <w:rFonts w:ascii="Montserrat" w:hAnsi="Montserrat"/>
          <w:sz w:val="24"/>
        </w:rPr>
      </w:pPr>
      <w:r w:rsidRPr="00B3633A">
        <w:rPr>
          <w:rFonts w:ascii="Montserrat" w:hAnsi="Montserrat"/>
          <w:sz w:val="24"/>
        </w:rPr>
        <w:t xml:space="preserve">(Av) stared at this aghast as the pieces tried to fall together. The other woman paused, reading the confusion on (Av)’s face and some of the fire and brimstone went out of her. She looked at her carefully, “Didn’t know you were on the transfer. I guess it’s fair not to assume you knew I was here. Damn. No doubt what they called you where you came from, she added reaching out to touch (Av)’s braid. “Well, obvious as it is, I already earned it here. Hard luck way to lose your name. Sorry for that. Still, I can’t believe you didn’t figure it out yourself. Whatever. I’m getting it straight now, on this ship </w:t>
      </w:r>
      <w:r w:rsidRPr="00B3633A">
        <w:rPr>
          <w:rFonts w:ascii="Montserrat" w:hAnsi="Montserrat"/>
          <w:i/>
          <w:sz w:val="24"/>
        </w:rPr>
        <w:t xml:space="preserve">I </w:t>
      </w:r>
      <w:r w:rsidRPr="00B3633A">
        <w:rPr>
          <w:rFonts w:ascii="Montserrat" w:hAnsi="Montserrat"/>
          <w:sz w:val="24"/>
        </w:rPr>
        <w:t>am...”</w:t>
      </w:r>
    </w:p>
    <w:p w:rsidR="0008581E" w:rsidRPr="00B3633A" w:rsidRDefault="0008581E">
      <w:pPr>
        <w:pStyle w:val="0DraftNormal"/>
        <w:rPr>
          <w:rFonts w:ascii="Montserrat" w:hAnsi="Montserrat"/>
          <w:sz w:val="24"/>
        </w:rPr>
      </w:pPr>
    </w:p>
    <w:p w:rsidR="0008581E" w:rsidRPr="00B3633A" w:rsidRDefault="0008581E">
      <w:pPr>
        <w:pStyle w:val="0DraftNormal"/>
        <w:rPr>
          <w:rFonts w:ascii="Montserrat" w:hAnsi="Montserrat"/>
          <w:sz w:val="24"/>
        </w:rPr>
      </w:pPr>
      <w:r w:rsidRPr="00B3633A">
        <w:rPr>
          <w:rFonts w:ascii="Montserrat" w:hAnsi="Montserrat"/>
          <w:sz w:val="24"/>
        </w:rPr>
        <w:t>“Red,” (Av) interrupted, having finally figured it all out. “I... got that now. Sorry.” The answer was so obvious she hadn’t even thought of it. How long had it been, anyway? She had been a child when she had gone in for the draft. That was the price for freedom and rights in the Aegis. In exchange for a genetic sample, a person got citizenship. The sample went to the military labs. She held out her hand, in fascination, “Nice to meet you.”</w:t>
      </w:r>
    </w:p>
    <w:p w:rsidR="0008581E" w:rsidRPr="00B3633A" w:rsidRDefault="0008581E">
      <w:pPr>
        <w:pStyle w:val="0DraftNormal"/>
        <w:rPr>
          <w:rFonts w:ascii="Montserrat" w:hAnsi="Montserrat"/>
          <w:sz w:val="24"/>
        </w:rPr>
      </w:pPr>
    </w:p>
    <w:p w:rsidR="0008581E" w:rsidRPr="00B3633A" w:rsidRDefault="0008581E">
      <w:pPr>
        <w:pStyle w:val="0DraftNormal"/>
        <w:rPr>
          <w:rFonts w:ascii="Montserrat" w:hAnsi="Montserrat"/>
          <w:sz w:val="24"/>
        </w:rPr>
      </w:pPr>
      <w:r w:rsidRPr="00B3633A">
        <w:rPr>
          <w:rFonts w:ascii="Montserrat" w:hAnsi="Montserrat"/>
          <w:sz w:val="24"/>
        </w:rPr>
        <w:t>Red, looked at her hand. At her. Then she clasped it and shook, forgiving (Av) that far. “A pleasure.” Red folded her hands and took a deep breath to calm herself down. “So, uh,” she glanced back up, “which of us are you? I’m twenty-one.”</w:t>
      </w:r>
    </w:p>
    <w:p w:rsidR="0008581E" w:rsidRPr="00B3633A" w:rsidRDefault="0008581E">
      <w:pPr>
        <w:pStyle w:val="0DraftNormal"/>
        <w:rPr>
          <w:rFonts w:ascii="Montserrat" w:hAnsi="Montserrat"/>
          <w:sz w:val="24"/>
        </w:rPr>
      </w:pPr>
    </w:p>
    <w:p w:rsidR="0008581E" w:rsidRPr="00B3633A" w:rsidRDefault="0008581E">
      <w:pPr>
        <w:pStyle w:val="0DraftNormal"/>
        <w:rPr>
          <w:rFonts w:ascii="Montserrat" w:hAnsi="Montserrat"/>
          <w:sz w:val="24"/>
        </w:rPr>
      </w:pPr>
      <w:r w:rsidRPr="00B3633A">
        <w:rPr>
          <w:rFonts w:ascii="Montserrat" w:hAnsi="Montserrat"/>
          <w:sz w:val="24"/>
        </w:rPr>
        <w:t xml:space="preserve">(Av) reeled. Twenty-one! </w:t>
      </w:r>
      <w:r w:rsidRPr="00B3633A">
        <w:rPr>
          <w:rFonts w:ascii="Montserrat" w:hAnsi="Montserrat"/>
          <w:i/>
          <w:sz w:val="24"/>
        </w:rPr>
        <w:t>How many copies do they make of us!?</w:t>
      </w:r>
      <w:r w:rsidRPr="00B3633A">
        <w:rPr>
          <w:rFonts w:ascii="Montserrat" w:hAnsi="Montserrat"/>
          <w:sz w:val="24"/>
        </w:rPr>
        <w:t xml:space="preserve"> she wondered. (Av) leaned back against the wall and managed to croak, “Congratulations, Red, you just met the original.”</w:t>
      </w:r>
    </w:p>
    <w:p w:rsidR="0008581E" w:rsidRPr="00B3633A" w:rsidRDefault="0008581E">
      <w:pPr>
        <w:pStyle w:val="0DraftNormal"/>
        <w:rPr>
          <w:rFonts w:ascii="Montserrat" w:hAnsi="Montserrat"/>
          <w:sz w:val="24"/>
        </w:rPr>
      </w:pPr>
    </w:p>
    <w:p w:rsidR="0008581E" w:rsidRPr="00B3633A" w:rsidRDefault="0008581E">
      <w:pPr>
        <w:pStyle w:val="0DraftNormal"/>
        <w:rPr>
          <w:rFonts w:ascii="Montserrat" w:hAnsi="Montserrat"/>
          <w:sz w:val="24"/>
        </w:rPr>
      </w:pPr>
      <w:r w:rsidRPr="00B3633A">
        <w:rPr>
          <w:rFonts w:ascii="Montserrat" w:hAnsi="Montserrat"/>
          <w:sz w:val="24"/>
        </w:rPr>
        <w:t>Red’s eyes went wide. “You can’t be serious,” she gasped. “Turn around,” she ordered. (Av) knew what she was after, and turned to face the wall as Red pulled back her collar and flipped her braid over her shoulder. A coded number on the back of her neck gave Red her answer.</w:t>
      </w:r>
    </w:p>
    <w:p w:rsidR="0008581E" w:rsidRPr="00B3633A" w:rsidRDefault="0008581E">
      <w:pPr>
        <w:pStyle w:val="0DraftNormal"/>
        <w:rPr>
          <w:rFonts w:ascii="Montserrat" w:hAnsi="Montserrat"/>
          <w:sz w:val="24"/>
        </w:rPr>
      </w:pPr>
    </w:p>
    <w:p w:rsidR="0008581E" w:rsidRPr="00B3633A" w:rsidRDefault="0008581E">
      <w:pPr>
        <w:pStyle w:val="0DraftNormal"/>
        <w:rPr>
          <w:rFonts w:ascii="Montserrat" w:hAnsi="Montserrat"/>
          <w:sz w:val="24"/>
        </w:rPr>
      </w:pPr>
      <w:r w:rsidRPr="00B3633A">
        <w:rPr>
          <w:rFonts w:ascii="Montserrat" w:hAnsi="Montserrat"/>
          <w:sz w:val="24"/>
        </w:rPr>
        <w:t xml:space="preserve">Red let go of her collar and was staring at her incredulously as she turned to face her again. “It’s true,” she breathed. (Av) nodded slightly. Her duplicate stared at her a moment, then her eyes narrowed. “You’re a template... that makes you a full civ,” she pointed out. (Av) nodded again. Red shook her head in thought, “you can vote, you’re free to move about and live anywhere in the Aegis, invest in or own a business...” (Av) nodded to each of these allegations. “If you want you can own land. You might even be able to inherit land and property from your... that’s right, you had parents. You had a childhood. You’re allowed to have kids of your own. </w:t>
      </w:r>
    </w:p>
    <w:p w:rsidR="0008581E" w:rsidRPr="00B3633A" w:rsidRDefault="0008581E">
      <w:pPr>
        <w:pStyle w:val="0DraftNormal"/>
        <w:rPr>
          <w:rFonts w:ascii="Montserrat" w:hAnsi="Montserrat"/>
          <w:sz w:val="24"/>
        </w:rPr>
      </w:pPr>
    </w:p>
    <w:p w:rsidR="0008581E" w:rsidRPr="00B3633A" w:rsidRDefault="0008581E">
      <w:pPr>
        <w:pStyle w:val="0DraftNormal"/>
        <w:rPr>
          <w:rFonts w:ascii="Montserrat" w:hAnsi="Montserrat"/>
          <w:sz w:val="24"/>
        </w:rPr>
      </w:pPr>
      <w:r w:rsidRPr="00B3633A">
        <w:rPr>
          <w:rFonts w:ascii="Montserrat" w:hAnsi="Montserrat"/>
          <w:sz w:val="24"/>
        </w:rPr>
        <w:t>“Are you insane?” Red turned on her at last, “To give that all up to risk dying out here!?” (Av)’s mouth opened at this attack. Quickly, she bit her tongue as she suddenly saw things from her government sponsered sibling’s perspective. Two different worlds, civs and slips. She got born the hard way and suffered the slings and arrows of growing up, while Red had been born from an accellerated dream with the body of a pre-adolescent. She had been programmed with facts in an assembly line factory for human beings. Her youth had been a woefully bare experience linked into the world through virtual reality, thanks to the modifications that had been spliced into her genes before she had been grown.</w:t>
      </w:r>
    </w:p>
    <w:p w:rsidR="0008581E" w:rsidRPr="00B3633A" w:rsidRDefault="0008581E">
      <w:pPr>
        <w:pStyle w:val="0DraftNormal"/>
        <w:rPr>
          <w:rFonts w:ascii="Montserrat" w:hAnsi="Montserrat"/>
          <w:sz w:val="24"/>
        </w:rPr>
      </w:pPr>
    </w:p>
    <w:p w:rsidR="0008581E" w:rsidRPr="00B3633A" w:rsidRDefault="0008581E">
      <w:pPr>
        <w:pStyle w:val="0DraftNormal"/>
        <w:rPr>
          <w:rFonts w:ascii="Montserrat" w:hAnsi="Montserrat"/>
          <w:sz w:val="24"/>
        </w:rPr>
      </w:pPr>
      <w:r w:rsidRPr="00B3633A">
        <w:rPr>
          <w:rFonts w:ascii="Montserrat" w:hAnsi="Montserrat"/>
          <w:sz w:val="24"/>
        </w:rPr>
        <w:t xml:space="preserve">To a slip, the trappings of normal life was a great and rare reward for those who excelled best. To be recognized as a real person. To have a place on some colony, or even Earth. Like all rewards, it was an illusion. Except for one thing. Depth of experience. The one thing that justified civs like her entering the Academy. A lifetime of rich human experience made them better raw material for positions of rank. </w:t>
      </w:r>
    </w:p>
    <w:p w:rsidR="0008581E" w:rsidRPr="00B3633A" w:rsidRDefault="0008581E">
      <w:pPr>
        <w:pStyle w:val="0DraftNormal"/>
        <w:rPr>
          <w:rFonts w:ascii="Montserrat" w:hAnsi="Montserrat"/>
          <w:sz w:val="24"/>
        </w:rPr>
      </w:pPr>
    </w:p>
    <w:p w:rsidR="0008581E" w:rsidRPr="00B3633A" w:rsidRDefault="0008581E">
      <w:pPr>
        <w:pStyle w:val="0DraftNormal"/>
        <w:rPr>
          <w:rFonts w:ascii="Montserrat" w:hAnsi="Montserrat"/>
          <w:sz w:val="24"/>
        </w:rPr>
      </w:pPr>
      <w:r w:rsidRPr="00B3633A">
        <w:rPr>
          <w:rFonts w:ascii="Montserrat" w:hAnsi="Montserrat"/>
          <w:sz w:val="24"/>
        </w:rPr>
        <w:t>“I’m not the only one taking that risk,” (Av) said with a shrug.</w:t>
      </w:r>
    </w:p>
    <w:p w:rsidR="0008581E" w:rsidRPr="00B3633A" w:rsidRDefault="0008581E">
      <w:pPr>
        <w:pStyle w:val="0DraftNormal"/>
        <w:rPr>
          <w:rFonts w:ascii="Montserrat" w:hAnsi="Montserrat"/>
          <w:sz w:val="24"/>
        </w:rPr>
      </w:pPr>
    </w:p>
    <w:p w:rsidR="0008581E" w:rsidRPr="00B3633A" w:rsidRDefault="0008581E">
      <w:pPr>
        <w:pStyle w:val="0DraftNormal"/>
        <w:rPr>
          <w:rFonts w:ascii="Montserrat" w:hAnsi="Montserrat"/>
          <w:sz w:val="24"/>
        </w:rPr>
      </w:pPr>
      <w:r w:rsidRPr="00B3633A">
        <w:rPr>
          <w:rFonts w:ascii="Montserrat" w:hAnsi="Montserrat"/>
          <w:sz w:val="24"/>
        </w:rPr>
        <w:t>“But why?” Red asked.</w:t>
      </w:r>
    </w:p>
    <w:p w:rsidR="0008581E" w:rsidRPr="00B3633A" w:rsidRDefault="0008581E">
      <w:pPr>
        <w:pStyle w:val="0DraftNormal"/>
        <w:rPr>
          <w:rFonts w:ascii="Montserrat" w:hAnsi="Montserrat"/>
          <w:sz w:val="24"/>
        </w:rPr>
      </w:pPr>
    </w:p>
    <w:p w:rsidR="0008581E" w:rsidRPr="00B3633A" w:rsidRDefault="0008581E">
      <w:pPr>
        <w:pStyle w:val="0DraftNormal"/>
        <w:rPr>
          <w:rFonts w:ascii="Montserrat" w:hAnsi="Montserrat"/>
          <w:sz w:val="24"/>
        </w:rPr>
      </w:pPr>
      <w:r w:rsidRPr="00B3633A">
        <w:rPr>
          <w:rFonts w:ascii="Montserrat" w:hAnsi="Montserrat"/>
          <w:sz w:val="24"/>
        </w:rPr>
        <w:t>(Av) waved it off. “I can’t explain it. I didn’t have a choice, really. Space got into my head a long time ago. I spent my life trying to catch a ride far enough to get it back out there, where it belongs.”</w:t>
      </w:r>
    </w:p>
    <w:p w:rsidR="0008581E" w:rsidRPr="00B3633A" w:rsidRDefault="0008581E">
      <w:pPr>
        <w:pStyle w:val="0DraftNormal"/>
        <w:rPr>
          <w:rFonts w:ascii="Montserrat" w:hAnsi="Montserrat"/>
          <w:sz w:val="24"/>
        </w:rPr>
      </w:pPr>
    </w:p>
    <w:p w:rsidR="0008581E" w:rsidRPr="00B3633A" w:rsidRDefault="0008581E">
      <w:pPr>
        <w:pStyle w:val="0DraftNormal"/>
        <w:rPr>
          <w:rFonts w:ascii="Montserrat" w:hAnsi="Montserrat"/>
          <w:sz w:val="24"/>
        </w:rPr>
      </w:pPr>
      <w:r w:rsidRPr="00B3633A">
        <w:rPr>
          <w:rFonts w:ascii="Montserrat" w:hAnsi="Montserrat"/>
          <w:sz w:val="24"/>
        </w:rPr>
        <w:t>(Av) looked up and met a gaze full of pained empathy. Without a word, Red wrapped her up in a hard embrace. A moment of wordless understanding passed between them and a thread of fear wove its way into (Av)’s soul. When (Av) started shaking Red whispered, “I’m sorry, I’m so sorry. you would have found out eventually, but I wish it hadn’t been because of me.”</w:t>
      </w:r>
    </w:p>
    <w:p w:rsidR="0008581E" w:rsidRPr="00B3633A" w:rsidRDefault="0008581E">
      <w:pPr>
        <w:pStyle w:val="0DraftNormal"/>
        <w:rPr>
          <w:rFonts w:ascii="Montserrat" w:hAnsi="Montserrat"/>
          <w:sz w:val="24"/>
        </w:rPr>
      </w:pPr>
    </w:p>
    <w:p w:rsidR="0008581E" w:rsidRPr="00B3633A" w:rsidRDefault="0008581E">
      <w:pPr>
        <w:pStyle w:val="0DraftNormal"/>
        <w:rPr>
          <w:rFonts w:ascii="Montserrat" w:hAnsi="Montserrat"/>
          <w:sz w:val="24"/>
        </w:rPr>
      </w:pPr>
      <w:r w:rsidRPr="00B3633A">
        <w:rPr>
          <w:rFonts w:ascii="Montserrat" w:hAnsi="Montserrat"/>
          <w:sz w:val="24"/>
        </w:rPr>
        <w:t>After a few moments, (Av) wrapped her arms around her double. “How long?” she asked simply.</w:t>
      </w:r>
    </w:p>
    <w:p w:rsidR="0008581E" w:rsidRPr="00B3633A" w:rsidRDefault="0008581E">
      <w:pPr>
        <w:pStyle w:val="0DraftNormal"/>
        <w:rPr>
          <w:rFonts w:ascii="Montserrat" w:hAnsi="Montserrat"/>
          <w:sz w:val="24"/>
        </w:rPr>
      </w:pPr>
    </w:p>
    <w:p w:rsidR="0008581E" w:rsidRPr="00B3633A" w:rsidRDefault="0008581E">
      <w:pPr>
        <w:pStyle w:val="0DraftNormal"/>
        <w:rPr>
          <w:rFonts w:ascii="Montserrat" w:hAnsi="Montserrat"/>
          <w:sz w:val="24"/>
        </w:rPr>
      </w:pPr>
      <w:r w:rsidRPr="00B3633A">
        <w:rPr>
          <w:rFonts w:ascii="Montserrat" w:hAnsi="Montserrat"/>
          <w:sz w:val="24"/>
        </w:rPr>
        <w:t>“Thirteen years in the deep, and I still can’t sleep,” the other answered. “That’s why...” she struggled with it. “That’s why I don’t sleep alone,” she finally allowed. “Not if I can help it.” The rest of the picture filled itself in, and sovled the mystery of the almost endless advances that quickened at the sight of her face. She flAsiaed suddenly on Lieutennant O’Hallan tangled in her embrace, making love to another woman in his mind and not even realizing it.</w:t>
      </w:r>
    </w:p>
    <w:p w:rsidR="0008581E" w:rsidRPr="00B3633A" w:rsidRDefault="0008581E">
      <w:pPr>
        <w:pStyle w:val="0DraftNormal"/>
        <w:rPr>
          <w:rFonts w:ascii="Montserrat" w:hAnsi="Montserrat"/>
          <w:sz w:val="24"/>
        </w:rPr>
      </w:pPr>
    </w:p>
    <w:p w:rsidR="0008581E" w:rsidRPr="00B3633A" w:rsidRDefault="0008581E">
      <w:pPr>
        <w:pStyle w:val="0DraftNormal"/>
        <w:rPr>
          <w:rFonts w:ascii="Montserrat" w:hAnsi="Montserrat"/>
          <w:sz w:val="24"/>
        </w:rPr>
      </w:pPr>
      <w:r w:rsidRPr="00B3633A">
        <w:rPr>
          <w:rFonts w:ascii="Montserrat" w:hAnsi="Montserrat"/>
          <w:sz w:val="24"/>
        </w:rPr>
        <w:t>“Does he know?” she asked guiltily, not sure who it would wound most. Red shook her head but said nothing. “We have to tell him,” she said after a moment. A wordless nod this time.</w:t>
      </w:r>
    </w:p>
    <w:p w:rsidR="0008581E" w:rsidRPr="00B3633A" w:rsidRDefault="0008581E">
      <w:pPr>
        <w:pStyle w:val="0DraftNormal"/>
        <w:rPr>
          <w:rFonts w:ascii="Montserrat" w:hAnsi="Montserrat"/>
          <w:sz w:val="24"/>
        </w:rPr>
      </w:pPr>
    </w:p>
    <w:p w:rsidR="0008581E" w:rsidRPr="00B3633A" w:rsidRDefault="0008581E">
      <w:pPr>
        <w:pStyle w:val="0DraftNormal"/>
        <w:rPr>
          <w:rFonts w:ascii="Montserrat" w:hAnsi="Montserrat"/>
          <w:sz w:val="24"/>
        </w:rPr>
      </w:pPr>
      <w:r w:rsidRPr="00B3633A">
        <w:rPr>
          <w:rFonts w:ascii="Montserrat" w:hAnsi="Montserrat"/>
          <w:sz w:val="24"/>
        </w:rPr>
        <w:t>While they stood there leaning in each other’s arms, a pair of footsteps intruded. They disengaged slowly and looked up when they noticed the person had pulled up short beside them. “Hii Rick,” Red said shamelessly. “Captain,” from (Av).</w:t>
      </w:r>
    </w:p>
    <w:p w:rsidR="0008581E" w:rsidRPr="00B3633A" w:rsidRDefault="0008581E">
      <w:pPr>
        <w:pStyle w:val="0DraftNormal"/>
        <w:rPr>
          <w:rFonts w:ascii="Montserrat" w:hAnsi="Montserrat"/>
          <w:sz w:val="24"/>
        </w:rPr>
      </w:pPr>
    </w:p>
    <w:p w:rsidR="0008581E" w:rsidRPr="00B3633A" w:rsidRDefault="0008581E">
      <w:pPr>
        <w:pStyle w:val="0DraftNormal"/>
        <w:rPr>
          <w:rFonts w:ascii="Montserrat" w:hAnsi="Montserrat"/>
          <w:sz w:val="24"/>
        </w:rPr>
      </w:pPr>
      <w:r w:rsidRPr="00B3633A">
        <w:rPr>
          <w:rFonts w:ascii="Montserrat" w:hAnsi="Montserrat"/>
          <w:sz w:val="24"/>
        </w:rPr>
        <w:t>“Family reunion, ladies?” he asked dryly. Red wrinkled her nose at him in response. He grinned and leaned against the bulkhead. “I’m sorry, things were so busy I neglected to introduce the two of you,” he apologised with a devilish smile.</w:t>
      </w:r>
    </w:p>
    <w:p w:rsidR="0008581E" w:rsidRPr="00B3633A" w:rsidRDefault="0008581E">
      <w:pPr>
        <w:pStyle w:val="0DraftNormal"/>
        <w:rPr>
          <w:rFonts w:ascii="Montserrat" w:hAnsi="Montserrat"/>
          <w:sz w:val="24"/>
        </w:rPr>
      </w:pPr>
    </w:p>
    <w:p w:rsidR="0008581E" w:rsidRPr="00B3633A" w:rsidRDefault="0008581E">
      <w:pPr>
        <w:pStyle w:val="0DraftNormal"/>
        <w:rPr>
          <w:rFonts w:ascii="Montserrat" w:hAnsi="Montserrat"/>
          <w:sz w:val="24"/>
        </w:rPr>
      </w:pPr>
      <w:r w:rsidRPr="00B3633A">
        <w:rPr>
          <w:rFonts w:ascii="Montserrat" w:hAnsi="Montserrat"/>
          <w:sz w:val="24"/>
        </w:rPr>
        <w:t xml:space="preserve"> “Alt put you up to it, didn’t she?” (Av) crossed her arms and challenged. He merely chuckled under her glare. “I thought so. Mind if I ask what you’re doing wandering out at this hour?” she asked, suddenly aware how late it was.</w:t>
      </w:r>
    </w:p>
    <w:p w:rsidR="0008581E" w:rsidRPr="00B3633A" w:rsidRDefault="0008581E">
      <w:pPr>
        <w:pStyle w:val="0DraftNormal"/>
        <w:rPr>
          <w:rFonts w:ascii="Montserrat" w:hAnsi="Montserrat"/>
          <w:sz w:val="24"/>
        </w:rPr>
      </w:pPr>
    </w:p>
    <w:p w:rsidR="0008581E" w:rsidRPr="00B3633A" w:rsidRDefault="0008581E">
      <w:pPr>
        <w:pStyle w:val="0DraftNormal"/>
        <w:rPr>
          <w:rFonts w:ascii="Montserrat" w:hAnsi="Montserrat"/>
          <w:sz w:val="24"/>
        </w:rPr>
      </w:pPr>
      <w:r w:rsidRPr="00B3633A">
        <w:rPr>
          <w:rFonts w:ascii="Montserrat" w:hAnsi="Montserrat"/>
          <w:sz w:val="24"/>
        </w:rPr>
        <w:t>“Couldn’t sleep,” he admitted. “I thought I’d go down to the gym and use the pool. At this hour it ought to be empty.” (Av) and Red exchanged a glance, and premptorily invited themselves along.</w:t>
      </w:r>
    </w:p>
    <w:p w:rsidR="0008581E" w:rsidRPr="00B3633A" w:rsidRDefault="0008581E">
      <w:pPr>
        <w:pStyle w:val="0DraftNormal"/>
        <w:rPr>
          <w:rFonts w:ascii="Montserrat" w:hAnsi="Montserrat"/>
          <w:sz w:val="24"/>
        </w:rPr>
      </w:pPr>
    </w:p>
    <w:p w:rsidR="0008581E" w:rsidRPr="00B3633A" w:rsidRDefault="0008581E">
      <w:pPr>
        <w:pStyle w:val="0DraftNormal"/>
        <w:rPr>
          <w:rFonts w:ascii="Montserrat" w:hAnsi="Montserrat"/>
          <w:sz w:val="24"/>
        </w:rPr>
      </w:pPr>
      <w:r w:rsidRPr="00B3633A">
        <w:rPr>
          <w:rFonts w:ascii="Montserrat" w:hAnsi="Montserrat"/>
          <w:sz w:val="24"/>
        </w:rPr>
        <w:t xml:space="preserve">evening </w:t>
      </w:r>
    </w:p>
    <w:p w:rsidR="0008581E" w:rsidRPr="00B3633A" w:rsidRDefault="0008581E">
      <w:pPr>
        <w:pStyle w:val="0DraftNormal"/>
        <w:rPr>
          <w:rFonts w:ascii="Montserrat" w:hAnsi="Montserrat"/>
          <w:sz w:val="24"/>
        </w:rPr>
      </w:pPr>
    </w:p>
    <w:p w:rsidR="0008581E" w:rsidRPr="00B3633A" w:rsidRDefault="0008581E">
      <w:pPr>
        <w:pStyle w:val="0DraftNormal"/>
        <w:rPr>
          <w:rFonts w:ascii="Montserrat" w:hAnsi="Montserrat"/>
          <w:sz w:val="24"/>
        </w:rPr>
      </w:pPr>
      <w:r w:rsidRPr="00B3633A">
        <w:rPr>
          <w:rFonts w:ascii="Montserrat" w:hAnsi="Montserrat"/>
          <w:sz w:val="24"/>
        </w:rPr>
        <w:t xml:space="preserve">"Who are you?" she asked suddenly, as if seeing him for the first time. The candlelight gave her eye a distracting glint, transforming the shock and uncertainty in her expression into a look that was indefinably alluring. He regarded her in the dim light with calculated quiet. Only nineteen years old, she was already an exotic young woman. The candle light transformed her mane of red hair into a blaze. Reflecting in prismatic grey eyes—which he knew to shift according to her moods. Her face had a feline cast and a mother of pearl complexion. Her lithe frame, sculpted by a lifetime of athletic and acrobatic activity held a perfect balance between strength and suppleness. Muscles that would be sharply defined in motion now lay smooth and unobtrusive, at rest. Only enough bodyfat to suggest youth and femininity of contour lay under her taut skin. She unabAsiaedly wore a skin tight body glove of pristine white that sheathed her from the tips of fingers and toes to the top of her elegant throat. Light weight, and breathable, on her it was literally a second skin. Naturally, she had the most practical of reasons for almost always wearing it. </w:t>
      </w:r>
    </w:p>
    <w:p w:rsidR="0008581E" w:rsidRPr="00B3633A" w:rsidRDefault="0008581E">
      <w:pPr>
        <w:pStyle w:val="0DraftNormal"/>
        <w:rPr>
          <w:rFonts w:ascii="Montserrat" w:hAnsi="Montserrat"/>
          <w:sz w:val="24"/>
        </w:rPr>
      </w:pPr>
    </w:p>
    <w:p w:rsidR="0008581E" w:rsidRPr="00B3633A" w:rsidRDefault="0008581E">
      <w:pPr>
        <w:pStyle w:val="0DraftNormal"/>
        <w:rPr>
          <w:rFonts w:ascii="Montserrat" w:hAnsi="Montserrat"/>
          <w:sz w:val="24"/>
        </w:rPr>
      </w:pPr>
      <w:r w:rsidRPr="00B3633A">
        <w:rPr>
          <w:rFonts w:ascii="Montserrat" w:hAnsi="Montserrat"/>
          <w:sz w:val="24"/>
        </w:rPr>
        <w:t xml:space="preserve">The weight of her question pressed on him. He had known her for several months, intimitely for more than a few of those. Why had she asked that question now? He held her eye and watched as confusion and alarm tried to veil what had really been behind her inquiry. He tried to frame an answer, but words suddenly failed him. He lifted his glass to his lips and sipped, carefully maintaining eye contact. Darkness devoured her irises as her eyes dilated. The wine was cold and sour as he swallowed. </w:t>
      </w:r>
      <w:r w:rsidRPr="00B3633A">
        <w:rPr>
          <w:rFonts w:ascii="Montserrat" w:hAnsi="Montserrat"/>
          <w:i/>
          <w:sz w:val="24"/>
        </w:rPr>
        <w:t>Who am I?</w:t>
      </w:r>
      <w:r w:rsidRPr="00B3633A">
        <w:rPr>
          <w:rFonts w:ascii="Montserrat" w:hAnsi="Montserrat"/>
          <w:sz w:val="24"/>
        </w:rPr>
        <w:t xml:space="preserve"> he pondered. How could he seriously answer that? He was tempted to respond with the question: </w:t>
      </w:r>
      <w:r w:rsidRPr="00B3633A">
        <w:rPr>
          <w:rFonts w:ascii="Montserrat" w:hAnsi="Montserrat"/>
          <w:i/>
          <w:sz w:val="24"/>
        </w:rPr>
        <w:t>Who do you think I am?</w:t>
      </w:r>
      <w:r w:rsidRPr="00B3633A">
        <w:rPr>
          <w:rFonts w:ascii="Montserrat" w:hAnsi="Montserrat"/>
          <w:sz w:val="24"/>
        </w:rPr>
        <w:t xml:space="preserve"> But he really wasn't sure if he wanted to hear her answer.</w:t>
      </w:r>
    </w:p>
    <w:p w:rsidR="0008581E" w:rsidRPr="00B3633A" w:rsidRDefault="0008581E">
      <w:pPr>
        <w:pStyle w:val="0DraftNormal"/>
        <w:rPr>
          <w:rFonts w:ascii="Montserrat" w:hAnsi="Montserrat"/>
          <w:sz w:val="24"/>
        </w:rPr>
      </w:pPr>
    </w:p>
    <w:p w:rsidR="0008581E" w:rsidRPr="00B3633A" w:rsidRDefault="0008581E">
      <w:pPr>
        <w:pStyle w:val="0DraftNormal"/>
        <w:rPr>
          <w:rFonts w:ascii="Montserrat" w:hAnsi="Montserrat"/>
          <w:sz w:val="24"/>
        </w:rPr>
      </w:pPr>
      <w:r w:rsidRPr="00B3633A">
        <w:rPr>
          <w:rFonts w:ascii="Montserrat" w:hAnsi="Montserrat"/>
          <w:sz w:val="24"/>
        </w:rPr>
        <w:t>She seemed to read the difficulty she had imposed on him and demured, "I'm sorry. That was a ridiculous question."</w:t>
      </w:r>
    </w:p>
    <w:p w:rsidR="0008581E" w:rsidRPr="00B3633A" w:rsidRDefault="0008581E">
      <w:pPr>
        <w:pStyle w:val="0DraftNormal"/>
        <w:rPr>
          <w:rFonts w:ascii="Montserrat" w:hAnsi="Montserrat"/>
          <w:sz w:val="24"/>
        </w:rPr>
      </w:pPr>
    </w:p>
    <w:p w:rsidR="0008581E" w:rsidRPr="00B3633A" w:rsidRDefault="0008581E">
      <w:pPr>
        <w:pStyle w:val="0DraftNormal"/>
        <w:rPr>
          <w:rFonts w:ascii="Montserrat" w:hAnsi="Montserrat"/>
          <w:sz w:val="24"/>
        </w:rPr>
      </w:pPr>
      <w:r w:rsidRPr="00B3633A">
        <w:rPr>
          <w:rFonts w:ascii="Montserrat" w:hAnsi="Montserrat"/>
          <w:sz w:val="24"/>
        </w:rPr>
        <w:t>He still held her gaze; passing her a quick smile he responded, "Perhaps. Perhaps not. In any case, it is not an easy question to answer."</w:t>
      </w:r>
    </w:p>
    <w:p w:rsidR="0008581E" w:rsidRPr="00B3633A" w:rsidRDefault="0008581E">
      <w:pPr>
        <w:pStyle w:val="0DraftNormal"/>
        <w:rPr>
          <w:rFonts w:ascii="Montserrat" w:hAnsi="Montserrat"/>
          <w:sz w:val="24"/>
        </w:rPr>
      </w:pPr>
    </w:p>
    <w:p w:rsidR="0008581E" w:rsidRPr="00B3633A" w:rsidRDefault="0008581E">
      <w:pPr>
        <w:pStyle w:val="0DraftNormal"/>
        <w:rPr>
          <w:rFonts w:ascii="Montserrat" w:hAnsi="Montserrat"/>
          <w:sz w:val="24"/>
        </w:rPr>
      </w:pPr>
      <w:r w:rsidRPr="00B3633A">
        <w:rPr>
          <w:rFonts w:ascii="Montserrat" w:hAnsi="Montserrat"/>
          <w:sz w:val="24"/>
        </w:rPr>
        <w:t>She raised an eyebrow.</w:t>
      </w:r>
    </w:p>
    <w:p w:rsidR="0008581E" w:rsidRPr="00B3633A" w:rsidRDefault="0008581E">
      <w:pPr>
        <w:pStyle w:val="0DraftNormal"/>
        <w:rPr>
          <w:rFonts w:ascii="Montserrat" w:hAnsi="Montserrat"/>
          <w:sz w:val="24"/>
        </w:rPr>
      </w:pPr>
    </w:p>
    <w:p w:rsidR="0008581E" w:rsidRPr="00B3633A" w:rsidRDefault="0008581E">
      <w:pPr>
        <w:pStyle w:val="0DraftNormal"/>
        <w:rPr>
          <w:rFonts w:ascii="Montserrat" w:hAnsi="Montserrat"/>
          <w:sz w:val="24"/>
        </w:rPr>
      </w:pPr>
      <w:r w:rsidRPr="00B3633A">
        <w:rPr>
          <w:rFonts w:ascii="Montserrat" w:hAnsi="Montserrat"/>
          <w:sz w:val="24"/>
        </w:rPr>
        <w:t xml:space="preserve">He leaned back and collected himself, casually. Given the hour, and the turn of conversation, he felt rather out of place with reality. No doubt she did too. He fished abstractly for a line of reasoning, "It is easy for us to grow used to a name or a face and think that we can know the person behind them. But, as perhaps you have felt, we never really know. It is scary to look at a friend or lover and suddenly </w:t>
      </w:r>
      <w:r w:rsidRPr="00B3633A">
        <w:rPr>
          <w:rFonts w:ascii="Montserrat" w:hAnsi="Montserrat"/>
          <w:i/>
          <w:sz w:val="24"/>
        </w:rPr>
        <w:t>realize</w:t>
      </w:r>
      <w:r w:rsidRPr="00B3633A">
        <w:rPr>
          <w:rFonts w:ascii="Montserrat" w:hAnsi="Montserrat"/>
          <w:sz w:val="24"/>
        </w:rPr>
        <w:t xml:space="preserve"> you don't really know who you are dealing with. To suddenly find yourself alone with a stranger. I wish I knew why it happens; but I don't."</w:t>
      </w:r>
    </w:p>
    <w:p w:rsidR="0008581E" w:rsidRPr="00B3633A" w:rsidRDefault="0008581E">
      <w:pPr>
        <w:pStyle w:val="0DraftNormal"/>
        <w:rPr>
          <w:rFonts w:ascii="Montserrat" w:hAnsi="Montserrat"/>
          <w:sz w:val="24"/>
        </w:rPr>
      </w:pPr>
    </w:p>
    <w:p w:rsidR="0008581E" w:rsidRPr="00B3633A" w:rsidRDefault="0008581E">
      <w:pPr>
        <w:pStyle w:val="0DraftNormal"/>
        <w:rPr>
          <w:rFonts w:ascii="Montserrat" w:hAnsi="Montserrat"/>
          <w:sz w:val="24"/>
        </w:rPr>
      </w:pPr>
      <w:r w:rsidRPr="00B3633A">
        <w:rPr>
          <w:rFonts w:ascii="Montserrat" w:hAnsi="Montserrat"/>
          <w:sz w:val="24"/>
        </w:rPr>
        <w:t>She shifted and glanced away uncomfortably. The pause began to grow long. "Maybe that happens sometimes. That's not the way I felt, though," she murmured, seeking out his eyes again. There was something challenging and dangerous in the look.</w:t>
      </w:r>
    </w:p>
    <w:p w:rsidR="0008581E" w:rsidRPr="00B3633A" w:rsidRDefault="0008581E">
      <w:pPr>
        <w:pStyle w:val="0DraftNormal"/>
        <w:rPr>
          <w:rFonts w:ascii="Montserrat" w:hAnsi="Montserrat"/>
          <w:sz w:val="24"/>
        </w:rPr>
      </w:pPr>
    </w:p>
    <w:p w:rsidR="0008581E" w:rsidRPr="00B3633A" w:rsidRDefault="0008581E">
      <w:pPr>
        <w:pStyle w:val="0DraftNormal"/>
        <w:rPr>
          <w:rFonts w:ascii="Montserrat" w:hAnsi="Montserrat"/>
          <w:sz w:val="24"/>
        </w:rPr>
      </w:pPr>
      <w:r w:rsidRPr="00B3633A">
        <w:rPr>
          <w:rFonts w:ascii="Montserrat" w:hAnsi="Montserrat"/>
          <w:sz w:val="24"/>
        </w:rPr>
        <w:t>He looked down, his eyes shaded by dark eyelAsiaes. "I was afraid of that," he breathed.</w:t>
      </w:r>
    </w:p>
    <w:p w:rsidR="0008581E" w:rsidRPr="00B3633A" w:rsidRDefault="0008581E">
      <w:pPr>
        <w:pStyle w:val="0DraftNormal"/>
        <w:rPr>
          <w:rFonts w:ascii="Montserrat" w:hAnsi="Montserrat"/>
          <w:sz w:val="24"/>
        </w:rPr>
      </w:pPr>
    </w:p>
    <w:p w:rsidR="0008581E" w:rsidRPr="00B3633A" w:rsidRDefault="0008581E">
      <w:pPr>
        <w:pStyle w:val="0DraftNormal"/>
        <w:rPr>
          <w:rFonts w:ascii="Montserrat" w:hAnsi="Montserrat"/>
          <w:sz w:val="24"/>
        </w:rPr>
      </w:pPr>
      <w:r w:rsidRPr="00B3633A">
        <w:rPr>
          <w:rFonts w:ascii="Montserrat" w:hAnsi="Montserrat"/>
          <w:sz w:val="24"/>
        </w:rPr>
        <w:t xml:space="preserve">"Why?" she pried. Sliding closer to him she was able to lean in and look up into his eyes. He could feel the weight of her body on his legs. </w:t>
      </w:r>
    </w:p>
    <w:p w:rsidR="0008581E" w:rsidRPr="00B3633A" w:rsidRDefault="0008581E">
      <w:pPr>
        <w:pStyle w:val="0DraftNormal"/>
        <w:rPr>
          <w:rFonts w:ascii="Montserrat" w:hAnsi="Montserrat"/>
          <w:sz w:val="24"/>
        </w:rPr>
      </w:pPr>
    </w:p>
    <w:p w:rsidR="0008581E" w:rsidRPr="00B3633A" w:rsidRDefault="0008581E">
      <w:pPr>
        <w:pStyle w:val="0DraftNormal"/>
        <w:rPr>
          <w:rFonts w:ascii="Montserrat" w:hAnsi="Montserrat"/>
          <w:sz w:val="24"/>
        </w:rPr>
      </w:pPr>
      <w:r w:rsidRPr="00B3633A">
        <w:rPr>
          <w:rFonts w:ascii="Montserrat" w:hAnsi="Montserrat"/>
          <w:sz w:val="24"/>
        </w:rPr>
        <w:t>He boldly matched her gaze, "You asked me who I was. Not because I suddenly seemed alien to you. Rather, you suddenly felt that you knew me too well, no?"</w:t>
      </w:r>
    </w:p>
    <w:p w:rsidR="0008581E" w:rsidRPr="00B3633A" w:rsidRDefault="0008581E">
      <w:pPr>
        <w:pStyle w:val="0DraftNormal"/>
        <w:rPr>
          <w:rFonts w:ascii="Montserrat" w:hAnsi="Montserrat"/>
          <w:sz w:val="24"/>
        </w:rPr>
      </w:pPr>
    </w:p>
    <w:p w:rsidR="0008581E" w:rsidRPr="00B3633A" w:rsidRDefault="0008581E">
      <w:pPr>
        <w:pStyle w:val="0DraftNormal"/>
        <w:rPr>
          <w:rFonts w:ascii="Montserrat" w:hAnsi="Montserrat"/>
          <w:sz w:val="24"/>
        </w:rPr>
      </w:pPr>
      <w:r w:rsidRPr="00B3633A">
        <w:rPr>
          <w:rFonts w:ascii="Montserrat" w:hAnsi="Montserrat"/>
          <w:sz w:val="24"/>
        </w:rPr>
        <w:t xml:space="preserve">She maintained an even gaze and felt that strange feeling again—something like a subsonic reverbrating within her; unmooring sense of balance. Or stranger still, an ominous plummeting within her like the onset of panic. It came up suddenly. More menacingly. Stronger. She fought inwardly to maintain her grip on herself. </w:t>
      </w:r>
    </w:p>
    <w:p w:rsidR="0008581E" w:rsidRPr="00B3633A" w:rsidRDefault="0008581E">
      <w:pPr>
        <w:pStyle w:val="0DraftNormal"/>
        <w:rPr>
          <w:rFonts w:ascii="Montserrat" w:hAnsi="Montserrat"/>
          <w:sz w:val="24"/>
        </w:rPr>
      </w:pPr>
    </w:p>
    <w:p w:rsidR="0008581E" w:rsidRPr="00B3633A" w:rsidRDefault="0008581E">
      <w:pPr>
        <w:pStyle w:val="0DraftNormal"/>
        <w:rPr>
          <w:rFonts w:ascii="Montserrat" w:hAnsi="Montserrat"/>
          <w:sz w:val="24"/>
        </w:rPr>
      </w:pPr>
      <w:r w:rsidRPr="00B3633A">
        <w:rPr>
          <w:rFonts w:ascii="Montserrat" w:hAnsi="Montserrat"/>
          <w:sz w:val="24"/>
        </w:rPr>
        <w:t>She nodded timidly.</w:t>
      </w:r>
    </w:p>
    <w:p w:rsidR="0008581E" w:rsidRPr="00B3633A" w:rsidRDefault="0008581E">
      <w:pPr>
        <w:pStyle w:val="0DraftNormal"/>
        <w:rPr>
          <w:rFonts w:ascii="Montserrat" w:hAnsi="Montserrat"/>
          <w:sz w:val="24"/>
        </w:rPr>
      </w:pPr>
    </w:p>
    <w:p w:rsidR="0008581E" w:rsidRPr="00B3633A" w:rsidRDefault="0008581E">
      <w:pPr>
        <w:pStyle w:val="0DraftNormal"/>
        <w:rPr>
          <w:rFonts w:ascii="Montserrat" w:hAnsi="Montserrat"/>
          <w:sz w:val="24"/>
        </w:rPr>
      </w:pPr>
      <w:r w:rsidRPr="00B3633A">
        <w:rPr>
          <w:rFonts w:ascii="Montserrat" w:hAnsi="Montserrat"/>
          <w:sz w:val="24"/>
        </w:rPr>
        <w:t>His expression became more resigned. He smiled; it felt ironic and bitter, but not ugly. She extended one of her long fingers to his lips and her look became a touch worried. "I was afraid of that; because I think... maybe... I know why you would," he declared softly.</w:t>
      </w:r>
    </w:p>
    <w:p w:rsidR="0008581E" w:rsidRPr="00B3633A" w:rsidRDefault="0008581E">
      <w:pPr>
        <w:pStyle w:val="0DraftNormal"/>
        <w:rPr>
          <w:rFonts w:ascii="Montserrat" w:hAnsi="Montserrat"/>
          <w:sz w:val="24"/>
        </w:rPr>
      </w:pPr>
    </w:p>
    <w:p w:rsidR="0008581E" w:rsidRPr="00B3633A" w:rsidRDefault="0008581E">
      <w:pPr>
        <w:pStyle w:val="0DraftNormal"/>
        <w:rPr>
          <w:rFonts w:ascii="Montserrat" w:hAnsi="Montserrat"/>
          <w:sz w:val="24"/>
        </w:rPr>
      </w:pPr>
      <w:r w:rsidRPr="00B3633A">
        <w:rPr>
          <w:rFonts w:ascii="Montserrat" w:hAnsi="Montserrat"/>
          <w:sz w:val="24"/>
        </w:rPr>
        <w:t>She frowned. Allowing herself to consider more completely what she had only intuitively gathered. Gradually, yet all at once, it fell together. While it made an incontestable amount of sense, it did—for a fleeting eternity—frighten her out of her mind.</w:t>
      </w:r>
    </w:p>
    <w:p w:rsidR="0008581E" w:rsidRPr="00B3633A" w:rsidRDefault="0008581E">
      <w:pPr>
        <w:pStyle w:val="0DraftNormal"/>
        <w:rPr>
          <w:rFonts w:ascii="Montserrat" w:hAnsi="Montserrat"/>
          <w:sz w:val="24"/>
        </w:rPr>
      </w:pPr>
    </w:p>
    <w:p w:rsidR="0008581E" w:rsidRPr="00B3633A" w:rsidRDefault="0008581E">
      <w:pPr>
        <w:pStyle w:val="0DraftNormal"/>
        <w:rPr>
          <w:rFonts w:ascii="Montserrat" w:hAnsi="Montserrat"/>
          <w:sz w:val="24"/>
        </w:rPr>
      </w:pPr>
      <w:r w:rsidRPr="00B3633A">
        <w:rPr>
          <w:rFonts w:ascii="Montserrat" w:hAnsi="Montserrat"/>
          <w:i/>
          <w:sz w:val="24"/>
        </w:rPr>
        <w:t>You tried to kill me...</w:t>
      </w:r>
    </w:p>
    <w:p w:rsidR="0008581E" w:rsidRPr="00B3633A" w:rsidRDefault="0008581E">
      <w:pPr>
        <w:pStyle w:val="0DraftNormal"/>
        <w:rPr>
          <w:rFonts w:ascii="Montserrat" w:hAnsi="Montserrat"/>
          <w:sz w:val="24"/>
        </w:rPr>
      </w:pPr>
    </w:p>
    <w:p w:rsidR="0008581E" w:rsidRPr="00B3633A" w:rsidRDefault="0008581E">
      <w:pPr>
        <w:pStyle w:val="0DraftNormal"/>
        <w:rPr>
          <w:rFonts w:ascii="Montserrat" w:hAnsi="Montserrat"/>
          <w:sz w:val="24"/>
        </w:rPr>
      </w:pPr>
      <w:r w:rsidRPr="00B3633A">
        <w:rPr>
          <w:rFonts w:ascii="Montserrat" w:hAnsi="Montserrat"/>
          <w:sz w:val="24"/>
        </w:rPr>
        <w:t>"(Av)."</w:t>
      </w:r>
    </w:p>
    <w:p w:rsidR="0008581E" w:rsidRPr="00B3633A" w:rsidRDefault="0008581E">
      <w:pPr>
        <w:pStyle w:val="0DraftNormal"/>
        <w:rPr>
          <w:rFonts w:ascii="Montserrat" w:hAnsi="Montserrat"/>
          <w:sz w:val="24"/>
        </w:rPr>
      </w:pPr>
    </w:p>
    <w:p w:rsidR="0008581E" w:rsidRPr="00B3633A" w:rsidRDefault="0008581E">
      <w:pPr>
        <w:pStyle w:val="0DraftNormal"/>
        <w:rPr>
          <w:rFonts w:ascii="Montserrat" w:hAnsi="Montserrat"/>
          <w:sz w:val="24"/>
        </w:rPr>
      </w:pPr>
      <w:r w:rsidRPr="00B3633A">
        <w:rPr>
          <w:rFonts w:ascii="Montserrat" w:hAnsi="Montserrat"/>
          <w:sz w:val="24"/>
        </w:rPr>
        <w:t>The voice was very far away. She stirred, but her body felt leaden. Sluggish.</w:t>
      </w:r>
    </w:p>
    <w:p w:rsidR="0008581E" w:rsidRPr="00B3633A" w:rsidRDefault="0008581E">
      <w:pPr>
        <w:pStyle w:val="0DraftNormal"/>
        <w:rPr>
          <w:rFonts w:ascii="Montserrat" w:hAnsi="Montserrat"/>
          <w:sz w:val="24"/>
        </w:rPr>
      </w:pPr>
    </w:p>
    <w:p w:rsidR="0008581E" w:rsidRPr="00B3633A" w:rsidRDefault="0008581E">
      <w:pPr>
        <w:pStyle w:val="0DraftNormal"/>
        <w:rPr>
          <w:rFonts w:ascii="Montserrat" w:hAnsi="Montserrat"/>
          <w:sz w:val="24"/>
        </w:rPr>
      </w:pPr>
      <w:r w:rsidRPr="00B3633A">
        <w:rPr>
          <w:rFonts w:ascii="Montserrat" w:hAnsi="Montserrat"/>
          <w:sz w:val="24"/>
        </w:rPr>
        <w:t xml:space="preserve">"Av, come on. Wake up." </w:t>
      </w:r>
    </w:p>
    <w:p w:rsidR="0008581E" w:rsidRPr="00B3633A" w:rsidRDefault="0008581E">
      <w:pPr>
        <w:pStyle w:val="0DraftNormal"/>
        <w:rPr>
          <w:rFonts w:ascii="Montserrat" w:hAnsi="Montserrat"/>
          <w:sz w:val="24"/>
        </w:rPr>
      </w:pPr>
    </w:p>
    <w:p w:rsidR="0008581E" w:rsidRPr="00B3633A" w:rsidRDefault="0008581E">
      <w:pPr>
        <w:pStyle w:val="0DraftNormal"/>
        <w:rPr>
          <w:rFonts w:ascii="Montserrat" w:hAnsi="Montserrat"/>
          <w:sz w:val="24"/>
        </w:rPr>
      </w:pPr>
      <w:r w:rsidRPr="00B3633A">
        <w:rPr>
          <w:rFonts w:ascii="Montserrat" w:hAnsi="Montserrat"/>
          <w:sz w:val="24"/>
        </w:rPr>
        <w:t>She moaned. The world was tumbling around her. She realized that someone was shaking her. Opening her eyes, she saw mostly darkness. "It was a dream," she heard herself say, the sound deep and distant even to her.</w:t>
      </w:r>
    </w:p>
    <w:p w:rsidR="0008581E" w:rsidRPr="00B3633A" w:rsidRDefault="0008581E">
      <w:pPr>
        <w:pStyle w:val="0DraftNormal"/>
        <w:rPr>
          <w:rFonts w:ascii="Montserrat" w:hAnsi="Montserrat"/>
          <w:sz w:val="24"/>
        </w:rPr>
      </w:pPr>
    </w:p>
    <w:p w:rsidR="0008581E" w:rsidRPr="00B3633A" w:rsidRDefault="0008581E">
      <w:pPr>
        <w:pStyle w:val="0DraftNormal"/>
        <w:rPr>
          <w:rFonts w:ascii="Montserrat" w:hAnsi="Montserrat"/>
          <w:sz w:val="24"/>
        </w:rPr>
      </w:pPr>
      <w:r w:rsidRPr="00B3633A">
        <w:rPr>
          <w:rFonts w:ascii="Montserrat" w:hAnsi="Montserrat"/>
          <w:sz w:val="24"/>
        </w:rPr>
        <w:t>He responded with something born of a huff and a short laugh and said, "If so, look around, the dream is still going on."</w:t>
      </w:r>
    </w:p>
    <w:p w:rsidR="0008581E" w:rsidRPr="00B3633A" w:rsidRDefault="0008581E">
      <w:pPr>
        <w:pStyle w:val="0DraftNormal"/>
        <w:rPr>
          <w:rFonts w:ascii="Montserrat" w:hAnsi="Montserrat"/>
          <w:sz w:val="24"/>
        </w:rPr>
      </w:pPr>
    </w:p>
    <w:p w:rsidR="0008581E" w:rsidRPr="00B3633A" w:rsidRDefault="0008581E">
      <w:pPr>
        <w:pStyle w:val="0DraftNormal"/>
        <w:rPr>
          <w:rFonts w:ascii="Montserrat" w:hAnsi="Montserrat"/>
          <w:sz w:val="24"/>
        </w:rPr>
      </w:pPr>
      <w:r w:rsidRPr="00B3633A">
        <w:rPr>
          <w:rFonts w:ascii="Montserrat" w:hAnsi="Montserrat"/>
          <w:sz w:val="24"/>
        </w:rPr>
        <w:t>She sat up and saw him silhouetted by the candle light. He was taller than she, she knew, but kneeling beside her like that, it was hard to tell, really. He had a slim and supple body, the kind either acrobatics or martial arts create. His features were plain, but strong. The anonomous quality that is simply male. She had no idea how old he really was. "Kevin?"</w:t>
      </w:r>
    </w:p>
    <w:p w:rsidR="0008581E" w:rsidRPr="00B3633A" w:rsidRDefault="0008581E">
      <w:pPr>
        <w:pStyle w:val="0DraftNormal"/>
        <w:rPr>
          <w:rFonts w:ascii="Montserrat" w:hAnsi="Montserrat"/>
          <w:sz w:val="24"/>
        </w:rPr>
      </w:pPr>
    </w:p>
    <w:p w:rsidR="0008581E" w:rsidRPr="00B3633A" w:rsidRDefault="0008581E">
      <w:pPr>
        <w:pStyle w:val="0DraftNormal"/>
        <w:rPr>
          <w:rFonts w:ascii="Montserrat" w:hAnsi="Montserrat"/>
          <w:sz w:val="24"/>
        </w:rPr>
      </w:pPr>
      <w:r w:rsidRPr="00B3633A">
        <w:rPr>
          <w:rFonts w:ascii="Montserrat" w:hAnsi="Montserrat"/>
          <w:sz w:val="24"/>
        </w:rPr>
        <w:t>"As good a name as any other," he answered. "Are you all right? What do you remember?"</w:t>
      </w:r>
    </w:p>
    <w:p w:rsidR="0008581E" w:rsidRPr="00B3633A" w:rsidRDefault="0008581E">
      <w:pPr>
        <w:pStyle w:val="0DraftNormal"/>
        <w:rPr>
          <w:rFonts w:ascii="Montserrat" w:hAnsi="Montserrat"/>
          <w:sz w:val="24"/>
        </w:rPr>
      </w:pPr>
    </w:p>
    <w:p w:rsidR="0008581E" w:rsidRPr="00B3633A" w:rsidRDefault="0008581E">
      <w:pPr>
        <w:pStyle w:val="0DraftNormal"/>
        <w:rPr>
          <w:rFonts w:ascii="Montserrat" w:hAnsi="Montserrat"/>
          <w:sz w:val="24"/>
        </w:rPr>
      </w:pPr>
      <w:r w:rsidRPr="00B3633A">
        <w:rPr>
          <w:rFonts w:ascii="Montserrat" w:hAnsi="Montserrat"/>
          <w:sz w:val="24"/>
        </w:rPr>
        <w:t>She glanced around. The room was familiar, in fact it was all too real. His question sank in and she returned her eyes to him. What did she remember? She concentrated, but a wAsia of images engulfed her. Too much. She shook her head, to clear it, and very distinctly heard him sigh. "What?" she asked him a bit sharply.</w:t>
      </w:r>
    </w:p>
    <w:p w:rsidR="0008581E" w:rsidRPr="00B3633A" w:rsidRDefault="0008581E">
      <w:pPr>
        <w:pStyle w:val="0DraftNormal"/>
        <w:rPr>
          <w:rFonts w:ascii="Montserrat" w:hAnsi="Montserrat"/>
          <w:sz w:val="24"/>
        </w:rPr>
      </w:pPr>
    </w:p>
    <w:p w:rsidR="0008581E" w:rsidRPr="00B3633A" w:rsidRDefault="0008581E">
      <w:pPr>
        <w:pStyle w:val="0DraftNormal"/>
        <w:rPr>
          <w:rFonts w:ascii="Montserrat" w:hAnsi="Montserrat"/>
          <w:sz w:val="24"/>
        </w:rPr>
      </w:pPr>
      <w:r w:rsidRPr="00B3633A">
        <w:rPr>
          <w:rFonts w:ascii="Montserrat" w:hAnsi="Montserrat"/>
          <w:sz w:val="24"/>
        </w:rPr>
        <w:t>"Nothing," he replied, gathering up the wine glasses and getting up.</w:t>
      </w:r>
    </w:p>
    <w:p w:rsidR="0008581E" w:rsidRPr="00B3633A" w:rsidRDefault="0008581E">
      <w:pPr>
        <w:pStyle w:val="0DraftNormal"/>
        <w:rPr>
          <w:rFonts w:ascii="Montserrat" w:hAnsi="Montserrat"/>
          <w:sz w:val="24"/>
        </w:rPr>
      </w:pPr>
    </w:p>
    <w:p w:rsidR="0008581E" w:rsidRPr="00B3633A" w:rsidRDefault="0008581E">
      <w:pPr>
        <w:pStyle w:val="0DraftNormal"/>
        <w:rPr>
          <w:rFonts w:ascii="Montserrat" w:hAnsi="Montserrat"/>
          <w:sz w:val="24"/>
        </w:rPr>
      </w:pPr>
      <w:r w:rsidRPr="00B3633A">
        <w:rPr>
          <w:rFonts w:ascii="Montserrat" w:hAnsi="Montserrat"/>
          <w:sz w:val="24"/>
        </w:rPr>
        <w:t>Why did he sound so relieved? He held out a hand to her to help her to her feet. All at once, she did remember. She remembered why she passed out. To both their surprise, she flinched away from him rather violently. Kevin was instantly alarmed.</w:t>
      </w:r>
    </w:p>
    <w:p w:rsidR="0008581E" w:rsidRPr="00B3633A" w:rsidRDefault="0008581E">
      <w:pPr>
        <w:pStyle w:val="0DraftNormal"/>
        <w:rPr>
          <w:rFonts w:ascii="Montserrat" w:hAnsi="Montserrat"/>
          <w:sz w:val="24"/>
        </w:rPr>
      </w:pPr>
    </w:p>
    <w:p w:rsidR="0008581E" w:rsidRPr="00B3633A" w:rsidRDefault="0008581E">
      <w:pPr>
        <w:pStyle w:val="0DraftNormal"/>
        <w:rPr>
          <w:rFonts w:ascii="Montserrat" w:hAnsi="Montserrat"/>
          <w:sz w:val="24"/>
        </w:rPr>
      </w:pPr>
      <w:r w:rsidRPr="00B3633A">
        <w:rPr>
          <w:rFonts w:ascii="Montserrat" w:hAnsi="Montserrat"/>
          <w:sz w:val="24"/>
        </w:rPr>
        <w:t>"You do remember."</w:t>
      </w:r>
    </w:p>
    <w:p w:rsidR="0008581E" w:rsidRPr="00B3633A" w:rsidRDefault="0008581E">
      <w:pPr>
        <w:pStyle w:val="0DraftNormal"/>
        <w:rPr>
          <w:rFonts w:ascii="Montserrat" w:hAnsi="Montserrat"/>
          <w:sz w:val="24"/>
        </w:rPr>
      </w:pPr>
    </w:p>
    <w:p w:rsidR="0008581E" w:rsidRPr="00B3633A" w:rsidRDefault="0008581E">
      <w:pPr>
        <w:pStyle w:val="0DraftNormal"/>
        <w:rPr>
          <w:rFonts w:ascii="Montserrat" w:hAnsi="Montserrat"/>
          <w:sz w:val="24"/>
        </w:rPr>
      </w:pPr>
      <w:r w:rsidRPr="00B3633A">
        <w:rPr>
          <w:rFonts w:ascii="Montserrat" w:hAnsi="Montserrat"/>
          <w:sz w:val="24"/>
        </w:rPr>
        <w:t>"Yes," she barked, her voice unsteady.</w:t>
      </w:r>
    </w:p>
    <w:p w:rsidR="0008581E" w:rsidRPr="00B3633A" w:rsidRDefault="0008581E">
      <w:pPr>
        <w:pStyle w:val="0DraftNormal"/>
        <w:rPr>
          <w:rFonts w:ascii="Montserrat" w:hAnsi="Montserrat"/>
          <w:sz w:val="24"/>
        </w:rPr>
      </w:pPr>
    </w:p>
    <w:p w:rsidR="0008581E" w:rsidRPr="00B3633A" w:rsidRDefault="0008581E">
      <w:pPr>
        <w:pStyle w:val="0DraftNormal"/>
        <w:rPr>
          <w:rFonts w:ascii="Montserrat" w:hAnsi="Montserrat"/>
          <w:sz w:val="24"/>
        </w:rPr>
      </w:pPr>
      <w:r w:rsidRPr="00B3633A">
        <w:rPr>
          <w:rFonts w:ascii="Montserrat" w:hAnsi="Montserrat"/>
          <w:sz w:val="24"/>
        </w:rPr>
        <w:t xml:space="preserve">He lunged quickly, catching her by the arm and hauled her to her feet. She writhed to break his grip, and he had to shake her and growl, "Stop it. Don't be foolish." She felt her body turn to water in the joints and fire in her gut. Tensing in his grip, her mind fought for equilibrium. He caught her eye, "I'm not going to hurt you. Okay?" </w:t>
      </w:r>
    </w:p>
    <w:p w:rsidR="0008581E" w:rsidRPr="00B3633A" w:rsidRDefault="0008581E">
      <w:pPr>
        <w:pStyle w:val="0DraftNormal"/>
        <w:rPr>
          <w:rFonts w:ascii="Montserrat" w:hAnsi="Montserrat"/>
          <w:sz w:val="24"/>
        </w:rPr>
      </w:pPr>
    </w:p>
    <w:p w:rsidR="0008581E" w:rsidRPr="00B3633A" w:rsidRDefault="0008581E">
      <w:pPr>
        <w:pStyle w:val="0DraftNormal"/>
        <w:rPr>
          <w:rFonts w:ascii="Montserrat" w:hAnsi="Montserrat"/>
          <w:sz w:val="24"/>
        </w:rPr>
      </w:pPr>
      <w:r w:rsidRPr="00B3633A">
        <w:rPr>
          <w:rFonts w:ascii="Montserrat" w:hAnsi="Montserrat"/>
          <w:i/>
          <w:sz w:val="24"/>
        </w:rPr>
        <w:t>Trust me.</w:t>
      </w:r>
    </w:p>
    <w:p w:rsidR="0008581E" w:rsidRPr="00B3633A" w:rsidRDefault="0008581E">
      <w:pPr>
        <w:pStyle w:val="0DraftNormal"/>
        <w:rPr>
          <w:rFonts w:ascii="Montserrat" w:hAnsi="Montserrat"/>
          <w:sz w:val="24"/>
        </w:rPr>
      </w:pPr>
    </w:p>
    <w:p w:rsidR="0008581E" w:rsidRPr="00B3633A" w:rsidRDefault="0008581E">
      <w:pPr>
        <w:pStyle w:val="0DraftNormal"/>
        <w:rPr>
          <w:rFonts w:ascii="Montserrat" w:hAnsi="Montserrat"/>
          <w:sz w:val="24"/>
        </w:rPr>
      </w:pPr>
      <w:r w:rsidRPr="00B3633A">
        <w:rPr>
          <w:rFonts w:ascii="Montserrat" w:hAnsi="Montserrat"/>
          <w:sz w:val="24"/>
        </w:rPr>
        <w:t>With some effort, she relaxed and nodded.</w:t>
      </w:r>
    </w:p>
    <w:p w:rsidR="0008581E" w:rsidRPr="00B3633A" w:rsidRDefault="0008581E">
      <w:pPr>
        <w:pStyle w:val="0DraftNormal"/>
        <w:rPr>
          <w:rFonts w:ascii="Montserrat" w:hAnsi="Montserrat"/>
          <w:sz w:val="24"/>
        </w:rPr>
      </w:pPr>
    </w:p>
    <w:p w:rsidR="0008581E" w:rsidRPr="00B3633A" w:rsidRDefault="0008581E">
      <w:pPr>
        <w:pStyle w:val="0DraftNormal"/>
        <w:rPr>
          <w:rFonts w:ascii="Montserrat" w:hAnsi="Montserrat"/>
          <w:sz w:val="24"/>
        </w:rPr>
      </w:pPr>
      <w:r w:rsidRPr="00B3633A">
        <w:rPr>
          <w:rFonts w:ascii="Montserrat" w:hAnsi="Montserrat"/>
          <w:sz w:val="24"/>
        </w:rPr>
        <w:t>He noted this and finally let go of her. "I think we have a lot to talk about."</w:t>
      </w:r>
    </w:p>
    <w:p w:rsidR="0008581E" w:rsidRPr="00B3633A" w:rsidRDefault="0008581E">
      <w:pPr>
        <w:pStyle w:val="0DraftNormal"/>
        <w:rPr>
          <w:rFonts w:ascii="Montserrat" w:hAnsi="Montserrat"/>
          <w:sz w:val="24"/>
        </w:rPr>
      </w:pPr>
    </w:p>
    <w:p w:rsidR="0008581E" w:rsidRPr="00B3633A" w:rsidRDefault="0008581E">
      <w:pPr>
        <w:pStyle w:val="0DraftNormal"/>
        <w:rPr>
          <w:rFonts w:ascii="Montserrat" w:hAnsi="Montserrat"/>
          <w:sz w:val="24"/>
        </w:rPr>
      </w:pPr>
      <w:r w:rsidRPr="00B3633A">
        <w:rPr>
          <w:rFonts w:ascii="Montserrat" w:hAnsi="Montserrat"/>
          <w:sz w:val="24"/>
        </w:rPr>
        <w:t>Again she nodded.</w:t>
      </w:r>
    </w:p>
    <w:p w:rsidR="0008581E" w:rsidRPr="00B3633A" w:rsidRDefault="0008581E">
      <w:pPr>
        <w:pStyle w:val="0DraftNormal"/>
        <w:rPr>
          <w:rFonts w:ascii="Montserrat" w:hAnsi="Montserrat"/>
          <w:sz w:val="24"/>
        </w:rPr>
      </w:pPr>
    </w:p>
    <w:p w:rsidR="0008581E" w:rsidRPr="00B3633A" w:rsidRDefault="0008581E">
      <w:pPr>
        <w:pStyle w:val="0DraftNormal"/>
        <w:rPr>
          <w:rFonts w:ascii="Montserrat" w:hAnsi="Montserrat"/>
          <w:sz w:val="24"/>
        </w:rPr>
      </w:pPr>
      <w:r w:rsidRPr="00B3633A">
        <w:rPr>
          <w:rFonts w:ascii="Montserrat" w:hAnsi="Montserrat"/>
          <w:sz w:val="24"/>
        </w:rPr>
        <w:t>Leading the way, he passed through the ante-kitchen of the casual room to drop off the glasses, and they went out onto the balcony. The early morning air was sharp and cool and helped clear her head. Her fright passed into an odd bewilderment. They stood near the railing and gazed over the city skyline for several long, quiet moments. Like all cities, this one did not sleep; rather, it fitfully emulated its daily business like a fading echo of itself. Bedecked in rainments of light, the sight did not manage to absorb her attention as it usually did. It only reminded her of nights when she woke up from dreams so intimate and yet so frightening in their implications that she had to call them nightmares. Nightmares the likes of which had dominated her nights for longer than she had known Kevin. Though not by much. Nightmares that did not always deign to remain her sleeping companion, but which occasionally caught her in her most intimate moments. Such as she had shared with Kevin. She closed her eyes and hugged herself tight, trying to force this turn of thought out of her mind.</w:t>
      </w:r>
    </w:p>
    <w:p w:rsidR="0008581E" w:rsidRPr="00B3633A" w:rsidRDefault="0008581E">
      <w:pPr>
        <w:pStyle w:val="0DraftNormal"/>
        <w:rPr>
          <w:rFonts w:ascii="Montserrat" w:hAnsi="Montserrat"/>
          <w:sz w:val="24"/>
        </w:rPr>
      </w:pPr>
    </w:p>
    <w:p w:rsidR="0008581E" w:rsidRPr="00B3633A" w:rsidRDefault="0008581E">
      <w:pPr>
        <w:pStyle w:val="0DraftNormal"/>
        <w:rPr>
          <w:rFonts w:ascii="Montserrat" w:hAnsi="Montserrat"/>
          <w:sz w:val="24"/>
        </w:rPr>
      </w:pPr>
      <w:r w:rsidRPr="00B3633A">
        <w:rPr>
          <w:rFonts w:ascii="Montserrat" w:hAnsi="Montserrat"/>
          <w:sz w:val="24"/>
        </w:rPr>
        <w:t>Eventually, Kevin began to speak again.</w:t>
      </w:r>
    </w:p>
    <w:p w:rsidR="0008581E" w:rsidRPr="00B3633A" w:rsidRDefault="0008581E">
      <w:pPr>
        <w:pStyle w:val="0DraftNormal"/>
        <w:rPr>
          <w:rFonts w:ascii="Montserrat" w:hAnsi="Montserrat"/>
          <w:sz w:val="24"/>
        </w:rPr>
      </w:pPr>
    </w:p>
    <w:p w:rsidR="0008581E" w:rsidRPr="00B3633A" w:rsidRDefault="0008581E">
      <w:pPr>
        <w:pStyle w:val="0DraftNormal"/>
        <w:rPr>
          <w:rFonts w:ascii="Montserrat" w:hAnsi="Montserrat"/>
          <w:sz w:val="24"/>
        </w:rPr>
      </w:pPr>
      <w:r w:rsidRPr="00B3633A">
        <w:rPr>
          <w:rFonts w:ascii="Montserrat" w:hAnsi="Montserrat"/>
          <w:sz w:val="24"/>
        </w:rPr>
        <w:t>"We were both a bit distracted, when we first met. There was something odd between us even then. It is a shame we didn't talk about it then. Or at any point up until now. Things might have turned out better, perhaps," he (dai)d. Out of the corner of his eye, he saw her turn to face him at that last part.</w:t>
      </w:r>
    </w:p>
    <w:p w:rsidR="0008581E" w:rsidRPr="00B3633A" w:rsidRDefault="0008581E">
      <w:pPr>
        <w:pStyle w:val="0DraftNormal"/>
        <w:rPr>
          <w:rFonts w:ascii="Montserrat" w:hAnsi="Montserrat"/>
          <w:sz w:val="24"/>
        </w:rPr>
      </w:pPr>
    </w:p>
    <w:p w:rsidR="0008581E" w:rsidRPr="00B3633A" w:rsidRDefault="0008581E">
      <w:pPr>
        <w:pStyle w:val="0DraftNormal"/>
        <w:rPr>
          <w:rFonts w:ascii="Montserrat" w:hAnsi="Montserrat"/>
          <w:sz w:val="24"/>
        </w:rPr>
      </w:pPr>
      <w:r w:rsidRPr="00B3633A">
        <w:rPr>
          <w:rFonts w:ascii="Montserrat" w:hAnsi="Montserrat"/>
          <w:sz w:val="24"/>
        </w:rPr>
        <w:t>"How do you suppose?" she issued, sort of skeptically.</w:t>
      </w:r>
    </w:p>
    <w:p w:rsidR="0008581E" w:rsidRPr="00B3633A" w:rsidRDefault="0008581E">
      <w:pPr>
        <w:pStyle w:val="0DraftNormal"/>
        <w:rPr>
          <w:rFonts w:ascii="Montserrat" w:hAnsi="Montserrat"/>
          <w:sz w:val="24"/>
        </w:rPr>
      </w:pPr>
    </w:p>
    <w:p w:rsidR="0008581E" w:rsidRPr="00B3633A" w:rsidRDefault="0008581E">
      <w:pPr>
        <w:pStyle w:val="0DraftNormal"/>
        <w:rPr>
          <w:rFonts w:ascii="Montserrat" w:hAnsi="Montserrat"/>
          <w:sz w:val="24"/>
        </w:rPr>
      </w:pPr>
      <w:r w:rsidRPr="00B3633A">
        <w:rPr>
          <w:rFonts w:ascii="Montserrat" w:hAnsi="Montserrat"/>
          <w:sz w:val="24"/>
        </w:rPr>
        <w:t>He shrugged. "You remember what we did talk about, don't you?" he returned.</w:t>
      </w:r>
    </w:p>
    <w:p w:rsidR="0008581E" w:rsidRPr="00B3633A" w:rsidRDefault="0008581E">
      <w:pPr>
        <w:pStyle w:val="0DraftNormal"/>
        <w:rPr>
          <w:rFonts w:ascii="Montserrat" w:hAnsi="Montserrat"/>
          <w:sz w:val="24"/>
        </w:rPr>
      </w:pPr>
    </w:p>
    <w:p w:rsidR="0008581E" w:rsidRPr="00B3633A" w:rsidRDefault="0008581E">
      <w:pPr>
        <w:pStyle w:val="0DraftNormal"/>
        <w:rPr>
          <w:rFonts w:ascii="Montserrat" w:hAnsi="Montserrat"/>
          <w:sz w:val="24"/>
        </w:rPr>
      </w:pPr>
      <w:r w:rsidRPr="00B3633A">
        <w:rPr>
          <w:rFonts w:ascii="Montserrat" w:hAnsi="Montserrat"/>
          <w:sz w:val="24"/>
        </w:rPr>
        <w:t>She tilted her head, and her eyes narrowed. They had talked mostly about her job that first night. That was what they usually talked about afterwards, too. It was not exactly a narrow topic. At this time, it was not a comfortable topic, either. Then she caught herself. No. They had not just talked about her job, specifically. They had talked a bit about the research project that she was indirectly involved with as part of her job and through the association of several of her friends. Or professional acquaintances. Now that she had an idea where this was going, she nodded, "I think I know what you mean."</w:t>
      </w:r>
    </w:p>
    <w:p w:rsidR="0008581E" w:rsidRPr="00B3633A" w:rsidRDefault="0008581E">
      <w:pPr>
        <w:pStyle w:val="0DraftNormal"/>
        <w:rPr>
          <w:rFonts w:ascii="Montserrat" w:hAnsi="Montserrat"/>
          <w:sz w:val="24"/>
        </w:rPr>
      </w:pPr>
    </w:p>
    <w:p w:rsidR="0008581E" w:rsidRPr="00B3633A" w:rsidRDefault="0008581E">
      <w:pPr>
        <w:pStyle w:val="0DraftNormal"/>
        <w:rPr>
          <w:rFonts w:ascii="Montserrat" w:hAnsi="Montserrat"/>
          <w:sz w:val="24"/>
        </w:rPr>
      </w:pPr>
      <w:r w:rsidRPr="00B3633A">
        <w:rPr>
          <w:rFonts w:ascii="Montserrat" w:hAnsi="Montserrat"/>
          <w:sz w:val="24"/>
        </w:rPr>
        <w:t>He smiled, "I'll never understand your intuition. Sometimes you understand the strangest things with the most unnatural certainty, and other times you can't even see what's right in front of your face."</w:t>
      </w:r>
    </w:p>
    <w:p w:rsidR="0008581E" w:rsidRPr="00B3633A" w:rsidRDefault="0008581E">
      <w:pPr>
        <w:pStyle w:val="0DraftNormal"/>
        <w:rPr>
          <w:rFonts w:ascii="Montserrat" w:hAnsi="Montserrat"/>
          <w:sz w:val="24"/>
        </w:rPr>
      </w:pPr>
    </w:p>
    <w:p w:rsidR="0008581E" w:rsidRPr="00B3633A" w:rsidRDefault="0008581E">
      <w:pPr>
        <w:pStyle w:val="0DraftNormal"/>
        <w:rPr>
          <w:rFonts w:ascii="Montserrat" w:hAnsi="Montserrat"/>
          <w:sz w:val="24"/>
        </w:rPr>
      </w:pPr>
      <w:r w:rsidRPr="00B3633A">
        <w:rPr>
          <w:rFonts w:ascii="Montserrat" w:hAnsi="Montserrat"/>
          <w:sz w:val="24"/>
        </w:rPr>
        <w:t>She gave him a disparaging look.</w:t>
      </w:r>
    </w:p>
    <w:p w:rsidR="0008581E" w:rsidRPr="00B3633A" w:rsidRDefault="0008581E">
      <w:pPr>
        <w:pStyle w:val="0DraftNormal"/>
        <w:rPr>
          <w:rFonts w:ascii="Montserrat" w:hAnsi="Montserrat"/>
          <w:sz w:val="24"/>
        </w:rPr>
      </w:pPr>
    </w:p>
    <w:p w:rsidR="0008581E" w:rsidRPr="00B3633A" w:rsidRDefault="0008581E">
      <w:pPr>
        <w:pStyle w:val="0DraftNormal"/>
        <w:rPr>
          <w:rFonts w:ascii="Montserrat" w:hAnsi="Montserrat"/>
          <w:sz w:val="24"/>
        </w:rPr>
      </w:pPr>
      <w:r w:rsidRPr="00B3633A">
        <w:rPr>
          <w:rFonts w:ascii="Montserrat" w:hAnsi="Montserrat"/>
          <w:sz w:val="24"/>
        </w:rPr>
        <w:t>"Well, what was it we talked about that first night? Seriously talked about?" he prodded.</w:t>
      </w:r>
    </w:p>
    <w:p w:rsidR="0008581E" w:rsidRPr="00B3633A" w:rsidRDefault="0008581E">
      <w:pPr>
        <w:pStyle w:val="0DraftNormal"/>
        <w:rPr>
          <w:rFonts w:ascii="Montserrat" w:hAnsi="Montserrat"/>
          <w:sz w:val="24"/>
        </w:rPr>
      </w:pPr>
    </w:p>
    <w:p w:rsidR="0008581E" w:rsidRPr="00B3633A" w:rsidRDefault="0008581E">
      <w:pPr>
        <w:pStyle w:val="0DraftNormal"/>
        <w:rPr>
          <w:rFonts w:ascii="Montserrat" w:hAnsi="Montserrat"/>
          <w:sz w:val="24"/>
        </w:rPr>
      </w:pPr>
      <w:r w:rsidRPr="00B3633A">
        <w:rPr>
          <w:rFonts w:ascii="Montserrat" w:hAnsi="Montserrat"/>
          <w:sz w:val="24"/>
        </w:rPr>
        <w:t xml:space="preserve">She set her shoulders. He really meant to tackle this issue. The question that had escaped the brightest minds available. Well, if she was going to touch it, she intended to take it by the throat. "The (athenic paradox)," she answered edgily. </w:t>
      </w:r>
    </w:p>
    <w:p w:rsidR="0008581E" w:rsidRPr="00B3633A" w:rsidRDefault="0008581E">
      <w:pPr>
        <w:pStyle w:val="0DraftNormal"/>
        <w:rPr>
          <w:rFonts w:ascii="Montserrat" w:hAnsi="Montserrat"/>
          <w:sz w:val="24"/>
        </w:rPr>
      </w:pPr>
    </w:p>
    <w:p w:rsidR="0008581E" w:rsidRPr="00B3633A" w:rsidRDefault="00B3633A">
      <w:pPr>
        <w:pStyle w:val="0DraftNormal"/>
        <w:rPr>
          <w:rFonts w:ascii="Montserrat" w:hAnsi="Montserrat"/>
          <w:sz w:val="24"/>
        </w:rPr>
      </w:pPr>
      <w:r w:rsidRPr="00B3633A">
        <w:rPr>
          <w:rFonts w:ascii="Montserrat" w:hAnsi="Montserrat"/>
          <w:noProof/>
          <w:sz w:val="24"/>
        </w:rPr>
        <w:pict>
          <v:rect id="_x0000_s1026" style="position:absolute;margin-left:0;margin-top:0;width:468pt;height:.05pt;z-index:-251662336;mso-position-horizontal-relative:margin" o:allowincell="f" fillcolor="black" stroked="f" strokeweight=".05pt">
            <v:fill color2="black"/>
            <w10:wrap anchorx="margin"/>
          </v:rect>
        </w:pict>
      </w:r>
    </w:p>
    <w:p w:rsidR="0008581E" w:rsidRPr="00B3633A" w:rsidRDefault="0008581E">
      <w:pPr>
        <w:pStyle w:val="0DraftNormal"/>
        <w:rPr>
          <w:rFonts w:ascii="Montserrat" w:hAnsi="Montserrat"/>
          <w:sz w:val="24"/>
        </w:rPr>
      </w:pPr>
    </w:p>
    <w:p w:rsidR="0008581E" w:rsidRPr="00B3633A" w:rsidRDefault="0008581E">
      <w:pPr>
        <w:pStyle w:val="0DraftNormal"/>
        <w:rPr>
          <w:rFonts w:ascii="Montserrat" w:hAnsi="Montserrat"/>
          <w:sz w:val="24"/>
        </w:rPr>
      </w:pPr>
      <w:r w:rsidRPr="00B3633A">
        <w:rPr>
          <w:rFonts w:ascii="Montserrat" w:hAnsi="Montserrat"/>
          <w:b/>
          <w:sz w:val="24"/>
        </w:rPr>
        <w:t>This is too much. Tone it down.</w:t>
      </w:r>
      <w:r w:rsidRPr="00B3633A">
        <w:rPr>
          <w:rFonts w:ascii="Montserrat" w:hAnsi="Montserrat"/>
          <w:sz w:val="24"/>
        </w:rPr>
        <w:t xml:space="preserve"> The (athenic paradox) was an attempt to explain how such an impossible situation could plausibly exist.</w:t>
      </w:r>
    </w:p>
    <w:p w:rsidR="0008581E" w:rsidRPr="00B3633A" w:rsidRDefault="0008581E">
      <w:pPr>
        <w:pStyle w:val="0DraftNormal"/>
        <w:rPr>
          <w:rFonts w:ascii="Montserrat" w:hAnsi="Montserrat"/>
          <w:sz w:val="24"/>
        </w:rPr>
      </w:pPr>
    </w:p>
    <w:p w:rsidR="0008581E" w:rsidRPr="00B3633A" w:rsidRDefault="0008581E">
      <w:pPr>
        <w:pStyle w:val="0DraftNormal"/>
        <w:rPr>
          <w:rFonts w:ascii="Montserrat" w:hAnsi="Montserrat"/>
          <w:sz w:val="24"/>
        </w:rPr>
      </w:pPr>
      <w:r w:rsidRPr="00B3633A">
        <w:rPr>
          <w:rFonts w:ascii="Montserrat" w:hAnsi="Montserrat"/>
          <w:sz w:val="24"/>
        </w:rPr>
        <w:t>She had been here for almost a year before the theory had come into being. Until that point she, and countless others, had wondered if reality itself had gone insane. Like many others before her, she had woken up one day to discover herself in an impossible and unfamiliar world. So impossible, she thought it a dream—except it never ended. The oddest part was that the world was only impossible when you sat down and really thought about it. It seemed natural enough, just looking at it and living in it. One could easily take it for granted. Save for one jarring flaw. The people; their cultures, their knowledge and practices all defied reason. There was no way to explain or account for the presence of such people as she met, in any plausible manner.</w:t>
      </w:r>
    </w:p>
    <w:p w:rsidR="0008581E" w:rsidRPr="00B3633A" w:rsidRDefault="0008581E">
      <w:pPr>
        <w:pStyle w:val="0DraftNormal"/>
        <w:rPr>
          <w:rFonts w:ascii="Montserrat" w:hAnsi="Montserrat"/>
          <w:sz w:val="24"/>
        </w:rPr>
      </w:pPr>
    </w:p>
    <w:p w:rsidR="0008581E" w:rsidRPr="00B3633A" w:rsidRDefault="0008581E">
      <w:pPr>
        <w:pStyle w:val="0DraftNormal"/>
        <w:rPr>
          <w:rFonts w:ascii="Montserrat" w:hAnsi="Montserrat"/>
          <w:sz w:val="24"/>
        </w:rPr>
      </w:pPr>
      <w:r w:rsidRPr="00B3633A">
        <w:rPr>
          <w:rFonts w:ascii="Montserrat" w:hAnsi="Montserrat"/>
          <w:sz w:val="24"/>
        </w:rPr>
        <w:t>Because of this incongruity Av had unwittingly blundered headlong into chaos. The main reason it took a year for anyone to even think of the (athenic paradox) was because almost everyone was at each other's throats. This world—unnamed and unknown to anyone in it—was a virtual smorgasbord of exotic power. There was everything; wealth, technology, magic, knowledge. All one had to do was wrest it from someone else's hands. Naturally, people did so quite exuberantly. While some called it armageddon, it did not even make that much sense. It was simply uncontrolled, mindless, violence. A free-for-all. Fortunately for her, Av was drafted by a faction solely interested in getting out of it. Sort of a mean fortune, though. It only got her more deeply involved. She was young. Imbued with almost inexhaustible raw talent, she rose rapidly into the fighting ranks; to lieutenant commander of an air strike wing. The fleet she had joined was strong—nigh undefeatable; save for one weakness. There was nothing supernatural or paranormal about it.</w:t>
      </w:r>
    </w:p>
    <w:p w:rsidR="0008581E" w:rsidRPr="00B3633A" w:rsidRDefault="0008581E">
      <w:pPr>
        <w:pStyle w:val="0DraftNormal"/>
        <w:rPr>
          <w:rFonts w:ascii="Montserrat" w:hAnsi="Montserrat"/>
          <w:sz w:val="24"/>
        </w:rPr>
      </w:pPr>
    </w:p>
    <w:p w:rsidR="0008581E" w:rsidRPr="00B3633A" w:rsidRDefault="0008581E">
      <w:pPr>
        <w:pStyle w:val="0DraftNormal"/>
        <w:rPr>
          <w:rFonts w:ascii="Montserrat" w:hAnsi="Montserrat"/>
          <w:sz w:val="24"/>
        </w:rPr>
      </w:pPr>
      <w:r w:rsidRPr="00B3633A">
        <w:rPr>
          <w:rFonts w:ascii="Montserrat" w:hAnsi="Montserrat"/>
          <w:sz w:val="24"/>
        </w:rPr>
        <w:t>Originally that is.</w:t>
      </w:r>
    </w:p>
    <w:p w:rsidR="0008581E" w:rsidRPr="00B3633A" w:rsidRDefault="0008581E">
      <w:pPr>
        <w:pStyle w:val="0DraftNormal"/>
        <w:rPr>
          <w:rFonts w:ascii="Montserrat" w:hAnsi="Montserrat"/>
          <w:sz w:val="24"/>
        </w:rPr>
      </w:pPr>
    </w:p>
    <w:p w:rsidR="0008581E" w:rsidRPr="00B3633A" w:rsidRDefault="0008581E">
      <w:pPr>
        <w:pStyle w:val="0DraftNormal"/>
        <w:rPr>
          <w:rFonts w:ascii="Montserrat" w:hAnsi="Montserrat"/>
          <w:sz w:val="24"/>
        </w:rPr>
      </w:pPr>
      <w:r w:rsidRPr="00B3633A">
        <w:rPr>
          <w:rFonts w:ascii="Montserrat" w:hAnsi="Montserrat"/>
          <w:sz w:val="24"/>
        </w:rPr>
        <w:t xml:space="preserve">Av was part of a growing group of paranormals—called </w:t>
      </w:r>
      <w:r w:rsidRPr="00B3633A">
        <w:rPr>
          <w:rFonts w:ascii="Montserrat" w:hAnsi="Montserrat"/>
          <w:i/>
          <w:sz w:val="24"/>
        </w:rPr>
        <w:t>upstarts</w:t>
      </w:r>
      <w:r w:rsidRPr="00B3633A">
        <w:rPr>
          <w:rFonts w:ascii="Montserrat" w:hAnsi="Montserrat"/>
          <w:sz w:val="24"/>
        </w:rPr>
        <w:t xml:space="preserve"> by the fleet science staff—that had been press ganged into service. Ironically, the fleet scientists had not been able to figure out what sort of power she had before the fleet engaged—of all things—a god. At least, what they confronted was so devastatingly powerful, the only appropriate thing to call it was a god. </w:t>
      </w:r>
    </w:p>
    <w:p w:rsidR="0008581E" w:rsidRPr="00B3633A" w:rsidRDefault="0008581E">
      <w:pPr>
        <w:pStyle w:val="0DraftNormal"/>
        <w:rPr>
          <w:rFonts w:ascii="Montserrat" w:hAnsi="Montserrat"/>
          <w:sz w:val="24"/>
        </w:rPr>
      </w:pPr>
    </w:p>
    <w:p w:rsidR="0008581E" w:rsidRPr="00B3633A" w:rsidRDefault="0008581E">
      <w:pPr>
        <w:pStyle w:val="0DraftNormal"/>
        <w:rPr>
          <w:rFonts w:ascii="Montserrat" w:hAnsi="Montserrat"/>
          <w:sz w:val="24"/>
        </w:rPr>
      </w:pPr>
      <w:r w:rsidRPr="00B3633A">
        <w:rPr>
          <w:rFonts w:ascii="Montserrat" w:hAnsi="Montserrat"/>
          <w:sz w:val="24"/>
        </w:rPr>
        <w:t xml:space="preserve">Less than half of the fleet survived. They did not win. The entity seemed on the verge of wiping everyone out when it simply turned away and vanished. In the aftermath, the survivors suffered a complete breakdown of their suspension of disbelief. Reality had simply become too strange. Faced with a sinking feeling of unreality, people began to ask the questions they should have long ago. </w:t>
      </w:r>
      <w:r w:rsidRPr="00B3633A">
        <w:rPr>
          <w:rFonts w:ascii="Montserrat" w:hAnsi="Montserrat"/>
          <w:i/>
          <w:sz w:val="24"/>
        </w:rPr>
        <w:t>What the hell was really going on here?</w:t>
      </w:r>
      <w:r w:rsidRPr="00B3633A">
        <w:rPr>
          <w:rFonts w:ascii="Montserrat" w:hAnsi="Montserrat"/>
          <w:sz w:val="24"/>
        </w:rPr>
        <w:t xml:space="preserve"> No one knew who said it first, but an idea started going around. Given that one's connection to existence is through the mind, individually each person </w:t>
      </w:r>
      <w:r w:rsidRPr="00B3633A">
        <w:rPr>
          <w:rFonts w:ascii="Montserrat" w:hAnsi="Montserrat"/>
          <w:i/>
          <w:sz w:val="24"/>
        </w:rPr>
        <w:t xml:space="preserve">could </w:t>
      </w:r>
      <w:r w:rsidRPr="00B3633A">
        <w:rPr>
          <w:rFonts w:ascii="Montserrat" w:hAnsi="Montserrat"/>
          <w:sz w:val="24"/>
        </w:rPr>
        <w:t xml:space="preserve">come to the conclusion that he or she has gone insane. What seemed to have happened certainly lacked plausibility. However, no one could support the notion of consensual insanity. Especially since it had not taken much effort for the survivors to corroborate their stories. They had all shared these experiences. So much so that they had to conclude that they were real; in spite of being arguably surreal. </w:t>
      </w:r>
    </w:p>
    <w:p w:rsidR="0008581E" w:rsidRPr="00B3633A" w:rsidRDefault="0008581E">
      <w:pPr>
        <w:pStyle w:val="0DraftNormal"/>
        <w:rPr>
          <w:rFonts w:ascii="Montserrat" w:hAnsi="Montserrat"/>
          <w:sz w:val="24"/>
        </w:rPr>
      </w:pPr>
    </w:p>
    <w:p w:rsidR="0008581E" w:rsidRPr="00B3633A" w:rsidRDefault="0008581E">
      <w:pPr>
        <w:pStyle w:val="0DraftNormal"/>
        <w:rPr>
          <w:rFonts w:ascii="Montserrat" w:hAnsi="Montserrat"/>
          <w:sz w:val="24"/>
        </w:rPr>
      </w:pPr>
      <w:r w:rsidRPr="00B3633A">
        <w:rPr>
          <w:rFonts w:ascii="Montserrat" w:hAnsi="Montserrat"/>
          <w:sz w:val="24"/>
        </w:rPr>
        <w:t>This did not cheer anyone up.</w:t>
      </w:r>
    </w:p>
    <w:p w:rsidR="0008581E" w:rsidRPr="00B3633A" w:rsidRDefault="0008581E">
      <w:pPr>
        <w:pStyle w:val="0DraftNormal"/>
        <w:rPr>
          <w:rFonts w:ascii="Montserrat" w:hAnsi="Montserrat"/>
          <w:sz w:val="24"/>
        </w:rPr>
      </w:pPr>
    </w:p>
    <w:p w:rsidR="0008581E" w:rsidRPr="00B3633A" w:rsidRDefault="0008581E">
      <w:pPr>
        <w:pStyle w:val="0DraftNormal"/>
        <w:rPr>
          <w:rFonts w:ascii="Montserrat" w:hAnsi="Montserrat"/>
          <w:sz w:val="24"/>
        </w:rPr>
      </w:pPr>
      <w:r w:rsidRPr="00B3633A">
        <w:rPr>
          <w:rFonts w:ascii="Montserrat" w:hAnsi="Montserrat"/>
          <w:sz w:val="24"/>
        </w:rPr>
        <w:t>No one felt like celebrating the fact that their sanity had been firmly established.</w:t>
      </w:r>
    </w:p>
    <w:p w:rsidR="0008581E" w:rsidRPr="00B3633A" w:rsidRDefault="0008581E">
      <w:pPr>
        <w:pStyle w:val="0DraftNormal"/>
        <w:rPr>
          <w:rFonts w:ascii="Montserrat" w:hAnsi="Montserrat"/>
          <w:sz w:val="24"/>
        </w:rPr>
      </w:pPr>
    </w:p>
    <w:p w:rsidR="0008581E" w:rsidRPr="00B3633A" w:rsidRDefault="0008581E">
      <w:pPr>
        <w:pStyle w:val="0DraftNormal"/>
        <w:rPr>
          <w:rFonts w:ascii="Montserrat" w:hAnsi="Montserrat"/>
          <w:sz w:val="24"/>
        </w:rPr>
      </w:pPr>
      <w:r w:rsidRPr="00B3633A">
        <w:rPr>
          <w:rFonts w:ascii="Montserrat" w:hAnsi="Montserrat"/>
          <w:sz w:val="24"/>
        </w:rPr>
        <w:t>Only one group really managed to avoid sinking into despondancy. Fleet medical technicians and research scientists, probing the boundaries of paranormal abilities, and the world itself—especially the mystery of the various people they had encountered in it—went on with their work with professional alacrity. Which was a good thing. In each case, interesting patterns turned up. In the case of paranormals, research firmly established that—while certain special modifications seemed apparent in the physiology or psychology of a paranormal—in almost every case the actual articulation of paranormal abilities seemed to be subconscious. This was considered intriguing, but would later become an important detail. In the study of the world, and its culture phenomena, it was discovered that most groups fell within certain lingual and social families. With only a few exceptions. In studies of the past and ongoing appearances of of culture and civilization fragments, each ironically arrived in a part of the existing environment that was capable of supporting the ecological and agricultural burden of the sudden population. A detail that seemed to suggest a deliberate influence. The ideas bandied about for a while; until someone was heard to comment:</w:t>
      </w:r>
    </w:p>
    <w:p w:rsidR="0008581E" w:rsidRPr="00B3633A" w:rsidRDefault="0008581E">
      <w:pPr>
        <w:pStyle w:val="0DraftNormal"/>
        <w:rPr>
          <w:rFonts w:ascii="Montserrat" w:hAnsi="Montserrat"/>
          <w:sz w:val="24"/>
        </w:rPr>
      </w:pPr>
    </w:p>
    <w:p w:rsidR="0008581E" w:rsidRPr="00B3633A" w:rsidRDefault="0008581E">
      <w:pPr>
        <w:pStyle w:val="0DraftNormal"/>
        <w:rPr>
          <w:rFonts w:ascii="Montserrat" w:hAnsi="Montserrat"/>
          <w:sz w:val="24"/>
        </w:rPr>
      </w:pPr>
      <w:r w:rsidRPr="00B3633A">
        <w:rPr>
          <w:rFonts w:ascii="Montserrat" w:hAnsi="Montserrat"/>
          <w:sz w:val="24"/>
        </w:rPr>
        <w:t xml:space="preserve">"If you ask me, this world is an </w:t>
      </w:r>
      <w:r w:rsidRPr="00B3633A">
        <w:rPr>
          <w:rFonts w:ascii="Montserrat" w:hAnsi="Montserrat"/>
          <w:i/>
          <w:sz w:val="24"/>
        </w:rPr>
        <w:t>upstart</w:t>
      </w:r>
      <w:r w:rsidRPr="00B3633A">
        <w:rPr>
          <w:rFonts w:ascii="Montserrat" w:hAnsi="Montserrat"/>
          <w:sz w:val="24"/>
        </w:rPr>
        <w:t xml:space="preserve"> that has gotten locked into its subconscious and created an all too real dream."</w:t>
      </w:r>
    </w:p>
    <w:p w:rsidR="0008581E" w:rsidRPr="00B3633A" w:rsidRDefault="0008581E">
      <w:pPr>
        <w:pStyle w:val="0DraftNormal"/>
        <w:rPr>
          <w:rFonts w:ascii="Montserrat" w:hAnsi="Montserrat"/>
          <w:sz w:val="24"/>
        </w:rPr>
      </w:pPr>
    </w:p>
    <w:p w:rsidR="0008581E" w:rsidRPr="00B3633A" w:rsidRDefault="0008581E">
      <w:pPr>
        <w:pStyle w:val="0DraftNormal"/>
        <w:rPr>
          <w:rFonts w:ascii="Montserrat" w:hAnsi="Montserrat"/>
          <w:sz w:val="24"/>
        </w:rPr>
      </w:pPr>
      <w:r w:rsidRPr="00B3633A">
        <w:rPr>
          <w:rFonts w:ascii="Montserrat" w:hAnsi="Montserrat"/>
          <w:sz w:val="24"/>
        </w:rPr>
        <w:t xml:space="preserve">That was about all it took. The (athenic paradox) was born. It was quickly refined. The mind, a veritable labyrinth, is the envelope of human existence. The argument hinges on the tremendous, unmeasured faculties of the subconscious mind, acknowledged even in the most mundane views of reality. In very complex terms it explained that the mind is what creates reality as humanity knows it; an image which is superimposed over a material construct in time and space. This construct, the universe, is essentially just information in a state of constant iteration. The theory described an immense field equation that has, as a componant, assembler constructs which help resolve the equation through its ongoing iteration. Minds. A psychically passive process of perception and interpretation allows an organism to translate that information into reality. Paranormal abilities, for the most part, are more advanced, or more active interactions with the field of information that is the universe. For a mind to control any psychic or paranormal gift, the bulk of the process would undoubtedly be subconscious. So, an evolution of the mind would, in almost any case, result in a transformation of the reality it creates. The conscious mind, like in dreaming, would be plausibly submerged or distorted by such an experience, meaning that those who had accomplished such an evolution might have no idea that they were anything other than what they thought themselves now. </w:t>
      </w:r>
    </w:p>
    <w:p w:rsidR="0008581E" w:rsidRPr="00B3633A" w:rsidRDefault="0008581E">
      <w:pPr>
        <w:pStyle w:val="0DraftNormal"/>
        <w:rPr>
          <w:rFonts w:ascii="Montserrat" w:hAnsi="Montserrat"/>
          <w:sz w:val="24"/>
        </w:rPr>
      </w:pPr>
    </w:p>
    <w:p w:rsidR="0008581E" w:rsidRPr="00B3633A" w:rsidRDefault="0008581E">
      <w:pPr>
        <w:pStyle w:val="0DraftNormal"/>
        <w:rPr>
          <w:rFonts w:ascii="Montserrat" w:hAnsi="Montserrat"/>
          <w:sz w:val="24"/>
        </w:rPr>
      </w:pPr>
      <w:r w:rsidRPr="00B3633A">
        <w:rPr>
          <w:rFonts w:ascii="Montserrat" w:hAnsi="Montserrat"/>
          <w:sz w:val="24"/>
        </w:rPr>
        <w:t>At the very least, that was the way Av understood it. There were only a dozen individuals who could be said to understand it completely. But what the idea implied shook people up. Anyone could understand its consequences in real terms.</w:t>
      </w:r>
    </w:p>
    <w:p w:rsidR="0008581E" w:rsidRPr="00B3633A" w:rsidRDefault="0008581E">
      <w:pPr>
        <w:pStyle w:val="0DraftNormal"/>
        <w:rPr>
          <w:rFonts w:ascii="Montserrat" w:hAnsi="Montserrat"/>
          <w:sz w:val="24"/>
        </w:rPr>
      </w:pPr>
    </w:p>
    <w:p w:rsidR="0008581E" w:rsidRPr="00B3633A" w:rsidRDefault="0008581E">
      <w:pPr>
        <w:pStyle w:val="0DraftNormal"/>
        <w:rPr>
          <w:rFonts w:ascii="Montserrat" w:hAnsi="Montserrat"/>
          <w:sz w:val="24"/>
        </w:rPr>
      </w:pPr>
      <w:r w:rsidRPr="00B3633A">
        <w:rPr>
          <w:rFonts w:ascii="Montserrat" w:hAnsi="Montserrat"/>
          <w:sz w:val="24"/>
        </w:rPr>
        <w:t xml:space="preserve">A mind, evolved to the point where it could alter reality, was an alarming prospect. For such power to be </w:t>
      </w:r>
      <w:r w:rsidRPr="00B3633A">
        <w:rPr>
          <w:rFonts w:ascii="Montserrat" w:hAnsi="Montserrat"/>
          <w:i/>
          <w:sz w:val="24"/>
        </w:rPr>
        <w:t xml:space="preserve">subconsciously </w:t>
      </w:r>
      <w:r w:rsidRPr="00B3633A">
        <w:rPr>
          <w:rFonts w:ascii="Montserrat" w:hAnsi="Montserrat"/>
          <w:sz w:val="24"/>
        </w:rPr>
        <w:t>driven was frightening to consider. It was not hard to imagine what might come from an individual projecting his or her subconscious desires into reality. Worse, the theory suggested that this world was the project of this, and anyone, or perhaps everyone, was actually doing it. Naturally, a moral question was raised. If it were true, perhaps the one thing each person wanted—namely to go home—would be the worst thing they could possibly do. By returning to `reality' they might put whatever world or race of origin they returned to at risk. At the mercy of accidental `gods'.</w:t>
      </w:r>
    </w:p>
    <w:p w:rsidR="0008581E" w:rsidRPr="00B3633A" w:rsidRDefault="0008581E">
      <w:pPr>
        <w:pStyle w:val="0DraftNormal"/>
        <w:rPr>
          <w:rFonts w:ascii="Montserrat" w:hAnsi="Montserrat"/>
          <w:sz w:val="24"/>
        </w:rPr>
      </w:pPr>
    </w:p>
    <w:p w:rsidR="0008581E" w:rsidRPr="00B3633A" w:rsidRDefault="0008581E">
      <w:pPr>
        <w:pStyle w:val="0DraftNormal"/>
        <w:rPr>
          <w:rFonts w:ascii="Montserrat" w:hAnsi="Montserrat"/>
          <w:sz w:val="24"/>
        </w:rPr>
      </w:pPr>
      <w:r w:rsidRPr="00B3633A">
        <w:rPr>
          <w:rFonts w:ascii="Montserrat" w:hAnsi="Montserrat"/>
          <w:sz w:val="24"/>
        </w:rPr>
        <w:t xml:space="preserve">All the survivors remembered their recent desperation; the horror of confronting an entity with a casual ability to manipulate the reality they existed it. It was an experience that most of them had been unable to get over. For entirely human reasons, it turned out, the theory gained an almost unanimous following. To be able to call that entity an </w:t>
      </w:r>
      <w:r w:rsidRPr="00B3633A">
        <w:rPr>
          <w:rFonts w:ascii="Montserrat" w:hAnsi="Montserrat"/>
          <w:i/>
          <w:sz w:val="24"/>
        </w:rPr>
        <w:t>upstart</w:t>
      </w:r>
      <w:r w:rsidRPr="00B3633A">
        <w:rPr>
          <w:rFonts w:ascii="Montserrat" w:hAnsi="Montserrat"/>
          <w:sz w:val="24"/>
        </w:rPr>
        <w:t xml:space="preserve"> allowed most of them to resurface from the hopeless apathy that had traumatized them since.</w:t>
      </w:r>
    </w:p>
    <w:p w:rsidR="0008581E" w:rsidRPr="00B3633A" w:rsidRDefault="0008581E">
      <w:pPr>
        <w:pStyle w:val="0DraftNormal"/>
        <w:rPr>
          <w:rFonts w:ascii="Montserrat" w:hAnsi="Montserrat"/>
          <w:sz w:val="24"/>
        </w:rPr>
      </w:pPr>
    </w:p>
    <w:p w:rsidR="0008581E" w:rsidRPr="00B3633A" w:rsidRDefault="0008581E">
      <w:pPr>
        <w:pStyle w:val="0DraftNormal"/>
        <w:rPr>
          <w:rFonts w:ascii="Montserrat" w:hAnsi="Montserrat"/>
          <w:sz w:val="24"/>
        </w:rPr>
      </w:pPr>
      <w:r w:rsidRPr="00B3633A">
        <w:rPr>
          <w:rFonts w:ascii="Montserrat" w:hAnsi="Montserrat"/>
          <w:sz w:val="24"/>
        </w:rPr>
        <w:t>Because these people were essentially human, they just wanted to be themselves. They wanted to go home, or start over. So, an ongoing project was established to research into the (athenic paradox). The aim was to either disprove it, so that there would be no doubts about going back to lost realities if a way could be found, or to prove it and justify an effort to train individuals to bring the ability under conscious control so they could safely exist here or find out who and what they once were and try to recalim it. Incidentally, both options created a need for stabilizing the situation they were presently in. This is Av herself was involved in. On one hand, she was part of an effort to analyze the (caoi yn) Phenomenon, to find out what was pulling people to this world; and more actively involved in efforts to stem the violence and unite the factional, abducted populous into a politically neutral economy. But of course, ther were not talking about that part this time.</w:t>
      </w:r>
    </w:p>
    <w:p w:rsidR="0008581E" w:rsidRPr="00B3633A" w:rsidRDefault="0008581E">
      <w:pPr>
        <w:pStyle w:val="0DraftNormal"/>
        <w:rPr>
          <w:rFonts w:ascii="Montserrat" w:hAnsi="Montserrat"/>
          <w:sz w:val="24"/>
        </w:rPr>
      </w:pPr>
    </w:p>
    <w:p w:rsidR="0008581E" w:rsidRPr="00B3633A" w:rsidRDefault="00B3633A">
      <w:pPr>
        <w:pStyle w:val="0DraftNormal"/>
        <w:rPr>
          <w:rFonts w:ascii="Montserrat" w:hAnsi="Montserrat"/>
          <w:sz w:val="24"/>
        </w:rPr>
      </w:pPr>
      <w:r w:rsidRPr="00B3633A">
        <w:rPr>
          <w:rFonts w:ascii="Montserrat" w:hAnsi="Montserrat"/>
          <w:noProof/>
          <w:sz w:val="24"/>
        </w:rPr>
        <w:pict>
          <v:rect id="_x0000_s1027" style="position:absolute;margin-left:0;margin-top:0;width:468pt;height:.05pt;z-index:-251661312;mso-position-horizontal-relative:margin" o:allowincell="f" fillcolor="black" stroked="f" strokeweight=".05pt">
            <v:fill color2="black"/>
            <w10:wrap anchorx="margin"/>
          </v:rect>
        </w:pict>
      </w:r>
    </w:p>
    <w:p w:rsidR="0008581E" w:rsidRPr="00B3633A" w:rsidRDefault="0008581E">
      <w:pPr>
        <w:pStyle w:val="0DraftNormal"/>
        <w:rPr>
          <w:rFonts w:ascii="Montserrat" w:hAnsi="Montserrat"/>
          <w:sz w:val="24"/>
        </w:rPr>
      </w:pPr>
    </w:p>
    <w:p w:rsidR="0008581E" w:rsidRPr="00B3633A" w:rsidRDefault="0008581E">
      <w:pPr>
        <w:pStyle w:val="0DraftNormal"/>
        <w:rPr>
          <w:rFonts w:ascii="Montserrat" w:hAnsi="Montserrat"/>
          <w:sz w:val="24"/>
        </w:rPr>
      </w:pPr>
      <w:r w:rsidRPr="00B3633A">
        <w:rPr>
          <w:rFonts w:ascii="Montserrat" w:hAnsi="Montserrat"/>
          <w:sz w:val="24"/>
        </w:rPr>
        <w:t>"Yes. The (athenic paradox)," Kevin answered. His voice had the same weight as Av's sudden reverie. She looked at him more carefully, trying to pierce the surface of this intense yet casual attitude he maintained. "You explained the basics to me, and I admitted that it might be possible. I remember making some comment about the predicament of scientists; always so shy and afraid of the ideas they sought to pierce. I had to explain myself—you thought I was being insulting. That wasn't what I meant, of course. I only meant that they had an idea that might be dead on, but they would dance around it forever before they ever knew it. You asked me what I would do about it and I told you. I would assume it is true and analyze my situation from that perspective to see how well it fit what I could personally experience. Which is what we started to do. We talked about the possibility that none of us are who we think we are. We talked about how very difficult it was to imagine being someone else to whom our entire life is but a dream; a delusion," he reflected.</w:t>
      </w:r>
    </w:p>
    <w:p w:rsidR="0008581E" w:rsidRPr="00B3633A" w:rsidRDefault="0008581E">
      <w:pPr>
        <w:pStyle w:val="0DraftNormal"/>
        <w:rPr>
          <w:rFonts w:ascii="Montserrat" w:hAnsi="Montserrat"/>
          <w:sz w:val="24"/>
        </w:rPr>
      </w:pPr>
    </w:p>
    <w:p w:rsidR="0008581E" w:rsidRPr="00B3633A" w:rsidRDefault="0008581E">
      <w:pPr>
        <w:pStyle w:val="0DraftNormal"/>
        <w:rPr>
          <w:rFonts w:ascii="Montserrat" w:hAnsi="Montserrat"/>
          <w:sz w:val="24"/>
        </w:rPr>
      </w:pPr>
      <w:r w:rsidRPr="00B3633A">
        <w:rPr>
          <w:rFonts w:ascii="Montserrat" w:hAnsi="Montserrat"/>
          <w:sz w:val="24"/>
        </w:rPr>
        <w:t>"I remember that," she stated calmly, glancing off into the night.</w:t>
      </w:r>
    </w:p>
    <w:p w:rsidR="0008581E" w:rsidRPr="00B3633A" w:rsidRDefault="0008581E">
      <w:pPr>
        <w:pStyle w:val="0DraftNormal"/>
        <w:rPr>
          <w:rFonts w:ascii="Montserrat" w:hAnsi="Montserrat"/>
          <w:sz w:val="24"/>
        </w:rPr>
      </w:pPr>
    </w:p>
    <w:p w:rsidR="0008581E" w:rsidRPr="00B3633A" w:rsidRDefault="0008581E">
      <w:pPr>
        <w:pStyle w:val="0DraftNormal"/>
        <w:rPr>
          <w:rFonts w:ascii="Montserrat" w:hAnsi="Montserrat"/>
          <w:sz w:val="24"/>
        </w:rPr>
      </w:pPr>
      <w:r w:rsidRPr="00B3633A">
        <w:rPr>
          <w:rFonts w:ascii="Montserrat" w:hAnsi="Montserrat"/>
          <w:sz w:val="24"/>
        </w:rPr>
        <w:t xml:space="preserve">"We were so close to it, really. As it is, either of us could consider ourselves </w:t>
      </w:r>
      <w:r w:rsidRPr="00B3633A">
        <w:rPr>
          <w:rFonts w:ascii="Montserrat" w:hAnsi="Montserrat"/>
          <w:i/>
          <w:sz w:val="24"/>
        </w:rPr>
        <w:t>upstarts.</w:t>
      </w:r>
      <w:r w:rsidRPr="00B3633A">
        <w:rPr>
          <w:rFonts w:ascii="Montserrat" w:hAnsi="Montserrat"/>
          <w:sz w:val="24"/>
        </w:rPr>
        <w:t xml:space="preserve"> That was easy enough. But there was something else there that we sort of allowed ourselves to overlook," he argued. She shifted while he paused; tilting her head a bit. "Did you ever consider that maybe the reason we feel so familiar to each other is because we are? This is something we both have felt, whether you admit it or not. In a way, it might be proof that the theory is true; if you are willing to consider that in our real lives we actually knew each other," he suggested challengingly.</w:t>
      </w:r>
    </w:p>
    <w:p w:rsidR="0008581E" w:rsidRPr="00B3633A" w:rsidRDefault="0008581E">
      <w:pPr>
        <w:pStyle w:val="0DraftNormal"/>
        <w:rPr>
          <w:rFonts w:ascii="Montserrat" w:hAnsi="Montserrat"/>
          <w:sz w:val="24"/>
        </w:rPr>
      </w:pPr>
    </w:p>
    <w:p w:rsidR="0008581E" w:rsidRPr="00B3633A" w:rsidRDefault="0008581E">
      <w:pPr>
        <w:pStyle w:val="0DraftNormal"/>
        <w:rPr>
          <w:rFonts w:ascii="Montserrat" w:hAnsi="Montserrat"/>
          <w:sz w:val="24"/>
        </w:rPr>
      </w:pPr>
      <w:r w:rsidRPr="00B3633A">
        <w:rPr>
          <w:rFonts w:ascii="Montserrat" w:hAnsi="Montserrat"/>
          <w:sz w:val="24"/>
        </w:rPr>
        <w:t>She shuddered, "But our backgrounds are totally irreconcilable. If there is a single example of unrelated points of origin, you and I are it."</w:t>
      </w:r>
    </w:p>
    <w:p w:rsidR="0008581E" w:rsidRPr="00B3633A" w:rsidRDefault="0008581E">
      <w:pPr>
        <w:pStyle w:val="0DraftNormal"/>
        <w:rPr>
          <w:rFonts w:ascii="Montserrat" w:hAnsi="Montserrat"/>
          <w:sz w:val="24"/>
        </w:rPr>
      </w:pPr>
    </w:p>
    <w:p w:rsidR="0008581E" w:rsidRPr="00B3633A" w:rsidRDefault="0008581E">
      <w:pPr>
        <w:pStyle w:val="0DraftNormal"/>
        <w:rPr>
          <w:rFonts w:ascii="Montserrat" w:hAnsi="Montserrat"/>
          <w:sz w:val="24"/>
        </w:rPr>
      </w:pPr>
      <w:r w:rsidRPr="00B3633A">
        <w:rPr>
          <w:rFonts w:ascii="Montserrat" w:hAnsi="Montserrat"/>
          <w:sz w:val="24"/>
        </w:rPr>
        <w:t>"Oh, I don't know. Each person has their own inner image of him or herself. We don't know which of the worlds sampled here on (caoi yn) is closest to the one we are derived from. The memories we have of our origins are probably just subconscious fabrications to support the personality we adopted to cope with the disruption of our old reality. We could have been fast friends or lovers, and that is the one part that this subconscious warping would not change. That is not important, now. I was just saying that because neither of us was willing to consider it, neither of us looked into the possibility. Now both of us are even deeper into the situation here," he argued.</w:t>
      </w:r>
    </w:p>
    <w:p w:rsidR="0008581E" w:rsidRPr="00B3633A" w:rsidRDefault="0008581E">
      <w:pPr>
        <w:pStyle w:val="0DraftNormal"/>
        <w:rPr>
          <w:rFonts w:ascii="Montserrat" w:hAnsi="Montserrat"/>
          <w:sz w:val="24"/>
        </w:rPr>
      </w:pPr>
    </w:p>
    <w:p w:rsidR="0008581E" w:rsidRPr="00B3633A" w:rsidRDefault="0008581E">
      <w:pPr>
        <w:pStyle w:val="0DraftNormal"/>
        <w:rPr>
          <w:rFonts w:ascii="Montserrat" w:hAnsi="Montserrat"/>
          <w:sz w:val="24"/>
        </w:rPr>
      </w:pPr>
      <w:r w:rsidRPr="00B3633A">
        <w:rPr>
          <w:rFonts w:ascii="Montserrat" w:hAnsi="Montserrat"/>
          <w:sz w:val="24"/>
        </w:rPr>
        <w:t>She thought about this. She had inexplicably closed the topic that night and it hadn't come up again. "We would have. It was my fault we didn't, wasn't it?" she asked.</w:t>
      </w:r>
    </w:p>
    <w:p w:rsidR="0008581E" w:rsidRPr="00B3633A" w:rsidRDefault="0008581E">
      <w:pPr>
        <w:pStyle w:val="0DraftNormal"/>
        <w:rPr>
          <w:rFonts w:ascii="Montserrat" w:hAnsi="Montserrat"/>
          <w:sz w:val="24"/>
        </w:rPr>
      </w:pPr>
    </w:p>
    <w:p w:rsidR="0008581E" w:rsidRPr="00B3633A" w:rsidRDefault="0008581E">
      <w:pPr>
        <w:pStyle w:val="0DraftNormal"/>
        <w:rPr>
          <w:rFonts w:ascii="Montserrat" w:hAnsi="Montserrat"/>
          <w:sz w:val="24"/>
        </w:rPr>
      </w:pPr>
      <w:r w:rsidRPr="00B3633A">
        <w:rPr>
          <w:rFonts w:ascii="Montserrat" w:hAnsi="Montserrat"/>
          <w:sz w:val="24"/>
        </w:rPr>
        <w:t>He nodded. "You confided to me that you found it so strange to consider, that you would rather not wake up," he recalled. "And yet, all of the time I have known you, you have been one of the greatest assets to the research that frightens you," he illustrated wonderingly.</w:t>
      </w:r>
    </w:p>
    <w:p w:rsidR="0008581E" w:rsidRPr="00B3633A" w:rsidRDefault="0008581E">
      <w:pPr>
        <w:pStyle w:val="0DraftNormal"/>
        <w:rPr>
          <w:rFonts w:ascii="Montserrat" w:hAnsi="Montserrat"/>
          <w:sz w:val="24"/>
        </w:rPr>
      </w:pPr>
    </w:p>
    <w:p w:rsidR="0008581E" w:rsidRPr="00B3633A" w:rsidRDefault="0008581E">
      <w:pPr>
        <w:pStyle w:val="0DraftNormal"/>
        <w:rPr>
          <w:rFonts w:ascii="Montserrat" w:hAnsi="Montserrat"/>
          <w:sz w:val="24"/>
        </w:rPr>
      </w:pPr>
      <w:r w:rsidRPr="00B3633A">
        <w:rPr>
          <w:rFonts w:ascii="Montserrat" w:hAnsi="Montserrat"/>
          <w:sz w:val="24"/>
        </w:rPr>
        <w:t>She shrugged, "It is hard to be asked to question my own existence, but once there is a question posed it is that much more important to get an answer. We have had to learn the hard way to not take what is happening to us for granted, but it is exhausting paying attention to everything constantly. I had a life until I came to (caoi yn). If that life was a dream, and arriving here was the beginning of waking up, all I want to do is survive the process so I can have my life back again."</w:t>
      </w:r>
    </w:p>
    <w:p w:rsidR="0008581E" w:rsidRPr="00B3633A" w:rsidRDefault="0008581E">
      <w:pPr>
        <w:pStyle w:val="0DraftNormal"/>
        <w:rPr>
          <w:rFonts w:ascii="Montserrat" w:hAnsi="Montserrat"/>
          <w:sz w:val="24"/>
        </w:rPr>
      </w:pPr>
    </w:p>
    <w:p w:rsidR="0008581E" w:rsidRPr="00B3633A" w:rsidRDefault="0008581E">
      <w:pPr>
        <w:pStyle w:val="0DraftNormal"/>
        <w:rPr>
          <w:rFonts w:ascii="Montserrat" w:hAnsi="Montserrat"/>
          <w:sz w:val="24"/>
        </w:rPr>
      </w:pPr>
      <w:r w:rsidRPr="00B3633A">
        <w:rPr>
          <w:rFonts w:ascii="Montserrat" w:hAnsi="Montserrat"/>
          <w:sz w:val="24"/>
        </w:rPr>
        <w:t xml:space="preserve">She realized that he was staring at her in bewilderment. "Who </w:t>
      </w:r>
      <w:r w:rsidRPr="00B3633A">
        <w:rPr>
          <w:rFonts w:ascii="Montserrat" w:hAnsi="Montserrat"/>
          <w:i/>
          <w:sz w:val="24"/>
        </w:rPr>
        <w:t>are</w:t>
      </w:r>
      <w:r w:rsidRPr="00B3633A">
        <w:rPr>
          <w:rFonts w:ascii="Montserrat" w:hAnsi="Montserrat"/>
          <w:sz w:val="24"/>
        </w:rPr>
        <w:t xml:space="preserve"> you?" he asked softly, almost with awe.</w:t>
      </w:r>
    </w:p>
    <w:p w:rsidR="0008581E" w:rsidRPr="00B3633A" w:rsidRDefault="0008581E">
      <w:pPr>
        <w:pStyle w:val="0DraftNormal"/>
        <w:rPr>
          <w:rFonts w:ascii="Montserrat" w:hAnsi="Montserrat"/>
          <w:sz w:val="24"/>
        </w:rPr>
      </w:pPr>
    </w:p>
    <w:p w:rsidR="0008581E" w:rsidRPr="00B3633A" w:rsidRDefault="0008581E">
      <w:pPr>
        <w:pStyle w:val="0DraftNormal"/>
        <w:rPr>
          <w:rFonts w:ascii="Montserrat" w:hAnsi="Montserrat"/>
          <w:sz w:val="24"/>
        </w:rPr>
      </w:pPr>
      <w:r w:rsidRPr="00B3633A">
        <w:rPr>
          <w:rFonts w:ascii="Montserrat" w:hAnsi="Montserrat"/>
          <w:sz w:val="24"/>
        </w:rPr>
        <w:t>"What?" she challenged, "Why are you looking at me like that?"</w:t>
      </w:r>
    </w:p>
    <w:p w:rsidR="0008581E" w:rsidRPr="00B3633A" w:rsidRDefault="0008581E">
      <w:pPr>
        <w:pStyle w:val="0DraftNormal"/>
        <w:rPr>
          <w:rFonts w:ascii="Montserrat" w:hAnsi="Montserrat"/>
          <w:sz w:val="24"/>
        </w:rPr>
      </w:pPr>
    </w:p>
    <w:p w:rsidR="0008581E" w:rsidRPr="00B3633A" w:rsidRDefault="0008581E">
      <w:pPr>
        <w:pStyle w:val="0DraftNormal"/>
        <w:rPr>
          <w:rFonts w:ascii="Montserrat" w:hAnsi="Montserrat"/>
          <w:sz w:val="24"/>
        </w:rPr>
      </w:pPr>
      <w:r w:rsidRPr="00B3633A">
        <w:rPr>
          <w:rFonts w:ascii="Montserrat" w:hAnsi="Montserrat"/>
          <w:sz w:val="24"/>
        </w:rPr>
        <w:t>He grinned and turned to go back inside. Just at the door he said over his shoulder, "I have only known you for a few months, so why is it I feel like I have always known you. Always watched you and followed you—always from a distance. Why do you have this power over me?"</w:t>
      </w:r>
    </w:p>
    <w:p w:rsidR="0008581E" w:rsidRPr="00B3633A" w:rsidRDefault="0008581E">
      <w:pPr>
        <w:pStyle w:val="0DraftNormal"/>
        <w:rPr>
          <w:rFonts w:ascii="Montserrat" w:hAnsi="Montserrat"/>
          <w:sz w:val="24"/>
        </w:rPr>
      </w:pPr>
    </w:p>
    <w:p w:rsidR="0008581E" w:rsidRPr="00B3633A" w:rsidRDefault="0008581E">
      <w:pPr>
        <w:pStyle w:val="0DraftNormal"/>
        <w:rPr>
          <w:rFonts w:ascii="Montserrat" w:hAnsi="Montserrat"/>
          <w:sz w:val="24"/>
        </w:rPr>
      </w:pPr>
      <w:r w:rsidRPr="00B3633A">
        <w:rPr>
          <w:rFonts w:ascii="Montserrat" w:hAnsi="Montserrat"/>
          <w:sz w:val="24"/>
        </w:rPr>
        <w:t>She blushed and looked down, demurely murmuring, "I... I don't know."</w:t>
      </w:r>
    </w:p>
    <w:p w:rsidR="0008581E" w:rsidRPr="00B3633A" w:rsidRDefault="0008581E">
      <w:pPr>
        <w:pStyle w:val="0DraftNormal"/>
        <w:rPr>
          <w:rFonts w:ascii="Montserrat" w:hAnsi="Montserrat"/>
          <w:sz w:val="24"/>
        </w:rPr>
      </w:pPr>
    </w:p>
    <w:p w:rsidR="0008581E" w:rsidRPr="00B3633A" w:rsidRDefault="0008581E">
      <w:pPr>
        <w:pStyle w:val="0DraftNormal"/>
        <w:rPr>
          <w:rFonts w:ascii="Montserrat" w:hAnsi="Montserrat"/>
          <w:sz w:val="24"/>
        </w:rPr>
      </w:pPr>
      <w:r w:rsidRPr="00B3633A">
        <w:rPr>
          <w:rFonts w:ascii="Montserrat" w:hAnsi="Montserrat"/>
          <w:sz w:val="24"/>
        </w:rPr>
        <w:t xml:space="preserve">He went in, and the drape flapped down behind him leaving her alone on the balcony. To herself she wondered, </w:t>
      </w:r>
      <w:r w:rsidRPr="00B3633A">
        <w:rPr>
          <w:rFonts w:ascii="Montserrat" w:hAnsi="Montserrat"/>
          <w:i/>
          <w:sz w:val="24"/>
        </w:rPr>
        <w:t>Why is it that whenever I am near you... whenever I even think of you, I can feel your touch around me? Why do you have this hold on me?</w:t>
      </w:r>
      <w:r w:rsidRPr="00B3633A">
        <w:rPr>
          <w:rFonts w:ascii="Montserrat" w:hAnsi="Montserrat"/>
          <w:sz w:val="24"/>
        </w:rPr>
        <w:t xml:space="preserve"> She shivered and followed Kevin inside.</w:t>
      </w:r>
    </w:p>
    <w:p w:rsidR="0008581E" w:rsidRPr="00B3633A" w:rsidRDefault="0008581E">
      <w:pPr>
        <w:pStyle w:val="0DraftNormal"/>
        <w:rPr>
          <w:rFonts w:ascii="Montserrat" w:hAnsi="Montserrat"/>
          <w:sz w:val="24"/>
        </w:rPr>
      </w:pPr>
    </w:p>
    <w:p w:rsidR="0008581E" w:rsidRPr="00B3633A" w:rsidRDefault="0008581E">
      <w:pPr>
        <w:pStyle w:val="0DraftNormal"/>
        <w:rPr>
          <w:rFonts w:ascii="Montserrat" w:hAnsi="Montserrat"/>
          <w:sz w:val="24"/>
        </w:rPr>
      </w:pPr>
      <w:r w:rsidRPr="00B3633A">
        <w:rPr>
          <w:rFonts w:ascii="Montserrat" w:hAnsi="Montserrat"/>
          <w:sz w:val="24"/>
        </w:rPr>
        <w:t>He was not in the ante-kitchen, so she continued on to the casual room where they had been lounging, celebrating. The evening had started so innocently. The candles were almost burned out, so she sought out the room lights and raised them to one of their lower settings. The room was unusually large for one person's comfort. Kevin lived alone, but his home was quite expansive. She wandered back to the low table where the candles languished in their last moments beside the wine in its bed of ice. Gazing into the flames, systematically hunting down each one and extinguishing it with long breath, she waited for Kevin to show himself. While waiting, she tried to determine what the exact nature of their relationship was. They had made love many times, and yet they made no claims to each other. No engagements. No commitments. Yet they possessed each other. They made extraordinary confidences in each other, yet they were not exactly friends. They fought and tested each other so often they seemed more like fond enemies. He was a master of several arts and practices she was studying, but he would not teach her. He eagerly listened to her research group and critiqued their work, but he would not participate in their studies. He would introduce her to the elite circles of the city's high society, but did not interfere in her job. He was protective, like an older brother. Responsible and advising, like a father. Sometimes, he seemed devoted and helpless, like a son.</w:t>
      </w:r>
    </w:p>
    <w:p w:rsidR="0008581E" w:rsidRPr="00B3633A" w:rsidRDefault="0008581E">
      <w:pPr>
        <w:pStyle w:val="0DraftNormal"/>
        <w:rPr>
          <w:rFonts w:ascii="Montserrat" w:hAnsi="Montserrat"/>
          <w:sz w:val="24"/>
        </w:rPr>
      </w:pPr>
    </w:p>
    <w:p w:rsidR="0008581E" w:rsidRPr="00B3633A" w:rsidRDefault="0008581E">
      <w:pPr>
        <w:pStyle w:val="0DraftNormal"/>
        <w:rPr>
          <w:rFonts w:ascii="Montserrat" w:hAnsi="Montserrat"/>
          <w:sz w:val="24"/>
        </w:rPr>
      </w:pPr>
      <w:r w:rsidRPr="00B3633A">
        <w:rPr>
          <w:rFonts w:ascii="Montserrat" w:hAnsi="Montserrat"/>
          <w:sz w:val="24"/>
        </w:rPr>
        <w:t>He was an impossible man to hold on to, but so natural for her to find intimacy with.</w:t>
      </w:r>
    </w:p>
    <w:p w:rsidR="0008581E" w:rsidRPr="00B3633A" w:rsidRDefault="0008581E">
      <w:pPr>
        <w:pStyle w:val="0DraftNormal"/>
        <w:rPr>
          <w:rFonts w:ascii="Montserrat" w:hAnsi="Montserrat"/>
          <w:sz w:val="24"/>
        </w:rPr>
      </w:pPr>
    </w:p>
    <w:p w:rsidR="0008581E" w:rsidRPr="00B3633A" w:rsidRDefault="0008581E">
      <w:pPr>
        <w:pStyle w:val="0DraftNormal"/>
        <w:rPr>
          <w:rFonts w:ascii="Montserrat" w:hAnsi="Montserrat"/>
          <w:sz w:val="24"/>
        </w:rPr>
      </w:pPr>
      <w:r w:rsidRPr="00B3633A">
        <w:rPr>
          <w:rFonts w:ascii="Montserrat" w:hAnsi="Montserrat"/>
          <w:sz w:val="24"/>
        </w:rPr>
        <w:t>It seemed almost as if he was an artist and she was his (dai).</w:t>
      </w:r>
    </w:p>
    <w:p w:rsidR="0008581E" w:rsidRPr="00B3633A" w:rsidRDefault="0008581E">
      <w:pPr>
        <w:pStyle w:val="0DraftNormal"/>
        <w:rPr>
          <w:rFonts w:ascii="Montserrat" w:hAnsi="Montserrat"/>
          <w:sz w:val="24"/>
        </w:rPr>
      </w:pPr>
    </w:p>
    <w:p w:rsidR="0008581E" w:rsidRPr="00B3633A" w:rsidRDefault="0008581E">
      <w:pPr>
        <w:pStyle w:val="0DraftNormal"/>
        <w:rPr>
          <w:rFonts w:ascii="Montserrat" w:hAnsi="Montserrat"/>
          <w:sz w:val="24"/>
        </w:rPr>
      </w:pPr>
      <w:r w:rsidRPr="00B3633A">
        <w:rPr>
          <w:rFonts w:ascii="Montserrat" w:hAnsi="Montserrat"/>
          <w:sz w:val="24"/>
        </w:rPr>
        <w:t xml:space="preserve">Her keen ears picked up the crunch of synthetic fibers as he stepped onto the carpet. She turned and casually looked up at him. He could disguise it, but she could see that he had been enraptured watching her killing the flames. Maybe she </w:t>
      </w:r>
      <w:r w:rsidRPr="00B3633A">
        <w:rPr>
          <w:rFonts w:ascii="Montserrat" w:hAnsi="Montserrat"/>
          <w:i/>
          <w:sz w:val="24"/>
        </w:rPr>
        <w:t xml:space="preserve">was </w:t>
      </w:r>
      <w:r w:rsidRPr="00B3633A">
        <w:rPr>
          <w:rFonts w:ascii="Montserrat" w:hAnsi="Montserrat"/>
          <w:sz w:val="24"/>
        </w:rPr>
        <w:t>his (dai); she wondered, then, what his art was. What did she inspire in him? She remembered her shocking realization then, and blanched. Fascination. Not love. Obsessed fascination. But, then, that simply did not make any sense. Maybe she was just confusing him with someone else. She could not even remember what he had done that had struck that particular chord. His face had clouded as he watched her's pale.</w:t>
      </w:r>
    </w:p>
    <w:p w:rsidR="0008581E" w:rsidRPr="00B3633A" w:rsidRDefault="0008581E">
      <w:pPr>
        <w:pStyle w:val="0DraftNormal"/>
        <w:rPr>
          <w:rFonts w:ascii="Montserrat" w:hAnsi="Montserrat"/>
          <w:sz w:val="24"/>
        </w:rPr>
      </w:pPr>
    </w:p>
    <w:p w:rsidR="0008581E" w:rsidRPr="00B3633A" w:rsidRDefault="0008581E">
      <w:pPr>
        <w:pStyle w:val="0DraftNormal"/>
        <w:rPr>
          <w:rFonts w:ascii="Montserrat" w:hAnsi="Montserrat"/>
          <w:sz w:val="24"/>
        </w:rPr>
      </w:pPr>
      <w:r w:rsidRPr="00B3633A">
        <w:rPr>
          <w:rFonts w:ascii="Montserrat" w:hAnsi="Montserrat"/>
          <w:sz w:val="24"/>
        </w:rPr>
        <w:t>"Please, it's nothing. I am tired. A lot has happened recently, and I don't know for sure what is bothering me. Don't take it personally," she implored, gesturing for him to come to her. He ran a hand through his hair, sighing. Quietly, he moved over and kneeled down next to her.</w:t>
      </w:r>
    </w:p>
    <w:p w:rsidR="0008581E" w:rsidRPr="00B3633A" w:rsidRDefault="0008581E">
      <w:pPr>
        <w:pStyle w:val="0DraftNormal"/>
        <w:rPr>
          <w:rFonts w:ascii="Montserrat" w:hAnsi="Montserrat"/>
          <w:sz w:val="24"/>
        </w:rPr>
      </w:pPr>
    </w:p>
    <w:p w:rsidR="0008581E" w:rsidRPr="00B3633A" w:rsidRDefault="0008581E">
      <w:pPr>
        <w:pStyle w:val="0DraftNormal"/>
        <w:rPr>
          <w:rFonts w:ascii="Montserrat" w:hAnsi="Montserrat"/>
          <w:sz w:val="24"/>
        </w:rPr>
      </w:pPr>
      <w:r w:rsidRPr="00B3633A">
        <w:rPr>
          <w:rFonts w:ascii="Montserrat" w:hAnsi="Montserrat"/>
          <w:sz w:val="24"/>
        </w:rPr>
        <w:t>"Would you like to go to bed, then?" he asked gently.</w:t>
      </w:r>
    </w:p>
    <w:p w:rsidR="0008581E" w:rsidRPr="00B3633A" w:rsidRDefault="0008581E">
      <w:pPr>
        <w:pStyle w:val="0DraftNormal"/>
        <w:rPr>
          <w:rFonts w:ascii="Montserrat" w:hAnsi="Montserrat"/>
          <w:sz w:val="24"/>
        </w:rPr>
      </w:pPr>
    </w:p>
    <w:p w:rsidR="0008581E" w:rsidRPr="00B3633A" w:rsidRDefault="0008581E">
      <w:pPr>
        <w:pStyle w:val="0DraftNormal"/>
        <w:rPr>
          <w:rFonts w:ascii="Montserrat" w:hAnsi="Montserrat"/>
          <w:sz w:val="24"/>
        </w:rPr>
      </w:pPr>
      <w:r w:rsidRPr="00B3633A">
        <w:rPr>
          <w:rFonts w:ascii="Montserrat" w:hAnsi="Montserrat"/>
          <w:sz w:val="24"/>
        </w:rPr>
        <w:t>She hesitated before taking his hand, "I... cannot make love tonight. It's just..."</w:t>
      </w:r>
    </w:p>
    <w:p w:rsidR="0008581E" w:rsidRPr="00B3633A" w:rsidRDefault="0008581E">
      <w:pPr>
        <w:pStyle w:val="0DraftNormal"/>
        <w:rPr>
          <w:rFonts w:ascii="Montserrat" w:hAnsi="Montserrat"/>
          <w:sz w:val="24"/>
        </w:rPr>
      </w:pPr>
    </w:p>
    <w:p w:rsidR="0008581E" w:rsidRPr="00B3633A" w:rsidRDefault="0008581E">
      <w:pPr>
        <w:pStyle w:val="0DraftNormal"/>
        <w:rPr>
          <w:rFonts w:ascii="Montserrat" w:hAnsi="Montserrat"/>
          <w:sz w:val="24"/>
        </w:rPr>
      </w:pPr>
      <w:r w:rsidRPr="00B3633A">
        <w:rPr>
          <w:rFonts w:ascii="Montserrat" w:hAnsi="Montserrat"/>
          <w:sz w:val="24"/>
        </w:rPr>
        <w:t>"Shhh. It's alright. I know. I wasn't going to ask," he soothed, pulling both of them to their feet. "Come on. We can finish our conversation later," he offered, as they left the room.</w:t>
      </w:r>
    </w:p>
    <w:p w:rsidR="0008581E" w:rsidRPr="00B3633A" w:rsidRDefault="0008581E">
      <w:pPr>
        <w:pStyle w:val="0DraftNormal"/>
        <w:rPr>
          <w:rFonts w:ascii="Montserrat" w:hAnsi="Montserrat"/>
          <w:sz w:val="24"/>
        </w:rPr>
      </w:pPr>
    </w:p>
    <w:p w:rsidR="0008581E" w:rsidRPr="00B3633A" w:rsidRDefault="0008581E">
      <w:pPr>
        <w:pStyle w:val="0DraftNormal"/>
        <w:rPr>
          <w:rFonts w:ascii="Montserrat" w:hAnsi="Montserrat"/>
          <w:sz w:val="24"/>
        </w:rPr>
      </w:pPr>
      <w:r w:rsidRPr="00B3633A">
        <w:rPr>
          <w:rFonts w:ascii="Montserrat" w:hAnsi="Montserrat"/>
          <w:sz w:val="24"/>
        </w:rPr>
        <w:t>(Av) awoke to find the sheets warm, but herself alone. That more than anything brushed away the impulse to lie and bask in the twilight of sleep. Dreams, such as she had them, had missed their recent flavor. This too served to remind her of how much had changed in the short span of a day. Like a mistress calling to her servants, she called together her thoughts and restored that ellusive perspective that humans are fond of calling consciousness. So it happened that she remembered the day and evening before. Now, in the light of a new day, she felt foolish for the suspicions she had entertained against her sometime lover, Kevin. DAsiaing the frightful and unspoken notion, she gratefully forgot it and took possession of her body and slipped out of the bed. It was like her, she (dai)d, to turn a night of celebration into something dark and brooding. That innocence that men had never taken from her had been raped by a year and many months in this impossible world. In the place of that loss, she had become a creature that acted with the weight of thought. Responsible.</w:t>
      </w:r>
    </w:p>
    <w:p w:rsidR="0008581E" w:rsidRPr="00B3633A" w:rsidRDefault="0008581E">
      <w:pPr>
        <w:pStyle w:val="0DraftNormal"/>
        <w:rPr>
          <w:rFonts w:ascii="Montserrat" w:hAnsi="Montserrat"/>
          <w:sz w:val="24"/>
        </w:rPr>
      </w:pPr>
    </w:p>
    <w:p w:rsidR="0008581E" w:rsidRPr="00B3633A" w:rsidRDefault="0008581E">
      <w:pPr>
        <w:pStyle w:val="0DraftNormal"/>
        <w:rPr>
          <w:rFonts w:ascii="Montserrat" w:hAnsi="Montserrat"/>
          <w:sz w:val="24"/>
        </w:rPr>
      </w:pPr>
      <w:r w:rsidRPr="00B3633A">
        <w:rPr>
          <w:rFonts w:ascii="Montserrat" w:hAnsi="Montserrat"/>
          <w:sz w:val="24"/>
        </w:rPr>
        <w:t>She strode across the room and into the bath. This room adjoined the bedroom, and forced her to confront her nude reflection. Naturally familiar with what she saw in the glass, she looked for something else. It was not easy to find, but it was there. The ghost of remorse. Today, if she could not heal the wounds dealt by her own too hasty tongue, she would lose as much as she had gained scant more than a day ago. She turned away from herself and quickly wAsiaed under the shower. Then she stepped into the bath and simmered while collecting her mind for the day. Kevin, she assumed, had his own business to attend to. Unless she saw him before she left this morning, she would probably not see him again until evening—if she remained free to return to his home. That, she would only know after obeying the letter of her own responsability.</w:t>
      </w:r>
    </w:p>
    <w:p w:rsidR="0008581E" w:rsidRPr="00B3633A" w:rsidRDefault="0008581E">
      <w:pPr>
        <w:pStyle w:val="0DraftNormal"/>
        <w:rPr>
          <w:rFonts w:ascii="Montserrat" w:hAnsi="Montserrat"/>
          <w:sz w:val="24"/>
        </w:rPr>
      </w:pPr>
    </w:p>
    <w:p w:rsidR="0008581E" w:rsidRPr="00B3633A" w:rsidRDefault="0008581E">
      <w:pPr>
        <w:pStyle w:val="0DraftNormal"/>
        <w:rPr>
          <w:rFonts w:ascii="Montserrat" w:hAnsi="Montserrat"/>
          <w:sz w:val="24"/>
        </w:rPr>
      </w:pPr>
      <w:r w:rsidRPr="00B3633A">
        <w:rPr>
          <w:rFonts w:ascii="Montserrat" w:hAnsi="Montserrat"/>
          <w:sz w:val="24"/>
        </w:rPr>
        <w:t>A while later, she lifted her scalded flesh out of the pool, and scrubbed herself dry. Upon finishing the rest of her toilet, she returned to the bedroom to dress where she discovered she had a visitor. Unconsciously, Av tried to apprehend this person's appearance. Unexpectedly, she found herself unable to classify what she saw. She thought this was a young woman in a loose, translucent dress. She had a pleasant face, a slightly a(dai)d and intriguing expression visible through a veil of unbound hair. But the youth was like a perfect mask over ancient features. The dress shimmered and reflected colors and hues, anddetails around her but refused to assemble itself into a recognisable form or style. Even this person's femininity seemed suspect; she stood with the strength and assurance of a man and appraised Av's own naked body with a hungry male appetite. All at once, Av's vision cohered and she realized that this person was as naked as she and familiar to her in a way that the unfamiliarity of her form made Av's mind whirl.</w:t>
      </w:r>
    </w:p>
    <w:p w:rsidR="0008581E" w:rsidRPr="00B3633A" w:rsidRDefault="0008581E">
      <w:pPr>
        <w:pStyle w:val="0DraftNormal"/>
        <w:rPr>
          <w:rFonts w:ascii="Montserrat" w:hAnsi="Montserrat"/>
          <w:sz w:val="24"/>
        </w:rPr>
      </w:pPr>
    </w:p>
    <w:p w:rsidR="0008581E" w:rsidRPr="00B3633A" w:rsidRDefault="0008581E">
      <w:pPr>
        <w:pStyle w:val="0DraftNormal"/>
        <w:rPr>
          <w:rFonts w:ascii="Montserrat" w:hAnsi="Montserrat"/>
          <w:sz w:val="24"/>
        </w:rPr>
      </w:pPr>
      <w:r w:rsidRPr="00B3633A">
        <w:rPr>
          <w:rFonts w:ascii="Montserrat" w:hAnsi="Montserrat"/>
          <w:sz w:val="24"/>
        </w:rPr>
        <w:t>This was the creature that had claimed her soul. Her god.</w:t>
      </w:r>
    </w:p>
    <w:p w:rsidR="0008581E" w:rsidRPr="00B3633A" w:rsidRDefault="0008581E">
      <w:pPr>
        <w:pStyle w:val="0DraftNormal"/>
        <w:rPr>
          <w:rFonts w:ascii="Montserrat" w:hAnsi="Montserrat"/>
          <w:sz w:val="24"/>
        </w:rPr>
      </w:pPr>
    </w:p>
    <w:p w:rsidR="0008581E" w:rsidRPr="00B3633A" w:rsidRDefault="0008581E">
      <w:pPr>
        <w:pStyle w:val="0DraftNormal"/>
        <w:rPr>
          <w:rFonts w:ascii="Montserrat" w:hAnsi="Montserrat"/>
          <w:sz w:val="24"/>
        </w:rPr>
      </w:pPr>
      <w:r w:rsidRPr="00B3633A">
        <w:rPr>
          <w:rFonts w:ascii="Montserrat" w:hAnsi="Montserrat"/>
          <w:sz w:val="24"/>
        </w:rPr>
        <w:t xml:space="preserve">"Amaranth," breathed Av in recognition. </w:t>
      </w:r>
    </w:p>
    <w:p w:rsidR="0008581E" w:rsidRPr="00B3633A" w:rsidRDefault="0008581E">
      <w:pPr>
        <w:pStyle w:val="0DraftNormal"/>
        <w:rPr>
          <w:rFonts w:ascii="Montserrat" w:hAnsi="Montserrat"/>
          <w:sz w:val="24"/>
        </w:rPr>
      </w:pPr>
    </w:p>
    <w:p w:rsidR="0008581E" w:rsidRPr="00B3633A" w:rsidRDefault="0008581E">
      <w:pPr>
        <w:pStyle w:val="0DraftNormal"/>
        <w:rPr>
          <w:rFonts w:ascii="Montserrat" w:hAnsi="Montserrat"/>
          <w:sz w:val="24"/>
        </w:rPr>
      </w:pPr>
      <w:r w:rsidRPr="00B3633A">
        <w:rPr>
          <w:rFonts w:ascii="Montserrat" w:hAnsi="Montserrat"/>
          <w:sz w:val="24"/>
        </w:rPr>
        <w:t>The being smiled in answer and approached her. Av bowed her head and seized her will. She did not know what her god wanted, but she knew that she would oblige. This was the casue of her celebration last night. By giving herself body and soul to this creature, she had escaped the embrace of fate and destruction. Now she was a slave to the unknown—the unknowable. Amaranth had drawn close. With a light touch, she clasped Av's chin and raised her bowed head. Forcing her to make eye contact. Gazing deep into the soul of Mystery, Av was utterly mesmerized.</w:t>
      </w:r>
    </w:p>
    <w:p w:rsidR="0008581E" w:rsidRPr="00B3633A" w:rsidRDefault="0008581E">
      <w:pPr>
        <w:pStyle w:val="0DraftNormal"/>
        <w:rPr>
          <w:rFonts w:ascii="Montserrat" w:hAnsi="Montserrat"/>
          <w:sz w:val="24"/>
        </w:rPr>
      </w:pPr>
    </w:p>
    <w:p w:rsidR="0008581E" w:rsidRPr="00B3633A" w:rsidRDefault="0008581E">
      <w:pPr>
        <w:pStyle w:val="0DraftNormal"/>
        <w:rPr>
          <w:rFonts w:ascii="Montserrat" w:hAnsi="Montserrat"/>
          <w:sz w:val="24"/>
        </w:rPr>
      </w:pPr>
      <w:r w:rsidRPr="00B3633A">
        <w:rPr>
          <w:rFonts w:ascii="Montserrat" w:hAnsi="Montserrat"/>
          <w:sz w:val="24"/>
        </w:rPr>
        <w:t>"You are so unhappy," the god murmured. "Is it so horrible to you to become my chosen?"</w:t>
      </w:r>
    </w:p>
    <w:p w:rsidR="0008581E" w:rsidRPr="00B3633A" w:rsidRDefault="0008581E">
      <w:pPr>
        <w:pStyle w:val="0DraftNormal"/>
        <w:rPr>
          <w:rFonts w:ascii="Montserrat" w:hAnsi="Montserrat"/>
          <w:sz w:val="24"/>
        </w:rPr>
      </w:pPr>
    </w:p>
    <w:p w:rsidR="0008581E" w:rsidRPr="00B3633A" w:rsidRDefault="0008581E">
      <w:pPr>
        <w:pStyle w:val="0DraftNormal"/>
        <w:rPr>
          <w:rFonts w:ascii="Montserrat" w:hAnsi="Montserrat"/>
          <w:sz w:val="24"/>
        </w:rPr>
      </w:pPr>
      <w:r w:rsidRPr="00B3633A">
        <w:rPr>
          <w:rFonts w:ascii="Montserrat" w:hAnsi="Montserrat"/>
          <w:sz w:val="24"/>
        </w:rPr>
        <w:t>Unable to break away, and compelled to answer, all Av could manage was a single tear—racing down over her wide cheekbone and turning at the line of her jaw to run to her chin where it met and was drunk by Amaranth's hand.</w:t>
      </w:r>
    </w:p>
    <w:p w:rsidR="0008581E" w:rsidRPr="00B3633A" w:rsidRDefault="0008581E">
      <w:pPr>
        <w:pStyle w:val="0DraftNormal"/>
        <w:rPr>
          <w:rFonts w:ascii="Montserrat" w:hAnsi="Montserrat"/>
          <w:sz w:val="24"/>
        </w:rPr>
      </w:pPr>
    </w:p>
    <w:p w:rsidR="0008581E" w:rsidRPr="00B3633A" w:rsidRDefault="0008581E">
      <w:pPr>
        <w:pStyle w:val="0DraftNormal"/>
        <w:rPr>
          <w:rFonts w:ascii="Montserrat" w:hAnsi="Montserrat"/>
          <w:sz w:val="24"/>
        </w:rPr>
      </w:pPr>
      <w:r w:rsidRPr="00B3633A">
        <w:rPr>
          <w:rFonts w:ascii="Montserrat" w:hAnsi="Montserrat"/>
          <w:sz w:val="24"/>
        </w:rPr>
        <w:t>The god's smile turned wry, "Cheer up, my poor slave. I have not damned you, and you have not damned yourself. You were such a loose cannon; you would be wise to learn from submission. You were mine from the moment you tampered with Fate. You will be my favorite servant," she cooed.</w:t>
      </w:r>
    </w:p>
    <w:p w:rsidR="0008581E" w:rsidRPr="00B3633A" w:rsidRDefault="0008581E">
      <w:pPr>
        <w:pStyle w:val="0DraftNormal"/>
        <w:rPr>
          <w:rFonts w:ascii="Montserrat" w:hAnsi="Montserrat"/>
          <w:sz w:val="24"/>
        </w:rPr>
      </w:pPr>
    </w:p>
    <w:p w:rsidR="0008581E" w:rsidRPr="00B3633A" w:rsidRDefault="0008581E">
      <w:pPr>
        <w:pStyle w:val="0DraftNormal"/>
        <w:rPr>
          <w:rFonts w:ascii="Montserrat" w:hAnsi="Montserrat"/>
          <w:sz w:val="24"/>
        </w:rPr>
      </w:pPr>
      <w:r w:rsidRPr="00B3633A">
        <w:rPr>
          <w:rFonts w:ascii="Montserrat" w:hAnsi="Montserrat"/>
          <w:sz w:val="24"/>
        </w:rPr>
        <w:t>Avonela, feeling confused and Asiaamed, felt the same overpowering sense of awe she had when Amaranth had first approached her. Her will bridled. An insubstantial part of her grabbed ahold of the awe, the mesmerism and pulled them deep into her—swallowed them and abased her in them so that her will could rise and slip out against the tide. Becoming the iron in her voice as she spoke, "I am aware of what I have had to do. I can regret only the price—and you cannot deny that I have cause. You have my soul, my lady; my inviolate self. That is coin without equal or recompense. I am now a thing. Do with me as you will; I cannot complain. I have already lost. But I had no choice." Av spoke true, and the god stared at her inexplicably, so she went on, "But, tell me, true; without a soul, can I actually be happy? Or am I merely resigned to play the part?"</w:t>
      </w:r>
    </w:p>
    <w:p w:rsidR="0008581E" w:rsidRPr="00B3633A" w:rsidRDefault="0008581E">
      <w:pPr>
        <w:pStyle w:val="0DraftNormal"/>
        <w:rPr>
          <w:rFonts w:ascii="Montserrat" w:hAnsi="Montserrat"/>
          <w:sz w:val="24"/>
        </w:rPr>
      </w:pPr>
    </w:p>
    <w:p w:rsidR="0008581E" w:rsidRPr="00B3633A" w:rsidRDefault="0008581E">
      <w:pPr>
        <w:pStyle w:val="0DraftNormal"/>
        <w:rPr>
          <w:rFonts w:ascii="Montserrat" w:hAnsi="Montserrat"/>
          <w:sz w:val="24"/>
        </w:rPr>
      </w:pPr>
      <w:r w:rsidRPr="00B3633A">
        <w:rPr>
          <w:rFonts w:ascii="Montserrat" w:hAnsi="Montserrat"/>
          <w:sz w:val="24"/>
        </w:rPr>
        <w:t xml:space="preserve">The god pulled back a pace and regarded her sadly. "Ah, my child, you have so much to learn. Yes, your soul is mine. But, it is still yours as well. In possessing you, I cannot describe what I have gained, but I can tell you this. There is now a part of me within you. Learn from it. Master it. Use me well, child. You are now my eyes and ears here. Banish all doubt. You are my flesh in this troubled world. You are still you. You are me," she explained plainly. </w:t>
      </w:r>
    </w:p>
    <w:p w:rsidR="0008581E" w:rsidRPr="00B3633A" w:rsidRDefault="0008581E">
      <w:pPr>
        <w:pStyle w:val="0DraftNormal"/>
        <w:rPr>
          <w:rFonts w:ascii="Montserrat" w:hAnsi="Montserrat"/>
          <w:sz w:val="24"/>
        </w:rPr>
      </w:pPr>
    </w:p>
    <w:p w:rsidR="0008581E" w:rsidRPr="00B3633A" w:rsidRDefault="0008581E">
      <w:pPr>
        <w:pStyle w:val="0DraftNormal"/>
        <w:rPr>
          <w:rFonts w:ascii="Montserrat" w:hAnsi="Montserrat"/>
          <w:sz w:val="24"/>
        </w:rPr>
      </w:pPr>
      <w:r w:rsidRPr="00B3633A">
        <w:rPr>
          <w:rFonts w:ascii="Montserrat" w:hAnsi="Montserrat"/>
          <w:sz w:val="24"/>
        </w:rPr>
        <w:t xml:space="preserve">(Av) listened to this, stunned. </w:t>
      </w:r>
      <w:r w:rsidRPr="00B3633A">
        <w:rPr>
          <w:rFonts w:ascii="Montserrat" w:hAnsi="Montserrat"/>
          <w:i/>
          <w:sz w:val="24"/>
        </w:rPr>
        <w:t>"What</w:t>
      </w:r>
      <w:r w:rsidRPr="00B3633A">
        <w:rPr>
          <w:rFonts w:ascii="Montserrat" w:hAnsi="Montserrat"/>
          <w:sz w:val="24"/>
        </w:rPr>
        <w:t xml:space="preserve"> am I?" she asked incredulously, unable to quite comprehend what Amaranth had revealed to her.</w:t>
      </w:r>
    </w:p>
    <w:p w:rsidR="0008581E" w:rsidRPr="00B3633A" w:rsidRDefault="0008581E">
      <w:pPr>
        <w:pStyle w:val="0DraftNormal"/>
        <w:rPr>
          <w:rFonts w:ascii="Montserrat" w:hAnsi="Montserrat"/>
          <w:sz w:val="24"/>
        </w:rPr>
      </w:pPr>
    </w:p>
    <w:p w:rsidR="0008581E" w:rsidRPr="00B3633A" w:rsidRDefault="0008581E">
      <w:pPr>
        <w:pStyle w:val="0DraftNormal"/>
        <w:rPr>
          <w:rFonts w:ascii="Montserrat" w:hAnsi="Montserrat"/>
          <w:sz w:val="24"/>
        </w:rPr>
      </w:pPr>
      <w:r w:rsidRPr="00B3633A">
        <w:rPr>
          <w:rFonts w:ascii="Montserrat" w:hAnsi="Montserrat"/>
          <w:i/>
          <w:sz w:val="24"/>
        </w:rPr>
        <w:t>"You</w:t>
      </w:r>
      <w:r w:rsidRPr="00B3633A">
        <w:rPr>
          <w:rFonts w:ascii="Montserrat" w:hAnsi="Montserrat"/>
          <w:sz w:val="24"/>
        </w:rPr>
        <w:t xml:space="preserve"> are my avatar. The Avatar of Mystery," the god laughed playfully.</w:t>
      </w:r>
    </w:p>
    <w:p w:rsidR="0008581E" w:rsidRPr="00B3633A" w:rsidRDefault="0008581E">
      <w:pPr>
        <w:pStyle w:val="0DraftNormal"/>
        <w:rPr>
          <w:rFonts w:ascii="Montserrat" w:hAnsi="Montserrat"/>
          <w:sz w:val="24"/>
        </w:rPr>
      </w:pPr>
    </w:p>
    <w:p w:rsidR="0008581E" w:rsidRPr="00B3633A" w:rsidRDefault="0008581E">
      <w:pPr>
        <w:pStyle w:val="0DraftNormal"/>
        <w:rPr>
          <w:rFonts w:ascii="Montserrat" w:hAnsi="Montserrat"/>
          <w:sz w:val="24"/>
        </w:rPr>
      </w:pPr>
      <w:r w:rsidRPr="00B3633A">
        <w:rPr>
          <w:rFonts w:ascii="Montserrat" w:hAnsi="Montserrat"/>
          <w:sz w:val="24"/>
        </w:rPr>
        <w:t>Av was totally chagrinned. "What does that mean?" she asked after a long pause.</w:t>
      </w:r>
    </w:p>
    <w:p w:rsidR="0008581E" w:rsidRPr="00B3633A" w:rsidRDefault="0008581E">
      <w:pPr>
        <w:pStyle w:val="0DraftNormal"/>
        <w:rPr>
          <w:rFonts w:ascii="Montserrat" w:hAnsi="Montserrat"/>
          <w:sz w:val="24"/>
        </w:rPr>
      </w:pPr>
    </w:p>
    <w:p w:rsidR="0008581E" w:rsidRPr="00B3633A" w:rsidRDefault="0008581E">
      <w:pPr>
        <w:pStyle w:val="0DraftNormal"/>
        <w:rPr>
          <w:rFonts w:ascii="Montserrat" w:hAnsi="Montserrat"/>
          <w:sz w:val="24"/>
        </w:rPr>
      </w:pPr>
      <w:r w:rsidRPr="00B3633A">
        <w:rPr>
          <w:rFonts w:ascii="Montserrat" w:hAnsi="Montserrat"/>
          <w:sz w:val="24"/>
        </w:rPr>
        <w:t>"You will have to figure that out," Amaranth said enigmatically, dissolving like a mist as a burst of light pierced her through the morning cloud cover and the glass door leading to the balcony off of the bedroom. Stunned, it took her a minute to remember her appointments for that day. Hastily, she found her body glove and other belongings, dressed and rushed through the house.</w:t>
      </w:r>
    </w:p>
    <w:p w:rsidR="0008581E" w:rsidRPr="00B3633A" w:rsidRDefault="0008581E">
      <w:pPr>
        <w:pStyle w:val="0DraftNormal"/>
        <w:rPr>
          <w:rFonts w:ascii="Montserrat" w:hAnsi="Montserrat"/>
          <w:sz w:val="24"/>
        </w:rPr>
      </w:pPr>
    </w:p>
    <w:p w:rsidR="0008581E" w:rsidRPr="00B3633A" w:rsidRDefault="0008581E">
      <w:pPr>
        <w:pStyle w:val="0DraftNormal"/>
        <w:rPr>
          <w:rFonts w:ascii="Montserrat" w:hAnsi="Montserrat"/>
          <w:sz w:val="24"/>
        </w:rPr>
        <w:sectPr w:rsidR="0008581E" w:rsidRPr="00B3633A">
          <w:pgSz w:w="12240" w:h="20160" w:code="5"/>
          <w:pgMar w:top="1440" w:right="3600" w:bottom="1440" w:left="1800" w:header="1440" w:footer="1440" w:gutter="0"/>
          <w:pgNumType w:start="1"/>
          <w:cols w:space="720"/>
          <w:noEndnote/>
        </w:sectPr>
      </w:pPr>
    </w:p>
    <w:p w:rsidR="0008581E" w:rsidRPr="00B3633A" w:rsidRDefault="0008581E">
      <w:pPr>
        <w:pStyle w:val="0DraftNormal"/>
        <w:rPr>
          <w:rFonts w:ascii="Montserrat" w:hAnsi="Montserrat"/>
          <w:sz w:val="24"/>
        </w:rPr>
      </w:pPr>
      <w:r w:rsidRPr="00B3633A">
        <w:rPr>
          <w:rFonts w:ascii="Montserrat" w:hAnsi="Montserrat"/>
          <w:sz w:val="24"/>
        </w:rPr>
        <w:t>dragon : phoenix</w:t>
      </w:r>
    </w:p>
    <w:p w:rsidR="0008581E" w:rsidRPr="00B3633A" w:rsidRDefault="0008581E">
      <w:pPr>
        <w:pStyle w:val="0DraftNormal"/>
        <w:rPr>
          <w:rFonts w:ascii="Montserrat" w:hAnsi="Montserrat"/>
          <w:sz w:val="24"/>
        </w:rPr>
      </w:pPr>
    </w:p>
    <w:p w:rsidR="0008581E" w:rsidRPr="00B3633A" w:rsidRDefault="00B3633A">
      <w:pPr>
        <w:pStyle w:val="0DraftNormal"/>
        <w:rPr>
          <w:rFonts w:ascii="Montserrat" w:hAnsi="Montserrat"/>
          <w:sz w:val="24"/>
        </w:rPr>
      </w:pPr>
      <w:r w:rsidRPr="00B3633A">
        <w:rPr>
          <w:rFonts w:ascii="Montserrat" w:hAnsi="Montserrat"/>
          <w:noProof/>
          <w:sz w:val="24"/>
        </w:rPr>
        <w:pict>
          <v:rect id="_x0000_s1028" style="position:absolute;margin-left:0;margin-top:0;width:3in;height:.05pt;z-index:-251660288;mso-position-horizontal-relative:margin" o:allowincell="f" fillcolor="black" stroked="f" strokeweight=".05pt">
            <v:fill color2="black"/>
            <w10:wrap anchorx="margin"/>
          </v:rect>
        </w:pict>
      </w:r>
    </w:p>
    <w:p w:rsidR="0008581E" w:rsidRPr="00B3633A" w:rsidRDefault="0008581E">
      <w:pPr>
        <w:pStyle w:val="0DraftNormal"/>
        <w:rPr>
          <w:rFonts w:ascii="Montserrat" w:hAnsi="Montserrat"/>
          <w:sz w:val="24"/>
        </w:rPr>
      </w:pPr>
    </w:p>
    <w:p w:rsidR="0008581E" w:rsidRPr="00B3633A" w:rsidRDefault="0008581E">
      <w:pPr>
        <w:pStyle w:val="0DraftNormal"/>
        <w:rPr>
          <w:rFonts w:ascii="Montserrat" w:hAnsi="Montserrat"/>
          <w:sz w:val="24"/>
        </w:rPr>
      </w:pPr>
      <w:r w:rsidRPr="00B3633A">
        <w:rPr>
          <w:rFonts w:ascii="Montserrat" w:hAnsi="Montserrat"/>
          <w:sz w:val="24"/>
        </w:rPr>
        <w:t>An eternal tale of the forbidden</w:t>
      </w:r>
    </w:p>
    <w:p w:rsidR="0008581E" w:rsidRPr="00B3633A" w:rsidRDefault="0008581E">
      <w:pPr>
        <w:pStyle w:val="0DraftNormal"/>
        <w:rPr>
          <w:rFonts w:ascii="Montserrat" w:hAnsi="Montserrat"/>
          <w:sz w:val="24"/>
        </w:rPr>
      </w:pPr>
    </w:p>
    <w:p w:rsidR="0008581E" w:rsidRPr="00B3633A" w:rsidRDefault="0008581E">
      <w:pPr>
        <w:pStyle w:val="0DraftNormal"/>
        <w:rPr>
          <w:rFonts w:ascii="Montserrat" w:hAnsi="Montserrat"/>
          <w:sz w:val="24"/>
        </w:rPr>
      </w:pPr>
    </w:p>
    <w:p w:rsidR="0008581E" w:rsidRPr="00B3633A" w:rsidRDefault="0008581E">
      <w:pPr>
        <w:pStyle w:val="0DraftNormal"/>
        <w:rPr>
          <w:rFonts w:ascii="Montserrat" w:hAnsi="Montserrat"/>
          <w:sz w:val="24"/>
        </w:rPr>
      </w:pPr>
    </w:p>
    <w:p w:rsidR="0008581E" w:rsidRPr="00B3633A" w:rsidRDefault="0008581E">
      <w:pPr>
        <w:pStyle w:val="0DraftNormal"/>
        <w:rPr>
          <w:rFonts w:ascii="Montserrat" w:hAnsi="Montserrat"/>
          <w:sz w:val="24"/>
        </w:rPr>
      </w:pPr>
    </w:p>
    <w:p w:rsidR="0008581E" w:rsidRPr="00B3633A" w:rsidRDefault="0008581E">
      <w:pPr>
        <w:pStyle w:val="0DraftNormal"/>
        <w:rPr>
          <w:rFonts w:ascii="Montserrat" w:hAnsi="Montserrat"/>
          <w:sz w:val="24"/>
        </w:rPr>
      </w:pPr>
      <w:r w:rsidRPr="00B3633A">
        <w:rPr>
          <w:rFonts w:ascii="Montserrat" w:hAnsi="Montserrat"/>
          <w:sz w:val="24"/>
        </w:rPr>
        <w:t>vai, mystery and paradox, av’s ULTIMATE lover and devourer</w:t>
      </w:r>
    </w:p>
    <w:p w:rsidR="0008581E" w:rsidRPr="00B3633A" w:rsidRDefault="0008581E">
      <w:pPr>
        <w:pStyle w:val="0DraftNormal"/>
        <w:rPr>
          <w:rFonts w:ascii="Montserrat" w:hAnsi="Montserrat"/>
          <w:sz w:val="24"/>
        </w:rPr>
      </w:pPr>
    </w:p>
    <w:p w:rsidR="0008581E" w:rsidRPr="00B3633A" w:rsidRDefault="0008581E">
      <w:pPr>
        <w:pStyle w:val="0DraftNormal"/>
        <w:rPr>
          <w:rFonts w:ascii="Montserrat" w:hAnsi="Montserrat"/>
          <w:sz w:val="24"/>
        </w:rPr>
      </w:pPr>
      <w:r w:rsidRPr="00B3633A">
        <w:rPr>
          <w:rFonts w:ascii="Montserrat" w:hAnsi="Montserrat"/>
          <w:sz w:val="24"/>
        </w:rPr>
        <w:t>Asia, dragon, twin, friend and nemesis</w:t>
      </w:r>
    </w:p>
    <w:p w:rsidR="0008581E" w:rsidRPr="00B3633A" w:rsidRDefault="0008581E">
      <w:pPr>
        <w:pStyle w:val="0DraftNormal"/>
        <w:rPr>
          <w:rFonts w:ascii="Montserrat" w:hAnsi="Montserrat"/>
          <w:sz w:val="24"/>
        </w:rPr>
      </w:pPr>
    </w:p>
    <w:p w:rsidR="0008581E" w:rsidRPr="00B3633A" w:rsidRDefault="0008581E">
      <w:pPr>
        <w:pStyle w:val="0DraftNormal"/>
        <w:rPr>
          <w:rFonts w:ascii="Montserrat" w:hAnsi="Montserrat"/>
          <w:sz w:val="24"/>
        </w:rPr>
      </w:pPr>
      <w:r w:rsidRPr="00B3633A">
        <w:rPr>
          <w:rFonts w:ascii="Montserrat" w:hAnsi="Montserrat"/>
          <w:sz w:val="24"/>
        </w:rPr>
        <w:t>KEVIN ZHAN / kzeisza, dragon, mentor, LOVER</w:t>
      </w:r>
    </w:p>
    <w:p w:rsidR="0008581E" w:rsidRPr="00B3633A" w:rsidRDefault="0008581E">
      <w:pPr>
        <w:pStyle w:val="0DraftNormal"/>
        <w:rPr>
          <w:rFonts w:ascii="Montserrat" w:hAnsi="Montserrat"/>
          <w:sz w:val="24"/>
        </w:rPr>
      </w:pPr>
    </w:p>
    <w:p w:rsidR="0008581E" w:rsidRPr="00B3633A" w:rsidRDefault="0008581E">
      <w:pPr>
        <w:pStyle w:val="0DraftNormal"/>
        <w:rPr>
          <w:rFonts w:ascii="Montserrat" w:hAnsi="Montserrat"/>
          <w:b/>
          <w:sz w:val="24"/>
        </w:rPr>
      </w:pPr>
      <w:r w:rsidRPr="00B3633A">
        <w:rPr>
          <w:rFonts w:ascii="Montserrat" w:hAnsi="Montserrat"/>
          <w:sz w:val="24"/>
        </w:rPr>
        <w:t>taking place on cinder, earth, ajea, anth, aeirn. prefaced by the hunt. awakening the phoenix by forcing a singular focus.</w:t>
      </w:r>
    </w:p>
    <w:p w:rsidR="0008581E" w:rsidRPr="00B3633A" w:rsidRDefault="0008581E">
      <w:pPr>
        <w:pStyle w:val="0DraftNormal"/>
        <w:rPr>
          <w:rFonts w:ascii="Montserrat" w:hAnsi="Montserrat"/>
          <w:b/>
          <w:sz w:val="24"/>
        </w:rPr>
      </w:pPr>
    </w:p>
    <w:p w:rsidR="0008581E" w:rsidRPr="00B3633A" w:rsidRDefault="0008581E">
      <w:pPr>
        <w:pStyle w:val="0DraftNormal"/>
        <w:rPr>
          <w:rFonts w:ascii="Montserrat" w:hAnsi="Montserrat"/>
          <w:sz w:val="24"/>
        </w:rPr>
      </w:pPr>
      <w:r w:rsidRPr="00B3633A">
        <w:rPr>
          <w:rFonts w:ascii="Montserrat" w:hAnsi="Montserrat"/>
          <w:sz w:val="24"/>
        </w:rPr>
        <w:t xml:space="preserve">a decision needs to be made in regard to a pilot project introducing a universe of thought into which all other considerations can flow. A part of that decision is to recognize and distinguish those elements which define their own place from those which are merely reflections of those elements out of place. The strongest element in hand is the irrepressable av, who has dominated nearly every effort attempted to date, in her own person as well as through indirect influence. Her story is an intrinsic and defiantly loose thread, which neatly unravels everything if pulled out of the weave. Since i can’t ignore her, i simply have to work around or through her. As an author i have to </w:t>
      </w:r>
      <w:r w:rsidRPr="00B3633A">
        <w:rPr>
          <w:rFonts w:ascii="Montserrat" w:hAnsi="Montserrat"/>
          <w:sz w:val="24"/>
          <w:u w:val="single"/>
        </w:rPr>
        <w:t>look at finding a way for the reader to peer at this universe through her</w:t>
      </w:r>
      <w:r w:rsidRPr="00B3633A">
        <w:rPr>
          <w:rFonts w:ascii="Montserrat" w:hAnsi="Montserrat"/>
          <w:sz w:val="24"/>
        </w:rPr>
        <w:t xml:space="preserve">, giving more concern to the possabilities they can witness through her unique perspective than to what little can be accomplished by leading them to focus their attention on her or her accomplishments. All of what happens to her, however vital and valuable to her, are simply means for the author and reader to gain access to where these events allow her to go. The real issues are basic, questions about who and what we really are, what reality is and why it exists, what we’ve really got and what we can or cannot do with it and why. In exploring an exotic and mundane range of interactions </w:t>
      </w:r>
      <w:r w:rsidRPr="00B3633A">
        <w:rPr>
          <w:rFonts w:ascii="Montserrat" w:hAnsi="Montserrat"/>
          <w:sz w:val="24"/>
          <w:u w:val="single"/>
        </w:rPr>
        <w:t>av is a vehicle to get the reader involved with these issues</w:t>
      </w:r>
      <w:r w:rsidRPr="00B3633A">
        <w:rPr>
          <w:rFonts w:ascii="Montserrat" w:hAnsi="Montserrat"/>
          <w:sz w:val="24"/>
        </w:rPr>
        <w:t xml:space="preserve">. In order to accomplish this goal, it is important to identify a point in her personal evolution at which the principle requirement of this is effectively and efficiently addressed. An evolution in which she is </w:t>
      </w:r>
      <w:r w:rsidRPr="00B3633A">
        <w:rPr>
          <w:rFonts w:ascii="Montserrat" w:hAnsi="Montserrat"/>
          <w:sz w:val="24"/>
          <w:u w:val="single"/>
        </w:rPr>
        <w:t>not so much the star, but the star witness; the survivor</w:t>
      </w:r>
      <w:r w:rsidRPr="00B3633A">
        <w:rPr>
          <w:rFonts w:ascii="Montserrat" w:hAnsi="Montserrat"/>
          <w:sz w:val="24"/>
        </w:rPr>
        <w:t xml:space="preserve"> for whom the best reward is merely walking away from the settling dust with enough capacity remaining to apprehend the resulting shift in her perspective.</w:t>
      </w:r>
    </w:p>
    <w:p w:rsidR="0008581E" w:rsidRPr="00B3633A" w:rsidRDefault="0008581E">
      <w:pPr>
        <w:pStyle w:val="0DraftNormal"/>
        <w:rPr>
          <w:rFonts w:ascii="Montserrat" w:hAnsi="Montserrat"/>
          <w:sz w:val="24"/>
        </w:rPr>
      </w:pPr>
    </w:p>
    <w:p w:rsidR="0008581E" w:rsidRPr="00B3633A" w:rsidRDefault="0008581E">
      <w:pPr>
        <w:pStyle w:val="0DraftNormal"/>
        <w:rPr>
          <w:rFonts w:ascii="Montserrat" w:hAnsi="Montserrat"/>
          <w:sz w:val="24"/>
        </w:rPr>
      </w:pPr>
      <w:r w:rsidRPr="00B3633A">
        <w:rPr>
          <w:rFonts w:ascii="Montserrat" w:hAnsi="Montserrat"/>
          <w:sz w:val="24"/>
        </w:rPr>
        <w:t xml:space="preserve">as an author i cannot think of a more overwhelming prospect for writing about than this one individual, who at first seemed so modest, elegant and uncomplicated, and no other could become more intense, intricate and exceptional than av does—by any sane delibaration. The notes alone, originating in the simplest efforts to probe her potential, are a tempest of possabilities in which a vast and deeply layered universe has emerged. Av’s greatest strength as a person is her ability to encompass those possabilities in spite of the paradox embracing them engenders. The universe conspires to make a godhead out of her, and she, while not quite resenting it, persistantly shrugs these endowments off as a compromise of her integrity. And yet the universe, aes, insists on forcing her to accept the role it has adopted her for. Ironically, she seems to have more control over the disposition of her universe than i, as its author. In spite of how energetically aes has drawn off of my experiences and perception in my own world, av’s universe boldly embodies its own original traits upon those influences. </w:t>
      </w:r>
      <w:r w:rsidRPr="00B3633A">
        <w:rPr>
          <w:rFonts w:ascii="Montserrat" w:hAnsi="Montserrat"/>
          <w:sz w:val="24"/>
          <w:u w:val="single"/>
        </w:rPr>
        <w:t>Confronted with this dreamer and this dream, what amounts to the real essence of the story of av and aes is her discovery of and association in the infinite expression. The realization of an ultimate reality, and the awesome challenge of becoming a part of it.</w:t>
      </w:r>
      <w:r w:rsidRPr="00B3633A">
        <w:rPr>
          <w:rFonts w:ascii="Montserrat" w:hAnsi="Montserrat"/>
          <w:sz w:val="24"/>
        </w:rPr>
        <w:t xml:space="preserve"> As a necessity, her story is favored to begin in an fsf environment, and </w:t>
      </w:r>
      <w:r w:rsidRPr="00B3633A">
        <w:rPr>
          <w:rFonts w:ascii="Montserrat" w:hAnsi="Montserrat"/>
          <w:sz w:val="24"/>
          <w:u w:val="single"/>
        </w:rPr>
        <w:t>the path of her exploration begins by exploring the mysteries and paradoxes of the mind</w:t>
      </w:r>
      <w:r w:rsidRPr="00B3633A">
        <w:rPr>
          <w:rFonts w:ascii="Montserrat" w:hAnsi="Montserrat"/>
          <w:sz w:val="24"/>
        </w:rPr>
        <w:t>.</w:t>
      </w:r>
    </w:p>
    <w:p w:rsidR="0008581E" w:rsidRPr="00B3633A" w:rsidRDefault="0008581E">
      <w:pPr>
        <w:pStyle w:val="0DraftNormal"/>
        <w:rPr>
          <w:rFonts w:ascii="Montserrat" w:hAnsi="Montserrat"/>
          <w:sz w:val="24"/>
        </w:rPr>
      </w:pPr>
    </w:p>
    <w:p w:rsidR="0008581E" w:rsidRPr="00B3633A" w:rsidRDefault="0008581E">
      <w:pPr>
        <w:pStyle w:val="0DraftNormal"/>
        <w:rPr>
          <w:rFonts w:ascii="Montserrat" w:hAnsi="Montserrat"/>
          <w:sz w:val="24"/>
        </w:rPr>
      </w:pPr>
      <w:r w:rsidRPr="00B3633A">
        <w:rPr>
          <w:rFonts w:ascii="Montserrat" w:hAnsi="Montserrat"/>
          <w:sz w:val="24"/>
        </w:rPr>
        <w:t xml:space="preserve">considering the degree to which i understand both her and the essential nature of the universe she is key to, it should be possible to initiate this project from a position independant of the mass of existing data. There is no need to rely on any existing device, as this work is considered purely for the sake of establishing the benchmark from which all the rest of the material will be expected to conform over succeeding project generations. </w:t>
      </w:r>
    </w:p>
    <w:p w:rsidR="0008581E" w:rsidRPr="00B3633A" w:rsidRDefault="0008581E">
      <w:pPr>
        <w:pStyle w:val="0DraftNormal"/>
        <w:rPr>
          <w:rFonts w:ascii="Montserrat" w:hAnsi="Montserrat"/>
          <w:sz w:val="24"/>
        </w:rPr>
      </w:pPr>
    </w:p>
    <w:p w:rsidR="0008581E" w:rsidRPr="00B3633A" w:rsidRDefault="0008581E">
      <w:pPr>
        <w:pStyle w:val="0DraftNormal"/>
        <w:rPr>
          <w:rFonts w:ascii="Montserrat" w:hAnsi="Montserrat"/>
          <w:sz w:val="24"/>
        </w:rPr>
      </w:pPr>
      <w:r w:rsidRPr="00B3633A">
        <w:rPr>
          <w:rFonts w:ascii="Montserrat" w:hAnsi="Montserrat"/>
          <w:sz w:val="24"/>
        </w:rPr>
        <w:t xml:space="preserve">What is the best way to introduce av and her world (aes), and what degree or angle of attack need such a project undertake? </w:t>
      </w:r>
    </w:p>
    <w:p w:rsidR="0008581E" w:rsidRPr="00B3633A" w:rsidRDefault="0008581E">
      <w:pPr>
        <w:pStyle w:val="0DraftNormal"/>
        <w:rPr>
          <w:rFonts w:ascii="Montserrat" w:hAnsi="Montserrat"/>
          <w:sz w:val="24"/>
        </w:rPr>
      </w:pPr>
    </w:p>
    <w:p w:rsidR="0008581E" w:rsidRPr="00B3633A" w:rsidRDefault="0008581E">
      <w:pPr>
        <w:pStyle w:val="0DraftNormal"/>
        <w:rPr>
          <w:rFonts w:ascii="Montserrat" w:hAnsi="Montserrat"/>
          <w:sz w:val="24"/>
        </w:rPr>
      </w:pPr>
      <w:r w:rsidRPr="00B3633A">
        <w:rPr>
          <w:rFonts w:ascii="Montserrat" w:hAnsi="Montserrat"/>
          <w:sz w:val="24"/>
        </w:rPr>
        <w:t xml:space="preserve">What kind of story allows these two to introduce each other without either dominating or overwhelming the action? </w:t>
      </w:r>
    </w:p>
    <w:p w:rsidR="0008581E" w:rsidRPr="00B3633A" w:rsidRDefault="0008581E">
      <w:pPr>
        <w:pStyle w:val="0DraftNormal"/>
        <w:rPr>
          <w:rFonts w:ascii="Montserrat" w:hAnsi="Montserrat"/>
          <w:sz w:val="24"/>
        </w:rPr>
      </w:pPr>
    </w:p>
    <w:p w:rsidR="0008581E" w:rsidRPr="00B3633A" w:rsidRDefault="0008581E">
      <w:pPr>
        <w:pStyle w:val="0DraftNormal"/>
        <w:rPr>
          <w:rFonts w:ascii="Montserrat" w:hAnsi="Montserrat"/>
          <w:sz w:val="24"/>
        </w:rPr>
      </w:pPr>
      <w:r w:rsidRPr="00B3633A">
        <w:rPr>
          <w:rFonts w:ascii="Montserrat" w:hAnsi="Montserrat"/>
          <w:sz w:val="24"/>
        </w:rPr>
        <w:t>Psionics and divinity</w:t>
      </w:r>
    </w:p>
    <w:p w:rsidR="0008581E" w:rsidRPr="00B3633A" w:rsidRDefault="0008581E">
      <w:pPr>
        <w:pStyle w:val="0DraftNormal"/>
        <w:rPr>
          <w:rFonts w:ascii="Montserrat" w:hAnsi="Montserrat"/>
          <w:sz w:val="24"/>
        </w:rPr>
      </w:pPr>
    </w:p>
    <w:p w:rsidR="0008581E" w:rsidRPr="00B3633A" w:rsidRDefault="0008581E">
      <w:pPr>
        <w:pStyle w:val="0DraftNormal"/>
        <w:rPr>
          <w:rFonts w:ascii="Montserrat" w:hAnsi="Montserrat"/>
          <w:spacing w:val="-1"/>
          <w:sz w:val="24"/>
        </w:rPr>
      </w:pPr>
      <w:r w:rsidRPr="00B3633A">
        <w:rPr>
          <w:rFonts w:ascii="Montserrat" w:hAnsi="Montserrat"/>
          <w:sz w:val="24"/>
        </w:rPr>
        <w:t xml:space="preserve">all that we can ever truly know, we know only in the mind. The world we exist in is a field of raw information which our perceptions are somehow able to make sense of. But the world we are aware of is an image, created and interpreted by our minds from that information. What that information really is or what it represents we are unable to know, because it can only be observed indirectly—through interaction. </w:t>
      </w:r>
      <w:r w:rsidRPr="00B3633A">
        <w:rPr>
          <w:rFonts w:ascii="Montserrat" w:hAnsi="Montserrat"/>
          <w:spacing w:val="-1"/>
          <w:sz w:val="24"/>
        </w:rPr>
        <w:t xml:space="preserve">There has really been no serious investigation into the very basis of mental ability, as there has never been a coherent recognition of the mind's role in the very expression of existence. For this reason, much of the work related to the issue has been disorganized and incoherent. Neither </w:t>
      </w:r>
      <w:r w:rsidRPr="00B3633A">
        <w:rPr>
          <w:rFonts w:ascii="Montserrat" w:hAnsi="Montserrat"/>
          <w:sz w:val="24"/>
        </w:rPr>
        <w:t xml:space="preserve">physics nor psychology is equiped to explore this possability, as each is founded on assuptions which outright deny the possability of mind as an intimate componant in the structure of the universe. </w:t>
      </w:r>
      <w:r w:rsidRPr="00B3633A">
        <w:rPr>
          <w:rFonts w:ascii="Montserrat" w:hAnsi="Montserrat"/>
          <w:spacing w:val="-1"/>
          <w:sz w:val="24"/>
        </w:rPr>
        <w:t xml:space="preserve">There are fundamental constants that unite the many profound phenomina found in fiction with the natural process of psychic existence in which we all are grounded. </w:t>
      </w:r>
      <w:r w:rsidRPr="00B3633A">
        <w:rPr>
          <w:rFonts w:ascii="Montserrat" w:hAnsi="Montserrat"/>
          <w:sz w:val="24"/>
        </w:rPr>
        <w:t xml:space="preserve">The study of the mind as a componant of reality falls under an unborn science; a field of study we can call psionics. </w:t>
      </w:r>
      <w:r w:rsidRPr="00B3633A">
        <w:rPr>
          <w:rFonts w:ascii="Montserrat" w:hAnsi="Montserrat"/>
          <w:spacing w:val="-1"/>
          <w:sz w:val="24"/>
        </w:rPr>
        <w:t xml:space="preserve">The topic of psionic ability is a murky one at best. Mind over matter is an ancient saying, but taking it seriously makes people understandibly nervous. Understanding the state dependant nature of psionics, and the effects of basic interpretation on freeing these abilities is a prerequisite to even beginning an inquiry into the subject. It is in the interest of perusing these points that i have selected this as the environment of my first work of published fiction. </w:t>
      </w:r>
    </w:p>
    <w:p w:rsidR="0008581E" w:rsidRPr="00B3633A" w:rsidRDefault="0008581E">
      <w:pPr>
        <w:pStyle w:val="0DraftNormal"/>
        <w:rPr>
          <w:rFonts w:ascii="Montserrat" w:hAnsi="Montserrat"/>
          <w:spacing w:val="-1"/>
          <w:sz w:val="24"/>
        </w:rPr>
      </w:pPr>
    </w:p>
    <w:p w:rsidR="0008581E" w:rsidRPr="00B3633A" w:rsidRDefault="0008581E">
      <w:pPr>
        <w:pStyle w:val="0DraftNormal"/>
        <w:rPr>
          <w:rFonts w:ascii="Montserrat" w:hAnsi="Montserrat"/>
          <w:sz w:val="24"/>
        </w:rPr>
      </w:pPr>
      <w:r w:rsidRPr="00B3633A">
        <w:rPr>
          <w:rFonts w:ascii="Montserrat" w:hAnsi="Montserrat"/>
          <w:sz w:val="24"/>
        </w:rPr>
        <w:t>the mind will manifest anything which it chooses to accommodate. In truth, all exists in spirit. In the invisible, intangible possability of being and becoming. The mind recognizes the dynamic and represents it as such. The comonplace majesty of flesh to the potentially mind shattering superdimensional. In such a tapestry, there is a dangerous complexity superceeding the inevitable simplicity of interpretation. All the mysteries have a symetry, a resonance to carnal and spiritual understanding. There are those which we might call angels, and find that the title is granted, but in understanding our angels are found well acquainted with the carnal mysteries. Indeed, the distinctions between angels, demons, gods and men are profound considering all share the same condition of being, embodying the same truth. The distinctions have to do with responsibility and the application of the art.</w:t>
      </w:r>
    </w:p>
    <w:p w:rsidR="0008581E" w:rsidRPr="00B3633A" w:rsidRDefault="0008581E">
      <w:pPr>
        <w:pStyle w:val="0DraftNormal"/>
        <w:rPr>
          <w:rFonts w:ascii="Montserrat" w:hAnsi="Montserrat"/>
          <w:sz w:val="24"/>
        </w:rPr>
      </w:pPr>
    </w:p>
    <w:p w:rsidR="0008581E" w:rsidRPr="00B3633A" w:rsidRDefault="0008581E">
      <w:pPr>
        <w:pStyle w:val="0DraftNormal"/>
        <w:rPr>
          <w:rFonts w:ascii="Montserrat" w:hAnsi="Montserrat"/>
          <w:sz w:val="24"/>
        </w:rPr>
      </w:pPr>
      <w:r w:rsidRPr="00B3633A">
        <w:rPr>
          <w:rFonts w:ascii="Montserrat" w:hAnsi="Montserrat"/>
          <w:sz w:val="24"/>
        </w:rPr>
        <w:t>worlds overlap. The manner in which they relate to each other can be expressed in hyper spatial terms, but only in a great enough mind. Higher minds exist almost for that reason alone—as much as it is vital that a mind exists that can encompass the expresion of a possability, there has to be a mind that can encompass the possabilities of a possability. However, the distinction exists only as there is a need for such expression to be distinct. Defining one world from another is an occupation of vast ellocution, an effort surpassed and given way to action purely through understanding. The relation between the world inhabited by the reader and the world experienced by the character is vast in its own way. Waves broadcasting many possabilities have broken on the shores of our world but in common favors none. The greatest of events have an echo in our place, but in our caution, only the most gruesome of trials fit our compass. The consequences of hope and vision, the greatness of an individual that defies the dark condition of our toil, so humbles us that it is only in thought, in dream, in spirit that we dare lift up our voices. The world visit in our great epic knows an echo of our condition, but dares to embrace the fire in our souls ... Lending action to the service of creation. The story is a sketch. A suggestion of the path from the stark shore of our condition through the majesty of the infinite expression.</w:t>
      </w:r>
    </w:p>
    <w:p w:rsidR="0008581E" w:rsidRPr="00B3633A" w:rsidRDefault="0008581E">
      <w:pPr>
        <w:pStyle w:val="0DraftNormal"/>
        <w:rPr>
          <w:rFonts w:ascii="Montserrat" w:hAnsi="Montserrat"/>
          <w:sz w:val="24"/>
        </w:rPr>
      </w:pPr>
    </w:p>
    <w:p w:rsidR="0008581E" w:rsidRPr="00B3633A" w:rsidRDefault="0008581E">
      <w:pPr>
        <w:pStyle w:val="0DraftNormal"/>
        <w:rPr>
          <w:rFonts w:ascii="Montserrat" w:hAnsi="Montserrat"/>
          <w:sz w:val="24"/>
        </w:rPr>
      </w:pPr>
      <w:r w:rsidRPr="00B3633A">
        <w:rPr>
          <w:rFonts w:ascii="Montserrat" w:hAnsi="Montserrat"/>
          <w:sz w:val="24"/>
        </w:rPr>
        <w:t>Creation</w:t>
      </w:r>
    </w:p>
    <w:p w:rsidR="0008581E" w:rsidRPr="00B3633A" w:rsidRDefault="0008581E">
      <w:pPr>
        <w:pStyle w:val="0DraftNormal"/>
        <w:rPr>
          <w:rFonts w:ascii="Montserrat" w:hAnsi="Montserrat"/>
          <w:sz w:val="24"/>
        </w:rPr>
      </w:pPr>
    </w:p>
    <w:p w:rsidR="0008581E" w:rsidRPr="00B3633A" w:rsidRDefault="0008581E">
      <w:pPr>
        <w:pStyle w:val="0DraftNormal"/>
        <w:rPr>
          <w:rFonts w:ascii="Montserrat" w:hAnsi="Montserrat"/>
          <w:sz w:val="24"/>
        </w:rPr>
      </w:pPr>
      <w:r w:rsidRPr="00B3633A">
        <w:rPr>
          <w:rFonts w:ascii="Montserrat" w:hAnsi="Montserrat"/>
          <w:sz w:val="24"/>
        </w:rPr>
        <w:t>energy</w:t>
      </w:r>
    </w:p>
    <w:p w:rsidR="0008581E" w:rsidRPr="00B3633A" w:rsidRDefault="0008581E">
      <w:pPr>
        <w:pStyle w:val="0DraftNormal"/>
        <w:rPr>
          <w:rFonts w:ascii="Montserrat" w:hAnsi="Montserrat"/>
          <w:sz w:val="24"/>
        </w:rPr>
      </w:pPr>
    </w:p>
    <w:p w:rsidR="0008581E" w:rsidRPr="00B3633A" w:rsidRDefault="0008581E">
      <w:pPr>
        <w:pStyle w:val="0DraftNormal"/>
        <w:rPr>
          <w:rFonts w:ascii="Montserrat" w:hAnsi="Montserrat"/>
          <w:sz w:val="24"/>
        </w:rPr>
      </w:pPr>
      <w:r w:rsidRPr="00B3633A">
        <w:rPr>
          <w:rFonts w:ascii="Montserrat" w:hAnsi="Montserrat"/>
          <w:sz w:val="24"/>
        </w:rPr>
        <w:t>void</w:t>
      </w:r>
    </w:p>
    <w:p w:rsidR="0008581E" w:rsidRPr="00B3633A" w:rsidRDefault="0008581E">
      <w:pPr>
        <w:pStyle w:val="0DraftNormal"/>
        <w:rPr>
          <w:rFonts w:ascii="Montserrat" w:hAnsi="Montserrat"/>
          <w:sz w:val="24"/>
        </w:rPr>
      </w:pPr>
    </w:p>
    <w:p w:rsidR="0008581E" w:rsidRPr="00B3633A" w:rsidRDefault="0008581E">
      <w:pPr>
        <w:pStyle w:val="0DraftNormal"/>
        <w:rPr>
          <w:rFonts w:ascii="Montserrat" w:hAnsi="Montserrat"/>
          <w:sz w:val="24"/>
        </w:rPr>
      </w:pPr>
      <w:r w:rsidRPr="00B3633A">
        <w:rPr>
          <w:rFonts w:ascii="Montserrat" w:hAnsi="Montserrat"/>
          <w:sz w:val="24"/>
        </w:rPr>
        <w:t>matter</w:t>
      </w:r>
    </w:p>
    <w:p w:rsidR="0008581E" w:rsidRPr="00B3633A" w:rsidRDefault="0008581E">
      <w:pPr>
        <w:pStyle w:val="0DraftNormal"/>
        <w:rPr>
          <w:rFonts w:ascii="Montserrat" w:hAnsi="Montserrat"/>
          <w:sz w:val="24"/>
        </w:rPr>
      </w:pPr>
    </w:p>
    <w:p w:rsidR="0008581E" w:rsidRPr="00B3633A" w:rsidRDefault="0008581E">
      <w:pPr>
        <w:pStyle w:val="0DraftNormal"/>
        <w:rPr>
          <w:rFonts w:ascii="Montserrat" w:hAnsi="Montserrat"/>
          <w:sz w:val="24"/>
        </w:rPr>
      </w:pPr>
      <w:r w:rsidRPr="00B3633A">
        <w:rPr>
          <w:rFonts w:ascii="Montserrat" w:hAnsi="Montserrat"/>
          <w:sz w:val="24"/>
        </w:rPr>
        <w:t>implementation</w:t>
      </w:r>
    </w:p>
    <w:p w:rsidR="0008581E" w:rsidRPr="00B3633A" w:rsidRDefault="0008581E">
      <w:pPr>
        <w:pStyle w:val="0DraftNormal"/>
        <w:rPr>
          <w:rFonts w:ascii="Montserrat" w:hAnsi="Montserrat"/>
          <w:sz w:val="24"/>
        </w:rPr>
      </w:pPr>
    </w:p>
    <w:p w:rsidR="0008581E" w:rsidRPr="00B3633A" w:rsidRDefault="0008581E">
      <w:pPr>
        <w:pStyle w:val="0DraftNormal"/>
        <w:rPr>
          <w:rFonts w:ascii="Montserrat" w:hAnsi="Montserrat"/>
          <w:sz w:val="24"/>
        </w:rPr>
      </w:pPr>
      <w:r w:rsidRPr="00B3633A">
        <w:rPr>
          <w:rFonts w:ascii="Montserrat" w:hAnsi="Montserrat"/>
          <w:sz w:val="24"/>
        </w:rPr>
        <w:t>Action</w:t>
      </w:r>
    </w:p>
    <w:p w:rsidR="0008581E" w:rsidRPr="00B3633A" w:rsidRDefault="0008581E">
      <w:pPr>
        <w:pStyle w:val="0DraftNormal"/>
        <w:rPr>
          <w:rFonts w:ascii="Montserrat" w:hAnsi="Montserrat"/>
          <w:sz w:val="24"/>
        </w:rPr>
      </w:pPr>
    </w:p>
    <w:p w:rsidR="0008581E" w:rsidRPr="00B3633A" w:rsidRDefault="0008581E">
      <w:pPr>
        <w:pStyle w:val="0DraftNormal"/>
        <w:rPr>
          <w:rFonts w:ascii="Montserrat" w:hAnsi="Montserrat"/>
          <w:sz w:val="24"/>
        </w:rPr>
      </w:pPr>
      <w:r w:rsidRPr="00B3633A">
        <w:rPr>
          <w:rFonts w:ascii="Montserrat" w:hAnsi="Montserrat"/>
          <w:sz w:val="24"/>
        </w:rPr>
        <w:t xml:space="preserve">material </w:t>
      </w:r>
    </w:p>
    <w:p w:rsidR="0008581E" w:rsidRPr="00B3633A" w:rsidRDefault="0008581E">
      <w:pPr>
        <w:pStyle w:val="0DraftNormal"/>
        <w:rPr>
          <w:rFonts w:ascii="Montserrat" w:hAnsi="Montserrat"/>
          <w:sz w:val="24"/>
        </w:rPr>
      </w:pPr>
    </w:p>
    <w:p w:rsidR="0008581E" w:rsidRPr="00B3633A" w:rsidRDefault="0008581E">
      <w:pPr>
        <w:pStyle w:val="0DraftNormal"/>
        <w:rPr>
          <w:rFonts w:ascii="Montserrat" w:hAnsi="Montserrat"/>
          <w:sz w:val="24"/>
        </w:rPr>
      </w:pPr>
      <w:r w:rsidRPr="00B3633A">
        <w:rPr>
          <w:rFonts w:ascii="Montserrat" w:hAnsi="Montserrat"/>
          <w:sz w:val="24"/>
        </w:rPr>
        <w:t>body</w:t>
      </w:r>
    </w:p>
    <w:p w:rsidR="0008581E" w:rsidRPr="00B3633A" w:rsidRDefault="0008581E">
      <w:pPr>
        <w:pStyle w:val="0DraftNormal"/>
        <w:rPr>
          <w:rFonts w:ascii="Montserrat" w:hAnsi="Montserrat"/>
          <w:sz w:val="24"/>
        </w:rPr>
      </w:pPr>
    </w:p>
    <w:p w:rsidR="0008581E" w:rsidRPr="00B3633A" w:rsidRDefault="0008581E">
      <w:pPr>
        <w:pStyle w:val="0DraftNormal"/>
        <w:rPr>
          <w:rFonts w:ascii="Montserrat" w:hAnsi="Montserrat"/>
          <w:sz w:val="24"/>
        </w:rPr>
      </w:pPr>
      <w:r w:rsidRPr="00B3633A">
        <w:rPr>
          <w:rFonts w:ascii="Montserrat" w:hAnsi="Montserrat"/>
          <w:sz w:val="24"/>
        </w:rPr>
        <w:t>physical</w:t>
      </w:r>
    </w:p>
    <w:p w:rsidR="0008581E" w:rsidRPr="00B3633A" w:rsidRDefault="0008581E">
      <w:pPr>
        <w:pStyle w:val="0DraftNormal"/>
        <w:rPr>
          <w:rFonts w:ascii="Montserrat" w:hAnsi="Montserrat"/>
          <w:sz w:val="24"/>
        </w:rPr>
      </w:pPr>
    </w:p>
    <w:p w:rsidR="0008581E" w:rsidRPr="00B3633A" w:rsidRDefault="0008581E">
      <w:pPr>
        <w:pStyle w:val="0DraftNormal"/>
        <w:rPr>
          <w:rFonts w:ascii="Montserrat" w:hAnsi="Montserrat"/>
          <w:sz w:val="24"/>
        </w:rPr>
      </w:pPr>
      <w:r w:rsidRPr="00B3633A">
        <w:rPr>
          <w:rFonts w:ascii="Montserrat" w:hAnsi="Montserrat"/>
          <w:sz w:val="24"/>
        </w:rPr>
        <w:t>execution</w:t>
      </w:r>
    </w:p>
    <w:p w:rsidR="0008581E" w:rsidRPr="00B3633A" w:rsidRDefault="0008581E">
      <w:pPr>
        <w:pStyle w:val="0DraftNormal"/>
        <w:rPr>
          <w:rFonts w:ascii="Montserrat" w:hAnsi="Montserrat"/>
          <w:sz w:val="24"/>
        </w:rPr>
      </w:pPr>
    </w:p>
    <w:p w:rsidR="0008581E" w:rsidRPr="00B3633A" w:rsidRDefault="0008581E">
      <w:pPr>
        <w:pStyle w:val="0DraftNormal"/>
        <w:rPr>
          <w:rFonts w:ascii="Montserrat" w:hAnsi="Montserrat"/>
          <w:sz w:val="24"/>
        </w:rPr>
      </w:pPr>
      <w:r w:rsidRPr="00B3633A">
        <w:rPr>
          <w:rFonts w:ascii="Montserrat" w:hAnsi="Montserrat"/>
          <w:sz w:val="24"/>
        </w:rPr>
        <w:t>Emotion</w:t>
      </w:r>
    </w:p>
    <w:p w:rsidR="0008581E" w:rsidRPr="00B3633A" w:rsidRDefault="0008581E">
      <w:pPr>
        <w:pStyle w:val="0DraftNormal"/>
        <w:rPr>
          <w:rFonts w:ascii="Montserrat" w:hAnsi="Montserrat"/>
          <w:sz w:val="24"/>
        </w:rPr>
      </w:pPr>
    </w:p>
    <w:p w:rsidR="0008581E" w:rsidRPr="00B3633A" w:rsidRDefault="0008581E">
      <w:pPr>
        <w:pStyle w:val="0DraftNormal"/>
        <w:rPr>
          <w:rFonts w:ascii="Montserrat" w:hAnsi="Montserrat"/>
          <w:sz w:val="24"/>
        </w:rPr>
      </w:pPr>
      <w:r w:rsidRPr="00B3633A">
        <w:rPr>
          <w:rFonts w:ascii="Montserrat" w:hAnsi="Montserrat"/>
          <w:sz w:val="24"/>
        </w:rPr>
        <w:t>athenial</w:t>
      </w:r>
    </w:p>
    <w:p w:rsidR="0008581E" w:rsidRPr="00B3633A" w:rsidRDefault="0008581E">
      <w:pPr>
        <w:pStyle w:val="0DraftNormal"/>
        <w:rPr>
          <w:rFonts w:ascii="Montserrat" w:hAnsi="Montserrat"/>
          <w:sz w:val="24"/>
        </w:rPr>
      </w:pPr>
    </w:p>
    <w:p w:rsidR="0008581E" w:rsidRPr="00B3633A" w:rsidRDefault="0008581E">
      <w:pPr>
        <w:pStyle w:val="0DraftNormal"/>
        <w:rPr>
          <w:rFonts w:ascii="Montserrat" w:hAnsi="Montserrat"/>
          <w:sz w:val="24"/>
        </w:rPr>
      </w:pPr>
      <w:r w:rsidRPr="00B3633A">
        <w:rPr>
          <w:rFonts w:ascii="Montserrat" w:hAnsi="Montserrat"/>
          <w:sz w:val="24"/>
        </w:rPr>
        <w:t>mind</w:t>
      </w:r>
    </w:p>
    <w:p w:rsidR="0008581E" w:rsidRPr="00B3633A" w:rsidRDefault="0008581E">
      <w:pPr>
        <w:pStyle w:val="0DraftNormal"/>
        <w:rPr>
          <w:rFonts w:ascii="Montserrat" w:hAnsi="Montserrat"/>
          <w:sz w:val="24"/>
        </w:rPr>
      </w:pPr>
    </w:p>
    <w:p w:rsidR="0008581E" w:rsidRPr="00B3633A" w:rsidRDefault="0008581E">
      <w:pPr>
        <w:pStyle w:val="0DraftNormal"/>
        <w:rPr>
          <w:rFonts w:ascii="Montserrat" w:hAnsi="Montserrat"/>
          <w:sz w:val="24"/>
        </w:rPr>
      </w:pPr>
      <w:r w:rsidRPr="00B3633A">
        <w:rPr>
          <w:rFonts w:ascii="Montserrat" w:hAnsi="Montserrat"/>
          <w:sz w:val="24"/>
        </w:rPr>
        <w:t>mental</w:t>
      </w:r>
    </w:p>
    <w:p w:rsidR="0008581E" w:rsidRPr="00B3633A" w:rsidRDefault="0008581E">
      <w:pPr>
        <w:pStyle w:val="0DraftNormal"/>
        <w:rPr>
          <w:rFonts w:ascii="Montserrat" w:hAnsi="Montserrat"/>
          <w:sz w:val="24"/>
        </w:rPr>
      </w:pPr>
    </w:p>
    <w:p w:rsidR="0008581E" w:rsidRPr="00B3633A" w:rsidRDefault="0008581E">
      <w:pPr>
        <w:pStyle w:val="0DraftNormal"/>
        <w:rPr>
          <w:rFonts w:ascii="Montserrat" w:hAnsi="Montserrat"/>
          <w:sz w:val="24"/>
        </w:rPr>
      </w:pPr>
      <w:r w:rsidRPr="00B3633A">
        <w:rPr>
          <w:rFonts w:ascii="Montserrat" w:hAnsi="Montserrat"/>
          <w:sz w:val="24"/>
        </w:rPr>
        <w:t>expression</w:t>
      </w:r>
    </w:p>
    <w:p w:rsidR="0008581E" w:rsidRPr="00B3633A" w:rsidRDefault="0008581E">
      <w:pPr>
        <w:pStyle w:val="0DraftNormal"/>
        <w:rPr>
          <w:rFonts w:ascii="Montserrat" w:hAnsi="Montserrat"/>
          <w:sz w:val="24"/>
        </w:rPr>
      </w:pPr>
    </w:p>
    <w:p w:rsidR="0008581E" w:rsidRPr="00B3633A" w:rsidRDefault="0008581E">
      <w:pPr>
        <w:pStyle w:val="0DraftNormal"/>
        <w:rPr>
          <w:rFonts w:ascii="Montserrat" w:hAnsi="Montserrat"/>
          <w:sz w:val="24"/>
        </w:rPr>
      </w:pPr>
      <w:r w:rsidRPr="00B3633A">
        <w:rPr>
          <w:rFonts w:ascii="Montserrat" w:hAnsi="Montserrat"/>
          <w:sz w:val="24"/>
        </w:rPr>
        <w:t>Inspiration</w:t>
      </w:r>
    </w:p>
    <w:p w:rsidR="0008581E" w:rsidRPr="00B3633A" w:rsidRDefault="0008581E">
      <w:pPr>
        <w:pStyle w:val="0DraftNormal"/>
        <w:rPr>
          <w:rFonts w:ascii="Montserrat" w:hAnsi="Montserrat"/>
          <w:sz w:val="24"/>
        </w:rPr>
      </w:pPr>
    </w:p>
    <w:p w:rsidR="0008581E" w:rsidRPr="00B3633A" w:rsidRDefault="0008581E">
      <w:pPr>
        <w:pStyle w:val="0DraftNormal"/>
        <w:rPr>
          <w:rFonts w:ascii="Montserrat" w:hAnsi="Montserrat"/>
          <w:sz w:val="24"/>
        </w:rPr>
      </w:pPr>
      <w:r w:rsidRPr="00B3633A">
        <w:rPr>
          <w:rFonts w:ascii="Montserrat" w:hAnsi="Montserrat"/>
          <w:sz w:val="24"/>
        </w:rPr>
        <w:t>etherial</w:t>
      </w:r>
    </w:p>
    <w:p w:rsidR="0008581E" w:rsidRPr="00B3633A" w:rsidRDefault="0008581E">
      <w:pPr>
        <w:pStyle w:val="0DraftNormal"/>
        <w:rPr>
          <w:rFonts w:ascii="Montserrat" w:hAnsi="Montserrat"/>
          <w:sz w:val="24"/>
        </w:rPr>
      </w:pPr>
    </w:p>
    <w:p w:rsidR="0008581E" w:rsidRPr="00B3633A" w:rsidRDefault="0008581E">
      <w:pPr>
        <w:pStyle w:val="0DraftNormal"/>
        <w:rPr>
          <w:rFonts w:ascii="Montserrat" w:hAnsi="Montserrat"/>
          <w:sz w:val="24"/>
        </w:rPr>
      </w:pPr>
      <w:r w:rsidRPr="00B3633A">
        <w:rPr>
          <w:rFonts w:ascii="Montserrat" w:hAnsi="Montserrat"/>
          <w:sz w:val="24"/>
        </w:rPr>
        <w:t>spirit</w:t>
      </w:r>
    </w:p>
    <w:p w:rsidR="0008581E" w:rsidRPr="00B3633A" w:rsidRDefault="0008581E">
      <w:pPr>
        <w:pStyle w:val="0DraftNormal"/>
        <w:rPr>
          <w:rFonts w:ascii="Montserrat" w:hAnsi="Montserrat"/>
          <w:sz w:val="24"/>
        </w:rPr>
      </w:pPr>
    </w:p>
    <w:p w:rsidR="0008581E" w:rsidRPr="00B3633A" w:rsidRDefault="0008581E">
      <w:pPr>
        <w:pStyle w:val="0DraftNormal"/>
        <w:rPr>
          <w:rFonts w:ascii="Montserrat" w:hAnsi="Montserrat"/>
          <w:sz w:val="24"/>
        </w:rPr>
      </w:pPr>
      <w:r w:rsidRPr="00B3633A">
        <w:rPr>
          <w:rFonts w:ascii="Montserrat" w:hAnsi="Montserrat"/>
          <w:sz w:val="24"/>
        </w:rPr>
        <w:t>spiritual</w:t>
      </w:r>
    </w:p>
    <w:p w:rsidR="0008581E" w:rsidRPr="00B3633A" w:rsidRDefault="0008581E">
      <w:pPr>
        <w:pStyle w:val="0DraftNormal"/>
        <w:rPr>
          <w:rFonts w:ascii="Montserrat" w:hAnsi="Montserrat"/>
          <w:sz w:val="24"/>
        </w:rPr>
      </w:pPr>
    </w:p>
    <w:p w:rsidR="0008581E" w:rsidRPr="00B3633A" w:rsidRDefault="0008581E">
      <w:pPr>
        <w:pStyle w:val="0DraftNormal"/>
        <w:rPr>
          <w:rFonts w:ascii="Montserrat" w:hAnsi="Montserrat"/>
          <w:sz w:val="24"/>
        </w:rPr>
      </w:pPr>
      <w:r w:rsidRPr="00B3633A">
        <w:rPr>
          <w:rFonts w:ascii="Montserrat" w:hAnsi="Montserrat"/>
          <w:sz w:val="24"/>
        </w:rPr>
        <w:t>expiration</w:t>
      </w:r>
    </w:p>
    <w:p w:rsidR="0008581E" w:rsidRPr="00B3633A" w:rsidRDefault="0008581E">
      <w:pPr>
        <w:pStyle w:val="0DraftNormal"/>
        <w:rPr>
          <w:rFonts w:ascii="Montserrat" w:hAnsi="Montserrat"/>
          <w:sz w:val="24"/>
        </w:rPr>
      </w:pPr>
    </w:p>
    <w:p w:rsidR="0008581E" w:rsidRPr="00B3633A" w:rsidRDefault="0008581E">
      <w:pPr>
        <w:pStyle w:val="0DraftNormal"/>
        <w:rPr>
          <w:rFonts w:ascii="Montserrat" w:hAnsi="Montserrat"/>
          <w:sz w:val="24"/>
        </w:rPr>
      </w:pPr>
      <w:r w:rsidRPr="00B3633A">
        <w:rPr>
          <w:rFonts w:ascii="Montserrat" w:hAnsi="Montserrat"/>
          <w:sz w:val="24"/>
        </w:rPr>
        <w:t>Initiation</w:t>
      </w:r>
    </w:p>
    <w:p w:rsidR="0008581E" w:rsidRPr="00B3633A" w:rsidRDefault="0008581E">
      <w:pPr>
        <w:pStyle w:val="0DraftNormal"/>
        <w:rPr>
          <w:rFonts w:ascii="Montserrat" w:hAnsi="Montserrat"/>
          <w:sz w:val="24"/>
        </w:rPr>
      </w:pPr>
    </w:p>
    <w:p w:rsidR="0008581E" w:rsidRPr="00B3633A" w:rsidRDefault="0008581E">
      <w:pPr>
        <w:pStyle w:val="0DraftNormal"/>
        <w:rPr>
          <w:rFonts w:ascii="Montserrat" w:hAnsi="Montserrat"/>
          <w:sz w:val="24"/>
        </w:rPr>
      </w:pPr>
      <w:r w:rsidRPr="00B3633A">
        <w:rPr>
          <w:rFonts w:ascii="Montserrat" w:hAnsi="Montserrat"/>
          <w:sz w:val="24"/>
        </w:rPr>
        <w:t>essence</w:t>
      </w:r>
    </w:p>
    <w:p w:rsidR="0008581E" w:rsidRPr="00B3633A" w:rsidRDefault="0008581E">
      <w:pPr>
        <w:pStyle w:val="0DraftNormal"/>
        <w:rPr>
          <w:rFonts w:ascii="Montserrat" w:hAnsi="Montserrat"/>
          <w:sz w:val="24"/>
        </w:rPr>
      </w:pPr>
    </w:p>
    <w:p w:rsidR="0008581E" w:rsidRPr="00B3633A" w:rsidRDefault="0008581E">
      <w:pPr>
        <w:pStyle w:val="0DraftNormal"/>
        <w:rPr>
          <w:rFonts w:ascii="Montserrat" w:hAnsi="Montserrat"/>
          <w:sz w:val="24"/>
        </w:rPr>
      </w:pPr>
      <w:r w:rsidRPr="00B3633A">
        <w:rPr>
          <w:rFonts w:ascii="Montserrat" w:hAnsi="Montserrat"/>
          <w:sz w:val="24"/>
        </w:rPr>
        <w:t>soul</w:t>
      </w:r>
    </w:p>
    <w:p w:rsidR="0008581E" w:rsidRPr="00B3633A" w:rsidRDefault="0008581E">
      <w:pPr>
        <w:pStyle w:val="0DraftNormal"/>
        <w:rPr>
          <w:rFonts w:ascii="Montserrat" w:hAnsi="Montserrat"/>
          <w:sz w:val="24"/>
        </w:rPr>
      </w:pPr>
    </w:p>
    <w:p w:rsidR="0008581E" w:rsidRPr="00B3633A" w:rsidRDefault="0008581E">
      <w:pPr>
        <w:pStyle w:val="0DraftNormal"/>
        <w:rPr>
          <w:rFonts w:ascii="Montserrat" w:hAnsi="Montserrat"/>
          <w:sz w:val="24"/>
        </w:rPr>
      </w:pPr>
      <w:r w:rsidRPr="00B3633A">
        <w:rPr>
          <w:rFonts w:ascii="Montserrat" w:hAnsi="Montserrat"/>
          <w:sz w:val="24"/>
        </w:rPr>
        <w:t>substance</w:t>
      </w:r>
    </w:p>
    <w:p w:rsidR="0008581E" w:rsidRPr="00B3633A" w:rsidRDefault="0008581E">
      <w:pPr>
        <w:pStyle w:val="0DraftNormal"/>
        <w:rPr>
          <w:rFonts w:ascii="Montserrat" w:hAnsi="Montserrat"/>
          <w:sz w:val="24"/>
        </w:rPr>
      </w:pPr>
    </w:p>
    <w:p w:rsidR="0008581E" w:rsidRPr="00B3633A" w:rsidRDefault="0008581E">
      <w:pPr>
        <w:pStyle w:val="0DraftNormal"/>
        <w:rPr>
          <w:rFonts w:ascii="Montserrat" w:hAnsi="Montserrat"/>
          <w:sz w:val="24"/>
        </w:rPr>
      </w:pPr>
      <w:r w:rsidRPr="00B3633A">
        <w:rPr>
          <w:rFonts w:ascii="Montserrat" w:hAnsi="Montserrat"/>
          <w:sz w:val="24"/>
        </w:rPr>
        <w:t>destruction</w:t>
      </w:r>
    </w:p>
    <w:p w:rsidR="0008581E" w:rsidRPr="00B3633A" w:rsidRDefault="0008581E">
      <w:pPr>
        <w:pStyle w:val="0DraftNormal"/>
        <w:rPr>
          <w:rFonts w:ascii="Montserrat" w:hAnsi="Montserrat"/>
          <w:sz w:val="24"/>
        </w:rPr>
      </w:pPr>
    </w:p>
    <w:p w:rsidR="0008581E" w:rsidRPr="00B3633A" w:rsidRDefault="0008581E">
      <w:pPr>
        <w:pStyle w:val="0DraftNormal"/>
        <w:rPr>
          <w:rFonts w:ascii="Montserrat" w:hAnsi="Montserrat"/>
          <w:sz w:val="24"/>
        </w:rPr>
      </w:pPr>
      <w:r w:rsidRPr="00B3633A">
        <w:rPr>
          <w:rFonts w:ascii="Montserrat" w:hAnsi="Montserrat"/>
          <w:sz w:val="24"/>
        </w:rPr>
        <w:t>an inspiration</w:t>
      </w:r>
    </w:p>
    <w:p w:rsidR="0008581E" w:rsidRPr="00B3633A" w:rsidRDefault="0008581E">
      <w:pPr>
        <w:pStyle w:val="0DraftNormal"/>
        <w:rPr>
          <w:rFonts w:ascii="Montserrat" w:hAnsi="Montserrat"/>
          <w:sz w:val="24"/>
        </w:rPr>
      </w:pPr>
    </w:p>
    <w:p w:rsidR="0008581E" w:rsidRPr="00B3633A" w:rsidRDefault="0008581E">
      <w:pPr>
        <w:pStyle w:val="0DraftNormal"/>
        <w:rPr>
          <w:rFonts w:ascii="Montserrat" w:hAnsi="Montserrat"/>
          <w:spacing w:val="-2"/>
          <w:sz w:val="24"/>
        </w:rPr>
      </w:pPr>
      <w:r w:rsidRPr="00B3633A">
        <w:rPr>
          <w:rFonts w:ascii="Montserrat" w:hAnsi="Montserrat"/>
          <w:spacing w:val="-2"/>
          <w:sz w:val="24"/>
        </w:rPr>
        <w:t>if you take this from the point of monadic theory, looking at the theatre of existence, these are the things that come clear. It is only by abandoning our obsession with possessing the world that we can hope to possess our selves. This does not mean to abandon life. It only means to abandon the notion of dominating life. If you allow life to be its own creature you can finally become your own creature. The world itself is a collective unconscious, not because all things are unified in one unconsciousness, but because our unconsciousness—this selfless part of ourselves—is able to share the world. Our bodies beolng to the world, because that is what they are made of. Our minds, however, are our own and can only be our own. Our bodies allow us to belong to the world—to life—it is a way of giving ourselves to each other. The worlds within our minds are as much ours as our minds themselves are. But even there, we can share these worlds. If we allow them to come to life, and embrace within them this life, these worlds become as real and valid as the world in which we first attained our self possession. Do not be mistaken, however, and fear that allowing life to exist in your mind will deprive you of the sanctity of your mind, because to this life your mind is the world. None may take dominion over this world because this world is you and you are the domain. You are irreplacable. In this right, you are a god. The full realization of this is, a self possessed entity is its own creator and creation. To embrace life, you must embrace the body of the world you live in, but that body is defined by your own spirit. The gift of self possession is two fold. The gift of the phoenix is immortality—you cannot die but that you rise again from your own Asiaes. The gift of the dragon is infinity—shape changing, endless possiblities of self expression. But the only way for this to come about is to realize that you are at once dragon and phoenix. Selfless and self possessed.</w:t>
      </w:r>
    </w:p>
    <w:p w:rsidR="0008581E" w:rsidRPr="00B3633A" w:rsidRDefault="0008581E">
      <w:pPr>
        <w:pStyle w:val="0DraftNormal"/>
        <w:rPr>
          <w:rFonts w:ascii="Montserrat" w:hAnsi="Montserrat"/>
          <w:spacing w:val="-2"/>
          <w:sz w:val="24"/>
        </w:rPr>
      </w:pPr>
    </w:p>
    <w:p w:rsidR="0008581E" w:rsidRPr="00B3633A" w:rsidRDefault="0008581E">
      <w:pPr>
        <w:pStyle w:val="0DraftNormal"/>
        <w:rPr>
          <w:rFonts w:ascii="Montserrat" w:hAnsi="Montserrat"/>
          <w:spacing w:val="-2"/>
          <w:sz w:val="24"/>
        </w:rPr>
      </w:pPr>
      <w:r w:rsidRPr="00B3633A">
        <w:rPr>
          <w:rFonts w:ascii="Montserrat" w:hAnsi="Montserrat"/>
          <w:spacing w:val="-2"/>
          <w:sz w:val="24"/>
        </w:rPr>
        <w:t>you who were a god—who lost yourself in the shadow of your own world—could not become less than phoenix, even though you shed the dragon, your will. You have pretended to be unconscious of yourself. But, you were not. You always knew what you were doing. You were hiding. From yourself. Which was not directly possible, so you sought to hide from the possabilities of your self.</w:t>
      </w:r>
    </w:p>
    <w:p w:rsidR="0008581E" w:rsidRPr="00B3633A" w:rsidRDefault="0008581E">
      <w:pPr>
        <w:pStyle w:val="0DraftNormal"/>
        <w:rPr>
          <w:rFonts w:ascii="Montserrat" w:hAnsi="Montserrat"/>
          <w:spacing w:val="-2"/>
          <w:sz w:val="24"/>
        </w:rPr>
      </w:pPr>
    </w:p>
    <w:p w:rsidR="0008581E" w:rsidRPr="00B3633A" w:rsidRDefault="0008581E">
      <w:pPr>
        <w:pStyle w:val="0DraftNormal"/>
        <w:rPr>
          <w:rFonts w:ascii="Montserrat" w:hAnsi="Montserrat"/>
          <w:spacing w:val="-2"/>
          <w:sz w:val="24"/>
        </w:rPr>
      </w:pPr>
      <w:r w:rsidRPr="00B3633A">
        <w:rPr>
          <w:rFonts w:ascii="Montserrat" w:hAnsi="Montserrat"/>
          <w:spacing w:val="-2"/>
          <w:sz w:val="24"/>
        </w:rPr>
        <w:t>but because you were phoenix, you could not resist embracing life. Though this brought you measures of pain and pleasure, the most profound consequence was what you learned along the way. You discovered the elegant simplicity of your self. Perspective. You rediscovered yourself. Now that you no longer wish to hide from yourself you are puzzled by the limitations you accepted as your disguise. You wondered how to reattain your divine self without losing this new maturity. The realization that you had evolved. Naturally, you didn't know how to answer, because you had already learned all you needed to know. It was not a new answer you sought at all, but an old one. A timeless truth. How to let go. How to accept.</w:t>
      </w:r>
    </w:p>
    <w:p w:rsidR="0008581E" w:rsidRPr="00B3633A" w:rsidRDefault="0008581E">
      <w:pPr>
        <w:pStyle w:val="0DraftNormal"/>
        <w:rPr>
          <w:rFonts w:ascii="Montserrat" w:hAnsi="Montserrat"/>
          <w:spacing w:val="-2"/>
          <w:sz w:val="24"/>
        </w:rPr>
      </w:pPr>
    </w:p>
    <w:p w:rsidR="0008581E" w:rsidRPr="00B3633A" w:rsidRDefault="0008581E">
      <w:pPr>
        <w:pStyle w:val="0DraftNormal"/>
        <w:rPr>
          <w:rFonts w:ascii="Montserrat" w:hAnsi="Montserrat"/>
          <w:spacing w:val="-2"/>
          <w:sz w:val="24"/>
        </w:rPr>
      </w:pPr>
      <w:r w:rsidRPr="00B3633A">
        <w:rPr>
          <w:rFonts w:ascii="Montserrat" w:hAnsi="Montserrat"/>
          <w:spacing w:val="-2"/>
          <w:sz w:val="24"/>
        </w:rPr>
        <w:t>how to let go of hiding; how to accept the possabilities of yourself.</w:t>
      </w:r>
    </w:p>
    <w:p w:rsidR="0008581E" w:rsidRPr="00B3633A" w:rsidRDefault="0008581E">
      <w:pPr>
        <w:pStyle w:val="0DraftNormal"/>
        <w:rPr>
          <w:rFonts w:ascii="Montserrat" w:hAnsi="Montserrat"/>
          <w:spacing w:val="-2"/>
          <w:sz w:val="24"/>
        </w:rPr>
      </w:pPr>
    </w:p>
    <w:p w:rsidR="0008581E" w:rsidRPr="00B3633A" w:rsidRDefault="0008581E">
      <w:pPr>
        <w:pStyle w:val="0DraftNormal"/>
        <w:rPr>
          <w:rFonts w:ascii="Montserrat" w:hAnsi="Montserrat"/>
          <w:spacing w:val="-2"/>
          <w:sz w:val="24"/>
        </w:rPr>
      </w:pPr>
      <w:r w:rsidRPr="00B3633A">
        <w:rPr>
          <w:rFonts w:ascii="Montserrat" w:hAnsi="Montserrat"/>
          <w:spacing w:val="-2"/>
          <w:sz w:val="24"/>
        </w:rPr>
        <w:t>the reason it is so difficult is this. You are hiding in your own shadow; your dragon. The piece you are missing is the full embrace of your own dragon, your spirit. It is already embracing you. It is a part of everything around you and within you. You must embrace it. It is your will. To be whole, you must command your willl and unite yourself. Take possession of your own shadowed depths. Take comfort in knowing that you are alone only in yourself, in the infinite community of life, you are at once part and apart from life. Your own creature, but a partner in the infinite expression.</w:t>
      </w:r>
    </w:p>
    <w:p w:rsidR="0008581E" w:rsidRPr="00B3633A" w:rsidRDefault="0008581E">
      <w:pPr>
        <w:pStyle w:val="0DraftNormal"/>
        <w:rPr>
          <w:rFonts w:ascii="Montserrat" w:hAnsi="Montserrat"/>
          <w:spacing w:val="-2"/>
          <w:sz w:val="24"/>
        </w:rPr>
      </w:pPr>
    </w:p>
    <w:p w:rsidR="0008581E" w:rsidRPr="00B3633A" w:rsidRDefault="0008581E">
      <w:pPr>
        <w:pStyle w:val="0DraftNormal"/>
        <w:rPr>
          <w:rFonts w:ascii="Montserrat" w:hAnsi="Montserrat"/>
          <w:spacing w:val="-2"/>
          <w:sz w:val="24"/>
        </w:rPr>
      </w:pPr>
      <w:r w:rsidRPr="00B3633A">
        <w:rPr>
          <w:rFonts w:ascii="Montserrat" w:hAnsi="Montserrat"/>
          <w:spacing w:val="-2"/>
          <w:sz w:val="24"/>
        </w:rPr>
        <w:t>here is one last gift, the reason there is this lonliness is because of your own understanding. The magic of understanding is its power to unify within a point. This point is your self. This understanding cannot be shared because it creates unity. If a million individuals understand the same thing they become one in that understanding. Even in your own mind, your many masks and voices become one in understanding. This is you. Since, ultimately, only you can understand yourself, you canot escape this one grain of isolation. But, every soul that understands itself is like you, alone in this understanding. But, even though we cannot give up this isolation without giving up our selves, we can be alone together. That is what the world is for. We can share this one sweet suffering, by respecting each other's right to be who and what we want to be. Each survives by accepting the other. An individual has one abiding responsibility, the possession and care of itself. Each individual takes this singular truth and grows in it. Attaining perspective. Evolving in complexity. Sophistication. Elegance. And ultimately, divinity.</w:t>
      </w:r>
    </w:p>
    <w:p w:rsidR="0008581E" w:rsidRPr="00B3633A" w:rsidRDefault="0008581E">
      <w:pPr>
        <w:pStyle w:val="0DraftNormal"/>
        <w:rPr>
          <w:rFonts w:ascii="Montserrat" w:hAnsi="Montserrat"/>
          <w:spacing w:val="-2"/>
          <w:sz w:val="24"/>
        </w:rPr>
      </w:pPr>
    </w:p>
    <w:p w:rsidR="0008581E" w:rsidRPr="00B3633A" w:rsidRDefault="0008581E">
      <w:pPr>
        <w:pStyle w:val="0DraftNormal"/>
        <w:rPr>
          <w:rFonts w:ascii="Montserrat" w:hAnsi="Montserrat"/>
          <w:sz w:val="24"/>
        </w:rPr>
      </w:pPr>
      <w:r w:rsidRPr="00B3633A">
        <w:rPr>
          <w:rFonts w:ascii="Montserrat" w:hAnsi="Montserrat"/>
          <w:spacing w:val="-2"/>
          <w:sz w:val="24"/>
        </w:rPr>
        <w:t>it is not an error to seek to find oneself. Nor is it fruitless. However, there is only one place for each of us to search. Within our own selves. To thine own self be true. You cannot cheat your self and win. You can only exist in the moment of such cheating, if you attempt it.</w:t>
      </w:r>
    </w:p>
    <w:p w:rsidR="0008581E" w:rsidRPr="00B3633A" w:rsidRDefault="0008581E">
      <w:pPr>
        <w:pStyle w:val="0DraftNormal"/>
        <w:rPr>
          <w:rFonts w:ascii="Montserrat" w:hAnsi="Montserrat"/>
          <w:sz w:val="24"/>
        </w:rPr>
      </w:pPr>
    </w:p>
    <w:p w:rsidR="0008581E" w:rsidRPr="00B3633A" w:rsidRDefault="0008581E">
      <w:pPr>
        <w:pStyle w:val="0DraftNormal"/>
        <w:rPr>
          <w:rFonts w:ascii="Montserrat" w:hAnsi="Montserrat"/>
          <w:sz w:val="24"/>
        </w:rPr>
      </w:pPr>
      <w:r w:rsidRPr="00B3633A">
        <w:rPr>
          <w:rFonts w:ascii="Montserrat" w:hAnsi="Montserrat"/>
          <w:sz w:val="24"/>
        </w:rPr>
        <w:br w:type="page"/>
      </w:r>
    </w:p>
    <w:p w:rsidR="0008581E" w:rsidRPr="00B3633A" w:rsidRDefault="0008581E">
      <w:pPr>
        <w:pStyle w:val="0DraftNormal"/>
        <w:rPr>
          <w:rFonts w:ascii="Montserrat" w:hAnsi="Montserrat"/>
          <w:sz w:val="24"/>
        </w:rPr>
      </w:pPr>
    </w:p>
    <w:p w:rsidR="0008581E" w:rsidRPr="00B3633A" w:rsidRDefault="0008581E">
      <w:pPr>
        <w:pStyle w:val="0DraftNormal"/>
        <w:rPr>
          <w:rFonts w:ascii="Montserrat" w:hAnsi="Montserrat"/>
          <w:sz w:val="24"/>
        </w:rPr>
      </w:pPr>
      <w:r w:rsidRPr="00B3633A">
        <w:rPr>
          <w:rFonts w:ascii="Montserrat" w:hAnsi="Montserrat"/>
          <w:sz w:val="24"/>
        </w:rPr>
        <w:t>Breakdowns</w:t>
      </w:r>
    </w:p>
    <w:p w:rsidR="0008581E" w:rsidRPr="00B3633A" w:rsidRDefault="0008581E">
      <w:pPr>
        <w:pStyle w:val="0DraftNormal"/>
        <w:rPr>
          <w:rFonts w:ascii="Montserrat" w:hAnsi="Montserrat"/>
          <w:sz w:val="24"/>
        </w:rPr>
      </w:pPr>
    </w:p>
    <w:p w:rsidR="0008581E" w:rsidRPr="00B3633A" w:rsidRDefault="0008581E">
      <w:pPr>
        <w:pStyle w:val="0DraftNormal"/>
        <w:rPr>
          <w:rFonts w:ascii="Montserrat" w:hAnsi="Montserrat"/>
          <w:sz w:val="24"/>
        </w:rPr>
      </w:pPr>
      <w:r w:rsidRPr="00B3633A">
        <w:rPr>
          <w:rFonts w:ascii="Montserrat" w:hAnsi="Montserrat"/>
          <w:sz w:val="24"/>
        </w:rPr>
        <w:t>—</w:t>
      </w:r>
    </w:p>
    <w:p w:rsidR="0008581E" w:rsidRPr="00B3633A" w:rsidRDefault="0008581E">
      <w:pPr>
        <w:pStyle w:val="0DraftNormal"/>
        <w:rPr>
          <w:rFonts w:ascii="Montserrat" w:hAnsi="Montserrat"/>
          <w:sz w:val="24"/>
        </w:rPr>
      </w:pPr>
    </w:p>
    <w:p w:rsidR="0008581E" w:rsidRPr="00B3633A" w:rsidRDefault="0008581E">
      <w:pPr>
        <w:pStyle w:val="0DraftNormal"/>
        <w:rPr>
          <w:rFonts w:ascii="Montserrat" w:hAnsi="Montserrat"/>
          <w:sz w:val="24"/>
        </w:rPr>
      </w:pPr>
      <w:r w:rsidRPr="00B3633A">
        <w:rPr>
          <w:rFonts w:ascii="Montserrat" w:hAnsi="Montserrat"/>
          <w:sz w:val="24"/>
        </w:rPr>
        <w:t>Prologue</w:t>
      </w:r>
    </w:p>
    <w:p w:rsidR="0008581E" w:rsidRPr="00B3633A" w:rsidRDefault="0008581E">
      <w:pPr>
        <w:pStyle w:val="0DraftNormal"/>
        <w:rPr>
          <w:rFonts w:ascii="Montserrat" w:hAnsi="Montserrat"/>
          <w:sz w:val="24"/>
        </w:rPr>
      </w:pPr>
    </w:p>
    <w:p w:rsidR="0008581E" w:rsidRPr="00B3633A" w:rsidRDefault="0008581E">
      <w:pPr>
        <w:pStyle w:val="0DraftNormal"/>
        <w:rPr>
          <w:rFonts w:ascii="Montserrat" w:hAnsi="Montserrat"/>
          <w:sz w:val="24"/>
        </w:rPr>
      </w:pPr>
      <w:r w:rsidRPr="00B3633A">
        <w:rPr>
          <w:rFonts w:ascii="Montserrat" w:hAnsi="Montserrat"/>
          <w:sz w:val="24"/>
        </w:rPr>
        <w:t>a conversation between strangers from which two voices contrive to become one author</w:t>
      </w:r>
    </w:p>
    <w:p w:rsidR="0008581E" w:rsidRPr="00B3633A" w:rsidRDefault="0008581E">
      <w:pPr>
        <w:pStyle w:val="0DraftNormal"/>
        <w:rPr>
          <w:rFonts w:ascii="Montserrat" w:hAnsi="Montserrat"/>
          <w:sz w:val="24"/>
        </w:rPr>
      </w:pPr>
    </w:p>
    <w:p w:rsidR="0008581E" w:rsidRPr="00B3633A" w:rsidRDefault="0008581E">
      <w:pPr>
        <w:pStyle w:val="0DraftNormal"/>
        <w:rPr>
          <w:rFonts w:ascii="Montserrat" w:hAnsi="Montserrat"/>
          <w:sz w:val="24"/>
        </w:rPr>
      </w:pPr>
      <w:r w:rsidRPr="00B3633A">
        <w:rPr>
          <w:rFonts w:ascii="Montserrat" w:hAnsi="Montserrat"/>
          <w:sz w:val="24"/>
        </w:rPr>
        <w:t>One</w:t>
      </w:r>
    </w:p>
    <w:p w:rsidR="0008581E" w:rsidRPr="00B3633A" w:rsidRDefault="0008581E">
      <w:pPr>
        <w:pStyle w:val="0DraftNormal"/>
        <w:rPr>
          <w:rFonts w:ascii="Montserrat" w:hAnsi="Montserrat"/>
          <w:sz w:val="24"/>
        </w:rPr>
      </w:pPr>
    </w:p>
    <w:p w:rsidR="0008581E" w:rsidRPr="00B3633A" w:rsidRDefault="0008581E">
      <w:pPr>
        <w:pStyle w:val="0DraftNormal"/>
        <w:rPr>
          <w:rFonts w:ascii="Montserrat" w:hAnsi="Montserrat"/>
          <w:sz w:val="24"/>
        </w:rPr>
      </w:pPr>
      <w:r w:rsidRPr="00B3633A">
        <w:rPr>
          <w:rFonts w:ascii="Montserrat" w:hAnsi="Montserrat"/>
          <w:sz w:val="24"/>
        </w:rPr>
        <w:t>far from the beginning of her own kind and the beginning of her own mystery, this is the beginning of anjael and the end of nineveh's innocence... The path that leads to the apprehension of a god in the person of avael nineveh</w:t>
      </w:r>
    </w:p>
    <w:p w:rsidR="0008581E" w:rsidRPr="00B3633A" w:rsidRDefault="0008581E">
      <w:pPr>
        <w:pStyle w:val="0DraftNormal"/>
        <w:rPr>
          <w:rFonts w:ascii="Montserrat" w:hAnsi="Montserrat"/>
          <w:sz w:val="24"/>
        </w:rPr>
      </w:pPr>
    </w:p>
    <w:p w:rsidR="0008581E" w:rsidRPr="00B3633A" w:rsidRDefault="0008581E">
      <w:pPr>
        <w:pStyle w:val="0DraftNormal"/>
        <w:rPr>
          <w:rFonts w:ascii="Montserrat" w:hAnsi="Montserrat"/>
          <w:sz w:val="24"/>
        </w:rPr>
      </w:pPr>
      <w:r w:rsidRPr="00B3633A">
        <w:rPr>
          <w:rFonts w:ascii="Montserrat" w:hAnsi="Montserrat"/>
          <w:sz w:val="24"/>
        </w:rPr>
        <w:t>Two</w:t>
      </w:r>
    </w:p>
    <w:p w:rsidR="0008581E" w:rsidRPr="00B3633A" w:rsidRDefault="0008581E">
      <w:pPr>
        <w:pStyle w:val="0DraftNormal"/>
        <w:rPr>
          <w:rFonts w:ascii="Montserrat" w:hAnsi="Montserrat"/>
          <w:sz w:val="24"/>
        </w:rPr>
      </w:pPr>
    </w:p>
    <w:p w:rsidR="0008581E" w:rsidRPr="00B3633A" w:rsidRDefault="0008581E">
      <w:pPr>
        <w:pStyle w:val="0DraftNormal"/>
        <w:rPr>
          <w:rFonts w:ascii="Montserrat" w:hAnsi="Montserrat"/>
          <w:sz w:val="24"/>
        </w:rPr>
      </w:pPr>
      <w:r w:rsidRPr="00B3633A">
        <w:rPr>
          <w:rFonts w:ascii="Montserrat" w:hAnsi="Montserrat"/>
          <w:sz w:val="24"/>
        </w:rPr>
        <w:t>torn from the breadth, depth and height of heaven, avael fights to comprehend and preserve her provoked existence from a myriad of daunting threats... The path which drives a wedge between avael and anjael even as they bound to each other</w:t>
      </w:r>
    </w:p>
    <w:p w:rsidR="0008581E" w:rsidRPr="00B3633A" w:rsidRDefault="0008581E">
      <w:pPr>
        <w:pStyle w:val="0DraftNormal"/>
        <w:rPr>
          <w:rFonts w:ascii="Montserrat" w:hAnsi="Montserrat"/>
          <w:sz w:val="24"/>
        </w:rPr>
      </w:pPr>
    </w:p>
    <w:p w:rsidR="0008581E" w:rsidRPr="00B3633A" w:rsidRDefault="0008581E">
      <w:pPr>
        <w:pStyle w:val="0DraftNormal"/>
        <w:rPr>
          <w:rFonts w:ascii="Montserrat" w:hAnsi="Montserrat"/>
          <w:sz w:val="24"/>
        </w:rPr>
      </w:pPr>
      <w:r w:rsidRPr="00B3633A">
        <w:rPr>
          <w:rFonts w:ascii="Montserrat" w:hAnsi="Montserrat"/>
          <w:sz w:val="24"/>
        </w:rPr>
        <w:t>Three</w:t>
      </w:r>
    </w:p>
    <w:p w:rsidR="0008581E" w:rsidRPr="00B3633A" w:rsidRDefault="0008581E">
      <w:pPr>
        <w:pStyle w:val="0DraftNormal"/>
        <w:rPr>
          <w:rFonts w:ascii="Montserrat" w:hAnsi="Montserrat"/>
          <w:sz w:val="24"/>
        </w:rPr>
      </w:pPr>
    </w:p>
    <w:p w:rsidR="0008581E" w:rsidRPr="00B3633A" w:rsidRDefault="0008581E">
      <w:pPr>
        <w:pStyle w:val="0DraftNormal"/>
        <w:rPr>
          <w:rFonts w:ascii="Montserrat" w:hAnsi="Montserrat"/>
          <w:sz w:val="24"/>
        </w:rPr>
      </w:pPr>
      <w:r w:rsidRPr="00B3633A">
        <w:rPr>
          <w:rFonts w:ascii="Montserrat" w:hAnsi="Montserrat"/>
          <w:sz w:val="24"/>
        </w:rPr>
        <w:t>the end of the begining and the beginning of the end</w:t>
      </w:r>
    </w:p>
    <w:p w:rsidR="0008581E" w:rsidRPr="00B3633A" w:rsidRDefault="0008581E">
      <w:pPr>
        <w:pStyle w:val="0DraftNormal"/>
        <w:rPr>
          <w:rFonts w:ascii="Montserrat" w:hAnsi="Montserrat"/>
          <w:sz w:val="24"/>
        </w:rPr>
      </w:pPr>
    </w:p>
    <w:p w:rsidR="0008581E" w:rsidRPr="00B3633A" w:rsidRDefault="0008581E">
      <w:pPr>
        <w:pStyle w:val="0DraftNormal"/>
        <w:rPr>
          <w:rFonts w:ascii="Montserrat" w:hAnsi="Montserrat"/>
          <w:sz w:val="24"/>
        </w:rPr>
      </w:pPr>
      <w:r w:rsidRPr="00B3633A">
        <w:rPr>
          <w:rFonts w:ascii="Montserrat" w:hAnsi="Montserrat"/>
          <w:sz w:val="24"/>
        </w:rPr>
        <w:t>Epilogue</w:t>
      </w:r>
    </w:p>
    <w:p w:rsidR="0008581E" w:rsidRPr="00B3633A" w:rsidRDefault="0008581E">
      <w:pPr>
        <w:pStyle w:val="0DraftNormal"/>
        <w:rPr>
          <w:rFonts w:ascii="Montserrat" w:hAnsi="Montserrat"/>
          <w:sz w:val="24"/>
        </w:rPr>
      </w:pPr>
    </w:p>
    <w:p w:rsidR="0008581E" w:rsidRPr="00B3633A" w:rsidRDefault="0008581E">
      <w:pPr>
        <w:pStyle w:val="0DraftNormal"/>
        <w:rPr>
          <w:rFonts w:ascii="Montserrat" w:hAnsi="Montserrat"/>
          <w:sz w:val="24"/>
        </w:rPr>
      </w:pPr>
      <w:r w:rsidRPr="00B3633A">
        <w:rPr>
          <w:rFonts w:ascii="Montserrat" w:hAnsi="Montserrat"/>
          <w:sz w:val="24"/>
        </w:rPr>
        <w:t>unmeasurable consequences... Which were you? Both, neither, their child, their world.</w:t>
      </w:r>
    </w:p>
    <w:p w:rsidR="0008581E" w:rsidRPr="00B3633A" w:rsidRDefault="0008581E">
      <w:pPr>
        <w:pStyle w:val="0DraftNormal"/>
        <w:rPr>
          <w:rFonts w:ascii="Montserrat" w:hAnsi="Montserrat"/>
          <w:sz w:val="24"/>
        </w:rPr>
      </w:pPr>
    </w:p>
    <w:p w:rsidR="0008581E" w:rsidRPr="00B3633A" w:rsidRDefault="0008581E">
      <w:pPr>
        <w:pStyle w:val="0DraftNormal"/>
        <w:rPr>
          <w:rFonts w:ascii="Montserrat" w:hAnsi="Montserrat"/>
          <w:sz w:val="24"/>
        </w:rPr>
      </w:pPr>
      <w:r w:rsidRPr="00B3633A">
        <w:rPr>
          <w:rFonts w:ascii="Montserrat" w:hAnsi="Montserrat"/>
          <w:sz w:val="24"/>
        </w:rPr>
        <w:br w:type="page"/>
        <w:t>Passages</w:t>
      </w:r>
    </w:p>
    <w:p w:rsidR="0008581E" w:rsidRPr="00B3633A" w:rsidRDefault="0008581E">
      <w:pPr>
        <w:pStyle w:val="0DraftNormal"/>
        <w:rPr>
          <w:rFonts w:ascii="Montserrat" w:hAnsi="Montserrat"/>
          <w:sz w:val="24"/>
        </w:rPr>
      </w:pPr>
    </w:p>
    <w:p w:rsidR="0008581E" w:rsidRPr="00B3633A" w:rsidRDefault="0008581E">
      <w:pPr>
        <w:pStyle w:val="0DraftNormal"/>
        <w:rPr>
          <w:rFonts w:ascii="Montserrat" w:hAnsi="Montserrat"/>
          <w:sz w:val="24"/>
        </w:rPr>
      </w:pPr>
      <w:r w:rsidRPr="00B3633A">
        <w:rPr>
          <w:rFonts w:ascii="Montserrat" w:hAnsi="Montserrat"/>
          <w:sz w:val="24"/>
        </w:rPr>
        <w:t>Aes aeid : lyn, saen hai o na aeid, neveh aio nin</w:t>
      </w:r>
    </w:p>
    <w:p w:rsidR="0008581E" w:rsidRPr="00B3633A" w:rsidRDefault="0008581E">
      <w:pPr>
        <w:pStyle w:val="0DraftNormal"/>
        <w:rPr>
          <w:rFonts w:ascii="Montserrat" w:hAnsi="Montserrat"/>
          <w:sz w:val="24"/>
        </w:rPr>
      </w:pPr>
    </w:p>
    <w:p w:rsidR="0008581E" w:rsidRPr="00B3633A" w:rsidRDefault="0008581E">
      <w:pPr>
        <w:pStyle w:val="0DraftNormal"/>
        <w:rPr>
          <w:rFonts w:ascii="Montserrat" w:hAnsi="Montserrat"/>
          <w:sz w:val="24"/>
        </w:rPr>
      </w:pPr>
      <w:r w:rsidRPr="00B3633A">
        <w:rPr>
          <w:rFonts w:ascii="Montserrat" w:hAnsi="Montserrat"/>
          <w:sz w:val="24"/>
        </w:rPr>
        <w:t>Passages in prologue</w:t>
      </w:r>
    </w:p>
    <w:p w:rsidR="0008581E" w:rsidRPr="00B3633A" w:rsidRDefault="0008581E">
      <w:pPr>
        <w:pStyle w:val="0DraftNormal"/>
        <w:rPr>
          <w:rFonts w:ascii="Montserrat" w:hAnsi="Montserrat"/>
          <w:sz w:val="24"/>
        </w:rPr>
      </w:pPr>
    </w:p>
    <w:p w:rsidR="0008581E" w:rsidRPr="00B3633A" w:rsidRDefault="0008581E">
      <w:pPr>
        <w:pStyle w:val="0DraftNormal"/>
        <w:rPr>
          <w:rFonts w:ascii="Montserrat" w:hAnsi="Montserrat"/>
          <w:sz w:val="24"/>
        </w:rPr>
      </w:pPr>
      <w:r w:rsidRPr="00B3633A">
        <w:rPr>
          <w:rFonts w:ascii="Montserrat" w:hAnsi="Montserrat"/>
          <w:sz w:val="24"/>
        </w:rPr>
        <w:t>I</w:t>
      </w:r>
    </w:p>
    <w:p w:rsidR="0008581E" w:rsidRPr="00B3633A" w:rsidRDefault="0008581E">
      <w:pPr>
        <w:pStyle w:val="0DraftNormal"/>
        <w:rPr>
          <w:rFonts w:ascii="Montserrat" w:hAnsi="Montserrat"/>
          <w:sz w:val="24"/>
        </w:rPr>
      </w:pPr>
    </w:p>
    <w:p w:rsidR="0008581E" w:rsidRPr="00B3633A" w:rsidRDefault="0008581E">
      <w:pPr>
        <w:pStyle w:val="0DraftNormal"/>
        <w:rPr>
          <w:rFonts w:ascii="Montserrat" w:hAnsi="Montserrat"/>
          <w:sz w:val="24"/>
        </w:rPr>
      </w:pPr>
      <w:r w:rsidRPr="00B3633A">
        <w:rPr>
          <w:rFonts w:ascii="Montserrat" w:hAnsi="Montserrat"/>
          <w:sz w:val="24"/>
        </w:rPr>
        <w:t>alyn</w:t>
      </w:r>
    </w:p>
    <w:p w:rsidR="0008581E" w:rsidRPr="00B3633A" w:rsidRDefault="0008581E">
      <w:pPr>
        <w:pStyle w:val="0DraftNormal"/>
        <w:rPr>
          <w:rFonts w:ascii="Montserrat" w:hAnsi="Montserrat"/>
          <w:sz w:val="24"/>
        </w:rPr>
      </w:pPr>
    </w:p>
    <w:p w:rsidR="0008581E" w:rsidRPr="00B3633A" w:rsidRDefault="0008581E">
      <w:pPr>
        <w:pStyle w:val="0DraftNormal"/>
        <w:rPr>
          <w:rFonts w:ascii="Montserrat" w:hAnsi="Montserrat"/>
          <w:sz w:val="24"/>
        </w:rPr>
      </w:pPr>
      <w:r w:rsidRPr="00B3633A">
        <w:rPr>
          <w:rFonts w:ascii="Montserrat" w:hAnsi="Montserrat"/>
          <w:sz w:val="24"/>
        </w:rPr>
        <w:t>anjael, angel of light &amp; darkness</w:t>
      </w:r>
    </w:p>
    <w:p w:rsidR="0008581E" w:rsidRPr="00B3633A" w:rsidRDefault="0008581E">
      <w:pPr>
        <w:pStyle w:val="0DraftNormal"/>
        <w:rPr>
          <w:rFonts w:ascii="Montserrat" w:hAnsi="Montserrat"/>
          <w:sz w:val="24"/>
        </w:rPr>
      </w:pPr>
    </w:p>
    <w:p w:rsidR="0008581E" w:rsidRPr="00B3633A" w:rsidRDefault="0008581E">
      <w:pPr>
        <w:pStyle w:val="0DraftNormal"/>
        <w:rPr>
          <w:rFonts w:ascii="Montserrat" w:hAnsi="Montserrat"/>
          <w:sz w:val="24"/>
        </w:rPr>
      </w:pPr>
      <w:r w:rsidRPr="00B3633A">
        <w:rPr>
          <w:rFonts w:ascii="Montserrat" w:hAnsi="Montserrat"/>
          <w:sz w:val="24"/>
        </w:rPr>
        <w:t>nineveh</w:t>
      </w:r>
    </w:p>
    <w:p w:rsidR="0008581E" w:rsidRPr="00B3633A" w:rsidRDefault="0008581E">
      <w:pPr>
        <w:pStyle w:val="0DraftNormal"/>
        <w:rPr>
          <w:rFonts w:ascii="Montserrat" w:hAnsi="Montserrat"/>
          <w:sz w:val="24"/>
        </w:rPr>
      </w:pPr>
    </w:p>
    <w:p w:rsidR="0008581E" w:rsidRPr="00B3633A" w:rsidRDefault="0008581E">
      <w:pPr>
        <w:pStyle w:val="0DraftNormal"/>
        <w:rPr>
          <w:rFonts w:ascii="Montserrat" w:hAnsi="Montserrat"/>
          <w:sz w:val="24"/>
        </w:rPr>
      </w:pPr>
      <w:r w:rsidRPr="00B3633A">
        <w:rPr>
          <w:rFonts w:ascii="Montserrat" w:hAnsi="Montserrat"/>
          <w:sz w:val="24"/>
        </w:rPr>
        <w:t>Ii</w:t>
      </w:r>
    </w:p>
    <w:p w:rsidR="0008581E" w:rsidRPr="00B3633A" w:rsidRDefault="0008581E">
      <w:pPr>
        <w:pStyle w:val="0DraftNormal"/>
        <w:rPr>
          <w:rFonts w:ascii="Montserrat" w:hAnsi="Montserrat"/>
          <w:sz w:val="24"/>
        </w:rPr>
      </w:pPr>
    </w:p>
    <w:p w:rsidR="0008581E" w:rsidRPr="00B3633A" w:rsidRDefault="0008581E">
      <w:pPr>
        <w:pStyle w:val="0DraftNormal"/>
        <w:rPr>
          <w:rFonts w:ascii="Montserrat" w:hAnsi="Montserrat"/>
          <w:sz w:val="24"/>
        </w:rPr>
      </w:pPr>
      <w:r w:rsidRPr="00B3633A">
        <w:rPr>
          <w:rFonts w:ascii="Montserrat" w:hAnsi="Montserrat"/>
          <w:sz w:val="24"/>
        </w:rPr>
        <w:t>aeslyn</w:t>
      </w:r>
    </w:p>
    <w:p w:rsidR="0008581E" w:rsidRPr="00B3633A" w:rsidRDefault="0008581E">
      <w:pPr>
        <w:pStyle w:val="0DraftNormal"/>
        <w:rPr>
          <w:rFonts w:ascii="Montserrat" w:hAnsi="Montserrat"/>
          <w:sz w:val="24"/>
        </w:rPr>
      </w:pPr>
    </w:p>
    <w:p w:rsidR="0008581E" w:rsidRPr="00B3633A" w:rsidRDefault="0008581E">
      <w:pPr>
        <w:pStyle w:val="0DraftNormal"/>
        <w:rPr>
          <w:rFonts w:ascii="Montserrat" w:hAnsi="Montserrat"/>
          <w:sz w:val="24"/>
        </w:rPr>
      </w:pPr>
      <w:r w:rsidRPr="00B3633A">
        <w:rPr>
          <w:rFonts w:ascii="Montserrat" w:hAnsi="Montserrat"/>
          <w:sz w:val="24"/>
        </w:rPr>
        <w:t>avael, angel of death &amp; birth</w:t>
      </w:r>
    </w:p>
    <w:p w:rsidR="0008581E" w:rsidRPr="00B3633A" w:rsidRDefault="0008581E">
      <w:pPr>
        <w:pStyle w:val="0DraftNormal"/>
        <w:rPr>
          <w:rFonts w:ascii="Montserrat" w:hAnsi="Montserrat"/>
          <w:sz w:val="24"/>
        </w:rPr>
      </w:pPr>
    </w:p>
    <w:p w:rsidR="0008581E" w:rsidRPr="00B3633A" w:rsidRDefault="0008581E">
      <w:pPr>
        <w:pStyle w:val="0DraftNormal"/>
        <w:rPr>
          <w:rFonts w:ascii="Montserrat" w:hAnsi="Montserrat"/>
          <w:sz w:val="24"/>
        </w:rPr>
      </w:pPr>
      <w:r w:rsidRPr="00B3633A">
        <w:rPr>
          <w:rFonts w:ascii="Montserrat" w:hAnsi="Montserrat"/>
          <w:sz w:val="24"/>
        </w:rPr>
        <w:t>Passages in main : av</w:t>
      </w:r>
    </w:p>
    <w:p w:rsidR="0008581E" w:rsidRPr="00B3633A" w:rsidRDefault="0008581E">
      <w:pPr>
        <w:pStyle w:val="0DraftNormal"/>
        <w:rPr>
          <w:rFonts w:ascii="Montserrat" w:hAnsi="Montserrat"/>
          <w:sz w:val="24"/>
        </w:rPr>
      </w:pPr>
    </w:p>
    <w:p w:rsidR="0008581E" w:rsidRPr="00B3633A" w:rsidRDefault="0008581E">
      <w:pPr>
        <w:pStyle w:val="0DraftNormal"/>
        <w:rPr>
          <w:rFonts w:ascii="Montserrat" w:hAnsi="Montserrat"/>
          <w:sz w:val="24"/>
        </w:rPr>
      </w:pPr>
      <w:r w:rsidRPr="00B3633A">
        <w:rPr>
          <w:rFonts w:ascii="Montserrat" w:hAnsi="Montserrat"/>
          <w:sz w:val="24"/>
        </w:rPr>
        <w:t>I</w:t>
      </w:r>
    </w:p>
    <w:p w:rsidR="0008581E" w:rsidRPr="00B3633A" w:rsidRDefault="0008581E">
      <w:pPr>
        <w:pStyle w:val="0DraftNormal"/>
        <w:rPr>
          <w:rFonts w:ascii="Montserrat" w:hAnsi="Montserrat"/>
          <w:sz w:val="24"/>
        </w:rPr>
      </w:pPr>
    </w:p>
    <w:p w:rsidR="0008581E" w:rsidRPr="00B3633A" w:rsidRDefault="0008581E">
      <w:pPr>
        <w:pStyle w:val="0DraftNormal"/>
        <w:rPr>
          <w:rFonts w:ascii="Montserrat" w:hAnsi="Montserrat"/>
          <w:sz w:val="24"/>
        </w:rPr>
      </w:pPr>
      <w:r w:rsidRPr="00B3633A">
        <w:rPr>
          <w:rFonts w:ascii="Montserrat" w:hAnsi="Montserrat"/>
          <w:sz w:val="24"/>
        </w:rPr>
        <w:t>call of the veil</w:t>
      </w:r>
    </w:p>
    <w:p w:rsidR="0008581E" w:rsidRPr="00B3633A" w:rsidRDefault="0008581E">
      <w:pPr>
        <w:pStyle w:val="0DraftNormal"/>
        <w:rPr>
          <w:rFonts w:ascii="Montserrat" w:hAnsi="Montserrat"/>
          <w:sz w:val="24"/>
        </w:rPr>
      </w:pPr>
    </w:p>
    <w:p w:rsidR="0008581E" w:rsidRPr="00B3633A" w:rsidRDefault="0008581E">
      <w:pPr>
        <w:pStyle w:val="0DraftNormal"/>
        <w:rPr>
          <w:rFonts w:ascii="Montserrat" w:hAnsi="Montserrat"/>
          <w:sz w:val="24"/>
        </w:rPr>
      </w:pPr>
      <w:r w:rsidRPr="00B3633A">
        <w:rPr>
          <w:rFonts w:ascii="Montserrat" w:hAnsi="Montserrat"/>
          <w:sz w:val="24"/>
        </w:rPr>
        <w:t>blooding to execution</w:t>
      </w:r>
    </w:p>
    <w:p w:rsidR="0008581E" w:rsidRPr="00B3633A" w:rsidRDefault="0008581E">
      <w:pPr>
        <w:pStyle w:val="0DraftNormal"/>
        <w:rPr>
          <w:rFonts w:ascii="Montserrat" w:hAnsi="Montserrat"/>
          <w:sz w:val="24"/>
        </w:rPr>
      </w:pPr>
    </w:p>
    <w:p w:rsidR="0008581E" w:rsidRPr="00B3633A" w:rsidRDefault="0008581E">
      <w:pPr>
        <w:pStyle w:val="0DraftNormal"/>
        <w:rPr>
          <w:rFonts w:ascii="Montserrat" w:hAnsi="Montserrat"/>
          <w:sz w:val="24"/>
        </w:rPr>
      </w:pPr>
      <w:r w:rsidRPr="00B3633A">
        <w:rPr>
          <w:rFonts w:ascii="Montserrat" w:hAnsi="Montserrat"/>
          <w:sz w:val="24"/>
        </w:rPr>
        <w:t>child</w:t>
      </w:r>
    </w:p>
    <w:p w:rsidR="0008581E" w:rsidRPr="00B3633A" w:rsidRDefault="0008581E">
      <w:pPr>
        <w:pStyle w:val="0DraftNormal"/>
        <w:rPr>
          <w:rFonts w:ascii="Montserrat" w:hAnsi="Montserrat"/>
          <w:sz w:val="24"/>
        </w:rPr>
      </w:pPr>
    </w:p>
    <w:p w:rsidR="0008581E" w:rsidRPr="00B3633A" w:rsidRDefault="0008581E">
      <w:pPr>
        <w:pStyle w:val="0DraftNormal"/>
        <w:rPr>
          <w:rFonts w:ascii="Montserrat" w:hAnsi="Montserrat"/>
          <w:sz w:val="24"/>
        </w:rPr>
      </w:pPr>
      <w:r w:rsidRPr="00B3633A">
        <w:rPr>
          <w:rFonts w:ascii="Montserrat" w:hAnsi="Montserrat"/>
          <w:sz w:val="24"/>
        </w:rPr>
        <w:t>Ii</w:t>
      </w:r>
    </w:p>
    <w:p w:rsidR="0008581E" w:rsidRPr="00B3633A" w:rsidRDefault="0008581E">
      <w:pPr>
        <w:pStyle w:val="0DraftNormal"/>
        <w:rPr>
          <w:rFonts w:ascii="Montserrat" w:hAnsi="Montserrat"/>
          <w:sz w:val="24"/>
        </w:rPr>
      </w:pPr>
    </w:p>
    <w:p w:rsidR="0008581E" w:rsidRPr="00B3633A" w:rsidRDefault="0008581E">
      <w:pPr>
        <w:pStyle w:val="0DraftNormal"/>
        <w:rPr>
          <w:rFonts w:ascii="Montserrat" w:hAnsi="Montserrat"/>
          <w:sz w:val="24"/>
        </w:rPr>
      </w:pPr>
      <w:r w:rsidRPr="00B3633A">
        <w:rPr>
          <w:rFonts w:ascii="Montserrat" w:hAnsi="Montserrat"/>
          <w:sz w:val="24"/>
        </w:rPr>
        <w:t>gates of the veil</w:t>
      </w:r>
    </w:p>
    <w:p w:rsidR="0008581E" w:rsidRPr="00B3633A" w:rsidRDefault="0008581E">
      <w:pPr>
        <w:pStyle w:val="0DraftNormal"/>
        <w:rPr>
          <w:rFonts w:ascii="Montserrat" w:hAnsi="Montserrat"/>
          <w:sz w:val="24"/>
        </w:rPr>
      </w:pPr>
    </w:p>
    <w:p w:rsidR="0008581E" w:rsidRPr="00B3633A" w:rsidRDefault="0008581E">
      <w:pPr>
        <w:pStyle w:val="0DraftNormal"/>
        <w:rPr>
          <w:rFonts w:ascii="Montserrat" w:hAnsi="Montserrat"/>
          <w:sz w:val="24"/>
        </w:rPr>
      </w:pPr>
      <w:r w:rsidRPr="00B3633A">
        <w:rPr>
          <w:rFonts w:ascii="Montserrat" w:hAnsi="Montserrat"/>
          <w:sz w:val="24"/>
        </w:rPr>
        <w:t>from dreamgate through dragondoor</w:t>
      </w:r>
    </w:p>
    <w:p w:rsidR="0008581E" w:rsidRPr="00B3633A" w:rsidRDefault="0008581E">
      <w:pPr>
        <w:pStyle w:val="0DraftNormal"/>
        <w:rPr>
          <w:rFonts w:ascii="Montserrat" w:hAnsi="Montserrat"/>
          <w:sz w:val="24"/>
        </w:rPr>
      </w:pPr>
    </w:p>
    <w:p w:rsidR="0008581E" w:rsidRPr="00B3633A" w:rsidRDefault="0008581E">
      <w:pPr>
        <w:pStyle w:val="0DraftNormal"/>
        <w:rPr>
          <w:rFonts w:ascii="Montserrat" w:hAnsi="Montserrat"/>
          <w:sz w:val="24"/>
        </w:rPr>
      </w:pPr>
      <w:r w:rsidRPr="00B3633A">
        <w:rPr>
          <w:rFonts w:ascii="Montserrat" w:hAnsi="Montserrat"/>
          <w:sz w:val="24"/>
        </w:rPr>
        <w:t>Iii</w:t>
      </w:r>
    </w:p>
    <w:p w:rsidR="0008581E" w:rsidRPr="00B3633A" w:rsidRDefault="0008581E">
      <w:pPr>
        <w:pStyle w:val="0DraftNormal"/>
        <w:rPr>
          <w:rFonts w:ascii="Montserrat" w:hAnsi="Montserrat"/>
          <w:sz w:val="24"/>
        </w:rPr>
      </w:pPr>
    </w:p>
    <w:p w:rsidR="0008581E" w:rsidRPr="00B3633A" w:rsidRDefault="0008581E">
      <w:pPr>
        <w:pStyle w:val="0DraftNormal"/>
        <w:rPr>
          <w:rFonts w:ascii="Montserrat" w:hAnsi="Montserrat"/>
          <w:sz w:val="24"/>
        </w:rPr>
      </w:pPr>
      <w:r w:rsidRPr="00B3633A">
        <w:rPr>
          <w:rFonts w:ascii="Montserrat" w:hAnsi="Montserrat"/>
          <w:sz w:val="24"/>
        </w:rPr>
        <w:t>illuminating mystery</w:t>
      </w:r>
    </w:p>
    <w:p w:rsidR="0008581E" w:rsidRPr="00B3633A" w:rsidRDefault="0008581E">
      <w:pPr>
        <w:pStyle w:val="0DraftNormal"/>
        <w:rPr>
          <w:rFonts w:ascii="Montserrat" w:hAnsi="Montserrat"/>
          <w:sz w:val="24"/>
        </w:rPr>
      </w:pPr>
    </w:p>
    <w:p w:rsidR="0008581E" w:rsidRPr="00B3633A" w:rsidRDefault="0008581E">
      <w:pPr>
        <w:pStyle w:val="0DraftNormal"/>
        <w:rPr>
          <w:rFonts w:ascii="Montserrat" w:hAnsi="Montserrat"/>
          <w:sz w:val="24"/>
        </w:rPr>
      </w:pPr>
      <w:r w:rsidRPr="00B3633A">
        <w:rPr>
          <w:rFonts w:ascii="Montserrat" w:hAnsi="Montserrat"/>
          <w:sz w:val="24"/>
        </w:rPr>
        <w:t>unnamed and unpromised</w:t>
      </w:r>
    </w:p>
    <w:p w:rsidR="0008581E" w:rsidRPr="00B3633A" w:rsidRDefault="0008581E">
      <w:pPr>
        <w:pStyle w:val="0DraftNormal"/>
        <w:rPr>
          <w:rFonts w:ascii="Montserrat" w:hAnsi="Montserrat"/>
          <w:sz w:val="24"/>
        </w:rPr>
      </w:pPr>
    </w:p>
    <w:p w:rsidR="0008581E" w:rsidRPr="00B3633A" w:rsidRDefault="0008581E">
      <w:pPr>
        <w:pStyle w:val="0DraftNormal"/>
        <w:rPr>
          <w:rFonts w:ascii="Montserrat" w:hAnsi="Montserrat"/>
          <w:sz w:val="24"/>
        </w:rPr>
      </w:pPr>
      <w:r w:rsidRPr="00B3633A">
        <w:rPr>
          <w:rFonts w:ascii="Montserrat" w:hAnsi="Montserrat"/>
          <w:sz w:val="24"/>
        </w:rPr>
        <w:t>angel</w:t>
      </w:r>
    </w:p>
    <w:p w:rsidR="0008581E" w:rsidRPr="00B3633A" w:rsidRDefault="0008581E">
      <w:pPr>
        <w:pStyle w:val="0DraftNormal"/>
        <w:rPr>
          <w:rFonts w:ascii="Montserrat" w:hAnsi="Montserrat"/>
          <w:sz w:val="24"/>
        </w:rPr>
      </w:pPr>
    </w:p>
    <w:p w:rsidR="0008581E" w:rsidRPr="00B3633A" w:rsidRDefault="0008581E">
      <w:pPr>
        <w:pStyle w:val="0DraftNormal"/>
        <w:rPr>
          <w:rFonts w:ascii="Montserrat" w:hAnsi="Montserrat"/>
          <w:sz w:val="24"/>
        </w:rPr>
      </w:pPr>
      <w:r w:rsidRPr="00B3633A">
        <w:rPr>
          <w:rFonts w:ascii="Montserrat" w:hAnsi="Montserrat"/>
          <w:sz w:val="24"/>
        </w:rPr>
        <w:t>Iv</w:t>
      </w:r>
    </w:p>
    <w:p w:rsidR="0008581E" w:rsidRPr="00B3633A" w:rsidRDefault="0008581E">
      <w:pPr>
        <w:pStyle w:val="0DraftNormal"/>
        <w:rPr>
          <w:rFonts w:ascii="Montserrat" w:hAnsi="Montserrat"/>
          <w:sz w:val="24"/>
        </w:rPr>
      </w:pPr>
    </w:p>
    <w:p w:rsidR="0008581E" w:rsidRPr="00B3633A" w:rsidRDefault="0008581E">
      <w:pPr>
        <w:pStyle w:val="0DraftNormal"/>
        <w:rPr>
          <w:rFonts w:ascii="Montserrat" w:hAnsi="Montserrat"/>
          <w:sz w:val="24"/>
        </w:rPr>
      </w:pPr>
      <w:r w:rsidRPr="00B3633A">
        <w:rPr>
          <w:rFonts w:ascii="Montserrat" w:hAnsi="Montserrat"/>
          <w:sz w:val="24"/>
        </w:rPr>
        <w:t>devouring mystery</w:t>
      </w:r>
    </w:p>
    <w:p w:rsidR="0008581E" w:rsidRPr="00B3633A" w:rsidRDefault="0008581E">
      <w:pPr>
        <w:pStyle w:val="0DraftNormal"/>
        <w:rPr>
          <w:rFonts w:ascii="Montserrat" w:hAnsi="Montserrat"/>
          <w:sz w:val="24"/>
        </w:rPr>
      </w:pPr>
    </w:p>
    <w:p w:rsidR="0008581E" w:rsidRPr="00B3633A" w:rsidRDefault="0008581E">
      <w:pPr>
        <w:pStyle w:val="0DraftNormal"/>
        <w:rPr>
          <w:rFonts w:ascii="Montserrat" w:hAnsi="Montserrat"/>
          <w:sz w:val="24"/>
        </w:rPr>
      </w:pPr>
      <w:r w:rsidRPr="00B3633A">
        <w:rPr>
          <w:rFonts w:ascii="Montserrat" w:hAnsi="Montserrat"/>
          <w:sz w:val="24"/>
        </w:rPr>
        <w:t>unbound and undone</w:t>
      </w:r>
    </w:p>
    <w:p w:rsidR="0008581E" w:rsidRPr="00B3633A" w:rsidRDefault="0008581E">
      <w:pPr>
        <w:pStyle w:val="0DraftNormal"/>
        <w:rPr>
          <w:rFonts w:ascii="Montserrat" w:hAnsi="Montserrat"/>
          <w:sz w:val="24"/>
        </w:rPr>
      </w:pPr>
    </w:p>
    <w:p w:rsidR="0008581E" w:rsidRPr="00B3633A" w:rsidRDefault="0008581E">
      <w:pPr>
        <w:pStyle w:val="0DraftNormal"/>
        <w:rPr>
          <w:rFonts w:ascii="Montserrat" w:hAnsi="Montserrat"/>
          <w:sz w:val="24"/>
        </w:rPr>
      </w:pPr>
      <w:r w:rsidRPr="00B3633A">
        <w:rPr>
          <w:rFonts w:ascii="Montserrat" w:hAnsi="Montserrat"/>
          <w:sz w:val="24"/>
        </w:rPr>
        <w:t>V</w:t>
      </w:r>
    </w:p>
    <w:p w:rsidR="0008581E" w:rsidRPr="00B3633A" w:rsidRDefault="0008581E">
      <w:pPr>
        <w:pStyle w:val="0DraftNormal"/>
        <w:rPr>
          <w:rFonts w:ascii="Montserrat" w:hAnsi="Montserrat"/>
          <w:sz w:val="24"/>
        </w:rPr>
      </w:pPr>
    </w:p>
    <w:p w:rsidR="0008581E" w:rsidRPr="00B3633A" w:rsidRDefault="0008581E">
      <w:pPr>
        <w:pStyle w:val="0DraftNormal"/>
        <w:rPr>
          <w:rFonts w:ascii="Montserrat" w:hAnsi="Montserrat"/>
          <w:sz w:val="24"/>
        </w:rPr>
      </w:pPr>
      <w:r w:rsidRPr="00B3633A">
        <w:rPr>
          <w:rFonts w:ascii="Montserrat" w:hAnsi="Montserrat"/>
          <w:sz w:val="24"/>
        </w:rPr>
        <w:t>in blood and soul</w:t>
      </w:r>
    </w:p>
    <w:p w:rsidR="0008581E" w:rsidRPr="00B3633A" w:rsidRDefault="0008581E">
      <w:pPr>
        <w:pStyle w:val="0DraftNormal"/>
        <w:rPr>
          <w:rFonts w:ascii="Montserrat" w:hAnsi="Montserrat"/>
          <w:sz w:val="24"/>
        </w:rPr>
      </w:pPr>
    </w:p>
    <w:p w:rsidR="0008581E" w:rsidRPr="00B3633A" w:rsidRDefault="0008581E">
      <w:pPr>
        <w:pStyle w:val="0DraftNormal"/>
        <w:rPr>
          <w:rFonts w:ascii="Montserrat" w:hAnsi="Montserrat"/>
          <w:sz w:val="24"/>
        </w:rPr>
      </w:pPr>
      <w:r w:rsidRPr="00B3633A">
        <w:rPr>
          <w:rFonts w:ascii="Montserrat" w:hAnsi="Montserrat"/>
          <w:sz w:val="24"/>
        </w:rPr>
        <w:t>self conceived and possessed</w:t>
      </w:r>
    </w:p>
    <w:p w:rsidR="0008581E" w:rsidRPr="00B3633A" w:rsidRDefault="0008581E">
      <w:pPr>
        <w:pStyle w:val="0DraftNormal"/>
        <w:rPr>
          <w:rFonts w:ascii="Montserrat" w:hAnsi="Montserrat"/>
          <w:sz w:val="24"/>
        </w:rPr>
      </w:pPr>
    </w:p>
    <w:p w:rsidR="0008581E" w:rsidRPr="00B3633A" w:rsidRDefault="0008581E">
      <w:pPr>
        <w:pStyle w:val="0DraftNormal"/>
        <w:rPr>
          <w:rFonts w:ascii="Montserrat" w:hAnsi="Montserrat"/>
          <w:sz w:val="24"/>
        </w:rPr>
      </w:pPr>
      <w:r w:rsidRPr="00B3633A">
        <w:rPr>
          <w:rFonts w:ascii="Montserrat" w:hAnsi="Montserrat"/>
          <w:sz w:val="24"/>
        </w:rPr>
        <w:t>avatar</w:t>
      </w:r>
    </w:p>
    <w:p w:rsidR="0008581E" w:rsidRPr="00B3633A" w:rsidRDefault="0008581E">
      <w:pPr>
        <w:pStyle w:val="0DraftNormal"/>
        <w:rPr>
          <w:rFonts w:ascii="Montserrat" w:hAnsi="Montserrat"/>
          <w:sz w:val="24"/>
        </w:rPr>
      </w:pPr>
    </w:p>
    <w:p w:rsidR="0008581E" w:rsidRPr="00B3633A" w:rsidRDefault="0008581E">
      <w:pPr>
        <w:pStyle w:val="0DraftNormal"/>
        <w:rPr>
          <w:rFonts w:ascii="Montserrat" w:hAnsi="Montserrat"/>
          <w:sz w:val="24"/>
        </w:rPr>
      </w:pPr>
      <w:r w:rsidRPr="00B3633A">
        <w:rPr>
          <w:rFonts w:ascii="Montserrat" w:hAnsi="Montserrat"/>
          <w:sz w:val="24"/>
        </w:rPr>
        <w:t>Vi</w:t>
      </w:r>
    </w:p>
    <w:p w:rsidR="0008581E" w:rsidRPr="00B3633A" w:rsidRDefault="0008581E">
      <w:pPr>
        <w:pStyle w:val="0DraftNormal"/>
        <w:rPr>
          <w:rFonts w:ascii="Montserrat" w:hAnsi="Montserrat"/>
          <w:sz w:val="24"/>
        </w:rPr>
      </w:pPr>
    </w:p>
    <w:p w:rsidR="0008581E" w:rsidRPr="00B3633A" w:rsidRDefault="0008581E">
      <w:pPr>
        <w:pStyle w:val="0DraftNormal"/>
        <w:rPr>
          <w:rFonts w:ascii="Montserrat" w:hAnsi="Montserrat"/>
          <w:sz w:val="24"/>
        </w:rPr>
      </w:pPr>
      <w:r w:rsidRPr="00B3633A">
        <w:rPr>
          <w:rFonts w:ascii="Montserrat" w:hAnsi="Montserrat"/>
          <w:sz w:val="24"/>
        </w:rPr>
        <w:t>for blood and souls</w:t>
      </w:r>
    </w:p>
    <w:p w:rsidR="0008581E" w:rsidRPr="00B3633A" w:rsidRDefault="0008581E">
      <w:pPr>
        <w:pStyle w:val="0DraftNormal"/>
        <w:rPr>
          <w:rFonts w:ascii="Montserrat" w:hAnsi="Montserrat"/>
          <w:sz w:val="24"/>
        </w:rPr>
      </w:pPr>
    </w:p>
    <w:p w:rsidR="0008581E" w:rsidRPr="00B3633A" w:rsidRDefault="0008581E">
      <w:pPr>
        <w:pStyle w:val="0DraftNormal"/>
        <w:rPr>
          <w:rFonts w:ascii="Montserrat" w:hAnsi="Montserrat"/>
          <w:sz w:val="24"/>
        </w:rPr>
      </w:pPr>
      <w:r w:rsidRPr="00B3633A">
        <w:rPr>
          <w:rFonts w:ascii="Montserrat" w:hAnsi="Montserrat"/>
          <w:sz w:val="24"/>
        </w:rPr>
        <w:t>breaking the seal of earth</w:t>
      </w:r>
    </w:p>
    <w:p w:rsidR="0008581E" w:rsidRPr="00B3633A" w:rsidRDefault="0008581E">
      <w:pPr>
        <w:pStyle w:val="0DraftNormal"/>
        <w:rPr>
          <w:rFonts w:ascii="Montserrat" w:hAnsi="Montserrat"/>
          <w:sz w:val="24"/>
        </w:rPr>
      </w:pPr>
    </w:p>
    <w:p w:rsidR="0008581E" w:rsidRPr="00B3633A" w:rsidRDefault="0008581E">
      <w:pPr>
        <w:pStyle w:val="0DraftNormal"/>
        <w:rPr>
          <w:rFonts w:ascii="Montserrat" w:hAnsi="Montserrat"/>
          <w:sz w:val="24"/>
        </w:rPr>
      </w:pPr>
      <w:r w:rsidRPr="00B3633A">
        <w:rPr>
          <w:rFonts w:ascii="Montserrat" w:hAnsi="Montserrat"/>
          <w:sz w:val="24"/>
        </w:rPr>
        <w:t>Vii</w:t>
      </w:r>
    </w:p>
    <w:p w:rsidR="0008581E" w:rsidRPr="00B3633A" w:rsidRDefault="0008581E">
      <w:pPr>
        <w:pStyle w:val="0DraftNormal"/>
        <w:rPr>
          <w:rFonts w:ascii="Montserrat" w:hAnsi="Montserrat"/>
          <w:sz w:val="24"/>
        </w:rPr>
      </w:pPr>
    </w:p>
    <w:p w:rsidR="0008581E" w:rsidRPr="00B3633A" w:rsidRDefault="0008581E">
      <w:pPr>
        <w:pStyle w:val="0DraftNormal"/>
        <w:rPr>
          <w:rFonts w:ascii="Montserrat" w:hAnsi="Montserrat"/>
          <w:sz w:val="24"/>
        </w:rPr>
      </w:pPr>
      <w:r w:rsidRPr="00B3633A">
        <w:rPr>
          <w:rFonts w:ascii="Montserrat" w:hAnsi="Montserrat"/>
          <w:sz w:val="24"/>
        </w:rPr>
        <w:t>the veil of heaven</w:t>
      </w:r>
    </w:p>
    <w:p w:rsidR="0008581E" w:rsidRPr="00B3633A" w:rsidRDefault="0008581E">
      <w:pPr>
        <w:pStyle w:val="0DraftNormal"/>
        <w:rPr>
          <w:rFonts w:ascii="Montserrat" w:hAnsi="Montserrat"/>
          <w:sz w:val="24"/>
        </w:rPr>
      </w:pPr>
    </w:p>
    <w:p w:rsidR="0008581E" w:rsidRPr="00B3633A" w:rsidRDefault="0008581E">
      <w:pPr>
        <w:pStyle w:val="0DraftNormal"/>
        <w:rPr>
          <w:rFonts w:ascii="Montserrat" w:hAnsi="Montserrat"/>
          <w:sz w:val="24"/>
        </w:rPr>
      </w:pPr>
      <w:r w:rsidRPr="00B3633A">
        <w:rPr>
          <w:rFonts w:ascii="Montserrat" w:hAnsi="Montserrat"/>
          <w:sz w:val="24"/>
        </w:rPr>
        <w:t>the voice of god</w:t>
      </w:r>
    </w:p>
    <w:p w:rsidR="0008581E" w:rsidRPr="00B3633A" w:rsidRDefault="0008581E">
      <w:pPr>
        <w:pStyle w:val="0DraftNormal"/>
        <w:rPr>
          <w:rFonts w:ascii="Montserrat" w:hAnsi="Montserrat"/>
          <w:sz w:val="24"/>
        </w:rPr>
      </w:pPr>
    </w:p>
    <w:p w:rsidR="0008581E" w:rsidRPr="00B3633A" w:rsidRDefault="0008581E">
      <w:pPr>
        <w:pStyle w:val="0DraftNormal"/>
        <w:rPr>
          <w:rFonts w:ascii="Montserrat" w:hAnsi="Montserrat"/>
          <w:sz w:val="24"/>
        </w:rPr>
      </w:pPr>
      <w:r w:rsidRPr="00B3633A">
        <w:rPr>
          <w:rFonts w:ascii="Montserrat" w:hAnsi="Montserrat"/>
          <w:sz w:val="24"/>
        </w:rPr>
        <w:t>god</w:t>
      </w:r>
    </w:p>
    <w:p w:rsidR="0008581E" w:rsidRPr="00B3633A" w:rsidRDefault="0008581E">
      <w:pPr>
        <w:pStyle w:val="0DraftNormal"/>
        <w:rPr>
          <w:rFonts w:ascii="Montserrat" w:hAnsi="Montserrat"/>
          <w:sz w:val="24"/>
        </w:rPr>
      </w:pPr>
    </w:p>
    <w:p w:rsidR="0008581E" w:rsidRPr="00B3633A" w:rsidRDefault="0008581E">
      <w:pPr>
        <w:pStyle w:val="0DraftNormal"/>
        <w:rPr>
          <w:rFonts w:ascii="Montserrat" w:hAnsi="Montserrat"/>
          <w:sz w:val="24"/>
        </w:rPr>
      </w:pPr>
      <w:r w:rsidRPr="00B3633A">
        <w:rPr>
          <w:rFonts w:ascii="Montserrat" w:hAnsi="Montserrat"/>
          <w:sz w:val="24"/>
        </w:rPr>
        <w:t>Viii</w:t>
      </w:r>
    </w:p>
    <w:p w:rsidR="0008581E" w:rsidRPr="00B3633A" w:rsidRDefault="0008581E">
      <w:pPr>
        <w:pStyle w:val="0DraftNormal"/>
        <w:rPr>
          <w:rFonts w:ascii="Montserrat" w:hAnsi="Montserrat"/>
          <w:sz w:val="24"/>
        </w:rPr>
      </w:pPr>
    </w:p>
    <w:p w:rsidR="0008581E" w:rsidRPr="00B3633A" w:rsidRDefault="0008581E">
      <w:pPr>
        <w:pStyle w:val="0DraftNormal"/>
        <w:rPr>
          <w:rFonts w:ascii="Montserrat" w:hAnsi="Montserrat"/>
          <w:sz w:val="24"/>
        </w:rPr>
      </w:pPr>
      <w:r w:rsidRPr="00B3633A">
        <w:rPr>
          <w:rFonts w:ascii="Montserrat" w:hAnsi="Montserrat"/>
          <w:sz w:val="24"/>
        </w:rPr>
        <w:t>call of the abyss</w:t>
      </w:r>
    </w:p>
    <w:p w:rsidR="0008581E" w:rsidRPr="00B3633A" w:rsidRDefault="0008581E">
      <w:pPr>
        <w:pStyle w:val="0DraftNormal"/>
        <w:rPr>
          <w:rFonts w:ascii="Montserrat" w:hAnsi="Montserrat"/>
          <w:sz w:val="24"/>
        </w:rPr>
      </w:pPr>
    </w:p>
    <w:p w:rsidR="0008581E" w:rsidRPr="00B3633A" w:rsidRDefault="0008581E">
      <w:pPr>
        <w:pStyle w:val="0DraftNormal"/>
        <w:rPr>
          <w:rFonts w:ascii="Montserrat" w:hAnsi="Montserrat"/>
          <w:sz w:val="24"/>
        </w:rPr>
      </w:pPr>
      <w:r w:rsidRPr="00B3633A">
        <w:rPr>
          <w:rFonts w:ascii="Montserrat" w:hAnsi="Montserrat"/>
          <w:sz w:val="24"/>
        </w:rPr>
        <w:t>entrapping a god</w:t>
      </w:r>
    </w:p>
    <w:p w:rsidR="0008581E" w:rsidRPr="00B3633A" w:rsidRDefault="0008581E">
      <w:pPr>
        <w:pStyle w:val="0DraftNormal"/>
        <w:rPr>
          <w:rFonts w:ascii="Montserrat" w:hAnsi="Montserrat"/>
          <w:sz w:val="24"/>
        </w:rPr>
      </w:pPr>
    </w:p>
    <w:p w:rsidR="0008581E" w:rsidRPr="00B3633A" w:rsidRDefault="0008581E">
      <w:pPr>
        <w:pStyle w:val="0DraftNormal"/>
        <w:rPr>
          <w:rFonts w:ascii="Montserrat" w:hAnsi="Montserrat"/>
          <w:sz w:val="24"/>
        </w:rPr>
      </w:pPr>
      <w:r w:rsidRPr="00B3633A">
        <w:rPr>
          <w:rFonts w:ascii="Montserrat" w:hAnsi="Montserrat"/>
          <w:sz w:val="24"/>
        </w:rPr>
        <w:t>Ix</w:t>
      </w:r>
    </w:p>
    <w:p w:rsidR="0008581E" w:rsidRPr="00B3633A" w:rsidRDefault="0008581E">
      <w:pPr>
        <w:pStyle w:val="0DraftNormal"/>
        <w:rPr>
          <w:rFonts w:ascii="Montserrat" w:hAnsi="Montserrat"/>
          <w:sz w:val="24"/>
        </w:rPr>
      </w:pPr>
    </w:p>
    <w:p w:rsidR="0008581E" w:rsidRPr="00B3633A" w:rsidRDefault="0008581E">
      <w:pPr>
        <w:pStyle w:val="0DraftNormal"/>
        <w:rPr>
          <w:rFonts w:ascii="Montserrat" w:hAnsi="Montserrat"/>
          <w:sz w:val="24"/>
        </w:rPr>
      </w:pPr>
      <w:r w:rsidRPr="00B3633A">
        <w:rPr>
          <w:rFonts w:ascii="Montserrat" w:hAnsi="Montserrat"/>
          <w:sz w:val="24"/>
        </w:rPr>
        <w:t>secret of secrets</w:t>
      </w:r>
    </w:p>
    <w:p w:rsidR="0008581E" w:rsidRPr="00B3633A" w:rsidRDefault="0008581E">
      <w:pPr>
        <w:pStyle w:val="0DraftNormal"/>
        <w:rPr>
          <w:rFonts w:ascii="Montserrat" w:hAnsi="Montserrat"/>
          <w:sz w:val="24"/>
        </w:rPr>
      </w:pPr>
    </w:p>
    <w:p w:rsidR="0008581E" w:rsidRPr="00B3633A" w:rsidRDefault="0008581E">
      <w:pPr>
        <w:pStyle w:val="0DraftNormal"/>
        <w:rPr>
          <w:rFonts w:ascii="Montserrat" w:hAnsi="Montserrat"/>
          <w:sz w:val="24"/>
        </w:rPr>
      </w:pPr>
      <w:r w:rsidRPr="00B3633A">
        <w:rPr>
          <w:rFonts w:ascii="Montserrat" w:hAnsi="Montserrat"/>
          <w:sz w:val="24"/>
        </w:rPr>
        <w:t>the mystery unveiled</w:t>
      </w:r>
    </w:p>
    <w:p w:rsidR="0008581E" w:rsidRPr="00B3633A" w:rsidRDefault="0008581E">
      <w:pPr>
        <w:pStyle w:val="0DraftNormal"/>
        <w:rPr>
          <w:rFonts w:ascii="Montserrat" w:hAnsi="Montserrat"/>
          <w:sz w:val="24"/>
        </w:rPr>
      </w:pPr>
    </w:p>
    <w:p w:rsidR="0008581E" w:rsidRPr="00B3633A" w:rsidRDefault="0008581E">
      <w:pPr>
        <w:pStyle w:val="0DraftNormal"/>
        <w:rPr>
          <w:rFonts w:ascii="Montserrat" w:hAnsi="Montserrat"/>
          <w:sz w:val="24"/>
        </w:rPr>
      </w:pPr>
      <w:r w:rsidRPr="00B3633A">
        <w:rPr>
          <w:rFonts w:ascii="Montserrat" w:hAnsi="Montserrat"/>
          <w:sz w:val="24"/>
        </w:rPr>
        <w:t>aes av</w:t>
      </w:r>
    </w:p>
    <w:p w:rsidR="0008581E" w:rsidRPr="00B3633A" w:rsidRDefault="0008581E">
      <w:pPr>
        <w:pStyle w:val="0DraftNormal"/>
        <w:rPr>
          <w:rFonts w:ascii="Montserrat" w:hAnsi="Montserrat"/>
          <w:sz w:val="24"/>
        </w:rPr>
      </w:pPr>
    </w:p>
    <w:p w:rsidR="0008581E" w:rsidRPr="00B3633A" w:rsidRDefault="0008581E">
      <w:pPr>
        <w:pStyle w:val="0DraftNormal"/>
        <w:rPr>
          <w:rFonts w:ascii="Montserrat" w:hAnsi="Montserrat"/>
          <w:sz w:val="24"/>
        </w:rPr>
      </w:pPr>
      <w:r w:rsidRPr="00B3633A">
        <w:rPr>
          <w:rFonts w:ascii="Montserrat" w:hAnsi="Montserrat"/>
          <w:sz w:val="24"/>
        </w:rPr>
        <w:t>X</w:t>
      </w:r>
    </w:p>
    <w:p w:rsidR="0008581E" w:rsidRPr="00B3633A" w:rsidRDefault="0008581E">
      <w:pPr>
        <w:pStyle w:val="0DraftNormal"/>
        <w:rPr>
          <w:rFonts w:ascii="Montserrat" w:hAnsi="Montserrat"/>
          <w:sz w:val="24"/>
        </w:rPr>
      </w:pPr>
    </w:p>
    <w:p w:rsidR="0008581E" w:rsidRPr="00B3633A" w:rsidRDefault="0008581E">
      <w:pPr>
        <w:pStyle w:val="0DraftNormal"/>
        <w:rPr>
          <w:rFonts w:ascii="Montserrat" w:hAnsi="Montserrat"/>
          <w:sz w:val="24"/>
        </w:rPr>
      </w:pPr>
      <w:r w:rsidRPr="00B3633A">
        <w:rPr>
          <w:rFonts w:ascii="Montserrat" w:hAnsi="Montserrat"/>
          <w:sz w:val="24"/>
        </w:rPr>
        <w:t>dragon phoenix</w:t>
      </w:r>
    </w:p>
    <w:p w:rsidR="0008581E" w:rsidRPr="00B3633A" w:rsidRDefault="0008581E">
      <w:pPr>
        <w:pStyle w:val="0DraftNormal"/>
        <w:rPr>
          <w:rFonts w:ascii="Montserrat" w:hAnsi="Montserrat"/>
          <w:sz w:val="24"/>
        </w:rPr>
      </w:pPr>
    </w:p>
    <w:p w:rsidR="0008581E" w:rsidRPr="00B3633A" w:rsidRDefault="0008581E">
      <w:pPr>
        <w:pStyle w:val="0DraftNormal"/>
        <w:rPr>
          <w:rFonts w:ascii="Montserrat" w:hAnsi="Montserrat"/>
          <w:sz w:val="24"/>
        </w:rPr>
      </w:pPr>
      <w:r w:rsidRPr="00B3633A">
        <w:rPr>
          <w:rFonts w:ascii="Montserrat" w:hAnsi="Montserrat"/>
          <w:sz w:val="24"/>
        </w:rPr>
        <w:t>shaking the dreamers</w:t>
      </w:r>
    </w:p>
    <w:p w:rsidR="0008581E" w:rsidRPr="00B3633A" w:rsidRDefault="0008581E">
      <w:pPr>
        <w:pStyle w:val="0DraftNormal"/>
        <w:rPr>
          <w:rFonts w:ascii="Montserrat" w:hAnsi="Montserrat"/>
          <w:sz w:val="24"/>
        </w:rPr>
      </w:pPr>
    </w:p>
    <w:p w:rsidR="0008581E" w:rsidRPr="00B3633A" w:rsidRDefault="0008581E">
      <w:pPr>
        <w:pStyle w:val="0DraftNormal"/>
        <w:rPr>
          <w:rFonts w:ascii="Montserrat" w:hAnsi="Montserrat"/>
          <w:sz w:val="24"/>
        </w:rPr>
      </w:pPr>
      <w:r w:rsidRPr="00B3633A">
        <w:rPr>
          <w:rFonts w:ascii="Montserrat" w:hAnsi="Montserrat"/>
          <w:sz w:val="24"/>
        </w:rPr>
        <w:br w:type="page"/>
        <w:t>Alyn :</w:t>
      </w:r>
    </w:p>
    <w:p w:rsidR="0008581E" w:rsidRPr="00B3633A" w:rsidRDefault="0008581E">
      <w:pPr>
        <w:pStyle w:val="0DraftNormal"/>
        <w:rPr>
          <w:rFonts w:ascii="Montserrat" w:hAnsi="Montserrat"/>
          <w:sz w:val="24"/>
        </w:rPr>
      </w:pPr>
    </w:p>
    <w:p w:rsidR="0008581E" w:rsidRPr="00B3633A" w:rsidRDefault="0008581E">
      <w:pPr>
        <w:pStyle w:val="0DraftNormal"/>
        <w:rPr>
          <w:rFonts w:ascii="Montserrat" w:hAnsi="Montserrat"/>
          <w:sz w:val="24"/>
        </w:rPr>
      </w:pPr>
      <w:r w:rsidRPr="00B3633A">
        <w:rPr>
          <w:rFonts w:ascii="Montserrat" w:hAnsi="Montserrat"/>
          <w:sz w:val="24"/>
        </w:rPr>
        <w:t>a child is brought before nineveh, the young avatar and spiritual leader of the lyn, as evidence of a breach of the peace between lyn and nys. A child who proves to be the daughter of no lyn. Anjael’s embrace becomes a possession beyond her endurance under the pressures of this challenge to the lyn. Focus is on anjael. She is our introduction to the lyn as the one lyn at that time with an unlimited perspective of her race. Alyn, the red maned child, is her personal responsability, a question she must find an answer to under the wing of aes. Knowing no other way, alyn is raised as lyn. As a lyn, there is a test—of blooding and the calling—from which this alyn child rises as aeslyn and ninevehn. Like anjael, she is embraced by aes, and like anjael, her spirit and mind are fused inseperably with that divine state of awareness.</w:t>
      </w:r>
    </w:p>
    <w:p w:rsidR="0008581E" w:rsidRPr="00B3633A" w:rsidRDefault="0008581E">
      <w:pPr>
        <w:pStyle w:val="0DraftNormal"/>
        <w:rPr>
          <w:rFonts w:ascii="Montserrat" w:hAnsi="Montserrat"/>
          <w:sz w:val="24"/>
        </w:rPr>
      </w:pPr>
    </w:p>
    <w:p w:rsidR="0008581E" w:rsidRPr="00B3633A" w:rsidRDefault="0008581E">
      <w:pPr>
        <w:pStyle w:val="0DraftNormal"/>
        <w:rPr>
          <w:rFonts w:ascii="Montserrat" w:hAnsi="Montserrat"/>
          <w:sz w:val="24"/>
        </w:rPr>
      </w:pPr>
      <w:r w:rsidRPr="00B3633A">
        <w:rPr>
          <w:rFonts w:ascii="Montserrat" w:hAnsi="Montserrat"/>
          <w:spacing w:val="-3"/>
          <w:sz w:val="24"/>
        </w:rPr>
        <w:t xml:space="preserve">the first period is focused on issues of social dynamics, position, favor, responsibility and authority and a situation of access to absolute power. The struggle for the heroine [as it were] is her determination to deal with being saddled with this absolute authority and responsability. She tries to discharge the obligation of the power and hopefully retire back to a scale she can deal with. The realization that the power cannot be discharged, and subtle influences distracting her with seductive and sensual submissions to the delights inherent in that power combine in a way that lead her into darkness, death and destruction. The conflict within her reaches its crisis when she finally forces herself to realize that she cannot discharge or deal with the power. She must go where none can follow, and too, she must take with her those she has influenced and those who are strong enough to keep her in check [demons and angels and no few nys]. She has to resist the temptations for destruction and carry herself away to exile in the great abyss. </w:t>
      </w:r>
      <w:r w:rsidRPr="00B3633A">
        <w:rPr>
          <w:rFonts w:ascii="Montserrat" w:hAnsi="Montserrat"/>
          <w:sz w:val="24"/>
        </w:rPr>
        <w:t xml:space="preserve">Lyn avatars are normally rare, being individuals with such vast psionic potential that they can extrapolate from a god’s eye view. Typically an individual can only maintain the necessary psychological equilibriuim of this state only for a while, but in the cases of anjael and alyn, or as some call her, avael, this proves not to be the case. The power at anjael’s disposal, for the fourteen years in which alyn is her personal charge, proves subtly seductive and arguably warps her. </w:t>
      </w:r>
    </w:p>
    <w:p w:rsidR="0008581E" w:rsidRPr="00B3633A" w:rsidRDefault="0008581E">
      <w:pPr>
        <w:pStyle w:val="0DraftNormal"/>
        <w:rPr>
          <w:rFonts w:ascii="Montserrat" w:hAnsi="Montserrat"/>
          <w:sz w:val="24"/>
        </w:rPr>
      </w:pPr>
    </w:p>
    <w:p w:rsidR="0008581E" w:rsidRPr="00B3633A" w:rsidRDefault="0008581E">
      <w:pPr>
        <w:pStyle w:val="0DraftNormal"/>
        <w:rPr>
          <w:rFonts w:ascii="Montserrat" w:hAnsi="Montserrat"/>
          <w:spacing w:val="-3"/>
          <w:sz w:val="24"/>
        </w:rPr>
      </w:pPr>
      <w:r w:rsidRPr="00B3633A">
        <w:rPr>
          <w:rFonts w:ascii="Montserrat" w:hAnsi="Montserrat"/>
          <w:spacing w:val="-3"/>
          <w:sz w:val="24"/>
        </w:rPr>
        <w:t>anjael's story begins with her calling and memories of her blooding. She arises from the water haunted by something more than what she brought with her. The precedent of the guide, nineveh, has long been known, a message passed in the dark embrace to lead the lyn of aes toward some new development. With this message, there is always a magnification of the scope of the ninevehn's power. She will be placed at the head of her race utterly unprepared for her calling's demands, and she will be the one to receive the sending of the nys. The alyn child is blooded; lyn and nys wait to see if the source will judge this creature to be more than animal. Anjael tries all she can in the interim to discharge her service to the will of nineveh. She sees the discovery of this new race as the cause, and directs the lyn to take alyn into its fold and spread its seed through out creation so that it might thrive. And slowly, the scope of the power begins to drive her mad. She is swallowed by the sensual and destructive potential as her perspective is overwhelmed. When the time for the redmaned alyn to be queried, and she in turn is called to serve as ninevehn, anjael discovers that the will of nineveh remains with her. The nys see; they watch and wait. In time, in self exile, she comes to realize that she is different than other ninevehn. She is possessed by a consciousness as powerful as creaton itself using her, assuming her life, assuming her. For some reason creation itself has become fixated on her. Unsure, however, if it desires to love her as an other, or to be her and so know itself, defined and expressed. Much of her understanding of these things comes during her exile, but to act on them she must leave exile and return to the veil to see if the possesive will of nineveh can be lured to express itself, to face itself in another, avael, and bear the responsibility of its own authority. This will come about in the tale of avael.</w:t>
      </w:r>
    </w:p>
    <w:p w:rsidR="0008581E" w:rsidRPr="00B3633A" w:rsidRDefault="0008581E">
      <w:pPr>
        <w:pStyle w:val="0DraftNormal"/>
        <w:rPr>
          <w:rFonts w:ascii="Montserrat" w:hAnsi="Montserrat"/>
          <w:spacing w:val="-3"/>
          <w:sz w:val="24"/>
        </w:rPr>
      </w:pPr>
    </w:p>
    <w:p w:rsidR="0008581E" w:rsidRPr="00B3633A" w:rsidRDefault="0008581E">
      <w:pPr>
        <w:pStyle w:val="0DraftNormal"/>
        <w:rPr>
          <w:rFonts w:ascii="Montserrat" w:hAnsi="Montserrat"/>
          <w:sz w:val="24"/>
        </w:rPr>
      </w:pPr>
      <w:r w:rsidRPr="00B3633A">
        <w:rPr>
          <w:rFonts w:ascii="Montserrat" w:hAnsi="Montserrat"/>
          <w:sz w:val="24"/>
        </w:rPr>
        <w:br w:type="page"/>
        <w:t>Aeslyn :</w:t>
      </w:r>
    </w:p>
    <w:p w:rsidR="0008581E" w:rsidRPr="00B3633A" w:rsidRDefault="0008581E">
      <w:pPr>
        <w:pStyle w:val="0DraftNormal"/>
        <w:rPr>
          <w:rFonts w:ascii="Montserrat" w:hAnsi="Montserrat"/>
          <w:sz w:val="24"/>
        </w:rPr>
      </w:pPr>
    </w:p>
    <w:p w:rsidR="0008581E" w:rsidRPr="00B3633A" w:rsidRDefault="0008581E">
      <w:pPr>
        <w:pStyle w:val="0DraftNormal"/>
        <w:rPr>
          <w:rFonts w:ascii="Montserrat" w:hAnsi="Montserrat"/>
          <w:sz w:val="24"/>
        </w:rPr>
      </w:pPr>
      <w:r w:rsidRPr="00B3633A">
        <w:rPr>
          <w:rFonts w:ascii="Montserrat" w:hAnsi="Montserrat"/>
          <w:sz w:val="24"/>
        </w:rPr>
        <w:t>a lonely soul no longer lyn, alyn, or truely even female, avael lives under the judgement of every sentient in the aes. Her personal power is without rival save one, her mentor and perhaps even her lover anjael, but she is no longer the aeslyn she once was. She is aware that she is the only representitive of the native interests of the alyn, but that in itself is a threat for her former people. Because of her transfromation, alyn are slowly becoming seen as a dangerous element in the heavenly balance. It takes a few generations for sides to polarize, but inevitably the wedge is driven. The hunters are loosed to sever the bonds formed between lyn and alyn and she is their ultimate target. The awesome defense of herself shames her and forces her mentor to full fill a pact agianst her in the event that she “abused” her power so. Anjael finds her and even as she strives to fulfill her obligation to destroy her they consummate their love. The conception and birth of a child is obscured by the destruction of a world. The child is the key to a gateway. The casualties of this opening battle in an endless war are shifted to a remote corner of creation. Among them is hidden an aeslyn born, and two aeslyn weary unto death from battling each other. However, each has come to terms with their place in the aes. These two worlds upon which so many lyn, alyn and even nys have been stranded also hide a soul born in aes.</w:t>
      </w:r>
    </w:p>
    <w:p w:rsidR="0008581E" w:rsidRPr="00B3633A" w:rsidRDefault="0008581E">
      <w:pPr>
        <w:pStyle w:val="0DraftNormal"/>
        <w:rPr>
          <w:rFonts w:ascii="Montserrat" w:hAnsi="Montserrat"/>
          <w:sz w:val="24"/>
        </w:rPr>
      </w:pPr>
    </w:p>
    <w:p w:rsidR="0008581E" w:rsidRPr="00B3633A" w:rsidRDefault="0008581E">
      <w:pPr>
        <w:pStyle w:val="0DraftNormal"/>
        <w:rPr>
          <w:rFonts w:ascii="Montserrat" w:hAnsi="Montserrat"/>
          <w:sz w:val="24"/>
        </w:rPr>
      </w:pPr>
      <w:r w:rsidRPr="00B3633A">
        <w:rPr>
          <w:rFonts w:ascii="Montserrat" w:hAnsi="Montserrat"/>
          <w:sz w:val="24"/>
        </w:rPr>
        <w:t>av, the child of the avatars, is slain upon reaching anthnev to close the portal. The child is born with the godlike awareness of a nineveh avatar, and herself argues the necessity. However, being born aeslyn, a seed of rebirth lies within the wreckage of her newborn flesh. It is this seed that is planted a thousand generations later in the body of an athlyn descendant of the fused races of anthnev to bring her back to a universe where alyn on scattered planets have raised themselves to the stars to face the continuing rapports of the war of the veil. The av of anthnev is founded by the blood of her first body sacrificed for the good of the worlds of anthnev and aeirn. It will be her calling to reunite these two worlds with the universe, to make known that what the endless war had sought to prevent had long been accomplished here.</w:t>
      </w:r>
    </w:p>
    <w:p w:rsidR="0008581E" w:rsidRPr="00B3633A" w:rsidRDefault="0008581E">
      <w:pPr>
        <w:pStyle w:val="0DraftNormal"/>
        <w:rPr>
          <w:rFonts w:ascii="Montserrat" w:hAnsi="Montserrat"/>
          <w:sz w:val="24"/>
        </w:rPr>
      </w:pPr>
    </w:p>
    <w:p w:rsidR="0008581E" w:rsidRPr="00B3633A" w:rsidRDefault="0008581E">
      <w:pPr>
        <w:pStyle w:val="0DraftNormal"/>
        <w:rPr>
          <w:rFonts w:ascii="Montserrat" w:hAnsi="Montserrat"/>
          <w:sz w:val="24"/>
        </w:rPr>
      </w:pPr>
      <w:r w:rsidRPr="00B3633A">
        <w:rPr>
          <w:rFonts w:ascii="Montserrat" w:hAnsi="Montserrat"/>
          <w:sz w:val="24"/>
        </w:rPr>
        <w:br w:type="page"/>
        <w:t xml:space="preserve">Av : [call of the veil] : </w:t>
      </w:r>
    </w:p>
    <w:p w:rsidR="0008581E" w:rsidRPr="00B3633A" w:rsidRDefault="0008581E">
      <w:pPr>
        <w:pStyle w:val="0DraftNormal"/>
        <w:rPr>
          <w:rFonts w:ascii="Montserrat" w:hAnsi="Montserrat"/>
          <w:sz w:val="24"/>
        </w:rPr>
      </w:pPr>
    </w:p>
    <w:p w:rsidR="0008581E" w:rsidRPr="00B3633A" w:rsidRDefault="0008581E">
      <w:pPr>
        <w:pStyle w:val="0DraftNormal"/>
        <w:rPr>
          <w:rFonts w:ascii="Montserrat" w:hAnsi="Montserrat"/>
          <w:sz w:val="24"/>
        </w:rPr>
      </w:pPr>
      <w:r w:rsidRPr="00B3633A">
        <w:rPr>
          <w:rFonts w:ascii="Montserrat" w:hAnsi="Montserrat"/>
          <w:sz w:val="24"/>
        </w:rPr>
        <w:t>a sheathed sword</w:t>
      </w:r>
      <w:r w:rsidRPr="00B3633A">
        <w:rPr>
          <w:rFonts w:ascii="Montserrat" w:hAnsi="Montserrat"/>
          <w:i/>
          <w:sz w:val="24"/>
        </w:rPr>
        <w:t xml:space="preserve"> </w:t>
      </w:r>
      <w:r w:rsidRPr="00B3633A">
        <w:rPr>
          <w:rFonts w:ascii="Montserrat" w:hAnsi="Montserrat"/>
          <w:sz w:val="24"/>
        </w:rPr>
        <w:t xml:space="preserve">of her house. Ahead of her lies a path of challenge and great reward. Behind her lies a path of sacrafice and preparation. Poised to enter her profession, something terrible and ugly displaces her from her path. Not sure if she was in the right or in the wrong, but certain that she could have acted no different than the way she </w:t>
      </w:r>
      <w:r w:rsidRPr="00B3633A">
        <w:rPr>
          <w:rFonts w:ascii="Montserrat" w:hAnsi="Montserrat"/>
          <w:i/>
          <w:sz w:val="24"/>
        </w:rPr>
        <w:t>reacted</w:t>
      </w:r>
      <w:r w:rsidRPr="00B3633A">
        <w:rPr>
          <w:rFonts w:ascii="Montserrat" w:hAnsi="Montserrat"/>
          <w:sz w:val="24"/>
        </w:rPr>
        <w:t xml:space="preserve">, her life is stalled. In order to resume her path she must willingly submit to the test of life that she failed. Not able to play an active part in her own rape—as she sees it—she is sent back to the head of her house to face judgement. Instead of disgrace and the renunciation of her name, she is told house has a desperate need of her. Her mother, having assumed an obligation that negates her house status, has advanced </w:t>
      </w:r>
      <w:r w:rsidRPr="00B3633A">
        <w:rPr>
          <w:rFonts w:ascii="Montserrat" w:hAnsi="Montserrat"/>
          <w:i/>
          <w:sz w:val="24"/>
        </w:rPr>
        <w:t>her</w:t>
      </w:r>
      <w:r w:rsidRPr="00B3633A">
        <w:rPr>
          <w:rFonts w:ascii="Montserrat" w:hAnsi="Montserrat"/>
          <w:sz w:val="24"/>
        </w:rPr>
        <w:t xml:space="preserve"> to take her place as heir—and by rights as sole champion. A position she should not have held for decades. Young, untested and with a stain on her honor, she is the greatest vulnerability her house has ever had. A fact its enemies are quick to perceive. Her life—and death—are all that stand between the sanctity of her house and the potential re-opening of the darkest chapter in the world’s history.</w:t>
      </w:r>
    </w:p>
    <w:p w:rsidR="0008581E" w:rsidRPr="00B3633A" w:rsidRDefault="0008581E">
      <w:pPr>
        <w:pStyle w:val="0DraftNormal"/>
        <w:rPr>
          <w:rFonts w:ascii="Montserrat" w:hAnsi="Montserrat"/>
          <w:sz w:val="24"/>
        </w:rPr>
      </w:pPr>
    </w:p>
    <w:p w:rsidR="0008581E" w:rsidRPr="00B3633A" w:rsidRDefault="0008581E">
      <w:pPr>
        <w:pStyle w:val="0DraftNormal"/>
        <w:rPr>
          <w:rFonts w:ascii="Montserrat" w:hAnsi="Montserrat"/>
          <w:sz w:val="24"/>
        </w:rPr>
      </w:pPr>
      <w:r w:rsidRPr="00B3633A">
        <w:rPr>
          <w:rFonts w:ascii="Montserrat" w:hAnsi="Montserrat"/>
          <w:sz w:val="24"/>
        </w:rPr>
        <w:t>at the age of seven, av undergoes blooding, the ancient initiation of lyn origins—the rite of promise and name. The secret preface of the ritual practiced only by the exotics is the affirmation. The ancient ancestral heritage of the lyn is aroused by this rite which is the first test of the athlyn child. To see if the child has an affinity for its roots it is abandoned in the wild with the closest available feline predator—a tiger in the case of this region—and the parents await to see if the child will indentify with and adopt the attention, thereby surviving. The odds are that the child might never return to human civilization. No great loss, and a contributing factor in the development of sentient hunting cats on both worlds. The complimentary test of the child during the rite, is called the confirmation, which determines if the child has enough control of its nature to obscure it even under the harshest provocation. The other aspects of the rite which determine the course of training of a child also accur.</w:t>
      </w:r>
    </w:p>
    <w:p w:rsidR="0008581E" w:rsidRPr="00B3633A" w:rsidRDefault="0008581E">
      <w:pPr>
        <w:pStyle w:val="0DraftNormal"/>
        <w:rPr>
          <w:rFonts w:ascii="Montserrat" w:hAnsi="Montserrat"/>
          <w:sz w:val="24"/>
        </w:rPr>
      </w:pPr>
    </w:p>
    <w:p w:rsidR="0008581E" w:rsidRPr="00B3633A" w:rsidRDefault="0008581E">
      <w:pPr>
        <w:pStyle w:val="0DraftNormal"/>
        <w:rPr>
          <w:rFonts w:ascii="Montserrat" w:hAnsi="Montserrat"/>
          <w:sz w:val="24"/>
        </w:rPr>
      </w:pPr>
      <w:r w:rsidRPr="00B3633A">
        <w:rPr>
          <w:rFonts w:ascii="Montserrat" w:hAnsi="Montserrat"/>
          <w:sz w:val="24"/>
        </w:rPr>
        <w:t xml:space="preserve">av is the first of those blooded in memory, to bear the omen of the calling. In fact few remain who even know the sign. Av is oblivious to the memories of her brief first life, thus bereft of the guidance they might have offered her. She believes herself to be the true daughter of her mother. She is not prepared for the task for which her aeslyn parents have resurrected her. So much of the lyn ways have been lost to the athlyn. The trials of her childhood and adolescence are inescapable however; her preparation—the shedding of the mortal guise and the freeing of the angelic aeslyn mantle—are subtly crafted. And yet she passes through the crucible unaware of her transcendence at the age of seventeen in the halls of the dream gate. </w:t>
      </w:r>
    </w:p>
    <w:p w:rsidR="0008581E" w:rsidRPr="00B3633A" w:rsidRDefault="0008581E">
      <w:pPr>
        <w:pStyle w:val="0DraftNormal"/>
        <w:rPr>
          <w:rFonts w:ascii="Montserrat" w:hAnsi="Montserrat"/>
          <w:sz w:val="24"/>
        </w:rPr>
      </w:pPr>
    </w:p>
    <w:p w:rsidR="0008581E" w:rsidRPr="00B3633A" w:rsidRDefault="0008581E">
      <w:pPr>
        <w:pStyle w:val="0DraftNormal"/>
        <w:rPr>
          <w:rFonts w:ascii="Montserrat" w:hAnsi="Montserrat"/>
          <w:sz w:val="24"/>
        </w:rPr>
      </w:pPr>
      <w:r w:rsidRPr="00B3633A">
        <w:rPr>
          <w:rFonts w:ascii="Montserrat" w:hAnsi="Montserrat"/>
          <w:sz w:val="24"/>
        </w:rPr>
        <w:t>a sword</w:t>
      </w:r>
    </w:p>
    <w:p w:rsidR="0008581E" w:rsidRPr="00B3633A" w:rsidRDefault="0008581E">
      <w:pPr>
        <w:pStyle w:val="0DraftNormal"/>
        <w:rPr>
          <w:rFonts w:ascii="Montserrat" w:hAnsi="Montserrat"/>
          <w:sz w:val="24"/>
        </w:rPr>
      </w:pPr>
    </w:p>
    <w:p w:rsidR="0008581E" w:rsidRPr="00B3633A" w:rsidRDefault="0008581E">
      <w:pPr>
        <w:pStyle w:val="0DraftNormal"/>
        <w:rPr>
          <w:rFonts w:ascii="Montserrat" w:hAnsi="Montserrat"/>
          <w:sz w:val="24"/>
        </w:rPr>
      </w:pPr>
      <w:r w:rsidRPr="00B3633A">
        <w:rPr>
          <w:rFonts w:ascii="Montserrat" w:hAnsi="Montserrat"/>
          <w:sz w:val="24"/>
        </w:rPr>
        <w:t>devotion of the body—confront, combat and consumate by and for the will of authority</w:t>
      </w:r>
    </w:p>
    <w:p w:rsidR="0008581E" w:rsidRPr="00B3633A" w:rsidRDefault="0008581E">
      <w:pPr>
        <w:pStyle w:val="0DraftNormal"/>
        <w:rPr>
          <w:rFonts w:ascii="Montserrat" w:hAnsi="Montserrat"/>
          <w:sz w:val="24"/>
        </w:rPr>
      </w:pPr>
    </w:p>
    <w:p w:rsidR="0008581E" w:rsidRPr="00B3633A" w:rsidRDefault="0008581E">
      <w:pPr>
        <w:pStyle w:val="0DraftNormal"/>
        <w:rPr>
          <w:rFonts w:ascii="Montserrat" w:hAnsi="Montserrat"/>
          <w:sz w:val="24"/>
        </w:rPr>
      </w:pPr>
      <w:r w:rsidRPr="00B3633A">
        <w:rPr>
          <w:rFonts w:ascii="Montserrat" w:hAnsi="Montserrat"/>
          <w:sz w:val="24"/>
        </w:rPr>
        <w:t>a voice</w:t>
      </w:r>
    </w:p>
    <w:p w:rsidR="0008581E" w:rsidRPr="00B3633A" w:rsidRDefault="0008581E">
      <w:pPr>
        <w:pStyle w:val="0DraftNormal"/>
        <w:rPr>
          <w:rFonts w:ascii="Montserrat" w:hAnsi="Montserrat"/>
          <w:sz w:val="24"/>
        </w:rPr>
      </w:pPr>
    </w:p>
    <w:p w:rsidR="0008581E" w:rsidRPr="00B3633A" w:rsidRDefault="0008581E">
      <w:pPr>
        <w:pStyle w:val="0DraftNormal"/>
        <w:rPr>
          <w:rFonts w:ascii="Montserrat" w:hAnsi="Montserrat"/>
          <w:sz w:val="24"/>
        </w:rPr>
      </w:pPr>
      <w:r w:rsidRPr="00B3633A">
        <w:rPr>
          <w:rFonts w:ascii="Montserrat" w:hAnsi="Montserrat"/>
          <w:sz w:val="24"/>
        </w:rPr>
        <w:t>devoution of the spirit—express, extend and execute by and for the will of authority</w:t>
      </w:r>
    </w:p>
    <w:p w:rsidR="0008581E" w:rsidRPr="00B3633A" w:rsidRDefault="0008581E">
      <w:pPr>
        <w:pStyle w:val="0DraftNormal"/>
        <w:rPr>
          <w:rFonts w:ascii="Montserrat" w:hAnsi="Montserrat"/>
          <w:sz w:val="24"/>
        </w:rPr>
      </w:pPr>
    </w:p>
    <w:p w:rsidR="0008581E" w:rsidRPr="00B3633A" w:rsidRDefault="0008581E">
      <w:pPr>
        <w:pStyle w:val="0DraftNormal"/>
        <w:rPr>
          <w:rFonts w:ascii="Montserrat" w:hAnsi="Montserrat"/>
          <w:sz w:val="24"/>
        </w:rPr>
      </w:pPr>
      <w:r w:rsidRPr="00B3633A">
        <w:rPr>
          <w:rFonts w:ascii="Montserrat" w:hAnsi="Montserrat"/>
          <w:sz w:val="24"/>
        </w:rPr>
        <w:t>a face</w:t>
      </w:r>
    </w:p>
    <w:p w:rsidR="0008581E" w:rsidRPr="00B3633A" w:rsidRDefault="0008581E">
      <w:pPr>
        <w:pStyle w:val="0DraftNormal"/>
        <w:rPr>
          <w:rFonts w:ascii="Montserrat" w:hAnsi="Montserrat"/>
          <w:sz w:val="24"/>
        </w:rPr>
      </w:pPr>
    </w:p>
    <w:p w:rsidR="0008581E" w:rsidRPr="00B3633A" w:rsidRDefault="0008581E">
      <w:pPr>
        <w:pStyle w:val="0DraftNormal"/>
        <w:rPr>
          <w:rFonts w:ascii="Montserrat" w:hAnsi="Montserrat"/>
          <w:sz w:val="24"/>
        </w:rPr>
      </w:pPr>
      <w:r w:rsidRPr="00B3633A">
        <w:rPr>
          <w:rFonts w:ascii="Montserrat" w:hAnsi="Montserrat"/>
          <w:sz w:val="24"/>
        </w:rPr>
        <w:t>devoution of the mind—test, train and try by and for the will of authority</w:t>
      </w:r>
    </w:p>
    <w:p w:rsidR="0008581E" w:rsidRPr="00B3633A" w:rsidRDefault="0008581E">
      <w:pPr>
        <w:pStyle w:val="0DraftNormal"/>
        <w:rPr>
          <w:rFonts w:ascii="Montserrat" w:hAnsi="Montserrat"/>
          <w:sz w:val="24"/>
        </w:rPr>
      </w:pPr>
    </w:p>
    <w:p w:rsidR="0008581E" w:rsidRPr="00B3633A" w:rsidRDefault="0008581E">
      <w:pPr>
        <w:pStyle w:val="0DraftNormal"/>
        <w:rPr>
          <w:rFonts w:ascii="Montserrat" w:hAnsi="Montserrat"/>
          <w:sz w:val="24"/>
        </w:rPr>
      </w:pPr>
      <w:r w:rsidRPr="00B3633A">
        <w:rPr>
          <w:rFonts w:ascii="Montserrat" w:hAnsi="Montserrat"/>
          <w:sz w:val="24"/>
        </w:rPr>
        <w:t>an arm</w:t>
      </w:r>
    </w:p>
    <w:p w:rsidR="0008581E" w:rsidRPr="00B3633A" w:rsidRDefault="0008581E">
      <w:pPr>
        <w:pStyle w:val="0DraftNormal"/>
        <w:rPr>
          <w:rFonts w:ascii="Montserrat" w:hAnsi="Montserrat"/>
          <w:sz w:val="24"/>
        </w:rPr>
      </w:pPr>
    </w:p>
    <w:p w:rsidR="0008581E" w:rsidRPr="00B3633A" w:rsidRDefault="0008581E">
      <w:pPr>
        <w:pStyle w:val="0DraftNormal"/>
        <w:rPr>
          <w:rFonts w:ascii="Montserrat" w:hAnsi="Montserrat"/>
          <w:sz w:val="24"/>
        </w:rPr>
      </w:pPr>
      <w:r w:rsidRPr="00B3633A">
        <w:rPr>
          <w:rFonts w:ascii="Montserrat" w:hAnsi="Montserrat"/>
          <w:sz w:val="24"/>
        </w:rPr>
        <w:t>neutral devotion of the body—serve, support and sustain by and for the will of authority</w:t>
      </w:r>
    </w:p>
    <w:p w:rsidR="0008581E" w:rsidRPr="00B3633A" w:rsidRDefault="0008581E">
      <w:pPr>
        <w:pStyle w:val="0DraftNormal"/>
        <w:rPr>
          <w:rFonts w:ascii="Montserrat" w:hAnsi="Montserrat"/>
          <w:sz w:val="24"/>
        </w:rPr>
      </w:pPr>
    </w:p>
    <w:p w:rsidR="0008581E" w:rsidRPr="00B3633A" w:rsidRDefault="0008581E">
      <w:pPr>
        <w:pStyle w:val="0DraftNormal"/>
        <w:rPr>
          <w:rFonts w:ascii="Montserrat" w:hAnsi="Montserrat"/>
          <w:sz w:val="24"/>
        </w:rPr>
      </w:pPr>
      <w:r w:rsidRPr="00B3633A">
        <w:rPr>
          <w:rFonts w:ascii="Montserrat" w:hAnsi="Montserrat"/>
          <w:sz w:val="24"/>
        </w:rPr>
        <w:t>av, in the final analysis</w:t>
      </w:r>
      <w:r w:rsidRPr="00B3633A">
        <w:rPr>
          <w:rFonts w:ascii="Montserrat" w:hAnsi="Montserrat"/>
          <w:vanish/>
          <w:sz w:val="24"/>
        </w:rPr>
        <w:t xml:space="preserve"> ... she was always an allusion of myself in a world of my own creation</w:t>
      </w:r>
      <w:r w:rsidRPr="00B3633A">
        <w:rPr>
          <w:rFonts w:ascii="Montserrat" w:hAnsi="Montserrat"/>
          <w:sz w:val="24"/>
        </w:rPr>
        <w:t>, the dreamer in the dream. In the remaining approach to her life and her trials, she remains a linchpin to a score of ideas and notions begging for exploration. She can be connected to a time far in the future when mankind has reached for the stars ... Her life is an exercise of various ideas in alternate technological, social and cultural patterns ... She has a destiny both great and insignificant, in that the personfies and focuses all that is created around her and through her ... Her world is poised on the verge of tumbling into a prejudicial and bloody re-enactment of its worst days ... She is following in the footsteps of a long family tradition which was founded by those who once saved her world from its selfishness ... She is, in a sense, a gladiator ... A knight or a judicial champion of her house, trianed in the mysteries of flesh and bone, sense and sensuality ... Naoma or naioma ... A student of self mastery and personal excellence ... Her mother, having proceeded her in this path, is due to relieve her mother from the head of their house, but something happens to change that, and av is pulled up to take her mother's place ... While she must still fulfill the obligations she has an an artist.</w:t>
      </w:r>
    </w:p>
    <w:p w:rsidR="0008581E" w:rsidRPr="00B3633A" w:rsidRDefault="0008581E">
      <w:pPr>
        <w:pStyle w:val="0DraftNormal"/>
        <w:rPr>
          <w:rFonts w:ascii="Montserrat" w:hAnsi="Montserrat"/>
          <w:sz w:val="24"/>
        </w:rPr>
      </w:pPr>
    </w:p>
    <w:p w:rsidR="0008581E" w:rsidRPr="00B3633A" w:rsidRDefault="0008581E">
      <w:pPr>
        <w:pStyle w:val="0DraftNormal"/>
        <w:rPr>
          <w:rFonts w:ascii="Montserrat" w:hAnsi="Montserrat"/>
          <w:sz w:val="24"/>
        </w:rPr>
      </w:pPr>
      <w:r w:rsidRPr="00B3633A">
        <w:rPr>
          <w:rFonts w:ascii="Montserrat" w:hAnsi="Montserrat"/>
          <w:sz w:val="24"/>
        </w:rPr>
        <w:t xml:space="preserve">the purpose of the first motion in the aeid is to anchor av and introduce a key part of the vast back drop of the veil. The concerns of the book are the least ambitious of the of the entire aeid. The call of her destiny is a seductive and obscure current which breaks the surface only to ensure that what must be done unfolds. The life and associations she grew up with are twisted in confrontations with dark and bloody politics as her simple life in the jen tempas is overrun with the demands of house, court and school. It is enough that this work must embrace the tennents and expressions of her culture, the mysteries of its dark secrets, and the exploration of the invisible natures of lyn and nys and the coercive force each has to remold the essence of men. We will become well acquainted with the arts and tactics shaping and characterizing the intercourse of hall, lab and arena which define the day to day existence of three powerful races existing together in tacit denial of their similarities and differences. This largely defines the limits of scope of the opening score of the aeid. Begins in the seventh year of av and ends in the seventeenth in the epliogue of her execution. </w:t>
      </w:r>
    </w:p>
    <w:p w:rsidR="0008581E" w:rsidRPr="00B3633A" w:rsidRDefault="0008581E">
      <w:pPr>
        <w:pStyle w:val="0DraftNormal"/>
        <w:rPr>
          <w:rFonts w:ascii="Montserrat" w:hAnsi="Montserrat"/>
          <w:sz w:val="24"/>
        </w:rPr>
      </w:pPr>
    </w:p>
    <w:p w:rsidR="0008581E" w:rsidRPr="00B3633A" w:rsidRDefault="0008581E">
      <w:pPr>
        <w:pStyle w:val="0DraftNormal"/>
        <w:rPr>
          <w:rFonts w:ascii="Montserrat" w:hAnsi="Montserrat"/>
          <w:sz w:val="24"/>
        </w:rPr>
      </w:pPr>
      <w:r w:rsidRPr="00B3633A">
        <w:rPr>
          <w:rFonts w:ascii="Montserrat" w:hAnsi="Montserrat"/>
          <w:sz w:val="24"/>
        </w:rPr>
        <w:t>she fell the depth of oblivion, in one moment of bliss”a moment of unfolding born in the blood of her own conception”entering the world through the portal of her own womb...</w:t>
      </w:r>
    </w:p>
    <w:p w:rsidR="0008581E" w:rsidRPr="00B3633A" w:rsidRDefault="0008581E">
      <w:pPr>
        <w:pStyle w:val="0DraftNormal"/>
        <w:rPr>
          <w:rFonts w:ascii="Montserrat" w:hAnsi="Montserrat"/>
          <w:sz w:val="24"/>
        </w:rPr>
      </w:pPr>
    </w:p>
    <w:p w:rsidR="0008581E" w:rsidRPr="00B3633A" w:rsidRDefault="0008581E">
      <w:pPr>
        <w:pStyle w:val="0DraftNormal"/>
        <w:rPr>
          <w:rFonts w:ascii="Montserrat" w:hAnsi="Montserrat"/>
          <w:sz w:val="24"/>
        </w:rPr>
      </w:pPr>
      <w:r w:rsidRPr="00B3633A">
        <w:rPr>
          <w:rFonts w:ascii="Montserrat" w:hAnsi="Montserrat"/>
          <w:sz w:val="24"/>
        </w:rPr>
        <w:t>Two figures in shadow, grace and disgrace personified... Ãnothing... No one... Nowhere...ú read in the eyes of the fallen „you asked for this...ú...the exchange curtailed by the arrival of witnesses, her face released, she sinks into the pool of her birth waters...</w:t>
      </w:r>
    </w:p>
    <w:p w:rsidR="0008581E" w:rsidRPr="00B3633A" w:rsidRDefault="0008581E">
      <w:pPr>
        <w:pStyle w:val="0DraftNormal"/>
        <w:rPr>
          <w:rFonts w:ascii="Montserrat" w:hAnsi="Montserrat"/>
          <w:sz w:val="24"/>
        </w:rPr>
      </w:pPr>
    </w:p>
    <w:p w:rsidR="0008581E" w:rsidRPr="00B3633A" w:rsidRDefault="0008581E">
      <w:pPr>
        <w:pStyle w:val="0DraftNormal"/>
        <w:rPr>
          <w:rFonts w:ascii="Montserrat" w:hAnsi="Montserrat"/>
          <w:sz w:val="24"/>
        </w:rPr>
      </w:pPr>
      <w:r w:rsidRPr="00B3633A">
        <w:rPr>
          <w:rFonts w:ascii="Montserrat" w:hAnsi="Montserrat"/>
          <w:sz w:val="24"/>
        </w:rPr>
        <w:t xml:space="preserve">she awoke naked; barely alive and floating in a pool of blood. Memory of her life was limited to an eternal moment of realization in the embrace of oblivion”an immolation in perfect understanding.  Memory of herself was limited to two alien concepts. Av: a point encompassing, including, and excluding itself. Aes: a mote, a unity; understanding reduced to a point pregnant with its possibilities. Of the first she assumed a name, finding that a strangely apt description of herself. Of the second she assumed a purpose, faced as she was with a present confounded by a dismembered past. The task of remembering herself awaits to confront her with deadly adversity. Her search will lead her to discover herself as an alias in dreams unnumbered.  This easily leads her to suspect herself even now but a dream of her own dreaming, scared to death of waking up. But that is what she must do. All she has to rely on are memories too bright or too dark to look in the eye. Instinct and intuition written into her very flesh and spirit, guiding her like a blind woman along a narrow path between damnation and divinity. </w:t>
      </w:r>
    </w:p>
    <w:p w:rsidR="0008581E" w:rsidRPr="00B3633A" w:rsidRDefault="0008581E">
      <w:pPr>
        <w:pStyle w:val="0DraftNormal"/>
        <w:rPr>
          <w:rFonts w:ascii="Montserrat" w:hAnsi="Montserrat"/>
          <w:sz w:val="24"/>
        </w:rPr>
      </w:pPr>
    </w:p>
    <w:p w:rsidR="0008581E" w:rsidRPr="00B3633A" w:rsidRDefault="0008581E">
      <w:pPr>
        <w:pStyle w:val="0DraftNormal"/>
        <w:rPr>
          <w:rFonts w:ascii="Montserrat" w:hAnsi="Montserrat"/>
          <w:spacing w:val="-1"/>
          <w:sz w:val="24"/>
        </w:rPr>
      </w:pPr>
      <w:r w:rsidRPr="00B3633A">
        <w:rPr>
          <w:rFonts w:ascii="Montserrat" w:hAnsi="Montserrat"/>
          <w:b/>
          <w:spacing w:val="-1"/>
          <w:sz w:val="24"/>
        </w:rPr>
        <w:t>Phoenix, nix</w:t>
      </w:r>
    </w:p>
    <w:p w:rsidR="0008581E" w:rsidRPr="00B3633A" w:rsidRDefault="0008581E">
      <w:pPr>
        <w:pStyle w:val="0DraftNormal"/>
        <w:rPr>
          <w:rFonts w:ascii="Montserrat" w:hAnsi="Montserrat"/>
          <w:spacing w:val="-1"/>
          <w:sz w:val="24"/>
        </w:rPr>
      </w:pPr>
    </w:p>
    <w:p w:rsidR="0008581E" w:rsidRPr="00B3633A" w:rsidRDefault="0008581E">
      <w:pPr>
        <w:pStyle w:val="0DraftNormal"/>
        <w:rPr>
          <w:rFonts w:ascii="Montserrat" w:hAnsi="Montserrat"/>
          <w:spacing w:val="-1"/>
          <w:sz w:val="24"/>
        </w:rPr>
      </w:pPr>
      <w:r w:rsidRPr="00B3633A">
        <w:rPr>
          <w:rFonts w:ascii="Montserrat" w:hAnsi="Montserrat"/>
          <w:spacing w:val="-1"/>
          <w:sz w:val="24"/>
        </w:rPr>
        <w:t>5.4 : 10 : 10 : 251189</w:t>
      </w:r>
      <w:r w:rsidRPr="00B3633A">
        <w:rPr>
          <w:rFonts w:ascii="Montserrat" w:hAnsi="Montserrat"/>
          <w:spacing w:val="-1"/>
          <w:sz w:val="24"/>
        </w:rPr>
        <w:fldChar w:fldCharType="begin"/>
      </w:r>
      <w:r w:rsidRPr="00B3633A">
        <w:rPr>
          <w:rFonts w:ascii="Montserrat" w:hAnsi="Montserrat"/>
          <w:spacing w:val="-1"/>
          <w:sz w:val="24"/>
        </w:rPr>
        <w:instrText xml:space="preserve">PRIVATE </w:instrText>
      </w:r>
      <w:r w:rsidRPr="00B3633A">
        <w:rPr>
          <w:rFonts w:ascii="Montserrat" w:hAnsi="Montserrat"/>
          <w:spacing w:val="-1"/>
          <w:sz w:val="24"/>
        </w:rPr>
        <w:fldChar w:fldCharType="end"/>
      </w:r>
    </w:p>
    <w:p w:rsidR="0008581E" w:rsidRPr="00B3633A" w:rsidRDefault="0008581E">
      <w:pPr>
        <w:pStyle w:val="0DraftNormal"/>
        <w:rPr>
          <w:rFonts w:ascii="Montserrat" w:hAnsi="Montserrat"/>
          <w:spacing w:val="-1"/>
          <w:sz w:val="24"/>
        </w:rPr>
      </w:pPr>
    </w:p>
    <w:p w:rsidR="0008581E" w:rsidRPr="00B3633A" w:rsidRDefault="0008581E">
      <w:pPr>
        <w:pStyle w:val="0DraftNormal"/>
        <w:rPr>
          <w:rFonts w:ascii="Montserrat" w:hAnsi="Montserrat"/>
          <w:spacing w:val="-1"/>
          <w:sz w:val="24"/>
        </w:rPr>
      </w:pPr>
      <w:r w:rsidRPr="00B3633A">
        <w:rPr>
          <w:rFonts w:ascii="Montserrat" w:hAnsi="Montserrat"/>
          <w:spacing w:val="-1"/>
          <w:sz w:val="24"/>
        </w:rPr>
        <w:t xml:space="preserve">There is an adaptive union of possabilities for showing av, in incoprorating the nix ideas. The idea is a realization of the blood and soul approach of the lyn. Av is a manifestation of naked understanding incarnate. She is the awakened phoenix, author of the dream encompassing the reality she exists in. The idea currently calls for tiger phoenix. The link between her and the av of anth is supported by the dragon phoenix nature of nix. A child of a phoenix and a dragon, the egg abandoned and found by a human girl. When the egg hatched, nix imprinted on this girl and became as close to her in physical characteristics as it was possible for her. Being an anomaly, she is neither male nor female, in spite of her feminine stature. Instead she is an androgyne. She is sexually functional as either by virtue of a coital mouth and tongue. Her body is a living ember, her blood is fire and her flesh a filament. Her physique is human though she has no organs or viscera as a human would. Water is her enemy, her vulnerability. It slows her down, and banks her fires. Hot water she can tolerate, but cold water will paralyze her. Running water can dissolve her. Any extended submersion will eventually quell her fire and cause her to dissolve. Should the water be contained, thereafter, she is trapped, formless, until the seal is broken. Though her form can rise from her ashes or vapor, her self, her memories, do not. Only that which is ingrained in her subconscious remains beyond death. Her basic nature is almost feline, and her psychic potential always grants her flight; even when other abilities with them have been washed away. One of a kind, she is virtually immortal; the mortality of her psyche, aside. She is unusually strong, quick and agile, and instinctively adept at various martial arts, including cat's claw, passive, aggressive, aerial, and melee free forms. Because all of her existence is buried somewhere in her subconsciousness, she relearns extraordinarily quickly. Even so, it can take her a very long time to recover her sophistication. While short deaths cause her amnesia, a long death, or dissipating death will make her unable to ever remember herself. Whatever life she has had can only be a story to her, should she even hear the story. Each incarnation, her personality and coloring are altered from one to a hundred and eighty degrees. </w:t>
      </w:r>
    </w:p>
    <w:p w:rsidR="0008581E" w:rsidRPr="00B3633A" w:rsidRDefault="0008581E">
      <w:pPr>
        <w:pStyle w:val="0DraftNormal"/>
        <w:rPr>
          <w:rFonts w:ascii="Montserrat" w:hAnsi="Montserrat"/>
          <w:spacing w:val="-1"/>
          <w:sz w:val="24"/>
        </w:rPr>
      </w:pPr>
    </w:p>
    <w:p w:rsidR="0008581E" w:rsidRPr="00B3633A" w:rsidRDefault="0008581E">
      <w:pPr>
        <w:pStyle w:val="0DraftNormal"/>
        <w:rPr>
          <w:rFonts w:ascii="Montserrat" w:hAnsi="Montserrat"/>
          <w:spacing w:val="-2"/>
          <w:sz w:val="24"/>
        </w:rPr>
      </w:pPr>
      <w:r w:rsidRPr="00B3633A">
        <w:rPr>
          <w:rFonts w:ascii="Montserrat" w:hAnsi="Montserrat"/>
          <w:spacing w:val="-2"/>
          <w:sz w:val="24"/>
        </w:rPr>
        <w:t>Her body glowed—burned with the fire of life—the perfect expression of an immortal will. Composed not of crude matter, but a perfect paradox. A bolt of eternal space twined into substance by the bonds of ceaseless time, defined by its own brilliant inner star. A form so constant and yet so ellusive that no rudimentary particle could be distinguished from the transcendant whole. Her bones were her promises, never meant to be broken. Binding these bones together was a language; both silent and musical. The wonder of such flesh and bone was how it could dance. Shift. Pull. Twist. Stretch. Curl. Leap. As a being, so vastly mobile, blessed with infinite nuance to a constant inner certainty. Penetrating all, was her willingness to be touched; to be penetrated—as her being penetrated the world. A solid living light of silk, no less carnal for its divine mantle.</w:t>
      </w:r>
      <w:r w:rsidRPr="00B3633A">
        <w:rPr>
          <w:rFonts w:ascii="Montserrat" w:hAnsi="Montserrat"/>
          <w:spacing w:val="-2"/>
          <w:sz w:val="24"/>
        </w:rPr>
        <w:fldChar w:fldCharType="begin"/>
      </w:r>
      <w:r w:rsidRPr="00B3633A">
        <w:rPr>
          <w:rFonts w:ascii="Montserrat" w:hAnsi="Montserrat"/>
          <w:spacing w:val="-2"/>
          <w:sz w:val="24"/>
        </w:rPr>
        <w:instrText xml:space="preserve">PRIVATE </w:instrText>
      </w:r>
      <w:r w:rsidRPr="00B3633A">
        <w:rPr>
          <w:rFonts w:ascii="Montserrat" w:hAnsi="Montserrat"/>
          <w:spacing w:val="-2"/>
          <w:sz w:val="24"/>
        </w:rPr>
        <w:fldChar w:fldCharType="end"/>
      </w:r>
    </w:p>
    <w:p w:rsidR="0008581E" w:rsidRPr="00B3633A" w:rsidRDefault="0008581E">
      <w:pPr>
        <w:pStyle w:val="0DraftNormal"/>
        <w:rPr>
          <w:rFonts w:ascii="Montserrat" w:hAnsi="Montserrat"/>
          <w:spacing w:val="-2"/>
          <w:sz w:val="24"/>
        </w:rPr>
      </w:pPr>
    </w:p>
    <w:p w:rsidR="0008581E" w:rsidRPr="00B3633A" w:rsidRDefault="0008581E">
      <w:pPr>
        <w:pStyle w:val="0DraftNormal"/>
        <w:rPr>
          <w:rFonts w:ascii="Montserrat" w:hAnsi="Montserrat"/>
          <w:spacing w:val="-1"/>
          <w:sz w:val="24"/>
        </w:rPr>
      </w:pPr>
      <w:r w:rsidRPr="00B3633A">
        <w:rPr>
          <w:rFonts w:ascii="Montserrat" w:hAnsi="Montserrat"/>
          <w:spacing w:val="-1"/>
          <w:sz w:val="24"/>
        </w:rPr>
        <w:t>One of the abilities that will come to her should she ever need it, it the ability to become a phantasmal dragon. An energy based, and less effective form of a dragon, she is none the less a thing to be reckoned with should this ever be evoked in her. While she can sustain a great many mortal wounds, beyond a certain point, she will totally ignite and be consumed in a pyre of her own flame. This is a death to her as well, and the consequences are the same. This is the heritage of a phoenix. Her psychic gifts are her inheritance from her dragon father. It is still uncertain what she is eventually to become. She is at present an eternal child, forever discovering herself and the world.</w:t>
      </w:r>
    </w:p>
    <w:p w:rsidR="0008581E" w:rsidRPr="00B3633A" w:rsidRDefault="0008581E">
      <w:pPr>
        <w:pStyle w:val="0DraftNormal"/>
        <w:rPr>
          <w:rFonts w:ascii="Montserrat" w:hAnsi="Montserrat"/>
          <w:spacing w:val="-1"/>
          <w:sz w:val="24"/>
        </w:rPr>
      </w:pPr>
    </w:p>
    <w:p w:rsidR="0008581E" w:rsidRPr="00B3633A" w:rsidRDefault="0008581E">
      <w:pPr>
        <w:pStyle w:val="0DraftNormal"/>
        <w:rPr>
          <w:rFonts w:ascii="Montserrat" w:hAnsi="Montserrat"/>
          <w:spacing w:val="-1"/>
          <w:sz w:val="24"/>
        </w:rPr>
      </w:pPr>
      <w:r w:rsidRPr="00B3633A">
        <w:rPr>
          <w:rFonts w:ascii="Montserrat" w:hAnsi="Montserrat"/>
          <w:spacing w:val="-1"/>
          <w:sz w:val="24"/>
        </w:rPr>
        <w:t>251188 : 35588 po 56300 : 10000 ex 205600 : 159300 ob</w:t>
      </w:r>
    </w:p>
    <w:p w:rsidR="0008581E" w:rsidRPr="00B3633A" w:rsidRDefault="0008581E">
      <w:pPr>
        <w:pStyle w:val="0DraftNormal"/>
        <w:rPr>
          <w:rFonts w:ascii="Montserrat" w:hAnsi="Montserrat"/>
          <w:spacing w:val="-1"/>
          <w:sz w:val="24"/>
        </w:rPr>
      </w:pPr>
    </w:p>
    <w:p w:rsidR="0008581E" w:rsidRPr="00B3633A" w:rsidRDefault="0008581E">
      <w:pPr>
        <w:pStyle w:val="0DraftNormal"/>
        <w:rPr>
          <w:rFonts w:ascii="Montserrat" w:hAnsi="Montserrat"/>
          <w:spacing w:val="-1"/>
          <w:sz w:val="24"/>
        </w:rPr>
      </w:pPr>
      <w:r w:rsidRPr="00B3633A">
        <w:rPr>
          <w:rFonts w:ascii="Montserrat" w:hAnsi="Montserrat"/>
          <w:spacing w:val="-1"/>
          <w:sz w:val="24"/>
        </w:rPr>
        <w:t>Dragon phoenix:female:androgyne</w:t>
      </w:r>
    </w:p>
    <w:p w:rsidR="0008581E" w:rsidRPr="00B3633A" w:rsidRDefault="0008581E">
      <w:pPr>
        <w:pStyle w:val="0DraftNormal"/>
        <w:rPr>
          <w:rFonts w:ascii="Montserrat" w:hAnsi="Montserrat"/>
          <w:spacing w:val="-1"/>
          <w:sz w:val="24"/>
        </w:rPr>
      </w:pPr>
    </w:p>
    <w:p w:rsidR="0008581E" w:rsidRPr="00B3633A" w:rsidRDefault="0008581E">
      <w:pPr>
        <w:pStyle w:val="0DraftNormal"/>
        <w:rPr>
          <w:rFonts w:ascii="Montserrat" w:hAnsi="Montserrat"/>
          <w:spacing w:val="-1"/>
          <w:sz w:val="24"/>
        </w:rPr>
      </w:pPr>
      <w:r w:rsidRPr="00B3633A">
        <w:rPr>
          <w:rFonts w:ascii="Montserrat" w:hAnsi="Montserrat"/>
          <w:spacing w:val="-1"/>
          <w:sz w:val="24"/>
        </w:rPr>
        <w:t>10000 : 2</w:t>
      </w:r>
    </w:p>
    <w:p w:rsidR="0008581E" w:rsidRPr="00B3633A" w:rsidRDefault="0008581E">
      <w:pPr>
        <w:pStyle w:val="0DraftNormal"/>
        <w:rPr>
          <w:rFonts w:ascii="Montserrat" w:hAnsi="Montserrat"/>
          <w:spacing w:val="-1"/>
          <w:sz w:val="24"/>
        </w:rPr>
      </w:pPr>
    </w:p>
    <w:p w:rsidR="0008581E" w:rsidRPr="00B3633A" w:rsidRDefault="0008581E">
      <w:pPr>
        <w:pStyle w:val="0DraftNormal"/>
        <w:rPr>
          <w:rFonts w:ascii="Montserrat" w:hAnsi="Montserrat"/>
          <w:spacing w:val="-1"/>
          <w:sz w:val="24"/>
        </w:rPr>
      </w:pPr>
      <w:r w:rsidRPr="00B3633A">
        <w:rPr>
          <w:rFonts w:ascii="Montserrat" w:hAnsi="Montserrat"/>
          <w:spacing w:val="-1"/>
          <w:sz w:val="24"/>
        </w:rPr>
        <w:t>Curious:feline:enigmatic</w:t>
      </w:r>
    </w:p>
    <w:p w:rsidR="0008581E" w:rsidRPr="00B3633A" w:rsidRDefault="0008581E">
      <w:pPr>
        <w:pStyle w:val="0DraftNormal"/>
        <w:rPr>
          <w:rFonts w:ascii="Montserrat" w:hAnsi="Montserrat"/>
          <w:spacing w:val="-1"/>
          <w:sz w:val="24"/>
        </w:rPr>
      </w:pPr>
    </w:p>
    <w:p w:rsidR="0008581E" w:rsidRPr="00B3633A" w:rsidRDefault="0008581E">
      <w:pPr>
        <w:pStyle w:val="0DraftNormal"/>
        <w:rPr>
          <w:rFonts w:ascii="Montserrat" w:hAnsi="Montserrat"/>
          <w:spacing w:val="-1"/>
          <w:sz w:val="24"/>
        </w:rPr>
      </w:pPr>
      <w:r w:rsidRPr="00B3633A">
        <w:rPr>
          <w:rFonts w:ascii="Montserrat" w:hAnsi="Montserrat"/>
          <w:spacing w:val="-1"/>
          <w:sz w:val="24"/>
        </w:rPr>
        <w:t>1000 : 1</w:t>
      </w:r>
    </w:p>
    <w:p w:rsidR="0008581E" w:rsidRPr="00B3633A" w:rsidRDefault="0008581E">
      <w:pPr>
        <w:pStyle w:val="0DraftNormal"/>
        <w:rPr>
          <w:rFonts w:ascii="Montserrat" w:hAnsi="Montserrat"/>
          <w:spacing w:val="-1"/>
          <w:sz w:val="24"/>
        </w:rPr>
      </w:pPr>
    </w:p>
    <w:p w:rsidR="0008581E" w:rsidRPr="00B3633A" w:rsidRDefault="0008581E">
      <w:pPr>
        <w:pStyle w:val="0DraftNormal"/>
        <w:rPr>
          <w:rFonts w:ascii="Montserrat" w:hAnsi="Montserrat"/>
          <w:spacing w:val="-2"/>
          <w:sz w:val="24"/>
        </w:rPr>
      </w:pPr>
      <w:r w:rsidRPr="00B3633A">
        <w:rPr>
          <w:rFonts w:ascii="Montserrat" w:hAnsi="Montserrat"/>
          <w:spacing w:val="-2"/>
          <w:sz w:val="24"/>
        </w:rPr>
        <w:t xml:space="preserve">The umbra is basically an organized, cohrerent force expressed within a field of awareness. It is sentient in its own way, communicates sonically, and is psionically perceptive to awareness. It is blind and its senses of smell and taste are actually a form of material analysis acheived through direct contact with a given substance. It cannot perceive organic lifeforms except to perceive the area of their awareness which organic lifeforms actively perceive their environment. They can pick up on the inner activity of another sentient or quasi-sentient lifeform's mind, but often find this concentrated and spatially non-specific activity incomprehensible. The physical appearance of an entity of this type is for the most part a faint shadow which has height, width and depth. Since the only part of the shadow which is easily perceivable is the part which is in contact with another solid object, a freemoving entity is effectively invisible. The entity consumes and metabolizes electro-magnetic energy as it passes through its field of influence. Essentially, its only long rance perception are sonic transmissions and psionic perception of awareness. An entity can function in a vacuum however the void deprives them of their primary means of communication. When in a vacuum, they perceive each others awareness; that is they see eachother. When they desire to communicate they approach one another and make direct contact and sing their communication to each other. </w:t>
      </w:r>
    </w:p>
    <w:p w:rsidR="0008581E" w:rsidRPr="00B3633A" w:rsidRDefault="0008581E">
      <w:pPr>
        <w:pStyle w:val="0DraftNormal"/>
        <w:rPr>
          <w:rFonts w:ascii="Montserrat" w:hAnsi="Montserrat"/>
          <w:spacing w:val="-2"/>
          <w:sz w:val="24"/>
        </w:rPr>
      </w:pPr>
    </w:p>
    <w:p w:rsidR="0008581E" w:rsidRPr="00B3633A" w:rsidRDefault="0008581E">
      <w:pPr>
        <w:pStyle w:val="0DraftNormal"/>
        <w:rPr>
          <w:rFonts w:ascii="Montserrat" w:hAnsi="Montserrat"/>
          <w:spacing w:val="-2"/>
          <w:sz w:val="24"/>
        </w:rPr>
      </w:pPr>
      <w:r w:rsidRPr="00B3633A">
        <w:rPr>
          <w:rFonts w:ascii="Montserrat" w:hAnsi="Montserrat"/>
          <w:spacing w:val="-2"/>
          <w:sz w:val="24"/>
        </w:rPr>
        <w:t xml:space="preserve">due to the nature of their psychic perception, they perceive humanoids as being as large as their sphere of perceptions. The entity can perceive what is in the awareness of a humanoid and what they perceive disturbs and firghtens them. Human spheres seem to expand and contract from infinite to infinitessimal diameters and overlap themselves. The area of sight is also encompassed by the area of hearing. When an entity touches the edge of a humanoid's awareness it discovers that the humanoid does not usually register contact, and it itself does not regester physical contact. When it approaches and is singing, it regesters that its presence is heard but not felt, and unwillingly it enters the sphere of awareness of the humanoid. In its own culture, to enter another entity's sphere is to submit to being devoured if the other entity is large enough to fully encompass it. Hence it is very wary. When it finally reaches the body of the humanoid it regesters physical contact and perceived the recognized sensation of touch in the human. The entity will assume that it can now communicate with the humanoid and will begin to resonate its song. The humanoid, if he struggles to break free triggers a survival reaction in the entity. Entities procreate by physically piercing each other and 'tearing' eachother apart. The individual fields begin to fracture and each original entity has a part of itself torn away by the other. The area of confilct then undergoes internal consumption until a new resonance is established by the anhilation of each torn part. </w:t>
      </w:r>
    </w:p>
    <w:p w:rsidR="0008581E" w:rsidRPr="00B3633A" w:rsidRDefault="0008581E">
      <w:pPr>
        <w:pStyle w:val="0DraftNormal"/>
        <w:rPr>
          <w:rFonts w:ascii="Montserrat" w:hAnsi="Montserrat"/>
          <w:spacing w:val="-2"/>
          <w:sz w:val="24"/>
        </w:rPr>
      </w:pPr>
    </w:p>
    <w:p w:rsidR="0008581E" w:rsidRPr="00B3633A" w:rsidRDefault="0008581E">
      <w:pPr>
        <w:pStyle w:val="0DraftNormal"/>
        <w:rPr>
          <w:rFonts w:ascii="Montserrat" w:hAnsi="Montserrat"/>
          <w:spacing w:val="-2"/>
          <w:sz w:val="24"/>
        </w:rPr>
      </w:pPr>
      <w:r w:rsidRPr="00B3633A">
        <w:rPr>
          <w:rFonts w:ascii="Montserrat" w:hAnsi="Montserrat"/>
          <w:spacing w:val="-2"/>
          <w:sz w:val="24"/>
        </w:rPr>
        <w:t>the flailing humanoid unintentionally penetrates the field of the entity which immediately assums it is about to be devoured, so it attempts to consume the field of the humanoid in order to preserve itself or else beget a new entity. Thus, the entity begins to pierce the humanoid and eventually dismembers it. To its shock is perceives the dying awareness around it and cannot comprehend what is happening.</w:t>
      </w:r>
    </w:p>
    <w:p w:rsidR="0008581E" w:rsidRPr="00B3633A" w:rsidRDefault="0008581E">
      <w:pPr>
        <w:pStyle w:val="0DraftNormal"/>
        <w:rPr>
          <w:rFonts w:ascii="Montserrat" w:hAnsi="Montserrat"/>
          <w:spacing w:val="-2"/>
          <w:sz w:val="24"/>
        </w:rPr>
      </w:pPr>
    </w:p>
    <w:p w:rsidR="0008581E" w:rsidRPr="00B3633A" w:rsidRDefault="0008581E">
      <w:pPr>
        <w:pStyle w:val="0DraftNormal"/>
        <w:rPr>
          <w:rFonts w:ascii="Montserrat" w:hAnsi="Montserrat"/>
          <w:spacing w:val="-2"/>
          <w:sz w:val="24"/>
        </w:rPr>
      </w:pPr>
      <w:r w:rsidRPr="00B3633A">
        <w:rPr>
          <w:rFonts w:ascii="Montserrat" w:hAnsi="Montserrat"/>
          <w:spacing w:val="-2"/>
          <w:sz w:val="24"/>
        </w:rPr>
        <w:t xml:space="preserve">when probed with sensors, communication frequencies, or fired upon with phasers, it consumes the energy. If the energy is resonant with it, the entity will undergo tremendous growth. When confronting defensive screens that are resonant, it will also grow. Defensive screens that are not resonant, the entity will simply eat through and enter the ship. For this reason, many entities perceive humanoids and their technology as excellent food sources and often entities that have been exposed to humanoids will seek them out and provoke them into emmiting energy suitable to their needs. Some entities will even absorb the transporter beams and the individuals within them; albeit somewhat confused by the remnant awareness contained in the stream. However, they cannot recognise the connection between the awareness in the transporter beam and the awareness that dissipates on the transporter pad from which the beam is emmited. If an entity is targeted by a transporter beam or otherwise picked up in one, it will die, and its seath will be noticible by other entities in the vacinity. </w:t>
      </w:r>
    </w:p>
    <w:p w:rsidR="0008581E" w:rsidRPr="00B3633A" w:rsidRDefault="0008581E">
      <w:pPr>
        <w:pStyle w:val="0DraftNormal"/>
        <w:rPr>
          <w:rFonts w:ascii="Montserrat" w:hAnsi="Montserrat"/>
          <w:spacing w:val="-2"/>
          <w:sz w:val="24"/>
        </w:rPr>
      </w:pPr>
    </w:p>
    <w:p w:rsidR="0008581E" w:rsidRPr="00B3633A" w:rsidRDefault="0008581E">
      <w:pPr>
        <w:pStyle w:val="0DraftNormal"/>
        <w:rPr>
          <w:rFonts w:ascii="Montserrat" w:hAnsi="Montserrat"/>
          <w:spacing w:val="-2"/>
          <w:sz w:val="24"/>
        </w:rPr>
      </w:pPr>
      <w:r w:rsidRPr="00B3633A">
        <w:rPr>
          <w:rFonts w:ascii="Montserrat" w:hAnsi="Montserrat"/>
          <w:spacing w:val="-2"/>
          <w:sz w:val="24"/>
        </w:rPr>
        <w:t xml:space="preserve">once the entities realize that they can be destroyed by the humanoids they will become irreconcilible hostile. Until they realize that there is possible communication, or that there is an explainable misunderstanding, the entities will remain hostile. </w:t>
      </w:r>
    </w:p>
    <w:p w:rsidR="0008581E" w:rsidRPr="00B3633A" w:rsidRDefault="0008581E">
      <w:pPr>
        <w:pStyle w:val="0DraftNormal"/>
        <w:rPr>
          <w:rFonts w:ascii="Montserrat" w:hAnsi="Montserrat"/>
          <w:spacing w:val="-2"/>
          <w:sz w:val="24"/>
        </w:rPr>
      </w:pPr>
    </w:p>
    <w:p w:rsidR="0008581E" w:rsidRPr="00B3633A" w:rsidRDefault="0008581E">
      <w:pPr>
        <w:pStyle w:val="0DraftNormal"/>
        <w:rPr>
          <w:rFonts w:ascii="Montserrat" w:hAnsi="Montserrat"/>
          <w:spacing w:val="-2"/>
          <w:sz w:val="24"/>
        </w:rPr>
      </w:pPr>
      <w:r w:rsidRPr="00B3633A">
        <w:rPr>
          <w:rFonts w:ascii="Montserrat" w:hAnsi="Montserrat"/>
          <w:spacing w:val="-2"/>
          <w:sz w:val="24"/>
        </w:rPr>
        <w:t>in the presence of idf's the entities will behave as if they are in close contact with their own kind, excepting that they sense no awareness in the idf's. To this they will react with a first ever sense of claustophobia. If they feel at all threatened while in this situation, they will attack the idf's. The effect of this will not be apparent until the entities begin to stress the idf generators with their ceaseless attacks. As the entities expend energy they will increase their absorbtion of light until a dense shadow becomes obvious.</w:t>
      </w:r>
    </w:p>
    <w:p w:rsidR="0008581E" w:rsidRPr="00B3633A" w:rsidRDefault="0008581E">
      <w:pPr>
        <w:pStyle w:val="0DraftNormal"/>
        <w:rPr>
          <w:rFonts w:ascii="Montserrat" w:hAnsi="Montserrat"/>
          <w:spacing w:val="-2"/>
          <w:sz w:val="24"/>
        </w:rPr>
      </w:pPr>
    </w:p>
    <w:p w:rsidR="0008581E" w:rsidRPr="00B3633A" w:rsidRDefault="0008581E">
      <w:pPr>
        <w:pStyle w:val="0DraftNormal"/>
        <w:rPr>
          <w:rFonts w:ascii="Montserrat" w:hAnsi="Montserrat"/>
          <w:spacing w:val="-2"/>
          <w:sz w:val="24"/>
        </w:rPr>
      </w:pPr>
      <w:r w:rsidRPr="00B3633A">
        <w:rPr>
          <w:rFonts w:ascii="Montserrat" w:hAnsi="Montserrat"/>
          <w:spacing w:val="-2"/>
          <w:sz w:val="24"/>
        </w:rPr>
        <w:t>an entity could be contained by an energy damping field or an energy absorbing forcefield.</w:t>
      </w:r>
    </w:p>
    <w:p w:rsidR="0008581E" w:rsidRPr="00B3633A" w:rsidRDefault="0008581E">
      <w:pPr>
        <w:pStyle w:val="0DraftNormal"/>
        <w:rPr>
          <w:rFonts w:ascii="Montserrat" w:hAnsi="Montserrat"/>
          <w:spacing w:val="-2"/>
          <w:sz w:val="24"/>
        </w:rPr>
      </w:pPr>
    </w:p>
    <w:p w:rsidR="0008581E" w:rsidRPr="00B3633A" w:rsidRDefault="0008581E">
      <w:pPr>
        <w:pStyle w:val="0DraftNormal"/>
        <w:rPr>
          <w:rFonts w:ascii="Montserrat" w:hAnsi="Montserrat"/>
          <w:spacing w:val="-2"/>
          <w:sz w:val="24"/>
        </w:rPr>
      </w:pPr>
      <w:r w:rsidRPr="00B3633A">
        <w:rPr>
          <w:rFonts w:ascii="Montserrat" w:hAnsi="Montserrat"/>
          <w:spacing w:val="-2"/>
          <w:sz w:val="24"/>
        </w:rPr>
        <w:t>the entities are not technologically developed but have enslaved a lifeform similar to them which is able to finely manipulate objects and has technological aptitude. Entity ships are designed mostly to provide a pressurized environment where they can communicate. These ships are manned by the enslaved race. The essential relationship between these races is comparable to the relationship between humans and cetacians. The whales are smarter while the humans have the manipulative abilities. The entities are sensual in a sense and would respond favorably to the fact that humans are sexual, and their use of physical contact is intimate and pleasurable to one another. In fact the greatest interest an entity will have in a human is a form of sexual congress. This would be possible once the entities understood that the humanoids do not devour the entities when they happen to penetrate the entities' bodies. An entity which is not frightened by initial contact with humanoids will be mesmerized. While humanoids would have no idea what it might mean to an entity, if they respond to the 'song' of an entity by singing, humming or otherwise creating music in response will cause the entity to perceive the humanoid as intelligent. If a humanoid simply listens to the 'song' and enjoys it, the entity will pick up on the sense of pleasure the listening creates in the humanoid.</w:t>
      </w:r>
    </w:p>
    <w:p w:rsidR="0008581E" w:rsidRPr="00B3633A" w:rsidRDefault="0008581E">
      <w:pPr>
        <w:pStyle w:val="0DraftNormal"/>
        <w:rPr>
          <w:rFonts w:ascii="Montserrat" w:hAnsi="Montserrat"/>
          <w:spacing w:val="-2"/>
          <w:sz w:val="24"/>
        </w:rPr>
      </w:pPr>
    </w:p>
    <w:p w:rsidR="0008581E" w:rsidRPr="00B3633A" w:rsidRDefault="0008581E">
      <w:pPr>
        <w:pStyle w:val="0DraftNormal"/>
        <w:rPr>
          <w:rFonts w:ascii="Montserrat" w:hAnsi="Montserrat"/>
          <w:spacing w:val="-2"/>
          <w:sz w:val="24"/>
        </w:rPr>
      </w:pPr>
      <w:r w:rsidRPr="00B3633A">
        <w:rPr>
          <w:rFonts w:ascii="Montserrat" w:hAnsi="Montserrat"/>
          <w:spacing w:val="-2"/>
          <w:sz w:val="24"/>
        </w:rPr>
        <w:t>only a telepath or psionic among the humans has a chance of acheiving reletively quick communication with the entities, as their 'song' does not have a structure which the logic of the universal translator can break down without a full range of entity communications. A small sample will be simply considered music without specific lingual significance. A psionic might even pick up on the awareness of an entity perceiving the awareness of the humanoids. However, the psi would frighten the entity into berzerk rage he or she attempted to scan the entity. The active reaching out from the mind with the awareness of telepathy would be so utterly alien to them that they would consider it to be a sure threat, while the perceived anomoly of human awareness is to them only a possible threat. The telepathic contact would provoke threat response, while the passive awareness of humans is merely a mystery to investigate. All of the destruction at the hands of the enemy is purely the consequence of their investigtion.</w:t>
      </w:r>
    </w:p>
    <w:p w:rsidR="0008581E" w:rsidRPr="00B3633A" w:rsidRDefault="0008581E">
      <w:pPr>
        <w:pStyle w:val="0DraftNormal"/>
        <w:rPr>
          <w:rFonts w:ascii="Montserrat" w:hAnsi="Montserrat"/>
          <w:spacing w:val="-2"/>
          <w:sz w:val="24"/>
        </w:rPr>
      </w:pPr>
    </w:p>
    <w:p w:rsidR="0008581E" w:rsidRPr="00B3633A" w:rsidRDefault="0008581E">
      <w:pPr>
        <w:pStyle w:val="0DraftNormal"/>
        <w:rPr>
          <w:rFonts w:ascii="Montserrat" w:hAnsi="Montserrat"/>
          <w:spacing w:val="-2"/>
          <w:sz w:val="24"/>
        </w:rPr>
      </w:pPr>
      <w:r w:rsidRPr="00B3633A">
        <w:rPr>
          <w:rFonts w:ascii="Montserrat" w:hAnsi="Montserrat"/>
          <w:spacing w:val="-2"/>
          <w:sz w:val="24"/>
        </w:rPr>
        <w:t>over the past decade, the entities have been encroaching more and more on federation and romulan space. As they come more into contact, the more the entities are investigating the humanoids as an anomoly and a food source. As yet, they have not considered that the humanoids are sentient. They are still unsure if they are too dangerous to domesticate.</w:t>
      </w:r>
    </w:p>
    <w:p w:rsidR="0008581E" w:rsidRPr="00B3633A" w:rsidRDefault="0008581E">
      <w:pPr>
        <w:pStyle w:val="0DraftNormal"/>
        <w:rPr>
          <w:rFonts w:ascii="Montserrat" w:hAnsi="Montserrat"/>
          <w:spacing w:val="-2"/>
          <w:sz w:val="24"/>
        </w:rPr>
      </w:pPr>
    </w:p>
    <w:p w:rsidR="0008581E" w:rsidRPr="00B3633A" w:rsidRDefault="0008581E">
      <w:pPr>
        <w:pStyle w:val="0DraftNormal"/>
        <w:rPr>
          <w:rFonts w:ascii="Montserrat" w:hAnsi="Montserrat"/>
          <w:spacing w:val="-2"/>
          <w:sz w:val="24"/>
        </w:rPr>
      </w:pPr>
      <w:r w:rsidRPr="00B3633A">
        <w:rPr>
          <w:rFonts w:ascii="Montserrat" w:hAnsi="Montserrat"/>
          <w:spacing w:val="-2"/>
          <w:sz w:val="24"/>
        </w:rPr>
        <w:t>Perspective : avonlea</w:t>
      </w:r>
    </w:p>
    <w:p w:rsidR="0008581E" w:rsidRPr="00B3633A" w:rsidRDefault="0008581E">
      <w:pPr>
        <w:pStyle w:val="0DraftNormal"/>
        <w:rPr>
          <w:rFonts w:ascii="Montserrat" w:hAnsi="Montserrat"/>
          <w:spacing w:val="-2"/>
          <w:sz w:val="24"/>
        </w:rPr>
      </w:pPr>
    </w:p>
    <w:p w:rsidR="0008581E" w:rsidRPr="00B3633A" w:rsidRDefault="0008581E">
      <w:pPr>
        <w:pStyle w:val="0DraftNormal"/>
        <w:rPr>
          <w:rFonts w:ascii="Montserrat" w:hAnsi="Montserrat"/>
          <w:spacing w:val="-2"/>
          <w:sz w:val="24"/>
        </w:rPr>
      </w:pPr>
      <w:r w:rsidRPr="00B3633A">
        <w:rPr>
          <w:rFonts w:ascii="Montserrat" w:hAnsi="Montserrat"/>
          <w:spacing w:val="-2"/>
          <w:sz w:val="24"/>
        </w:rPr>
        <w:t>Refining notes of 10/92—8/94</w:t>
      </w:r>
    </w:p>
    <w:p w:rsidR="0008581E" w:rsidRPr="00B3633A" w:rsidRDefault="0008581E">
      <w:pPr>
        <w:pStyle w:val="0DraftNormal"/>
        <w:rPr>
          <w:rFonts w:ascii="Montserrat" w:hAnsi="Montserrat"/>
          <w:spacing w:val="-2"/>
          <w:sz w:val="24"/>
        </w:rPr>
      </w:pPr>
    </w:p>
    <w:p w:rsidR="0008581E" w:rsidRPr="00B3633A" w:rsidRDefault="0008581E">
      <w:pPr>
        <w:pStyle w:val="0DraftNormal"/>
        <w:rPr>
          <w:rFonts w:ascii="Montserrat" w:hAnsi="Montserrat"/>
          <w:spacing w:val="-2"/>
          <w:sz w:val="24"/>
        </w:rPr>
      </w:pPr>
      <w:r w:rsidRPr="00B3633A">
        <w:rPr>
          <w:rFonts w:ascii="Montserrat" w:hAnsi="Montserrat"/>
          <w:spacing w:val="-2"/>
          <w:sz w:val="24"/>
        </w:rPr>
        <w:t>I am committed to writing about avonlea; with what i know about her and kev, and what i have learned about their world, it is more appropriate to begin from her childhood. Begin her story from the start. Which is a trick, since her mortal beginning is somewhere in the middle of the paradox surrounding her and her world. There are several trials that av is forced to endure, each of which could have resulted in her death or obliteration. Each presents a different theme and timbre for writing. I will have to take each passage in its course, including the unpromised story line, eventually. Knowing that it would be far more satisfying to reach that point with a developed character, as i myself did. Before realizing that she is me beyond myself in an image i did not realize was mine. And somehow, she became more than i would have striven for myself, and taught me what i needed to know to realize myself and myself in her.</w:t>
      </w:r>
    </w:p>
    <w:p w:rsidR="0008581E" w:rsidRPr="00B3633A" w:rsidRDefault="0008581E">
      <w:pPr>
        <w:pStyle w:val="0DraftNormal"/>
        <w:rPr>
          <w:rFonts w:ascii="Montserrat" w:hAnsi="Montserrat"/>
          <w:spacing w:val="-2"/>
          <w:sz w:val="24"/>
        </w:rPr>
      </w:pPr>
    </w:p>
    <w:p w:rsidR="0008581E" w:rsidRPr="00B3633A" w:rsidRDefault="0008581E">
      <w:pPr>
        <w:pStyle w:val="0DraftNormal"/>
        <w:rPr>
          <w:rFonts w:ascii="Montserrat" w:hAnsi="Montserrat"/>
          <w:spacing w:val="-2"/>
          <w:sz w:val="24"/>
        </w:rPr>
      </w:pPr>
      <w:r w:rsidRPr="00B3633A">
        <w:rPr>
          <w:rFonts w:ascii="Montserrat" w:hAnsi="Montserrat"/>
          <w:spacing w:val="-2"/>
          <w:sz w:val="24"/>
        </w:rPr>
        <w:br w:type="page"/>
        <w:t>First</w:t>
      </w:r>
    </w:p>
    <w:p w:rsidR="0008581E" w:rsidRPr="00B3633A" w:rsidRDefault="0008581E">
      <w:pPr>
        <w:pStyle w:val="0DraftNormal"/>
        <w:rPr>
          <w:rFonts w:ascii="Montserrat" w:hAnsi="Montserrat"/>
          <w:spacing w:val="-2"/>
          <w:sz w:val="24"/>
        </w:rPr>
      </w:pPr>
    </w:p>
    <w:p w:rsidR="0008581E" w:rsidRPr="00B3633A" w:rsidRDefault="0008581E">
      <w:pPr>
        <w:pStyle w:val="0DraftNormal"/>
        <w:rPr>
          <w:rFonts w:ascii="Montserrat" w:hAnsi="Montserrat"/>
          <w:spacing w:val="-2"/>
          <w:sz w:val="24"/>
        </w:rPr>
      </w:pPr>
      <w:r w:rsidRPr="00B3633A">
        <w:rPr>
          <w:rFonts w:ascii="Montserrat" w:hAnsi="Montserrat"/>
          <w:spacing w:val="-2"/>
          <w:sz w:val="24"/>
        </w:rPr>
        <w:t xml:space="preserve">The first book will begin with ke'avon's birth, building on a dynamic that itself will not be fully explained save for the long difficult unraveling pursued in the first three books.  A ruined exotic daughter, annjea became pregnant with kev, kim and kym within her first period after menarche. In her and the l'voni twins the curse was intolerable strong; the curse of attraction—sexual potence. The scandal of this conception threatened to ruin a noble exotic house. For this the three "parents" were disowned and ran away. They were taken in by a circus troop (with reservations only barely assuaged by the silent influence of mor'ene's grandfather—another exotic exile) where the children were born and pressed into service at once. One of the crushing pressures weighed on the exotics is the secret of their race. Long before the exotics were forced to obscure their nature in the face of a genocidal war against them. Their recognition as exotics displaces their reality of being metamorphs. Because of what they are, they are strange in manner and disposition compared to humans, though they cannot be discerned from humans save by the best of adepts (of which there are so few left). However, to be accepted by the troop, this secret is compromised to prove their value as assets to the circus (tigers being such a rarity to get a hold of). Much intrigue and many mysteries revolve around this disjointed beginning, and av barely even picks up a hint that there is more to her and her family than meets the eye. Shrouded in this scandalous origin, the initial focus on kev will go through the effect on his life of realizing himself even as avonlea is being conceived. When she is born, the first issue will be the family conflict of this tiger troop. </w:t>
      </w:r>
    </w:p>
    <w:p w:rsidR="0008581E" w:rsidRPr="00B3633A" w:rsidRDefault="0008581E">
      <w:pPr>
        <w:pStyle w:val="0DraftNormal"/>
        <w:rPr>
          <w:rFonts w:ascii="Montserrat" w:hAnsi="Montserrat"/>
          <w:spacing w:val="-2"/>
          <w:sz w:val="24"/>
        </w:rPr>
      </w:pPr>
    </w:p>
    <w:p w:rsidR="0008581E" w:rsidRPr="00B3633A" w:rsidRDefault="0008581E">
      <w:pPr>
        <w:pStyle w:val="0DraftNormal"/>
        <w:rPr>
          <w:rFonts w:ascii="Montserrat" w:hAnsi="Montserrat"/>
          <w:spacing w:val="-2"/>
          <w:sz w:val="24"/>
        </w:rPr>
      </w:pPr>
      <w:r w:rsidRPr="00B3633A">
        <w:rPr>
          <w:rFonts w:ascii="Montserrat" w:hAnsi="Montserrat"/>
          <w:spacing w:val="-2"/>
          <w:sz w:val="24"/>
        </w:rPr>
        <w:t xml:space="preserve">the children's names are originally derisive of the parent's, though the forms that the children interpret generally alter the sound and spelling. Since annjea altered her face name in her dishonored exile, the children adopted the 'lay' form instead of the 'jay-ah' form that is her acknowledged heritage. Von and byr were forced to drop the claim to the l'von heritage, though von would not change his face name. Byr's children adopted the 'bur' form over the 'bir' form. Annjea was mad at her lovers for their fighting over her and would not tell them who actually fathered the second set of twins annshin and annshen. Hence their names reflect only her name (deriving from her father's facename at that). Ene eventually threw in his weight and called in the favor of saving the trio (at his grandfather's prodding) and forced annjea to submit to him exclusively. Ironically, his children grew up hating him with a passion (and males in general, much to niah's general confusion). Niah's emasculation (at the age of seven) is the final blow against ene; and a knife in annjea's heart. The deed was done with a stolen holy relic and cannot be undone, they learn. When the sacrents of the order to whom the knife belonged discover the sacrilege, they attempt to burn niah alive for defiling the relic. This only adds to the troubles the exotics created for the circus. </w:t>
      </w:r>
    </w:p>
    <w:p w:rsidR="0008581E" w:rsidRPr="00B3633A" w:rsidRDefault="0008581E">
      <w:pPr>
        <w:pStyle w:val="0DraftNormal"/>
        <w:rPr>
          <w:rFonts w:ascii="Montserrat" w:hAnsi="Montserrat"/>
          <w:spacing w:val="-2"/>
          <w:sz w:val="24"/>
        </w:rPr>
      </w:pPr>
    </w:p>
    <w:p w:rsidR="0008581E" w:rsidRPr="00B3633A" w:rsidRDefault="0008581E">
      <w:pPr>
        <w:pStyle w:val="0DraftNormal"/>
        <w:rPr>
          <w:rFonts w:ascii="Montserrat" w:hAnsi="Montserrat"/>
          <w:spacing w:val="-2"/>
          <w:sz w:val="24"/>
        </w:rPr>
      </w:pPr>
      <w:r w:rsidRPr="00B3633A">
        <w:rPr>
          <w:rFonts w:ascii="Montserrat" w:hAnsi="Montserrat"/>
          <w:spacing w:val="-2"/>
          <w:sz w:val="24"/>
        </w:rPr>
        <w:t xml:space="preserve">then as avonlea comes of age to perform, the focus expands to include tribulations of the circus. Among them, the exotics ordeals of learning to use the shift. There are many steps to the detailing of the exotic gift of immortality (in regard to the disruption of the anchor pattern) among which is a practice accident where av suffers a mortal fall and lies broken and dying without the resolution to shift. It is clear that her kind can die, unless they use their gift. The offhand way she uses it in her future is based more on her divine evolution than the tendency of the gift itself. It requires an act of will, and this moment is one of those in which the will is nearly shattered. It is a tense moment as her friends and family rally to get through to her dying will in the hope of getting her to save herself. Until this moment this concept is not even brought up, and av is still a very young child. </w:t>
      </w:r>
    </w:p>
    <w:p w:rsidR="0008581E" w:rsidRPr="00B3633A" w:rsidRDefault="0008581E">
      <w:pPr>
        <w:pStyle w:val="0DraftNormal"/>
        <w:rPr>
          <w:rFonts w:ascii="Montserrat" w:hAnsi="Montserrat"/>
          <w:spacing w:val="-2"/>
          <w:sz w:val="24"/>
        </w:rPr>
      </w:pPr>
    </w:p>
    <w:p w:rsidR="0008581E" w:rsidRPr="00B3633A" w:rsidRDefault="0008581E">
      <w:pPr>
        <w:pStyle w:val="0DraftNormal"/>
        <w:rPr>
          <w:rFonts w:ascii="Montserrat" w:hAnsi="Montserrat"/>
          <w:spacing w:val="-2"/>
          <w:sz w:val="24"/>
        </w:rPr>
      </w:pPr>
      <w:r w:rsidRPr="00B3633A">
        <w:rPr>
          <w:rFonts w:ascii="Montserrat" w:hAnsi="Montserrat"/>
          <w:spacing w:val="-2"/>
          <w:sz w:val="24"/>
        </w:rPr>
        <w:t xml:space="preserve">annjea is not well loved by the circus maestro. Her noble, exotic heritage is known to him, as well as that of the l'von brothers, and a source of antagonism against the circus from the saendrian elite (who find the circus' use of the three exiles an insult to their class). Annjea has the native talent to master her role as a star attraction in gymnastic, acrobatic and aerial routines—though her daughter av surpasses her and eclipses her in the maestro's favor. It is von's excellence with the martial arts that earns him respect and influences av to master her own saber so well. Kev's intelligence and perceptiveness earns him the greatest respect of the troop and the maestro. Cut from such fine cloth, all of the descendants of annjea acquit themselves with excellence—though their anger at the abusiveness of the saendrian social system drives each of them to draw an unwarranted amount of fire from the powers that be. As kev, av and niah demonstrate so well. </w:t>
      </w:r>
    </w:p>
    <w:p w:rsidR="0008581E" w:rsidRPr="00B3633A" w:rsidRDefault="0008581E">
      <w:pPr>
        <w:pStyle w:val="0DraftNormal"/>
        <w:rPr>
          <w:rFonts w:ascii="Montserrat" w:hAnsi="Montserrat"/>
          <w:spacing w:val="-2"/>
          <w:sz w:val="24"/>
        </w:rPr>
      </w:pPr>
    </w:p>
    <w:p w:rsidR="0008581E" w:rsidRPr="00B3633A" w:rsidRDefault="0008581E">
      <w:pPr>
        <w:pStyle w:val="0DraftNormal"/>
        <w:rPr>
          <w:rFonts w:ascii="Montserrat" w:hAnsi="Montserrat"/>
          <w:spacing w:val="-2"/>
          <w:sz w:val="24"/>
        </w:rPr>
      </w:pPr>
      <w:r w:rsidRPr="00B3633A">
        <w:rPr>
          <w:rFonts w:ascii="Montserrat" w:hAnsi="Montserrat"/>
          <w:spacing w:val="-2"/>
          <w:sz w:val="24"/>
        </w:rPr>
        <w:t>the fulcrum of the plot is the incident with the city bullies and the deaths of avonlea and kev, (ending in av's exile and the ambiguity of kev's condition). The instrument of this conclusion is the assassin's crucible. An old initiation rite that has long been lost to that application and more commonly used as a form of assassination is what kev uses on himself and his sister to slip them free of the terminal conflicts they get into. The effects of the crucible are very nasty and much superstition accompanies it. The guise of its action is a violent and virile plague and those who interfere with the victim (once the initiate) also become drawn into the passage of death. No small wonder the corpse is avoided like the plague until an adept can be called to inter the body. Most adepts have no interest in explaining the truth of the situation and calmly bury the body and move on. Their feeling is that if the individual survives the old initiation, whatever crime or wrong doing they may have committed would have either held them in death until the individual resolved the wrong, or the wrong was not true, and the individual becomes possible future apprentice material. Or else the wrong is absolved in the passage. As it happens, av recovers rather fast and slips away before the adept can retrieve her and take her away to a better life.</w:t>
      </w:r>
    </w:p>
    <w:p w:rsidR="0008581E" w:rsidRPr="00B3633A" w:rsidRDefault="0008581E">
      <w:pPr>
        <w:pStyle w:val="0DraftNormal"/>
        <w:rPr>
          <w:rFonts w:ascii="Montserrat" w:hAnsi="Montserrat"/>
          <w:spacing w:val="-2"/>
          <w:sz w:val="24"/>
        </w:rPr>
      </w:pPr>
    </w:p>
    <w:p w:rsidR="0008581E" w:rsidRPr="00B3633A" w:rsidRDefault="0008581E">
      <w:pPr>
        <w:pStyle w:val="0DraftNormal"/>
        <w:rPr>
          <w:rFonts w:ascii="Montserrat" w:hAnsi="Montserrat"/>
          <w:spacing w:val="-2"/>
          <w:sz w:val="24"/>
        </w:rPr>
      </w:pPr>
      <w:r w:rsidRPr="00B3633A">
        <w:rPr>
          <w:rFonts w:ascii="Montserrat" w:hAnsi="Montserrat"/>
          <w:spacing w:val="-2"/>
          <w:sz w:val="24"/>
        </w:rPr>
        <w:t>kev, on the other hand, is taken away to an auspicious apprenticeship, though that only becomes clear several books later. Or rather, in his own story.</w:t>
      </w:r>
    </w:p>
    <w:p w:rsidR="0008581E" w:rsidRPr="00B3633A" w:rsidRDefault="0008581E">
      <w:pPr>
        <w:pStyle w:val="0DraftNormal"/>
        <w:rPr>
          <w:rFonts w:ascii="Montserrat" w:hAnsi="Montserrat"/>
          <w:spacing w:val="-2"/>
          <w:sz w:val="24"/>
        </w:rPr>
      </w:pPr>
    </w:p>
    <w:p w:rsidR="0008581E" w:rsidRPr="00B3633A" w:rsidRDefault="0008581E">
      <w:pPr>
        <w:pStyle w:val="0DraftNormal"/>
        <w:rPr>
          <w:rFonts w:ascii="Montserrat" w:hAnsi="Montserrat"/>
          <w:spacing w:val="-2"/>
          <w:sz w:val="24"/>
        </w:rPr>
      </w:pPr>
      <w:r w:rsidRPr="00B3633A">
        <w:rPr>
          <w:rFonts w:ascii="Montserrat" w:hAnsi="Montserrat"/>
          <w:spacing w:val="-2"/>
          <w:sz w:val="24"/>
        </w:rPr>
        <w:t>sex and death</w:t>
      </w:r>
    </w:p>
    <w:p w:rsidR="0008581E" w:rsidRPr="00B3633A" w:rsidRDefault="0008581E">
      <w:pPr>
        <w:pStyle w:val="0DraftNormal"/>
        <w:rPr>
          <w:rFonts w:ascii="Montserrat" w:hAnsi="Montserrat"/>
          <w:spacing w:val="-2"/>
          <w:sz w:val="24"/>
        </w:rPr>
      </w:pPr>
    </w:p>
    <w:p w:rsidR="0008581E" w:rsidRPr="00B3633A" w:rsidRDefault="0008581E">
      <w:pPr>
        <w:pStyle w:val="0DraftNormal"/>
        <w:rPr>
          <w:rFonts w:ascii="Montserrat" w:hAnsi="Montserrat"/>
          <w:spacing w:val="-2"/>
          <w:sz w:val="24"/>
        </w:rPr>
      </w:pPr>
      <w:r w:rsidRPr="00B3633A">
        <w:rPr>
          <w:rFonts w:ascii="Montserrat" w:hAnsi="Montserrat"/>
          <w:spacing w:val="-2"/>
          <w:sz w:val="24"/>
        </w:rPr>
        <w:t>a kind of innocence</w:t>
      </w:r>
    </w:p>
    <w:p w:rsidR="0008581E" w:rsidRPr="00B3633A" w:rsidRDefault="0008581E">
      <w:pPr>
        <w:pStyle w:val="0DraftNormal"/>
        <w:rPr>
          <w:rFonts w:ascii="Montserrat" w:hAnsi="Montserrat"/>
          <w:spacing w:val="-2"/>
          <w:sz w:val="24"/>
        </w:rPr>
      </w:pPr>
    </w:p>
    <w:p w:rsidR="0008581E" w:rsidRPr="00B3633A" w:rsidRDefault="0008581E">
      <w:pPr>
        <w:pStyle w:val="0DraftNormal"/>
        <w:rPr>
          <w:rFonts w:ascii="Montserrat" w:hAnsi="Montserrat"/>
          <w:spacing w:val="-2"/>
          <w:sz w:val="24"/>
        </w:rPr>
      </w:pPr>
      <w:r w:rsidRPr="00B3633A">
        <w:rPr>
          <w:rFonts w:ascii="Montserrat" w:hAnsi="Montserrat"/>
          <w:spacing w:val="-2"/>
          <w:sz w:val="24"/>
        </w:rPr>
        <w:t>the glimpses of life</w:t>
      </w:r>
    </w:p>
    <w:p w:rsidR="0008581E" w:rsidRPr="00B3633A" w:rsidRDefault="0008581E">
      <w:pPr>
        <w:pStyle w:val="0DraftNormal"/>
        <w:rPr>
          <w:rFonts w:ascii="Montserrat" w:hAnsi="Montserrat"/>
          <w:spacing w:val="-2"/>
          <w:sz w:val="24"/>
        </w:rPr>
      </w:pPr>
    </w:p>
    <w:p w:rsidR="0008581E" w:rsidRPr="00B3633A" w:rsidRDefault="0008581E">
      <w:pPr>
        <w:pStyle w:val="0DraftNormal"/>
        <w:rPr>
          <w:rFonts w:ascii="Montserrat" w:hAnsi="Montserrat"/>
          <w:spacing w:val="-2"/>
          <w:sz w:val="24"/>
        </w:rPr>
      </w:pPr>
      <w:r w:rsidRPr="00B3633A">
        <w:rPr>
          <w:rFonts w:ascii="Montserrat" w:hAnsi="Montserrat"/>
          <w:spacing w:val="-2"/>
          <w:sz w:val="24"/>
        </w:rPr>
        <w:t>a memorable day</w:t>
      </w:r>
    </w:p>
    <w:p w:rsidR="0008581E" w:rsidRPr="00B3633A" w:rsidRDefault="0008581E">
      <w:pPr>
        <w:pStyle w:val="0DraftNormal"/>
        <w:rPr>
          <w:rFonts w:ascii="Montserrat" w:hAnsi="Montserrat"/>
          <w:spacing w:val="-2"/>
          <w:sz w:val="24"/>
        </w:rPr>
      </w:pPr>
    </w:p>
    <w:p w:rsidR="0008581E" w:rsidRPr="00B3633A" w:rsidRDefault="0008581E">
      <w:pPr>
        <w:pStyle w:val="0DraftNormal"/>
        <w:rPr>
          <w:rFonts w:ascii="Montserrat" w:hAnsi="Montserrat"/>
          <w:spacing w:val="-2"/>
          <w:sz w:val="24"/>
        </w:rPr>
      </w:pPr>
      <w:r w:rsidRPr="00B3633A">
        <w:rPr>
          <w:rFonts w:ascii="Montserrat" w:hAnsi="Montserrat"/>
          <w:spacing w:val="-2"/>
          <w:sz w:val="24"/>
        </w:rPr>
        <w:t>oblivious to the doom of the circus</w:t>
      </w:r>
    </w:p>
    <w:p w:rsidR="0008581E" w:rsidRPr="00B3633A" w:rsidRDefault="0008581E">
      <w:pPr>
        <w:pStyle w:val="0DraftNormal"/>
        <w:rPr>
          <w:rFonts w:ascii="Montserrat" w:hAnsi="Montserrat"/>
          <w:spacing w:val="-2"/>
          <w:sz w:val="24"/>
        </w:rPr>
      </w:pPr>
    </w:p>
    <w:p w:rsidR="0008581E" w:rsidRPr="00B3633A" w:rsidRDefault="0008581E">
      <w:pPr>
        <w:pStyle w:val="0DraftNormal"/>
        <w:rPr>
          <w:rFonts w:ascii="Montserrat" w:hAnsi="Montserrat"/>
          <w:spacing w:val="-2"/>
          <w:sz w:val="24"/>
        </w:rPr>
      </w:pPr>
      <w:r w:rsidRPr="00B3633A">
        <w:rPr>
          <w:rFonts w:ascii="Montserrat" w:hAnsi="Montserrat"/>
          <w:spacing w:val="-2"/>
          <w:sz w:val="24"/>
        </w:rPr>
        <w:t>recalled political undercurrents</w:t>
      </w:r>
    </w:p>
    <w:p w:rsidR="0008581E" w:rsidRPr="00B3633A" w:rsidRDefault="0008581E">
      <w:pPr>
        <w:pStyle w:val="0DraftNormal"/>
        <w:rPr>
          <w:rFonts w:ascii="Montserrat" w:hAnsi="Montserrat"/>
          <w:spacing w:val="-2"/>
          <w:sz w:val="24"/>
        </w:rPr>
      </w:pPr>
    </w:p>
    <w:p w:rsidR="0008581E" w:rsidRPr="00B3633A" w:rsidRDefault="0008581E">
      <w:pPr>
        <w:pStyle w:val="0DraftNormal"/>
        <w:rPr>
          <w:rFonts w:ascii="Montserrat" w:hAnsi="Montserrat"/>
          <w:spacing w:val="-2"/>
          <w:sz w:val="24"/>
        </w:rPr>
      </w:pPr>
      <w:r w:rsidRPr="00B3633A">
        <w:rPr>
          <w:rFonts w:ascii="Montserrat" w:hAnsi="Montserrat"/>
          <w:spacing w:val="-2"/>
          <w:sz w:val="24"/>
        </w:rPr>
        <w:t>the breadth of saendria</w:t>
      </w:r>
    </w:p>
    <w:p w:rsidR="0008581E" w:rsidRPr="00B3633A" w:rsidRDefault="0008581E">
      <w:pPr>
        <w:pStyle w:val="0DraftNormal"/>
        <w:rPr>
          <w:rFonts w:ascii="Montserrat" w:hAnsi="Montserrat"/>
          <w:spacing w:val="-2"/>
          <w:sz w:val="24"/>
        </w:rPr>
      </w:pPr>
    </w:p>
    <w:p w:rsidR="0008581E" w:rsidRPr="00B3633A" w:rsidRDefault="0008581E">
      <w:pPr>
        <w:pStyle w:val="0DraftNormal"/>
        <w:rPr>
          <w:rFonts w:ascii="Montserrat" w:hAnsi="Montserrat"/>
          <w:spacing w:val="-2"/>
          <w:sz w:val="24"/>
        </w:rPr>
      </w:pPr>
      <w:r w:rsidRPr="00B3633A">
        <w:rPr>
          <w:rFonts w:ascii="Montserrat" w:hAnsi="Montserrat"/>
          <w:spacing w:val="-2"/>
          <w:sz w:val="24"/>
        </w:rPr>
        <w:t>the withering of the circus family</w:t>
      </w:r>
    </w:p>
    <w:p w:rsidR="0008581E" w:rsidRPr="00B3633A" w:rsidRDefault="0008581E">
      <w:pPr>
        <w:pStyle w:val="0DraftNormal"/>
        <w:rPr>
          <w:rFonts w:ascii="Montserrat" w:hAnsi="Montserrat"/>
          <w:spacing w:val="-2"/>
          <w:sz w:val="24"/>
        </w:rPr>
      </w:pPr>
    </w:p>
    <w:p w:rsidR="0008581E" w:rsidRPr="00B3633A" w:rsidRDefault="0008581E">
      <w:pPr>
        <w:pStyle w:val="0DraftNormal"/>
        <w:rPr>
          <w:rFonts w:ascii="Montserrat" w:hAnsi="Montserrat"/>
          <w:spacing w:val="-2"/>
          <w:sz w:val="24"/>
        </w:rPr>
      </w:pPr>
      <w:r w:rsidRPr="00B3633A">
        <w:rPr>
          <w:rFonts w:ascii="Montserrat" w:hAnsi="Montserrat"/>
          <w:spacing w:val="-2"/>
          <w:sz w:val="24"/>
        </w:rPr>
        <w:t>kept oblivious to the death of her brother, her childhood champion</w:t>
      </w:r>
    </w:p>
    <w:p w:rsidR="0008581E" w:rsidRPr="00B3633A" w:rsidRDefault="0008581E">
      <w:pPr>
        <w:pStyle w:val="0DraftNormal"/>
        <w:rPr>
          <w:rFonts w:ascii="Montserrat" w:hAnsi="Montserrat"/>
          <w:spacing w:val="-2"/>
          <w:sz w:val="24"/>
        </w:rPr>
      </w:pPr>
    </w:p>
    <w:p w:rsidR="0008581E" w:rsidRPr="00B3633A" w:rsidRDefault="0008581E">
      <w:pPr>
        <w:pStyle w:val="0DraftNormal"/>
        <w:rPr>
          <w:rFonts w:ascii="Montserrat" w:hAnsi="Montserrat"/>
          <w:spacing w:val="-2"/>
          <w:sz w:val="24"/>
        </w:rPr>
      </w:pPr>
      <w:r w:rsidRPr="00B3633A">
        <w:rPr>
          <w:rFonts w:ascii="Montserrat" w:hAnsi="Montserrat"/>
          <w:spacing w:val="-2"/>
          <w:sz w:val="24"/>
        </w:rPr>
        <w:t>parental advice</w:t>
      </w:r>
    </w:p>
    <w:p w:rsidR="0008581E" w:rsidRPr="00B3633A" w:rsidRDefault="0008581E">
      <w:pPr>
        <w:pStyle w:val="0DraftNormal"/>
        <w:rPr>
          <w:rFonts w:ascii="Montserrat" w:hAnsi="Montserrat"/>
          <w:spacing w:val="-2"/>
          <w:sz w:val="24"/>
        </w:rPr>
      </w:pPr>
    </w:p>
    <w:p w:rsidR="0008581E" w:rsidRPr="00B3633A" w:rsidRDefault="0008581E">
      <w:pPr>
        <w:pStyle w:val="0DraftNormal"/>
        <w:rPr>
          <w:rFonts w:ascii="Montserrat" w:hAnsi="Montserrat"/>
          <w:spacing w:val="-2"/>
          <w:sz w:val="24"/>
        </w:rPr>
      </w:pPr>
      <w:r w:rsidRPr="00B3633A">
        <w:rPr>
          <w:rFonts w:ascii="Montserrat" w:hAnsi="Montserrat"/>
          <w:spacing w:val="-2"/>
          <w:sz w:val="24"/>
        </w:rPr>
        <w:t>an infamous day</w:t>
      </w:r>
    </w:p>
    <w:p w:rsidR="0008581E" w:rsidRPr="00B3633A" w:rsidRDefault="0008581E">
      <w:pPr>
        <w:pStyle w:val="0DraftNormal"/>
        <w:rPr>
          <w:rFonts w:ascii="Montserrat" w:hAnsi="Montserrat"/>
          <w:spacing w:val="-2"/>
          <w:sz w:val="24"/>
        </w:rPr>
      </w:pPr>
    </w:p>
    <w:p w:rsidR="0008581E" w:rsidRPr="00B3633A" w:rsidRDefault="0008581E">
      <w:pPr>
        <w:pStyle w:val="0DraftNormal"/>
        <w:rPr>
          <w:rFonts w:ascii="Montserrat" w:hAnsi="Montserrat"/>
          <w:spacing w:val="-2"/>
          <w:sz w:val="24"/>
        </w:rPr>
      </w:pPr>
      <w:r w:rsidRPr="00B3633A">
        <w:rPr>
          <w:rFonts w:ascii="Montserrat" w:hAnsi="Montserrat"/>
          <w:spacing w:val="-2"/>
          <w:sz w:val="24"/>
        </w:rPr>
        <w:t>Second</w:t>
      </w:r>
    </w:p>
    <w:p w:rsidR="0008581E" w:rsidRPr="00B3633A" w:rsidRDefault="0008581E">
      <w:pPr>
        <w:pStyle w:val="0DraftNormal"/>
        <w:rPr>
          <w:rFonts w:ascii="Montserrat" w:hAnsi="Montserrat"/>
          <w:spacing w:val="-2"/>
          <w:sz w:val="24"/>
        </w:rPr>
      </w:pPr>
    </w:p>
    <w:p w:rsidR="0008581E" w:rsidRPr="00B3633A" w:rsidRDefault="0008581E">
      <w:pPr>
        <w:pStyle w:val="0DraftNormal"/>
        <w:rPr>
          <w:rFonts w:ascii="Montserrat" w:hAnsi="Montserrat"/>
          <w:spacing w:val="-2"/>
          <w:sz w:val="24"/>
        </w:rPr>
      </w:pPr>
      <w:r w:rsidRPr="00B3633A">
        <w:rPr>
          <w:rFonts w:ascii="Montserrat" w:hAnsi="Montserrat"/>
          <w:spacing w:val="-2"/>
          <w:sz w:val="24"/>
        </w:rPr>
        <w:t>Avonlea carries on her face the legacy of the annjea bloodline. In spite of her exile status, she draws much interest from a wide range of benevolent and violent individuals and elite. In the long year of wandering and struggling to survive she unwittingly is combatting their will to possess her. And she, poor girl, has no idea what could possibly interest them in her. She has no idea who trying to help her, and no idea why so many seem against her. All she knows is that she is supposed to be dead as far as the official world is concerned, and she is interested only in preserving that illusion. The body of the story takes place during a period when she is a guest of a school—run by an extended family of martial artists. This is in a major metropolis (for saendria) and an excellent place to hide (due to the masses of humanity and the depth of the intrigue). Ironically, her brother also is here under his apprentice ship but the two never quite cross each other's paths. His story continues after this passage in hers.</w:t>
      </w:r>
    </w:p>
    <w:p w:rsidR="0008581E" w:rsidRPr="00B3633A" w:rsidRDefault="0008581E">
      <w:pPr>
        <w:pStyle w:val="0DraftNormal"/>
        <w:rPr>
          <w:rFonts w:ascii="Montserrat" w:hAnsi="Montserrat"/>
          <w:spacing w:val="-2"/>
          <w:sz w:val="24"/>
        </w:rPr>
      </w:pPr>
    </w:p>
    <w:p w:rsidR="0008581E" w:rsidRPr="00B3633A" w:rsidRDefault="0008581E">
      <w:pPr>
        <w:pStyle w:val="0DraftNormal"/>
        <w:rPr>
          <w:rFonts w:ascii="Montserrat" w:hAnsi="Montserrat"/>
          <w:spacing w:val="-2"/>
          <w:sz w:val="24"/>
        </w:rPr>
      </w:pPr>
      <w:r w:rsidRPr="00B3633A">
        <w:rPr>
          <w:rFonts w:ascii="Montserrat" w:hAnsi="Montserrat"/>
          <w:spacing w:val="-2"/>
          <w:sz w:val="24"/>
        </w:rPr>
        <w:t>Second (ke'avon)</w:t>
      </w:r>
    </w:p>
    <w:p w:rsidR="0008581E" w:rsidRPr="00B3633A" w:rsidRDefault="0008581E">
      <w:pPr>
        <w:pStyle w:val="0DraftNormal"/>
        <w:rPr>
          <w:rFonts w:ascii="Montserrat" w:hAnsi="Montserrat"/>
          <w:spacing w:val="-2"/>
          <w:sz w:val="24"/>
        </w:rPr>
      </w:pPr>
    </w:p>
    <w:p w:rsidR="0008581E" w:rsidRPr="00B3633A" w:rsidRDefault="0008581E">
      <w:pPr>
        <w:pStyle w:val="0DraftNormal"/>
        <w:rPr>
          <w:rFonts w:ascii="Montserrat" w:hAnsi="Montserrat"/>
          <w:spacing w:val="-2"/>
          <w:sz w:val="24"/>
        </w:rPr>
      </w:pPr>
      <w:r w:rsidRPr="00B3633A">
        <w:rPr>
          <w:rFonts w:ascii="Montserrat" w:hAnsi="Montserrat"/>
          <w:spacing w:val="-2"/>
          <w:sz w:val="24"/>
        </w:rPr>
        <w:t>Ke'avon's story takes on its own momentum. It deals with his hurtling bid for an adept title worthy of the old tradition. (which see; perspective : ke'avon)</w:t>
      </w:r>
    </w:p>
    <w:p w:rsidR="0008581E" w:rsidRPr="00B3633A" w:rsidRDefault="0008581E">
      <w:pPr>
        <w:pStyle w:val="0DraftNormal"/>
        <w:rPr>
          <w:rFonts w:ascii="Montserrat" w:hAnsi="Montserrat"/>
          <w:spacing w:val="-2"/>
          <w:sz w:val="24"/>
        </w:rPr>
      </w:pPr>
    </w:p>
    <w:p w:rsidR="0008581E" w:rsidRPr="00B3633A" w:rsidRDefault="0008581E">
      <w:pPr>
        <w:pStyle w:val="0DraftNormal"/>
        <w:rPr>
          <w:rFonts w:ascii="Montserrat" w:hAnsi="Montserrat"/>
          <w:spacing w:val="-2"/>
          <w:sz w:val="24"/>
        </w:rPr>
      </w:pPr>
      <w:r w:rsidRPr="00B3633A">
        <w:rPr>
          <w:rFonts w:ascii="Montserrat" w:hAnsi="Montserrat"/>
          <w:spacing w:val="-2"/>
          <w:sz w:val="24"/>
        </w:rPr>
        <w:t>Third</w:t>
      </w:r>
    </w:p>
    <w:p w:rsidR="0008581E" w:rsidRPr="00B3633A" w:rsidRDefault="0008581E">
      <w:pPr>
        <w:pStyle w:val="0DraftNormal"/>
        <w:rPr>
          <w:rFonts w:ascii="Montserrat" w:hAnsi="Montserrat"/>
          <w:spacing w:val="-2"/>
          <w:sz w:val="24"/>
        </w:rPr>
      </w:pPr>
    </w:p>
    <w:p w:rsidR="0008581E" w:rsidRPr="00B3633A" w:rsidRDefault="0008581E">
      <w:pPr>
        <w:pStyle w:val="0DraftNormal"/>
        <w:rPr>
          <w:rFonts w:ascii="Montserrat" w:hAnsi="Montserrat"/>
          <w:spacing w:val="-2"/>
          <w:sz w:val="24"/>
        </w:rPr>
      </w:pPr>
      <w:r w:rsidRPr="00B3633A">
        <w:rPr>
          <w:rFonts w:ascii="Montserrat" w:hAnsi="Montserrat"/>
          <w:spacing w:val="-2"/>
          <w:sz w:val="24"/>
        </w:rPr>
        <w:t xml:space="preserve">After the catastrophe that ends her stay in the city, av returns to the country to escape from the clutches of her remaining antagonists. A strange run of luck turns bizarre as she inherits the title to an abandoned land holding. The mystery of her lineage is unraveled as she is astonished to be awarded official claim to the title. All she has to do is physically claim the manor itself to cinch it. That is when she learns about the catch to it all. Absolved of her crimes as well as the dishonor of her mother she discovers that the curse of the land and manor is expected to do away with her after all. In spite of the malice and capriciousness of this back handed restitution, she is determined to succeed in this gamble to claim her family honor. Naturally tegal manor is more interested in destroying her for the unprejudicial delight of destruction for its own sake. </w:t>
      </w:r>
    </w:p>
    <w:p w:rsidR="0008581E" w:rsidRPr="00B3633A" w:rsidRDefault="0008581E">
      <w:pPr>
        <w:pStyle w:val="0DraftNormal"/>
        <w:rPr>
          <w:rFonts w:ascii="Montserrat" w:hAnsi="Montserrat"/>
          <w:spacing w:val="-2"/>
          <w:sz w:val="24"/>
        </w:rPr>
      </w:pPr>
    </w:p>
    <w:p w:rsidR="0008581E" w:rsidRPr="00B3633A" w:rsidRDefault="0008581E">
      <w:pPr>
        <w:pStyle w:val="0DraftNormal"/>
        <w:rPr>
          <w:rFonts w:ascii="Montserrat" w:hAnsi="Montserrat"/>
          <w:spacing w:val="-2"/>
          <w:sz w:val="24"/>
        </w:rPr>
      </w:pPr>
      <w:r w:rsidRPr="00B3633A">
        <w:rPr>
          <w:rFonts w:ascii="Montserrat" w:hAnsi="Montserrat"/>
          <w:spacing w:val="-2"/>
          <w:sz w:val="24"/>
        </w:rPr>
        <w:t>the shock of life on the road</w:t>
      </w:r>
    </w:p>
    <w:p w:rsidR="0008581E" w:rsidRPr="00B3633A" w:rsidRDefault="0008581E">
      <w:pPr>
        <w:pStyle w:val="0DraftNormal"/>
        <w:rPr>
          <w:rFonts w:ascii="Montserrat" w:hAnsi="Montserrat"/>
          <w:spacing w:val="-2"/>
          <w:sz w:val="24"/>
        </w:rPr>
      </w:pPr>
    </w:p>
    <w:p w:rsidR="0008581E" w:rsidRPr="00B3633A" w:rsidRDefault="0008581E">
      <w:pPr>
        <w:pStyle w:val="0DraftNormal"/>
        <w:rPr>
          <w:rFonts w:ascii="Montserrat" w:hAnsi="Montserrat"/>
          <w:spacing w:val="-2"/>
          <w:sz w:val="24"/>
        </w:rPr>
      </w:pPr>
      <w:r w:rsidRPr="00B3633A">
        <w:rPr>
          <w:rFonts w:ascii="Montserrat" w:hAnsi="Montserrat"/>
          <w:spacing w:val="-2"/>
          <w:sz w:val="24"/>
        </w:rPr>
        <w:t>alone for the first time</w:t>
      </w:r>
    </w:p>
    <w:p w:rsidR="0008581E" w:rsidRPr="00B3633A" w:rsidRDefault="0008581E">
      <w:pPr>
        <w:pStyle w:val="0DraftNormal"/>
        <w:rPr>
          <w:rFonts w:ascii="Montserrat" w:hAnsi="Montserrat"/>
          <w:spacing w:val="-2"/>
          <w:sz w:val="24"/>
        </w:rPr>
      </w:pPr>
    </w:p>
    <w:p w:rsidR="0008581E" w:rsidRPr="00B3633A" w:rsidRDefault="0008581E">
      <w:pPr>
        <w:pStyle w:val="0DraftNormal"/>
        <w:rPr>
          <w:rFonts w:ascii="Montserrat" w:hAnsi="Montserrat"/>
          <w:spacing w:val="-2"/>
          <w:sz w:val="24"/>
        </w:rPr>
      </w:pPr>
      <w:r w:rsidRPr="00B3633A">
        <w:rPr>
          <w:rFonts w:ascii="Montserrat" w:hAnsi="Montserrat"/>
          <w:spacing w:val="-2"/>
          <w:sz w:val="24"/>
        </w:rPr>
        <w:t>a place like any other</w:t>
      </w:r>
    </w:p>
    <w:p w:rsidR="0008581E" w:rsidRPr="00B3633A" w:rsidRDefault="0008581E">
      <w:pPr>
        <w:pStyle w:val="0DraftNormal"/>
        <w:rPr>
          <w:rFonts w:ascii="Montserrat" w:hAnsi="Montserrat"/>
          <w:spacing w:val="-2"/>
          <w:sz w:val="24"/>
        </w:rPr>
      </w:pPr>
    </w:p>
    <w:p w:rsidR="0008581E" w:rsidRPr="00B3633A" w:rsidRDefault="0008581E">
      <w:pPr>
        <w:pStyle w:val="0DraftNormal"/>
        <w:rPr>
          <w:rFonts w:ascii="Montserrat" w:hAnsi="Montserrat"/>
          <w:spacing w:val="-2"/>
          <w:sz w:val="24"/>
        </w:rPr>
      </w:pPr>
      <w:r w:rsidRPr="00B3633A">
        <w:rPr>
          <w:rFonts w:ascii="Montserrat" w:hAnsi="Montserrat"/>
          <w:spacing w:val="-2"/>
          <w:sz w:val="24"/>
        </w:rPr>
        <w:t>money by chance</w:t>
      </w:r>
    </w:p>
    <w:p w:rsidR="0008581E" w:rsidRPr="00B3633A" w:rsidRDefault="0008581E">
      <w:pPr>
        <w:pStyle w:val="0DraftNormal"/>
        <w:rPr>
          <w:rFonts w:ascii="Montserrat" w:hAnsi="Montserrat"/>
          <w:spacing w:val="-2"/>
          <w:sz w:val="24"/>
        </w:rPr>
      </w:pPr>
    </w:p>
    <w:p w:rsidR="0008581E" w:rsidRPr="00B3633A" w:rsidRDefault="0008581E">
      <w:pPr>
        <w:pStyle w:val="0DraftNormal"/>
        <w:rPr>
          <w:rFonts w:ascii="Montserrat" w:hAnsi="Montserrat"/>
          <w:spacing w:val="-2"/>
          <w:sz w:val="24"/>
        </w:rPr>
      </w:pPr>
      <w:r w:rsidRPr="00B3633A">
        <w:rPr>
          <w:rFonts w:ascii="Montserrat" w:hAnsi="Montserrat"/>
          <w:spacing w:val="-2"/>
          <w:sz w:val="24"/>
        </w:rPr>
        <w:t>a hand of cards</w:t>
      </w:r>
    </w:p>
    <w:p w:rsidR="0008581E" w:rsidRPr="00B3633A" w:rsidRDefault="0008581E">
      <w:pPr>
        <w:pStyle w:val="0DraftNormal"/>
        <w:rPr>
          <w:rFonts w:ascii="Montserrat" w:hAnsi="Montserrat"/>
          <w:spacing w:val="-2"/>
          <w:sz w:val="24"/>
        </w:rPr>
      </w:pPr>
    </w:p>
    <w:p w:rsidR="0008581E" w:rsidRPr="00B3633A" w:rsidRDefault="0008581E">
      <w:pPr>
        <w:pStyle w:val="0DraftNormal"/>
        <w:rPr>
          <w:rFonts w:ascii="Montserrat" w:hAnsi="Montserrat"/>
          <w:spacing w:val="-2"/>
          <w:sz w:val="24"/>
        </w:rPr>
      </w:pPr>
      <w:r w:rsidRPr="00B3633A">
        <w:rPr>
          <w:rFonts w:ascii="Montserrat" w:hAnsi="Montserrat"/>
          <w:spacing w:val="-2"/>
          <w:sz w:val="24"/>
        </w:rPr>
        <w:t>mistress of triel manor</w:t>
      </w:r>
    </w:p>
    <w:p w:rsidR="0008581E" w:rsidRPr="00B3633A" w:rsidRDefault="0008581E">
      <w:pPr>
        <w:pStyle w:val="0DraftNormal"/>
        <w:rPr>
          <w:rFonts w:ascii="Montserrat" w:hAnsi="Montserrat"/>
          <w:spacing w:val="-2"/>
          <w:sz w:val="24"/>
        </w:rPr>
      </w:pPr>
    </w:p>
    <w:p w:rsidR="0008581E" w:rsidRPr="00B3633A" w:rsidRDefault="0008581E">
      <w:pPr>
        <w:pStyle w:val="0DraftNormal"/>
        <w:rPr>
          <w:rFonts w:ascii="Montserrat" w:hAnsi="Montserrat"/>
          <w:spacing w:val="-2"/>
          <w:sz w:val="24"/>
        </w:rPr>
      </w:pPr>
      <w:r w:rsidRPr="00B3633A">
        <w:rPr>
          <w:rFonts w:ascii="Montserrat" w:hAnsi="Montserrat"/>
          <w:spacing w:val="-2"/>
          <w:sz w:val="24"/>
        </w:rPr>
        <w:t>rumors abundant</w:t>
      </w:r>
    </w:p>
    <w:p w:rsidR="0008581E" w:rsidRPr="00B3633A" w:rsidRDefault="0008581E">
      <w:pPr>
        <w:pStyle w:val="0DraftNormal"/>
        <w:rPr>
          <w:rFonts w:ascii="Montserrat" w:hAnsi="Montserrat"/>
          <w:spacing w:val="-2"/>
          <w:sz w:val="24"/>
        </w:rPr>
      </w:pPr>
    </w:p>
    <w:p w:rsidR="0008581E" w:rsidRPr="00B3633A" w:rsidRDefault="0008581E">
      <w:pPr>
        <w:pStyle w:val="0DraftNormal"/>
        <w:rPr>
          <w:rFonts w:ascii="Montserrat" w:hAnsi="Montserrat"/>
          <w:spacing w:val="-2"/>
          <w:sz w:val="24"/>
        </w:rPr>
      </w:pPr>
      <w:r w:rsidRPr="00B3633A">
        <w:rPr>
          <w:rFonts w:ascii="Montserrat" w:hAnsi="Montserrat"/>
          <w:spacing w:val="-2"/>
          <w:sz w:val="24"/>
        </w:rPr>
        <w:t>a course of action</w:t>
      </w:r>
    </w:p>
    <w:p w:rsidR="0008581E" w:rsidRPr="00B3633A" w:rsidRDefault="0008581E">
      <w:pPr>
        <w:pStyle w:val="0DraftNormal"/>
        <w:rPr>
          <w:rFonts w:ascii="Montserrat" w:hAnsi="Montserrat"/>
          <w:spacing w:val="-2"/>
          <w:sz w:val="24"/>
        </w:rPr>
      </w:pPr>
    </w:p>
    <w:p w:rsidR="0008581E" w:rsidRPr="00B3633A" w:rsidRDefault="0008581E">
      <w:pPr>
        <w:pStyle w:val="0DraftNormal"/>
        <w:rPr>
          <w:rFonts w:ascii="Montserrat" w:hAnsi="Montserrat"/>
          <w:spacing w:val="-2"/>
          <w:sz w:val="24"/>
        </w:rPr>
      </w:pPr>
      <w:r w:rsidRPr="00B3633A">
        <w:rPr>
          <w:rFonts w:ascii="Montserrat" w:hAnsi="Montserrat"/>
          <w:spacing w:val="-2"/>
          <w:sz w:val="24"/>
        </w:rPr>
        <w:t>willing bodies</w:t>
      </w:r>
    </w:p>
    <w:p w:rsidR="0008581E" w:rsidRPr="00B3633A" w:rsidRDefault="0008581E">
      <w:pPr>
        <w:pStyle w:val="0DraftNormal"/>
        <w:rPr>
          <w:rFonts w:ascii="Montserrat" w:hAnsi="Montserrat"/>
          <w:spacing w:val="-2"/>
          <w:sz w:val="24"/>
        </w:rPr>
      </w:pPr>
    </w:p>
    <w:p w:rsidR="0008581E" w:rsidRPr="00B3633A" w:rsidRDefault="0008581E">
      <w:pPr>
        <w:pStyle w:val="0DraftNormal"/>
        <w:rPr>
          <w:rFonts w:ascii="Montserrat" w:hAnsi="Montserrat"/>
          <w:spacing w:val="-2"/>
          <w:sz w:val="24"/>
        </w:rPr>
      </w:pPr>
      <w:r w:rsidRPr="00B3633A">
        <w:rPr>
          <w:rFonts w:ascii="Montserrat" w:hAnsi="Montserrat"/>
          <w:spacing w:val="-2"/>
          <w:sz w:val="24"/>
        </w:rPr>
        <w:t>the manor house</w:t>
      </w:r>
    </w:p>
    <w:p w:rsidR="0008581E" w:rsidRPr="00B3633A" w:rsidRDefault="0008581E">
      <w:pPr>
        <w:pStyle w:val="0DraftNormal"/>
        <w:rPr>
          <w:rFonts w:ascii="Montserrat" w:hAnsi="Montserrat"/>
          <w:spacing w:val="-2"/>
          <w:sz w:val="24"/>
        </w:rPr>
      </w:pPr>
    </w:p>
    <w:p w:rsidR="0008581E" w:rsidRPr="00B3633A" w:rsidRDefault="0008581E">
      <w:pPr>
        <w:pStyle w:val="0DraftNormal"/>
        <w:rPr>
          <w:rFonts w:ascii="Montserrat" w:hAnsi="Montserrat"/>
          <w:spacing w:val="-2"/>
          <w:sz w:val="24"/>
        </w:rPr>
      </w:pPr>
      <w:r w:rsidRPr="00B3633A">
        <w:rPr>
          <w:rFonts w:ascii="Montserrat" w:hAnsi="Montserrat"/>
          <w:spacing w:val="-2"/>
          <w:sz w:val="24"/>
        </w:rPr>
        <w:t>getting to the manor</w:t>
      </w:r>
    </w:p>
    <w:p w:rsidR="0008581E" w:rsidRPr="00B3633A" w:rsidRDefault="0008581E">
      <w:pPr>
        <w:pStyle w:val="0DraftNormal"/>
        <w:rPr>
          <w:rFonts w:ascii="Montserrat" w:hAnsi="Montserrat"/>
          <w:spacing w:val="-2"/>
          <w:sz w:val="24"/>
        </w:rPr>
      </w:pPr>
    </w:p>
    <w:p w:rsidR="0008581E" w:rsidRPr="00B3633A" w:rsidRDefault="0008581E">
      <w:pPr>
        <w:pStyle w:val="0DraftNormal"/>
        <w:rPr>
          <w:rFonts w:ascii="Montserrat" w:hAnsi="Montserrat"/>
          <w:spacing w:val="-2"/>
          <w:sz w:val="24"/>
        </w:rPr>
      </w:pPr>
      <w:r w:rsidRPr="00B3633A">
        <w:rPr>
          <w:rFonts w:ascii="Montserrat" w:hAnsi="Montserrat"/>
          <w:spacing w:val="-2"/>
          <w:sz w:val="24"/>
        </w:rPr>
        <w:t>getting in</w:t>
      </w:r>
    </w:p>
    <w:p w:rsidR="0008581E" w:rsidRPr="00B3633A" w:rsidRDefault="0008581E">
      <w:pPr>
        <w:pStyle w:val="0DraftNormal"/>
        <w:rPr>
          <w:rFonts w:ascii="Montserrat" w:hAnsi="Montserrat"/>
          <w:spacing w:val="-2"/>
          <w:sz w:val="24"/>
        </w:rPr>
      </w:pPr>
    </w:p>
    <w:p w:rsidR="0008581E" w:rsidRPr="00B3633A" w:rsidRDefault="0008581E">
      <w:pPr>
        <w:pStyle w:val="0DraftNormal"/>
        <w:rPr>
          <w:rFonts w:ascii="Montserrat" w:hAnsi="Montserrat"/>
          <w:spacing w:val="-2"/>
          <w:sz w:val="24"/>
        </w:rPr>
      </w:pPr>
      <w:r w:rsidRPr="00B3633A">
        <w:rPr>
          <w:rFonts w:ascii="Montserrat" w:hAnsi="Montserrat"/>
          <w:spacing w:val="-2"/>
          <w:sz w:val="24"/>
        </w:rPr>
        <w:t>the grand foyer</w:t>
      </w:r>
    </w:p>
    <w:p w:rsidR="0008581E" w:rsidRPr="00B3633A" w:rsidRDefault="0008581E">
      <w:pPr>
        <w:pStyle w:val="0DraftNormal"/>
        <w:rPr>
          <w:rFonts w:ascii="Montserrat" w:hAnsi="Montserrat"/>
          <w:spacing w:val="-2"/>
          <w:sz w:val="24"/>
        </w:rPr>
      </w:pPr>
    </w:p>
    <w:p w:rsidR="0008581E" w:rsidRPr="00B3633A" w:rsidRDefault="0008581E">
      <w:pPr>
        <w:pStyle w:val="0DraftNormal"/>
        <w:rPr>
          <w:rFonts w:ascii="Montserrat" w:hAnsi="Montserrat"/>
          <w:spacing w:val="-2"/>
          <w:sz w:val="24"/>
        </w:rPr>
      </w:pPr>
      <w:r w:rsidRPr="00B3633A">
        <w:rPr>
          <w:rFonts w:ascii="Montserrat" w:hAnsi="Montserrat"/>
          <w:spacing w:val="-2"/>
          <w:sz w:val="24"/>
        </w:rPr>
        <w:t>what we were prepared for</w:t>
      </w:r>
    </w:p>
    <w:p w:rsidR="0008581E" w:rsidRPr="00B3633A" w:rsidRDefault="0008581E">
      <w:pPr>
        <w:pStyle w:val="0DraftNormal"/>
        <w:rPr>
          <w:rFonts w:ascii="Montserrat" w:hAnsi="Montserrat"/>
          <w:spacing w:val="-2"/>
          <w:sz w:val="24"/>
        </w:rPr>
      </w:pPr>
    </w:p>
    <w:p w:rsidR="0008581E" w:rsidRPr="00B3633A" w:rsidRDefault="0008581E">
      <w:pPr>
        <w:pStyle w:val="0DraftNormal"/>
        <w:rPr>
          <w:rFonts w:ascii="Montserrat" w:hAnsi="Montserrat"/>
          <w:spacing w:val="-2"/>
          <w:sz w:val="24"/>
        </w:rPr>
      </w:pPr>
      <w:r w:rsidRPr="00B3633A">
        <w:rPr>
          <w:rFonts w:ascii="Montserrat" w:hAnsi="Montserrat"/>
          <w:spacing w:val="-2"/>
          <w:sz w:val="24"/>
        </w:rPr>
        <w:t>what we weren't prepared for</w:t>
      </w:r>
    </w:p>
    <w:p w:rsidR="0008581E" w:rsidRPr="00B3633A" w:rsidRDefault="0008581E">
      <w:pPr>
        <w:pStyle w:val="0DraftNormal"/>
        <w:rPr>
          <w:rFonts w:ascii="Montserrat" w:hAnsi="Montserrat"/>
          <w:spacing w:val="-2"/>
          <w:sz w:val="24"/>
        </w:rPr>
      </w:pPr>
    </w:p>
    <w:p w:rsidR="0008581E" w:rsidRPr="00B3633A" w:rsidRDefault="0008581E">
      <w:pPr>
        <w:pStyle w:val="0DraftNormal"/>
        <w:rPr>
          <w:rFonts w:ascii="Montserrat" w:hAnsi="Montserrat"/>
          <w:spacing w:val="-2"/>
          <w:sz w:val="24"/>
        </w:rPr>
      </w:pPr>
      <w:r w:rsidRPr="00B3633A">
        <w:rPr>
          <w:rFonts w:ascii="Montserrat" w:hAnsi="Montserrat"/>
          <w:spacing w:val="-2"/>
          <w:sz w:val="24"/>
        </w:rPr>
        <w:t>the butler</w:t>
      </w:r>
    </w:p>
    <w:p w:rsidR="0008581E" w:rsidRPr="00B3633A" w:rsidRDefault="0008581E">
      <w:pPr>
        <w:pStyle w:val="0DraftNormal"/>
        <w:rPr>
          <w:rFonts w:ascii="Montserrat" w:hAnsi="Montserrat"/>
          <w:spacing w:val="-2"/>
          <w:sz w:val="24"/>
        </w:rPr>
      </w:pPr>
    </w:p>
    <w:p w:rsidR="0008581E" w:rsidRPr="00B3633A" w:rsidRDefault="0008581E">
      <w:pPr>
        <w:pStyle w:val="0DraftNormal"/>
        <w:rPr>
          <w:rFonts w:ascii="Montserrat" w:hAnsi="Montserrat"/>
          <w:spacing w:val="-2"/>
          <w:sz w:val="24"/>
        </w:rPr>
      </w:pPr>
      <w:r w:rsidRPr="00B3633A">
        <w:rPr>
          <w:rFonts w:ascii="Montserrat" w:hAnsi="Montserrat"/>
          <w:spacing w:val="-2"/>
          <w:sz w:val="24"/>
        </w:rPr>
        <w:t>other images</w:t>
      </w:r>
    </w:p>
    <w:p w:rsidR="0008581E" w:rsidRPr="00B3633A" w:rsidRDefault="0008581E">
      <w:pPr>
        <w:pStyle w:val="0DraftNormal"/>
        <w:rPr>
          <w:rFonts w:ascii="Montserrat" w:hAnsi="Montserrat"/>
          <w:spacing w:val="-2"/>
          <w:sz w:val="24"/>
        </w:rPr>
      </w:pPr>
    </w:p>
    <w:p w:rsidR="0008581E" w:rsidRPr="00B3633A" w:rsidRDefault="0008581E">
      <w:pPr>
        <w:pStyle w:val="0DraftNormal"/>
        <w:rPr>
          <w:rFonts w:ascii="Montserrat" w:hAnsi="Montserrat"/>
          <w:spacing w:val="-2"/>
          <w:sz w:val="24"/>
        </w:rPr>
      </w:pPr>
      <w:r w:rsidRPr="00B3633A">
        <w:rPr>
          <w:rFonts w:ascii="Montserrat" w:hAnsi="Montserrat"/>
          <w:spacing w:val="-2"/>
          <w:sz w:val="24"/>
        </w:rPr>
        <w:t>playing with the very fabric of being</w:t>
      </w:r>
    </w:p>
    <w:p w:rsidR="0008581E" w:rsidRPr="00B3633A" w:rsidRDefault="0008581E">
      <w:pPr>
        <w:pStyle w:val="0DraftNormal"/>
        <w:rPr>
          <w:rFonts w:ascii="Montserrat" w:hAnsi="Montserrat"/>
          <w:spacing w:val="-2"/>
          <w:sz w:val="24"/>
        </w:rPr>
      </w:pPr>
    </w:p>
    <w:p w:rsidR="0008581E" w:rsidRPr="00B3633A" w:rsidRDefault="0008581E">
      <w:pPr>
        <w:pStyle w:val="0DraftNormal"/>
        <w:rPr>
          <w:rFonts w:ascii="Montserrat" w:hAnsi="Montserrat"/>
          <w:spacing w:val="-2"/>
          <w:sz w:val="24"/>
        </w:rPr>
      </w:pPr>
      <w:r w:rsidRPr="00B3633A">
        <w:rPr>
          <w:rFonts w:ascii="Montserrat" w:hAnsi="Montserrat"/>
          <w:spacing w:val="-2"/>
          <w:sz w:val="24"/>
        </w:rPr>
        <w:t>playthings of power, all of us</w:t>
      </w:r>
    </w:p>
    <w:p w:rsidR="0008581E" w:rsidRPr="00B3633A" w:rsidRDefault="0008581E">
      <w:pPr>
        <w:pStyle w:val="0DraftNormal"/>
        <w:rPr>
          <w:rFonts w:ascii="Montserrat" w:hAnsi="Montserrat"/>
          <w:spacing w:val="-2"/>
          <w:sz w:val="24"/>
        </w:rPr>
      </w:pPr>
    </w:p>
    <w:p w:rsidR="0008581E" w:rsidRPr="00B3633A" w:rsidRDefault="0008581E">
      <w:pPr>
        <w:pStyle w:val="0DraftNormal"/>
        <w:rPr>
          <w:rFonts w:ascii="Montserrat" w:hAnsi="Montserrat"/>
          <w:spacing w:val="-2"/>
          <w:sz w:val="24"/>
        </w:rPr>
      </w:pPr>
      <w:r w:rsidRPr="00B3633A">
        <w:rPr>
          <w:rFonts w:ascii="Montserrat" w:hAnsi="Montserrat"/>
          <w:spacing w:val="-2"/>
          <w:sz w:val="24"/>
        </w:rPr>
        <w:t>the learning of absolute vulnerablity</w:t>
      </w:r>
    </w:p>
    <w:p w:rsidR="0008581E" w:rsidRPr="00B3633A" w:rsidRDefault="0008581E">
      <w:pPr>
        <w:pStyle w:val="0DraftNormal"/>
        <w:rPr>
          <w:rFonts w:ascii="Montserrat" w:hAnsi="Montserrat"/>
          <w:spacing w:val="-2"/>
          <w:sz w:val="24"/>
        </w:rPr>
      </w:pPr>
    </w:p>
    <w:p w:rsidR="0008581E" w:rsidRPr="00B3633A" w:rsidRDefault="0008581E">
      <w:pPr>
        <w:pStyle w:val="0DraftNormal"/>
        <w:rPr>
          <w:rFonts w:ascii="Montserrat" w:hAnsi="Montserrat"/>
          <w:spacing w:val="-2"/>
          <w:sz w:val="24"/>
        </w:rPr>
      </w:pPr>
      <w:r w:rsidRPr="00B3633A">
        <w:rPr>
          <w:rFonts w:ascii="Montserrat" w:hAnsi="Montserrat"/>
          <w:spacing w:val="-2"/>
          <w:sz w:val="24"/>
        </w:rPr>
        <w:t>where you feel the changes they wrought</w:t>
      </w:r>
    </w:p>
    <w:p w:rsidR="0008581E" w:rsidRPr="00B3633A" w:rsidRDefault="0008581E">
      <w:pPr>
        <w:pStyle w:val="0DraftNormal"/>
        <w:rPr>
          <w:rFonts w:ascii="Montserrat" w:hAnsi="Montserrat"/>
          <w:spacing w:val="-2"/>
          <w:sz w:val="24"/>
        </w:rPr>
      </w:pPr>
    </w:p>
    <w:p w:rsidR="0008581E" w:rsidRPr="00B3633A" w:rsidRDefault="0008581E">
      <w:pPr>
        <w:pStyle w:val="0DraftNormal"/>
        <w:rPr>
          <w:rFonts w:ascii="Montserrat" w:hAnsi="Montserrat"/>
          <w:spacing w:val="-2"/>
          <w:sz w:val="24"/>
        </w:rPr>
      </w:pPr>
      <w:r w:rsidRPr="00B3633A">
        <w:rPr>
          <w:rFonts w:ascii="Montserrat" w:hAnsi="Montserrat"/>
          <w:spacing w:val="-2"/>
          <w:sz w:val="24"/>
        </w:rPr>
        <w:t>what i intuited in the changes</w:t>
      </w:r>
    </w:p>
    <w:p w:rsidR="0008581E" w:rsidRPr="00B3633A" w:rsidRDefault="0008581E">
      <w:pPr>
        <w:pStyle w:val="0DraftNormal"/>
        <w:rPr>
          <w:rFonts w:ascii="Montserrat" w:hAnsi="Montserrat"/>
          <w:spacing w:val="-2"/>
          <w:sz w:val="24"/>
        </w:rPr>
      </w:pPr>
    </w:p>
    <w:p w:rsidR="0008581E" w:rsidRPr="00B3633A" w:rsidRDefault="0008581E">
      <w:pPr>
        <w:pStyle w:val="0DraftNormal"/>
        <w:rPr>
          <w:rFonts w:ascii="Montserrat" w:hAnsi="Montserrat"/>
          <w:spacing w:val="-2"/>
          <w:sz w:val="24"/>
        </w:rPr>
      </w:pPr>
      <w:r w:rsidRPr="00B3633A">
        <w:rPr>
          <w:rFonts w:ascii="Montserrat" w:hAnsi="Montserrat"/>
          <w:spacing w:val="-2"/>
          <w:sz w:val="24"/>
        </w:rPr>
        <w:t>the sheer size of it all</w:t>
      </w:r>
    </w:p>
    <w:p w:rsidR="0008581E" w:rsidRPr="00B3633A" w:rsidRDefault="0008581E">
      <w:pPr>
        <w:pStyle w:val="0DraftNormal"/>
        <w:rPr>
          <w:rFonts w:ascii="Montserrat" w:hAnsi="Montserrat"/>
          <w:spacing w:val="-2"/>
          <w:sz w:val="24"/>
        </w:rPr>
      </w:pPr>
    </w:p>
    <w:p w:rsidR="0008581E" w:rsidRPr="00B3633A" w:rsidRDefault="0008581E">
      <w:pPr>
        <w:pStyle w:val="0DraftNormal"/>
        <w:rPr>
          <w:rFonts w:ascii="Montserrat" w:hAnsi="Montserrat"/>
          <w:spacing w:val="-2"/>
          <w:sz w:val="24"/>
        </w:rPr>
      </w:pPr>
      <w:r w:rsidRPr="00B3633A">
        <w:rPr>
          <w:rFonts w:ascii="Montserrat" w:hAnsi="Montserrat"/>
          <w:spacing w:val="-2"/>
          <w:sz w:val="24"/>
        </w:rPr>
        <w:t>where to begin</w:t>
      </w:r>
    </w:p>
    <w:p w:rsidR="0008581E" w:rsidRPr="00B3633A" w:rsidRDefault="0008581E">
      <w:pPr>
        <w:pStyle w:val="0DraftNormal"/>
        <w:rPr>
          <w:rFonts w:ascii="Montserrat" w:hAnsi="Montserrat"/>
          <w:spacing w:val="-2"/>
          <w:sz w:val="24"/>
        </w:rPr>
      </w:pPr>
    </w:p>
    <w:p w:rsidR="0008581E" w:rsidRPr="00B3633A" w:rsidRDefault="0008581E">
      <w:pPr>
        <w:pStyle w:val="0DraftNormal"/>
        <w:rPr>
          <w:rFonts w:ascii="Montserrat" w:hAnsi="Montserrat"/>
          <w:spacing w:val="-2"/>
          <w:sz w:val="24"/>
        </w:rPr>
      </w:pPr>
      <w:r w:rsidRPr="00B3633A">
        <w:rPr>
          <w:rFonts w:ascii="Montserrat" w:hAnsi="Montserrat"/>
          <w:spacing w:val="-2"/>
          <w:sz w:val="24"/>
        </w:rPr>
        <w:t>more about triel manor, among other things</w:t>
      </w:r>
    </w:p>
    <w:p w:rsidR="0008581E" w:rsidRPr="00B3633A" w:rsidRDefault="0008581E">
      <w:pPr>
        <w:pStyle w:val="0DraftNormal"/>
        <w:rPr>
          <w:rFonts w:ascii="Montserrat" w:hAnsi="Montserrat"/>
          <w:spacing w:val="-2"/>
          <w:sz w:val="24"/>
        </w:rPr>
      </w:pPr>
    </w:p>
    <w:p w:rsidR="0008581E" w:rsidRPr="00B3633A" w:rsidRDefault="0008581E">
      <w:pPr>
        <w:pStyle w:val="0DraftNormal"/>
        <w:rPr>
          <w:rFonts w:ascii="Montserrat" w:hAnsi="Montserrat"/>
          <w:spacing w:val="-2"/>
          <w:sz w:val="24"/>
        </w:rPr>
      </w:pPr>
      <w:r w:rsidRPr="00B3633A">
        <w:rPr>
          <w:rFonts w:ascii="Montserrat" w:hAnsi="Montserrat"/>
          <w:spacing w:val="-2"/>
          <w:sz w:val="24"/>
        </w:rPr>
        <w:t>professional companions</w:t>
      </w:r>
    </w:p>
    <w:p w:rsidR="0008581E" w:rsidRPr="00B3633A" w:rsidRDefault="0008581E">
      <w:pPr>
        <w:pStyle w:val="0DraftNormal"/>
        <w:rPr>
          <w:rFonts w:ascii="Montserrat" w:hAnsi="Montserrat"/>
          <w:spacing w:val="-2"/>
          <w:sz w:val="24"/>
        </w:rPr>
      </w:pPr>
    </w:p>
    <w:p w:rsidR="0008581E" w:rsidRPr="00B3633A" w:rsidRDefault="0008581E">
      <w:pPr>
        <w:pStyle w:val="0DraftNormal"/>
        <w:rPr>
          <w:rFonts w:ascii="Montserrat" w:hAnsi="Montserrat"/>
          <w:spacing w:val="-2"/>
          <w:sz w:val="24"/>
        </w:rPr>
      </w:pPr>
      <w:r w:rsidRPr="00B3633A">
        <w:rPr>
          <w:rFonts w:ascii="Montserrat" w:hAnsi="Montserrat"/>
          <w:spacing w:val="-2"/>
          <w:sz w:val="24"/>
        </w:rPr>
        <w:t xml:space="preserve">intimacy withheld </w:t>
      </w:r>
    </w:p>
    <w:p w:rsidR="0008581E" w:rsidRPr="00B3633A" w:rsidRDefault="0008581E">
      <w:pPr>
        <w:pStyle w:val="0DraftNormal"/>
        <w:rPr>
          <w:rFonts w:ascii="Montserrat" w:hAnsi="Montserrat"/>
          <w:spacing w:val="-2"/>
          <w:sz w:val="24"/>
        </w:rPr>
      </w:pPr>
    </w:p>
    <w:p w:rsidR="0008581E" w:rsidRPr="00B3633A" w:rsidRDefault="0008581E">
      <w:pPr>
        <w:pStyle w:val="0DraftNormal"/>
        <w:rPr>
          <w:rFonts w:ascii="Montserrat" w:hAnsi="Montserrat"/>
          <w:spacing w:val="-2"/>
          <w:sz w:val="24"/>
        </w:rPr>
      </w:pPr>
      <w:r w:rsidRPr="00B3633A">
        <w:rPr>
          <w:rFonts w:ascii="Montserrat" w:hAnsi="Montserrat"/>
          <w:spacing w:val="-2"/>
          <w:sz w:val="24"/>
        </w:rPr>
        <w:t>moving through the depths</w:t>
      </w:r>
    </w:p>
    <w:p w:rsidR="0008581E" w:rsidRPr="00B3633A" w:rsidRDefault="0008581E">
      <w:pPr>
        <w:pStyle w:val="0DraftNormal"/>
        <w:rPr>
          <w:rFonts w:ascii="Montserrat" w:hAnsi="Montserrat"/>
          <w:spacing w:val="-2"/>
          <w:sz w:val="24"/>
        </w:rPr>
      </w:pPr>
    </w:p>
    <w:p w:rsidR="0008581E" w:rsidRPr="00B3633A" w:rsidRDefault="0008581E">
      <w:pPr>
        <w:pStyle w:val="0DraftNormal"/>
        <w:rPr>
          <w:rFonts w:ascii="Montserrat" w:hAnsi="Montserrat"/>
          <w:spacing w:val="-2"/>
          <w:sz w:val="24"/>
        </w:rPr>
      </w:pPr>
      <w:r w:rsidRPr="00B3633A">
        <w:rPr>
          <w:rFonts w:ascii="Montserrat" w:hAnsi="Montserrat"/>
          <w:spacing w:val="-2"/>
          <w:sz w:val="24"/>
        </w:rPr>
        <w:t>obstacles</w:t>
      </w:r>
    </w:p>
    <w:p w:rsidR="0008581E" w:rsidRPr="00B3633A" w:rsidRDefault="0008581E">
      <w:pPr>
        <w:pStyle w:val="0DraftNormal"/>
        <w:rPr>
          <w:rFonts w:ascii="Montserrat" w:hAnsi="Montserrat"/>
          <w:spacing w:val="-2"/>
          <w:sz w:val="24"/>
        </w:rPr>
      </w:pPr>
    </w:p>
    <w:p w:rsidR="0008581E" w:rsidRPr="00B3633A" w:rsidRDefault="0008581E">
      <w:pPr>
        <w:pStyle w:val="0DraftNormal"/>
        <w:rPr>
          <w:rFonts w:ascii="Montserrat" w:hAnsi="Montserrat"/>
          <w:spacing w:val="-2"/>
          <w:sz w:val="24"/>
        </w:rPr>
      </w:pPr>
      <w:r w:rsidRPr="00B3633A">
        <w:rPr>
          <w:rFonts w:ascii="Montserrat" w:hAnsi="Montserrat"/>
          <w:spacing w:val="-2"/>
          <w:sz w:val="24"/>
        </w:rPr>
        <w:t>conflicts</w:t>
      </w:r>
    </w:p>
    <w:p w:rsidR="0008581E" w:rsidRPr="00B3633A" w:rsidRDefault="0008581E">
      <w:pPr>
        <w:pStyle w:val="0DraftNormal"/>
        <w:rPr>
          <w:rFonts w:ascii="Montserrat" w:hAnsi="Montserrat"/>
          <w:spacing w:val="-2"/>
          <w:sz w:val="24"/>
        </w:rPr>
      </w:pPr>
    </w:p>
    <w:p w:rsidR="0008581E" w:rsidRPr="00B3633A" w:rsidRDefault="0008581E">
      <w:pPr>
        <w:pStyle w:val="0DraftNormal"/>
        <w:rPr>
          <w:rFonts w:ascii="Montserrat" w:hAnsi="Montserrat"/>
          <w:spacing w:val="-2"/>
          <w:sz w:val="24"/>
        </w:rPr>
      </w:pPr>
      <w:r w:rsidRPr="00B3633A">
        <w:rPr>
          <w:rFonts w:ascii="Montserrat" w:hAnsi="Montserrat"/>
          <w:spacing w:val="-2"/>
          <w:sz w:val="24"/>
        </w:rPr>
        <w:t>oddities</w:t>
      </w:r>
    </w:p>
    <w:p w:rsidR="0008581E" w:rsidRPr="00B3633A" w:rsidRDefault="0008581E">
      <w:pPr>
        <w:pStyle w:val="0DraftNormal"/>
        <w:rPr>
          <w:rFonts w:ascii="Montserrat" w:hAnsi="Montserrat"/>
          <w:spacing w:val="-2"/>
          <w:sz w:val="24"/>
        </w:rPr>
      </w:pPr>
    </w:p>
    <w:p w:rsidR="0008581E" w:rsidRPr="00B3633A" w:rsidRDefault="0008581E">
      <w:pPr>
        <w:pStyle w:val="0DraftNormal"/>
        <w:rPr>
          <w:rFonts w:ascii="Montserrat" w:hAnsi="Montserrat"/>
          <w:spacing w:val="-2"/>
          <w:sz w:val="24"/>
        </w:rPr>
      </w:pPr>
      <w:r w:rsidRPr="00B3633A">
        <w:rPr>
          <w:rFonts w:ascii="Montserrat" w:hAnsi="Montserrat"/>
          <w:spacing w:val="-2"/>
          <w:sz w:val="24"/>
        </w:rPr>
        <w:t>being toyed with again</w:t>
      </w:r>
    </w:p>
    <w:p w:rsidR="0008581E" w:rsidRPr="00B3633A" w:rsidRDefault="0008581E">
      <w:pPr>
        <w:pStyle w:val="0DraftNormal"/>
        <w:rPr>
          <w:rFonts w:ascii="Montserrat" w:hAnsi="Montserrat"/>
          <w:spacing w:val="-2"/>
          <w:sz w:val="24"/>
        </w:rPr>
      </w:pPr>
    </w:p>
    <w:p w:rsidR="0008581E" w:rsidRPr="00B3633A" w:rsidRDefault="0008581E">
      <w:pPr>
        <w:pStyle w:val="0DraftNormal"/>
        <w:rPr>
          <w:rFonts w:ascii="Montserrat" w:hAnsi="Montserrat"/>
          <w:spacing w:val="-2"/>
          <w:sz w:val="24"/>
        </w:rPr>
      </w:pPr>
      <w:r w:rsidRPr="00B3633A">
        <w:rPr>
          <w:rFonts w:ascii="Montserrat" w:hAnsi="Montserrat"/>
          <w:spacing w:val="-2"/>
          <w:sz w:val="24"/>
        </w:rPr>
        <w:t>my shadows drawn out, a twisted but true image</w:t>
      </w:r>
    </w:p>
    <w:p w:rsidR="0008581E" w:rsidRPr="00B3633A" w:rsidRDefault="0008581E">
      <w:pPr>
        <w:pStyle w:val="0DraftNormal"/>
        <w:rPr>
          <w:rFonts w:ascii="Montserrat" w:hAnsi="Montserrat"/>
          <w:spacing w:val="-2"/>
          <w:sz w:val="24"/>
        </w:rPr>
      </w:pPr>
    </w:p>
    <w:p w:rsidR="0008581E" w:rsidRPr="00B3633A" w:rsidRDefault="0008581E">
      <w:pPr>
        <w:pStyle w:val="0DraftNormal"/>
        <w:rPr>
          <w:rFonts w:ascii="Montserrat" w:hAnsi="Montserrat"/>
          <w:spacing w:val="-2"/>
          <w:sz w:val="24"/>
        </w:rPr>
      </w:pPr>
      <w:r w:rsidRPr="00B3633A">
        <w:rPr>
          <w:rFonts w:ascii="Montserrat" w:hAnsi="Montserrat"/>
          <w:spacing w:val="-2"/>
          <w:sz w:val="24"/>
        </w:rPr>
        <w:t>the trap fall</w:t>
      </w:r>
    </w:p>
    <w:p w:rsidR="0008581E" w:rsidRPr="00B3633A" w:rsidRDefault="0008581E">
      <w:pPr>
        <w:pStyle w:val="0DraftNormal"/>
        <w:rPr>
          <w:rFonts w:ascii="Montserrat" w:hAnsi="Montserrat"/>
          <w:spacing w:val="-2"/>
          <w:sz w:val="24"/>
        </w:rPr>
      </w:pPr>
    </w:p>
    <w:p w:rsidR="0008581E" w:rsidRPr="00B3633A" w:rsidRDefault="0008581E">
      <w:pPr>
        <w:pStyle w:val="0DraftNormal"/>
        <w:rPr>
          <w:rFonts w:ascii="Montserrat" w:hAnsi="Montserrat"/>
          <w:spacing w:val="-2"/>
          <w:sz w:val="24"/>
        </w:rPr>
      </w:pPr>
      <w:r w:rsidRPr="00B3633A">
        <w:rPr>
          <w:rFonts w:ascii="Montserrat" w:hAnsi="Montserrat"/>
          <w:spacing w:val="-2"/>
          <w:sz w:val="24"/>
        </w:rPr>
        <w:t>isolate</w:t>
      </w:r>
    </w:p>
    <w:p w:rsidR="0008581E" w:rsidRPr="00B3633A" w:rsidRDefault="0008581E">
      <w:pPr>
        <w:pStyle w:val="0DraftNormal"/>
        <w:rPr>
          <w:rFonts w:ascii="Montserrat" w:hAnsi="Montserrat"/>
          <w:spacing w:val="-2"/>
          <w:sz w:val="24"/>
        </w:rPr>
      </w:pPr>
    </w:p>
    <w:p w:rsidR="0008581E" w:rsidRPr="00B3633A" w:rsidRDefault="0008581E">
      <w:pPr>
        <w:pStyle w:val="0DraftNormal"/>
        <w:rPr>
          <w:rFonts w:ascii="Montserrat" w:hAnsi="Montserrat"/>
          <w:spacing w:val="-2"/>
          <w:sz w:val="24"/>
        </w:rPr>
      </w:pPr>
      <w:r w:rsidRPr="00B3633A">
        <w:rPr>
          <w:rFonts w:ascii="Montserrat" w:hAnsi="Montserrat"/>
          <w:spacing w:val="-2"/>
          <w:sz w:val="24"/>
        </w:rPr>
        <w:t>skeletal companion</w:t>
      </w:r>
    </w:p>
    <w:p w:rsidR="0008581E" w:rsidRPr="00B3633A" w:rsidRDefault="0008581E">
      <w:pPr>
        <w:pStyle w:val="0DraftNormal"/>
        <w:rPr>
          <w:rFonts w:ascii="Montserrat" w:hAnsi="Montserrat"/>
          <w:spacing w:val="-2"/>
          <w:sz w:val="24"/>
        </w:rPr>
      </w:pPr>
    </w:p>
    <w:p w:rsidR="0008581E" w:rsidRPr="00B3633A" w:rsidRDefault="0008581E">
      <w:pPr>
        <w:pStyle w:val="0DraftNormal"/>
        <w:rPr>
          <w:rFonts w:ascii="Montserrat" w:hAnsi="Montserrat"/>
          <w:spacing w:val="-2"/>
          <w:sz w:val="24"/>
        </w:rPr>
      </w:pPr>
      <w:r w:rsidRPr="00B3633A">
        <w:rPr>
          <w:rFonts w:ascii="Montserrat" w:hAnsi="Montserrat"/>
          <w:spacing w:val="-2"/>
          <w:sz w:val="24"/>
        </w:rPr>
        <w:t>talking with the dead</w:t>
      </w:r>
    </w:p>
    <w:p w:rsidR="0008581E" w:rsidRPr="00B3633A" w:rsidRDefault="0008581E">
      <w:pPr>
        <w:pStyle w:val="0DraftNormal"/>
        <w:rPr>
          <w:rFonts w:ascii="Montserrat" w:hAnsi="Montserrat"/>
          <w:spacing w:val="-2"/>
          <w:sz w:val="24"/>
        </w:rPr>
      </w:pPr>
    </w:p>
    <w:p w:rsidR="0008581E" w:rsidRPr="00B3633A" w:rsidRDefault="0008581E">
      <w:pPr>
        <w:pStyle w:val="0DraftNormal"/>
        <w:rPr>
          <w:rFonts w:ascii="Montserrat" w:hAnsi="Montserrat"/>
          <w:spacing w:val="-2"/>
          <w:sz w:val="24"/>
        </w:rPr>
      </w:pPr>
      <w:r w:rsidRPr="00B3633A">
        <w:rPr>
          <w:rFonts w:ascii="Montserrat" w:hAnsi="Montserrat"/>
          <w:spacing w:val="-2"/>
          <w:sz w:val="24"/>
        </w:rPr>
        <w:t>willing to fight</w:t>
      </w:r>
    </w:p>
    <w:p w:rsidR="0008581E" w:rsidRPr="00B3633A" w:rsidRDefault="0008581E">
      <w:pPr>
        <w:pStyle w:val="0DraftNormal"/>
        <w:rPr>
          <w:rFonts w:ascii="Montserrat" w:hAnsi="Montserrat"/>
          <w:spacing w:val="-2"/>
          <w:sz w:val="24"/>
        </w:rPr>
      </w:pPr>
    </w:p>
    <w:p w:rsidR="0008581E" w:rsidRPr="00B3633A" w:rsidRDefault="0008581E">
      <w:pPr>
        <w:pStyle w:val="0DraftNormal"/>
        <w:rPr>
          <w:rFonts w:ascii="Montserrat" w:hAnsi="Montserrat"/>
          <w:spacing w:val="-2"/>
          <w:sz w:val="24"/>
        </w:rPr>
      </w:pPr>
      <w:r w:rsidRPr="00B3633A">
        <w:rPr>
          <w:rFonts w:ascii="Montserrat" w:hAnsi="Montserrat"/>
          <w:spacing w:val="-2"/>
          <w:sz w:val="24"/>
        </w:rPr>
        <w:t>giving way to curiosity</w:t>
      </w:r>
    </w:p>
    <w:p w:rsidR="0008581E" w:rsidRPr="00B3633A" w:rsidRDefault="0008581E">
      <w:pPr>
        <w:pStyle w:val="0DraftNormal"/>
        <w:rPr>
          <w:rFonts w:ascii="Montserrat" w:hAnsi="Montserrat"/>
          <w:spacing w:val="-2"/>
          <w:sz w:val="24"/>
        </w:rPr>
      </w:pPr>
    </w:p>
    <w:p w:rsidR="0008581E" w:rsidRPr="00B3633A" w:rsidRDefault="0008581E">
      <w:pPr>
        <w:pStyle w:val="0DraftNormal"/>
        <w:rPr>
          <w:rFonts w:ascii="Montserrat" w:hAnsi="Montserrat"/>
          <w:spacing w:val="-2"/>
          <w:sz w:val="24"/>
        </w:rPr>
      </w:pPr>
      <w:r w:rsidRPr="00B3633A">
        <w:rPr>
          <w:rFonts w:ascii="Montserrat" w:hAnsi="Montserrat"/>
          <w:spacing w:val="-2"/>
          <w:sz w:val="24"/>
        </w:rPr>
        <w:t>unexpected good conversation</w:t>
      </w:r>
    </w:p>
    <w:p w:rsidR="0008581E" w:rsidRPr="00B3633A" w:rsidRDefault="0008581E">
      <w:pPr>
        <w:pStyle w:val="0DraftNormal"/>
        <w:rPr>
          <w:rFonts w:ascii="Montserrat" w:hAnsi="Montserrat"/>
          <w:spacing w:val="-2"/>
          <w:sz w:val="24"/>
        </w:rPr>
      </w:pPr>
    </w:p>
    <w:p w:rsidR="0008581E" w:rsidRPr="00B3633A" w:rsidRDefault="0008581E">
      <w:pPr>
        <w:pStyle w:val="0DraftNormal"/>
        <w:rPr>
          <w:rFonts w:ascii="Montserrat" w:hAnsi="Montserrat"/>
          <w:spacing w:val="-2"/>
          <w:sz w:val="24"/>
        </w:rPr>
      </w:pPr>
      <w:r w:rsidRPr="00B3633A">
        <w:rPr>
          <w:rFonts w:ascii="Montserrat" w:hAnsi="Montserrat"/>
          <w:spacing w:val="-2"/>
          <w:sz w:val="24"/>
        </w:rPr>
        <w:t>echoes of humanity</w:t>
      </w:r>
    </w:p>
    <w:p w:rsidR="0008581E" w:rsidRPr="00B3633A" w:rsidRDefault="0008581E">
      <w:pPr>
        <w:pStyle w:val="0DraftNormal"/>
        <w:rPr>
          <w:rFonts w:ascii="Montserrat" w:hAnsi="Montserrat"/>
          <w:spacing w:val="-2"/>
          <w:sz w:val="24"/>
        </w:rPr>
      </w:pPr>
    </w:p>
    <w:p w:rsidR="0008581E" w:rsidRPr="00B3633A" w:rsidRDefault="0008581E">
      <w:pPr>
        <w:pStyle w:val="0DraftNormal"/>
        <w:rPr>
          <w:rFonts w:ascii="Montserrat" w:hAnsi="Montserrat"/>
          <w:spacing w:val="-2"/>
          <w:sz w:val="24"/>
        </w:rPr>
      </w:pPr>
      <w:r w:rsidRPr="00B3633A">
        <w:rPr>
          <w:rFonts w:ascii="Montserrat" w:hAnsi="Montserrat"/>
          <w:spacing w:val="-2"/>
          <w:sz w:val="24"/>
        </w:rPr>
        <w:t xml:space="preserve">temptations of the fleshless </w:t>
      </w:r>
    </w:p>
    <w:p w:rsidR="0008581E" w:rsidRPr="00B3633A" w:rsidRDefault="0008581E">
      <w:pPr>
        <w:pStyle w:val="0DraftNormal"/>
        <w:rPr>
          <w:rFonts w:ascii="Montserrat" w:hAnsi="Montserrat"/>
          <w:spacing w:val="-2"/>
          <w:sz w:val="24"/>
        </w:rPr>
      </w:pPr>
    </w:p>
    <w:p w:rsidR="0008581E" w:rsidRPr="00B3633A" w:rsidRDefault="0008581E">
      <w:pPr>
        <w:pStyle w:val="0DraftNormal"/>
        <w:rPr>
          <w:rFonts w:ascii="Montserrat" w:hAnsi="Montserrat"/>
          <w:spacing w:val="-2"/>
          <w:sz w:val="24"/>
        </w:rPr>
      </w:pPr>
      <w:r w:rsidRPr="00B3633A">
        <w:rPr>
          <w:rFonts w:ascii="Montserrat" w:hAnsi="Montserrat"/>
          <w:spacing w:val="-2"/>
          <w:sz w:val="24"/>
        </w:rPr>
        <w:t>first occurrence of her predicament</w:t>
      </w:r>
    </w:p>
    <w:p w:rsidR="0008581E" w:rsidRPr="00B3633A" w:rsidRDefault="0008581E">
      <w:pPr>
        <w:pStyle w:val="0DraftNormal"/>
        <w:rPr>
          <w:rFonts w:ascii="Montserrat" w:hAnsi="Montserrat"/>
          <w:spacing w:val="-2"/>
          <w:sz w:val="24"/>
        </w:rPr>
      </w:pPr>
    </w:p>
    <w:p w:rsidR="0008581E" w:rsidRPr="00B3633A" w:rsidRDefault="0008581E">
      <w:pPr>
        <w:pStyle w:val="0DraftNormal"/>
        <w:rPr>
          <w:rFonts w:ascii="Montserrat" w:hAnsi="Montserrat"/>
          <w:spacing w:val="-2"/>
          <w:sz w:val="24"/>
        </w:rPr>
      </w:pPr>
      <w:r w:rsidRPr="00B3633A">
        <w:rPr>
          <w:rFonts w:ascii="Montserrat" w:hAnsi="Montserrat"/>
          <w:spacing w:val="-2"/>
          <w:sz w:val="24"/>
        </w:rPr>
        <w:t>her choice then</w:t>
      </w:r>
    </w:p>
    <w:p w:rsidR="0008581E" w:rsidRPr="00B3633A" w:rsidRDefault="0008581E">
      <w:pPr>
        <w:pStyle w:val="0DraftNormal"/>
        <w:rPr>
          <w:rFonts w:ascii="Montserrat" w:hAnsi="Montserrat"/>
          <w:spacing w:val="-2"/>
          <w:sz w:val="24"/>
        </w:rPr>
      </w:pPr>
    </w:p>
    <w:p w:rsidR="0008581E" w:rsidRPr="00B3633A" w:rsidRDefault="0008581E">
      <w:pPr>
        <w:pStyle w:val="0DraftNormal"/>
        <w:rPr>
          <w:rFonts w:ascii="Montserrat" w:hAnsi="Montserrat"/>
          <w:spacing w:val="-2"/>
          <w:sz w:val="24"/>
        </w:rPr>
      </w:pPr>
      <w:r w:rsidRPr="00B3633A">
        <w:rPr>
          <w:rFonts w:ascii="Montserrat" w:hAnsi="Montserrat"/>
          <w:spacing w:val="-2"/>
          <w:sz w:val="24"/>
        </w:rPr>
        <w:t>regrets?</w:t>
      </w:r>
    </w:p>
    <w:p w:rsidR="0008581E" w:rsidRPr="00B3633A" w:rsidRDefault="0008581E">
      <w:pPr>
        <w:pStyle w:val="0DraftNormal"/>
        <w:rPr>
          <w:rFonts w:ascii="Montserrat" w:hAnsi="Montserrat"/>
          <w:spacing w:val="-2"/>
          <w:sz w:val="24"/>
        </w:rPr>
      </w:pPr>
    </w:p>
    <w:p w:rsidR="0008581E" w:rsidRPr="00B3633A" w:rsidRDefault="0008581E">
      <w:pPr>
        <w:pStyle w:val="0DraftNormal"/>
        <w:rPr>
          <w:rFonts w:ascii="Montserrat" w:hAnsi="Montserrat"/>
          <w:spacing w:val="-2"/>
          <w:sz w:val="24"/>
        </w:rPr>
      </w:pPr>
      <w:r w:rsidRPr="00B3633A">
        <w:rPr>
          <w:rFonts w:ascii="Montserrat" w:hAnsi="Montserrat"/>
          <w:spacing w:val="-2"/>
          <w:sz w:val="24"/>
        </w:rPr>
        <w:t>in triel manor, irregular access</w:t>
      </w:r>
    </w:p>
    <w:p w:rsidR="0008581E" w:rsidRPr="00B3633A" w:rsidRDefault="0008581E">
      <w:pPr>
        <w:pStyle w:val="0DraftNormal"/>
        <w:rPr>
          <w:rFonts w:ascii="Montserrat" w:hAnsi="Montserrat"/>
          <w:spacing w:val="-2"/>
          <w:sz w:val="24"/>
        </w:rPr>
      </w:pPr>
    </w:p>
    <w:p w:rsidR="0008581E" w:rsidRPr="00B3633A" w:rsidRDefault="0008581E">
      <w:pPr>
        <w:pStyle w:val="0DraftNormal"/>
        <w:rPr>
          <w:rFonts w:ascii="Montserrat" w:hAnsi="Montserrat"/>
          <w:spacing w:val="-2"/>
          <w:sz w:val="24"/>
        </w:rPr>
      </w:pPr>
      <w:r w:rsidRPr="00B3633A">
        <w:rPr>
          <w:rFonts w:ascii="Montserrat" w:hAnsi="Montserrat"/>
          <w:spacing w:val="-2"/>
          <w:sz w:val="24"/>
        </w:rPr>
        <w:t>entrenched inhabitants</w:t>
      </w:r>
    </w:p>
    <w:p w:rsidR="0008581E" w:rsidRPr="00B3633A" w:rsidRDefault="0008581E">
      <w:pPr>
        <w:pStyle w:val="0DraftNormal"/>
        <w:rPr>
          <w:rFonts w:ascii="Montserrat" w:hAnsi="Montserrat"/>
          <w:spacing w:val="-2"/>
          <w:sz w:val="24"/>
        </w:rPr>
      </w:pPr>
    </w:p>
    <w:p w:rsidR="0008581E" w:rsidRPr="00B3633A" w:rsidRDefault="0008581E">
      <w:pPr>
        <w:pStyle w:val="0DraftNormal"/>
        <w:rPr>
          <w:rFonts w:ascii="Montserrat" w:hAnsi="Montserrat"/>
          <w:spacing w:val="-2"/>
          <w:sz w:val="24"/>
        </w:rPr>
      </w:pPr>
      <w:r w:rsidRPr="00B3633A">
        <w:rPr>
          <w:rFonts w:ascii="Montserrat" w:hAnsi="Montserrat"/>
          <w:spacing w:val="-2"/>
          <w:sz w:val="24"/>
        </w:rPr>
        <w:t>armed confrontation</w:t>
      </w:r>
    </w:p>
    <w:p w:rsidR="0008581E" w:rsidRPr="00B3633A" w:rsidRDefault="0008581E">
      <w:pPr>
        <w:pStyle w:val="0DraftNormal"/>
        <w:rPr>
          <w:rFonts w:ascii="Montserrat" w:hAnsi="Montserrat"/>
          <w:spacing w:val="-2"/>
          <w:sz w:val="24"/>
        </w:rPr>
      </w:pPr>
    </w:p>
    <w:p w:rsidR="0008581E" w:rsidRPr="00B3633A" w:rsidRDefault="0008581E">
      <w:pPr>
        <w:pStyle w:val="0DraftNormal"/>
        <w:rPr>
          <w:rFonts w:ascii="Montserrat" w:hAnsi="Montserrat"/>
          <w:spacing w:val="-2"/>
          <w:sz w:val="24"/>
        </w:rPr>
      </w:pPr>
      <w:r w:rsidRPr="00B3633A">
        <w:rPr>
          <w:rFonts w:ascii="Montserrat" w:hAnsi="Montserrat"/>
          <w:spacing w:val="-2"/>
          <w:sz w:val="24"/>
        </w:rPr>
        <w:t>allies of a type</w:t>
      </w:r>
    </w:p>
    <w:p w:rsidR="0008581E" w:rsidRPr="00B3633A" w:rsidRDefault="0008581E">
      <w:pPr>
        <w:pStyle w:val="0DraftNormal"/>
        <w:rPr>
          <w:rFonts w:ascii="Montserrat" w:hAnsi="Montserrat"/>
          <w:spacing w:val="-2"/>
          <w:sz w:val="24"/>
        </w:rPr>
      </w:pPr>
    </w:p>
    <w:p w:rsidR="0008581E" w:rsidRPr="00B3633A" w:rsidRDefault="0008581E">
      <w:pPr>
        <w:pStyle w:val="0DraftNormal"/>
        <w:rPr>
          <w:rFonts w:ascii="Montserrat" w:hAnsi="Montserrat"/>
          <w:spacing w:val="-2"/>
          <w:sz w:val="24"/>
        </w:rPr>
      </w:pPr>
      <w:r w:rsidRPr="00B3633A">
        <w:rPr>
          <w:rFonts w:ascii="Montserrat" w:hAnsi="Montserrat"/>
          <w:spacing w:val="-2"/>
          <w:sz w:val="24"/>
        </w:rPr>
        <w:t xml:space="preserve">av and the deck of fate: </w:t>
      </w:r>
    </w:p>
    <w:p w:rsidR="0008581E" w:rsidRPr="00B3633A" w:rsidRDefault="0008581E">
      <w:pPr>
        <w:pStyle w:val="0DraftNormal"/>
        <w:rPr>
          <w:rFonts w:ascii="Montserrat" w:hAnsi="Montserrat"/>
          <w:spacing w:val="-2"/>
          <w:sz w:val="24"/>
        </w:rPr>
      </w:pPr>
    </w:p>
    <w:p w:rsidR="0008581E" w:rsidRPr="00B3633A" w:rsidRDefault="0008581E">
      <w:pPr>
        <w:pStyle w:val="0DraftNormal"/>
        <w:rPr>
          <w:rFonts w:ascii="Montserrat" w:hAnsi="Montserrat"/>
          <w:spacing w:val="-2"/>
          <w:sz w:val="24"/>
        </w:rPr>
      </w:pPr>
      <w:r w:rsidRPr="00B3633A">
        <w:rPr>
          <w:rFonts w:ascii="Montserrat" w:hAnsi="Montserrat"/>
          <w:spacing w:val="-2"/>
          <w:sz w:val="24"/>
        </w:rPr>
        <w:t xml:space="preserve">seizing knowledge, the threads of meaning, intent and manifestation </w:t>
      </w:r>
    </w:p>
    <w:p w:rsidR="0008581E" w:rsidRPr="00B3633A" w:rsidRDefault="0008581E">
      <w:pPr>
        <w:pStyle w:val="0DraftNormal"/>
        <w:rPr>
          <w:rFonts w:ascii="Montserrat" w:hAnsi="Montserrat"/>
          <w:spacing w:val="-2"/>
          <w:sz w:val="24"/>
        </w:rPr>
      </w:pPr>
    </w:p>
    <w:p w:rsidR="0008581E" w:rsidRPr="00B3633A" w:rsidRDefault="0008581E">
      <w:pPr>
        <w:pStyle w:val="0DraftNormal"/>
        <w:rPr>
          <w:rFonts w:ascii="Montserrat" w:hAnsi="Montserrat"/>
          <w:spacing w:val="-2"/>
          <w:sz w:val="24"/>
        </w:rPr>
      </w:pPr>
      <w:r w:rsidRPr="00B3633A">
        <w:rPr>
          <w:rFonts w:ascii="Montserrat" w:hAnsi="Montserrat"/>
          <w:spacing w:val="-2"/>
          <w:sz w:val="24"/>
        </w:rPr>
        <w:t>reflection on the effect its use has had</w:t>
      </w:r>
    </w:p>
    <w:p w:rsidR="0008581E" w:rsidRPr="00B3633A" w:rsidRDefault="0008581E">
      <w:pPr>
        <w:pStyle w:val="0DraftNormal"/>
        <w:rPr>
          <w:rFonts w:ascii="Montserrat" w:hAnsi="Montserrat"/>
          <w:spacing w:val="-2"/>
          <w:sz w:val="24"/>
        </w:rPr>
      </w:pPr>
    </w:p>
    <w:p w:rsidR="0008581E" w:rsidRPr="00B3633A" w:rsidRDefault="0008581E">
      <w:pPr>
        <w:pStyle w:val="0DraftNormal"/>
        <w:rPr>
          <w:rFonts w:ascii="Montserrat" w:hAnsi="Montserrat"/>
          <w:spacing w:val="-2"/>
          <w:sz w:val="24"/>
        </w:rPr>
      </w:pPr>
      <w:r w:rsidRPr="00B3633A">
        <w:rPr>
          <w:rFonts w:ascii="Montserrat" w:hAnsi="Montserrat"/>
          <w:spacing w:val="-2"/>
          <w:sz w:val="24"/>
        </w:rPr>
        <w:t>its discovery</w:t>
      </w:r>
    </w:p>
    <w:p w:rsidR="0008581E" w:rsidRPr="00B3633A" w:rsidRDefault="0008581E">
      <w:pPr>
        <w:pStyle w:val="0DraftNormal"/>
        <w:rPr>
          <w:rFonts w:ascii="Montserrat" w:hAnsi="Montserrat"/>
          <w:spacing w:val="-2"/>
          <w:sz w:val="24"/>
        </w:rPr>
      </w:pPr>
    </w:p>
    <w:p w:rsidR="0008581E" w:rsidRPr="00B3633A" w:rsidRDefault="0008581E">
      <w:pPr>
        <w:pStyle w:val="0DraftNormal"/>
        <w:rPr>
          <w:rFonts w:ascii="Montserrat" w:hAnsi="Montserrat"/>
          <w:spacing w:val="-2"/>
          <w:sz w:val="24"/>
        </w:rPr>
      </w:pPr>
      <w:r w:rsidRPr="00B3633A">
        <w:rPr>
          <w:rFonts w:ascii="Montserrat" w:hAnsi="Montserrat"/>
          <w:spacing w:val="-2"/>
          <w:sz w:val="24"/>
        </w:rPr>
        <w:t>one card</w:t>
      </w:r>
    </w:p>
    <w:p w:rsidR="0008581E" w:rsidRPr="00B3633A" w:rsidRDefault="0008581E">
      <w:pPr>
        <w:pStyle w:val="0DraftNormal"/>
        <w:rPr>
          <w:rFonts w:ascii="Montserrat" w:hAnsi="Montserrat"/>
          <w:spacing w:val="-2"/>
          <w:sz w:val="24"/>
        </w:rPr>
      </w:pPr>
    </w:p>
    <w:p w:rsidR="0008581E" w:rsidRPr="00B3633A" w:rsidRDefault="0008581E">
      <w:pPr>
        <w:pStyle w:val="0DraftNormal"/>
        <w:rPr>
          <w:rFonts w:ascii="Montserrat" w:hAnsi="Montserrat"/>
          <w:spacing w:val="-2"/>
          <w:sz w:val="24"/>
        </w:rPr>
      </w:pPr>
      <w:r w:rsidRPr="00B3633A">
        <w:rPr>
          <w:rFonts w:ascii="Montserrat" w:hAnsi="Montserrat"/>
          <w:spacing w:val="-2"/>
          <w:sz w:val="24"/>
        </w:rPr>
        <w:t>like the images, only more binding</w:t>
      </w:r>
    </w:p>
    <w:p w:rsidR="0008581E" w:rsidRPr="00B3633A" w:rsidRDefault="0008581E">
      <w:pPr>
        <w:pStyle w:val="0DraftNormal"/>
        <w:rPr>
          <w:rFonts w:ascii="Montserrat" w:hAnsi="Montserrat"/>
          <w:spacing w:val="-2"/>
          <w:sz w:val="24"/>
        </w:rPr>
      </w:pPr>
    </w:p>
    <w:p w:rsidR="0008581E" w:rsidRPr="00B3633A" w:rsidRDefault="0008581E">
      <w:pPr>
        <w:pStyle w:val="0DraftNormal"/>
        <w:rPr>
          <w:rFonts w:ascii="Montserrat" w:hAnsi="Montserrat"/>
          <w:spacing w:val="-2"/>
          <w:sz w:val="24"/>
        </w:rPr>
      </w:pPr>
      <w:r w:rsidRPr="00B3633A">
        <w:rPr>
          <w:rFonts w:ascii="Montserrat" w:hAnsi="Montserrat"/>
          <w:spacing w:val="-2"/>
          <w:sz w:val="24"/>
        </w:rPr>
        <w:t>on the reading and use of the tarot</w:t>
      </w:r>
    </w:p>
    <w:p w:rsidR="0008581E" w:rsidRPr="00B3633A" w:rsidRDefault="0008581E">
      <w:pPr>
        <w:pStyle w:val="0DraftNormal"/>
        <w:rPr>
          <w:rFonts w:ascii="Montserrat" w:hAnsi="Montserrat"/>
          <w:spacing w:val="-2"/>
          <w:sz w:val="24"/>
        </w:rPr>
      </w:pPr>
    </w:p>
    <w:p w:rsidR="0008581E" w:rsidRPr="00B3633A" w:rsidRDefault="0008581E">
      <w:pPr>
        <w:pStyle w:val="0DraftNormal"/>
        <w:rPr>
          <w:rFonts w:ascii="Montserrat" w:hAnsi="Montserrat"/>
          <w:spacing w:val="-2"/>
          <w:sz w:val="24"/>
        </w:rPr>
      </w:pPr>
      <w:r w:rsidRPr="00B3633A">
        <w:rPr>
          <w:rFonts w:ascii="Montserrat" w:hAnsi="Montserrat"/>
          <w:spacing w:val="-2"/>
          <w:sz w:val="24"/>
        </w:rPr>
        <w:t>a full spread, playing with destiny as well as being</w:t>
      </w:r>
    </w:p>
    <w:p w:rsidR="0008581E" w:rsidRPr="00B3633A" w:rsidRDefault="0008581E">
      <w:pPr>
        <w:pStyle w:val="0DraftNormal"/>
        <w:rPr>
          <w:rFonts w:ascii="Montserrat" w:hAnsi="Montserrat"/>
          <w:spacing w:val="-2"/>
          <w:sz w:val="24"/>
        </w:rPr>
      </w:pPr>
    </w:p>
    <w:p w:rsidR="0008581E" w:rsidRPr="00B3633A" w:rsidRDefault="0008581E">
      <w:pPr>
        <w:pStyle w:val="0DraftNormal"/>
        <w:rPr>
          <w:rFonts w:ascii="Montserrat" w:hAnsi="Montserrat"/>
          <w:spacing w:val="-2"/>
          <w:sz w:val="24"/>
        </w:rPr>
      </w:pPr>
      <w:r w:rsidRPr="00B3633A">
        <w:rPr>
          <w:rFonts w:ascii="Montserrat" w:hAnsi="Montserrat"/>
          <w:spacing w:val="-2"/>
          <w:sz w:val="24"/>
        </w:rPr>
        <w:t>whisper</w:t>
      </w:r>
    </w:p>
    <w:p w:rsidR="0008581E" w:rsidRPr="00B3633A" w:rsidRDefault="0008581E">
      <w:pPr>
        <w:pStyle w:val="0DraftNormal"/>
        <w:rPr>
          <w:rFonts w:ascii="Montserrat" w:hAnsi="Montserrat"/>
          <w:spacing w:val="-2"/>
          <w:sz w:val="24"/>
        </w:rPr>
      </w:pPr>
    </w:p>
    <w:p w:rsidR="0008581E" w:rsidRPr="00B3633A" w:rsidRDefault="0008581E">
      <w:pPr>
        <w:pStyle w:val="0DraftNormal"/>
        <w:rPr>
          <w:rFonts w:ascii="Montserrat" w:hAnsi="Montserrat"/>
          <w:spacing w:val="-2"/>
          <w:sz w:val="24"/>
        </w:rPr>
      </w:pPr>
      <w:r w:rsidRPr="00B3633A">
        <w:rPr>
          <w:rFonts w:ascii="Montserrat" w:hAnsi="Montserrat"/>
          <w:spacing w:val="-2"/>
          <w:sz w:val="24"/>
        </w:rPr>
        <w:t>the mime</w:t>
      </w:r>
      <w:r w:rsidRPr="00B3633A">
        <w:rPr>
          <w:rFonts w:ascii="Montserrat" w:hAnsi="Montserrat"/>
          <w:spacing w:val="-2"/>
          <w:sz w:val="24"/>
        </w:rPr>
        <w:noBreakHyphen/>
        <w:t>mute</w:t>
      </w:r>
    </w:p>
    <w:p w:rsidR="0008581E" w:rsidRPr="00B3633A" w:rsidRDefault="0008581E">
      <w:pPr>
        <w:pStyle w:val="0DraftNormal"/>
        <w:rPr>
          <w:rFonts w:ascii="Montserrat" w:hAnsi="Montserrat"/>
          <w:spacing w:val="-2"/>
          <w:sz w:val="24"/>
        </w:rPr>
      </w:pPr>
    </w:p>
    <w:p w:rsidR="0008581E" w:rsidRPr="00B3633A" w:rsidRDefault="0008581E">
      <w:pPr>
        <w:pStyle w:val="0DraftNormal"/>
        <w:rPr>
          <w:rFonts w:ascii="Montserrat" w:hAnsi="Montserrat"/>
          <w:spacing w:val="-2"/>
          <w:sz w:val="24"/>
        </w:rPr>
      </w:pPr>
      <w:r w:rsidRPr="00B3633A">
        <w:rPr>
          <w:rFonts w:ascii="Montserrat" w:hAnsi="Montserrat"/>
          <w:spacing w:val="-2"/>
          <w:sz w:val="24"/>
        </w:rPr>
        <w:t>fool</w:t>
      </w:r>
    </w:p>
    <w:p w:rsidR="0008581E" w:rsidRPr="00B3633A" w:rsidRDefault="0008581E">
      <w:pPr>
        <w:pStyle w:val="0DraftNormal"/>
        <w:rPr>
          <w:rFonts w:ascii="Montserrat" w:hAnsi="Montserrat"/>
          <w:spacing w:val="-2"/>
          <w:sz w:val="24"/>
        </w:rPr>
      </w:pPr>
    </w:p>
    <w:p w:rsidR="0008581E" w:rsidRPr="00B3633A" w:rsidRDefault="0008581E">
      <w:pPr>
        <w:pStyle w:val="0DraftNormal"/>
        <w:rPr>
          <w:rFonts w:ascii="Montserrat" w:hAnsi="Montserrat"/>
          <w:spacing w:val="-2"/>
          <w:sz w:val="24"/>
        </w:rPr>
      </w:pPr>
      <w:r w:rsidRPr="00B3633A">
        <w:rPr>
          <w:rFonts w:ascii="Montserrat" w:hAnsi="Montserrat"/>
          <w:spacing w:val="-2"/>
          <w:sz w:val="24"/>
        </w:rPr>
        <w:t>blade</w:t>
      </w:r>
    </w:p>
    <w:p w:rsidR="0008581E" w:rsidRPr="00B3633A" w:rsidRDefault="0008581E">
      <w:pPr>
        <w:pStyle w:val="0DraftNormal"/>
        <w:rPr>
          <w:rFonts w:ascii="Montserrat" w:hAnsi="Montserrat"/>
          <w:spacing w:val="-2"/>
          <w:sz w:val="24"/>
        </w:rPr>
      </w:pPr>
    </w:p>
    <w:p w:rsidR="0008581E" w:rsidRPr="00B3633A" w:rsidRDefault="0008581E">
      <w:pPr>
        <w:pStyle w:val="0DraftNormal"/>
        <w:rPr>
          <w:rFonts w:ascii="Montserrat" w:hAnsi="Montserrat"/>
          <w:spacing w:val="-2"/>
          <w:sz w:val="24"/>
        </w:rPr>
      </w:pPr>
      <w:r w:rsidRPr="00B3633A">
        <w:rPr>
          <w:rFonts w:ascii="Montserrat" w:hAnsi="Montserrat"/>
          <w:spacing w:val="-2"/>
          <w:sz w:val="24"/>
        </w:rPr>
        <w:t>the assassin</w:t>
      </w:r>
    </w:p>
    <w:p w:rsidR="0008581E" w:rsidRPr="00B3633A" w:rsidRDefault="0008581E">
      <w:pPr>
        <w:pStyle w:val="0DraftNormal"/>
        <w:rPr>
          <w:rFonts w:ascii="Montserrat" w:hAnsi="Montserrat"/>
          <w:spacing w:val="-2"/>
          <w:sz w:val="24"/>
        </w:rPr>
      </w:pPr>
    </w:p>
    <w:p w:rsidR="0008581E" w:rsidRPr="00B3633A" w:rsidRDefault="0008581E">
      <w:pPr>
        <w:pStyle w:val="0DraftNormal"/>
        <w:rPr>
          <w:rFonts w:ascii="Montserrat" w:hAnsi="Montserrat"/>
          <w:spacing w:val="-2"/>
          <w:sz w:val="24"/>
        </w:rPr>
      </w:pPr>
      <w:r w:rsidRPr="00B3633A">
        <w:rPr>
          <w:rFonts w:ascii="Montserrat" w:hAnsi="Montserrat"/>
          <w:spacing w:val="-2"/>
          <w:sz w:val="24"/>
        </w:rPr>
        <w:t>death</w:t>
      </w:r>
    </w:p>
    <w:p w:rsidR="0008581E" w:rsidRPr="00B3633A" w:rsidRDefault="0008581E">
      <w:pPr>
        <w:pStyle w:val="0DraftNormal"/>
        <w:rPr>
          <w:rFonts w:ascii="Montserrat" w:hAnsi="Montserrat"/>
          <w:spacing w:val="-2"/>
          <w:sz w:val="24"/>
        </w:rPr>
      </w:pPr>
    </w:p>
    <w:p w:rsidR="0008581E" w:rsidRPr="00B3633A" w:rsidRDefault="0008581E">
      <w:pPr>
        <w:pStyle w:val="0DraftNormal"/>
        <w:rPr>
          <w:rFonts w:ascii="Montserrat" w:hAnsi="Montserrat"/>
          <w:spacing w:val="-2"/>
          <w:sz w:val="24"/>
        </w:rPr>
      </w:pPr>
      <w:r w:rsidRPr="00B3633A">
        <w:rPr>
          <w:rFonts w:ascii="Montserrat" w:hAnsi="Montserrat"/>
          <w:spacing w:val="-2"/>
          <w:sz w:val="24"/>
        </w:rPr>
        <w:t>akAsiai</w:t>
      </w:r>
    </w:p>
    <w:p w:rsidR="0008581E" w:rsidRPr="00B3633A" w:rsidRDefault="0008581E">
      <w:pPr>
        <w:pStyle w:val="0DraftNormal"/>
        <w:rPr>
          <w:rFonts w:ascii="Montserrat" w:hAnsi="Montserrat"/>
          <w:spacing w:val="-2"/>
          <w:sz w:val="24"/>
        </w:rPr>
      </w:pPr>
    </w:p>
    <w:p w:rsidR="0008581E" w:rsidRPr="00B3633A" w:rsidRDefault="0008581E">
      <w:pPr>
        <w:pStyle w:val="0DraftNormal"/>
        <w:rPr>
          <w:rFonts w:ascii="Montserrat" w:hAnsi="Montserrat"/>
          <w:spacing w:val="-2"/>
          <w:sz w:val="24"/>
        </w:rPr>
      </w:pPr>
      <w:r w:rsidRPr="00B3633A">
        <w:rPr>
          <w:rFonts w:ascii="Montserrat" w:hAnsi="Montserrat"/>
          <w:spacing w:val="-2"/>
          <w:sz w:val="24"/>
        </w:rPr>
        <w:t>the warrioress</w:t>
      </w:r>
    </w:p>
    <w:p w:rsidR="0008581E" w:rsidRPr="00B3633A" w:rsidRDefault="0008581E">
      <w:pPr>
        <w:pStyle w:val="0DraftNormal"/>
        <w:rPr>
          <w:rFonts w:ascii="Montserrat" w:hAnsi="Montserrat"/>
          <w:spacing w:val="-2"/>
          <w:sz w:val="24"/>
        </w:rPr>
      </w:pPr>
    </w:p>
    <w:p w:rsidR="0008581E" w:rsidRPr="00B3633A" w:rsidRDefault="0008581E">
      <w:pPr>
        <w:pStyle w:val="0DraftNormal"/>
        <w:rPr>
          <w:rFonts w:ascii="Montserrat" w:hAnsi="Montserrat"/>
          <w:spacing w:val="-2"/>
          <w:sz w:val="24"/>
        </w:rPr>
      </w:pPr>
      <w:r w:rsidRPr="00B3633A">
        <w:rPr>
          <w:rFonts w:ascii="Montserrat" w:hAnsi="Montserrat"/>
          <w:spacing w:val="-2"/>
          <w:sz w:val="24"/>
        </w:rPr>
        <w:t xml:space="preserve">war </w:t>
      </w:r>
    </w:p>
    <w:p w:rsidR="0008581E" w:rsidRPr="00B3633A" w:rsidRDefault="0008581E">
      <w:pPr>
        <w:pStyle w:val="0DraftNormal"/>
        <w:rPr>
          <w:rFonts w:ascii="Montserrat" w:hAnsi="Montserrat"/>
          <w:spacing w:val="-2"/>
          <w:sz w:val="24"/>
        </w:rPr>
      </w:pPr>
    </w:p>
    <w:p w:rsidR="0008581E" w:rsidRPr="00B3633A" w:rsidRDefault="0008581E">
      <w:pPr>
        <w:pStyle w:val="0DraftNormal"/>
        <w:rPr>
          <w:rFonts w:ascii="Montserrat" w:hAnsi="Montserrat"/>
          <w:spacing w:val="-2"/>
          <w:sz w:val="24"/>
        </w:rPr>
      </w:pPr>
      <w:r w:rsidRPr="00B3633A">
        <w:rPr>
          <w:rFonts w:ascii="Montserrat" w:hAnsi="Montserrat"/>
          <w:spacing w:val="-2"/>
          <w:sz w:val="24"/>
        </w:rPr>
        <w:t>vaugh ‘lon’</w:t>
      </w:r>
    </w:p>
    <w:p w:rsidR="0008581E" w:rsidRPr="00B3633A" w:rsidRDefault="0008581E">
      <w:pPr>
        <w:pStyle w:val="0DraftNormal"/>
        <w:rPr>
          <w:rFonts w:ascii="Montserrat" w:hAnsi="Montserrat"/>
          <w:spacing w:val="-2"/>
          <w:sz w:val="24"/>
        </w:rPr>
      </w:pPr>
    </w:p>
    <w:p w:rsidR="0008581E" w:rsidRPr="00B3633A" w:rsidRDefault="0008581E">
      <w:pPr>
        <w:pStyle w:val="0DraftNormal"/>
        <w:rPr>
          <w:rFonts w:ascii="Montserrat" w:hAnsi="Montserrat"/>
          <w:spacing w:val="-2"/>
          <w:sz w:val="24"/>
        </w:rPr>
      </w:pPr>
      <w:r w:rsidRPr="00B3633A">
        <w:rPr>
          <w:rFonts w:ascii="Montserrat" w:hAnsi="Montserrat"/>
          <w:spacing w:val="-2"/>
          <w:sz w:val="24"/>
        </w:rPr>
        <w:t>the mage</w:t>
      </w:r>
    </w:p>
    <w:p w:rsidR="0008581E" w:rsidRPr="00B3633A" w:rsidRDefault="0008581E">
      <w:pPr>
        <w:pStyle w:val="0DraftNormal"/>
        <w:rPr>
          <w:rFonts w:ascii="Montserrat" w:hAnsi="Montserrat"/>
          <w:spacing w:val="-2"/>
          <w:sz w:val="24"/>
        </w:rPr>
      </w:pPr>
    </w:p>
    <w:p w:rsidR="0008581E" w:rsidRPr="00B3633A" w:rsidRDefault="0008581E">
      <w:pPr>
        <w:pStyle w:val="0DraftNormal"/>
        <w:rPr>
          <w:rFonts w:ascii="Montserrat" w:hAnsi="Montserrat"/>
          <w:spacing w:val="-2"/>
          <w:sz w:val="24"/>
        </w:rPr>
      </w:pPr>
      <w:r w:rsidRPr="00B3633A">
        <w:rPr>
          <w:rFonts w:ascii="Montserrat" w:hAnsi="Montserrat"/>
          <w:spacing w:val="-2"/>
          <w:sz w:val="24"/>
        </w:rPr>
        <w:t>justice</w:t>
      </w:r>
    </w:p>
    <w:p w:rsidR="0008581E" w:rsidRPr="00B3633A" w:rsidRDefault="0008581E">
      <w:pPr>
        <w:pStyle w:val="0DraftNormal"/>
        <w:rPr>
          <w:rFonts w:ascii="Montserrat" w:hAnsi="Montserrat"/>
          <w:spacing w:val="-2"/>
          <w:sz w:val="24"/>
        </w:rPr>
      </w:pPr>
    </w:p>
    <w:p w:rsidR="0008581E" w:rsidRPr="00B3633A" w:rsidRDefault="0008581E">
      <w:pPr>
        <w:pStyle w:val="0DraftNormal"/>
        <w:rPr>
          <w:rFonts w:ascii="Montserrat" w:hAnsi="Montserrat"/>
          <w:spacing w:val="-2"/>
          <w:sz w:val="24"/>
        </w:rPr>
      </w:pPr>
      <w:r w:rsidRPr="00B3633A">
        <w:rPr>
          <w:rFonts w:ascii="Montserrat" w:hAnsi="Montserrat"/>
          <w:spacing w:val="-2"/>
          <w:sz w:val="24"/>
        </w:rPr>
        <w:t>avonlea</w:t>
      </w:r>
    </w:p>
    <w:p w:rsidR="0008581E" w:rsidRPr="00B3633A" w:rsidRDefault="0008581E">
      <w:pPr>
        <w:pStyle w:val="0DraftNormal"/>
        <w:rPr>
          <w:rFonts w:ascii="Montserrat" w:hAnsi="Montserrat"/>
          <w:spacing w:val="-2"/>
          <w:sz w:val="24"/>
        </w:rPr>
      </w:pPr>
    </w:p>
    <w:p w:rsidR="0008581E" w:rsidRPr="00B3633A" w:rsidRDefault="0008581E">
      <w:pPr>
        <w:pStyle w:val="0DraftNormal"/>
        <w:rPr>
          <w:rFonts w:ascii="Montserrat" w:hAnsi="Montserrat"/>
          <w:spacing w:val="-2"/>
          <w:sz w:val="24"/>
        </w:rPr>
      </w:pPr>
      <w:r w:rsidRPr="00B3633A">
        <w:rPr>
          <w:rFonts w:ascii="Montserrat" w:hAnsi="Montserrat"/>
          <w:spacing w:val="-2"/>
          <w:sz w:val="24"/>
        </w:rPr>
        <w:t>herself</w:t>
      </w:r>
    </w:p>
    <w:p w:rsidR="0008581E" w:rsidRPr="00B3633A" w:rsidRDefault="0008581E">
      <w:pPr>
        <w:pStyle w:val="0DraftNormal"/>
        <w:rPr>
          <w:rFonts w:ascii="Montserrat" w:hAnsi="Montserrat"/>
          <w:spacing w:val="-2"/>
          <w:sz w:val="24"/>
        </w:rPr>
      </w:pPr>
    </w:p>
    <w:p w:rsidR="0008581E" w:rsidRPr="00B3633A" w:rsidRDefault="0008581E">
      <w:pPr>
        <w:pStyle w:val="0DraftNormal"/>
        <w:rPr>
          <w:rFonts w:ascii="Montserrat" w:hAnsi="Montserrat"/>
          <w:spacing w:val="-2"/>
          <w:sz w:val="24"/>
        </w:rPr>
      </w:pPr>
      <w:r w:rsidRPr="00B3633A">
        <w:rPr>
          <w:rFonts w:ascii="Montserrat" w:hAnsi="Montserrat"/>
          <w:spacing w:val="-2"/>
          <w:sz w:val="24"/>
        </w:rPr>
        <w:t>enigma</w:t>
      </w:r>
    </w:p>
    <w:p w:rsidR="0008581E" w:rsidRPr="00B3633A" w:rsidRDefault="0008581E">
      <w:pPr>
        <w:pStyle w:val="0DraftNormal"/>
        <w:rPr>
          <w:rFonts w:ascii="Montserrat" w:hAnsi="Montserrat"/>
          <w:spacing w:val="-2"/>
          <w:sz w:val="24"/>
        </w:rPr>
      </w:pPr>
    </w:p>
    <w:p w:rsidR="0008581E" w:rsidRPr="00B3633A" w:rsidRDefault="0008581E">
      <w:pPr>
        <w:pStyle w:val="0DraftNormal"/>
        <w:rPr>
          <w:rFonts w:ascii="Montserrat" w:hAnsi="Montserrat"/>
          <w:spacing w:val="-2"/>
          <w:sz w:val="24"/>
        </w:rPr>
      </w:pPr>
      <w:r w:rsidRPr="00B3633A">
        <w:rPr>
          <w:rFonts w:ascii="Montserrat" w:hAnsi="Montserrat"/>
          <w:spacing w:val="-2"/>
          <w:sz w:val="24"/>
        </w:rPr>
        <w:t>arriving on nexus</w:t>
      </w:r>
    </w:p>
    <w:p w:rsidR="0008581E" w:rsidRPr="00B3633A" w:rsidRDefault="0008581E">
      <w:pPr>
        <w:pStyle w:val="0DraftNormal"/>
        <w:rPr>
          <w:rFonts w:ascii="Montserrat" w:hAnsi="Montserrat"/>
          <w:spacing w:val="-2"/>
          <w:sz w:val="24"/>
        </w:rPr>
      </w:pPr>
    </w:p>
    <w:p w:rsidR="0008581E" w:rsidRPr="00B3633A" w:rsidRDefault="0008581E">
      <w:pPr>
        <w:pStyle w:val="0DraftNormal"/>
        <w:rPr>
          <w:rFonts w:ascii="Montserrat" w:hAnsi="Montserrat"/>
          <w:spacing w:val="-2"/>
          <w:sz w:val="24"/>
        </w:rPr>
      </w:pPr>
      <w:r w:rsidRPr="00B3633A">
        <w:rPr>
          <w:rFonts w:ascii="Montserrat" w:hAnsi="Montserrat"/>
          <w:spacing w:val="-2"/>
          <w:sz w:val="24"/>
        </w:rPr>
        <w:t>Beauty. A picture in the manor of a woman who has torn herself apart rather vividly. The sensitive beholds this and faces a puzzle in themselves, externalized. The picture is a mirror of the soul and spirit. Av can see the picture as beautiful in spite of its gore and morbidity and wonders at the story behind it. Perhaps the woman did not understand her own beauty and maimed herself over it. She says silently to the picture, "you knew where the real beauty was, didn't you? Underneath the skin; the flesh. Beyond the body itself. The beauty is inside and you tore your way inward to get to it. I understand you. I can understand why you did this... We all want to show the world our inner beauty but it never shows where people are looking for it." Then she understands the auanatneh of the picture. She understands that the point of it is to know how to let the inner beauty show through the mask one hides behind, or holds up just in order to be seen. When she turns away from the picture, her beauty astonishes her companions.</w:t>
      </w:r>
    </w:p>
    <w:p w:rsidR="0008581E" w:rsidRPr="00B3633A" w:rsidRDefault="0008581E">
      <w:pPr>
        <w:pStyle w:val="0DraftNormal"/>
        <w:rPr>
          <w:rFonts w:ascii="Montserrat" w:hAnsi="Montserrat"/>
          <w:spacing w:val="-2"/>
          <w:sz w:val="24"/>
        </w:rPr>
      </w:pPr>
    </w:p>
    <w:p w:rsidR="0008581E" w:rsidRPr="00B3633A" w:rsidRDefault="0008581E">
      <w:pPr>
        <w:pStyle w:val="0DraftNormal"/>
        <w:rPr>
          <w:rFonts w:ascii="Montserrat" w:hAnsi="Montserrat"/>
          <w:spacing w:val="-2"/>
          <w:sz w:val="24"/>
        </w:rPr>
      </w:pPr>
      <w:r w:rsidRPr="00B3633A">
        <w:rPr>
          <w:rFonts w:ascii="Montserrat" w:hAnsi="Montserrat"/>
          <w:spacing w:val="-2"/>
          <w:sz w:val="24"/>
        </w:rPr>
        <w:t>that is how the paintings work. They draw parts of you out. When she touches her divinity the lesson she learned here is amplified and her appearance become more that attractive; it becomes divine.</w:t>
      </w:r>
    </w:p>
    <w:p w:rsidR="0008581E" w:rsidRPr="00B3633A" w:rsidRDefault="0008581E">
      <w:pPr>
        <w:pStyle w:val="0DraftNormal"/>
        <w:rPr>
          <w:rFonts w:ascii="Montserrat" w:hAnsi="Montserrat"/>
          <w:spacing w:val="-2"/>
          <w:sz w:val="24"/>
        </w:rPr>
      </w:pPr>
    </w:p>
    <w:p w:rsidR="0008581E" w:rsidRPr="00B3633A" w:rsidRDefault="0008581E">
      <w:pPr>
        <w:pStyle w:val="0DraftNormal"/>
        <w:rPr>
          <w:rFonts w:ascii="Montserrat" w:hAnsi="Montserrat"/>
          <w:spacing w:val="-2"/>
          <w:sz w:val="24"/>
        </w:rPr>
      </w:pPr>
      <w:r w:rsidRPr="00B3633A">
        <w:rPr>
          <w:rFonts w:ascii="Montserrat" w:hAnsi="Montserrat"/>
          <w:spacing w:val="-2"/>
          <w:sz w:val="24"/>
        </w:rPr>
        <w:t>Fourth</w:t>
      </w:r>
    </w:p>
    <w:p w:rsidR="0008581E" w:rsidRPr="00B3633A" w:rsidRDefault="0008581E">
      <w:pPr>
        <w:pStyle w:val="0DraftNormal"/>
        <w:rPr>
          <w:rFonts w:ascii="Montserrat" w:hAnsi="Montserrat"/>
          <w:spacing w:val="-2"/>
          <w:sz w:val="24"/>
        </w:rPr>
      </w:pPr>
    </w:p>
    <w:p w:rsidR="0008581E" w:rsidRPr="00B3633A" w:rsidRDefault="0008581E">
      <w:pPr>
        <w:pStyle w:val="0DraftNormal"/>
        <w:rPr>
          <w:rFonts w:ascii="Montserrat" w:hAnsi="Montserrat"/>
          <w:spacing w:val="-2"/>
          <w:sz w:val="24"/>
        </w:rPr>
      </w:pPr>
      <w:r w:rsidRPr="00B3633A">
        <w:rPr>
          <w:rFonts w:ascii="Montserrat" w:hAnsi="Montserrat"/>
          <w:spacing w:val="-2"/>
          <w:sz w:val="24"/>
        </w:rPr>
        <w:t>Av and her friends arrive in a world of impossibilities and contradictions—a world that is not a world. A world that would come to be called (aptly) nexus. This is the examination of the confrontation of individuals of dissimilar origin... (it is rather hard to make the distinction of 'alien' in a comparison of mostly anthropormorphic entities, though much is truly alien about this situation. Something we might prefer to call the unknown.) As can be expected, there is much turmoil to be found in a situation such as this, and av and her friends become firmly embroiled in it. Forced to break through the barriers of language, culture, technology, ideology, and plausability they ally themselves with an interstellar navy. All they want is to go home, but that seems to be the only possability that is not given form in their brutal adventure. Instead they must throw themselves into a war against a god. Perhaps not a wise choice, but in truth, what real choice do they have if they are to preserve their own souls?</w:t>
      </w:r>
    </w:p>
    <w:p w:rsidR="0008581E" w:rsidRPr="00B3633A" w:rsidRDefault="0008581E">
      <w:pPr>
        <w:pStyle w:val="0DraftNormal"/>
        <w:rPr>
          <w:rFonts w:ascii="Montserrat" w:hAnsi="Montserrat"/>
          <w:spacing w:val="-2"/>
          <w:sz w:val="24"/>
        </w:rPr>
      </w:pPr>
    </w:p>
    <w:p w:rsidR="0008581E" w:rsidRPr="00B3633A" w:rsidRDefault="0008581E">
      <w:pPr>
        <w:pStyle w:val="0DraftNormal"/>
        <w:rPr>
          <w:rFonts w:ascii="Montserrat" w:hAnsi="Montserrat"/>
          <w:spacing w:val="-2"/>
          <w:sz w:val="24"/>
        </w:rPr>
      </w:pPr>
      <w:r w:rsidRPr="00B3633A">
        <w:rPr>
          <w:rFonts w:ascii="Montserrat" w:hAnsi="Montserrat"/>
          <w:spacing w:val="-2"/>
          <w:sz w:val="24"/>
        </w:rPr>
        <w:t>Fifth</w:t>
      </w:r>
    </w:p>
    <w:p w:rsidR="0008581E" w:rsidRPr="00B3633A" w:rsidRDefault="0008581E">
      <w:pPr>
        <w:pStyle w:val="0DraftNormal"/>
        <w:rPr>
          <w:rFonts w:ascii="Montserrat" w:hAnsi="Montserrat"/>
          <w:spacing w:val="-2"/>
          <w:sz w:val="24"/>
        </w:rPr>
      </w:pPr>
    </w:p>
    <w:p w:rsidR="0008581E" w:rsidRPr="00B3633A" w:rsidRDefault="0008581E">
      <w:pPr>
        <w:pStyle w:val="0DraftNormal"/>
        <w:rPr>
          <w:rFonts w:ascii="Montserrat" w:hAnsi="Montserrat"/>
          <w:spacing w:val="-2"/>
          <w:sz w:val="24"/>
        </w:rPr>
      </w:pPr>
      <w:r w:rsidRPr="00B3633A">
        <w:rPr>
          <w:rFonts w:ascii="Montserrat" w:hAnsi="Montserrat"/>
          <w:spacing w:val="-2"/>
          <w:sz w:val="24"/>
        </w:rPr>
        <w:t xml:space="preserve">It all begins in paradox. A collision of lives stolen and stranded in nexus, a world derived from innumerable fragments of other realities. Nexus is an incomprehensible anomaly which seems doomed to chaotic dissolution. One individual inadvertently becomes a crux for finding a way out of this impossible situation. But, in trying to fulfill this obligation, she is forced to explore the many secret parts of herself—only to discover a destiny she cannot escape. For her friends, and her enemies even, it inevitably becomes clear that as their hopes and fears become inextricably tied into this one individual, the promise of hope begins to seem more and more a promise of destruction. But how could they know that she is destined to not only destroy them, but nexus itself? Though even she does not know this. </w:t>
      </w:r>
    </w:p>
    <w:p w:rsidR="0008581E" w:rsidRPr="00B3633A" w:rsidRDefault="0008581E">
      <w:pPr>
        <w:pStyle w:val="0DraftNormal"/>
        <w:rPr>
          <w:rFonts w:ascii="Montserrat" w:hAnsi="Montserrat"/>
          <w:spacing w:val="-2"/>
          <w:sz w:val="24"/>
        </w:rPr>
      </w:pPr>
    </w:p>
    <w:p w:rsidR="0008581E" w:rsidRPr="00B3633A" w:rsidRDefault="0008581E">
      <w:pPr>
        <w:pStyle w:val="0DraftNormal"/>
        <w:rPr>
          <w:rFonts w:ascii="Montserrat" w:hAnsi="Montserrat"/>
          <w:spacing w:val="-2"/>
          <w:sz w:val="24"/>
        </w:rPr>
      </w:pPr>
      <w:r w:rsidRPr="00B3633A">
        <w:rPr>
          <w:rFonts w:ascii="Montserrat" w:hAnsi="Montserrat"/>
          <w:spacing w:val="-2"/>
          <w:sz w:val="24"/>
        </w:rPr>
        <w:t>she finds she has to know what it is that made her so important in all of this. Somehow, it is all a consequence of her own actions. She is forced to confront the twisted unfolding by which she somehow unlocked her destiny. Now, she must answer for it. From hints of revelation she is forced to consider: did she somehow manage to create herself? Dare she undo that by going against the tide of her own self destruction? How could destroying herself enable her to create herself, though?</w:t>
      </w:r>
      <w:r w:rsidRPr="00B3633A">
        <w:rPr>
          <w:rStyle w:val="FootnoteReference"/>
          <w:rFonts w:ascii="Montserrat" w:hAnsi="Montserrat"/>
          <w:caps/>
          <w:spacing w:val="-2"/>
          <w:sz w:val="24"/>
        </w:rPr>
        <w:footnoteReference w:id="3"/>
      </w:r>
      <w:r w:rsidRPr="00B3633A">
        <w:rPr>
          <w:rFonts w:ascii="Montserrat" w:hAnsi="Montserrat"/>
          <w:spacing w:val="-2"/>
          <w:sz w:val="24"/>
        </w:rPr>
        <w:t xml:space="preserve"> Caught between her sensual and amoral nature, her desire to salvage this ersatz world, and the unyielding call of her strange destiny, will she ever know? Unfortunately, it is a devourer that wants her, and he'll do anything to get her.</w:t>
      </w:r>
      <w:r w:rsidRPr="00B3633A">
        <w:rPr>
          <w:rStyle w:val="FootnoteReference"/>
          <w:rFonts w:ascii="Montserrat" w:hAnsi="Montserrat"/>
          <w:caps/>
          <w:spacing w:val="-2"/>
          <w:sz w:val="24"/>
        </w:rPr>
        <w:footnoteReference w:id="4"/>
      </w:r>
    </w:p>
    <w:p w:rsidR="0008581E" w:rsidRPr="00B3633A" w:rsidRDefault="0008581E">
      <w:pPr>
        <w:pStyle w:val="0DraftNormal"/>
        <w:rPr>
          <w:rFonts w:ascii="Montserrat" w:hAnsi="Montserrat"/>
          <w:spacing w:val="-2"/>
          <w:sz w:val="24"/>
        </w:rPr>
      </w:pPr>
    </w:p>
    <w:p w:rsidR="0008581E" w:rsidRPr="00B3633A" w:rsidRDefault="0008581E">
      <w:pPr>
        <w:pStyle w:val="0DraftNormal"/>
        <w:rPr>
          <w:rFonts w:ascii="Montserrat" w:hAnsi="Montserrat"/>
          <w:spacing w:val="-2"/>
          <w:sz w:val="24"/>
        </w:rPr>
      </w:pPr>
      <w:r w:rsidRPr="00B3633A">
        <w:rPr>
          <w:rFonts w:ascii="Montserrat" w:hAnsi="Montserrat"/>
          <w:spacing w:val="-2"/>
          <w:sz w:val="24"/>
        </w:rPr>
        <w:t xml:space="preserve">A consequence of her own actions, av is confronted by the realization of a divine destiny. Stranded in a world derived of innumerable stolen realities, and doomed to chaotic dissolution--caught between her desire to salvage this ersatz world, the unyielding call of her self ordained destiny, and her own sensual and amoral nature--her only hope is to embrace the very soul of mystery. Unpromised is one of the most difficult and demanding stories i could hope to write. It is a book that shears across genres, it assaults our faith and reason, and is involved to the point of being impenetrable. In it, you will see the beginning of an epic story which blends magic and science fiction with adventure, horror and erotica. The premise of this series is simple, and at once complex. Anything is possible. But it all has consequences. Nexus is a shining example of the premise on which i am now writing. Reality is a thing that exists solely in the mind. The world we are aware of is an image, created and interpreted in our minds from the information gathered through our perceptions. This is one of the reasons why what we believe seems so important to us, for what can happen to us seems largely dependant on what we can believe can happen to us. This is an unfavorable book for presenting a character such as avonlea in, and somehow, it is an appropriate one never the less. Clearly the book is centered around the strange exotic, avonlea, as she is the unpromised. I have put a bit more effort into this book than i had originally thought necessary. I had thought at first that this would be a light, amusing, fantasy adventure with which to break into publication. If, however, i am to do the actual story that inspired this work any justice, i can not help but make this a very serious endeavor. Recognizing how much this work demands, i have obliged to withdraw from it a bit, even to the point of considering another work for a first publication. Even now, after having reached that decision, though, i still feel a powerful lure to maintain my work on this manuscript. </w:t>
      </w:r>
    </w:p>
    <w:p w:rsidR="0008581E" w:rsidRPr="00B3633A" w:rsidRDefault="0008581E">
      <w:pPr>
        <w:pStyle w:val="0DraftNormal"/>
        <w:rPr>
          <w:rFonts w:ascii="Montserrat" w:hAnsi="Montserrat"/>
          <w:spacing w:val="-2"/>
          <w:sz w:val="24"/>
        </w:rPr>
      </w:pPr>
    </w:p>
    <w:p w:rsidR="0008581E" w:rsidRPr="00B3633A" w:rsidRDefault="0008581E">
      <w:pPr>
        <w:pStyle w:val="0DraftNormal"/>
        <w:rPr>
          <w:rFonts w:ascii="Montserrat" w:hAnsi="Montserrat"/>
          <w:spacing w:val="-2"/>
          <w:sz w:val="24"/>
        </w:rPr>
      </w:pPr>
      <w:r w:rsidRPr="00B3633A">
        <w:rPr>
          <w:rFonts w:ascii="Montserrat" w:hAnsi="Montserrat"/>
          <w:spacing w:val="-2"/>
          <w:sz w:val="24"/>
        </w:rPr>
        <w:t xml:space="preserve">seen in a new light, the entire purpose for this story is clear. This gist of this story is the devourer's bid for avonlea. His design, to undo this ersatz world. The entire second stage of the original manuscript is actually a solid base for the appropriate sequel to the story i see now. In the space within the first eighteen chapters, there is room to weave in a darker thread originally intended to be there but somehow neglected in my approach to the original manuscript. Long before enzo was forced to acknowledge her, sivai knew what was going on, and was moving to snatch her up. His unholy, disruptive servitors have seeped into the dark corners of nexus. Sivai has watched her and stalked her. He has even conceived of a way to make kzeisza or rAsiaa give avonlea to him. Kzeisza he confronts as a god to an immortal. RAsiaa he nudges with possibilities. The surest way for sivai to achieve his desire is to make avonlea and rAsiaa gods. They hold the keys to his work between them. When vallisthlathlynr cuts loose, he tears kzeisza apart until av interferes and he defers to her out of respect for what his liege the devourer wants for her. Even though she rejects him, he continues to stand behind her. To sivai, this is a small bit of work. Avonlea is the key to this world's salvation or its destruction, which is what kzeisza learns as things near the end. </w:t>
      </w:r>
    </w:p>
    <w:p w:rsidR="0008581E" w:rsidRPr="00B3633A" w:rsidRDefault="0008581E">
      <w:pPr>
        <w:pStyle w:val="0DraftNormal"/>
        <w:rPr>
          <w:rFonts w:ascii="Montserrat" w:hAnsi="Montserrat"/>
          <w:spacing w:val="-2"/>
          <w:sz w:val="24"/>
        </w:rPr>
      </w:pPr>
    </w:p>
    <w:p w:rsidR="0008581E" w:rsidRPr="00B3633A" w:rsidRDefault="0008581E">
      <w:pPr>
        <w:pStyle w:val="0DraftNormal"/>
        <w:rPr>
          <w:rFonts w:ascii="Montserrat" w:hAnsi="Montserrat"/>
          <w:spacing w:val="-2"/>
          <w:sz w:val="24"/>
        </w:rPr>
      </w:pPr>
      <w:r w:rsidRPr="00B3633A">
        <w:rPr>
          <w:rFonts w:ascii="Montserrat" w:hAnsi="Montserrat"/>
          <w:spacing w:val="-2"/>
          <w:sz w:val="24"/>
        </w:rPr>
        <w:t xml:space="preserve">In the course of this book, the story of unfolding is well founded. The course of the unfolding is too great to follow within the limits of one book, so it is more than acceptable that in this book, the founding between vancouver, the fleet and the first invite, the court undying is about all that can be resolved. In fact, the commitment stage is about all that actually occurs. The dead are only in the investigation stage by the end of this volume. As there are a lot of complications to beset the pact, it is only natural. The complications are largely attributed to the fragmented nature of vancouver powers. To wit, these are the powers that are involved either though agreement or opposition: sri, the paf, the dead, ao, the nls, the unnamed and uncounted splinter groups of marauders, the divine entities of mystery, fate, the devourer, the unspeakable, the muses of xanadau, and various individuals of power. Sri and the other pact members are becoming dedicated to the solidification of their cultures, technologies, arts and economies. The marauders and opposing factions are interested in the pursuit of their own gains, which would be hindered by the formation of the pact. Many gods are interested in claiming the nexus, while eden, the devourer is interested in undoing the nexus. Mystery is somewhat neutral and her interests are unclear beyond the response to avonlea's petition. The dragons are faced with this situation as a complication in a logistical equation, and involve themselves out of interest in seeing the question resolve clearly enough to pursue the answer. For most, the interest is in finding a way to persevere long enough to find a way to go forward or back. The riddle of nexus itself will not begin to resolve itself for some time yet. </w:t>
      </w:r>
    </w:p>
    <w:p w:rsidR="0008581E" w:rsidRPr="00B3633A" w:rsidRDefault="0008581E">
      <w:pPr>
        <w:pStyle w:val="0DraftNormal"/>
        <w:rPr>
          <w:rFonts w:ascii="Montserrat" w:hAnsi="Montserrat"/>
          <w:spacing w:val="-2"/>
          <w:sz w:val="24"/>
        </w:rPr>
      </w:pPr>
    </w:p>
    <w:p w:rsidR="0008581E" w:rsidRPr="00B3633A" w:rsidRDefault="0008581E">
      <w:pPr>
        <w:pStyle w:val="0DraftNormal"/>
        <w:rPr>
          <w:rFonts w:ascii="Montserrat" w:hAnsi="Montserrat"/>
          <w:spacing w:val="-2"/>
          <w:sz w:val="24"/>
        </w:rPr>
      </w:pPr>
      <w:r w:rsidRPr="00B3633A">
        <w:rPr>
          <w:rFonts w:ascii="Montserrat" w:hAnsi="Montserrat"/>
          <w:spacing w:val="-2"/>
          <w:sz w:val="24"/>
        </w:rPr>
        <w:t xml:space="preserve">in so far as avonlea is concerned, as a subject, the course of her present involvement presents her with the opportunity to relate partially how she came to be on nexus and how she came to be what she is when we first confront her. For her to fall to eden's designs, she would fall back into the loop of her own bootstrap. The means by which she would fulfill eden's desire would create a goddess out of her, and create her own origin, her own world. It is in her best interest for her to escape the loop of creating herself in this manner if she can manage to find a way to fulfill the promise for which she exists. This conundrum is essentially the apex of this book. Escaping this, however, requires that she override her instinctive self at the crucial moment. Which she does. </w:t>
      </w:r>
    </w:p>
    <w:p w:rsidR="0008581E" w:rsidRPr="00B3633A" w:rsidRDefault="0008581E">
      <w:pPr>
        <w:pStyle w:val="0DraftNormal"/>
        <w:rPr>
          <w:rFonts w:ascii="Montserrat" w:hAnsi="Montserrat"/>
          <w:spacing w:val="-2"/>
          <w:sz w:val="24"/>
        </w:rPr>
      </w:pPr>
    </w:p>
    <w:p w:rsidR="0008581E" w:rsidRPr="00B3633A" w:rsidRDefault="0008581E">
      <w:pPr>
        <w:pStyle w:val="0DraftNormal"/>
        <w:rPr>
          <w:rFonts w:ascii="Montserrat" w:hAnsi="Montserrat"/>
          <w:spacing w:val="-2"/>
          <w:sz w:val="24"/>
        </w:rPr>
      </w:pPr>
      <w:r w:rsidRPr="00B3633A">
        <w:rPr>
          <w:rFonts w:ascii="Montserrat" w:hAnsi="Montserrat"/>
          <w:spacing w:val="-2"/>
          <w:sz w:val="24"/>
        </w:rPr>
        <w:t>In looking through the final stage of the groundwork for unpromised, it is clear that many loose ends exist to date. Av is already known to the nls. Why do they have such a hard time finding her and why are they in the streets looking for her in 22? I have attempted to account for difficulties plaguing the nls in the person of bast deleting their files on av. I have even considered some calamity befalling the only three nls officers who personally can identify av. There is still the other current in the story, the alien presence. Ideally, it is carefully woven in from the beginning of the story, but the notes themselves do not account well for the entire movement. So to make it all clear: one year ago, av arrived on nexus with her companions, all of whom were wildcards out of the deck of fate. Waking in the ruins of triel manor, aged countless millennia they have time enough to realize the significance of what has happened, before nexus sweeps them up. On nexus there were present, fragments of other realities; medium to ultra technology, individuals with powers, but little magic. The magic that existed was a malignant type which easily took an aggressive advantage at the time. Av and her friends were sucked into this formless war, due to the magic that they represented. They actually represented magic removed of limitations. The opposing power stabilized under a priest of a harsh and discriminating divinity. An angry, bloodthirsty, tyrant of a god who's bid for nexus was selfish and aberrant. Throwing themselves into the fray, av and her friends were transformed into cultural gestalts. Their views were torn apart and expanded by the conflict, necessitated for their survival. Somehow, with their contribution, the summoning of this god was thwarted. To this day, av is not sure how they accomplished it. Turning their attention to the question of nexus itself, finally, they started looking for a way to get back to their home world. They learned of a mage rumored to have found a way to return people to their origins, and they left the paf to find him. Along the way, av was drawn away to vancouver.</w:t>
      </w:r>
    </w:p>
    <w:p w:rsidR="0008581E" w:rsidRPr="00B3633A" w:rsidRDefault="0008581E">
      <w:pPr>
        <w:pStyle w:val="0DraftNormal"/>
        <w:rPr>
          <w:rFonts w:ascii="Montserrat" w:hAnsi="Montserrat"/>
          <w:spacing w:val="-2"/>
          <w:sz w:val="24"/>
        </w:rPr>
      </w:pPr>
    </w:p>
    <w:p w:rsidR="0008581E" w:rsidRPr="00B3633A" w:rsidRDefault="0008581E">
      <w:pPr>
        <w:pStyle w:val="0DraftNormal"/>
        <w:rPr>
          <w:rFonts w:ascii="Montserrat" w:hAnsi="Montserrat"/>
          <w:spacing w:val="-2"/>
          <w:sz w:val="24"/>
        </w:rPr>
      </w:pPr>
      <w:r w:rsidRPr="00B3633A">
        <w:rPr>
          <w:rFonts w:ascii="Montserrat" w:hAnsi="Montserrat"/>
          <w:spacing w:val="-2"/>
          <w:sz w:val="24"/>
        </w:rPr>
        <w:t xml:space="preserve">even at this point, av has not begun to know what is really going on. In so far as her warped destiny is concerned, the pieces are not all present. However, she is noticed upon becoming involved in the grey city. She is an unnamed angel. The seed of a god. An enigma. To a dragon older than civilization, this is a paradoxical encounter. In potential, an equal, but in effect, a flicker in the dark. In entering vancouver, av becomes a catalyst for changing the entire world. Though she is not aware of it, she demonstrates the power of an individual in the right place that is used against her in the second book. The power of that culture is the ability to be in the right place at the right time, holding all of the right cards, and knowing what is in your hand. Av knows what is in the deck. She knows that there is something that needs to be done. So, she does it. The obvious part of the story is begun. A bid to stabilize the nexus. </w:t>
      </w:r>
    </w:p>
    <w:p w:rsidR="0008581E" w:rsidRPr="00B3633A" w:rsidRDefault="0008581E">
      <w:pPr>
        <w:pStyle w:val="0DraftNormal"/>
        <w:rPr>
          <w:rFonts w:ascii="Montserrat" w:hAnsi="Montserrat"/>
          <w:spacing w:val="-2"/>
          <w:sz w:val="24"/>
        </w:rPr>
      </w:pPr>
    </w:p>
    <w:p w:rsidR="0008581E" w:rsidRPr="00B3633A" w:rsidRDefault="0008581E">
      <w:pPr>
        <w:pStyle w:val="0DraftNormal"/>
        <w:rPr>
          <w:rFonts w:ascii="Montserrat" w:hAnsi="Montserrat"/>
          <w:spacing w:val="-2"/>
          <w:sz w:val="24"/>
        </w:rPr>
      </w:pPr>
      <w:r w:rsidRPr="00B3633A">
        <w:rPr>
          <w:rFonts w:ascii="Montserrat" w:hAnsi="Montserrat"/>
          <w:spacing w:val="-2"/>
          <w:sz w:val="24"/>
        </w:rPr>
        <w:t>it is not easy to take ahold of chaos and pull it into order. For this reason, the obvious current of the book is not the main current. To even begin, av has to grasp countless threads and pull them into the picture. Among these are the currents for the future. More than half of the book is spent collecting these threads. Her appointment to divinity is the primary question of this book. It is not answered in this book, which focuses on eden's bid for her. The second book focuses on her bid for mystery. Ironically, her nature makes her far more akin to eden. This nature will act as a lure for those alien influences which lie in the shadows. What happens in the end is simple from the individual perspectives of the participants, but to the reader and to me, it is all amazingly complex. Each individual has their own take and leverage on the entire equation. Everyone has their own vision of avonlea and what she represents. How do i make that clear without being too obvious?</w:t>
      </w:r>
    </w:p>
    <w:p w:rsidR="0008581E" w:rsidRPr="00B3633A" w:rsidRDefault="0008581E">
      <w:pPr>
        <w:pStyle w:val="0DraftNormal"/>
        <w:rPr>
          <w:rFonts w:ascii="Montserrat" w:hAnsi="Montserrat"/>
          <w:spacing w:val="-2"/>
          <w:sz w:val="24"/>
        </w:rPr>
      </w:pPr>
    </w:p>
    <w:p w:rsidR="0008581E" w:rsidRPr="00B3633A" w:rsidRDefault="0008581E">
      <w:pPr>
        <w:pStyle w:val="0DraftNormal"/>
        <w:rPr>
          <w:rFonts w:ascii="Montserrat" w:hAnsi="Montserrat"/>
          <w:spacing w:val="-2"/>
          <w:sz w:val="24"/>
        </w:rPr>
      </w:pPr>
      <w:r w:rsidRPr="00B3633A">
        <w:rPr>
          <w:rFonts w:ascii="Montserrat" w:hAnsi="Montserrat"/>
          <w:spacing w:val="-2"/>
          <w:sz w:val="24"/>
        </w:rPr>
        <w:t xml:space="preserve">For some reason, anyone arriving on nexus with any communicable diseases arrived either cured or in total remission. Since a plague never happens, it takes a long time for anyone to wonder why no one has caught some alien disease. Which means that it is a while before anyone notices this pecularity. </w:t>
      </w:r>
    </w:p>
    <w:p w:rsidR="0008581E" w:rsidRPr="00B3633A" w:rsidRDefault="0008581E">
      <w:pPr>
        <w:pStyle w:val="0DraftNormal"/>
        <w:rPr>
          <w:rFonts w:ascii="Montserrat" w:hAnsi="Montserrat"/>
          <w:spacing w:val="-2"/>
          <w:sz w:val="24"/>
        </w:rPr>
      </w:pPr>
    </w:p>
    <w:p w:rsidR="0008581E" w:rsidRPr="00B3633A" w:rsidRDefault="0008581E">
      <w:pPr>
        <w:pStyle w:val="0DraftNormal"/>
        <w:rPr>
          <w:rFonts w:ascii="Montserrat" w:hAnsi="Montserrat"/>
          <w:spacing w:val="-2"/>
          <w:sz w:val="24"/>
        </w:rPr>
      </w:pPr>
      <w:r w:rsidRPr="00B3633A">
        <w:rPr>
          <w:rFonts w:ascii="Montserrat" w:hAnsi="Montserrat"/>
          <w:spacing w:val="-2"/>
          <w:sz w:val="24"/>
        </w:rPr>
        <w:t>If this were home, hell if this were earth even, this would be impossible</w:t>
      </w:r>
    </w:p>
    <w:p w:rsidR="0008581E" w:rsidRPr="00B3633A" w:rsidRDefault="0008581E">
      <w:pPr>
        <w:pStyle w:val="0DraftNormal"/>
        <w:rPr>
          <w:rFonts w:ascii="Montserrat" w:hAnsi="Montserrat"/>
          <w:spacing w:val="-2"/>
          <w:sz w:val="24"/>
        </w:rPr>
      </w:pPr>
    </w:p>
    <w:p w:rsidR="0008581E" w:rsidRPr="00B3633A" w:rsidRDefault="0008581E">
      <w:pPr>
        <w:pStyle w:val="0DraftNormal"/>
        <w:rPr>
          <w:rFonts w:ascii="Montserrat" w:hAnsi="Montserrat"/>
          <w:spacing w:val="-2"/>
          <w:sz w:val="24"/>
        </w:rPr>
      </w:pPr>
      <w:r w:rsidRPr="00B3633A">
        <w:rPr>
          <w:rFonts w:ascii="Montserrat" w:hAnsi="Montserrat"/>
          <w:spacing w:val="-2"/>
          <w:sz w:val="24"/>
        </w:rPr>
        <w:t>But i can tell you what is going on!</w:t>
      </w:r>
    </w:p>
    <w:p w:rsidR="0008581E" w:rsidRPr="00B3633A" w:rsidRDefault="0008581E">
      <w:pPr>
        <w:pStyle w:val="0DraftNormal"/>
        <w:rPr>
          <w:rFonts w:ascii="Montserrat" w:hAnsi="Montserrat"/>
          <w:spacing w:val="-2"/>
          <w:sz w:val="24"/>
        </w:rPr>
      </w:pPr>
    </w:p>
    <w:p w:rsidR="0008581E" w:rsidRPr="00B3633A" w:rsidRDefault="0008581E">
      <w:pPr>
        <w:pStyle w:val="0DraftNormal"/>
        <w:rPr>
          <w:rFonts w:ascii="Montserrat" w:hAnsi="Montserrat"/>
          <w:spacing w:val="-2"/>
          <w:sz w:val="24"/>
        </w:rPr>
      </w:pPr>
      <w:r w:rsidRPr="00B3633A">
        <w:rPr>
          <w:rFonts w:ascii="Montserrat" w:hAnsi="Montserrat"/>
          <w:spacing w:val="-2"/>
          <w:sz w:val="24"/>
        </w:rPr>
        <w:t>This is the lair of a dragon!</w:t>
      </w:r>
    </w:p>
    <w:p w:rsidR="0008581E" w:rsidRPr="00B3633A" w:rsidRDefault="0008581E">
      <w:pPr>
        <w:pStyle w:val="0DraftNormal"/>
        <w:rPr>
          <w:rFonts w:ascii="Montserrat" w:hAnsi="Montserrat"/>
          <w:spacing w:val="-2"/>
          <w:sz w:val="24"/>
        </w:rPr>
      </w:pPr>
    </w:p>
    <w:p w:rsidR="0008581E" w:rsidRPr="00B3633A" w:rsidRDefault="0008581E">
      <w:pPr>
        <w:pStyle w:val="0DraftNormal"/>
        <w:rPr>
          <w:rFonts w:ascii="Montserrat" w:hAnsi="Montserrat"/>
          <w:spacing w:val="-2"/>
          <w:sz w:val="24"/>
        </w:rPr>
      </w:pPr>
      <w:r w:rsidRPr="00B3633A">
        <w:rPr>
          <w:rFonts w:ascii="Montserrat" w:hAnsi="Montserrat"/>
          <w:spacing w:val="-2"/>
          <w:sz w:val="24"/>
        </w:rPr>
        <w:t>You won't believe why i came back, but you've at least have to hear this...</w:t>
      </w:r>
    </w:p>
    <w:p w:rsidR="0008581E" w:rsidRPr="00B3633A" w:rsidRDefault="0008581E">
      <w:pPr>
        <w:pStyle w:val="0DraftNormal"/>
        <w:rPr>
          <w:rFonts w:ascii="Montserrat" w:hAnsi="Montserrat"/>
          <w:spacing w:val="-2"/>
          <w:sz w:val="24"/>
        </w:rPr>
      </w:pPr>
    </w:p>
    <w:p w:rsidR="0008581E" w:rsidRPr="00B3633A" w:rsidRDefault="0008581E">
      <w:pPr>
        <w:pStyle w:val="0DraftNormal"/>
        <w:rPr>
          <w:rFonts w:ascii="Montserrat" w:hAnsi="Montserrat"/>
          <w:spacing w:val="-2"/>
          <w:sz w:val="24"/>
        </w:rPr>
      </w:pPr>
      <w:r w:rsidRPr="00B3633A">
        <w:rPr>
          <w:rFonts w:ascii="Montserrat" w:hAnsi="Montserrat"/>
          <w:spacing w:val="-2"/>
          <w:sz w:val="24"/>
        </w:rPr>
        <w:t>An appointment with the head dragon: a matter of useful potential</w:t>
      </w:r>
    </w:p>
    <w:p w:rsidR="0008581E" w:rsidRPr="00B3633A" w:rsidRDefault="0008581E">
      <w:pPr>
        <w:pStyle w:val="0DraftNormal"/>
        <w:rPr>
          <w:rFonts w:ascii="Montserrat" w:hAnsi="Montserrat"/>
          <w:spacing w:val="-2"/>
          <w:sz w:val="24"/>
        </w:rPr>
      </w:pPr>
    </w:p>
    <w:p w:rsidR="0008581E" w:rsidRPr="00B3633A" w:rsidRDefault="0008581E">
      <w:pPr>
        <w:pStyle w:val="0DraftNormal"/>
        <w:rPr>
          <w:rFonts w:ascii="Montserrat" w:hAnsi="Montserrat"/>
          <w:spacing w:val="-2"/>
          <w:sz w:val="24"/>
        </w:rPr>
      </w:pPr>
      <w:r w:rsidRPr="00B3633A">
        <w:rPr>
          <w:rFonts w:ascii="Montserrat" w:hAnsi="Montserrat"/>
          <w:spacing w:val="-2"/>
          <w:sz w:val="24"/>
        </w:rPr>
        <w:t>I was born in a circus, and sometimes it seems like i've never left it, either...</w:t>
      </w:r>
    </w:p>
    <w:p w:rsidR="0008581E" w:rsidRPr="00B3633A" w:rsidRDefault="0008581E">
      <w:pPr>
        <w:pStyle w:val="0DraftNormal"/>
        <w:rPr>
          <w:rFonts w:ascii="Montserrat" w:hAnsi="Montserrat"/>
          <w:spacing w:val="-2"/>
          <w:sz w:val="24"/>
        </w:rPr>
      </w:pPr>
    </w:p>
    <w:p w:rsidR="0008581E" w:rsidRPr="00B3633A" w:rsidRDefault="0008581E">
      <w:pPr>
        <w:pStyle w:val="0DraftNormal"/>
        <w:rPr>
          <w:rFonts w:ascii="Montserrat" w:hAnsi="Montserrat"/>
          <w:spacing w:val="-2"/>
          <w:sz w:val="24"/>
        </w:rPr>
      </w:pPr>
      <w:r w:rsidRPr="00B3633A">
        <w:rPr>
          <w:rFonts w:ascii="Montserrat" w:hAnsi="Montserrat"/>
          <w:spacing w:val="-2"/>
          <w:sz w:val="24"/>
        </w:rPr>
        <w:t>A matter of assembling the right team of emissaries</w:t>
      </w:r>
    </w:p>
    <w:p w:rsidR="0008581E" w:rsidRPr="00B3633A" w:rsidRDefault="0008581E">
      <w:pPr>
        <w:pStyle w:val="0DraftNormal"/>
        <w:rPr>
          <w:rFonts w:ascii="Montserrat" w:hAnsi="Montserrat"/>
          <w:spacing w:val="-2"/>
          <w:sz w:val="24"/>
        </w:rPr>
      </w:pPr>
    </w:p>
    <w:p w:rsidR="0008581E" w:rsidRPr="00B3633A" w:rsidRDefault="0008581E">
      <w:pPr>
        <w:pStyle w:val="0DraftNormal"/>
        <w:rPr>
          <w:rFonts w:ascii="Montserrat" w:hAnsi="Montserrat"/>
          <w:spacing w:val="-2"/>
          <w:sz w:val="24"/>
        </w:rPr>
      </w:pPr>
      <w:r w:rsidRPr="00B3633A">
        <w:rPr>
          <w:rFonts w:ascii="Montserrat" w:hAnsi="Montserrat"/>
          <w:spacing w:val="-2"/>
          <w:sz w:val="24"/>
        </w:rPr>
        <w:t>A free spirited ally, and a cold blooded killer. You don't have any problems with that, do you? (what's a 'problem?')</w:t>
      </w:r>
    </w:p>
    <w:p w:rsidR="0008581E" w:rsidRPr="00B3633A" w:rsidRDefault="0008581E">
      <w:pPr>
        <w:pStyle w:val="0DraftNormal"/>
        <w:rPr>
          <w:rFonts w:ascii="Montserrat" w:hAnsi="Montserrat"/>
          <w:spacing w:val="-2"/>
          <w:sz w:val="24"/>
        </w:rPr>
      </w:pPr>
    </w:p>
    <w:p w:rsidR="0008581E" w:rsidRPr="00B3633A" w:rsidRDefault="0008581E">
      <w:pPr>
        <w:pStyle w:val="0DraftNormal"/>
        <w:rPr>
          <w:rFonts w:ascii="Montserrat" w:hAnsi="Montserrat"/>
          <w:spacing w:val="-2"/>
          <w:sz w:val="24"/>
        </w:rPr>
      </w:pPr>
      <w:r w:rsidRPr="00B3633A">
        <w:rPr>
          <w:rFonts w:ascii="Montserrat" w:hAnsi="Montserrat"/>
          <w:spacing w:val="-2"/>
          <w:sz w:val="24"/>
        </w:rPr>
        <w:t>Why, a dragon, of course. Its only suiting for a project of this level of importance, we can't very well leave it all in the hands of a bunch of mammals, can we?</w:t>
      </w:r>
    </w:p>
    <w:p w:rsidR="0008581E" w:rsidRPr="00B3633A" w:rsidRDefault="0008581E">
      <w:pPr>
        <w:pStyle w:val="0DraftNormal"/>
        <w:rPr>
          <w:rFonts w:ascii="Montserrat" w:hAnsi="Montserrat"/>
          <w:spacing w:val="-2"/>
          <w:sz w:val="24"/>
        </w:rPr>
      </w:pPr>
    </w:p>
    <w:p w:rsidR="0008581E" w:rsidRPr="00B3633A" w:rsidRDefault="0008581E">
      <w:pPr>
        <w:pStyle w:val="0DraftNormal"/>
        <w:rPr>
          <w:rFonts w:ascii="Montserrat" w:hAnsi="Montserrat"/>
          <w:spacing w:val="-2"/>
          <w:sz w:val="24"/>
        </w:rPr>
      </w:pPr>
      <w:r w:rsidRPr="00B3633A">
        <w:rPr>
          <w:rFonts w:ascii="Montserrat" w:hAnsi="Montserrat"/>
          <w:spacing w:val="-2"/>
          <w:sz w:val="24"/>
        </w:rPr>
        <w:t>We...um, seem to have a little problem off to the east. Would you just run out there and find out what is going on?</w:t>
      </w:r>
    </w:p>
    <w:p w:rsidR="0008581E" w:rsidRPr="00B3633A" w:rsidRDefault="0008581E">
      <w:pPr>
        <w:pStyle w:val="0DraftNormal"/>
        <w:rPr>
          <w:rFonts w:ascii="Montserrat" w:hAnsi="Montserrat"/>
          <w:spacing w:val="-2"/>
          <w:sz w:val="24"/>
        </w:rPr>
      </w:pPr>
    </w:p>
    <w:p w:rsidR="0008581E" w:rsidRPr="00B3633A" w:rsidRDefault="0008581E">
      <w:pPr>
        <w:pStyle w:val="0DraftNormal"/>
        <w:rPr>
          <w:rFonts w:ascii="Montserrat" w:hAnsi="Montserrat"/>
          <w:spacing w:val="-2"/>
          <w:sz w:val="24"/>
        </w:rPr>
      </w:pPr>
      <w:r w:rsidRPr="00B3633A">
        <w:rPr>
          <w:rFonts w:ascii="Montserrat" w:hAnsi="Montserrat"/>
          <w:spacing w:val="-2"/>
          <w:sz w:val="24"/>
        </w:rPr>
        <w:t>Oh, its just this nasty aura of death that's slowly spreading along killing everything in its path. No problem.</w:t>
      </w:r>
    </w:p>
    <w:p w:rsidR="0008581E" w:rsidRPr="00B3633A" w:rsidRDefault="0008581E">
      <w:pPr>
        <w:pStyle w:val="0DraftNormal"/>
        <w:rPr>
          <w:rFonts w:ascii="Montserrat" w:hAnsi="Montserrat"/>
          <w:spacing w:val="-2"/>
          <w:sz w:val="24"/>
        </w:rPr>
      </w:pPr>
    </w:p>
    <w:p w:rsidR="0008581E" w:rsidRPr="00B3633A" w:rsidRDefault="0008581E">
      <w:pPr>
        <w:pStyle w:val="0DraftNormal"/>
        <w:rPr>
          <w:rFonts w:ascii="Montserrat" w:hAnsi="Montserrat"/>
          <w:spacing w:val="-2"/>
          <w:sz w:val="24"/>
        </w:rPr>
      </w:pPr>
      <w:r w:rsidRPr="00B3633A">
        <w:rPr>
          <w:rFonts w:ascii="Montserrat" w:hAnsi="Montserrat"/>
          <w:spacing w:val="-2"/>
          <w:sz w:val="24"/>
        </w:rPr>
        <w:t>It seemed like the thing to do... Can we just keep this in my name for the moment? No, it doesn't work that way.</w:t>
      </w:r>
    </w:p>
    <w:p w:rsidR="0008581E" w:rsidRPr="00B3633A" w:rsidRDefault="0008581E">
      <w:pPr>
        <w:pStyle w:val="0DraftNormal"/>
        <w:rPr>
          <w:rFonts w:ascii="Montserrat" w:hAnsi="Montserrat"/>
          <w:spacing w:val="-2"/>
          <w:sz w:val="24"/>
        </w:rPr>
      </w:pPr>
    </w:p>
    <w:p w:rsidR="0008581E" w:rsidRPr="00B3633A" w:rsidRDefault="0008581E">
      <w:pPr>
        <w:pStyle w:val="0DraftNormal"/>
        <w:rPr>
          <w:rFonts w:ascii="Montserrat" w:hAnsi="Montserrat"/>
          <w:spacing w:val="-2"/>
          <w:sz w:val="24"/>
        </w:rPr>
      </w:pPr>
      <w:r w:rsidRPr="00B3633A">
        <w:rPr>
          <w:rFonts w:ascii="Montserrat" w:hAnsi="Montserrat"/>
          <w:spacing w:val="-2"/>
          <w:sz w:val="24"/>
        </w:rPr>
        <w:t>A valley of death. I think we'll need more than a rod and a staff to find comfort here...</w:t>
      </w:r>
    </w:p>
    <w:p w:rsidR="0008581E" w:rsidRPr="00B3633A" w:rsidRDefault="0008581E">
      <w:pPr>
        <w:pStyle w:val="0DraftNormal"/>
        <w:rPr>
          <w:rFonts w:ascii="Montserrat" w:hAnsi="Montserrat"/>
          <w:spacing w:val="-2"/>
          <w:sz w:val="24"/>
        </w:rPr>
      </w:pPr>
    </w:p>
    <w:p w:rsidR="0008581E" w:rsidRPr="00B3633A" w:rsidRDefault="0008581E">
      <w:pPr>
        <w:pStyle w:val="0DraftNormal"/>
        <w:rPr>
          <w:rFonts w:ascii="Montserrat" w:hAnsi="Montserrat"/>
          <w:spacing w:val="-2"/>
          <w:sz w:val="24"/>
        </w:rPr>
      </w:pPr>
      <w:r w:rsidRPr="00B3633A">
        <w:rPr>
          <w:rFonts w:ascii="Montserrat" w:hAnsi="Montserrat"/>
          <w:spacing w:val="-2"/>
          <w:sz w:val="24"/>
        </w:rPr>
        <w:t>Dead people aren't that bad, really. You just gotta get an idea of what they're into... Well, yes i do have a little experiance in this area. You should come by my place sometine, if i can ever remember where i misplaced it, or the world i was keeping it on...</w:t>
      </w:r>
    </w:p>
    <w:p w:rsidR="0008581E" w:rsidRPr="00B3633A" w:rsidRDefault="0008581E">
      <w:pPr>
        <w:pStyle w:val="0DraftNormal"/>
        <w:rPr>
          <w:rFonts w:ascii="Montserrat" w:hAnsi="Montserrat"/>
          <w:spacing w:val="-2"/>
          <w:sz w:val="24"/>
        </w:rPr>
      </w:pPr>
    </w:p>
    <w:p w:rsidR="0008581E" w:rsidRPr="00B3633A" w:rsidRDefault="0008581E">
      <w:pPr>
        <w:pStyle w:val="0DraftNormal"/>
        <w:rPr>
          <w:rFonts w:ascii="Montserrat" w:hAnsi="Montserrat"/>
          <w:spacing w:val="-2"/>
          <w:sz w:val="24"/>
        </w:rPr>
      </w:pPr>
      <w:r w:rsidRPr="00B3633A">
        <w:rPr>
          <w:rFonts w:ascii="Montserrat" w:hAnsi="Montserrat"/>
          <w:spacing w:val="-2"/>
          <w:sz w:val="24"/>
        </w:rPr>
        <w:t>Uh...we represent the....</w:t>
      </w:r>
    </w:p>
    <w:p w:rsidR="0008581E" w:rsidRPr="00B3633A" w:rsidRDefault="0008581E">
      <w:pPr>
        <w:pStyle w:val="0DraftNormal"/>
        <w:rPr>
          <w:rFonts w:ascii="Montserrat" w:hAnsi="Montserrat"/>
          <w:spacing w:val="-2"/>
          <w:sz w:val="24"/>
        </w:rPr>
      </w:pPr>
    </w:p>
    <w:p w:rsidR="0008581E" w:rsidRPr="00B3633A" w:rsidRDefault="0008581E">
      <w:pPr>
        <w:pStyle w:val="0DraftNormal"/>
        <w:rPr>
          <w:rFonts w:ascii="Montserrat" w:hAnsi="Montserrat"/>
          <w:spacing w:val="-2"/>
          <w:sz w:val="24"/>
        </w:rPr>
      </w:pPr>
      <w:r w:rsidRPr="00B3633A">
        <w:rPr>
          <w:rFonts w:ascii="Montserrat" w:hAnsi="Montserrat"/>
          <w:spacing w:val="-2"/>
          <w:sz w:val="24"/>
        </w:rPr>
        <w:t>Sure, we'll take a couple of your emissaries back with us...</w:t>
      </w:r>
    </w:p>
    <w:p w:rsidR="0008581E" w:rsidRPr="00B3633A" w:rsidRDefault="0008581E">
      <w:pPr>
        <w:pStyle w:val="0DraftNormal"/>
        <w:rPr>
          <w:rFonts w:ascii="Montserrat" w:hAnsi="Montserrat"/>
          <w:spacing w:val="-2"/>
          <w:sz w:val="24"/>
        </w:rPr>
      </w:pPr>
    </w:p>
    <w:p w:rsidR="0008581E" w:rsidRPr="00B3633A" w:rsidRDefault="0008581E">
      <w:pPr>
        <w:pStyle w:val="0DraftNormal"/>
        <w:rPr>
          <w:rFonts w:ascii="Montserrat" w:hAnsi="Montserrat"/>
          <w:spacing w:val="-2"/>
          <w:sz w:val="24"/>
        </w:rPr>
      </w:pPr>
      <w:r w:rsidRPr="00B3633A">
        <w:rPr>
          <w:rFonts w:ascii="Montserrat" w:hAnsi="Montserrat"/>
          <w:spacing w:val="-2"/>
          <w:sz w:val="24"/>
        </w:rPr>
        <w:t>He doesn't talk much does he? Him, well he isn't even here to be precise. This is only his former body.</w:t>
      </w:r>
    </w:p>
    <w:p w:rsidR="0008581E" w:rsidRPr="00B3633A" w:rsidRDefault="0008581E">
      <w:pPr>
        <w:pStyle w:val="0DraftNormal"/>
        <w:rPr>
          <w:rFonts w:ascii="Montserrat" w:hAnsi="Montserrat"/>
          <w:spacing w:val="-2"/>
          <w:sz w:val="24"/>
        </w:rPr>
      </w:pPr>
    </w:p>
    <w:p w:rsidR="0008581E" w:rsidRPr="00B3633A" w:rsidRDefault="0008581E">
      <w:pPr>
        <w:pStyle w:val="0DraftNormal"/>
        <w:rPr>
          <w:rFonts w:ascii="Montserrat" w:hAnsi="Montserrat"/>
          <w:spacing w:val="-2"/>
          <w:sz w:val="24"/>
        </w:rPr>
      </w:pPr>
      <w:r w:rsidRPr="00B3633A">
        <w:rPr>
          <w:rFonts w:ascii="Montserrat" w:hAnsi="Montserrat"/>
          <w:spacing w:val="-2"/>
          <w:sz w:val="24"/>
        </w:rPr>
        <w:t>Talking with a free spirit too much can be an unnerving experience, especially when it helps you figure out how to do this...</w:t>
      </w:r>
    </w:p>
    <w:p w:rsidR="0008581E" w:rsidRPr="00B3633A" w:rsidRDefault="0008581E">
      <w:pPr>
        <w:pStyle w:val="0DraftNormal"/>
        <w:rPr>
          <w:rFonts w:ascii="Montserrat" w:hAnsi="Montserrat"/>
          <w:spacing w:val="-2"/>
          <w:sz w:val="24"/>
        </w:rPr>
      </w:pPr>
    </w:p>
    <w:p w:rsidR="0008581E" w:rsidRPr="00B3633A" w:rsidRDefault="0008581E">
      <w:pPr>
        <w:pStyle w:val="0DraftNormal"/>
        <w:rPr>
          <w:rFonts w:ascii="Montserrat" w:hAnsi="Montserrat"/>
          <w:spacing w:val="-2"/>
          <w:sz w:val="24"/>
        </w:rPr>
      </w:pPr>
      <w:r w:rsidRPr="00B3633A">
        <w:rPr>
          <w:rFonts w:ascii="Montserrat" w:hAnsi="Montserrat"/>
          <w:spacing w:val="-2"/>
          <w:sz w:val="24"/>
        </w:rPr>
        <w:t>Oh, here you are... How are you doing that? Oh, neat. Like this...? Hey, you better pick your jaw back up, people are staring.</w:t>
      </w:r>
    </w:p>
    <w:p w:rsidR="0008581E" w:rsidRPr="00B3633A" w:rsidRDefault="0008581E">
      <w:pPr>
        <w:pStyle w:val="0DraftNormal"/>
        <w:rPr>
          <w:rFonts w:ascii="Montserrat" w:hAnsi="Montserrat"/>
          <w:spacing w:val="-2"/>
          <w:sz w:val="24"/>
        </w:rPr>
      </w:pPr>
    </w:p>
    <w:p w:rsidR="0008581E" w:rsidRPr="00B3633A" w:rsidRDefault="0008581E">
      <w:pPr>
        <w:pStyle w:val="0DraftNormal"/>
        <w:rPr>
          <w:rFonts w:ascii="Montserrat" w:hAnsi="Montserrat"/>
          <w:spacing w:val="-2"/>
          <w:sz w:val="24"/>
        </w:rPr>
      </w:pPr>
      <w:r w:rsidRPr="00B3633A">
        <w:rPr>
          <w:rFonts w:ascii="Montserrat" w:hAnsi="Montserrat"/>
          <w:spacing w:val="-2"/>
          <w:sz w:val="24"/>
        </w:rPr>
        <w:t>Geez, maybe mixing necromancy and technology aren't such a good idea, you know?</w:t>
      </w:r>
    </w:p>
    <w:p w:rsidR="0008581E" w:rsidRPr="00B3633A" w:rsidRDefault="0008581E">
      <w:pPr>
        <w:pStyle w:val="0DraftNormal"/>
        <w:rPr>
          <w:rFonts w:ascii="Montserrat" w:hAnsi="Montserrat"/>
          <w:spacing w:val="-2"/>
          <w:sz w:val="24"/>
        </w:rPr>
      </w:pPr>
    </w:p>
    <w:p w:rsidR="0008581E" w:rsidRPr="00B3633A" w:rsidRDefault="0008581E">
      <w:pPr>
        <w:pStyle w:val="0DraftNormal"/>
        <w:rPr>
          <w:rFonts w:ascii="Montserrat" w:hAnsi="Montserrat"/>
          <w:spacing w:val="-2"/>
          <w:sz w:val="24"/>
        </w:rPr>
      </w:pPr>
      <w:r w:rsidRPr="00B3633A">
        <w:rPr>
          <w:rFonts w:ascii="Montserrat" w:hAnsi="Montserrat"/>
          <w:spacing w:val="-2"/>
          <w:sz w:val="24"/>
        </w:rPr>
        <w:t>I don't think somebody likes you being here... Oh well, at least it was an exciting firefight, and car chase.</w:t>
      </w:r>
    </w:p>
    <w:p w:rsidR="0008581E" w:rsidRPr="00B3633A" w:rsidRDefault="0008581E">
      <w:pPr>
        <w:pStyle w:val="0DraftNormal"/>
        <w:rPr>
          <w:rFonts w:ascii="Montserrat" w:hAnsi="Montserrat"/>
          <w:spacing w:val="-2"/>
          <w:sz w:val="24"/>
        </w:rPr>
      </w:pPr>
    </w:p>
    <w:p w:rsidR="0008581E" w:rsidRPr="00B3633A" w:rsidRDefault="0008581E">
      <w:pPr>
        <w:pStyle w:val="0DraftNormal"/>
        <w:rPr>
          <w:rFonts w:ascii="Montserrat" w:hAnsi="Montserrat"/>
          <w:spacing w:val="-2"/>
          <w:sz w:val="24"/>
        </w:rPr>
      </w:pPr>
      <w:r w:rsidRPr="00B3633A">
        <w:rPr>
          <w:rFonts w:ascii="Montserrat" w:hAnsi="Montserrat"/>
          <w:spacing w:val="-2"/>
          <w:sz w:val="24"/>
        </w:rPr>
        <w:t>Geez, maybe mixing necromancy and technology is a pretty hot idea after all. How are you doing that?! No! I definitely do not want metal in my flesh thankyou... I've spent too many years avoiding just that to start changing my ways now...</w:t>
      </w:r>
    </w:p>
    <w:p w:rsidR="0008581E" w:rsidRPr="00B3633A" w:rsidRDefault="0008581E">
      <w:pPr>
        <w:pStyle w:val="0DraftNormal"/>
        <w:rPr>
          <w:rFonts w:ascii="Montserrat" w:hAnsi="Montserrat"/>
          <w:spacing w:val="-2"/>
          <w:sz w:val="24"/>
        </w:rPr>
      </w:pPr>
    </w:p>
    <w:p w:rsidR="0008581E" w:rsidRPr="00B3633A" w:rsidRDefault="0008581E">
      <w:pPr>
        <w:pStyle w:val="0DraftNormal"/>
        <w:rPr>
          <w:rFonts w:ascii="Montserrat" w:hAnsi="Montserrat"/>
          <w:spacing w:val="-2"/>
          <w:sz w:val="24"/>
        </w:rPr>
      </w:pPr>
      <w:r w:rsidRPr="00B3633A">
        <w:rPr>
          <w:rFonts w:ascii="Montserrat" w:hAnsi="Montserrat"/>
          <w:spacing w:val="-2"/>
          <w:sz w:val="24"/>
        </w:rPr>
        <w:t>It's a working vacation, you want to come or not? Besides you're still teaching me things, remember?</w:t>
      </w:r>
    </w:p>
    <w:p w:rsidR="0008581E" w:rsidRPr="00B3633A" w:rsidRDefault="0008581E">
      <w:pPr>
        <w:pStyle w:val="0DraftNormal"/>
        <w:rPr>
          <w:rFonts w:ascii="Montserrat" w:hAnsi="Montserrat"/>
          <w:spacing w:val="-2"/>
          <w:sz w:val="24"/>
        </w:rPr>
      </w:pPr>
    </w:p>
    <w:p w:rsidR="0008581E" w:rsidRPr="00B3633A" w:rsidRDefault="0008581E">
      <w:pPr>
        <w:pStyle w:val="0DraftNormal"/>
        <w:rPr>
          <w:rFonts w:ascii="Montserrat" w:hAnsi="Montserrat"/>
          <w:spacing w:val="-2"/>
          <w:sz w:val="24"/>
        </w:rPr>
      </w:pPr>
      <w:r w:rsidRPr="00B3633A">
        <w:rPr>
          <w:rFonts w:ascii="Montserrat" w:hAnsi="Montserrat"/>
          <w:spacing w:val="-2"/>
          <w:sz w:val="24"/>
        </w:rPr>
        <w:t>You've got good potential, i will teach you... Great, mind if i ask what stone you just stepped out from under?</w:t>
      </w:r>
    </w:p>
    <w:p w:rsidR="0008581E" w:rsidRPr="00B3633A" w:rsidRDefault="0008581E">
      <w:pPr>
        <w:pStyle w:val="0DraftNormal"/>
        <w:rPr>
          <w:rFonts w:ascii="Montserrat" w:hAnsi="Montserrat"/>
          <w:spacing w:val="-2"/>
          <w:sz w:val="24"/>
        </w:rPr>
      </w:pPr>
    </w:p>
    <w:p w:rsidR="0008581E" w:rsidRPr="00B3633A" w:rsidRDefault="0008581E">
      <w:pPr>
        <w:pStyle w:val="0DraftNormal"/>
        <w:rPr>
          <w:rFonts w:ascii="Montserrat" w:hAnsi="Montserrat"/>
          <w:spacing w:val="-2"/>
          <w:sz w:val="24"/>
        </w:rPr>
      </w:pPr>
      <w:r w:rsidRPr="00B3633A">
        <w:rPr>
          <w:rFonts w:ascii="Montserrat" w:hAnsi="Montserrat"/>
          <w:spacing w:val="-2"/>
          <w:sz w:val="24"/>
        </w:rPr>
        <w:t>Ah, we have a bid for your clerical appointment, a representative of evil on your own world has spoken for you. Um, i think you and i need to get a few things straight here... Well, can you suggest someone a little more to your particular nature. Perhaps?</w:t>
      </w:r>
    </w:p>
    <w:p w:rsidR="0008581E" w:rsidRPr="00B3633A" w:rsidRDefault="0008581E">
      <w:pPr>
        <w:pStyle w:val="0DraftNormal"/>
        <w:rPr>
          <w:rFonts w:ascii="Montserrat" w:hAnsi="Montserrat"/>
          <w:spacing w:val="-2"/>
          <w:sz w:val="24"/>
        </w:rPr>
      </w:pPr>
    </w:p>
    <w:p w:rsidR="0008581E" w:rsidRPr="00B3633A" w:rsidRDefault="0008581E">
      <w:pPr>
        <w:pStyle w:val="0DraftNormal"/>
        <w:rPr>
          <w:rFonts w:ascii="Montserrat" w:hAnsi="Montserrat"/>
          <w:spacing w:val="-2"/>
          <w:sz w:val="24"/>
        </w:rPr>
      </w:pPr>
      <w:r w:rsidRPr="00B3633A">
        <w:rPr>
          <w:rFonts w:ascii="Montserrat" w:hAnsi="Montserrat"/>
          <w:spacing w:val="-2"/>
          <w:sz w:val="24"/>
        </w:rPr>
        <w:t>Well, i'll ask her... Er... Him, whatever. This might get interesting.</w:t>
      </w:r>
    </w:p>
    <w:p w:rsidR="0008581E" w:rsidRPr="00B3633A" w:rsidRDefault="0008581E">
      <w:pPr>
        <w:pStyle w:val="0DraftNormal"/>
        <w:rPr>
          <w:rFonts w:ascii="Montserrat" w:hAnsi="Montserrat"/>
          <w:spacing w:val="-2"/>
          <w:sz w:val="24"/>
        </w:rPr>
      </w:pPr>
    </w:p>
    <w:p w:rsidR="0008581E" w:rsidRPr="00B3633A" w:rsidRDefault="0008581E">
      <w:pPr>
        <w:pStyle w:val="0DraftNormal"/>
        <w:rPr>
          <w:rFonts w:ascii="Montserrat" w:hAnsi="Montserrat"/>
          <w:spacing w:val="-2"/>
          <w:sz w:val="24"/>
        </w:rPr>
      </w:pPr>
      <w:r w:rsidRPr="00B3633A">
        <w:rPr>
          <w:rFonts w:ascii="Montserrat" w:hAnsi="Montserrat"/>
          <w:spacing w:val="-2"/>
          <w:sz w:val="24"/>
        </w:rPr>
        <w:t>What do you mean, you need us to remove the local authorities? Right, well get right on it.</w:t>
      </w:r>
    </w:p>
    <w:p w:rsidR="0008581E" w:rsidRPr="00B3633A" w:rsidRDefault="0008581E">
      <w:pPr>
        <w:pStyle w:val="0DraftNormal"/>
        <w:rPr>
          <w:rFonts w:ascii="Montserrat" w:hAnsi="Montserrat"/>
          <w:spacing w:val="-2"/>
          <w:sz w:val="24"/>
        </w:rPr>
      </w:pPr>
    </w:p>
    <w:p w:rsidR="0008581E" w:rsidRPr="00B3633A" w:rsidRDefault="0008581E">
      <w:pPr>
        <w:pStyle w:val="0DraftNormal"/>
        <w:rPr>
          <w:rFonts w:ascii="Montserrat" w:hAnsi="Montserrat"/>
          <w:spacing w:val="-2"/>
          <w:sz w:val="24"/>
        </w:rPr>
      </w:pPr>
      <w:r w:rsidRPr="00B3633A">
        <w:rPr>
          <w:rFonts w:ascii="Montserrat" w:hAnsi="Montserrat"/>
          <w:spacing w:val="-2"/>
          <w:sz w:val="24"/>
        </w:rPr>
        <w:t>What do you mean, you don't want us to remove the local authorities? But we were so close! Right, we'll get right on it</w:t>
      </w:r>
    </w:p>
    <w:p w:rsidR="0008581E" w:rsidRPr="00B3633A" w:rsidRDefault="0008581E">
      <w:pPr>
        <w:pStyle w:val="0DraftNormal"/>
        <w:rPr>
          <w:rFonts w:ascii="Montserrat" w:hAnsi="Montserrat"/>
          <w:spacing w:val="-2"/>
          <w:sz w:val="24"/>
        </w:rPr>
      </w:pPr>
    </w:p>
    <w:p w:rsidR="0008581E" w:rsidRPr="00B3633A" w:rsidRDefault="0008581E">
      <w:pPr>
        <w:pStyle w:val="0DraftNormal"/>
        <w:rPr>
          <w:rFonts w:ascii="Montserrat" w:hAnsi="Montserrat"/>
          <w:spacing w:val="-2"/>
          <w:sz w:val="24"/>
        </w:rPr>
      </w:pPr>
      <w:r w:rsidRPr="00B3633A">
        <w:rPr>
          <w:rFonts w:ascii="Montserrat" w:hAnsi="Montserrat"/>
          <w:spacing w:val="-2"/>
          <w:sz w:val="24"/>
        </w:rPr>
        <w:t>You want me to work out a deal with what? Right, i'll look into it... (san loss!)</w:t>
      </w:r>
    </w:p>
    <w:p w:rsidR="0008581E" w:rsidRPr="00B3633A" w:rsidRDefault="0008581E">
      <w:pPr>
        <w:pStyle w:val="0DraftNormal"/>
        <w:rPr>
          <w:rFonts w:ascii="Montserrat" w:hAnsi="Montserrat"/>
          <w:spacing w:val="-2"/>
          <w:sz w:val="24"/>
        </w:rPr>
      </w:pPr>
    </w:p>
    <w:p w:rsidR="0008581E" w:rsidRPr="00B3633A" w:rsidRDefault="0008581E">
      <w:pPr>
        <w:pStyle w:val="0DraftNormal"/>
        <w:rPr>
          <w:rFonts w:ascii="Montserrat" w:hAnsi="Montserrat"/>
          <w:spacing w:val="-2"/>
          <w:sz w:val="24"/>
        </w:rPr>
      </w:pPr>
      <w:r w:rsidRPr="00B3633A">
        <w:rPr>
          <w:rFonts w:ascii="Montserrat" w:hAnsi="Montserrat"/>
          <w:spacing w:val="-2"/>
          <w:sz w:val="24"/>
        </w:rPr>
        <w:t>The deck of fate, all the threads of destiny, and i had to keep the thing...</w:t>
      </w:r>
    </w:p>
    <w:p w:rsidR="0008581E" w:rsidRPr="00B3633A" w:rsidRDefault="0008581E">
      <w:pPr>
        <w:pStyle w:val="0DraftNormal"/>
        <w:rPr>
          <w:rFonts w:ascii="Montserrat" w:hAnsi="Montserrat"/>
          <w:spacing w:val="-2"/>
          <w:sz w:val="24"/>
        </w:rPr>
      </w:pPr>
    </w:p>
    <w:p w:rsidR="0008581E" w:rsidRPr="00B3633A" w:rsidRDefault="0008581E">
      <w:pPr>
        <w:pStyle w:val="0DraftNormal"/>
        <w:rPr>
          <w:rFonts w:ascii="Montserrat" w:hAnsi="Montserrat"/>
          <w:spacing w:val="-2"/>
          <w:sz w:val="24"/>
        </w:rPr>
      </w:pPr>
      <w:r w:rsidRPr="00B3633A">
        <w:rPr>
          <w:rFonts w:ascii="Montserrat" w:hAnsi="Montserrat"/>
          <w:spacing w:val="-2"/>
          <w:sz w:val="24"/>
        </w:rPr>
        <w:t>We've got a little problem with that last assignment... Sure, i know where we need to go, it's that way, we just don't have any way to get off of this planet here, at the moment... Right, no problem, i'll look into it.</w:t>
      </w:r>
    </w:p>
    <w:p w:rsidR="0008581E" w:rsidRPr="00B3633A" w:rsidRDefault="0008581E">
      <w:pPr>
        <w:pStyle w:val="0DraftNormal"/>
        <w:rPr>
          <w:rFonts w:ascii="Montserrat" w:hAnsi="Montserrat"/>
          <w:spacing w:val="-2"/>
          <w:sz w:val="24"/>
        </w:rPr>
      </w:pPr>
    </w:p>
    <w:p w:rsidR="0008581E" w:rsidRPr="00B3633A" w:rsidRDefault="0008581E">
      <w:pPr>
        <w:pStyle w:val="0DraftNormal"/>
        <w:rPr>
          <w:rFonts w:ascii="Montserrat" w:hAnsi="Montserrat"/>
          <w:spacing w:val="-2"/>
          <w:sz w:val="24"/>
        </w:rPr>
      </w:pPr>
      <w:r w:rsidRPr="00B3633A">
        <w:rPr>
          <w:rFonts w:ascii="Montserrat" w:hAnsi="Montserrat"/>
          <w:spacing w:val="-2"/>
          <w:sz w:val="24"/>
        </w:rPr>
        <w:t>A sensual - inferrably sexual - opening to present the city of night. Siva 17 engages the city as it is swallowed by riot. She inevitably demonstrates her potential for destruction - marking herself as a threat in some minds. On her return - after hardware problems - the enigmatic av emerges, and reveales herself for our first glimpse. The next few days comes to a face off with swat, an amiable approach by local talent, her attempt to contact a higher authority, and her final summons to go before the chair of sri. Kzeisza is the last thing she expects.</w:t>
      </w:r>
    </w:p>
    <w:p w:rsidR="0008581E" w:rsidRPr="00B3633A" w:rsidRDefault="0008581E">
      <w:pPr>
        <w:pStyle w:val="0DraftNormal"/>
        <w:rPr>
          <w:rFonts w:ascii="Montserrat" w:hAnsi="Montserrat"/>
          <w:spacing w:val="-2"/>
          <w:sz w:val="24"/>
        </w:rPr>
      </w:pPr>
    </w:p>
    <w:p w:rsidR="0008581E" w:rsidRPr="00B3633A" w:rsidRDefault="0008581E">
      <w:pPr>
        <w:pStyle w:val="0DraftNormal"/>
        <w:rPr>
          <w:rFonts w:ascii="Montserrat" w:hAnsi="Montserrat"/>
          <w:spacing w:val="-2"/>
          <w:sz w:val="24"/>
        </w:rPr>
      </w:pPr>
      <w:r w:rsidRPr="00B3633A">
        <w:rPr>
          <w:rFonts w:ascii="Montserrat" w:hAnsi="Montserrat"/>
          <w:spacing w:val="-2"/>
          <w:sz w:val="24"/>
        </w:rPr>
        <w:t>There are certain characters indicated in the opening segments that really do have important influences on the story. The mercs and their leader, the swat commander, the talent from the pub. There are also certain points that leave the reader with questions that could discourage them. Inconsistencies. Why does av act so cautiously at first then casually after? Recall. Av enters the city with so much caution, guarding against being noticed - drawing little attention to herself - and the next morning goes right out in full daylight in full armor. The situation calls for it, but tht is not made clear enough. She needs to consider that before she goes out. When she veers over to the garden terrace it seems like a deviation of her intent, a misleading turn of phrase. Her predatorial manner is illuminated later in the book, but prior to that revelation leads the reader to see her as having an agenda that is not there. The opening segments also seem confusing in perspective and penetration of characters. That device is not smooth enough yet. There are many repetitions and digressions in the language that could be weeded out for more fluid reading. The chapter cliffhanger works excellently, though getting to it is difficult upon examination.</w:t>
      </w:r>
    </w:p>
    <w:p w:rsidR="0008581E" w:rsidRPr="00B3633A" w:rsidRDefault="0008581E">
      <w:pPr>
        <w:pStyle w:val="0DraftNormal"/>
        <w:rPr>
          <w:rFonts w:ascii="Montserrat" w:hAnsi="Montserrat"/>
          <w:spacing w:val="-2"/>
          <w:sz w:val="24"/>
        </w:rPr>
      </w:pPr>
    </w:p>
    <w:p w:rsidR="0008581E" w:rsidRPr="00B3633A" w:rsidRDefault="0008581E">
      <w:pPr>
        <w:pStyle w:val="0DraftNormal"/>
        <w:rPr>
          <w:rFonts w:ascii="Montserrat" w:hAnsi="Montserrat"/>
          <w:spacing w:val="-2"/>
          <w:sz w:val="24"/>
        </w:rPr>
      </w:pPr>
      <w:r w:rsidRPr="00B3633A">
        <w:rPr>
          <w:rFonts w:ascii="Montserrat" w:hAnsi="Montserrat"/>
          <w:spacing w:val="-2"/>
          <w:sz w:val="24"/>
        </w:rPr>
        <w:t>Av's impressions of the city are modified by each new light she comes to see it in. First seeing it as a cold monstrosity, then a nocturnal paradise of light, then a city in chaos, a knot of paradoxes, and by the end of this chapter, a veil obscuring many dangerous secrets. She has the opportunity to weigh the sophistication of both its magic and technology and determine that she has and has known better. What makes this city special, though, is the extrordinary way it has managed to integrate such divergent elements. A useful model. What she sees inspires her. Giving her an idea. Learning these things has had its side effects. She gets noticed by several different factions. Most she remains unaware of. But, one of the factions in this city has taken an accute interest in her, and what she represents. She is brought to meet kzeisza, a dragon older than civilization.</w:t>
      </w:r>
    </w:p>
    <w:p w:rsidR="0008581E" w:rsidRPr="00B3633A" w:rsidRDefault="0008581E">
      <w:pPr>
        <w:pStyle w:val="0DraftNormal"/>
        <w:rPr>
          <w:rFonts w:ascii="Montserrat" w:hAnsi="Montserrat"/>
          <w:spacing w:val="-2"/>
          <w:sz w:val="24"/>
        </w:rPr>
      </w:pPr>
    </w:p>
    <w:p w:rsidR="0008581E" w:rsidRPr="00B3633A" w:rsidRDefault="0008581E">
      <w:pPr>
        <w:pStyle w:val="0DraftNormal"/>
        <w:rPr>
          <w:rFonts w:ascii="Montserrat" w:hAnsi="Montserrat"/>
          <w:spacing w:val="-2"/>
          <w:sz w:val="24"/>
        </w:rPr>
      </w:pPr>
      <w:r w:rsidRPr="00B3633A">
        <w:rPr>
          <w:rFonts w:ascii="Montserrat" w:hAnsi="Montserrat"/>
          <w:spacing w:val="-2"/>
          <w:sz w:val="24"/>
        </w:rPr>
        <w:t>Avonlea. Mistress of triel manor, the county and precinct of triel in the high province and kingdom of saendria; lieutenant, first wing, siva squadron, united earth defense forces, pacific advance fleet by special dispensation of the misfold allowances under the nexus incident.</w:t>
      </w:r>
    </w:p>
    <w:p w:rsidR="0008581E" w:rsidRPr="00B3633A" w:rsidRDefault="0008581E">
      <w:pPr>
        <w:pStyle w:val="0DraftNormal"/>
        <w:rPr>
          <w:rFonts w:ascii="Montserrat" w:hAnsi="Montserrat"/>
          <w:spacing w:val="-2"/>
          <w:sz w:val="24"/>
        </w:rPr>
      </w:pPr>
    </w:p>
    <w:p w:rsidR="0008581E" w:rsidRPr="00B3633A" w:rsidRDefault="0008581E">
      <w:pPr>
        <w:pStyle w:val="0DraftNormal"/>
        <w:rPr>
          <w:rFonts w:ascii="Montserrat" w:hAnsi="Montserrat"/>
          <w:spacing w:val="-2"/>
          <w:sz w:val="24"/>
        </w:rPr>
      </w:pPr>
      <w:r w:rsidRPr="00B3633A">
        <w:rPr>
          <w:rFonts w:ascii="Montserrat" w:hAnsi="Montserrat"/>
          <w:spacing w:val="-2"/>
          <w:sz w:val="24"/>
        </w:rPr>
        <w:t xml:space="preserve">Kzeisza anzoar aioch kzhan sif vellosh ni aregriar sish mellyr weox dinevin lor anjui aigos meloch vandu goth rykhar ixth vanioush ballosch synuiflysythftharalwoshenautrtch. </w:t>
      </w:r>
    </w:p>
    <w:p w:rsidR="0008581E" w:rsidRPr="00B3633A" w:rsidRDefault="0008581E">
      <w:pPr>
        <w:pStyle w:val="0DraftNormal"/>
        <w:rPr>
          <w:rFonts w:ascii="Montserrat" w:hAnsi="Montserrat"/>
          <w:spacing w:val="-2"/>
          <w:sz w:val="24"/>
        </w:rPr>
      </w:pPr>
    </w:p>
    <w:p w:rsidR="0008581E" w:rsidRPr="00B3633A" w:rsidRDefault="0008581E">
      <w:pPr>
        <w:pStyle w:val="0DraftNormal"/>
        <w:rPr>
          <w:rFonts w:ascii="Montserrat" w:hAnsi="Montserrat"/>
          <w:spacing w:val="-2"/>
          <w:sz w:val="24"/>
        </w:rPr>
      </w:pPr>
      <w:r w:rsidRPr="00B3633A">
        <w:rPr>
          <w:rFonts w:ascii="Montserrat" w:hAnsi="Montserrat"/>
          <w:spacing w:val="-2"/>
          <w:sz w:val="24"/>
        </w:rPr>
        <w:t>Avonlea, unpromised: siva 17. Her wing designation, siva 17 is the first name we will have of her. She will enter the city much as was originally seen, but, we will find out what she is capable of as a destroyer before we will get a deeper feel for her. From the hard, faceless, armored knight will emerge a deceptively delicate, and enigmatic entity. From the wages of her first night, will come enough admiration to lead to an offer of acceptance to accompany the enmity of swat and ao. Her first engagement with vancouver gains her much respect - positive and negative.</w:t>
      </w:r>
    </w:p>
    <w:p w:rsidR="0008581E" w:rsidRPr="00B3633A" w:rsidRDefault="0008581E">
      <w:pPr>
        <w:pStyle w:val="0DraftNormal"/>
        <w:rPr>
          <w:rFonts w:ascii="Montserrat" w:hAnsi="Montserrat"/>
          <w:spacing w:val="-2"/>
          <w:sz w:val="24"/>
        </w:rPr>
      </w:pPr>
    </w:p>
    <w:p w:rsidR="0008581E" w:rsidRPr="00B3633A" w:rsidRDefault="0008581E">
      <w:pPr>
        <w:pStyle w:val="0DraftNormal"/>
        <w:rPr>
          <w:rFonts w:ascii="Montserrat" w:hAnsi="Montserrat"/>
          <w:spacing w:val="-2"/>
          <w:sz w:val="24"/>
        </w:rPr>
      </w:pPr>
      <w:r w:rsidRPr="00B3633A">
        <w:rPr>
          <w:rFonts w:ascii="Montserrat" w:hAnsi="Montserrat"/>
          <w:spacing w:val="-2"/>
          <w:sz w:val="24"/>
        </w:rPr>
        <w:t>Paf: pacific advance fleet (united earth defense forces) a planetary defense fleet composed of a command cruiser, three battleships, two launch platforms, a destroyer and a stealth cruiser. This is what is left out of almost three hundred ships. The cruisers are capable of fusing with the other vessels. All ships have their own compliment of fighters and scouts. One squadron for each. The launch platforms each support a full battalion of fighters and troops in addition to the lead squadron. Siva and jinx squadrons are noted rivals.</w:t>
      </w:r>
    </w:p>
    <w:p w:rsidR="0008581E" w:rsidRPr="00B3633A" w:rsidRDefault="0008581E">
      <w:pPr>
        <w:pStyle w:val="0DraftNormal"/>
        <w:rPr>
          <w:rFonts w:ascii="Montserrat" w:hAnsi="Montserrat"/>
          <w:spacing w:val="-2"/>
          <w:sz w:val="24"/>
        </w:rPr>
      </w:pPr>
    </w:p>
    <w:p w:rsidR="0008581E" w:rsidRPr="00B3633A" w:rsidRDefault="0008581E">
      <w:pPr>
        <w:pStyle w:val="0DraftNormal"/>
        <w:rPr>
          <w:rFonts w:ascii="Montserrat" w:hAnsi="Montserrat"/>
          <w:spacing w:val="-2"/>
          <w:sz w:val="24"/>
        </w:rPr>
      </w:pPr>
      <w:r w:rsidRPr="00B3633A">
        <w:rPr>
          <w:rFonts w:ascii="Montserrat" w:hAnsi="Montserrat"/>
          <w:spacing w:val="-2"/>
          <w:sz w:val="24"/>
        </w:rPr>
        <w:t>Exultant: the flagship of the pacific advance fleet. The ship is controlled from the captain's bridge, while the fleet is commanded by the admiral from the admiral's bridge (aka the fleet bridge.) Siva squadron is assigned to the exultant as its vanguard. As the pact evolves, the exultant comes to port in vancouver, along with a battle ship, the tempest, and a launch platform, the aegis.</w:t>
      </w:r>
    </w:p>
    <w:p w:rsidR="0008581E" w:rsidRPr="00B3633A" w:rsidRDefault="0008581E">
      <w:pPr>
        <w:pStyle w:val="0DraftNormal"/>
        <w:rPr>
          <w:rFonts w:ascii="Montserrat" w:hAnsi="Montserrat"/>
          <w:spacing w:val="-2"/>
          <w:sz w:val="24"/>
        </w:rPr>
      </w:pPr>
    </w:p>
    <w:p w:rsidR="0008581E" w:rsidRPr="00B3633A" w:rsidRDefault="0008581E">
      <w:pPr>
        <w:pStyle w:val="0DraftNormal"/>
        <w:rPr>
          <w:rFonts w:ascii="Montserrat" w:hAnsi="Montserrat"/>
          <w:spacing w:val="-2"/>
          <w:sz w:val="24"/>
        </w:rPr>
      </w:pPr>
      <w:r w:rsidRPr="00B3633A">
        <w:rPr>
          <w:rFonts w:ascii="Montserrat" w:hAnsi="Montserrat"/>
          <w:spacing w:val="-2"/>
          <w:sz w:val="24"/>
        </w:rPr>
        <w:t>Nls swat: neutral liscensed securities special weapons and tactics. An incorporated special peace keeping force contracted by the city corporate commission. The residual force remaining in the dislocated city is cut off from its superior offices and by contract rights can option to protect their interests in a time of suitable crisis. Though technically under the jurisdiction of the corporations funding its acvtivities, it has its own reserves of funding which it will use in times of martial law, whereby allowing it to overrule the dictates of its patron corps. Among its powers, it can create a governing council to act as a higher authority than the corporate entities. During the few weeks it will take to create this formerly non existant government, the nls swat occupies the city and enforces martial law.</w:t>
      </w:r>
    </w:p>
    <w:p w:rsidR="0008581E" w:rsidRPr="00B3633A" w:rsidRDefault="0008581E">
      <w:pPr>
        <w:pStyle w:val="0DraftNormal"/>
        <w:rPr>
          <w:rFonts w:ascii="Montserrat" w:hAnsi="Montserrat"/>
          <w:spacing w:val="-2"/>
          <w:sz w:val="24"/>
        </w:rPr>
      </w:pPr>
    </w:p>
    <w:p w:rsidR="0008581E" w:rsidRPr="00B3633A" w:rsidRDefault="0008581E">
      <w:pPr>
        <w:pStyle w:val="0DraftNormal"/>
        <w:rPr>
          <w:rFonts w:ascii="Montserrat" w:hAnsi="Montserrat"/>
          <w:spacing w:val="-2"/>
          <w:sz w:val="24"/>
        </w:rPr>
      </w:pPr>
      <w:r w:rsidRPr="00B3633A">
        <w:rPr>
          <w:rFonts w:ascii="Montserrat" w:hAnsi="Montserrat"/>
          <w:spacing w:val="-2"/>
          <w:sz w:val="24"/>
        </w:rPr>
        <w:t xml:space="preserve">Her idea. Until she actually divulges her conclusions to kzeisza, av's idea is not revealed to the reader. However, her reactions to those things which in part bring her to the necessarry conclusions do have clear connections and hint to her conclusions. It is more important in the first chapter to establish the images of her, the city and an idea of things to come. </w:t>
      </w:r>
    </w:p>
    <w:p w:rsidR="0008581E" w:rsidRPr="00B3633A" w:rsidRDefault="0008581E">
      <w:pPr>
        <w:pStyle w:val="0DraftNormal"/>
        <w:rPr>
          <w:rFonts w:ascii="Montserrat" w:hAnsi="Montserrat"/>
          <w:spacing w:val="-2"/>
          <w:sz w:val="24"/>
        </w:rPr>
      </w:pPr>
    </w:p>
    <w:p w:rsidR="0008581E" w:rsidRPr="00B3633A" w:rsidRDefault="0008581E">
      <w:pPr>
        <w:pStyle w:val="0DraftNormal"/>
        <w:rPr>
          <w:rFonts w:ascii="Montserrat" w:hAnsi="Montserrat"/>
          <w:spacing w:val="-2"/>
          <w:sz w:val="24"/>
        </w:rPr>
      </w:pPr>
      <w:r w:rsidRPr="00B3633A">
        <w:rPr>
          <w:rFonts w:ascii="Montserrat" w:hAnsi="Montserrat"/>
          <w:spacing w:val="-2"/>
          <w:sz w:val="24"/>
        </w:rPr>
        <w:t>Eventually it will become obvious and necessary to approach the ccc with an offer of alliance with the pact groups, offically including the rest of the city and its influential parts in the treaty. This will work later, due to the presence of the other members outside of sri. At that point, the character of the conflict will change slightly. There will be new internal intrigue, and direct opposition will be external to the city.</w:t>
      </w:r>
    </w:p>
    <w:p w:rsidR="0008581E" w:rsidRPr="00B3633A" w:rsidRDefault="0008581E">
      <w:pPr>
        <w:pStyle w:val="0DraftNormal"/>
        <w:rPr>
          <w:rFonts w:ascii="Montserrat" w:hAnsi="Montserrat"/>
          <w:spacing w:val="-2"/>
          <w:sz w:val="24"/>
        </w:rPr>
      </w:pPr>
    </w:p>
    <w:p w:rsidR="0008581E" w:rsidRPr="00B3633A" w:rsidRDefault="0008581E">
      <w:pPr>
        <w:pStyle w:val="0DraftNormal"/>
        <w:rPr>
          <w:rFonts w:ascii="Montserrat" w:hAnsi="Montserrat"/>
          <w:spacing w:val="-2"/>
          <w:sz w:val="24"/>
        </w:rPr>
      </w:pPr>
      <w:r w:rsidRPr="00B3633A">
        <w:rPr>
          <w:rFonts w:ascii="Montserrat" w:hAnsi="Montserrat"/>
          <w:spacing w:val="-2"/>
          <w:sz w:val="24"/>
        </w:rPr>
        <w:t xml:space="preserve">Av meets her conditions - a look at nexus et al. This chapter comes immediately on the tail of the first. An unprecidented clarity gets hold of av and sees her through the trauma of her first interview with kzeisza. Her simple warning is evolved into far more - a possible solution to the chaos of nexus. And kzeisza's expectations of her are still not fulfilled. In making her point, she causes them both to have a moment to reflect on what is to come. Her deleyed reaction preceeds her other considerations. Her probation begins, and with it comes a gift of power - a phoenix v21. (its unique qualities would best be demonstrated rather than discussed.) With this, she returns to the paf to seek their commitment. Awaiting her there are many unresolved situations. She is summoned to deal with her clone's unpresented demise. Her talk with the admiral results in almost two weeks of negotiation and leg work for her. Her reunion with dirk is uncomfortable, and ultimately causes her to seek peace. (her difficulties with dirk must be well presented for it will count for a lot in the end.)  </w:t>
      </w:r>
    </w:p>
    <w:p w:rsidR="0008581E" w:rsidRPr="00B3633A" w:rsidRDefault="0008581E">
      <w:pPr>
        <w:pStyle w:val="0DraftNormal"/>
        <w:rPr>
          <w:rFonts w:ascii="Montserrat" w:hAnsi="Montserrat"/>
          <w:spacing w:val="-2"/>
          <w:sz w:val="24"/>
        </w:rPr>
      </w:pPr>
    </w:p>
    <w:p w:rsidR="0008581E" w:rsidRPr="00B3633A" w:rsidRDefault="0008581E">
      <w:pPr>
        <w:pStyle w:val="0DraftNormal"/>
        <w:rPr>
          <w:rFonts w:ascii="Montserrat" w:hAnsi="Montserrat"/>
          <w:spacing w:val="-2"/>
          <w:sz w:val="24"/>
        </w:rPr>
      </w:pPr>
      <w:r w:rsidRPr="00B3633A">
        <w:rPr>
          <w:rFonts w:ascii="Montserrat" w:hAnsi="Montserrat"/>
          <w:spacing w:val="-2"/>
          <w:sz w:val="24"/>
        </w:rPr>
        <w:t>The idea of being sponsored by a natural enemy is both unnerving and virtually impossible to turn down. Clearly, the dragon has his own interests in her. It is only upon hearing her synopsis and proposal that he comes to consider the creation and execution of open negotiations to promote inter cultural stability, using her as the lynch-pin for the whole effort. By way of testing her, on several points, he sends her out to prove herself. In an awesome display of power, he conjures a v21 fighting phoenix, an elite combat frame. Giving her this, he sends her on her way back to the force which taught her how to pilot the thing. The net result being that a good portion of the world and what it is about and the things she has endured in it can be naturally brought to light. It is a superficial view, but the seeds of many important threads are sowed, subtly in the minor details of the initial groundwork she has to lay. This chapter is a collage of small scenes detailing a score of days of work.</w:t>
      </w:r>
    </w:p>
    <w:p w:rsidR="0008581E" w:rsidRPr="00B3633A" w:rsidRDefault="0008581E">
      <w:pPr>
        <w:pStyle w:val="0DraftNormal"/>
        <w:rPr>
          <w:rFonts w:ascii="Montserrat" w:hAnsi="Montserrat"/>
          <w:spacing w:val="-2"/>
          <w:sz w:val="24"/>
        </w:rPr>
      </w:pPr>
    </w:p>
    <w:p w:rsidR="0008581E" w:rsidRPr="00B3633A" w:rsidRDefault="0008581E">
      <w:pPr>
        <w:pStyle w:val="0DraftNormal"/>
        <w:rPr>
          <w:rFonts w:ascii="Montserrat" w:hAnsi="Montserrat"/>
          <w:spacing w:val="-2"/>
          <w:sz w:val="24"/>
        </w:rPr>
      </w:pPr>
      <w:r w:rsidRPr="00B3633A">
        <w:rPr>
          <w:rFonts w:ascii="Montserrat" w:hAnsi="Montserrat"/>
          <w:spacing w:val="-2"/>
          <w:sz w:val="24"/>
        </w:rPr>
        <w:t>Recombinant dna matrix sample: despecified tissue cultures used to restore massively damaged or dismembered portions of the body. A routine sample was taken from av during her time in the paf. A clone was made from this matrix when she officially cut herself loose from the paf. Due to her unique nature, though, the cloning process encountered some difficulties. On her return as a negotiator, she is called in by the med-tech and the bio-engineering experts. She gets to watch as the clone destabilizes upon activation. She notices the presence of an empath\telepath, who has joined the medlab team. From this experiment, work will proceed toward the development of a catalyst matrix. This acheivement will come about finally due to the radical work undertaken to keep av alive after her undoing in the third book. Her understanding of what they are attempting is what allows her to restore her own form and functions after she overcomes that testing. The event of her clone breakdown is not witnessed first hand, but in her memories as they return to it to consider the implications. Only the going in and the coming out are shown at the present.</w:t>
      </w:r>
    </w:p>
    <w:p w:rsidR="0008581E" w:rsidRPr="00B3633A" w:rsidRDefault="0008581E">
      <w:pPr>
        <w:pStyle w:val="0DraftNormal"/>
        <w:rPr>
          <w:rFonts w:ascii="Montserrat" w:hAnsi="Montserrat"/>
          <w:spacing w:val="-2"/>
          <w:sz w:val="24"/>
        </w:rPr>
      </w:pPr>
    </w:p>
    <w:p w:rsidR="0008581E" w:rsidRPr="00B3633A" w:rsidRDefault="0008581E">
      <w:pPr>
        <w:pStyle w:val="0DraftNormal"/>
        <w:rPr>
          <w:rFonts w:ascii="Montserrat" w:hAnsi="Montserrat"/>
          <w:spacing w:val="-2"/>
          <w:sz w:val="24"/>
        </w:rPr>
      </w:pPr>
      <w:r w:rsidRPr="00B3633A">
        <w:rPr>
          <w:rFonts w:ascii="Montserrat" w:hAnsi="Montserrat"/>
          <w:spacing w:val="-2"/>
          <w:sz w:val="24"/>
        </w:rPr>
        <w:t>Among many things about av which are not disclosed straight up, her exotic nature is not revealed for some time. It is, however, hinted at. Her clone's death would have shown too much at this time. So, her visit to the med lab is led up to and led away from without more than a hint of its consequence. Also, when she dissappears for privacy or to elude someone, a hint of what she is is given without explanation. For reasons of her own, she hid this part of herself from the majority of those around her. Only those who had been by her side at a time when it had been absolutely for her to shift were ever allowed to see it. Her intuition usually assured her of that.</w:t>
      </w:r>
    </w:p>
    <w:p w:rsidR="0008581E" w:rsidRPr="00B3633A" w:rsidRDefault="0008581E">
      <w:pPr>
        <w:pStyle w:val="0DraftNormal"/>
        <w:rPr>
          <w:rFonts w:ascii="Montserrat" w:hAnsi="Montserrat"/>
          <w:spacing w:val="-2"/>
          <w:sz w:val="24"/>
        </w:rPr>
      </w:pPr>
    </w:p>
    <w:p w:rsidR="0008581E" w:rsidRPr="00B3633A" w:rsidRDefault="0008581E">
      <w:pPr>
        <w:pStyle w:val="0DraftNormal"/>
        <w:rPr>
          <w:rFonts w:ascii="Montserrat" w:hAnsi="Montserrat"/>
          <w:spacing w:val="-2"/>
          <w:sz w:val="24"/>
        </w:rPr>
      </w:pPr>
      <w:r w:rsidRPr="00B3633A">
        <w:rPr>
          <w:rFonts w:ascii="Montserrat" w:hAnsi="Montserrat"/>
          <w:spacing w:val="-2"/>
          <w:sz w:val="24"/>
        </w:rPr>
        <w:t>Culture merger. The appeal of a unification of splinter cultures is hard for the admiral to ignore. The details and specifics will take time to work out, but the potential to gain from this merger is compelling. They have seen enough magic now for it to have made a strong impression on them. The thought of being able to adapt and blend these fine threads of magic and technology into a tapestry of resounding integrity opens a door to a new future. It convinces them to stay, and not fold their way - hopefully, but without any assurance - back to their own earth.</w:t>
      </w:r>
    </w:p>
    <w:p w:rsidR="0008581E" w:rsidRPr="00B3633A" w:rsidRDefault="0008581E">
      <w:pPr>
        <w:pStyle w:val="0DraftNormal"/>
        <w:rPr>
          <w:rFonts w:ascii="Montserrat" w:hAnsi="Montserrat"/>
          <w:spacing w:val="-2"/>
          <w:sz w:val="24"/>
        </w:rPr>
      </w:pPr>
    </w:p>
    <w:p w:rsidR="0008581E" w:rsidRPr="00B3633A" w:rsidRDefault="0008581E">
      <w:pPr>
        <w:pStyle w:val="0DraftNormal"/>
        <w:rPr>
          <w:rFonts w:ascii="Montserrat" w:hAnsi="Montserrat"/>
          <w:spacing w:val="-2"/>
          <w:sz w:val="24"/>
        </w:rPr>
      </w:pPr>
      <w:r w:rsidRPr="00B3633A">
        <w:rPr>
          <w:rFonts w:ascii="Montserrat" w:hAnsi="Montserrat"/>
          <w:spacing w:val="-2"/>
          <w:sz w:val="24"/>
        </w:rPr>
        <w:t>Av's faux pas - things begin to get weird and erotic. There is a hiatus in story flow, as the weeks of negotiations are of only cosmetic importance to the story. Their effect on her is notable. She wants peace. We pick her up as she finally moves into her suite. This is about where her imminant enemies in ao take note of her in particular. Unfortunately for her, kzeisza is on to her at once. His summons leads to her slip, and the beginning of their erotic entanglement. She actually tempts him, innocently. She nearly expired from shock at her own taunting of destruction. From then on, her dreams belong to kzeisza. The next morning, she is assigned a touter in the adept arts, and begins the fast acceleration towards divinity.</w:t>
      </w:r>
    </w:p>
    <w:p w:rsidR="0008581E" w:rsidRPr="00B3633A" w:rsidRDefault="0008581E">
      <w:pPr>
        <w:pStyle w:val="0DraftNormal"/>
        <w:rPr>
          <w:rFonts w:ascii="Montserrat" w:hAnsi="Montserrat"/>
          <w:spacing w:val="-2"/>
          <w:sz w:val="24"/>
        </w:rPr>
      </w:pPr>
    </w:p>
    <w:p w:rsidR="0008581E" w:rsidRPr="00B3633A" w:rsidRDefault="0008581E">
      <w:pPr>
        <w:pStyle w:val="0DraftNormal"/>
        <w:rPr>
          <w:rFonts w:ascii="Montserrat" w:hAnsi="Montserrat"/>
          <w:spacing w:val="-2"/>
          <w:sz w:val="24"/>
        </w:rPr>
      </w:pPr>
      <w:r w:rsidRPr="00B3633A">
        <w:rPr>
          <w:rFonts w:ascii="Montserrat" w:hAnsi="Montserrat"/>
          <w:spacing w:val="-2"/>
          <w:sz w:val="24"/>
        </w:rPr>
        <w:t>Having met kzeisza's conditions, she slips back for a moments peace before confronting him again. This hope dies, as her return is detected - by friend as well as potential foes. Her summons to appear before kzeisza is not what she expects, and when he delves deep into her psyche, what he finds there hooks them both. Her sensual, sensuous, and wholly abandoned inner nature is peirced and an obsession is voiced. An ancient hunger is awakened in the dragon, and an erotic fatalism is ignited in her. Kzeisza has confirmed what he has seen in her, and found far more than he was prepared for. Never the less, he acts on his first intent. Driving her to develope her extraordinary potential. To promote this, he assigns a touter to her - befriending this one to her in spite of the others initial differences.</w:t>
      </w:r>
    </w:p>
    <w:p w:rsidR="0008581E" w:rsidRPr="00B3633A" w:rsidRDefault="0008581E">
      <w:pPr>
        <w:pStyle w:val="0DraftNormal"/>
        <w:rPr>
          <w:rFonts w:ascii="Montserrat" w:hAnsi="Montserrat"/>
          <w:spacing w:val="-2"/>
          <w:sz w:val="24"/>
        </w:rPr>
      </w:pPr>
    </w:p>
    <w:p w:rsidR="0008581E" w:rsidRPr="00B3633A" w:rsidRDefault="0008581E">
      <w:pPr>
        <w:pStyle w:val="0DraftNormal"/>
        <w:rPr>
          <w:rFonts w:ascii="Montserrat" w:hAnsi="Montserrat"/>
          <w:spacing w:val="-2"/>
          <w:sz w:val="24"/>
        </w:rPr>
      </w:pPr>
      <w:r w:rsidRPr="00B3633A">
        <w:rPr>
          <w:rFonts w:ascii="Montserrat" w:hAnsi="Montserrat"/>
          <w:spacing w:val="-2"/>
          <w:sz w:val="24"/>
        </w:rPr>
        <w:t>Av has a very powerful and infinitely complex aura. In it are such contradictions as her tigermorph exotic nature, the third order of initiation to magic and divinity, the presence of the keys of destiny, a deck of fate; and a certain number of personal paradoxes. The fascination it holds for the ancient and ominously powerful kzeisza is both deep and inexpressible. The strength and integrity of her character, as well as her exotic and sensual openness, all serve to suck the ageless wyrm into her thrall. His intentions for her are swiftly swept further than he could have possibly imagined. Only his own strength of character holds him to his original designs at the start. Many of the temptations she embodies prove too hard for him to resist. Fortunately though, some of them do not.</w:t>
      </w:r>
    </w:p>
    <w:p w:rsidR="0008581E" w:rsidRPr="00B3633A" w:rsidRDefault="0008581E">
      <w:pPr>
        <w:pStyle w:val="0DraftNormal"/>
        <w:rPr>
          <w:rFonts w:ascii="Montserrat" w:hAnsi="Montserrat"/>
          <w:spacing w:val="-2"/>
          <w:sz w:val="24"/>
        </w:rPr>
      </w:pPr>
    </w:p>
    <w:p w:rsidR="0008581E" w:rsidRPr="00B3633A" w:rsidRDefault="0008581E">
      <w:pPr>
        <w:pStyle w:val="0DraftNormal"/>
        <w:rPr>
          <w:rFonts w:ascii="Montserrat" w:hAnsi="Montserrat"/>
          <w:spacing w:val="-2"/>
          <w:sz w:val="24"/>
        </w:rPr>
      </w:pPr>
      <w:r w:rsidRPr="00B3633A">
        <w:rPr>
          <w:rFonts w:ascii="Montserrat" w:hAnsi="Montserrat"/>
          <w:spacing w:val="-2"/>
          <w:sz w:val="24"/>
        </w:rPr>
        <w:t>The magic and technology of the vancouver culture are mutually exclusive. They have a comprable level of sophistication, but the psychology of the culture has created a chasm between the two arts. This schism is destined to be crossed by avonlea, in the course of her undoing.</w:t>
      </w:r>
    </w:p>
    <w:p w:rsidR="0008581E" w:rsidRPr="00B3633A" w:rsidRDefault="0008581E">
      <w:pPr>
        <w:pStyle w:val="0DraftNormal"/>
        <w:rPr>
          <w:rFonts w:ascii="Montserrat" w:hAnsi="Montserrat"/>
          <w:spacing w:val="-2"/>
          <w:sz w:val="24"/>
        </w:rPr>
      </w:pPr>
    </w:p>
    <w:p w:rsidR="0008581E" w:rsidRPr="00B3633A" w:rsidRDefault="0008581E">
      <w:pPr>
        <w:pStyle w:val="0DraftNormal"/>
        <w:rPr>
          <w:rFonts w:ascii="Montserrat" w:hAnsi="Montserrat"/>
          <w:spacing w:val="-2"/>
          <w:sz w:val="24"/>
        </w:rPr>
      </w:pPr>
      <w:r w:rsidRPr="00B3633A">
        <w:rPr>
          <w:rFonts w:ascii="Montserrat" w:hAnsi="Montserrat"/>
          <w:spacing w:val="-2"/>
          <w:sz w:val="24"/>
        </w:rPr>
        <w:t>Dragon dreams - ambush - trust. Again, a certain amount of time passes betwixt this and the preceeding chapter. Her long first day with kianna is significant only in that it broke down into a discussion of relevant details. What is significant to look at directly, is avonlea's transformation of our perception of her. Her distraction wears her out too much to take notice of what is moving closer to her - by way of ao. Her dreams are reaching the surface - even so soon - and with them come many consequences. She wakes in the aftermath of some disturbance, the smoke of which fills her room and forces her to confront an impossible bruise, and the memory of her clone's demise. Dead twin visual. Her thoughts give us a glimpse of what she is and how she works. The day's study gives way to a bit more information, and is succeeded by an attempted assassination or ambush which raises some questions, but answers are forestalled. What matters more is her appointment with kzeisza. He has coveted her trust, and this night she finally understands that she can give it. She divulges a few details about herself, most notably a few days of her childhood.</w:t>
      </w:r>
    </w:p>
    <w:p w:rsidR="0008581E" w:rsidRPr="00B3633A" w:rsidRDefault="0008581E">
      <w:pPr>
        <w:pStyle w:val="0DraftNormal"/>
        <w:rPr>
          <w:rFonts w:ascii="Montserrat" w:hAnsi="Montserrat"/>
          <w:spacing w:val="-2"/>
          <w:sz w:val="24"/>
        </w:rPr>
      </w:pPr>
    </w:p>
    <w:p w:rsidR="0008581E" w:rsidRPr="00B3633A" w:rsidRDefault="0008581E">
      <w:pPr>
        <w:pStyle w:val="0DraftNormal"/>
        <w:rPr>
          <w:rFonts w:ascii="Montserrat" w:hAnsi="Montserrat"/>
          <w:spacing w:val="-2"/>
          <w:sz w:val="24"/>
        </w:rPr>
      </w:pPr>
      <w:r w:rsidRPr="00B3633A">
        <w:rPr>
          <w:rFonts w:ascii="Montserrat" w:hAnsi="Montserrat"/>
          <w:spacing w:val="-2"/>
          <w:sz w:val="24"/>
        </w:rPr>
        <w:t>Something which has been hinted at is revealed by her herself. Shifting into a tiger, she stalks away her tensions. Her peace of mind restored, she turns in. In her dream, the dragon appraoches to indulge her in her hidden desire. She awakes to confront consequences of the dreams own reality. She confronts a painful memory in the image of her own self - the death of her unauthorized clone. Random events of violence which have shadowed her so far focus at last on her. An inept assassination attempt is survived by her, but not by the assassins. No one knows the true significance of the attack, now. She goes on with her studies and duties, until summoned before kzeisza again. Astonishingly, he is making an attempt to soothe her fears and win her trust. He tries to draw her out - leading her to the necessarry realization.</w:t>
      </w:r>
    </w:p>
    <w:p w:rsidR="0008581E" w:rsidRPr="00B3633A" w:rsidRDefault="0008581E">
      <w:pPr>
        <w:pStyle w:val="0DraftNormal"/>
        <w:rPr>
          <w:rFonts w:ascii="Montserrat" w:hAnsi="Montserrat"/>
          <w:spacing w:val="-2"/>
          <w:sz w:val="24"/>
        </w:rPr>
      </w:pPr>
    </w:p>
    <w:p w:rsidR="0008581E" w:rsidRPr="00B3633A" w:rsidRDefault="0008581E">
      <w:pPr>
        <w:pStyle w:val="0DraftNormal"/>
        <w:rPr>
          <w:rFonts w:ascii="Montserrat" w:hAnsi="Montserrat"/>
          <w:spacing w:val="-2"/>
          <w:sz w:val="24"/>
        </w:rPr>
      </w:pPr>
      <w:r w:rsidRPr="00B3633A">
        <w:rPr>
          <w:rFonts w:ascii="Montserrat" w:hAnsi="Montserrat"/>
          <w:spacing w:val="-2"/>
          <w:sz w:val="24"/>
        </w:rPr>
        <w:t>Ao - alpha omega: the opposition took early and immediate notice of av's presence in vancouver. By the time she had secured her position with sri, she was targeted for elimination. The standing rivalry between ao and earth corporations were well established and subtle, but her presence represented a potentially unstoppable takeover of not only the city, but the unmeasured resources of this new world. She was clearly the pivotal figure in a broad scale alliance of powers. Their greatest mistake was underestimating her in the beginning. By proving herself a difficult target to eliminate, and especially after having tipped their hand, they begin to work toward establishing a power base capable of challenging and disrupting what she has begun. Theirs is an immoral stance concerned solely with seizing power at any expense. Much of what they do is never discovered or disclosed. They have to learn as they go along, but they do learn fast.</w:t>
      </w:r>
    </w:p>
    <w:p w:rsidR="0008581E" w:rsidRPr="00B3633A" w:rsidRDefault="0008581E">
      <w:pPr>
        <w:pStyle w:val="0DraftNormal"/>
        <w:rPr>
          <w:rFonts w:ascii="Montserrat" w:hAnsi="Montserrat"/>
          <w:spacing w:val="-2"/>
          <w:sz w:val="24"/>
        </w:rPr>
      </w:pPr>
    </w:p>
    <w:p w:rsidR="0008581E" w:rsidRPr="00B3633A" w:rsidRDefault="0008581E">
      <w:pPr>
        <w:pStyle w:val="0DraftNormal"/>
        <w:rPr>
          <w:rFonts w:ascii="Montserrat" w:hAnsi="Montserrat"/>
          <w:spacing w:val="-2"/>
          <w:sz w:val="24"/>
        </w:rPr>
      </w:pPr>
      <w:r w:rsidRPr="00B3633A">
        <w:rPr>
          <w:rFonts w:ascii="Montserrat" w:hAnsi="Montserrat"/>
          <w:spacing w:val="-2"/>
          <w:sz w:val="24"/>
        </w:rPr>
        <w:t>Things begin to get complicated - others enter the picture. Her recollections begun, her mind cannot turn away from them. She gets little sleep as she relives a few more key scenes, learns that her simple origins are not so simple. She uses the agitation to get some things accomplished, which gets noticed by kianna. Unaware of the evolution of kzeisza's plans av answers a summons to assist in defining the personnel requirements for a full blown diplomatic negotiations department drives her to confront kzeisza - and confronts a few more interesting details as a consequence. More time passes, as her support staff evolves and begins to enter the picture. Rook is drawn into this - a return to a world he had once retired from. Wraith, as always, follows her curiosity so far that she is tied into it - by coming into contact with av. Dirk has worked himself into a position to get close to av, and she again faces that complication. Added to by her introduction to rook and wraith as her field support.</w:t>
      </w:r>
    </w:p>
    <w:p w:rsidR="0008581E" w:rsidRPr="00B3633A" w:rsidRDefault="0008581E">
      <w:pPr>
        <w:pStyle w:val="0DraftNormal"/>
        <w:rPr>
          <w:rFonts w:ascii="Montserrat" w:hAnsi="Montserrat"/>
          <w:spacing w:val="-2"/>
          <w:sz w:val="24"/>
        </w:rPr>
      </w:pPr>
    </w:p>
    <w:p w:rsidR="0008581E" w:rsidRPr="00B3633A" w:rsidRDefault="0008581E">
      <w:pPr>
        <w:pStyle w:val="0DraftNormal"/>
        <w:rPr>
          <w:rFonts w:ascii="Montserrat" w:hAnsi="Montserrat"/>
          <w:spacing w:val="-2"/>
          <w:sz w:val="24"/>
        </w:rPr>
      </w:pPr>
      <w:r w:rsidRPr="00B3633A">
        <w:rPr>
          <w:rFonts w:ascii="Montserrat" w:hAnsi="Montserrat"/>
          <w:spacing w:val="-2"/>
          <w:sz w:val="24"/>
        </w:rPr>
        <w:t xml:space="preserve">Av is making every effort to make herself more comfortable with the idea of living with her present situation. Just doing that, though, lends a few glimpses of not only her interactions with the paf but their interactions with the ever changing face of nexus. Her study under kianna proves to be progressing astronomically. As are kzeisza's plans for solidifying the avonlea's position and service as a negotiator for him. By his command, an entire organization is being built up around her. A small group of specialists is selected to form a support team in the field. In addition to having to come to terms with kzeisza about this, she has to tidy up some of the details of the integrations between sri and the paf. Finally, she gets introduced to her team. </w:t>
      </w:r>
    </w:p>
    <w:p w:rsidR="0008581E" w:rsidRPr="00B3633A" w:rsidRDefault="0008581E">
      <w:pPr>
        <w:pStyle w:val="0DraftNormal"/>
        <w:rPr>
          <w:rFonts w:ascii="Montserrat" w:hAnsi="Montserrat"/>
          <w:spacing w:val="-2"/>
          <w:sz w:val="24"/>
        </w:rPr>
      </w:pPr>
    </w:p>
    <w:p w:rsidR="0008581E" w:rsidRPr="00B3633A" w:rsidRDefault="0008581E">
      <w:pPr>
        <w:pStyle w:val="0DraftNormal"/>
        <w:rPr>
          <w:rFonts w:ascii="Montserrat" w:hAnsi="Montserrat"/>
          <w:spacing w:val="-2"/>
          <w:sz w:val="24"/>
        </w:rPr>
      </w:pPr>
      <w:r w:rsidRPr="00B3633A">
        <w:rPr>
          <w:rFonts w:ascii="Montserrat" w:hAnsi="Montserrat"/>
          <w:spacing w:val="-2"/>
          <w:sz w:val="24"/>
        </w:rPr>
        <w:t>Kzeisza has a history of influences in the identity of kevin zhan. This human form allows him to observe the city and its denziens. He has an admirable amount of influence in the elite circles and corporate authorities which more or less rule vancouver and its vested interests. In this identity, he is the foremost authority on ancient magic and martial arts. As such, he is a recognised figure, and familiar with a number of the greatest talents in the city. Kzeisza anzoar aioch kzhan sif vellosh ni aregriar sish mellyr weox dinevin lor - is more of his name, which goes on for quite a bit, for a dragon can speak for a long time on just one breath. A crime of his own ego, he signs his name k zhan - perils forgive those who notice this.</w:t>
      </w:r>
    </w:p>
    <w:p w:rsidR="0008581E" w:rsidRPr="00B3633A" w:rsidRDefault="0008581E">
      <w:pPr>
        <w:pStyle w:val="0DraftNormal"/>
        <w:rPr>
          <w:rFonts w:ascii="Montserrat" w:hAnsi="Montserrat"/>
          <w:spacing w:val="-2"/>
          <w:sz w:val="24"/>
        </w:rPr>
      </w:pPr>
    </w:p>
    <w:p w:rsidR="0008581E" w:rsidRPr="00B3633A" w:rsidRDefault="0008581E">
      <w:pPr>
        <w:pStyle w:val="0DraftNormal"/>
        <w:rPr>
          <w:rFonts w:ascii="Montserrat" w:hAnsi="Montserrat"/>
          <w:spacing w:val="-2"/>
          <w:sz w:val="24"/>
        </w:rPr>
      </w:pPr>
      <w:r w:rsidRPr="00B3633A">
        <w:rPr>
          <w:rFonts w:ascii="Montserrat" w:hAnsi="Montserrat"/>
          <w:spacing w:val="-2"/>
          <w:sz w:val="24"/>
        </w:rPr>
        <w:t>A consummation. This is a key chapter in the development of our primary characters. Kianna pushes av into the abstract, breaking her continuity. RAsiaa is torn away to nexus while av is oblivious to all worlds. After av returns to normal, she looks in on the set up for her department, then goes on to her workout. From there, she goes to her regular date with kzeisza and he learns that her trust is absolute - it tests him. During their embrace, kzeisza perceives the approach of the younger dragon. Following the consummation of dragon and exotic, rAsiaa enters the picture. Another consummation binds the dragons, and av is introduced to her future nemesis and friend.</w:t>
      </w:r>
    </w:p>
    <w:p w:rsidR="0008581E" w:rsidRPr="00B3633A" w:rsidRDefault="0008581E">
      <w:pPr>
        <w:pStyle w:val="0DraftNormal"/>
        <w:rPr>
          <w:rFonts w:ascii="Montserrat" w:hAnsi="Montserrat"/>
          <w:spacing w:val="-2"/>
          <w:sz w:val="24"/>
        </w:rPr>
      </w:pPr>
    </w:p>
    <w:p w:rsidR="0008581E" w:rsidRPr="00B3633A" w:rsidRDefault="0008581E">
      <w:pPr>
        <w:pStyle w:val="0DraftNormal"/>
        <w:rPr>
          <w:rFonts w:ascii="Montserrat" w:hAnsi="Montserrat"/>
          <w:spacing w:val="-2"/>
          <w:sz w:val="24"/>
        </w:rPr>
      </w:pPr>
      <w:r w:rsidRPr="00B3633A">
        <w:rPr>
          <w:rFonts w:ascii="Montserrat" w:hAnsi="Montserrat"/>
          <w:spacing w:val="-2"/>
          <w:sz w:val="24"/>
        </w:rPr>
        <w:t>Av's time with kianna is very productive - in many ways wholly unanticipated by either of them. Av learns a great deal just aobut the culture and history of kianna's earth. She is devouring all the mysteries and truths implicit in kianna's art at an unprecedented rate. Her awareness is drawn into the embrace of a nothing paradox which opens channels to the vast potential within her. Her observations on the realities of the organization supporting her work is keen and peircing. It gives her much to consider during her following workout, though her conclusions remain her own for some time yet. From there, she must hasten to her preappointed meeting with her patron. Unknown to her, a new arrival of extreme importance to her own fate is quietly drawn to this world, and will rapidly come to kzeisza's attention, and inevitably be intorduced into av's team. At the moment, though, kzeisza invites av to partake of a swim, with intentions of testing her. Her trust, once is had been given, is absolute, and it is the great dragon who is tested as they embrace in a consumation of their mutual obsessions. This act of abandon carries av through the doors of oblivion and back to her moment of paradox. From this, the two proceed to their first meeting with rAsiaa, and another consummation which will tie the three together in a way which defies every tradition of dragon instinct.</w:t>
      </w:r>
    </w:p>
    <w:p w:rsidR="0008581E" w:rsidRPr="00B3633A" w:rsidRDefault="0008581E">
      <w:pPr>
        <w:pStyle w:val="0DraftNormal"/>
        <w:rPr>
          <w:rFonts w:ascii="Montserrat" w:hAnsi="Montserrat"/>
          <w:spacing w:val="-2"/>
          <w:sz w:val="24"/>
        </w:rPr>
      </w:pPr>
    </w:p>
    <w:p w:rsidR="0008581E" w:rsidRPr="00B3633A" w:rsidRDefault="0008581E">
      <w:pPr>
        <w:pStyle w:val="0DraftNormal"/>
        <w:rPr>
          <w:rFonts w:ascii="Montserrat" w:hAnsi="Montserrat"/>
          <w:spacing w:val="-2"/>
          <w:sz w:val="24"/>
        </w:rPr>
      </w:pPr>
      <w:r w:rsidRPr="00B3633A">
        <w:rPr>
          <w:rFonts w:ascii="Montserrat" w:hAnsi="Montserrat"/>
          <w:spacing w:val="-2"/>
          <w:sz w:val="24"/>
        </w:rPr>
        <w:t>RAsiaa and kzeisza. Her arrival is beheld in the mind of the elder dragon, and his awareness of her is the lure which brings her to him. Like av, she is in possession of an artifact of inestimable power. A book of power and will. To kzeisza, rAsiaa represents an evolution of dragon mentality. For avonlea, she represents a paradoxical destiny she has yet to discover. In order for these two dragons to even survive their meeting, ancient inbred instincts must be overpowered and taken advantage of. The contract created between them is literally as strong as the one between av and kzeisza - for the bond is identically performed. A consummation of blood.</w:t>
      </w:r>
    </w:p>
    <w:p w:rsidR="0008581E" w:rsidRPr="00B3633A" w:rsidRDefault="0008581E">
      <w:pPr>
        <w:pStyle w:val="0DraftNormal"/>
        <w:rPr>
          <w:rFonts w:ascii="Montserrat" w:hAnsi="Montserrat"/>
          <w:spacing w:val="-2"/>
          <w:sz w:val="24"/>
        </w:rPr>
      </w:pPr>
    </w:p>
    <w:p w:rsidR="0008581E" w:rsidRPr="00B3633A" w:rsidRDefault="0008581E">
      <w:pPr>
        <w:pStyle w:val="0DraftNormal"/>
        <w:rPr>
          <w:rFonts w:ascii="Montserrat" w:hAnsi="Montserrat"/>
          <w:spacing w:val="-2"/>
          <w:sz w:val="24"/>
        </w:rPr>
      </w:pPr>
      <w:r w:rsidRPr="00B3633A">
        <w:rPr>
          <w:rFonts w:ascii="Montserrat" w:hAnsi="Montserrat"/>
          <w:spacing w:val="-2"/>
          <w:sz w:val="24"/>
        </w:rPr>
        <w:t>A confrontation... Following on the end of her visit to kzeisza, av finds herself locked in carnal contemplation. Her sensuality has been ignited, and it is already growing with a will of its own. It inverts her and leaves her in a position to defend her life against her faceless assassin. They fight, both are hurt badly. She loses him and sets out to track him down. It is the end of her peace, and ends her study with kianna, who's contract is terminated. Av goes in search of the man she feels most likely to help her find her assassin - and finds her assassin. She comes to terms, almost unwillingly, but grasps the reality of the situation. Rook offers his aid in finding those behind the contract on her. Until duty calls. The situation is sudden and deadly serious. Something has arrived on nexus that must be dealt with as fast as possible. Be it fair or foul.</w:t>
      </w:r>
    </w:p>
    <w:p w:rsidR="0008581E" w:rsidRPr="00B3633A" w:rsidRDefault="0008581E">
      <w:pPr>
        <w:pStyle w:val="0DraftNormal"/>
        <w:rPr>
          <w:rFonts w:ascii="Montserrat" w:hAnsi="Montserrat"/>
          <w:spacing w:val="-2"/>
          <w:sz w:val="24"/>
        </w:rPr>
      </w:pPr>
    </w:p>
    <w:p w:rsidR="0008581E" w:rsidRPr="00B3633A" w:rsidRDefault="0008581E">
      <w:pPr>
        <w:pStyle w:val="0DraftNormal"/>
        <w:rPr>
          <w:rFonts w:ascii="Montserrat" w:hAnsi="Montserrat"/>
          <w:spacing w:val="-2"/>
          <w:sz w:val="24"/>
        </w:rPr>
      </w:pPr>
      <w:r w:rsidRPr="00B3633A">
        <w:rPr>
          <w:rFonts w:ascii="Montserrat" w:hAnsi="Montserrat"/>
          <w:spacing w:val="-2"/>
          <w:sz w:val="24"/>
        </w:rPr>
        <w:t>Av finds herself alert and asleep, contemplating her grasp on reality. Following a crucial reconfirmation of life, she fully awakes fortuitiously in time to meet her assassin and confound his deadly assault. A short, viscious exchange which quickly escalates to an inconclusive climax leaves both of them wounded and at a draw. Unable to unmask her assailent, av is forced to adapt a new stance. Clearly, her life is in specific danger, and would remain so until those who wanted her dead were revealed and dealt with. Following after the trail of her assassin brings her to an entirely unexpected confrontation. Seeking the assistance of her new companion, she is overwhelmed to discover herself in the very presence of her assassin. As a matter of honor, this confrontation is a deadend, though it serves to strengthen their faith and confidence in one another, ironically. They set out immediately to find a way to resolve her delimma without betraying the honor of the man who was hired to kill her - the friend of the man who both made the actual attempt and who was working with av. Unfortunately, their search is cut short, as duty calls. Thay are called in to reports of an ominous new arrival to nexus. One which must be dealt with with extreme haste or prejudice. The time has come for their acid test.</w:t>
      </w:r>
    </w:p>
    <w:p w:rsidR="0008581E" w:rsidRPr="00B3633A" w:rsidRDefault="0008581E">
      <w:pPr>
        <w:pStyle w:val="0DraftNormal"/>
        <w:rPr>
          <w:rFonts w:ascii="Montserrat" w:hAnsi="Montserrat"/>
          <w:spacing w:val="-2"/>
          <w:sz w:val="24"/>
        </w:rPr>
      </w:pPr>
    </w:p>
    <w:p w:rsidR="0008581E" w:rsidRPr="00B3633A" w:rsidRDefault="0008581E">
      <w:pPr>
        <w:pStyle w:val="0DraftNormal"/>
        <w:rPr>
          <w:rFonts w:ascii="Montserrat" w:hAnsi="Montserrat"/>
          <w:spacing w:val="-2"/>
          <w:sz w:val="24"/>
        </w:rPr>
      </w:pPr>
      <w:r w:rsidRPr="00B3633A">
        <w:rPr>
          <w:rFonts w:ascii="Montserrat" w:hAnsi="Montserrat"/>
          <w:spacing w:val="-2"/>
          <w:sz w:val="24"/>
        </w:rPr>
        <w:t xml:space="preserve">Rook is something of a physical adept. A combat oriented and magically embued ronin. Unlike a true mage, his magic is intuitive and untrainable, and he has weakened it by incorporating technological interfaces into his body.  </w:t>
      </w:r>
    </w:p>
    <w:p w:rsidR="0008581E" w:rsidRPr="00B3633A" w:rsidRDefault="0008581E">
      <w:pPr>
        <w:pStyle w:val="0DraftNormal"/>
        <w:rPr>
          <w:rFonts w:ascii="Montserrat" w:hAnsi="Montserrat"/>
          <w:spacing w:val="-2"/>
          <w:sz w:val="24"/>
        </w:rPr>
      </w:pPr>
    </w:p>
    <w:p w:rsidR="0008581E" w:rsidRPr="00B3633A" w:rsidRDefault="0008581E">
      <w:pPr>
        <w:pStyle w:val="0DraftNormal"/>
        <w:rPr>
          <w:rFonts w:ascii="Montserrat" w:hAnsi="Montserrat"/>
          <w:spacing w:val="-2"/>
          <w:sz w:val="24"/>
        </w:rPr>
      </w:pPr>
      <w:r w:rsidRPr="00B3633A">
        <w:rPr>
          <w:rFonts w:ascii="Montserrat" w:hAnsi="Montserrat"/>
          <w:spacing w:val="-2"/>
          <w:sz w:val="24"/>
        </w:rPr>
        <w:t>A detailing of the challenges presented in an attempt to assassinate av reveals a subtly intricate cocoon of protection around her. It is this very thing which has discouraged her enemies from any number of attempts. Rook gives a few examples to illustrate.</w:t>
      </w:r>
    </w:p>
    <w:p w:rsidR="0008581E" w:rsidRPr="00B3633A" w:rsidRDefault="0008581E">
      <w:pPr>
        <w:pStyle w:val="0DraftNormal"/>
        <w:rPr>
          <w:rFonts w:ascii="Montserrat" w:hAnsi="Montserrat"/>
          <w:spacing w:val="-2"/>
          <w:sz w:val="24"/>
        </w:rPr>
      </w:pPr>
    </w:p>
    <w:p w:rsidR="0008581E" w:rsidRPr="00B3633A" w:rsidRDefault="0008581E">
      <w:pPr>
        <w:pStyle w:val="0DraftNormal"/>
        <w:rPr>
          <w:rFonts w:ascii="Montserrat" w:hAnsi="Montserrat"/>
          <w:spacing w:val="-2"/>
          <w:sz w:val="24"/>
        </w:rPr>
      </w:pPr>
      <w:r w:rsidRPr="00B3633A">
        <w:rPr>
          <w:rFonts w:ascii="Montserrat" w:hAnsi="Montserrat"/>
          <w:spacing w:val="-2"/>
          <w:sz w:val="24"/>
        </w:rPr>
        <w:t>An assignment - a view of nexus - group chemestry... They do not get off to an entirely smooth start. Doubts are awakened in av as to the trust worthiness of some of her staff. Still, they must make haste, so they gear up and head out. The way is both long and difficult - revealing much about the consequences and nature of life on nexus. Right away, certain patterns and reaction appear as a result of the unique chemistry of this unfamiliar group. Forced to accept a slow and anxious advance to the grim unknown which awaits them, a mood of professionalism and discipline is difficult to maintain. It is a meeting of different cultures, different lifeforms, and different appetites. What proves to be the most unnerving is the degree of like mindedness - though from differring cants - they share as a group. While uncertainties are stirred up, it is not too much later that the first signs of what they are to face begin to reach them - hitting the most sensative first. From the city, kzeisza watches them, and it gives him a few things to ponder as the time passes. This deathly aura strikes a chord in av's memories and it spurrs her - both to action and to entertaining a few notions as to how she may actually be able to proceed with this mission. Doing some of her own reconnaissance gives her a bit of time to do some of her own thinking, too. Certain realities of her situation are perceived, as the group begins to realize itself for the sake of the mission.</w:t>
      </w:r>
    </w:p>
    <w:p w:rsidR="0008581E" w:rsidRPr="00B3633A" w:rsidRDefault="0008581E">
      <w:pPr>
        <w:pStyle w:val="0DraftNormal"/>
        <w:rPr>
          <w:rFonts w:ascii="Montserrat" w:hAnsi="Montserrat"/>
          <w:spacing w:val="-2"/>
          <w:sz w:val="24"/>
        </w:rPr>
      </w:pPr>
    </w:p>
    <w:p w:rsidR="0008581E" w:rsidRPr="00B3633A" w:rsidRDefault="0008581E">
      <w:pPr>
        <w:pStyle w:val="0DraftNormal"/>
        <w:rPr>
          <w:rFonts w:ascii="Montserrat" w:hAnsi="Montserrat"/>
          <w:spacing w:val="-2"/>
          <w:sz w:val="24"/>
        </w:rPr>
      </w:pPr>
      <w:r w:rsidRPr="00B3633A">
        <w:rPr>
          <w:rFonts w:ascii="Montserrat" w:hAnsi="Montserrat"/>
          <w:spacing w:val="-2"/>
          <w:sz w:val="24"/>
        </w:rPr>
        <w:t xml:space="preserve">Kianna, dirk and dougal. These individuals are left behind, but still are witness to certain significant events and thoughts. Also through dirk, av's former companion in the paf, the initial steps in the integration of forces between these new allies is observed. </w:t>
      </w:r>
    </w:p>
    <w:p w:rsidR="0008581E" w:rsidRPr="00B3633A" w:rsidRDefault="0008581E">
      <w:pPr>
        <w:pStyle w:val="0DraftNormal"/>
        <w:rPr>
          <w:rFonts w:ascii="Montserrat" w:hAnsi="Montserrat"/>
          <w:spacing w:val="-2"/>
          <w:sz w:val="24"/>
        </w:rPr>
      </w:pPr>
    </w:p>
    <w:p w:rsidR="0008581E" w:rsidRPr="00B3633A" w:rsidRDefault="0008581E">
      <w:pPr>
        <w:pStyle w:val="0DraftNormal"/>
        <w:rPr>
          <w:rFonts w:ascii="Montserrat" w:hAnsi="Montserrat"/>
          <w:spacing w:val="-2"/>
          <w:sz w:val="24"/>
        </w:rPr>
      </w:pPr>
      <w:r w:rsidRPr="00B3633A">
        <w:rPr>
          <w:rFonts w:ascii="Montserrat" w:hAnsi="Montserrat"/>
          <w:spacing w:val="-2"/>
          <w:sz w:val="24"/>
        </w:rPr>
        <w:t>Behind the scenes. Those elements in contradiction or opposition have a period of time to set their own plans into motion during the time avonlea is out of the immediate picture. Also, their careful observation of her and those who she comes into close contact with gives them clearer ideas about how to catch her, and best deal with her. Once the dept of negotiations is solidly established, some of the focus will shift away from her to thwart her overall progress, but the view that she is the kingmaker keeps her in the shadow of death. This position is carried beyond her service to kzeisza, and into her assent and eventual demise.</w:t>
      </w:r>
    </w:p>
    <w:p w:rsidR="0008581E" w:rsidRPr="00B3633A" w:rsidRDefault="0008581E">
      <w:pPr>
        <w:pStyle w:val="0DraftNormal"/>
        <w:rPr>
          <w:rFonts w:ascii="Montserrat" w:hAnsi="Montserrat"/>
          <w:spacing w:val="-2"/>
          <w:sz w:val="24"/>
        </w:rPr>
      </w:pPr>
    </w:p>
    <w:p w:rsidR="0008581E" w:rsidRPr="00B3633A" w:rsidRDefault="0008581E">
      <w:pPr>
        <w:pStyle w:val="0DraftNormal"/>
        <w:rPr>
          <w:rFonts w:ascii="Montserrat" w:hAnsi="Montserrat"/>
          <w:spacing w:val="-2"/>
          <w:sz w:val="24"/>
        </w:rPr>
      </w:pPr>
      <w:r w:rsidRPr="00B3633A">
        <w:rPr>
          <w:rFonts w:ascii="Montserrat" w:hAnsi="Montserrat"/>
          <w:spacing w:val="-2"/>
          <w:sz w:val="24"/>
        </w:rPr>
        <w:t>Fate of free will, you are unpromised - faceing the dead... Their first night on the frontier is a long one. Both in the everpresent chemestry between them and in contemplation of what awaits. Av manages to draw rook out a bit, and slipping into dragon dreams, is voyerously watched by Asia, as she wakes to confront. The tension of their chemestry is hard on her. The early morning sees her wandering away to consider the coming days. Following her instincts, she prepares herself to face the worst, and inadvertantly invokes some of her sleeping potential. Confronted by the fate that has been evolving around her, she is forced to recognize that she is unpromised to, but clearly a part of the divine. Confronted by the shadows of her destiny, she realizes the existence of a higher influence in her life. She fights to hold to her free will. There are palpable repurcussions of this moment sensed even by kzeisza. Av returns to the mision at hand, and these new thoughts are forestalled by their arrival at the threshold of the foreboding displacement.</w:t>
      </w:r>
    </w:p>
    <w:p w:rsidR="0008581E" w:rsidRPr="00B3633A" w:rsidRDefault="0008581E">
      <w:pPr>
        <w:pStyle w:val="0DraftNormal"/>
        <w:rPr>
          <w:rFonts w:ascii="Montserrat" w:hAnsi="Montserrat"/>
          <w:spacing w:val="-2"/>
          <w:sz w:val="24"/>
        </w:rPr>
      </w:pPr>
    </w:p>
    <w:p w:rsidR="0008581E" w:rsidRPr="00B3633A" w:rsidRDefault="0008581E">
      <w:pPr>
        <w:pStyle w:val="0DraftNormal"/>
        <w:rPr>
          <w:rFonts w:ascii="Montserrat" w:hAnsi="Montserrat"/>
          <w:spacing w:val="-2"/>
          <w:sz w:val="24"/>
        </w:rPr>
      </w:pPr>
      <w:r w:rsidRPr="00B3633A">
        <w:rPr>
          <w:rFonts w:ascii="Montserrat" w:hAnsi="Montserrat"/>
          <w:spacing w:val="-2"/>
          <w:sz w:val="24"/>
        </w:rPr>
        <w:t>Eman/ennis/enzo, fate (god is among us/sole choice/estate ruler) "some might call me eman. Others might call me ennis. You, i think, would most likely call me enzo. All of these might apply as well as any..."</w:t>
      </w:r>
    </w:p>
    <w:p w:rsidR="0008581E" w:rsidRPr="00B3633A" w:rsidRDefault="0008581E">
      <w:pPr>
        <w:pStyle w:val="0DraftNormal"/>
        <w:rPr>
          <w:rFonts w:ascii="Montserrat" w:hAnsi="Montserrat"/>
          <w:spacing w:val="-2"/>
          <w:sz w:val="24"/>
        </w:rPr>
      </w:pPr>
    </w:p>
    <w:p w:rsidR="0008581E" w:rsidRPr="00B3633A" w:rsidRDefault="0008581E">
      <w:pPr>
        <w:pStyle w:val="0DraftNormal"/>
        <w:rPr>
          <w:rFonts w:ascii="Montserrat" w:hAnsi="Montserrat"/>
          <w:spacing w:val="-2"/>
          <w:sz w:val="24"/>
        </w:rPr>
      </w:pPr>
      <w:r w:rsidRPr="00B3633A">
        <w:rPr>
          <w:rFonts w:ascii="Montserrat" w:hAnsi="Montserrat"/>
          <w:spacing w:val="-2"/>
          <w:sz w:val="24"/>
        </w:rPr>
        <w:t>Group reactions, interactions - triel manor - diplomacy... They pause to consider their approach, and rook tries to draw av out - she recounts a bit more of her past. A different sort of attraction is building slowly and more subtly than either of them are able to notice, and this is but one of the many keys to its foundation. RAsiaa's skulking pretty well defines the situation they and this world face. They decide on the rough sketch for their next leg of their approach and check back in with their support in the city. They remain unaware of the motions of the other characters they have left behind in the city. Due to the nature of their descent, av and rAsiaa are alone in the best sense for the descent, as the others ride it out in displaced comfort. The exotic and the dragon strengthen their strange bond into friendship over the drop and following advance, while the others - Asia and rook - fence with another shade of intimacy and confidance. A few questions are raised when their tyrst is interrupted for a quick conference. The passage is uncomfortably easy in their minds. That is until a chance encounter reveals a hidden side of rAsiaa. The end of the day finds them nearing the heart of their objective.</w:t>
      </w:r>
    </w:p>
    <w:p w:rsidR="0008581E" w:rsidRPr="00B3633A" w:rsidRDefault="0008581E">
      <w:pPr>
        <w:pStyle w:val="0DraftNormal"/>
        <w:rPr>
          <w:rFonts w:ascii="Montserrat" w:hAnsi="Montserrat"/>
          <w:spacing w:val="-2"/>
          <w:sz w:val="24"/>
        </w:rPr>
      </w:pPr>
    </w:p>
    <w:p w:rsidR="0008581E" w:rsidRPr="00B3633A" w:rsidRDefault="0008581E">
      <w:pPr>
        <w:pStyle w:val="0DraftNormal"/>
        <w:rPr>
          <w:rFonts w:ascii="Montserrat" w:hAnsi="Montserrat"/>
          <w:spacing w:val="-2"/>
          <w:sz w:val="24"/>
        </w:rPr>
      </w:pPr>
      <w:r w:rsidRPr="00B3633A">
        <w:rPr>
          <w:rFonts w:ascii="Montserrat" w:hAnsi="Montserrat"/>
          <w:spacing w:val="-2"/>
          <w:sz w:val="24"/>
        </w:rPr>
        <w:t>When av dreams - things get complicated by themselves... Uneasy making camp so deep in potentially hostile territory, av resorts to continuing her stories of triel manor to distract them until sleeping shifts begin. Confined in the safety of rAsiaa's bag with wraith\Asia, she confronts the insiduous erotic tension. Questions her responsive hunger for a conflict of her own interest and cannot find an answer. As sleep claims her finally, she is confronted by kzeisza and once more by those same questions. She furiously embraces this and feels hopeless in its grasp. As kzeisza plays with the flame which she quite literally is, questions come to him as well. To find something equal in something so unequal... Things cannot remain simple. They get complicated by themselves. Echoes follow them in the morning as they pierce the mysterious heart of this blighted, displaced land, and find they have entered an eden of sorts.</w:t>
      </w:r>
    </w:p>
    <w:p w:rsidR="0008581E" w:rsidRPr="00B3633A" w:rsidRDefault="0008581E">
      <w:pPr>
        <w:pStyle w:val="0DraftNormal"/>
        <w:rPr>
          <w:rFonts w:ascii="Montserrat" w:hAnsi="Montserrat"/>
          <w:spacing w:val="-2"/>
          <w:sz w:val="24"/>
        </w:rPr>
      </w:pPr>
    </w:p>
    <w:p w:rsidR="0008581E" w:rsidRPr="00B3633A" w:rsidRDefault="0008581E">
      <w:pPr>
        <w:pStyle w:val="0DraftNormal"/>
        <w:rPr>
          <w:rFonts w:ascii="Montserrat" w:hAnsi="Montserrat"/>
          <w:spacing w:val="-2"/>
          <w:sz w:val="24"/>
        </w:rPr>
      </w:pPr>
      <w:r w:rsidRPr="00B3633A">
        <w:rPr>
          <w:rFonts w:ascii="Montserrat" w:hAnsi="Montserrat"/>
          <w:spacing w:val="-2"/>
          <w:sz w:val="24"/>
        </w:rPr>
        <w:t xml:space="preserve">Conditions of the dead - people, places, things go on... There are many considerable realizations which accompany their admission and the initiation of their nagotiations. The reality of the threat which kzeisza perceived is beheld first hand, and the grounds of their offer are seeds cast on parched, hard baked earth in a land of eternal drought. Only by the thinnest margin does this seed take root, and only through the careful nurturing of certain conditions. As such they are accepted and a truce is established for the time being. In exchange, they add two more to their traveling number and beat a hasty return to vancouver. Their group chemistry is reaching a critical temperature by the time they draw away from the displacement of the valley of death. </w:t>
      </w:r>
    </w:p>
    <w:p w:rsidR="0008581E" w:rsidRPr="00B3633A" w:rsidRDefault="0008581E">
      <w:pPr>
        <w:pStyle w:val="0DraftNormal"/>
        <w:rPr>
          <w:rFonts w:ascii="Montserrat" w:hAnsi="Montserrat"/>
          <w:spacing w:val="-2"/>
          <w:sz w:val="24"/>
        </w:rPr>
      </w:pPr>
    </w:p>
    <w:p w:rsidR="0008581E" w:rsidRPr="00B3633A" w:rsidRDefault="0008581E">
      <w:pPr>
        <w:pStyle w:val="0DraftNormal"/>
        <w:rPr>
          <w:rFonts w:ascii="Montserrat" w:hAnsi="Montserrat"/>
          <w:spacing w:val="-2"/>
          <w:sz w:val="24"/>
        </w:rPr>
      </w:pPr>
      <w:r w:rsidRPr="00B3633A">
        <w:rPr>
          <w:rFonts w:ascii="Montserrat" w:hAnsi="Montserrat"/>
          <w:spacing w:val="-2"/>
          <w:sz w:val="24"/>
        </w:rPr>
        <w:t>Other people's motives - return, catching up - exploring : Asia corners rook and attempts to net av as well, which is almost too much for her and her folding shocks the whole group back to the reality of their duties. Still, another seed is planted. She is willing, but it was not her will. This hard decision is not lost on the other two. That night - with Asia as a voyer - kzeisza finds av, still a day away from returning, and engages her. An unexpected rendezvous. Their return is uneventful, but time to catch up is denied them as they begin to acquaint their guests of honor, the reps of the dead to their cultures. Very quickly, things begin to get out of hand, but rAsia acts are strangled before they can worsen the situation. In the same span, av opens up to a new perspective on existence - the insight of which inspires her to the comprehension of her own vision of magic. She has her first grasp of forms. Rook and av do take time to continue digging for clues as to her enemies identities and purposes, though. Av spends time reacquainting her self to her existing and new acquaintances. Av takes some time to go over what blanc had done to himself, and wonder about the consequences. Now that she can communicate with him, she learns something of his intentions. The dragons touch base, and exchange views and criticisms. RAsiaa is concerned for kzeisza and his unnatural fascination with av. She has much to think about.</w:t>
      </w:r>
    </w:p>
    <w:p w:rsidR="0008581E" w:rsidRPr="00B3633A" w:rsidRDefault="0008581E">
      <w:pPr>
        <w:pStyle w:val="0DraftNormal"/>
        <w:rPr>
          <w:rFonts w:ascii="Montserrat" w:hAnsi="Montserrat"/>
          <w:spacing w:val="-2"/>
          <w:sz w:val="24"/>
        </w:rPr>
      </w:pPr>
    </w:p>
    <w:p w:rsidR="0008581E" w:rsidRPr="00B3633A" w:rsidRDefault="0008581E">
      <w:pPr>
        <w:pStyle w:val="0DraftNormal"/>
        <w:rPr>
          <w:rFonts w:ascii="Montserrat" w:hAnsi="Montserrat"/>
          <w:spacing w:val="-2"/>
          <w:sz w:val="24"/>
        </w:rPr>
      </w:pPr>
      <w:r w:rsidRPr="00B3633A">
        <w:rPr>
          <w:rFonts w:ascii="Montserrat" w:hAnsi="Montserrat"/>
          <w:spacing w:val="-2"/>
          <w:sz w:val="24"/>
        </w:rPr>
        <w:t>Inspired by Asia, avonlea follows her awareness back through the link and perceives the world of intent. The enlightenment of this as well as the attainment of so pure a link to power, reveals so much to her about the roles and distinctions of spirit, mind, and soul. She finally makes the magic of her ring hers.</w:t>
      </w:r>
    </w:p>
    <w:p w:rsidR="0008581E" w:rsidRPr="00B3633A" w:rsidRDefault="0008581E">
      <w:pPr>
        <w:pStyle w:val="0DraftNormal"/>
        <w:rPr>
          <w:rFonts w:ascii="Montserrat" w:hAnsi="Montserrat"/>
          <w:spacing w:val="-2"/>
          <w:sz w:val="24"/>
        </w:rPr>
      </w:pPr>
    </w:p>
    <w:p w:rsidR="0008581E" w:rsidRPr="00B3633A" w:rsidRDefault="0008581E">
      <w:pPr>
        <w:pStyle w:val="0DraftNormal"/>
        <w:rPr>
          <w:rFonts w:ascii="Montserrat" w:hAnsi="Montserrat"/>
          <w:spacing w:val="-2"/>
          <w:sz w:val="24"/>
        </w:rPr>
      </w:pPr>
      <w:r w:rsidRPr="00B3633A">
        <w:rPr>
          <w:rFonts w:ascii="Montserrat" w:hAnsi="Montserrat"/>
          <w:spacing w:val="-2"/>
          <w:sz w:val="24"/>
        </w:rPr>
        <w:t>Ambushed again - liasons &amp; confrontations - kevin - innovations... The enemy makes an attack against the envoys from the dead, as much a diversion to get the drop on av as to drive the emmissaries away. However, the group as a whole relishes the violent clAsia, and the assassin is cowed - unknowingly on her part - by av. Later, after a follow up by av and rook - still trying to uncover her nemesis - they kick back at av's apartment for the evening. Thoughts of mortality lead avonlea to perceive rook as both vulnerable and fascinating. Her impetuous, and innocent fascination to touch him confuses and torments him. Their consummation is witnessed by her unwanted amour, dirk. He confronts her, a chasm widening between them as his emotions turn corrosive. Kzeisza, evesdropping, hears the question and pain that visit av, and submits to a new compulsion. His timing and turn of phrase are perfect and she rebounds right to him, as a man called kevin. The next day, she works more with blanc. In blanc, she sees several clues to what in the far future will save her soul. That evening, she is drawn away by kevin and tossed into a whirling world of the elite scene. She is a quiet gem in the party, protected from hungry eyes by the presence of her chaperone. Just when she would give herself up to him, he withdraws and spares her. He has her in his hand when rook comes for her. Like an older brother, he protects her from things she does not know are dangerous yet, and surprises her with his professionalism. He warns her about the elite crowd. She has much to think about. Kzeisza watches her go with wistful anguish.</w:t>
      </w:r>
    </w:p>
    <w:p w:rsidR="0008581E" w:rsidRPr="00B3633A" w:rsidRDefault="0008581E">
      <w:pPr>
        <w:pStyle w:val="0DraftNormal"/>
        <w:rPr>
          <w:rFonts w:ascii="Montserrat" w:hAnsi="Montserrat"/>
          <w:spacing w:val="-2"/>
          <w:sz w:val="24"/>
        </w:rPr>
      </w:pPr>
    </w:p>
    <w:p w:rsidR="0008581E" w:rsidRPr="00B3633A" w:rsidRDefault="0008581E">
      <w:pPr>
        <w:pStyle w:val="0DraftNormal"/>
        <w:rPr>
          <w:rFonts w:ascii="Montserrat" w:hAnsi="Montserrat"/>
          <w:spacing w:val="-2"/>
          <w:sz w:val="24"/>
        </w:rPr>
      </w:pPr>
      <w:r w:rsidRPr="00B3633A">
        <w:rPr>
          <w:rFonts w:ascii="Montserrat" w:hAnsi="Montserrat"/>
          <w:spacing w:val="-2"/>
          <w:sz w:val="24"/>
        </w:rPr>
        <w:t xml:space="preserve">When av and rook lie together, kzeisza enters her mind to relish her bliss. Tantalizing her, he bathes her in a waking dream that engulfs her with a passion which inspires rook. Unwittingly, kzeisza obscures the possability that she will recognize his inevitable embracing possession of her that is to come, for his presence in her mind during her erotic moments conditions her to expect his presence as something of a figment of her own imagination, or as a communiuon which she takes rapture in without regret or recrimination. She actually wants to give him this erotic bliss, for at last she is beginning to realise what this is to him. She understands him because of it. </w:t>
      </w:r>
    </w:p>
    <w:p w:rsidR="0008581E" w:rsidRPr="00B3633A" w:rsidRDefault="0008581E">
      <w:pPr>
        <w:pStyle w:val="0DraftNormal"/>
        <w:rPr>
          <w:rFonts w:ascii="Montserrat" w:hAnsi="Montserrat"/>
          <w:spacing w:val="-2"/>
          <w:sz w:val="24"/>
        </w:rPr>
      </w:pPr>
    </w:p>
    <w:p w:rsidR="0008581E" w:rsidRPr="00B3633A" w:rsidRDefault="0008581E">
      <w:pPr>
        <w:pStyle w:val="0DraftNormal"/>
        <w:rPr>
          <w:rFonts w:ascii="Montserrat" w:hAnsi="Montserrat"/>
          <w:spacing w:val="-2"/>
          <w:sz w:val="24"/>
        </w:rPr>
      </w:pPr>
      <w:r w:rsidRPr="00B3633A">
        <w:rPr>
          <w:rFonts w:ascii="Montserrat" w:hAnsi="Montserrat"/>
          <w:spacing w:val="-2"/>
          <w:sz w:val="24"/>
        </w:rPr>
        <w:t>Rook, as his own evolution as an individual requires, uses a condom (a first experience for avonlea). However, in her embrace with kevin she gets pregnant. Thinking him human, she does not understand this until her body is spiritually disemboweled by the embryo's resistance to her physical shift. The dynamics are, as she turns her attention to that particular gesture, there is a momentary felling of having forgotten something. Not realizing that she is supporting another life, she doesn't think to make the necessary adjustment her kind can to retain the pregnancy. Since she has never really confronted this issue, she does not realize how many times she has aborted this way. As she pushes through the gesture, an incredible wrenching tears through her—an instant and violent period. The backlAsia all occur on the event horizon of the shift, so she does not actually shift, but deals with her pain in her present form. At this time, she comes to understand what this means. An opportunity for motherhood has been torn away from her by her ignorance.</w:t>
      </w:r>
    </w:p>
    <w:p w:rsidR="0008581E" w:rsidRPr="00B3633A" w:rsidRDefault="0008581E">
      <w:pPr>
        <w:pStyle w:val="0DraftNormal"/>
        <w:rPr>
          <w:rFonts w:ascii="Montserrat" w:hAnsi="Montserrat"/>
          <w:spacing w:val="-2"/>
          <w:sz w:val="24"/>
        </w:rPr>
      </w:pPr>
    </w:p>
    <w:p w:rsidR="0008581E" w:rsidRPr="00B3633A" w:rsidRDefault="0008581E">
      <w:pPr>
        <w:pStyle w:val="0DraftNormal"/>
        <w:rPr>
          <w:rFonts w:ascii="Montserrat" w:hAnsi="Montserrat"/>
          <w:spacing w:val="-2"/>
          <w:sz w:val="24"/>
        </w:rPr>
      </w:pPr>
      <w:r w:rsidRPr="00B3633A">
        <w:rPr>
          <w:rFonts w:ascii="Montserrat" w:hAnsi="Montserrat"/>
          <w:spacing w:val="-2"/>
          <w:sz w:val="24"/>
        </w:rPr>
        <w:t xml:space="preserve">Here are the roots of her introduction to the undead wight fighting style, and the hint of connection of spirit entering the forbidden realm of technology. During this time, the nls swat begins closing in on av as a primary target, especially after the battle she led through the streets. This will shatter the careful plans kzeisza is laying around av, when he becomes forced to send her away to hide her from the self appointed law. </w:t>
      </w:r>
    </w:p>
    <w:p w:rsidR="0008581E" w:rsidRPr="00B3633A" w:rsidRDefault="0008581E">
      <w:pPr>
        <w:pStyle w:val="0DraftNormal"/>
        <w:rPr>
          <w:rFonts w:ascii="Montserrat" w:hAnsi="Montserrat"/>
          <w:spacing w:val="-2"/>
          <w:sz w:val="24"/>
        </w:rPr>
      </w:pPr>
    </w:p>
    <w:p w:rsidR="0008581E" w:rsidRPr="00B3633A" w:rsidRDefault="0008581E">
      <w:pPr>
        <w:pStyle w:val="0DraftNormal"/>
        <w:rPr>
          <w:rFonts w:ascii="Montserrat" w:hAnsi="Montserrat"/>
          <w:spacing w:val="-2"/>
          <w:sz w:val="24"/>
        </w:rPr>
      </w:pPr>
      <w:r w:rsidRPr="00B3633A">
        <w:rPr>
          <w:rFonts w:ascii="Montserrat" w:hAnsi="Montserrat"/>
          <w:spacing w:val="-2"/>
          <w:sz w:val="24"/>
        </w:rPr>
        <w:t xml:space="preserve">The gallant - law unto itself - advice and brotherhood... Out in the night, rook and av chase the shadows of her enemy. Unexpectedly, they come across the trail of others hunting for her own identity. Nls swat officers are combing for clues and the questions they are asking have avonlea's face written all over them. Rook places her in the care of kevin - his power and influence, and reputation, making him a safe haven - while he runs out to throw the dogs off of her trail. The enemy seems to have found an altogether different way to remove her from their way. Kevin, on the other hand, does all he can to keep av's mind off of thoughts which would send her out to fight her own battles. As kzeisza, he is aware of the danger she is in, far more than she can imagine. The special police were a serious problem. Between rook, av and kevin, no easy solution comes clear, given the reality of the situation. Watching this scene, kzeisza sees more than one necessity to get her out of the local picture. The group all receive orders from kzeisza which effectively breaks them up a bit, sending av away on a scouting mission. Unable to take rook with her - and she was given a good reason why, effectively - she takes blanc instead. She has a few good reasons of her own for taking him. </w:t>
      </w:r>
    </w:p>
    <w:p w:rsidR="0008581E" w:rsidRPr="00B3633A" w:rsidRDefault="0008581E">
      <w:pPr>
        <w:pStyle w:val="0DraftNormal"/>
        <w:rPr>
          <w:rFonts w:ascii="Montserrat" w:hAnsi="Montserrat"/>
          <w:spacing w:val="-2"/>
          <w:sz w:val="24"/>
        </w:rPr>
      </w:pPr>
    </w:p>
    <w:p w:rsidR="0008581E" w:rsidRPr="00B3633A" w:rsidRDefault="0008581E">
      <w:pPr>
        <w:pStyle w:val="0DraftNormal"/>
        <w:rPr>
          <w:rFonts w:ascii="Montserrat" w:hAnsi="Montserrat"/>
          <w:spacing w:val="-2"/>
          <w:sz w:val="24"/>
        </w:rPr>
      </w:pPr>
      <w:r w:rsidRPr="00B3633A">
        <w:rPr>
          <w:rFonts w:ascii="Montserrat" w:hAnsi="Montserrat"/>
          <w:spacing w:val="-2"/>
          <w:sz w:val="24"/>
        </w:rPr>
        <w:t>Moved out of harms way - uncommon toutelage... There are marked differences between this trip and the approach to the deadlands. Av has plenty of time to think, as she cannot divide her attention to properly communicate with blanc and pilot the vehicle. Their orders being to take as much time as necessarry to make a long circuit reconnaissance north, through and along the mountains specifically. Well aware that she is essentially on her first vacation since arriving on nexus, she plays it leisurely. She works on her arts; mental, physical, spiritual and magical. She is shocked out of her mind when she is approached by a master, and he takes her on, post facto, and accellerates her into full, flowering magic. Her friends and team mates are left chasing down leads and fulfilling their duties, and her thoughts are often with them. Out from under kzeisza's wing, her mind returns to the warnings of rook and rAsiaa,</w:t>
      </w:r>
      <w:r w:rsidRPr="00B3633A">
        <w:rPr>
          <w:rFonts w:ascii="Montserrat" w:hAnsi="Montserrat"/>
          <w:sz w:val="24"/>
        </w:rPr>
        <w:t xml:space="preserve"> leisurely. She makes regular stops to work on her Arts; mental, physical, spiritual and magical. She is shocked out of her mind when she is approached by an enigmatic master, (Paradox), who tests her, then takes her on under his study; and she can't help but feel that he has somehow laid claim to her. Out from under Kzeisza's wing, her mind returns to the warnings of Rook and (Anvea),</w:t>
      </w:r>
      <w:r w:rsidRPr="00B3633A">
        <w:rPr>
          <w:rFonts w:ascii="Montserrat" w:hAnsi="Montserrat"/>
          <w:spacing w:val="-2"/>
          <w:sz w:val="24"/>
        </w:rPr>
        <w:t xml:space="preserve"> and she wonders about what is to come of what lies between her and the ancient dragon. Deeply buried seeds of doubt begin to unfold. Her inner turmoil fuels her drive to master what she is learning from her unusual mentors, who push always harder to see how far she'll go.</w:t>
      </w:r>
    </w:p>
    <w:p w:rsidR="0008581E" w:rsidRPr="00B3633A" w:rsidRDefault="0008581E">
      <w:pPr>
        <w:pStyle w:val="0DraftNormal"/>
        <w:rPr>
          <w:rFonts w:ascii="Montserrat" w:hAnsi="Montserrat"/>
          <w:spacing w:val="-2"/>
          <w:sz w:val="24"/>
        </w:rPr>
      </w:pPr>
    </w:p>
    <w:p w:rsidR="0008581E" w:rsidRPr="00B3633A" w:rsidRDefault="0008581E">
      <w:pPr>
        <w:pStyle w:val="0DraftNormal"/>
        <w:rPr>
          <w:rFonts w:ascii="Montserrat" w:hAnsi="Montserrat"/>
          <w:sz w:val="24"/>
        </w:rPr>
      </w:pPr>
      <w:r w:rsidRPr="00B3633A">
        <w:rPr>
          <w:rFonts w:ascii="Montserrat" w:hAnsi="Montserrat"/>
          <w:sz w:val="24"/>
        </w:rPr>
        <w:t>Nothing, however, can get her far enough away from Kzeisza to save her from the embrace of his dreams.</w:t>
      </w:r>
      <w:r w:rsidRPr="00B3633A">
        <w:rPr>
          <w:rFonts w:ascii="Montserrat" w:hAnsi="Montserrat"/>
          <w:spacing w:val="-2"/>
          <w:sz w:val="24"/>
        </w:rPr>
        <w:t xml:space="preserve">Av is even here aroused in her dreams by her dragon lover. </w:t>
      </w:r>
      <w:r w:rsidRPr="00B3633A">
        <w:rPr>
          <w:rFonts w:ascii="Montserrat" w:hAnsi="Montserrat"/>
          <w:sz w:val="24"/>
        </w:rPr>
        <w:t>She suspects, not wrongly, that she, as much as he, is encouraging them. In all honesty, she cannot say she resents them or is offended by them. However, people around her notice. Blanc is perpetually indifferent, but one of her other mentors is somberly intrigued. Aware of the ageless hungers of the dragon kind, he can recognize the signs. Indeed, that was part of what influenced his interest in her as a student. To command such an interest in a dragon as ancient as what he felt from her dreams, was nothing to overlook. At one point, he even talks to her about it, hoping to draw her out on the subject of its implications. She cherishes his advice, for it synchs with her own thoughts on the matter. She sees it as a spiritual bonding, rather than a genetic or carnal bonding.</w:t>
      </w:r>
    </w:p>
    <w:p w:rsidR="0008581E" w:rsidRPr="00B3633A" w:rsidRDefault="0008581E">
      <w:pPr>
        <w:pStyle w:val="0DraftNormal"/>
        <w:rPr>
          <w:rFonts w:ascii="Montserrat" w:hAnsi="Montserrat"/>
          <w:sz w:val="24"/>
        </w:rPr>
      </w:pPr>
    </w:p>
    <w:p w:rsidR="0008581E" w:rsidRPr="00B3633A" w:rsidRDefault="0008581E">
      <w:pPr>
        <w:pStyle w:val="0DraftNormal"/>
        <w:rPr>
          <w:rFonts w:ascii="Montserrat" w:hAnsi="Montserrat"/>
          <w:sz w:val="24"/>
        </w:rPr>
      </w:pPr>
      <w:r w:rsidRPr="00B3633A">
        <w:rPr>
          <w:rFonts w:ascii="Montserrat" w:hAnsi="Montserrat"/>
          <w:sz w:val="24"/>
        </w:rPr>
        <w:t>6</w:t>
      </w:r>
    </w:p>
    <w:p w:rsidR="0008581E" w:rsidRPr="00B3633A" w:rsidRDefault="0008581E">
      <w:pPr>
        <w:pStyle w:val="0DraftNormal"/>
        <w:rPr>
          <w:rFonts w:ascii="Montserrat" w:hAnsi="Montserrat"/>
          <w:sz w:val="24"/>
        </w:rPr>
      </w:pPr>
    </w:p>
    <w:p w:rsidR="0008581E" w:rsidRPr="00B3633A" w:rsidRDefault="0008581E">
      <w:pPr>
        <w:pStyle w:val="0DraftNormal"/>
        <w:rPr>
          <w:rFonts w:ascii="Montserrat" w:hAnsi="Montserrat"/>
          <w:spacing w:val="-2"/>
          <w:sz w:val="24"/>
        </w:rPr>
      </w:pPr>
      <w:r w:rsidRPr="00B3633A">
        <w:rPr>
          <w:rFonts w:ascii="Montserrat" w:hAnsi="Montserrat"/>
          <w:sz w:val="24"/>
        </w:rPr>
        <w:t xml:space="preserve">Kevin quietly takes notes on Av and the situation brewing around her. Her friends and team mates are left chasing down leads and fulfilling their duties, and her thoughts are often with them. Among the many individuals who visit her, there is one who she alone knows anything about. Eman. He cataches up to her in the fleet and reminds her. She has broken a rule (when and how, she has no clue about) and he is after her to repair the damage. Kevin observes their short, terse conversation, but does not overhear. Av, not realizing that this is actually another manifestation of her sundering, is only aware that she is in danger of being enslaved. Unsure what she can do, she is forced to consider the proposal he brings. She confides in Kevin, which is where most of the details actually come out. A few days later, she takes a routine reconnaisance mission. Av has plenty of time to think, as she cannot divide her attention to properly communicate with Blanc, who has joined her, and pilot the vehicle. Their mission is somewhat odd; to take as much time as necessarry to make a long circuit reconnaissance north, through and along the mountains specifically. Well aware that she is essentially on her first vacation since arriving on (caoi yn), she plays it </w:t>
      </w:r>
    </w:p>
    <w:p w:rsidR="0008581E" w:rsidRPr="00B3633A" w:rsidRDefault="0008581E">
      <w:pPr>
        <w:pStyle w:val="0DraftNormal"/>
        <w:rPr>
          <w:rFonts w:ascii="Montserrat" w:hAnsi="Montserrat"/>
          <w:spacing w:val="-2"/>
          <w:sz w:val="24"/>
        </w:rPr>
      </w:pPr>
    </w:p>
    <w:p w:rsidR="0008581E" w:rsidRPr="00B3633A" w:rsidRDefault="0008581E">
      <w:pPr>
        <w:pStyle w:val="0DraftNormal"/>
        <w:rPr>
          <w:rFonts w:ascii="Montserrat" w:hAnsi="Montserrat"/>
          <w:spacing w:val="-2"/>
          <w:sz w:val="24"/>
        </w:rPr>
      </w:pPr>
      <w:r w:rsidRPr="00B3633A">
        <w:rPr>
          <w:rFonts w:ascii="Montserrat" w:hAnsi="Montserrat"/>
          <w:spacing w:val="-2"/>
          <w:sz w:val="24"/>
        </w:rPr>
        <w:t>Av is even here aroused in her dreams by her dragon lover. Blanc is perpetually indifferent, but her other mentor is somberly intrigued. Aware of the ageless hungers of the dragon kind, he can recognize the signs. Indeed, that was part of what influenced his interest in her as a student. To command such an interest in a dragon as ancient as what he felt from her dreams,was nothing to overlook. At one point, he even talks to her about it, hoping to draw her out on the subject of its implications. She cherishes his advice, for it synchs with her own thoughts on the matter. She sees it as a spiritual bonding, rather than a genetic or carnal bonding.</w:t>
      </w:r>
    </w:p>
    <w:p w:rsidR="0008581E" w:rsidRPr="00B3633A" w:rsidRDefault="0008581E">
      <w:pPr>
        <w:pStyle w:val="0DraftNormal"/>
        <w:rPr>
          <w:rFonts w:ascii="Montserrat" w:hAnsi="Montserrat"/>
          <w:spacing w:val="-2"/>
          <w:sz w:val="24"/>
        </w:rPr>
      </w:pPr>
    </w:p>
    <w:p w:rsidR="0008581E" w:rsidRPr="00B3633A" w:rsidRDefault="0008581E">
      <w:pPr>
        <w:pStyle w:val="0DraftNormal"/>
        <w:rPr>
          <w:rFonts w:ascii="Montserrat" w:hAnsi="Montserrat"/>
          <w:spacing w:val="-2"/>
          <w:sz w:val="24"/>
        </w:rPr>
      </w:pPr>
      <w:r w:rsidRPr="00B3633A">
        <w:rPr>
          <w:rFonts w:ascii="Montserrat" w:hAnsi="Montserrat"/>
          <w:spacing w:val="-2"/>
          <w:sz w:val="24"/>
        </w:rPr>
        <w:t>Bid for destiny - gathering loose ends of all sorts... Her intense vacation is disrupted by the appearance of the voice of fate. What was put into motion on the way to the deadlands has come back to her. A divine entity has asked finally for her. A thing of darkness. She remembers when her foot strayed down the path offered now to her, and she remembers where it led her, and what she did to save herself then. She knows she has to decline for to accept would be to reembrace the person who she had been for that short time. She wishes to remain more like she is now. It comes to her who she could willingly embody. A thing of mysteries. This choice is hers, and it will haunt her in more ways than she may ever know, but she accepts responsibility for it. Fate merely shrugs. What she wants might not be available. The unknown is after all unfathomable. She returns uneasily to her studies when the visitor departs. When her time is over, and she is called back to the city, there are many changes which she will not have time to catch up with. Among them are the moves of her enemies.</w:t>
      </w:r>
    </w:p>
    <w:p w:rsidR="0008581E" w:rsidRPr="00B3633A" w:rsidRDefault="0008581E">
      <w:pPr>
        <w:pStyle w:val="0DraftNormal"/>
        <w:rPr>
          <w:rFonts w:ascii="Montserrat" w:hAnsi="Montserrat"/>
          <w:spacing w:val="-2"/>
          <w:sz w:val="24"/>
        </w:rPr>
      </w:pPr>
    </w:p>
    <w:p w:rsidR="0008581E" w:rsidRPr="00B3633A" w:rsidRDefault="0008581E">
      <w:pPr>
        <w:pStyle w:val="0DraftNormal"/>
        <w:rPr>
          <w:rFonts w:ascii="Montserrat" w:hAnsi="Montserrat"/>
          <w:spacing w:val="-2"/>
          <w:sz w:val="24"/>
        </w:rPr>
      </w:pPr>
      <w:r w:rsidRPr="00B3633A">
        <w:rPr>
          <w:rFonts w:ascii="Montserrat" w:hAnsi="Montserrat"/>
          <w:spacing w:val="-2"/>
          <w:sz w:val="24"/>
        </w:rPr>
        <w:t xml:space="preserve">Clearly, her past and present sensuality and indulgence are a good part of what has drawn the interest of the devourer. In truth, the word evil is never connected to him in his bid for her, but her intuitive response to what he is gave her that conclusion for lack of a more appropriate word or concept in her mind. </w:t>
      </w:r>
    </w:p>
    <w:p w:rsidR="0008581E" w:rsidRPr="00B3633A" w:rsidRDefault="0008581E">
      <w:pPr>
        <w:pStyle w:val="0DraftNormal"/>
        <w:rPr>
          <w:rFonts w:ascii="Montserrat" w:hAnsi="Montserrat"/>
          <w:spacing w:val="-2"/>
          <w:sz w:val="24"/>
        </w:rPr>
      </w:pPr>
    </w:p>
    <w:p w:rsidR="0008581E" w:rsidRPr="00B3633A" w:rsidRDefault="0008581E">
      <w:pPr>
        <w:pStyle w:val="0DraftNormal"/>
        <w:rPr>
          <w:rFonts w:ascii="Montserrat" w:hAnsi="Montserrat"/>
          <w:sz w:val="24"/>
        </w:rPr>
      </w:pPr>
      <w:r w:rsidRPr="00B3633A">
        <w:rPr>
          <w:rFonts w:ascii="Montserrat" w:hAnsi="Montserrat"/>
          <w:sz w:val="24"/>
        </w:rPr>
        <w:t>7</w:t>
      </w:r>
    </w:p>
    <w:p w:rsidR="0008581E" w:rsidRPr="00B3633A" w:rsidRDefault="0008581E">
      <w:pPr>
        <w:pStyle w:val="0DraftNormal"/>
        <w:rPr>
          <w:rFonts w:ascii="Montserrat" w:hAnsi="Montserrat"/>
          <w:sz w:val="24"/>
        </w:rPr>
      </w:pPr>
    </w:p>
    <w:p w:rsidR="0008581E" w:rsidRPr="00B3633A" w:rsidRDefault="0008581E">
      <w:pPr>
        <w:pStyle w:val="0DraftNormal"/>
        <w:rPr>
          <w:rFonts w:ascii="Montserrat" w:hAnsi="Montserrat"/>
          <w:sz w:val="24"/>
        </w:rPr>
      </w:pPr>
      <w:r w:rsidRPr="00B3633A">
        <w:rPr>
          <w:rFonts w:ascii="Montserrat" w:hAnsi="Montserrat"/>
          <w:sz w:val="24"/>
        </w:rPr>
        <w:t>Her intense vacation is disrupted by the appearance of the voice of Fate, Eman. What was put into motion a couple of weeks earlier has come back to her. A divine entity has asked finally for her. A thing of darkness. When she asks who this is, Eman points to (Paradox), her enigmatic mentor. She hastily confronts him.</w:t>
      </w:r>
      <w:r w:rsidRPr="00B3633A">
        <w:rPr>
          <w:rFonts w:ascii="Montserrat" w:hAnsi="Montserrat"/>
          <w:spacing w:val="-2"/>
          <w:sz w:val="24"/>
        </w:rPr>
        <w:t xml:space="preserve">Clearly, her past and present sensuality and indulgence are a good part of what has drawn the interest of the devourer. In truth, the word evil is never connected to him in his bid for her, but her intuitive response to what he is gave her that conclusion for lack of a more appropriate word or concept in her mind. </w:t>
      </w:r>
      <w:r w:rsidRPr="00B3633A">
        <w:rPr>
          <w:rFonts w:ascii="Montserrat" w:hAnsi="Montserrat"/>
          <w:sz w:val="24"/>
        </w:rPr>
        <w:t>She remembers when her foot strayed down the path offered now to her, and she remembers where it led her, and what she did to save herself then. She knows she has to decline for to accept would be to reembrace the person who she had been for that short time. She wishes to remain more like she is now. It comes to her who she could willingly embody. A thing of mysteries. This choice is hers, and it will haunt her in more ways than she may ever know, but she accepts responsibility for it. Fate merely shrugs. What she wants might not be available. The unknown is after all unfathomable. She returns uneasily to her studies when the visitor departs, uncertain about how to deal with (Paradox). When her time is over, and she is called back to the fleet, there are many changes which she will not have time to catch up with. Among them are the moves of her enemies.</w:t>
      </w:r>
    </w:p>
    <w:p w:rsidR="0008581E" w:rsidRPr="00B3633A" w:rsidRDefault="0008581E">
      <w:pPr>
        <w:pStyle w:val="0DraftNormal"/>
        <w:rPr>
          <w:rFonts w:ascii="Montserrat" w:hAnsi="Montserrat"/>
          <w:sz w:val="24"/>
        </w:rPr>
      </w:pPr>
    </w:p>
    <w:p w:rsidR="0008581E" w:rsidRPr="00B3633A" w:rsidRDefault="0008581E">
      <w:pPr>
        <w:pStyle w:val="0DraftNormal"/>
        <w:rPr>
          <w:rFonts w:ascii="Montserrat" w:hAnsi="Montserrat"/>
          <w:sz w:val="24"/>
        </w:rPr>
      </w:pPr>
      <w:r w:rsidRPr="00B3633A">
        <w:rPr>
          <w:rFonts w:ascii="Montserrat" w:hAnsi="Montserrat"/>
          <w:sz w:val="24"/>
        </w:rPr>
        <w:t>part ii</w:t>
      </w:r>
    </w:p>
    <w:p w:rsidR="0008581E" w:rsidRPr="00B3633A" w:rsidRDefault="0008581E">
      <w:pPr>
        <w:pStyle w:val="0DraftNormal"/>
        <w:rPr>
          <w:rFonts w:ascii="Montserrat" w:hAnsi="Montserrat"/>
          <w:sz w:val="24"/>
        </w:rPr>
      </w:pPr>
    </w:p>
    <w:p w:rsidR="0008581E" w:rsidRPr="00B3633A" w:rsidRDefault="0008581E">
      <w:pPr>
        <w:pStyle w:val="0DraftNormal"/>
        <w:rPr>
          <w:rFonts w:ascii="Montserrat" w:hAnsi="Montserrat"/>
          <w:sz w:val="24"/>
        </w:rPr>
      </w:pPr>
      <w:r w:rsidRPr="00B3633A">
        <w:rPr>
          <w:rFonts w:ascii="Montserrat" w:hAnsi="Montserrat"/>
          <w:sz w:val="24"/>
        </w:rPr>
        <w:t>8</w:t>
      </w:r>
    </w:p>
    <w:p w:rsidR="0008581E" w:rsidRPr="00B3633A" w:rsidRDefault="0008581E">
      <w:pPr>
        <w:pStyle w:val="0DraftNormal"/>
        <w:rPr>
          <w:rFonts w:ascii="Montserrat" w:hAnsi="Montserrat"/>
          <w:sz w:val="24"/>
        </w:rPr>
      </w:pPr>
    </w:p>
    <w:p w:rsidR="0008581E" w:rsidRPr="00B3633A" w:rsidRDefault="0008581E">
      <w:pPr>
        <w:pStyle w:val="0DraftNormal"/>
        <w:rPr>
          <w:rFonts w:ascii="Montserrat" w:hAnsi="Montserrat"/>
          <w:spacing w:val="-2"/>
          <w:sz w:val="24"/>
        </w:rPr>
      </w:pPr>
      <w:r w:rsidRPr="00B3633A">
        <w:rPr>
          <w:rFonts w:ascii="Montserrat" w:hAnsi="Montserrat"/>
          <w:sz w:val="24"/>
        </w:rPr>
        <w:t xml:space="preserve">There is a quick transition from forced vacation back to work after confronting (Paradox), and before Kevin has a chance to make inquiries about the details of her northern stint. The mission: There has been an unusual amount of trouble in routine contact procedures at one of the new sites. Av is sent down to a new contact region to straighten up negotiations with a proposed pact group. Much of the rest of the story will happen there. Once more, she is on the frontier. She continues to work on her Arts as she goes along. She has plenty of time to think. As she closes in on the new arrival, she goes more and more on guard. An advance troop from this import encounters her and her escort, and they attack. Av and Blanc neutralize the attack, and continue on their approach. Naturally, when they are met shortly there after, </w:t>
      </w:r>
    </w:p>
    <w:p w:rsidR="0008581E" w:rsidRPr="00B3633A" w:rsidRDefault="0008581E">
      <w:pPr>
        <w:pStyle w:val="0DraftNormal"/>
        <w:rPr>
          <w:rFonts w:ascii="Montserrat" w:hAnsi="Montserrat"/>
          <w:spacing w:val="-2"/>
          <w:sz w:val="24"/>
        </w:rPr>
      </w:pPr>
    </w:p>
    <w:p w:rsidR="0008581E" w:rsidRPr="00B3633A" w:rsidRDefault="0008581E">
      <w:pPr>
        <w:pStyle w:val="0DraftNormal"/>
        <w:rPr>
          <w:rFonts w:ascii="Montserrat" w:hAnsi="Montserrat"/>
          <w:spacing w:val="-2"/>
          <w:sz w:val="24"/>
        </w:rPr>
      </w:pPr>
      <w:r w:rsidRPr="00B3633A">
        <w:rPr>
          <w:rFonts w:ascii="Montserrat" w:hAnsi="Montserrat"/>
          <w:spacing w:val="-2"/>
          <w:sz w:val="24"/>
        </w:rPr>
        <w:t xml:space="preserve">In the ongoing inter cultural exposure which is going on, the exchange of some necromantic lore provides a glance at the power of the object which serves (Anvea). Av, witnessing this again, but for the first time as we can recall, asks about it. Thus is the nature of the book of will revealed to her, and us. </w:t>
      </w:r>
    </w:p>
    <w:p w:rsidR="0008581E" w:rsidRPr="00B3633A" w:rsidRDefault="0008581E">
      <w:pPr>
        <w:pStyle w:val="0DraftNormal"/>
        <w:rPr>
          <w:rFonts w:ascii="Montserrat" w:hAnsi="Montserrat"/>
          <w:spacing w:val="-2"/>
          <w:sz w:val="24"/>
        </w:rPr>
      </w:pPr>
    </w:p>
    <w:p w:rsidR="0008581E" w:rsidRPr="00B3633A" w:rsidRDefault="0008581E">
      <w:pPr>
        <w:pStyle w:val="0DraftNormal"/>
        <w:rPr>
          <w:rFonts w:ascii="Montserrat" w:hAnsi="Montserrat"/>
          <w:sz w:val="24"/>
        </w:rPr>
      </w:pPr>
      <w:r w:rsidRPr="00B3633A">
        <w:rPr>
          <w:rFonts w:ascii="Montserrat" w:hAnsi="Montserrat"/>
          <w:sz w:val="24"/>
        </w:rPr>
        <w:t>deeper, darker shadows—temptations becoming distractions</w:t>
      </w:r>
    </w:p>
    <w:p w:rsidR="0008581E" w:rsidRPr="00B3633A" w:rsidRDefault="0008581E">
      <w:pPr>
        <w:pStyle w:val="0DraftNormal"/>
        <w:rPr>
          <w:rFonts w:ascii="Montserrat" w:hAnsi="Montserrat"/>
          <w:sz w:val="24"/>
        </w:rPr>
      </w:pPr>
    </w:p>
    <w:p w:rsidR="0008581E" w:rsidRPr="00B3633A" w:rsidRDefault="0008581E">
      <w:pPr>
        <w:pStyle w:val="0DraftNormal"/>
        <w:rPr>
          <w:rFonts w:ascii="Montserrat" w:hAnsi="Montserrat"/>
          <w:sz w:val="24"/>
        </w:rPr>
      </w:pPr>
      <w:r w:rsidRPr="00B3633A">
        <w:rPr>
          <w:rFonts w:ascii="Montserrat" w:hAnsi="Montserrat"/>
          <w:sz w:val="24"/>
        </w:rPr>
        <w:t>Kzeisza reading something in the wind. The op comes into question.</w:t>
      </w:r>
    </w:p>
    <w:p w:rsidR="0008581E" w:rsidRPr="00B3633A" w:rsidRDefault="0008581E">
      <w:pPr>
        <w:pStyle w:val="0DraftNormal"/>
        <w:rPr>
          <w:rFonts w:ascii="Montserrat" w:hAnsi="Montserrat"/>
          <w:sz w:val="24"/>
        </w:rPr>
      </w:pPr>
    </w:p>
    <w:p w:rsidR="0008581E" w:rsidRPr="00B3633A" w:rsidRDefault="0008581E">
      <w:pPr>
        <w:pStyle w:val="0DraftNormal"/>
        <w:rPr>
          <w:rFonts w:ascii="Montserrat" w:hAnsi="Montserrat"/>
          <w:sz w:val="24"/>
        </w:rPr>
      </w:pPr>
      <w:r w:rsidRPr="00B3633A">
        <w:rPr>
          <w:rFonts w:ascii="Montserrat" w:hAnsi="Montserrat"/>
          <w:sz w:val="24"/>
        </w:rPr>
        <w:t>Crushing success of final dry run.</w:t>
      </w:r>
    </w:p>
    <w:p w:rsidR="0008581E" w:rsidRPr="00B3633A" w:rsidRDefault="0008581E">
      <w:pPr>
        <w:pStyle w:val="0DraftNormal"/>
        <w:rPr>
          <w:rFonts w:ascii="Montserrat" w:hAnsi="Montserrat"/>
          <w:sz w:val="24"/>
        </w:rPr>
      </w:pPr>
    </w:p>
    <w:p w:rsidR="0008581E" w:rsidRPr="00B3633A" w:rsidRDefault="0008581E">
      <w:pPr>
        <w:pStyle w:val="0DraftNormal"/>
        <w:rPr>
          <w:rFonts w:ascii="Montserrat" w:hAnsi="Montserrat"/>
          <w:sz w:val="24"/>
        </w:rPr>
      </w:pPr>
      <w:r w:rsidRPr="00B3633A">
        <w:rPr>
          <w:rFonts w:ascii="Montserrat" w:hAnsi="Montserrat"/>
          <w:sz w:val="24"/>
        </w:rPr>
        <w:t>Shadows plaguing the waking and the dreaming.</w:t>
      </w:r>
    </w:p>
    <w:p w:rsidR="0008581E" w:rsidRPr="00B3633A" w:rsidRDefault="0008581E">
      <w:pPr>
        <w:pStyle w:val="0DraftNormal"/>
        <w:rPr>
          <w:rFonts w:ascii="Montserrat" w:hAnsi="Montserrat"/>
          <w:sz w:val="24"/>
        </w:rPr>
      </w:pPr>
    </w:p>
    <w:p w:rsidR="0008581E" w:rsidRPr="00B3633A" w:rsidRDefault="0008581E">
      <w:pPr>
        <w:pStyle w:val="0DraftNormal"/>
        <w:rPr>
          <w:rFonts w:ascii="Montserrat" w:hAnsi="Montserrat"/>
          <w:sz w:val="24"/>
        </w:rPr>
      </w:pPr>
      <w:r w:rsidRPr="00B3633A">
        <w:rPr>
          <w:rFonts w:ascii="Montserrat" w:hAnsi="Montserrat"/>
          <w:sz w:val="24"/>
        </w:rPr>
        <w:t>Op called off—the danger of removing an important buffer.</w:t>
      </w:r>
    </w:p>
    <w:p w:rsidR="0008581E" w:rsidRPr="00B3633A" w:rsidRDefault="0008581E">
      <w:pPr>
        <w:pStyle w:val="0DraftNormal"/>
        <w:rPr>
          <w:rFonts w:ascii="Montserrat" w:hAnsi="Montserrat"/>
          <w:sz w:val="24"/>
        </w:rPr>
      </w:pPr>
    </w:p>
    <w:p w:rsidR="0008581E" w:rsidRPr="00B3633A" w:rsidRDefault="0008581E">
      <w:pPr>
        <w:pStyle w:val="0DraftNormal"/>
        <w:rPr>
          <w:rFonts w:ascii="Montserrat" w:hAnsi="Montserrat"/>
          <w:sz w:val="24"/>
        </w:rPr>
      </w:pPr>
      <w:r w:rsidRPr="00B3633A">
        <w:rPr>
          <w:rFonts w:ascii="Montserrat" w:hAnsi="Montserrat"/>
          <w:sz w:val="24"/>
        </w:rPr>
        <w:t>Rumors and disappearances.</w:t>
      </w:r>
    </w:p>
    <w:p w:rsidR="0008581E" w:rsidRPr="00B3633A" w:rsidRDefault="0008581E">
      <w:pPr>
        <w:pStyle w:val="0DraftNormal"/>
        <w:rPr>
          <w:rFonts w:ascii="Montserrat" w:hAnsi="Montserrat"/>
          <w:sz w:val="24"/>
        </w:rPr>
      </w:pPr>
    </w:p>
    <w:p w:rsidR="0008581E" w:rsidRPr="00B3633A" w:rsidRDefault="0008581E">
      <w:pPr>
        <w:pStyle w:val="0DraftNormal"/>
        <w:rPr>
          <w:rFonts w:ascii="Montserrat" w:hAnsi="Montserrat"/>
          <w:sz w:val="24"/>
        </w:rPr>
      </w:pPr>
      <w:r w:rsidRPr="00B3633A">
        <w:rPr>
          <w:rFonts w:ascii="Montserrat" w:hAnsi="Montserrat"/>
          <w:sz w:val="24"/>
        </w:rPr>
        <w:t>SRI and Kevin Zhan holding SWAT persecution of Av at bay.</w:t>
      </w:r>
    </w:p>
    <w:p w:rsidR="0008581E" w:rsidRPr="00B3633A" w:rsidRDefault="0008581E">
      <w:pPr>
        <w:pStyle w:val="0DraftNormal"/>
        <w:rPr>
          <w:rFonts w:ascii="Montserrat" w:hAnsi="Montserrat"/>
          <w:sz w:val="24"/>
        </w:rPr>
      </w:pPr>
    </w:p>
    <w:p w:rsidR="0008581E" w:rsidRPr="00B3633A" w:rsidRDefault="0008581E">
      <w:pPr>
        <w:pStyle w:val="0DraftNormal"/>
        <w:rPr>
          <w:rFonts w:ascii="Montserrat" w:hAnsi="Montserrat"/>
          <w:sz w:val="24"/>
        </w:rPr>
      </w:pPr>
      <w:r w:rsidRPr="00B3633A">
        <w:rPr>
          <w:rFonts w:ascii="Montserrat" w:hAnsi="Montserrat"/>
          <w:sz w:val="24"/>
        </w:rPr>
        <w:t>Av submits to Kevin/Kzeisza embrace.</w:t>
      </w:r>
    </w:p>
    <w:p w:rsidR="0008581E" w:rsidRPr="00B3633A" w:rsidRDefault="0008581E">
      <w:pPr>
        <w:pStyle w:val="0DraftNormal"/>
        <w:rPr>
          <w:rFonts w:ascii="Montserrat" w:hAnsi="Montserrat"/>
          <w:sz w:val="24"/>
        </w:rPr>
      </w:pPr>
    </w:p>
    <w:p w:rsidR="0008581E" w:rsidRPr="00B3633A" w:rsidRDefault="0008581E">
      <w:pPr>
        <w:pStyle w:val="0DraftNormal"/>
        <w:rPr>
          <w:rFonts w:ascii="Montserrat" w:hAnsi="Montserrat"/>
          <w:sz w:val="24"/>
        </w:rPr>
      </w:pPr>
      <w:r w:rsidRPr="00B3633A">
        <w:rPr>
          <w:rFonts w:ascii="Montserrat" w:hAnsi="Montserrat"/>
          <w:sz w:val="24"/>
        </w:rPr>
        <w:t>The attention of the Devourer.</w:t>
      </w:r>
    </w:p>
    <w:p w:rsidR="0008581E" w:rsidRPr="00B3633A" w:rsidRDefault="0008581E">
      <w:pPr>
        <w:pStyle w:val="0DraftNormal"/>
        <w:rPr>
          <w:rFonts w:ascii="Montserrat" w:hAnsi="Montserrat"/>
          <w:sz w:val="24"/>
        </w:rPr>
      </w:pPr>
    </w:p>
    <w:p w:rsidR="0008581E" w:rsidRPr="00B3633A" w:rsidRDefault="0008581E">
      <w:pPr>
        <w:pStyle w:val="0DraftNormal"/>
        <w:rPr>
          <w:rFonts w:ascii="Montserrat" w:hAnsi="Montserrat"/>
          <w:sz w:val="24"/>
        </w:rPr>
      </w:pPr>
      <w:r w:rsidRPr="00B3633A">
        <w:rPr>
          <w:rFonts w:ascii="Montserrat" w:hAnsi="Montserrat"/>
          <w:sz w:val="24"/>
        </w:rPr>
        <w:t>san loss—beauty and horror—reevaluations</w:t>
      </w:r>
    </w:p>
    <w:p w:rsidR="0008581E" w:rsidRPr="00B3633A" w:rsidRDefault="0008581E">
      <w:pPr>
        <w:pStyle w:val="0DraftNormal"/>
        <w:rPr>
          <w:rFonts w:ascii="Montserrat" w:hAnsi="Montserrat"/>
          <w:sz w:val="24"/>
        </w:rPr>
      </w:pPr>
    </w:p>
    <w:p w:rsidR="0008581E" w:rsidRPr="00B3633A" w:rsidRDefault="0008581E">
      <w:pPr>
        <w:pStyle w:val="0DraftNormal"/>
        <w:rPr>
          <w:rFonts w:ascii="Montserrat" w:hAnsi="Montserrat"/>
          <w:sz w:val="24"/>
        </w:rPr>
      </w:pPr>
      <w:r w:rsidRPr="00B3633A">
        <w:rPr>
          <w:rFonts w:ascii="Montserrat" w:hAnsi="Montserrat"/>
          <w:sz w:val="24"/>
        </w:rPr>
        <w:t>Dragon dream invaded and splintered.</w:t>
      </w:r>
    </w:p>
    <w:p w:rsidR="0008581E" w:rsidRPr="00B3633A" w:rsidRDefault="0008581E">
      <w:pPr>
        <w:pStyle w:val="0DraftNormal"/>
        <w:rPr>
          <w:rFonts w:ascii="Montserrat" w:hAnsi="Montserrat"/>
          <w:sz w:val="24"/>
        </w:rPr>
      </w:pPr>
    </w:p>
    <w:p w:rsidR="0008581E" w:rsidRPr="00B3633A" w:rsidRDefault="0008581E">
      <w:pPr>
        <w:pStyle w:val="0DraftNormal"/>
        <w:rPr>
          <w:rFonts w:ascii="Montserrat" w:hAnsi="Montserrat"/>
          <w:sz w:val="24"/>
        </w:rPr>
      </w:pPr>
      <w:r w:rsidRPr="00B3633A">
        <w:rPr>
          <w:rFonts w:ascii="Montserrat" w:hAnsi="Montserrat"/>
          <w:sz w:val="24"/>
        </w:rPr>
        <w:t>Unspoken agreement—Av/Kzeisza hunt down the malevolence.</w:t>
      </w:r>
    </w:p>
    <w:p w:rsidR="0008581E" w:rsidRPr="00B3633A" w:rsidRDefault="0008581E">
      <w:pPr>
        <w:pStyle w:val="0DraftNormal"/>
        <w:rPr>
          <w:rFonts w:ascii="Montserrat" w:hAnsi="Montserrat"/>
          <w:sz w:val="24"/>
        </w:rPr>
      </w:pPr>
    </w:p>
    <w:p w:rsidR="0008581E" w:rsidRPr="00B3633A" w:rsidRDefault="0008581E">
      <w:pPr>
        <w:pStyle w:val="0DraftNormal"/>
        <w:rPr>
          <w:rFonts w:ascii="Montserrat" w:hAnsi="Montserrat"/>
          <w:sz w:val="24"/>
        </w:rPr>
      </w:pPr>
      <w:r w:rsidRPr="00B3633A">
        <w:rPr>
          <w:rFonts w:ascii="Montserrat" w:hAnsi="Montserrat"/>
          <w:sz w:val="24"/>
        </w:rPr>
        <w:t>Damning revelation—beauty and horror fascination.</w:t>
      </w:r>
    </w:p>
    <w:p w:rsidR="0008581E" w:rsidRPr="00B3633A" w:rsidRDefault="0008581E">
      <w:pPr>
        <w:pStyle w:val="0DraftNormal"/>
        <w:rPr>
          <w:rFonts w:ascii="Montserrat" w:hAnsi="Montserrat"/>
          <w:sz w:val="24"/>
        </w:rPr>
      </w:pPr>
    </w:p>
    <w:p w:rsidR="0008581E" w:rsidRPr="00B3633A" w:rsidRDefault="0008581E">
      <w:pPr>
        <w:pStyle w:val="0DraftNormal"/>
        <w:rPr>
          <w:rFonts w:ascii="Montserrat" w:hAnsi="Montserrat"/>
          <w:sz w:val="24"/>
        </w:rPr>
      </w:pPr>
      <w:r w:rsidRPr="00B3633A">
        <w:rPr>
          <w:rFonts w:ascii="Montserrat" w:hAnsi="Montserrat"/>
          <w:sz w:val="24"/>
        </w:rPr>
        <w:t>A terrible stand still broken by Av.</w:t>
      </w:r>
    </w:p>
    <w:p w:rsidR="0008581E" w:rsidRPr="00B3633A" w:rsidRDefault="0008581E">
      <w:pPr>
        <w:pStyle w:val="0DraftNormal"/>
        <w:rPr>
          <w:rFonts w:ascii="Montserrat" w:hAnsi="Montserrat"/>
          <w:sz w:val="24"/>
        </w:rPr>
      </w:pPr>
    </w:p>
    <w:p w:rsidR="0008581E" w:rsidRPr="00B3633A" w:rsidRDefault="0008581E">
      <w:pPr>
        <w:pStyle w:val="0DraftNormal"/>
        <w:rPr>
          <w:rFonts w:ascii="Montserrat" w:hAnsi="Montserrat"/>
          <w:sz w:val="24"/>
        </w:rPr>
      </w:pPr>
      <w:r w:rsidRPr="00B3633A">
        <w:rPr>
          <w:rFonts w:ascii="Montserrat" w:hAnsi="Montserrat"/>
          <w:sz w:val="24"/>
        </w:rPr>
        <w:t>Retreat and reevaluation.</w:t>
      </w:r>
    </w:p>
    <w:p w:rsidR="0008581E" w:rsidRPr="00B3633A" w:rsidRDefault="0008581E">
      <w:pPr>
        <w:pStyle w:val="0DraftNormal"/>
        <w:rPr>
          <w:rFonts w:ascii="Montserrat" w:hAnsi="Montserrat"/>
          <w:sz w:val="24"/>
        </w:rPr>
      </w:pPr>
    </w:p>
    <w:p w:rsidR="0008581E" w:rsidRPr="00B3633A" w:rsidRDefault="0008581E">
      <w:pPr>
        <w:pStyle w:val="0DraftNormal"/>
        <w:rPr>
          <w:rFonts w:ascii="Montserrat" w:hAnsi="Montserrat"/>
          <w:sz w:val="24"/>
        </w:rPr>
      </w:pPr>
      <w:r w:rsidRPr="00B3633A">
        <w:rPr>
          <w:rFonts w:ascii="Montserrat" w:hAnsi="Montserrat"/>
          <w:sz w:val="24"/>
        </w:rPr>
        <w:t>assets—confronting myth and paradox—choices</w:t>
      </w:r>
    </w:p>
    <w:p w:rsidR="0008581E" w:rsidRPr="00B3633A" w:rsidRDefault="0008581E">
      <w:pPr>
        <w:pStyle w:val="0DraftNormal"/>
        <w:rPr>
          <w:rFonts w:ascii="Montserrat" w:hAnsi="Montserrat"/>
          <w:sz w:val="24"/>
        </w:rPr>
      </w:pPr>
    </w:p>
    <w:p w:rsidR="0008581E" w:rsidRPr="00B3633A" w:rsidRDefault="0008581E">
      <w:pPr>
        <w:pStyle w:val="0DraftNormal"/>
        <w:rPr>
          <w:rFonts w:ascii="Montserrat" w:hAnsi="Montserrat"/>
          <w:sz w:val="24"/>
        </w:rPr>
      </w:pPr>
      <w:r w:rsidRPr="00B3633A">
        <w:rPr>
          <w:rFonts w:ascii="Montserrat" w:hAnsi="Montserrat"/>
          <w:sz w:val="24"/>
        </w:rPr>
        <w:t>Av/(Anvea)—a careless gesture.</w:t>
      </w:r>
    </w:p>
    <w:p w:rsidR="0008581E" w:rsidRPr="00B3633A" w:rsidRDefault="0008581E">
      <w:pPr>
        <w:pStyle w:val="0DraftNormal"/>
        <w:rPr>
          <w:rFonts w:ascii="Montserrat" w:hAnsi="Montserrat"/>
          <w:sz w:val="24"/>
        </w:rPr>
      </w:pPr>
    </w:p>
    <w:p w:rsidR="0008581E" w:rsidRPr="00B3633A" w:rsidRDefault="0008581E">
      <w:pPr>
        <w:pStyle w:val="0DraftNormal"/>
        <w:rPr>
          <w:rFonts w:ascii="Montserrat" w:hAnsi="Montserrat"/>
          <w:sz w:val="24"/>
        </w:rPr>
      </w:pPr>
      <w:r w:rsidRPr="00B3633A">
        <w:rPr>
          <w:rFonts w:ascii="Montserrat" w:hAnsi="Montserrat"/>
          <w:sz w:val="24"/>
        </w:rPr>
        <w:t>Implications—confronting myth and paradox.</w:t>
      </w:r>
    </w:p>
    <w:p w:rsidR="0008581E" w:rsidRPr="00B3633A" w:rsidRDefault="0008581E">
      <w:pPr>
        <w:pStyle w:val="0DraftNormal"/>
        <w:rPr>
          <w:rFonts w:ascii="Montserrat" w:hAnsi="Montserrat"/>
          <w:sz w:val="24"/>
        </w:rPr>
      </w:pPr>
    </w:p>
    <w:p w:rsidR="0008581E" w:rsidRPr="00B3633A" w:rsidRDefault="0008581E">
      <w:pPr>
        <w:pStyle w:val="0DraftNormal"/>
        <w:rPr>
          <w:rFonts w:ascii="Montserrat" w:hAnsi="Montserrat"/>
          <w:sz w:val="24"/>
        </w:rPr>
      </w:pPr>
      <w:r w:rsidRPr="00B3633A">
        <w:rPr>
          <w:rFonts w:ascii="Montserrat" w:hAnsi="Montserrat"/>
          <w:sz w:val="24"/>
        </w:rPr>
        <w:t>Bending to the task at hand—unspeakable influences and ways of dealing with them.</w:t>
      </w:r>
    </w:p>
    <w:p w:rsidR="0008581E" w:rsidRPr="00B3633A" w:rsidRDefault="0008581E">
      <w:pPr>
        <w:pStyle w:val="0DraftNormal"/>
        <w:rPr>
          <w:rFonts w:ascii="Montserrat" w:hAnsi="Montserrat"/>
          <w:sz w:val="24"/>
        </w:rPr>
      </w:pPr>
    </w:p>
    <w:p w:rsidR="0008581E" w:rsidRPr="00B3633A" w:rsidRDefault="0008581E">
      <w:pPr>
        <w:pStyle w:val="0DraftNormal"/>
        <w:rPr>
          <w:rFonts w:ascii="Montserrat" w:hAnsi="Montserrat"/>
          <w:sz w:val="24"/>
        </w:rPr>
      </w:pPr>
      <w:r w:rsidRPr="00B3633A">
        <w:rPr>
          <w:rFonts w:ascii="Montserrat" w:hAnsi="Montserrat"/>
          <w:sz w:val="24"/>
        </w:rPr>
        <w:t>Androgyne—menage a troi, exploring an alternate exotic.</w:t>
      </w:r>
    </w:p>
    <w:p w:rsidR="0008581E" w:rsidRPr="00B3633A" w:rsidRDefault="0008581E">
      <w:pPr>
        <w:pStyle w:val="0DraftNormal"/>
        <w:rPr>
          <w:rFonts w:ascii="Montserrat" w:hAnsi="Montserrat"/>
          <w:sz w:val="24"/>
        </w:rPr>
      </w:pPr>
    </w:p>
    <w:p w:rsidR="0008581E" w:rsidRPr="00B3633A" w:rsidRDefault="0008581E">
      <w:pPr>
        <w:pStyle w:val="0DraftNormal"/>
        <w:rPr>
          <w:rFonts w:ascii="Montserrat" w:hAnsi="Montserrat"/>
          <w:sz w:val="24"/>
        </w:rPr>
      </w:pPr>
      <w:r w:rsidRPr="00B3633A">
        <w:rPr>
          <w:rFonts w:ascii="Montserrat" w:hAnsi="Montserrat"/>
          <w:sz w:val="24"/>
        </w:rPr>
        <w:t>empty solutions—first drops of bad blood—sabotage</w:t>
      </w:r>
    </w:p>
    <w:p w:rsidR="0008581E" w:rsidRPr="00B3633A" w:rsidRDefault="0008581E">
      <w:pPr>
        <w:pStyle w:val="0DraftNormal"/>
        <w:rPr>
          <w:rFonts w:ascii="Montserrat" w:hAnsi="Montserrat"/>
          <w:sz w:val="24"/>
        </w:rPr>
      </w:pPr>
    </w:p>
    <w:p w:rsidR="0008581E" w:rsidRPr="00B3633A" w:rsidRDefault="0008581E">
      <w:pPr>
        <w:pStyle w:val="0DraftNormal"/>
        <w:rPr>
          <w:rFonts w:ascii="Montserrat" w:hAnsi="Montserrat"/>
          <w:sz w:val="24"/>
        </w:rPr>
      </w:pPr>
      <w:r w:rsidRPr="00B3633A">
        <w:rPr>
          <w:rFonts w:ascii="Montserrat" w:hAnsi="Montserrat"/>
          <w:sz w:val="24"/>
        </w:rPr>
        <w:t>Empty solutions—Av/(Anvea) bind their slight keys to salvation.</w:t>
      </w:r>
    </w:p>
    <w:p w:rsidR="0008581E" w:rsidRPr="00B3633A" w:rsidRDefault="0008581E">
      <w:pPr>
        <w:pStyle w:val="0DraftNormal"/>
        <w:rPr>
          <w:rFonts w:ascii="Montserrat" w:hAnsi="Montserrat"/>
          <w:sz w:val="24"/>
        </w:rPr>
      </w:pPr>
    </w:p>
    <w:p w:rsidR="0008581E" w:rsidRPr="00B3633A" w:rsidRDefault="0008581E">
      <w:pPr>
        <w:pStyle w:val="0DraftNormal"/>
        <w:rPr>
          <w:rFonts w:ascii="Montserrat" w:hAnsi="Montserrat"/>
          <w:sz w:val="24"/>
        </w:rPr>
      </w:pPr>
      <w:r w:rsidRPr="00B3633A">
        <w:rPr>
          <w:rFonts w:ascii="Montserrat" w:hAnsi="Montserrat"/>
          <w:sz w:val="24"/>
        </w:rPr>
        <w:t>Implementing their solution through a (AEA/AEGIS) expidition.</w:t>
      </w:r>
    </w:p>
    <w:p w:rsidR="0008581E" w:rsidRPr="00B3633A" w:rsidRDefault="0008581E">
      <w:pPr>
        <w:pStyle w:val="0DraftNormal"/>
        <w:rPr>
          <w:rFonts w:ascii="Montserrat" w:hAnsi="Montserrat"/>
          <w:sz w:val="24"/>
        </w:rPr>
      </w:pPr>
    </w:p>
    <w:p w:rsidR="0008581E" w:rsidRPr="00B3633A" w:rsidRDefault="0008581E">
      <w:pPr>
        <w:pStyle w:val="0DraftNormal"/>
        <w:rPr>
          <w:rFonts w:ascii="Montserrat" w:hAnsi="Montserrat"/>
          <w:sz w:val="24"/>
        </w:rPr>
      </w:pPr>
      <w:r w:rsidRPr="00B3633A">
        <w:rPr>
          <w:rFonts w:ascii="Montserrat" w:hAnsi="Montserrat"/>
          <w:sz w:val="24"/>
        </w:rPr>
        <w:t>Audience—Av sums up/weighs the enemy.</w:t>
      </w:r>
    </w:p>
    <w:p w:rsidR="0008581E" w:rsidRPr="00B3633A" w:rsidRDefault="0008581E">
      <w:pPr>
        <w:pStyle w:val="0DraftNormal"/>
        <w:rPr>
          <w:rFonts w:ascii="Montserrat" w:hAnsi="Montserrat"/>
          <w:sz w:val="24"/>
        </w:rPr>
      </w:pPr>
    </w:p>
    <w:p w:rsidR="0008581E" w:rsidRPr="00B3633A" w:rsidRDefault="0008581E">
      <w:pPr>
        <w:pStyle w:val="0DraftNormal"/>
        <w:rPr>
          <w:rFonts w:ascii="Montserrat" w:hAnsi="Montserrat"/>
          <w:sz w:val="24"/>
        </w:rPr>
      </w:pPr>
      <w:r w:rsidRPr="00B3633A">
        <w:rPr>
          <w:rFonts w:ascii="Montserrat" w:hAnsi="Montserrat"/>
          <w:sz w:val="24"/>
        </w:rPr>
        <w:t>Sabatoge.</w:t>
      </w:r>
    </w:p>
    <w:p w:rsidR="0008581E" w:rsidRPr="00B3633A" w:rsidRDefault="0008581E">
      <w:pPr>
        <w:pStyle w:val="0DraftNormal"/>
        <w:rPr>
          <w:rFonts w:ascii="Montserrat" w:hAnsi="Montserrat"/>
          <w:sz w:val="24"/>
        </w:rPr>
      </w:pPr>
    </w:p>
    <w:p w:rsidR="0008581E" w:rsidRPr="00B3633A" w:rsidRDefault="0008581E">
      <w:pPr>
        <w:pStyle w:val="0DraftNormal"/>
        <w:rPr>
          <w:rFonts w:ascii="Montserrat" w:hAnsi="Montserrat"/>
          <w:sz w:val="24"/>
        </w:rPr>
      </w:pPr>
      <w:r w:rsidRPr="00B3633A">
        <w:rPr>
          <w:rFonts w:ascii="Montserrat" w:hAnsi="Montserrat"/>
          <w:sz w:val="24"/>
        </w:rPr>
        <w:t>Kzeisza acts—bad blood seeps in.</w:t>
      </w:r>
    </w:p>
    <w:p w:rsidR="0008581E" w:rsidRPr="00B3633A" w:rsidRDefault="0008581E">
      <w:pPr>
        <w:pStyle w:val="0DraftNormal"/>
        <w:rPr>
          <w:rFonts w:ascii="Montserrat" w:hAnsi="Montserrat"/>
          <w:sz w:val="24"/>
        </w:rPr>
      </w:pPr>
    </w:p>
    <w:p w:rsidR="0008581E" w:rsidRPr="00B3633A" w:rsidRDefault="0008581E">
      <w:pPr>
        <w:pStyle w:val="0DraftNormal"/>
        <w:rPr>
          <w:rFonts w:ascii="Montserrat" w:hAnsi="Montserrat"/>
          <w:sz w:val="24"/>
        </w:rPr>
      </w:pPr>
      <w:r w:rsidRPr="00B3633A">
        <w:rPr>
          <w:rFonts w:ascii="Montserrat" w:hAnsi="Montserrat"/>
          <w:sz w:val="24"/>
        </w:rPr>
        <w:t>Rook, Asia, (Anvea) and Av split up.</w:t>
      </w:r>
    </w:p>
    <w:p w:rsidR="0008581E" w:rsidRPr="00B3633A" w:rsidRDefault="0008581E">
      <w:pPr>
        <w:pStyle w:val="0DraftNormal"/>
        <w:rPr>
          <w:rFonts w:ascii="Montserrat" w:hAnsi="Montserrat"/>
          <w:sz w:val="24"/>
        </w:rPr>
      </w:pPr>
    </w:p>
    <w:p w:rsidR="0008581E" w:rsidRPr="00B3633A" w:rsidRDefault="0008581E">
      <w:pPr>
        <w:pStyle w:val="0DraftNormal"/>
        <w:rPr>
          <w:rFonts w:ascii="Montserrat" w:hAnsi="Montserrat"/>
          <w:sz w:val="24"/>
        </w:rPr>
      </w:pPr>
      <w:r w:rsidRPr="00B3633A">
        <w:rPr>
          <w:rFonts w:ascii="Montserrat" w:hAnsi="Montserrat"/>
          <w:sz w:val="24"/>
        </w:rPr>
        <w:t>Av bids (Anvea) farewell—expedition folds out.</w:t>
      </w:r>
    </w:p>
    <w:p w:rsidR="0008581E" w:rsidRPr="00B3633A" w:rsidRDefault="0008581E">
      <w:pPr>
        <w:pStyle w:val="0DraftNormal"/>
        <w:rPr>
          <w:rFonts w:ascii="Montserrat" w:hAnsi="Montserrat"/>
          <w:sz w:val="24"/>
        </w:rPr>
      </w:pPr>
    </w:p>
    <w:p w:rsidR="0008581E" w:rsidRPr="00B3633A" w:rsidRDefault="0008581E">
      <w:pPr>
        <w:pStyle w:val="0DraftNormal"/>
        <w:rPr>
          <w:rFonts w:ascii="Montserrat" w:hAnsi="Montserrat"/>
          <w:sz w:val="24"/>
        </w:rPr>
      </w:pPr>
      <w:r w:rsidRPr="00B3633A">
        <w:rPr>
          <w:rFonts w:ascii="Montserrat" w:hAnsi="Montserrat"/>
          <w:sz w:val="24"/>
        </w:rPr>
        <w:t>Av handed a new first contact assignment—minimal support.</w:t>
      </w:r>
    </w:p>
    <w:p w:rsidR="0008581E" w:rsidRPr="00B3633A" w:rsidRDefault="0008581E">
      <w:pPr>
        <w:pStyle w:val="0DraftNormal"/>
        <w:rPr>
          <w:rFonts w:ascii="Montserrat" w:hAnsi="Montserrat"/>
          <w:sz w:val="24"/>
        </w:rPr>
      </w:pPr>
    </w:p>
    <w:p w:rsidR="0008581E" w:rsidRPr="00B3633A" w:rsidRDefault="0008581E">
      <w:pPr>
        <w:pStyle w:val="0DraftNormal"/>
        <w:rPr>
          <w:rFonts w:ascii="Montserrat" w:hAnsi="Montserrat"/>
          <w:sz w:val="24"/>
        </w:rPr>
      </w:pPr>
      <w:r w:rsidRPr="00B3633A">
        <w:rPr>
          <w:rFonts w:ascii="Montserrat" w:hAnsi="Montserrat"/>
          <w:sz w:val="24"/>
        </w:rPr>
        <w:t>Unable to dredge an explanation out of Kzeisza.</w:t>
      </w:r>
    </w:p>
    <w:p w:rsidR="0008581E" w:rsidRPr="00B3633A" w:rsidRDefault="0008581E">
      <w:pPr>
        <w:pStyle w:val="0DraftNormal"/>
        <w:rPr>
          <w:rFonts w:ascii="Montserrat" w:hAnsi="Montserrat"/>
          <w:sz w:val="24"/>
        </w:rPr>
      </w:pPr>
    </w:p>
    <w:p w:rsidR="0008581E" w:rsidRPr="00B3633A" w:rsidRDefault="0008581E">
      <w:pPr>
        <w:pStyle w:val="0DraftNormal"/>
        <w:rPr>
          <w:rFonts w:ascii="Montserrat" w:hAnsi="Montserrat"/>
          <w:sz w:val="24"/>
        </w:rPr>
      </w:pPr>
      <w:r w:rsidRPr="00B3633A">
        <w:rPr>
          <w:rFonts w:ascii="Montserrat" w:hAnsi="Montserrat"/>
          <w:sz w:val="24"/>
        </w:rPr>
        <w:t>Frontier routine again.</w:t>
      </w:r>
    </w:p>
    <w:p w:rsidR="0008581E" w:rsidRPr="00B3633A" w:rsidRDefault="0008581E">
      <w:pPr>
        <w:pStyle w:val="0DraftNormal"/>
        <w:rPr>
          <w:rFonts w:ascii="Montserrat" w:hAnsi="Montserrat"/>
          <w:sz w:val="24"/>
        </w:rPr>
      </w:pPr>
    </w:p>
    <w:p w:rsidR="0008581E" w:rsidRPr="00B3633A" w:rsidRDefault="0008581E">
      <w:pPr>
        <w:pStyle w:val="0DraftNormal"/>
        <w:rPr>
          <w:rFonts w:ascii="Montserrat" w:hAnsi="Montserrat"/>
          <w:sz w:val="24"/>
        </w:rPr>
      </w:pPr>
      <w:r w:rsidRPr="00B3633A">
        <w:rPr>
          <w:rFonts w:ascii="Montserrat" w:hAnsi="Montserrat"/>
          <w:sz w:val="24"/>
        </w:rPr>
        <w:t>Stepping out—Too much time to think—more and more on guard.</w:t>
      </w:r>
    </w:p>
    <w:p w:rsidR="0008581E" w:rsidRPr="00B3633A" w:rsidRDefault="0008581E">
      <w:pPr>
        <w:pStyle w:val="0DraftNormal"/>
        <w:rPr>
          <w:rFonts w:ascii="Montserrat" w:hAnsi="Montserrat"/>
          <w:sz w:val="24"/>
        </w:rPr>
      </w:pPr>
    </w:p>
    <w:p w:rsidR="0008581E" w:rsidRPr="00B3633A" w:rsidRDefault="0008581E">
      <w:pPr>
        <w:pStyle w:val="0DraftNormal"/>
        <w:rPr>
          <w:rFonts w:ascii="Montserrat" w:hAnsi="Montserrat"/>
          <w:sz w:val="24"/>
        </w:rPr>
      </w:pPr>
      <w:r w:rsidRPr="00B3633A">
        <w:rPr>
          <w:rFonts w:ascii="Montserrat" w:hAnsi="Montserrat"/>
          <w:sz w:val="24"/>
        </w:rPr>
        <w:t>Attacked by advanced troop</w:t>
      </w:r>
    </w:p>
    <w:p w:rsidR="0008581E" w:rsidRPr="00B3633A" w:rsidRDefault="0008581E">
      <w:pPr>
        <w:pStyle w:val="0DraftNormal"/>
        <w:rPr>
          <w:rFonts w:ascii="Montserrat" w:hAnsi="Montserrat"/>
          <w:sz w:val="24"/>
        </w:rPr>
      </w:pPr>
    </w:p>
    <w:p w:rsidR="0008581E" w:rsidRPr="00B3633A" w:rsidRDefault="0008581E">
      <w:pPr>
        <w:pStyle w:val="0DraftNormal"/>
        <w:rPr>
          <w:rFonts w:ascii="Montserrat" w:hAnsi="Montserrat"/>
          <w:sz w:val="24"/>
        </w:rPr>
      </w:pPr>
      <w:r w:rsidRPr="00B3633A">
        <w:rPr>
          <w:rFonts w:ascii="Montserrat" w:hAnsi="Montserrat"/>
          <w:sz w:val="24"/>
        </w:rPr>
        <w:t>Bloody resolution proceeds her proposal.</w:t>
      </w:r>
    </w:p>
    <w:p w:rsidR="0008581E" w:rsidRPr="00B3633A" w:rsidRDefault="0008581E">
      <w:pPr>
        <w:pStyle w:val="0DraftNormal"/>
        <w:rPr>
          <w:rFonts w:ascii="Montserrat" w:hAnsi="Montserrat"/>
          <w:sz w:val="24"/>
        </w:rPr>
      </w:pPr>
    </w:p>
    <w:p w:rsidR="0008581E" w:rsidRPr="00B3633A" w:rsidRDefault="0008581E">
      <w:pPr>
        <w:pStyle w:val="0DraftNormal"/>
        <w:rPr>
          <w:rFonts w:ascii="Montserrat" w:hAnsi="Montserrat"/>
          <w:sz w:val="24"/>
        </w:rPr>
      </w:pPr>
      <w:r w:rsidRPr="00B3633A">
        <w:rPr>
          <w:rFonts w:ascii="Montserrat" w:hAnsi="Montserrat"/>
          <w:sz w:val="24"/>
        </w:rPr>
        <w:t>Escorted in—too familiar culture.</w:t>
      </w:r>
    </w:p>
    <w:p w:rsidR="0008581E" w:rsidRPr="00B3633A" w:rsidRDefault="0008581E">
      <w:pPr>
        <w:pStyle w:val="0DraftNormal"/>
        <w:rPr>
          <w:rFonts w:ascii="Montserrat" w:hAnsi="Montserrat"/>
          <w:sz w:val="24"/>
        </w:rPr>
      </w:pPr>
    </w:p>
    <w:p w:rsidR="0008581E" w:rsidRPr="00B3633A" w:rsidRDefault="0008581E">
      <w:pPr>
        <w:pStyle w:val="0DraftNormal"/>
        <w:rPr>
          <w:rFonts w:ascii="Montserrat" w:hAnsi="Montserrat"/>
          <w:sz w:val="24"/>
        </w:rPr>
      </w:pPr>
      <w:r w:rsidRPr="00B3633A">
        <w:rPr>
          <w:rFonts w:ascii="Montserrat" w:hAnsi="Montserrat"/>
          <w:sz w:val="24"/>
        </w:rPr>
        <w:t>An audience (housed as a guest)—trading advice and admonitions.</w:t>
      </w:r>
    </w:p>
    <w:p w:rsidR="0008581E" w:rsidRPr="00B3633A" w:rsidRDefault="0008581E">
      <w:pPr>
        <w:pStyle w:val="0DraftNormal"/>
        <w:rPr>
          <w:rFonts w:ascii="Montserrat" w:hAnsi="Montserrat"/>
          <w:sz w:val="24"/>
        </w:rPr>
      </w:pPr>
    </w:p>
    <w:p w:rsidR="0008581E" w:rsidRPr="00B3633A" w:rsidRDefault="0008581E">
      <w:pPr>
        <w:pStyle w:val="0DraftNormal"/>
        <w:rPr>
          <w:rFonts w:ascii="Montserrat" w:hAnsi="Montserrat"/>
          <w:sz w:val="24"/>
        </w:rPr>
      </w:pPr>
      <w:r w:rsidRPr="00B3633A">
        <w:rPr>
          <w:rFonts w:ascii="Montserrat" w:hAnsi="Montserrat"/>
          <w:sz w:val="24"/>
        </w:rPr>
        <w:t>LORD BRANDENFE</w:t>
      </w:r>
    </w:p>
    <w:p w:rsidR="0008581E" w:rsidRPr="00B3633A" w:rsidRDefault="0008581E">
      <w:pPr>
        <w:pStyle w:val="0DraftNormal"/>
        <w:rPr>
          <w:rFonts w:ascii="Montserrat" w:hAnsi="Montserrat"/>
          <w:sz w:val="24"/>
        </w:rPr>
      </w:pPr>
    </w:p>
    <w:p w:rsidR="0008581E" w:rsidRPr="00B3633A" w:rsidRDefault="0008581E">
      <w:pPr>
        <w:pStyle w:val="0DraftNormal"/>
        <w:rPr>
          <w:rFonts w:ascii="Montserrat" w:hAnsi="Montserrat"/>
          <w:sz w:val="24"/>
        </w:rPr>
      </w:pPr>
      <w:r w:rsidRPr="00B3633A">
        <w:rPr>
          <w:rFonts w:ascii="Montserrat" w:hAnsi="Montserrat"/>
          <w:sz w:val="24"/>
        </w:rPr>
        <w:t>LORD AGRON</w:t>
      </w:r>
    </w:p>
    <w:p w:rsidR="0008581E" w:rsidRPr="00B3633A" w:rsidRDefault="0008581E">
      <w:pPr>
        <w:pStyle w:val="0DraftNormal"/>
        <w:rPr>
          <w:rFonts w:ascii="Montserrat" w:hAnsi="Montserrat"/>
          <w:sz w:val="24"/>
        </w:rPr>
      </w:pPr>
    </w:p>
    <w:p w:rsidR="0008581E" w:rsidRPr="00B3633A" w:rsidRDefault="0008581E">
      <w:pPr>
        <w:pStyle w:val="0DraftNormal"/>
        <w:rPr>
          <w:rFonts w:ascii="Montserrat" w:hAnsi="Montserrat"/>
          <w:sz w:val="24"/>
        </w:rPr>
      </w:pPr>
      <w:r w:rsidRPr="00B3633A">
        <w:rPr>
          <w:rFonts w:ascii="Montserrat" w:hAnsi="Montserrat"/>
          <w:sz w:val="24"/>
        </w:rPr>
        <w:t>BISHOP GAVREN</w:t>
      </w:r>
    </w:p>
    <w:p w:rsidR="0008581E" w:rsidRPr="00B3633A" w:rsidRDefault="0008581E">
      <w:pPr>
        <w:pStyle w:val="0DraftNormal"/>
        <w:rPr>
          <w:rFonts w:ascii="Montserrat" w:hAnsi="Montserrat"/>
          <w:sz w:val="24"/>
        </w:rPr>
      </w:pPr>
    </w:p>
    <w:p w:rsidR="0008581E" w:rsidRPr="00B3633A" w:rsidRDefault="0008581E">
      <w:pPr>
        <w:pStyle w:val="0DraftNormal"/>
        <w:rPr>
          <w:rFonts w:ascii="Montserrat" w:hAnsi="Montserrat"/>
          <w:sz w:val="24"/>
        </w:rPr>
      </w:pPr>
      <w:r w:rsidRPr="00B3633A">
        <w:rPr>
          <w:rFonts w:ascii="Montserrat" w:hAnsi="Montserrat"/>
          <w:sz w:val="24"/>
        </w:rPr>
        <w:t>DUKE QUANRYN</w:t>
      </w:r>
    </w:p>
    <w:p w:rsidR="0008581E" w:rsidRPr="00B3633A" w:rsidRDefault="0008581E">
      <w:pPr>
        <w:pStyle w:val="0DraftNormal"/>
        <w:rPr>
          <w:rFonts w:ascii="Montserrat" w:hAnsi="Montserrat"/>
          <w:sz w:val="24"/>
        </w:rPr>
      </w:pPr>
    </w:p>
    <w:p w:rsidR="0008581E" w:rsidRPr="00B3633A" w:rsidRDefault="0008581E">
      <w:pPr>
        <w:pStyle w:val="0DraftNormal"/>
        <w:rPr>
          <w:rFonts w:ascii="Montserrat" w:hAnsi="Montserrat"/>
          <w:sz w:val="24"/>
        </w:rPr>
      </w:pPr>
      <w:r w:rsidRPr="00B3633A">
        <w:rPr>
          <w:rFonts w:ascii="Montserrat" w:hAnsi="Montserrat"/>
          <w:sz w:val="24"/>
        </w:rPr>
        <w:t>An official welcoming commitee—an unbalanced situation</w:t>
      </w:r>
    </w:p>
    <w:p w:rsidR="0008581E" w:rsidRPr="00B3633A" w:rsidRDefault="0008581E">
      <w:pPr>
        <w:pStyle w:val="0DraftNormal"/>
        <w:rPr>
          <w:rFonts w:ascii="Montserrat" w:hAnsi="Montserrat"/>
          <w:sz w:val="24"/>
        </w:rPr>
      </w:pPr>
    </w:p>
    <w:p w:rsidR="0008581E" w:rsidRPr="00B3633A" w:rsidRDefault="0008581E">
      <w:pPr>
        <w:pStyle w:val="0DraftNormal"/>
        <w:rPr>
          <w:rFonts w:ascii="Montserrat" w:hAnsi="Montserrat"/>
          <w:sz w:val="24"/>
        </w:rPr>
      </w:pPr>
      <w:r w:rsidRPr="00B3633A">
        <w:rPr>
          <w:rFonts w:ascii="Montserrat" w:hAnsi="Montserrat"/>
          <w:sz w:val="24"/>
        </w:rPr>
        <w:t>Dinner invitation—Audience (Brandenfe, Lord of the Highfords) in angst.</w:t>
      </w:r>
    </w:p>
    <w:p w:rsidR="0008581E" w:rsidRPr="00B3633A" w:rsidRDefault="0008581E">
      <w:pPr>
        <w:pStyle w:val="0DraftNormal"/>
        <w:rPr>
          <w:rFonts w:ascii="Montserrat" w:hAnsi="Montserrat"/>
          <w:sz w:val="24"/>
        </w:rPr>
      </w:pPr>
    </w:p>
    <w:p w:rsidR="0008581E" w:rsidRPr="00B3633A" w:rsidRDefault="0008581E">
      <w:pPr>
        <w:pStyle w:val="0DraftNormal"/>
        <w:rPr>
          <w:rFonts w:ascii="Montserrat" w:hAnsi="Montserrat"/>
          <w:sz w:val="24"/>
        </w:rPr>
      </w:pPr>
      <w:r w:rsidRPr="00B3633A">
        <w:rPr>
          <w:rFonts w:ascii="Montserrat" w:hAnsi="Montserrat"/>
          <w:sz w:val="24"/>
        </w:rPr>
        <w:t>Av gets centered, evaluates her impact on the locals, gears up for more negotiations.</w:t>
      </w:r>
    </w:p>
    <w:p w:rsidR="0008581E" w:rsidRPr="00B3633A" w:rsidRDefault="0008581E">
      <w:pPr>
        <w:pStyle w:val="0DraftNormal"/>
        <w:rPr>
          <w:rFonts w:ascii="Montserrat" w:hAnsi="Montserrat"/>
          <w:sz w:val="24"/>
        </w:rPr>
      </w:pPr>
    </w:p>
    <w:p w:rsidR="0008581E" w:rsidRPr="00B3633A" w:rsidRDefault="0008581E">
      <w:pPr>
        <w:pStyle w:val="0DraftNormal"/>
        <w:rPr>
          <w:rFonts w:ascii="Montserrat" w:hAnsi="Montserrat"/>
          <w:sz w:val="24"/>
        </w:rPr>
      </w:pPr>
      <w:r w:rsidRPr="00B3633A">
        <w:rPr>
          <w:rFonts w:ascii="Montserrat" w:hAnsi="Montserrat"/>
          <w:sz w:val="24"/>
        </w:rPr>
        <w:t>Agron, Lord of the Lowfords—(Hard eyes) Explain yourself.</w:t>
      </w:r>
    </w:p>
    <w:p w:rsidR="0008581E" w:rsidRPr="00B3633A" w:rsidRDefault="0008581E">
      <w:pPr>
        <w:pStyle w:val="0DraftNormal"/>
        <w:rPr>
          <w:rFonts w:ascii="Montserrat" w:hAnsi="Montserrat"/>
          <w:sz w:val="24"/>
        </w:rPr>
      </w:pPr>
    </w:p>
    <w:p w:rsidR="0008581E" w:rsidRPr="00B3633A" w:rsidRDefault="0008581E">
      <w:pPr>
        <w:pStyle w:val="0DraftNormal"/>
        <w:rPr>
          <w:rFonts w:ascii="Montserrat" w:hAnsi="Montserrat"/>
          <w:sz w:val="24"/>
        </w:rPr>
      </w:pPr>
      <w:r w:rsidRPr="00B3633A">
        <w:rPr>
          <w:rFonts w:ascii="Montserrat" w:hAnsi="Montserrat"/>
          <w:sz w:val="24"/>
        </w:rPr>
        <w:t>Approaching and enduring a summit—degenerates into other distractions.</w:t>
      </w:r>
    </w:p>
    <w:p w:rsidR="0008581E" w:rsidRPr="00B3633A" w:rsidRDefault="0008581E">
      <w:pPr>
        <w:pStyle w:val="0DraftNormal"/>
        <w:rPr>
          <w:rFonts w:ascii="Montserrat" w:hAnsi="Montserrat"/>
          <w:sz w:val="24"/>
        </w:rPr>
      </w:pPr>
    </w:p>
    <w:p w:rsidR="0008581E" w:rsidRPr="00B3633A" w:rsidRDefault="0008581E">
      <w:pPr>
        <w:pStyle w:val="0DraftNormal"/>
        <w:rPr>
          <w:rFonts w:ascii="Montserrat" w:hAnsi="Montserrat"/>
          <w:sz w:val="24"/>
        </w:rPr>
      </w:pPr>
      <w:r w:rsidRPr="00B3633A">
        <w:rPr>
          <w:rFonts w:ascii="Montserrat" w:hAnsi="Montserrat"/>
          <w:sz w:val="24"/>
        </w:rPr>
        <w:t>Retiring late—sensing a trap—too much verbal fencing.</w:t>
      </w:r>
    </w:p>
    <w:p w:rsidR="0008581E" w:rsidRPr="00B3633A" w:rsidRDefault="0008581E">
      <w:pPr>
        <w:pStyle w:val="0DraftNormal"/>
        <w:rPr>
          <w:rFonts w:ascii="Montserrat" w:hAnsi="Montserrat"/>
          <w:sz w:val="24"/>
        </w:rPr>
      </w:pPr>
    </w:p>
    <w:p w:rsidR="0008581E" w:rsidRPr="00B3633A" w:rsidRDefault="0008581E">
      <w:pPr>
        <w:pStyle w:val="0DraftNormal"/>
        <w:rPr>
          <w:rFonts w:ascii="Montserrat" w:hAnsi="Montserrat"/>
          <w:sz w:val="24"/>
        </w:rPr>
      </w:pPr>
      <w:r w:rsidRPr="00B3633A">
        <w:rPr>
          <w:rFonts w:ascii="Montserrat" w:hAnsi="Montserrat"/>
          <w:sz w:val="24"/>
        </w:rPr>
        <w:t>Negotiations—making decisions—pulling it together</w:t>
      </w:r>
    </w:p>
    <w:p w:rsidR="0008581E" w:rsidRPr="00B3633A" w:rsidRDefault="0008581E">
      <w:pPr>
        <w:pStyle w:val="0DraftNormal"/>
        <w:rPr>
          <w:rFonts w:ascii="Montserrat" w:hAnsi="Montserrat"/>
          <w:sz w:val="24"/>
        </w:rPr>
      </w:pPr>
    </w:p>
    <w:p w:rsidR="0008581E" w:rsidRPr="00B3633A" w:rsidRDefault="0008581E">
      <w:pPr>
        <w:pStyle w:val="0DraftNormal"/>
        <w:rPr>
          <w:rFonts w:ascii="Montserrat" w:hAnsi="Montserrat"/>
          <w:sz w:val="24"/>
        </w:rPr>
      </w:pPr>
      <w:r w:rsidRPr="00B3633A">
        <w:rPr>
          <w:rFonts w:ascii="Montserrat" w:hAnsi="Montserrat"/>
          <w:sz w:val="24"/>
        </w:rPr>
        <w:t>Busy man—talks carried out over Brandonfe's rounds—a man of harsh judgement (an execution and perhaps warning).</w:t>
      </w:r>
    </w:p>
    <w:p w:rsidR="0008581E" w:rsidRPr="00B3633A" w:rsidRDefault="0008581E">
      <w:pPr>
        <w:pStyle w:val="0DraftNormal"/>
        <w:rPr>
          <w:rFonts w:ascii="Montserrat" w:hAnsi="Montserrat"/>
          <w:sz w:val="24"/>
        </w:rPr>
      </w:pPr>
    </w:p>
    <w:p w:rsidR="0008581E" w:rsidRPr="00B3633A" w:rsidRDefault="0008581E">
      <w:pPr>
        <w:pStyle w:val="0DraftNormal"/>
        <w:rPr>
          <w:rFonts w:ascii="Montserrat" w:hAnsi="Montserrat"/>
          <w:sz w:val="24"/>
        </w:rPr>
      </w:pPr>
      <w:r w:rsidRPr="00B3633A">
        <w:rPr>
          <w:rFonts w:ascii="Montserrat" w:hAnsi="Montserrat"/>
          <w:sz w:val="24"/>
        </w:rPr>
        <w:t>A college of Arts—hints of intrigue (shadows).</w:t>
      </w:r>
    </w:p>
    <w:p w:rsidR="0008581E" w:rsidRPr="00B3633A" w:rsidRDefault="0008581E">
      <w:pPr>
        <w:pStyle w:val="0DraftNormal"/>
        <w:rPr>
          <w:rFonts w:ascii="Montserrat" w:hAnsi="Montserrat"/>
          <w:sz w:val="24"/>
        </w:rPr>
      </w:pPr>
    </w:p>
    <w:p w:rsidR="0008581E" w:rsidRPr="00B3633A" w:rsidRDefault="0008581E">
      <w:pPr>
        <w:pStyle w:val="0DraftNormal"/>
        <w:rPr>
          <w:rFonts w:ascii="Montserrat" w:hAnsi="Montserrat"/>
          <w:sz w:val="24"/>
        </w:rPr>
      </w:pPr>
      <w:r w:rsidRPr="00B3633A">
        <w:rPr>
          <w:rFonts w:ascii="Montserrat" w:hAnsi="Montserrat"/>
          <w:sz w:val="24"/>
        </w:rPr>
        <w:t>Interview with the bishop—interrupted by Agron and his men.</w:t>
      </w:r>
    </w:p>
    <w:p w:rsidR="0008581E" w:rsidRPr="00B3633A" w:rsidRDefault="0008581E">
      <w:pPr>
        <w:pStyle w:val="0DraftNormal"/>
        <w:rPr>
          <w:rFonts w:ascii="Montserrat" w:hAnsi="Montserrat"/>
          <w:sz w:val="24"/>
        </w:rPr>
      </w:pPr>
    </w:p>
    <w:p w:rsidR="0008581E" w:rsidRPr="00B3633A" w:rsidRDefault="0008581E">
      <w:pPr>
        <w:pStyle w:val="0DraftNormal"/>
        <w:rPr>
          <w:rFonts w:ascii="Montserrat" w:hAnsi="Montserrat"/>
          <w:sz w:val="24"/>
        </w:rPr>
      </w:pPr>
      <w:r w:rsidRPr="00B3633A">
        <w:rPr>
          <w:rFonts w:ascii="Montserrat" w:hAnsi="Montserrat"/>
          <w:sz w:val="24"/>
        </w:rPr>
        <w:t>Report to Kzeisza—the grim picture.</w:t>
      </w:r>
    </w:p>
    <w:p w:rsidR="0008581E" w:rsidRPr="00B3633A" w:rsidRDefault="0008581E">
      <w:pPr>
        <w:pStyle w:val="0DraftNormal"/>
        <w:rPr>
          <w:rFonts w:ascii="Montserrat" w:hAnsi="Montserrat"/>
          <w:sz w:val="24"/>
        </w:rPr>
      </w:pPr>
    </w:p>
    <w:p w:rsidR="0008581E" w:rsidRPr="00B3633A" w:rsidRDefault="0008581E">
      <w:pPr>
        <w:pStyle w:val="0DraftNormal"/>
        <w:rPr>
          <w:rFonts w:ascii="Montserrat" w:hAnsi="Montserrat"/>
          <w:sz w:val="24"/>
        </w:rPr>
      </w:pPr>
      <w:r w:rsidRPr="00B3633A">
        <w:rPr>
          <w:rFonts w:ascii="Montserrat" w:hAnsi="Montserrat"/>
          <w:sz w:val="24"/>
        </w:rPr>
        <w:t>Convince me—(I've been watching you since you first neared our lands—you can be neutralized) make it worth my while (or else).</w:t>
      </w:r>
    </w:p>
    <w:p w:rsidR="0008581E" w:rsidRPr="00B3633A" w:rsidRDefault="0008581E">
      <w:pPr>
        <w:pStyle w:val="0DraftNormal"/>
        <w:rPr>
          <w:rFonts w:ascii="Montserrat" w:hAnsi="Montserrat"/>
          <w:sz w:val="24"/>
        </w:rPr>
      </w:pPr>
    </w:p>
    <w:p w:rsidR="0008581E" w:rsidRPr="00B3633A" w:rsidRDefault="0008581E">
      <w:pPr>
        <w:pStyle w:val="0DraftNormal"/>
        <w:rPr>
          <w:rFonts w:ascii="Montserrat" w:hAnsi="Montserrat"/>
          <w:sz w:val="24"/>
        </w:rPr>
      </w:pPr>
      <w:r w:rsidRPr="00B3633A">
        <w:rPr>
          <w:rFonts w:ascii="Montserrat" w:hAnsi="Montserrat"/>
          <w:sz w:val="24"/>
        </w:rPr>
        <w:t>Unraveling the web. Deducing the makeup of an assumed conspiracy.</w:t>
      </w:r>
    </w:p>
    <w:p w:rsidR="0008581E" w:rsidRPr="00B3633A" w:rsidRDefault="0008581E">
      <w:pPr>
        <w:pStyle w:val="0DraftNormal"/>
        <w:rPr>
          <w:rFonts w:ascii="Montserrat" w:hAnsi="Montserrat"/>
          <w:sz w:val="24"/>
        </w:rPr>
      </w:pPr>
    </w:p>
    <w:p w:rsidR="0008581E" w:rsidRPr="00B3633A" w:rsidRDefault="0008581E">
      <w:pPr>
        <w:pStyle w:val="0DraftNormal"/>
        <w:rPr>
          <w:rFonts w:ascii="Montserrat" w:hAnsi="Montserrat"/>
          <w:sz w:val="24"/>
        </w:rPr>
      </w:pPr>
      <w:r w:rsidRPr="00B3633A">
        <w:rPr>
          <w:rFonts w:ascii="Montserrat" w:hAnsi="Montserrat"/>
          <w:sz w:val="24"/>
        </w:rPr>
        <w:t>Playing in their fugue.</w:t>
      </w:r>
    </w:p>
    <w:p w:rsidR="0008581E" w:rsidRPr="00B3633A" w:rsidRDefault="0008581E">
      <w:pPr>
        <w:pStyle w:val="0DraftNormal"/>
        <w:rPr>
          <w:rFonts w:ascii="Montserrat" w:hAnsi="Montserrat"/>
          <w:sz w:val="24"/>
        </w:rPr>
      </w:pPr>
    </w:p>
    <w:p w:rsidR="0008581E" w:rsidRPr="00B3633A" w:rsidRDefault="0008581E">
      <w:pPr>
        <w:pStyle w:val="0DraftNormal"/>
        <w:rPr>
          <w:rFonts w:ascii="Montserrat" w:hAnsi="Montserrat"/>
          <w:sz w:val="24"/>
        </w:rPr>
      </w:pPr>
      <w:r w:rsidRPr="00B3633A">
        <w:rPr>
          <w:rFonts w:ascii="Montserrat" w:hAnsi="Montserrat"/>
          <w:sz w:val="24"/>
        </w:rPr>
        <w:t>Note of confiscation. Her bluff, calling their cards.</w:t>
      </w:r>
    </w:p>
    <w:p w:rsidR="0008581E" w:rsidRPr="00B3633A" w:rsidRDefault="0008581E">
      <w:pPr>
        <w:pStyle w:val="0DraftNormal"/>
        <w:rPr>
          <w:rFonts w:ascii="Montserrat" w:hAnsi="Montserrat"/>
          <w:sz w:val="24"/>
        </w:rPr>
      </w:pPr>
    </w:p>
    <w:p w:rsidR="0008581E" w:rsidRPr="00B3633A" w:rsidRDefault="0008581E">
      <w:pPr>
        <w:pStyle w:val="0DraftNormal"/>
        <w:rPr>
          <w:rFonts w:ascii="Montserrat" w:hAnsi="Montserrat"/>
          <w:sz w:val="24"/>
        </w:rPr>
      </w:pPr>
      <w:r w:rsidRPr="00B3633A">
        <w:rPr>
          <w:rFonts w:ascii="Montserrat" w:hAnsi="Montserrat"/>
          <w:sz w:val="24"/>
        </w:rPr>
        <w:t>Get out—pressure peaks.</w:t>
      </w:r>
    </w:p>
    <w:p w:rsidR="0008581E" w:rsidRPr="00B3633A" w:rsidRDefault="0008581E">
      <w:pPr>
        <w:pStyle w:val="0DraftNormal"/>
        <w:rPr>
          <w:rFonts w:ascii="Montserrat" w:hAnsi="Montserrat"/>
          <w:sz w:val="24"/>
        </w:rPr>
      </w:pPr>
    </w:p>
    <w:p w:rsidR="0008581E" w:rsidRPr="00B3633A" w:rsidRDefault="0008581E">
      <w:pPr>
        <w:pStyle w:val="0DraftNormal"/>
        <w:rPr>
          <w:rFonts w:ascii="Montserrat" w:hAnsi="Montserrat"/>
          <w:sz w:val="24"/>
        </w:rPr>
      </w:pPr>
      <w:r w:rsidRPr="00B3633A">
        <w:rPr>
          <w:rFonts w:ascii="Montserrat" w:hAnsi="Montserrat"/>
          <w:sz w:val="24"/>
        </w:rPr>
        <w:t>Advice—hope is not wholly lost.</w:t>
      </w:r>
    </w:p>
    <w:p w:rsidR="0008581E" w:rsidRPr="00B3633A" w:rsidRDefault="0008581E">
      <w:pPr>
        <w:pStyle w:val="0DraftNormal"/>
        <w:rPr>
          <w:rFonts w:ascii="Montserrat" w:hAnsi="Montserrat"/>
          <w:sz w:val="24"/>
        </w:rPr>
      </w:pPr>
    </w:p>
    <w:p w:rsidR="0008581E" w:rsidRPr="00B3633A" w:rsidRDefault="0008581E">
      <w:pPr>
        <w:pStyle w:val="0DraftNormal"/>
        <w:rPr>
          <w:rFonts w:ascii="Montserrat" w:hAnsi="Montserrat"/>
          <w:sz w:val="24"/>
        </w:rPr>
      </w:pPr>
      <w:r w:rsidRPr="00B3633A">
        <w:rPr>
          <w:rFonts w:ascii="Montserrat" w:hAnsi="Montserrat"/>
          <w:sz w:val="24"/>
        </w:rPr>
        <w:t>Into the night—have you any notion of your doom?</w:t>
      </w:r>
    </w:p>
    <w:p w:rsidR="0008581E" w:rsidRPr="00B3633A" w:rsidRDefault="0008581E">
      <w:pPr>
        <w:pStyle w:val="0DraftNormal"/>
        <w:rPr>
          <w:rFonts w:ascii="Montserrat" w:hAnsi="Montserrat"/>
          <w:sz w:val="24"/>
        </w:rPr>
      </w:pPr>
    </w:p>
    <w:p w:rsidR="0008581E" w:rsidRPr="00B3633A" w:rsidRDefault="0008581E">
      <w:pPr>
        <w:pStyle w:val="0DraftNormal"/>
        <w:rPr>
          <w:rFonts w:ascii="Montserrat" w:hAnsi="Montserrat"/>
          <w:sz w:val="24"/>
        </w:rPr>
      </w:pPr>
      <w:r w:rsidRPr="00B3633A">
        <w:rPr>
          <w:rFonts w:ascii="Montserrat" w:hAnsi="Montserrat"/>
          <w:sz w:val="24"/>
        </w:rPr>
        <w:t>Onslaught—Dirk unmasked—Kzeisza rushes in.</w:t>
      </w:r>
    </w:p>
    <w:p w:rsidR="0008581E" w:rsidRPr="00B3633A" w:rsidRDefault="0008581E">
      <w:pPr>
        <w:pStyle w:val="0DraftNormal"/>
        <w:rPr>
          <w:rFonts w:ascii="Montserrat" w:hAnsi="Montserrat"/>
          <w:sz w:val="24"/>
        </w:rPr>
      </w:pPr>
    </w:p>
    <w:p w:rsidR="0008581E" w:rsidRPr="00B3633A" w:rsidRDefault="0008581E">
      <w:pPr>
        <w:pStyle w:val="0DraftNormal"/>
        <w:rPr>
          <w:rFonts w:ascii="Montserrat" w:hAnsi="Montserrat"/>
          <w:sz w:val="24"/>
        </w:rPr>
      </w:pPr>
      <w:r w:rsidRPr="00B3633A">
        <w:rPr>
          <w:rFonts w:ascii="Montserrat" w:hAnsi="Montserrat"/>
          <w:sz w:val="24"/>
        </w:rPr>
        <w:t>Final confrontation—her rage comes out over love.</w:t>
      </w:r>
    </w:p>
    <w:p w:rsidR="0008581E" w:rsidRPr="00B3633A" w:rsidRDefault="0008581E">
      <w:pPr>
        <w:pStyle w:val="0DraftNormal"/>
        <w:rPr>
          <w:rFonts w:ascii="Montserrat" w:hAnsi="Montserrat"/>
          <w:sz w:val="24"/>
        </w:rPr>
      </w:pPr>
    </w:p>
    <w:p w:rsidR="0008581E" w:rsidRPr="00B3633A" w:rsidRDefault="0008581E">
      <w:pPr>
        <w:pStyle w:val="0DraftNormal"/>
        <w:rPr>
          <w:rFonts w:ascii="Montserrat" w:hAnsi="Montserrat"/>
          <w:sz w:val="24"/>
        </w:rPr>
      </w:pPr>
      <w:r w:rsidRPr="00B3633A">
        <w:rPr>
          <w:rFonts w:ascii="Montserrat" w:hAnsi="Montserrat"/>
          <w:sz w:val="24"/>
        </w:rPr>
        <w:t>an inevitible duel—embracing the unknown.</w:t>
      </w:r>
    </w:p>
    <w:p w:rsidR="0008581E" w:rsidRPr="00B3633A" w:rsidRDefault="0008581E">
      <w:pPr>
        <w:pStyle w:val="0DraftNormal"/>
        <w:rPr>
          <w:rFonts w:ascii="Montserrat" w:hAnsi="Montserrat"/>
          <w:sz w:val="24"/>
        </w:rPr>
      </w:pPr>
    </w:p>
    <w:p w:rsidR="0008581E" w:rsidRPr="00B3633A" w:rsidRDefault="0008581E">
      <w:pPr>
        <w:pStyle w:val="0DraftNormal"/>
        <w:rPr>
          <w:rFonts w:ascii="Montserrat" w:hAnsi="Montserrat"/>
          <w:sz w:val="24"/>
        </w:rPr>
      </w:pPr>
      <w:r w:rsidRPr="00B3633A">
        <w:rPr>
          <w:rFonts w:ascii="Montserrat" w:hAnsi="Montserrat"/>
          <w:sz w:val="24"/>
        </w:rPr>
        <w:t>Shattered—fate approaches followed by mystery.</w:t>
      </w:r>
    </w:p>
    <w:p w:rsidR="0008581E" w:rsidRPr="00B3633A" w:rsidRDefault="0008581E">
      <w:pPr>
        <w:pStyle w:val="0DraftNormal"/>
        <w:rPr>
          <w:rFonts w:ascii="Montserrat" w:hAnsi="Montserrat"/>
          <w:sz w:val="24"/>
        </w:rPr>
      </w:pPr>
    </w:p>
    <w:p w:rsidR="0008581E" w:rsidRPr="00B3633A" w:rsidRDefault="0008581E">
      <w:pPr>
        <w:pStyle w:val="0DraftNormal"/>
        <w:rPr>
          <w:rFonts w:ascii="Montserrat" w:hAnsi="Montserrat"/>
          <w:sz w:val="24"/>
        </w:rPr>
      </w:pPr>
      <w:r w:rsidRPr="00B3633A">
        <w:rPr>
          <w:rFonts w:ascii="Montserrat" w:hAnsi="Montserrat"/>
          <w:sz w:val="24"/>
        </w:rPr>
        <w:t>CHAPTER ONE</w:t>
      </w:r>
    </w:p>
    <w:p w:rsidR="0008581E" w:rsidRPr="00B3633A" w:rsidRDefault="0008581E">
      <w:pPr>
        <w:pStyle w:val="0DraftNormal"/>
        <w:rPr>
          <w:rFonts w:ascii="Montserrat" w:hAnsi="Montserrat"/>
          <w:sz w:val="24"/>
        </w:rPr>
      </w:pPr>
    </w:p>
    <w:p w:rsidR="0008581E" w:rsidRPr="00B3633A" w:rsidRDefault="0008581E">
      <w:pPr>
        <w:pStyle w:val="0DraftNormal"/>
        <w:rPr>
          <w:rFonts w:ascii="Montserrat" w:hAnsi="Montserrat"/>
          <w:sz w:val="24"/>
        </w:rPr>
      </w:pPr>
      <w:r w:rsidRPr="00B3633A">
        <w:rPr>
          <w:rFonts w:ascii="Montserrat" w:hAnsi="Montserrat"/>
          <w:sz w:val="24"/>
        </w:rPr>
        <w:t>A beginning is a shattered mind’s way of escaping from the uncertainty between dreaming and dying</w:t>
      </w:r>
    </w:p>
    <w:p w:rsidR="0008581E" w:rsidRPr="00B3633A" w:rsidRDefault="0008581E">
      <w:pPr>
        <w:pStyle w:val="0DraftNormal"/>
        <w:rPr>
          <w:rFonts w:ascii="Montserrat" w:hAnsi="Montserrat"/>
          <w:sz w:val="24"/>
        </w:rPr>
      </w:pPr>
    </w:p>
    <w:p w:rsidR="0008581E" w:rsidRPr="00B3633A" w:rsidRDefault="0008581E">
      <w:pPr>
        <w:pStyle w:val="0DraftNormal"/>
        <w:rPr>
          <w:rFonts w:ascii="Montserrat" w:hAnsi="Montserrat"/>
          <w:sz w:val="24"/>
        </w:rPr>
      </w:pPr>
      <w:r w:rsidRPr="00B3633A">
        <w:rPr>
          <w:rFonts w:ascii="Montserrat" w:hAnsi="Montserrat"/>
          <w:sz w:val="24"/>
        </w:rPr>
        <w:t xml:space="preserve">Naked awareness. She could not remember anything at first. Memory did not exist. Nothing seemed to exist. She had no points of reference. Oblivion engulfed her, marred only by her own awareness of it. It was a familiar silence. She understood—for lack of a better word—though there was nothing to understand. It was barely enough to bring her back from the edge. In lieu of anything else, that glimmering awareness absorbed her. The idea of herself. Focused, a single naked thought. </w:t>
      </w:r>
      <w:r w:rsidRPr="00B3633A">
        <w:rPr>
          <w:rStyle w:val="Demon"/>
          <w:rFonts w:ascii="Montserrat" w:hAnsi="Montserrat"/>
          <w:caps/>
          <w:smallCaps w:val="0"/>
          <w:sz w:val="24"/>
        </w:rPr>
        <w:t>Alone</w:t>
      </w:r>
      <w:r w:rsidRPr="00B3633A">
        <w:rPr>
          <w:rFonts w:ascii="Montserrat" w:hAnsi="Montserrat"/>
          <w:sz w:val="24"/>
        </w:rPr>
        <w:t xml:space="preserve">. </w:t>
      </w:r>
    </w:p>
    <w:p w:rsidR="0008581E" w:rsidRPr="00B3633A" w:rsidRDefault="0008581E">
      <w:pPr>
        <w:pStyle w:val="0DraftNormal"/>
        <w:rPr>
          <w:rFonts w:ascii="Montserrat" w:hAnsi="Montserrat"/>
          <w:sz w:val="24"/>
        </w:rPr>
      </w:pPr>
    </w:p>
    <w:p w:rsidR="0008581E" w:rsidRPr="00B3633A" w:rsidRDefault="0008581E">
      <w:pPr>
        <w:pStyle w:val="0DraftNormal"/>
        <w:rPr>
          <w:rStyle w:val="Demon"/>
          <w:rFonts w:ascii="Montserrat" w:hAnsi="Montserrat"/>
          <w:caps/>
          <w:smallCaps w:val="0"/>
          <w:sz w:val="24"/>
        </w:rPr>
      </w:pPr>
      <w:r w:rsidRPr="00B3633A">
        <w:rPr>
          <w:rStyle w:val="Demon"/>
          <w:rFonts w:ascii="Montserrat" w:hAnsi="Montserrat"/>
          <w:caps/>
          <w:smallCaps w:val="0"/>
          <w:sz w:val="24"/>
        </w:rPr>
        <w:t xml:space="preserve">You are not alone. </w:t>
      </w:r>
    </w:p>
    <w:p w:rsidR="0008581E" w:rsidRPr="00B3633A" w:rsidRDefault="0008581E">
      <w:pPr>
        <w:pStyle w:val="0DraftNormal"/>
        <w:rPr>
          <w:rStyle w:val="Demon"/>
          <w:rFonts w:ascii="Montserrat" w:hAnsi="Montserrat"/>
          <w:caps/>
          <w:smallCaps w:val="0"/>
          <w:sz w:val="24"/>
        </w:rPr>
      </w:pPr>
    </w:p>
    <w:p w:rsidR="0008581E" w:rsidRPr="00B3633A" w:rsidRDefault="0008581E">
      <w:pPr>
        <w:pStyle w:val="0DraftNormal"/>
        <w:rPr>
          <w:rStyle w:val="Angel"/>
          <w:rFonts w:ascii="Montserrat" w:hAnsi="Montserrat"/>
          <w:caps/>
          <w:sz w:val="24"/>
        </w:rPr>
      </w:pPr>
      <w:r w:rsidRPr="00B3633A">
        <w:rPr>
          <w:rStyle w:val="Angel"/>
          <w:rFonts w:ascii="Montserrat" w:hAnsi="Montserrat"/>
          <w:caps/>
          <w:sz w:val="24"/>
        </w:rPr>
        <w:t xml:space="preserve">The enshrouding darkness reverberated to that intruding thought. I tried to look but I had not realized yet that there was nothing to look </w:t>
      </w:r>
      <w:r w:rsidRPr="00B3633A">
        <w:rPr>
          <w:rStyle w:val="Angel"/>
          <w:rFonts w:ascii="Montserrat" w:hAnsi="Montserrat"/>
          <w:i/>
          <w:caps/>
          <w:sz w:val="24"/>
        </w:rPr>
        <w:t>at</w:t>
      </w:r>
      <w:r w:rsidRPr="00B3633A">
        <w:rPr>
          <w:rStyle w:val="Angel"/>
          <w:rFonts w:ascii="Montserrat" w:hAnsi="Montserrat"/>
          <w:caps/>
          <w:sz w:val="24"/>
        </w:rPr>
        <w:t>. Suddenly it was vitally important to regain the thread of my last rational thought. I flailed desperately for a measureless eternity but the only points of reference I could find was the hard presence which had projected its thought within me. I became aware then of the limit of my understanding and I was terrified.</w:t>
      </w:r>
    </w:p>
    <w:p w:rsidR="0008581E" w:rsidRPr="00B3633A" w:rsidRDefault="0008581E">
      <w:pPr>
        <w:pStyle w:val="0DraftNormal"/>
        <w:rPr>
          <w:rStyle w:val="Angel"/>
          <w:rFonts w:ascii="Montserrat" w:hAnsi="Montserrat"/>
          <w:caps/>
          <w:sz w:val="24"/>
        </w:rPr>
      </w:pPr>
    </w:p>
    <w:p w:rsidR="0008581E" w:rsidRPr="00B3633A" w:rsidRDefault="0008581E">
      <w:pPr>
        <w:pStyle w:val="0DraftNormal"/>
        <w:rPr>
          <w:rStyle w:val="Angel"/>
          <w:rFonts w:ascii="Montserrat" w:hAnsi="Montserrat"/>
          <w:caps/>
          <w:sz w:val="24"/>
        </w:rPr>
      </w:pPr>
      <w:r w:rsidRPr="00B3633A">
        <w:rPr>
          <w:rStyle w:val="Demon"/>
          <w:rFonts w:ascii="Montserrat" w:hAnsi="Montserrat"/>
          <w:caps/>
          <w:smallCaps w:val="0"/>
          <w:sz w:val="24"/>
        </w:rPr>
        <w:t>I don’t understand!</w:t>
      </w:r>
      <w:r w:rsidRPr="00B3633A">
        <w:rPr>
          <w:rStyle w:val="Angel"/>
          <w:rFonts w:ascii="Montserrat" w:hAnsi="Montserrat"/>
          <w:caps/>
          <w:sz w:val="24"/>
        </w:rPr>
        <w:t xml:space="preserve"> my entire being cried out. The explosion of emotion expended in that outburst drained me to the core. I could feel what little understanding I had turning to Asia as the flare was absorbed by the unknown.</w:t>
      </w:r>
    </w:p>
    <w:p w:rsidR="0008581E" w:rsidRPr="00B3633A" w:rsidRDefault="0008581E">
      <w:pPr>
        <w:pStyle w:val="0DraftNormal"/>
        <w:rPr>
          <w:rStyle w:val="Angel"/>
          <w:rFonts w:ascii="Montserrat" w:hAnsi="Montserrat"/>
          <w:caps/>
          <w:sz w:val="24"/>
        </w:rPr>
      </w:pPr>
    </w:p>
    <w:p w:rsidR="0008581E" w:rsidRPr="00B3633A" w:rsidRDefault="0008581E">
      <w:pPr>
        <w:pStyle w:val="0DraftNormal"/>
        <w:rPr>
          <w:rStyle w:val="Angel"/>
          <w:rFonts w:ascii="Montserrat" w:hAnsi="Montserrat"/>
          <w:caps/>
          <w:sz w:val="24"/>
        </w:rPr>
      </w:pPr>
      <w:r w:rsidRPr="00B3633A">
        <w:rPr>
          <w:rStyle w:val="Demon"/>
          <w:rFonts w:ascii="Montserrat" w:hAnsi="Montserrat"/>
          <w:caps/>
          <w:smallCaps w:val="0"/>
          <w:sz w:val="24"/>
        </w:rPr>
        <w:t xml:space="preserve">You are dying. </w:t>
      </w:r>
      <w:r w:rsidRPr="00B3633A">
        <w:rPr>
          <w:rStyle w:val="Angel"/>
          <w:rFonts w:ascii="Montserrat" w:hAnsi="Montserrat"/>
          <w:caps/>
          <w:sz w:val="24"/>
        </w:rPr>
        <w:t xml:space="preserve">The tendril of foreign thought breathed on the ember of my soul. I felt a quickening as the threat implications penetrated and became part of my dwindling consciousness. </w:t>
      </w:r>
      <w:r w:rsidRPr="00B3633A">
        <w:rPr>
          <w:rStyle w:val="Demon"/>
          <w:rFonts w:ascii="Montserrat" w:hAnsi="Montserrat"/>
          <w:caps/>
          <w:smallCaps w:val="0"/>
          <w:sz w:val="24"/>
        </w:rPr>
        <w:t xml:space="preserve">Why? </w:t>
      </w:r>
      <w:r w:rsidRPr="00B3633A">
        <w:rPr>
          <w:rStyle w:val="Angel"/>
          <w:rFonts w:ascii="Montserrat" w:hAnsi="Montserrat"/>
          <w:caps/>
          <w:sz w:val="24"/>
        </w:rPr>
        <w:t>I demanded of the universe.</w:t>
      </w:r>
      <w:r w:rsidRPr="00B3633A">
        <w:rPr>
          <w:rStyle w:val="Demon"/>
          <w:rFonts w:ascii="Montserrat" w:hAnsi="Montserrat"/>
          <w:caps/>
          <w:smallCaps w:val="0"/>
          <w:sz w:val="24"/>
        </w:rPr>
        <w:t xml:space="preserve"> What did I do wrong? Why can’t I remember anything?</w:t>
      </w:r>
      <w:r w:rsidRPr="00B3633A">
        <w:rPr>
          <w:rStyle w:val="Angel"/>
          <w:rFonts w:ascii="Montserrat" w:hAnsi="Montserrat"/>
          <w:caps/>
          <w:sz w:val="24"/>
        </w:rPr>
        <w:t xml:space="preserve"> A rush of passion filled me and extended my existence in anticipation of the answer. </w:t>
      </w:r>
    </w:p>
    <w:p w:rsidR="0008581E" w:rsidRPr="00B3633A" w:rsidRDefault="0008581E">
      <w:pPr>
        <w:pStyle w:val="0DraftNormal"/>
        <w:rPr>
          <w:rStyle w:val="Angel"/>
          <w:rFonts w:ascii="Montserrat" w:hAnsi="Montserrat"/>
          <w:caps/>
          <w:sz w:val="24"/>
        </w:rPr>
      </w:pPr>
    </w:p>
    <w:p w:rsidR="0008581E" w:rsidRPr="00B3633A" w:rsidRDefault="0008581E">
      <w:pPr>
        <w:pStyle w:val="0DraftNormal"/>
        <w:rPr>
          <w:rStyle w:val="Angel"/>
          <w:rFonts w:ascii="Montserrat" w:hAnsi="Montserrat"/>
          <w:caps/>
          <w:sz w:val="24"/>
        </w:rPr>
      </w:pPr>
      <w:r w:rsidRPr="00B3633A">
        <w:rPr>
          <w:rStyle w:val="Angel"/>
          <w:rFonts w:ascii="Montserrat" w:hAnsi="Montserrat"/>
          <w:caps/>
          <w:sz w:val="24"/>
        </w:rPr>
        <w:t>D</w:t>
      </w:r>
      <w:r w:rsidRPr="00B3633A">
        <w:rPr>
          <w:rStyle w:val="Demon"/>
          <w:rFonts w:ascii="Montserrat" w:hAnsi="Montserrat"/>
          <w:caps/>
          <w:smallCaps w:val="0"/>
          <w:sz w:val="24"/>
        </w:rPr>
        <w:t xml:space="preserve">oes it matter why? </w:t>
      </w:r>
      <w:r w:rsidRPr="00B3633A">
        <w:rPr>
          <w:rStyle w:val="Angel"/>
          <w:rFonts w:ascii="Montserrat" w:hAnsi="Montserrat"/>
          <w:caps/>
          <w:sz w:val="24"/>
        </w:rPr>
        <w:t xml:space="preserve">the voice probed. </w:t>
      </w:r>
    </w:p>
    <w:p w:rsidR="0008581E" w:rsidRPr="00B3633A" w:rsidRDefault="0008581E">
      <w:pPr>
        <w:pStyle w:val="0DraftNormal"/>
        <w:rPr>
          <w:rStyle w:val="Angel"/>
          <w:rFonts w:ascii="Montserrat" w:hAnsi="Montserrat"/>
          <w:caps/>
          <w:sz w:val="24"/>
        </w:rPr>
      </w:pPr>
    </w:p>
    <w:p w:rsidR="0008581E" w:rsidRPr="00B3633A" w:rsidRDefault="0008581E">
      <w:pPr>
        <w:pStyle w:val="0DraftNormal"/>
        <w:rPr>
          <w:rStyle w:val="Angel"/>
          <w:rFonts w:ascii="Montserrat" w:hAnsi="Montserrat"/>
          <w:caps/>
          <w:sz w:val="24"/>
        </w:rPr>
      </w:pPr>
      <w:r w:rsidRPr="00B3633A">
        <w:rPr>
          <w:rStyle w:val="Angel"/>
          <w:rFonts w:ascii="Montserrat" w:hAnsi="Montserrat"/>
          <w:caps/>
          <w:sz w:val="24"/>
        </w:rPr>
        <w:t xml:space="preserve">I responded to the touch like a caress. A velvet tongue savoring a fleeting echo of spice and sweetness. My being vibrated as the image unfolded and devoured me, extending my being into a vivid sensual reality. The resolution collapsed as I tried to gear my attention to capture the thread. I almost touched the forgotten life on the other side of oblivion. I fell away from it hungry. This impulse was far stronger. I could suddenly feel the aching of my insides. The pulling of a desire as ancient as the ocean. Longing and pain. </w:t>
      </w:r>
    </w:p>
    <w:p w:rsidR="0008581E" w:rsidRPr="00B3633A" w:rsidRDefault="0008581E">
      <w:pPr>
        <w:pStyle w:val="0DraftNormal"/>
        <w:rPr>
          <w:rStyle w:val="Angel"/>
          <w:rFonts w:ascii="Montserrat" w:hAnsi="Montserrat"/>
          <w:caps/>
          <w:sz w:val="24"/>
        </w:rPr>
      </w:pPr>
    </w:p>
    <w:p w:rsidR="0008581E" w:rsidRPr="00B3633A" w:rsidRDefault="0008581E">
      <w:pPr>
        <w:pStyle w:val="0DraftNormal"/>
        <w:rPr>
          <w:rStyle w:val="Angel"/>
          <w:rFonts w:ascii="Montserrat" w:hAnsi="Montserrat"/>
          <w:caps/>
          <w:sz w:val="24"/>
        </w:rPr>
      </w:pPr>
      <w:r w:rsidRPr="00B3633A">
        <w:rPr>
          <w:rStyle w:val="Angel"/>
          <w:rFonts w:ascii="Montserrat" w:hAnsi="Montserrat"/>
          <w:caps/>
          <w:sz w:val="24"/>
        </w:rPr>
        <w:t xml:space="preserve">A ghost shadow of flesh aching for the unimaginable. Confusion. I could not remember the reality of hunger. I felt the starvation of the mind. I craved sensation. All that there was to feel however, was the strange presence that seemingly held me between its lips. </w:t>
      </w:r>
      <w:r w:rsidRPr="00B3633A">
        <w:rPr>
          <w:rStyle w:val="Demon"/>
          <w:rFonts w:ascii="Montserrat" w:hAnsi="Montserrat"/>
          <w:caps/>
          <w:smallCaps w:val="0"/>
          <w:sz w:val="24"/>
        </w:rPr>
        <w:t xml:space="preserve">Please, </w:t>
      </w:r>
      <w:r w:rsidRPr="00B3633A">
        <w:rPr>
          <w:rStyle w:val="Angel"/>
          <w:rFonts w:ascii="Montserrat" w:hAnsi="Montserrat"/>
          <w:caps/>
          <w:sz w:val="24"/>
        </w:rPr>
        <w:t xml:space="preserve">I begged from some unknown depth. I projected all I was into the sweeping embrace of the Other. </w:t>
      </w:r>
      <w:r w:rsidRPr="00B3633A">
        <w:rPr>
          <w:rStyle w:val="Demon"/>
          <w:rFonts w:ascii="Montserrat" w:hAnsi="Montserrat"/>
          <w:caps/>
          <w:smallCaps w:val="0"/>
          <w:sz w:val="24"/>
        </w:rPr>
        <w:t xml:space="preserve">What madness is this? </w:t>
      </w:r>
      <w:r w:rsidRPr="00B3633A">
        <w:rPr>
          <w:rStyle w:val="Angel"/>
          <w:rFonts w:ascii="Montserrat" w:hAnsi="Montserrat"/>
          <w:caps/>
          <w:sz w:val="24"/>
        </w:rPr>
        <w:t xml:space="preserve">The voice queried. Even as it recoiled, its whispering filled the thread of my being with hints and echoes of contact. The interferrence strumming across the naked thread of my soul and awakening the fire within. I felt the stirring of my spirit. I felt the reunion of my shredded will with my ruined mind. </w:t>
      </w:r>
      <w:r w:rsidRPr="00B3633A">
        <w:rPr>
          <w:rStyle w:val="Demon"/>
          <w:rFonts w:ascii="Montserrat" w:hAnsi="Montserrat"/>
          <w:caps/>
          <w:smallCaps w:val="0"/>
          <w:sz w:val="24"/>
        </w:rPr>
        <w:t xml:space="preserve">You are dying! </w:t>
      </w:r>
      <w:r w:rsidRPr="00B3633A">
        <w:rPr>
          <w:rStyle w:val="Angel"/>
          <w:rFonts w:ascii="Montserrat" w:hAnsi="Montserrat"/>
          <w:caps/>
          <w:sz w:val="24"/>
        </w:rPr>
        <w:t xml:space="preserve">The Other shouted through me. </w:t>
      </w:r>
      <w:r w:rsidRPr="00B3633A">
        <w:rPr>
          <w:rStyle w:val="Demon"/>
          <w:rFonts w:ascii="Montserrat" w:hAnsi="Montserrat"/>
          <w:caps/>
          <w:smallCaps w:val="0"/>
          <w:sz w:val="24"/>
        </w:rPr>
        <w:t xml:space="preserve">There is nothing to come back to but pain. Not even a shell. You are carnage, </w:t>
      </w:r>
      <w:r w:rsidRPr="00B3633A">
        <w:rPr>
          <w:rStyle w:val="Angel"/>
          <w:rFonts w:ascii="Montserrat" w:hAnsi="Montserrat"/>
          <w:caps/>
          <w:sz w:val="24"/>
        </w:rPr>
        <w:t>it declared projecting rage, shock and sorrow mixed in with satisfaction.</w:t>
      </w:r>
    </w:p>
    <w:p w:rsidR="0008581E" w:rsidRPr="00B3633A" w:rsidRDefault="0008581E">
      <w:pPr>
        <w:pStyle w:val="0DraftNormal"/>
        <w:rPr>
          <w:rStyle w:val="Angel"/>
          <w:rFonts w:ascii="Montserrat" w:hAnsi="Montserrat"/>
          <w:caps/>
          <w:sz w:val="24"/>
        </w:rPr>
      </w:pPr>
    </w:p>
    <w:p w:rsidR="0008581E" w:rsidRPr="00B3633A" w:rsidRDefault="0008581E">
      <w:pPr>
        <w:pStyle w:val="0DraftNormal"/>
        <w:rPr>
          <w:rStyle w:val="Angel"/>
          <w:rFonts w:ascii="Montserrat" w:hAnsi="Montserrat"/>
          <w:caps/>
          <w:sz w:val="24"/>
        </w:rPr>
      </w:pPr>
      <w:r w:rsidRPr="00B3633A">
        <w:rPr>
          <w:rStyle w:val="Angel"/>
          <w:rFonts w:ascii="Montserrat" w:hAnsi="Montserrat"/>
          <w:caps/>
          <w:sz w:val="24"/>
        </w:rPr>
        <w:t xml:space="preserve">Parts of me absorbed this report and cringed. The horror, the mental agony I felt at the idea that whatever life was, I had gathered my self to confront only the worst possible aspect of it. And yet, I could not comprehend any other possability. My understanding, my being, was dedicated to living. To existing. I could not wrap my self around the concept “not to be”. </w:t>
      </w:r>
      <w:r w:rsidRPr="00B3633A">
        <w:rPr>
          <w:rStyle w:val="Demon"/>
          <w:rFonts w:ascii="Montserrat" w:hAnsi="Montserrat"/>
          <w:caps/>
          <w:smallCaps w:val="0"/>
          <w:sz w:val="24"/>
        </w:rPr>
        <w:t xml:space="preserve">I want to feel... whatever there is to feel. I cannot turn away. </w:t>
      </w:r>
      <w:r w:rsidRPr="00B3633A">
        <w:rPr>
          <w:rStyle w:val="Angel"/>
          <w:rFonts w:ascii="Montserrat" w:hAnsi="Montserrat"/>
          <w:caps/>
          <w:sz w:val="24"/>
        </w:rPr>
        <w:t>I cannot recall the magnitude of desparation and anguish that was in my mental voice, all I could feel was need.</w:t>
      </w:r>
    </w:p>
    <w:p w:rsidR="0008581E" w:rsidRPr="00B3633A" w:rsidRDefault="0008581E">
      <w:pPr>
        <w:pStyle w:val="0DraftNormal"/>
        <w:rPr>
          <w:rStyle w:val="Angel"/>
          <w:rFonts w:ascii="Montserrat" w:hAnsi="Montserrat"/>
          <w:caps/>
          <w:sz w:val="24"/>
        </w:rPr>
      </w:pPr>
    </w:p>
    <w:p w:rsidR="0008581E" w:rsidRPr="00B3633A" w:rsidRDefault="0008581E">
      <w:pPr>
        <w:pStyle w:val="0DraftNormal"/>
        <w:rPr>
          <w:rFonts w:ascii="Montserrat" w:hAnsi="Montserrat"/>
          <w:sz w:val="24"/>
        </w:rPr>
      </w:pPr>
      <w:r w:rsidRPr="00B3633A">
        <w:rPr>
          <w:rStyle w:val="Angel"/>
          <w:rFonts w:ascii="Montserrat" w:hAnsi="Montserrat"/>
          <w:caps/>
          <w:sz w:val="24"/>
        </w:rPr>
        <w:t xml:space="preserve"> </w:t>
      </w:r>
    </w:p>
    <w:p w:rsidR="0008581E" w:rsidRPr="00B3633A" w:rsidRDefault="0008581E">
      <w:pPr>
        <w:pStyle w:val="0DraftNormal"/>
        <w:rPr>
          <w:rFonts w:ascii="Montserrat" w:hAnsi="Montserrat"/>
          <w:sz w:val="24"/>
        </w:rPr>
      </w:pPr>
    </w:p>
    <w:p w:rsidR="0008581E" w:rsidRPr="00B3633A" w:rsidRDefault="0008581E">
      <w:pPr>
        <w:pStyle w:val="0DraftNormal"/>
        <w:rPr>
          <w:rFonts w:ascii="Montserrat" w:hAnsi="Montserrat"/>
          <w:sz w:val="24"/>
        </w:rPr>
      </w:pPr>
      <w:r w:rsidRPr="00B3633A">
        <w:rPr>
          <w:rFonts w:ascii="Montserrat" w:hAnsi="Montserrat"/>
          <w:sz w:val="24"/>
        </w:rPr>
        <w:t xml:space="preserve">An awareness—instant and eternal—floated naked against oblivion. Awareness without conception in which the angels and demons of thought flared without birth or passage. An unbounded and formless shadow to swallow light without reflection. A dragon. A darkness dancing. An endless caress. A silent shade of dreaming, streaming in and over and through a sea of dragons. Selfless in their one and many shades of oblivion. Each possessing, and yet unable to possess, that glittering truth about which each has coiled. </w:t>
      </w:r>
    </w:p>
    <w:p w:rsidR="0008581E" w:rsidRPr="00B3633A" w:rsidRDefault="0008581E">
      <w:pPr>
        <w:pStyle w:val="0DraftNormal"/>
        <w:rPr>
          <w:rFonts w:ascii="Montserrat" w:hAnsi="Montserrat"/>
          <w:sz w:val="24"/>
        </w:rPr>
      </w:pPr>
    </w:p>
    <w:p w:rsidR="0008581E" w:rsidRPr="00B3633A" w:rsidRDefault="0008581E">
      <w:pPr>
        <w:pStyle w:val="0DraftNormal"/>
        <w:rPr>
          <w:rFonts w:ascii="Montserrat" w:hAnsi="Montserrat"/>
          <w:sz w:val="24"/>
        </w:rPr>
      </w:pPr>
      <w:r w:rsidRPr="00B3633A">
        <w:rPr>
          <w:rFonts w:ascii="Montserrat" w:hAnsi="Montserrat"/>
          <w:sz w:val="24"/>
        </w:rPr>
        <w:t xml:space="preserve">An idea—a sense of self. A dragon knows this in a language that needs no expressing. It leaps and devours that brilliant star only to be devoured. It becomes the shadow of its own light. A mote of consciousness stirred from the Asiaes of its own oblivion. Newborn in this rare translation, the spark flies through what was once a sea of dragons. </w:t>
      </w:r>
    </w:p>
    <w:p w:rsidR="0008581E" w:rsidRPr="00B3633A" w:rsidRDefault="0008581E">
      <w:pPr>
        <w:pStyle w:val="0DraftNormal"/>
        <w:rPr>
          <w:rFonts w:ascii="Montserrat" w:hAnsi="Montserrat"/>
          <w:sz w:val="24"/>
        </w:rPr>
      </w:pPr>
    </w:p>
    <w:p w:rsidR="0008581E" w:rsidRPr="00B3633A" w:rsidRDefault="0008581E">
      <w:pPr>
        <w:pStyle w:val="0DraftNormal"/>
        <w:rPr>
          <w:rFonts w:ascii="Montserrat" w:hAnsi="Montserrat"/>
          <w:sz w:val="24"/>
        </w:rPr>
      </w:pPr>
      <w:r w:rsidRPr="00B3633A">
        <w:rPr>
          <w:rFonts w:ascii="Montserrat" w:hAnsi="Montserrat"/>
          <w:sz w:val="24"/>
        </w:rPr>
        <w:t xml:space="preserve">Penetrating coils reduced to strands of silk. Gossamer sheets of tangled cobwebs that settle and cling to trap an ephemeral awareness. The growing weight of weave becoming sensation. A body; taunting a still waking mind with an understanding that transcended expression. </w:t>
      </w:r>
    </w:p>
    <w:p w:rsidR="0008581E" w:rsidRPr="00B3633A" w:rsidRDefault="0008581E">
      <w:pPr>
        <w:pStyle w:val="0DraftNormal"/>
        <w:rPr>
          <w:rFonts w:ascii="Montserrat" w:hAnsi="Montserrat"/>
          <w:sz w:val="24"/>
        </w:rPr>
      </w:pPr>
    </w:p>
    <w:p w:rsidR="0008581E" w:rsidRPr="00B3633A" w:rsidRDefault="0008581E">
      <w:pPr>
        <w:pStyle w:val="0DraftNormal"/>
        <w:rPr>
          <w:rFonts w:ascii="Montserrat" w:hAnsi="Montserrat"/>
          <w:sz w:val="24"/>
        </w:rPr>
      </w:pPr>
      <w:r w:rsidRPr="00B3633A">
        <w:rPr>
          <w:rFonts w:ascii="Montserrat" w:hAnsi="Montserrat"/>
          <w:sz w:val="24"/>
        </w:rPr>
        <w:t xml:space="preserve">A truth. A secret. </w:t>
      </w:r>
    </w:p>
    <w:p w:rsidR="0008581E" w:rsidRPr="00B3633A" w:rsidRDefault="0008581E">
      <w:pPr>
        <w:pStyle w:val="0DraftNormal"/>
        <w:rPr>
          <w:rFonts w:ascii="Montserrat" w:hAnsi="Montserrat"/>
          <w:sz w:val="24"/>
        </w:rPr>
      </w:pPr>
    </w:p>
    <w:p w:rsidR="0008581E" w:rsidRPr="00B3633A" w:rsidRDefault="0008581E">
      <w:pPr>
        <w:pStyle w:val="0DraftNormal"/>
        <w:rPr>
          <w:rFonts w:ascii="Montserrat" w:hAnsi="Montserrat"/>
          <w:sz w:val="24"/>
        </w:rPr>
      </w:pPr>
      <w:r w:rsidRPr="00B3633A">
        <w:rPr>
          <w:rFonts w:ascii="Montserrat" w:hAnsi="Montserrat"/>
          <w:sz w:val="24"/>
        </w:rPr>
        <w:t xml:space="preserve">Listless thoughts drifted, as always, toward this revelation. The idea was its own explanation, and yet it threatened to escape its own comprehension. This confusion knotted into a kind of pain; a vain struggle to find a word that language lacked. </w:t>
      </w:r>
      <w:r w:rsidRPr="00B3633A">
        <w:rPr>
          <w:rFonts w:ascii="Montserrat" w:hAnsi="Montserrat"/>
          <w:i/>
          <w:sz w:val="24"/>
        </w:rPr>
        <w:t xml:space="preserve">There </w:t>
      </w:r>
      <w:r w:rsidRPr="00B3633A">
        <w:rPr>
          <w:rFonts w:ascii="Montserrat" w:hAnsi="Montserrat"/>
          <w:sz w:val="24"/>
        </w:rPr>
        <w:t xml:space="preserve">was a mystery. While words beckoned to translate, and thus harness this </w:t>
      </w:r>
      <w:r w:rsidRPr="00B3633A">
        <w:rPr>
          <w:rFonts w:ascii="Montserrat" w:hAnsi="Montserrat"/>
          <w:i/>
          <w:sz w:val="24"/>
        </w:rPr>
        <w:t>world</w:t>
      </w:r>
      <w:r w:rsidRPr="00B3633A">
        <w:rPr>
          <w:rFonts w:ascii="Montserrat" w:hAnsi="Montserrat"/>
          <w:sz w:val="24"/>
        </w:rPr>
        <w:t xml:space="preserve"> that sensation described, the absence of one word proved daunting.</w:t>
      </w:r>
    </w:p>
    <w:p w:rsidR="0008581E" w:rsidRPr="00B3633A" w:rsidRDefault="0008581E">
      <w:pPr>
        <w:pStyle w:val="0DraftNormal"/>
        <w:rPr>
          <w:rFonts w:ascii="Montserrat" w:hAnsi="Montserrat"/>
          <w:sz w:val="24"/>
        </w:rPr>
      </w:pPr>
    </w:p>
    <w:p w:rsidR="0008581E" w:rsidRPr="00B3633A" w:rsidRDefault="0008581E">
      <w:pPr>
        <w:pStyle w:val="0DraftNormal"/>
        <w:rPr>
          <w:rFonts w:ascii="Montserrat" w:hAnsi="Montserrat"/>
          <w:sz w:val="24"/>
        </w:rPr>
      </w:pPr>
      <w:r w:rsidRPr="00B3633A">
        <w:rPr>
          <w:rFonts w:ascii="Montserrat" w:hAnsi="Montserrat"/>
          <w:i/>
          <w:sz w:val="24"/>
        </w:rPr>
        <w:t>I remember this,</w:t>
      </w:r>
      <w:r w:rsidRPr="00B3633A">
        <w:rPr>
          <w:rFonts w:ascii="Montserrat" w:hAnsi="Montserrat"/>
          <w:sz w:val="24"/>
        </w:rPr>
        <w:t xml:space="preserve"> she realized. This conscious thought slipping her free of the seductive embrace of dreams. She lay on the shore of unconscious and tried to remember the meaning of her confusion. So sought, the sense of it escaped her. Of its own accord, her mind fetched itself even further back. Trying to capture her vast waking revelation in the pathetic grip of words.</w:t>
      </w:r>
    </w:p>
    <w:p w:rsidR="0008581E" w:rsidRPr="00B3633A" w:rsidRDefault="0008581E">
      <w:pPr>
        <w:pStyle w:val="0DraftNormal"/>
        <w:rPr>
          <w:rFonts w:ascii="Montserrat" w:hAnsi="Montserrat"/>
          <w:sz w:val="24"/>
        </w:rPr>
      </w:pPr>
    </w:p>
    <w:p w:rsidR="0008581E" w:rsidRPr="00B3633A" w:rsidRDefault="0008581E">
      <w:pPr>
        <w:pStyle w:val="0DraftNormal"/>
        <w:rPr>
          <w:rFonts w:ascii="Montserrat" w:hAnsi="Montserrat"/>
          <w:sz w:val="24"/>
        </w:rPr>
      </w:pPr>
      <w:r w:rsidRPr="00B3633A">
        <w:rPr>
          <w:rFonts w:ascii="Montserrat" w:hAnsi="Montserrat"/>
          <w:sz w:val="24"/>
        </w:rPr>
        <w:t>In this, too, they failed her; reducing the visions to dust.</w:t>
      </w:r>
    </w:p>
    <w:p w:rsidR="0008581E" w:rsidRPr="00B3633A" w:rsidRDefault="0008581E">
      <w:pPr>
        <w:pStyle w:val="0DraftNormal"/>
        <w:rPr>
          <w:rFonts w:ascii="Montserrat" w:hAnsi="Montserrat"/>
          <w:sz w:val="24"/>
        </w:rPr>
      </w:pPr>
    </w:p>
    <w:p w:rsidR="0008581E" w:rsidRPr="00B3633A" w:rsidRDefault="0008581E">
      <w:pPr>
        <w:pStyle w:val="0DraftNormal"/>
        <w:rPr>
          <w:rFonts w:ascii="Montserrat" w:hAnsi="Montserrat"/>
          <w:sz w:val="24"/>
        </w:rPr>
      </w:pPr>
      <w:r w:rsidRPr="00B3633A">
        <w:rPr>
          <w:rFonts w:ascii="Montserrat" w:hAnsi="Montserrat"/>
          <w:sz w:val="24"/>
        </w:rPr>
        <w:t>A quiet despair fluttered within her. Was there nothing she understood? A temptation—as wordless as the understanding that had eluded her—tried to lure her back to the depths she had abandoned. But though her questing mind had not captured that enlightenment, it did return to her with a prize that needed no explanation. She smiled to herself, as her senses—her flesh—fought for her attention. She had remembered herself.</w:t>
      </w:r>
    </w:p>
    <w:p w:rsidR="0008581E" w:rsidRPr="00B3633A" w:rsidRDefault="0008581E">
      <w:pPr>
        <w:pStyle w:val="0DraftNormal"/>
        <w:rPr>
          <w:rFonts w:ascii="Montserrat" w:hAnsi="Montserrat"/>
          <w:sz w:val="24"/>
        </w:rPr>
      </w:pPr>
    </w:p>
    <w:p w:rsidR="0008581E" w:rsidRPr="00B3633A" w:rsidRDefault="0008581E">
      <w:pPr>
        <w:pStyle w:val="0DraftNormal"/>
        <w:rPr>
          <w:rFonts w:ascii="Montserrat" w:hAnsi="Montserrat"/>
          <w:sz w:val="24"/>
        </w:rPr>
      </w:pPr>
      <w:r w:rsidRPr="00B3633A">
        <w:rPr>
          <w:rFonts w:ascii="Montserrat" w:hAnsi="Montserrat"/>
          <w:sz w:val="24"/>
        </w:rPr>
        <w:t>(Av) (Paradox).</w:t>
      </w:r>
    </w:p>
    <w:p w:rsidR="0008581E" w:rsidRPr="00B3633A" w:rsidRDefault="0008581E">
      <w:pPr>
        <w:pStyle w:val="0DraftNormal"/>
        <w:rPr>
          <w:rFonts w:ascii="Montserrat" w:hAnsi="Montserrat"/>
          <w:sz w:val="24"/>
        </w:rPr>
      </w:pPr>
    </w:p>
    <w:p w:rsidR="0008581E" w:rsidRPr="00B3633A" w:rsidRDefault="0008581E">
      <w:pPr>
        <w:pStyle w:val="0DraftNormal"/>
        <w:rPr>
          <w:rFonts w:ascii="Montserrat" w:hAnsi="Montserrat"/>
          <w:sz w:val="24"/>
        </w:rPr>
      </w:pPr>
      <w:r w:rsidRPr="00B3633A">
        <w:rPr>
          <w:rFonts w:ascii="Montserrat" w:hAnsi="Montserrat"/>
          <w:sz w:val="24"/>
        </w:rPr>
        <w:t>(Paradox)'s smile broadened—from dreams she had been delivered into the embrace of another. Little surprise, then, that her body had a stronger claim on her than dreams. The heat of this other body captured her imagination. Through closed eyes, (Paradox) could almost see her through that tacit perception. She was (Av) Amadea; of that there could be no question. Lying cheek to cheek, (Paradox) stretched her full length and still Amadea's toes exceeded her reach. Her body was pleasantly solid; her skin was taut and healthy, its texture silken. Her temperature was almost feverish. Her muscles firm and richly toned. The body of an active individual. (Paradox) cuddled up against her. Amadea remained still. Reaching beyond the limits of her own mind she brushed the thread of Amadea's submerged awareness. Images came into her mind—disjointed, fleeting. Alluring. Their pull drawing her under.</w:t>
      </w:r>
    </w:p>
    <w:p w:rsidR="0008581E" w:rsidRPr="00B3633A" w:rsidRDefault="0008581E">
      <w:pPr>
        <w:pStyle w:val="0DraftNormal"/>
        <w:rPr>
          <w:rFonts w:ascii="Montserrat" w:hAnsi="Montserrat"/>
          <w:sz w:val="24"/>
        </w:rPr>
      </w:pPr>
    </w:p>
    <w:p w:rsidR="0008581E" w:rsidRPr="00B3633A" w:rsidRDefault="0008581E">
      <w:pPr>
        <w:pStyle w:val="0DraftNormal"/>
        <w:rPr>
          <w:rFonts w:ascii="Montserrat" w:hAnsi="Montserrat"/>
          <w:sz w:val="24"/>
        </w:rPr>
      </w:pPr>
      <w:r w:rsidRPr="00B3633A">
        <w:rPr>
          <w:rFonts w:ascii="Montserrat" w:hAnsi="Montserrat"/>
          <w:sz w:val="24"/>
        </w:rPr>
        <w:t>So (Paradox) opened her eyes.</w:t>
      </w:r>
    </w:p>
    <w:p w:rsidR="0008581E" w:rsidRPr="00B3633A" w:rsidRDefault="0008581E">
      <w:pPr>
        <w:pStyle w:val="0DraftNormal"/>
        <w:rPr>
          <w:rFonts w:ascii="Montserrat" w:hAnsi="Montserrat"/>
          <w:sz w:val="24"/>
        </w:rPr>
      </w:pPr>
    </w:p>
    <w:p w:rsidR="0008581E" w:rsidRPr="00B3633A" w:rsidRDefault="0008581E">
      <w:pPr>
        <w:pStyle w:val="0DraftNormal"/>
        <w:rPr>
          <w:rFonts w:ascii="Montserrat" w:hAnsi="Montserrat"/>
          <w:sz w:val="24"/>
        </w:rPr>
      </w:pPr>
      <w:r w:rsidRPr="00B3633A">
        <w:rPr>
          <w:rFonts w:ascii="Montserrat" w:hAnsi="Montserrat"/>
          <w:sz w:val="24"/>
        </w:rPr>
        <w:t>Muted light seeped through the draped windows. The heavy down comforter pressed her and Amadea's heat back down on them. (Paradox) sat up and the cover slid from her shoulder to bunch up in her lap. A mischievous glint sparked in her eye, and she slid powerfully from the bed, dragging away the comforter—the only covering they had needed. It slid fluidly off of her and pooled on the hardwood floor unnoticed. Turning triumphantly, to see if this maneuver had been enough to stir Amadea, she happened to catch a glimpse of herself in the picture mirror on the wall.</w:t>
      </w:r>
    </w:p>
    <w:p w:rsidR="0008581E" w:rsidRPr="00B3633A" w:rsidRDefault="0008581E">
      <w:pPr>
        <w:pStyle w:val="0DraftNormal"/>
        <w:rPr>
          <w:rFonts w:ascii="Montserrat" w:hAnsi="Montserrat"/>
          <w:sz w:val="24"/>
        </w:rPr>
      </w:pPr>
    </w:p>
    <w:p w:rsidR="0008581E" w:rsidRPr="00B3633A" w:rsidRDefault="0008581E">
      <w:pPr>
        <w:pStyle w:val="0DraftNormal"/>
        <w:rPr>
          <w:rFonts w:ascii="Montserrat" w:hAnsi="Montserrat"/>
          <w:sz w:val="24"/>
        </w:rPr>
      </w:pPr>
      <w:r w:rsidRPr="00B3633A">
        <w:rPr>
          <w:rFonts w:ascii="Montserrat" w:hAnsi="Montserrat"/>
          <w:sz w:val="24"/>
        </w:rPr>
        <w:t xml:space="preserve">(Paradox) confronted an unprec(Paradox)ted being. </w:t>
      </w:r>
    </w:p>
    <w:p w:rsidR="0008581E" w:rsidRPr="00B3633A" w:rsidRDefault="0008581E">
      <w:pPr>
        <w:pStyle w:val="0DraftNormal"/>
        <w:rPr>
          <w:rFonts w:ascii="Montserrat" w:hAnsi="Montserrat"/>
          <w:sz w:val="24"/>
        </w:rPr>
      </w:pPr>
    </w:p>
    <w:p w:rsidR="0008581E" w:rsidRPr="00B3633A" w:rsidRDefault="0008581E">
      <w:pPr>
        <w:pStyle w:val="0DraftNormal"/>
        <w:rPr>
          <w:rFonts w:ascii="Montserrat" w:hAnsi="Montserrat"/>
          <w:sz w:val="24"/>
        </w:rPr>
      </w:pPr>
      <w:r w:rsidRPr="00B3633A">
        <w:rPr>
          <w:rFonts w:ascii="Montserrat" w:hAnsi="Montserrat"/>
          <w:sz w:val="24"/>
        </w:rPr>
        <w:t>Her hair, long and sheer, seemed darker than black. Devouring the light. Her complexion was smooth and flawless; tinted like smoked glass. Her face was strong and yet delicate. Accented by sculptured cheekbones and jawline, a slender neck, sharp nose, and full mouth. Her eyes were stunning; deep blue under boyish eyebrows. Her frame was quite distinctively female—slender torso, tapered waist, and wide hips. And as flat-chested as any male. Her flesh, firm and unexpectedly resilient. To all casual appearances, a young woman; perhaps a bit on the athletic side. Only five foot eight, and slender—not unusually tall for a woman, and yet not unusually short for a man.</w:t>
      </w:r>
    </w:p>
    <w:p w:rsidR="0008581E" w:rsidRPr="00B3633A" w:rsidRDefault="0008581E">
      <w:pPr>
        <w:pStyle w:val="0DraftNormal"/>
        <w:rPr>
          <w:rFonts w:ascii="Montserrat" w:hAnsi="Montserrat"/>
          <w:sz w:val="24"/>
        </w:rPr>
      </w:pPr>
    </w:p>
    <w:p w:rsidR="0008581E" w:rsidRPr="00B3633A" w:rsidRDefault="0008581E">
      <w:pPr>
        <w:pStyle w:val="0DraftNormal"/>
        <w:rPr>
          <w:rFonts w:ascii="Montserrat" w:hAnsi="Montserrat"/>
          <w:sz w:val="24"/>
        </w:rPr>
      </w:pPr>
      <w:r w:rsidRPr="00B3633A">
        <w:rPr>
          <w:rFonts w:ascii="Montserrat" w:hAnsi="Montserrat"/>
          <w:sz w:val="24"/>
        </w:rPr>
        <w:t>But while her loins spoke not of manhood, neither did they prove a woman's.</w:t>
      </w:r>
    </w:p>
    <w:p w:rsidR="0008581E" w:rsidRPr="00B3633A" w:rsidRDefault="0008581E">
      <w:pPr>
        <w:pStyle w:val="0DraftNormal"/>
        <w:rPr>
          <w:rFonts w:ascii="Montserrat" w:hAnsi="Montserrat"/>
          <w:sz w:val="24"/>
        </w:rPr>
      </w:pPr>
    </w:p>
    <w:p w:rsidR="0008581E" w:rsidRPr="00B3633A" w:rsidRDefault="0008581E">
      <w:pPr>
        <w:pStyle w:val="0DraftNormal"/>
        <w:rPr>
          <w:rFonts w:ascii="Montserrat" w:hAnsi="Montserrat"/>
          <w:sz w:val="24"/>
        </w:rPr>
      </w:pPr>
      <w:r w:rsidRPr="00B3633A">
        <w:rPr>
          <w:rFonts w:ascii="Montserrat" w:hAnsi="Montserrat"/>
          <w:i/>
          <w:sz w:val="24"/>
        </w:rPr>
        <w:t>A true enigma,</w:t>
      </w:r>
      <w:r w:rsidRPr="00B3633A">
        <w:rPr>
          <w:rFonts w:ascii="Montserrat" w:hAnsi="Montserrat"/>
          <w:sz w:val="24"/>
        </w:rPr>
        <w:t xml:space="preserve"> she thought. All at once, she understood her waking confusion. There was indeed a lack in language where understanding her body was concerned. An ommission which eternally denied (Paradox) the convenience of being either </w:t>
      </w:r>
      <w:r w:rsidRPr="00B3633A">
        <w:rPr>
          <w:rFonts w:ascii="Montserrat" w:hAnsi="Montserrat"/>
          <w:i/>
          <w:sz w:val="24"/>
        </w:rPr>
        <w:t>he</w:t>
      </w:r>
      <w:r w:rsidRPr="00B3633A">
        <w:rPr>
          <w:rFonts w:ascii="Montserrat" w:hAnsi="Montserrat"/>
          <w:sz w:val="24"/>
        </w:rPr>
        <w:t xml:space="preserve"> or </w:t>
      </w:r>
      <w:r w:rsidRPr="00B3633A">
        <w:rPr>
          <w:rFonts w:ascii="Montserrat" w:hAnsi="Montserrat"/>
          <w:i/>
          <w:sz w:val="24"/>
        </w:rPr>
        <w:t xml:space="preserve">she. </w:t>
      </w:r>
      <w:r w:rsidRPr="00B3633A">
        <w:rPr>
          <w:rFonts w:ascii="Montserrat" w:hAnsi="Montserrat"/>
          <w:sz w:val="24"/>
        </w:rPr>
        <w:t>However, this "neither-he-or-she" had already submited to a little lie. The one that appearance suggested.</w:t>
      </w:r>
    </w:p>
    <w:p w:rsidR="0008581E" w:rsidRPr="00B3633A" w:rsidRDefault="0008581E">
      <w:pPr>
        <w:pStyle w:val="0DraftNormal"/>
        <w:rPr>
          <w:rFonts w:ascii="Montserrat" w:hAnsi="Montserrat"/>
          <w:sz w:val="24"/>
        </w:rPr>
      </w:pPr>
    </w:p>
    <w:p w:rsidR="0008581E" w:rsidRPr="00B3633A" w:rsidRDefault="0008581E">
      <w:pPr>
        <w:pStyle w:val="0DraftNormal"/>
        <w:rPr>
          <w:rFonts w:ascii="Montserrat" w:hAnsi="Montserrat"/>
          <w:sz w:val="24"/>
        </w:rPr>
      </w:pPr>
      <w:r w:rsidRPr="00B3633A">
        <w:rPr>
          <w:rFonts w:ascii="Montserrat" w:hAnsi="Montserrat"/>
          <w:sz w:val="24"/>
        </w:rPr>
        <w:t xml:space="preserve">It was a natural deception that could not deceive (Av) (Paradox). People unwittingly thought of </w:t>
      </w:r>
      <w:r w:rsidRPr="00B3633A">
        <w:rPr>
          <w:rFonts w:ascii="Montserrat" w:hAnsi="Montserrat"/>
          <w:i/>
          <w:sz w:val="24"/>
        </w:rPr>
        <w:t>her</w:t>
      </w:r>
      <w:r w:rsidRPr="00B3633A">
        <w:rPr>
          <w:rFonts w:ascii="Montserrat" w:hAnsi="Montserrat"/>
          <w:sz w:val="24"/>
        </w:rPr>
        <w:t xml:space="preserve"> as a female. Until they saw her in her full glory. Then they, like herself, struggled pointlessly with the innaccuracy of </w:t>
      </w:r>
      <w:r w:rsidRPr="00B3633A">
        <w:rPr>
          <w:rFonts w:ascii="Montserrat" w:hAnsi="Montserrat"/>
          <w:i/>
          <w:sz w:val="24"/>
        </w:rPr>
        <w:t>she</w:t>
      </w:r>
      <w:r w:rsidRPr="00B3633A">
        <w:rPr>
          <w:rFonts w:ascii="Montserrat" w:hAnsi="Montserrat"/>
          <w:sz w:val="24"/>
        </w:rPr>
        <w:t xml:space="preserve"> and the absence of </w:t>
      </w:r>
      <w:r w:rsidRPr="00B3633A">
        <w:rPr>
          <w:rFonts w:ascii="Montserrat" w:hAnsi="Montserrat"/>
          <w:i/>
          <w:sz w:val="24"/>
        </w:rPr>
        <w:t>what she really was.</w:t>
      </w:r>
      <w:r w:rsidRPr="00B3633A">
        <w:rPr>
          <w:rFonts w:ascii="Montserrat" w:hAnsi="Montserrat"/>
          <w:sz w:val="24"/>
        </w:rPr>
        <w:t xml:space="preserve"> It had been a long time since she had really thought about it. Whatever she may be, she had an idea of what she was not. She had chosen to call herself an androgyne, rather than a hermaphrodite. Synthesis, rather than composite.</w:t>
      </w:r>
    </w:p>
    <w:p w:rsidR="0008581E" w:rsidRPr="00B3633A" w:rsidRDefault="0008581E">
      <w:pPr>
        <w:pStyle w:val="0DraftNormal"/>
        <w:rPr>
          <w:rFonts w:ascii="Montserrat" w:hAnsi="Montserrat"/>
          <w:sz w:val="24"/>
        </w:rPr>
      </w:pPr>
    </w:p>
    <w:p w:rsidR="0008581E" w:rsidRPr="00B3633A" w:rsidRDefault="0008581E">
      <w:pPr>
        <w:pStyle w:val="0DraftNormal"/>
        <w:rPr>
          <w:rFonts w:ascii="Montserrat" w:hAnsi="Montserrat"/>
          <w:sz w:val="24"/>
        </w:rPr>
      </w:pPr>
      <w:r w:rsidRPr="00B3633A">
        <w:rPr>
          <w:rFonts w:ascii="Montserrat" w:hAnsi="Montserrat"/>
          <w:sz w:val="24"/>
        </w:rPr>
        <w:t>It was disturbing to have come so unexpectedly back to this trial of her childhood. As she stared into the mirror, she recalled little moments which had impressed her difference upon her. The day she discovered that no other daughter shared the secret of her hidden sex. The embarrasing attempts to hide her uniqueness lest others know her for a freak. Or worse, seek to remove that which made a lie of her girlhood. Though she knew that such a thing might end her exile, it would make her less than what she truly was. For, having perservered until adolescence, she found herself able to take—yet despaired of ever finding—a lover. So why now, when that fear had proved a phantom, should this old malady take hold?</w:t>
      </w:r>
    </w:p>
    <w:p w:rsidR="0008581E" w:rsidRPr="00B3633A" w:rsidRDefault="0008581E">
      <w:pPr>
        <w:pStyle w:val="0DraftNormal"/>
        <w:rPr>
          <w:rFonts w:ascii="Montserrat" w:hAnsi="Montserrat"/>
          <w:sz w:val="24"/>
        </w:rPr>
      </w:pPr>
    </w:p>
    <w:p w:rsidR="0008581E" w:rsidRPr="00B3633A" w:rsidRDefault="0008581E">
      <w:pPr>
        <w:pStyle w:val="0DraftNormal"/>
        <w:rPr>
          <w:rFonts w:ascii="Montserrat" w:hAnsi="Montserrat"/>
          <w:sz w:val="24"/>
        </w:rPr>
      </w:pPr>
      <w:r w:rsidRPr="00B3633A">
        <w:rPr>
          <w:rFonts w:ascii="Montserrat" w:hAnsi="Montserrat"/>
          <w:sz w:val="24"/>
        </w:rPr>
        <w:t>Remembering herself, she returned her attention to Amadea, who seemed to be happily oblivious to the prank. (Paradox) sighed pleasantly and shrugged. Slinking back over to the bed, (Paradox) gazed lovingly at Amadea. And remembered how very much she preferred to call her (An). She pronounced it very specifically with a denounced—almost swallowed "n". Saying that name made (Paradox) feel the way (An) herself made her feel. (Paradox) devoured her with her eyes.</w:t>
      </w:r>
    </w:p>
    <w:p w:rsidR="0008581E" w:rsidRPr="00B3633A" w:rsidRDefault="0008581E">
      <w:pPr>
        <w:pStyle w:val="0DraftNormal"/>
        <w:rPr>
          <w:rFonts w:ascii="Montserrat" w:hAnsi="Montserrat"/>
          <w:sz w:val="24"/>
        </w:rPr>
      </w:pPr>
    </w:p>
    <w:p w:rsidR="0008581E" w:rsidRPr="00B3633A" w:rsidRDefault="0008581E">
      <w:pPr>
        <w:pStyle w:val="0DraftNormal"/>
        <w:rPr>
          <w:rFonts w:ascii="Montserrat" w:hAnsi="Montserrat"/>
          <w:sz w:val="24"/>
        </w:rPr>
      </w:pPr>
      <w:r w:rsidRPr="00B3633A">
        <w:rPr>
          <w:rFonts w:ascii="Montserrat" w:hAnsi="Montserrat"/>
          <w:sz w:val="24"/>
        </w:rPr>
        <w:t>An ageless young woman. Long of limb and fair complected. Her pillow was draped by flowing red and gold hair—framing her face as well. Her face suggested and eclipsed a simple heart shaped frame—the slight difference between demure and predatorial beauty. Which was (An), in a word. This was not a voluptuous woman. Her beauty was that of elegant simplicity. An animal beauty. Unable to resist, (Paradox) began to explore with other senses as well. With a caress, confirming the sculpture of her face—strong, high cheekbones. A well turned jaw. Tracing the delicate line to the rounded point of her chin. Fingers descending along her slender neck—and lips faintly brushed under her chin. She arched under (Paradox) and (Paradox) pulled back to regard her.</w:t>
      </w:r>
    </w:p>
    <w:p w:rsidR="0008581E" w:rsidRPr="00B3633A" w:rsidRDefault="0008581E">
      <w:pPr>
        <w:pStyle w:val="0DraftNormal"/>
        <w:rPr>
          <w:rFonts w:ascii="Montserrat" w:hAnsi="Montserrat"/>
          <w:sz w:val="24"/>
        </w:rPr>
      </w:pPr>
    </w:p>
    <w:p w:rsidR="0008581E" w:rsidRPr="00B3633A" w:rsidRDefault="0008581E">
      <w:pPr>
        <w:pStyle w:val="0DraftNormal"/>
        <w:rPr>
          <w:rFonts w:ascii="Montserrat" w:hAnsi="Montserrat"/>
          <w:sz w:val="24"/>
        </w:rPr>
      </w:pPr>
      <w:r w:rsidRPr="00B3633A">
        <w:rPr>
          <w:rFonts w:ascii="Montserrat" w:hAnsi="Montserrat"/>
          <w:sz w:val="24"/>
        </w:rPr>
        <w:t>Her face was still vacant with dreams.</w:t>
      </w:r>
    </w:p>
    <w:p w:rsidR="0008581E" w:rsidRPr="00B3633A" w:rsidRDefault="0008581E">
      <w:pPr>
        <w:pStyle w:val="0DraftNormal"/>
        <w:rPr>
          <w:rFonts w:ascii="Montserrat" w:hAnsi="Montserrat"/>
          <w:sz w:val="24"/>
        </w:rPr>
      </w:pPr>
    </w:p>
    <w:p w:rsidR="0008581E" w:rsidRPr="00B3633A" w:rsidRDefault="0008581E">
      <w:pPr>
        <w:pStyle w:val="0DraftNormal"/>
        <w:rPr>
          <w:rFonts w:ascii="Montserrat" w:hAnsi="Montserrat"/>
          <w:sz w:val="24"/>
        </w:rPr>
      </w:pPr>
      <w:r w:rsidRPr="00B3633A">
        <w:rPr>
          <w:rFonts w:ascii="Montserrat" w:hAnsi="Montserrat"/>
          <w:sz w:val="24"/>
        </w:rPr>
        <w:t>Emotions rose in (Paradox) as her eyes slid down her lover's body. Desire and fascination feeding each other. She could spend the rest of her life exploring the most common or intimate details that (An) embodied. Even now, she could not stop her hands from caressing; even as she noticed that (An)'s mouth had opened seductively—her breathing become fast and shallow. She could not help but note familiar details as her attention was drawn to (An)'s mouth. Her teeth were white, sharp and straight, with pronounced canines.</w:t>
      </w:r>
    </w:p>
    <w:p w:rsidR="0008581E" w:rsidRPr="00B3633A" w:rsidRDefault="0008581E">
      <w:pPr>
        <w:pStyle w:val="0DraftNormal"/>
        <w:rPr>
          <w:rFonts w:ascii="Montserrat" w:hAnsi="Montserrat"/>
          <w:sz w:val="24"/>
        </w:rPr>
      </w:pPr>
    </w:p>
    <w:p w:rsidR="0008581E" w:rsidRPr="00B3633A" w:rsidRDefault="0008581E">
      <w:pPr>
        <w:pStyle w:val="0DraftNormal"/>
        <w:rPr>
          <w:rFonts w:ascii="Montserrat" w:hAnsi="Montserrat"/>
          <w:sz w:val="24"/>
        </w:rPr>
      </w:pPr>
      <w:r w:rsidRPr="00B3633A">
        <w:rPr>
          <w:rFonts w:ascii="Montserrat" w:hAnsi="Montserrat"/>
          <w:sz w:val="24"/>
        </w:rPr>
        <w:t>A peculiar ache was eating at (Paradox). Slipping very close, she caressed (An) with her full body—ending with her nose under (An)'s ear and fully embracing her. Because she could not help it, (Paradox) slid on top of (An). Her body read the softness of the flesh and the hardness of the bones within it under her weight. Very gently, she held open (An)'s mouth with hers and sucked the air out of her lungs. Then exhaling, gave their breath back to (An). (Paradox) controlled their breathing—feeling (An)'s body raise and fall in complement to her's—until she began to get dizzy. Increasing the rhythm until she had (An) breathing at a waking pace. (An) rose from the depths of sleep starved for air and drunk on the breath they had shared. Opening her eyes, she found herself gazing deeply into (Paradox)'s. With the caresses, the weight upon her and the kiss of breath, (An) awoke fully aroused. Her arms clasped (Paradox)'s body and she responded fully to the kiss.</w:t>
      </w:r>
    </w:p>
    <w:p w:rsidR="0008581E" w:rsidRPr="00B3633A" w:rsidRDefault="0008581E">
      <w:pPr>
        <w:pStyle w:val="0DraftNormal"/>
        <w:rPr>
          <w:rFonts w:ascii="Montserrat" w:hAnsi="Montserrat"/>
          <w:sz w:val="24"/>
        </w:rPr>
      </w:pPr>
    </w:p>
    <w:p w:rsidR="0008581E" w:rsidRPr="00B3633A" w:rsidRDefault="0008581E">
      <w:pPr>
        <w:pStyle w:val="0DraftNormal"/>
        <w:rPr>
          <w:rFonts w:ascii="Montserrat" w:hAnsi="Montserrat"/>
          <w:sz w:val="24"/>
        </w:rPr>
      </w:pPr>
      <w:r w:rsidRPr="00B3633A">
        <w:rPr>
          <w:rFonts w:ascii="Montserrat" w:hAnsi="Montserrat"/>
          <w:sz w:val="24"/>
        </w:rPr>
        <w:t xml:space="preserve">Desperate for air, they parted—gasping hungrily for breath as they passionately continued to steal each other's mouths for kisses. The taste of sleep was sour in their mouths, but rush of breath as they gasped with their mouths open and close was sweet. (Paradox) pulled her legs up and braced her knees on either side of (An)'s waist—pulling herself up on all fours over (An). (An)'s arms slid down (Paradox)'s back, her hands stroking their way down to (Paradox)'s thighs—hooking her thumbs in the bend of hip and thigh and then gripping (Paradox) there hungrily. Trying to pull (Paradox) back down on her. </w:t>
      </w:r>
    </w:p>
    <w:p w:rsidR="0008581E" w:rsidRPr="00B3633A" w:rsidRDefault="0008581E">
      <w:pPr>
        <w:pStyle w:val="0DraftNormal"/>
        <w:rPr>
          <w:rFonts w:ascii="Montserrat" w:hAnsi="Montserrat"/>
          <w:sz w:val="24"/>
        </w:rPr>
      </w:pPr>
    </w:p>
    <w:p w:rsidR="0008581E" w:rsidRPr="00B3633A" w:rsidRDefault="0008581E">
      <w:pPr>
        <w:pStyle w:val="0DraftNormal"/>
        <w:rPr>
          <w:rFonts w:ascii="Montserrat" w:hAnsi="Montserrat"/>
          <w:sz w:val="24"/>
        </w:rPr>
      </w:pPr>
      <w:r w:rsidRPr="00B3633A">
        <w:rPr>
          <w:rFonts w:ascii="Montserrat" w:hAnsi="Montserrat"/>
          <w:sz w:val="24"/>
        </w:rPr>
        <w:t>(Paradox) held (An)'s head possessively, pulling it up to her and exploring (An)'s face with her lips. Forehead, cheekbones, eyes, jaw, and down to her neck, where she bit and licked provocatively. (An) arched under (Paradox) and pressed her belly against (Paradox)'s—driven by that nameless hunger that consumes the flesh. The appetite that (Paradox)'s use of her was meant to evoke.</w:t>
      </w:r>
    </w:p>
    <w:p w:rsidR="0008581E" w:rsidRPr="00B3633A" w:rsidRDefault="0008581E">
      <w:pPr>
        <w:pStyle w:val="0DraftNormal"/>
        <w:rPr>
          <w:rFonts w:ascii="Montserrat" w:hAnsi="Montserrat"/>
          <w:sz w:val="24"/>
        </w:rPr>
      </w:pPr>
    </w:p>
    <w:p w:rsidR="0008581E" w:rsidRPr="00B3633A" w:rsidRDefault="0008581E">
      <w:pPr>
        <w:pStyle w:val="0DraftNormal"/>
        <w:rPr>
          <w:rFonts w:ascii="Montserrat" w:hAnsi="Montserrat"/>
          <w:sz w:val="24"/>
        </w:rPr>
      </w:pPr>
      <w:r w:rsidRPr="00B3633A">
        <w:rPr>
          <w:rFonts w:ascii="Montserrat" w:hAnsi="Montserrat"/>
          <w:sz w:val="24"/>
        </w:rPr>
        <w:t xml:space="preserve">Grabbing her by the neck and forcing her head down into the pillow, (Paradox) pinned her and turned her attention to tormenting the sensitive spots at the base of her neck, her collarbones, and breasts. Tantalizing the aureoles, but denying them her attentions. (Paradox) wanted her to moan, but (An) swallowed her torment. (Paradox) shifted herself to one side. She planted her other hand in (An)'s midsection, pushing (An) down into the mattress. (An) struggled just enough to keep (Paradox)'s hold intense—while (Paradox) virtually savaged her breasts and ribs. Grazing the skin stretched over her ribs; enough to bruise, enough to be felt in the bones—but not enough to break the skin. </w:t>
      </w:r>
    </w:p>
    <w:p w:rsidR="0008581E" w:rsidRPr="00B3633A" w:rsidRDefault="0008581E">
      <w:pPr>
        <w:pStyle w:val="0DraftNormal"/>
        <w:rPr>
          <w:rFonts w:ascii="Montserrat" w:hAnsi="Montserrat"/>
          <w:sz w:val="24"/>
        </w:rPr>
      </w:pPr>
    </w:p>
    <w:p w:rsidR="0008581E" w:rsidRPr="00B3633A" w:rsidRDefault="0008581E">
      <w:pPr>
        <w:pStyle w:val="0DraftNormal"/>
        <w:rPr>
          <w:rFonts w:ascii="Montserrat" w:hAnsi="Montserrat"/>
          <w:sz w:val="24"/>
        </w:rPr>
      </w:pPr>
      <w:r w:rsidRPr="00B3633A">
        <w:rPr>
          <w:rFonts w:ascii="Montserrat" w:hAnsi="Montserrat"/>
          <w:sz w:val="24"/>
        </w:rPr>
        <w:t xml:space="preserve">(An) began to break. Gasping and moaning. Her voice begging and crying of its own accord. (Paradox)'s hand slid down to her groin, pressing down. She needed a grip on the delicate flesh to control her, knowing (An) to rely more on the use of leverage over strength. Transfixing her with the hold on her pubic arch. The hand around her throat holding her firmly, but not cutting off her breath. Except if she tried to pull away. </w:t>
      </w:r>
    </w:p>
    <w:p w:rsidR="0008581E" w:rsidRPr="00B3633A" w:rsidRDefault="0008581E">
      <w:pPr>
        <w:pStyle w:val="0DraftNormal"/>
        <w:rPr>
          <w:rFonts w:ascii="Montserrat" w:hAnsi="Montserrat"/>
          <w:sz w:val="24"/>
        </w:rPr>
      </w:pPr>
    </w:p>
    <w:p w:rsidR="0008581E" w:rsidRPr="00B3633A" w:rsidRDefault="0008581E">
      <w:pPr>
        <w:pStyle w:val="0DraftNormal"/>
        <w:rPr>
          <w:rFonts w:ascii="Montserrat" w:hAnsi="Montserrat"/>
          <w:sz w:val="24"/>
        </w:rPr>
      </w:pPr>
      <w:r w:rsidRPr="00B3633A">
        <w:rPr>
          <w:rFonts w:ascii="Montserrat" w:hAnsi="Montserrat"/>
          <w:sz w:val="24"/>
        </w:rPr>
        <w:t>(An) felt like she was being devoured. Images streamed into her mind, still vividly close to dreaming. Her hands were running up and down (Paradox)'s body. One hand going behind (Paradox)'s neck; trying to pull, trying to push, but never deciding between encouraging and discouraging the androgyne's attention. The other hand found its way to (Paradox)'s crotch.</w:t>
      </w:r>
    </w:p>
    <w:p w:rsidR="0008581E" w:rsidRPr="00B3633A" w:rsidRDefault="0008581E">
      <w:pPr>
        <w:pStyle w:val="0DraftNormal"/>
        <w:rPr>
          <w:rFonts w:ascii="Montserrat" w:hAnsi="Montserrat"/>
          <w:sz w:val="24"/>
        </w:rPr>
      </w:pPr>
    </w:p>
    <w:p w:rsidR="0008581E" w:rsidRPr="00B3633A" w:rsidRDefault="0008581E">
      <w:pPr>
        <w:pStyle w:val="0DraftNormal"/>
        <w:rPr>
          <w:rFonts w:ascii="Montserrat" w:hAnsi="Montserrat"/>
          <w:sz w:val="24"/>
        </w:rPr>
      </w:pPr>
      <w:r w:rsidRPr="00B3633A">
        <w:rPr>
          <w:rFonts w:ascii="Montserrat" w:hAnsi="Montserrat"/>
          <w:sz w:val="24"/>
        </w:rPr>
        <w:t>Under the skin, (An) felt the muscles of (Paradox)'s abdomen tighten. The heel of her hand braced on the androgyne's pubic arch. The down tickled her palms and the heat seemed intoxicating. Pinned down, (An) was at the extent of her reach, keeping her hand up between (Paradox)'s legs. Exploring. In her way, taunting the sensitive flesh. Lightly applying pressure along the seam, tickling. Sliding her finger along and slightly parting the coital lips. Dipping toward the secret of (Paradox)'s gender.</w:t>
      </w:r>
    </w:p>
    <w:p w:rsidR="0008581E" w:rsidRPr="00B3633A" w:rsidRDefault="0008581E">
      <w:pPr>
        <w:pStyle w:val="0DraftNormal"/>
        <w:rPr>
          <w:rFonts w:ascii="Montserrat" w:hAnsi="Montserrat"/>
          <w:sz w:val="24"/>
        </w:rPr>
      </w:pPr>
    </w:p>
    <w:p w:rsidR="0008581E" w:rsidRPr="00B3633A" w:rsidRDefault="0008581E">
      <w:pPr>
        <w:pStyle w:val="0DraftNormal"/>
        <w:rPr>
          <w:rFonts w:ascii="Montserrat" w:hAnsi="Montserrat"/>
          <w:sz w:val="24"/>
        </w:rPr>
      </w:pPr>
      <w:r w:rsidRPr="00B3633A">
        <w:rPr>
          <w:rFonts w:ascii="Montserrat" w:hAnsi="Montserrat"/>
          <w:sz w:val="24"/>
        </w:rPr>
        <w:t>A secret (An) was fully aware of.</w:t>
      </w:r>
    </w:p>
    <w:p w:rsidR="0008581E" w:rsidRPr="00B3633A" w:rsidRDefault="0008581E">
      <w:pPr>
        <w:pStyle w:val="0DraftNormal"/>
        <w:rPr>
          <w:rFonts w:ascii="Montserrat" w:hAnsi="Montserrat"/>
          <w:sz w:val="24"/>
        </w:rPr>
      </w:pPr>
    </w:p>
    <w:p w:rsidR="0008581E" w:rsidRPr="00B3633A" w:rsidRDefault="0008581E">
      <w:pPr>
        <w:pStyle w:val="0DraftNormal"/>
        <w:rPr>
          <w:rFonts w:ascii="Montserrat" w:hAnsi="Montserrat"/>
          <w:sz w:val="24"/>
        </w:rPr>
      </w:pPr>
      <w:r w:rsidRPr="00B3633A">
        <w:rPr>
          <w:rFonts w:ascii="Montserrat" w:hAnsi="Montserrat"/>
          <w:sz w:val="24"/>
        </w:rPr>
        <w:t>Not—in the vernacular—a cunt. Pushing into her lover's body with a finger, she succeeded in distracting (Paradox). Her grip slakened, and (An) thrust herself upright. Wrestling (Paradox) to her back, (An) turned her attention to—in their own slang—her coit (with a silent "t"). The sensation impaled (Paradox). Within her abdomen a pulling thrill caught her in the grip of Tantalus.</w:t>
      </w:r>
    </w:p>
    <w:p w:rsidR="0008581E" w:rsidRPr="00B3633A" w:rsidRDefault="0008581E">
      <w:pPr>
        <w:pStyle w:val="0DraftNormal"/>
        <w:rPr>
          <w:rFonts w:ascii="Montserrat" w:hAnsi="Montserrat"/>
          <w:sz w:val="24"/>
        </w:rPr>
      </w:pPr>
    </w:p>
    <w:p w:rsidR="0008581E" w:rsidRPr="00B3633A" w:rsidRDefault="0008581E">
      <w:pPr>
        <w:pStyle w:val="0DraftNormal"/>
        <w:rPr>
          <w:rFonts w:ascii="Montserrat" w:hAnsi="Montserrat"/>
          <w:sz w:val="24"/>
        </w:rPr>
      </w:pPr>
      <w:r w:rsidRPr="00B3633A">
        <w:rPr>
          <w:rFonts w:ascii="Montserrat" w:hAnsi="Montserrat"/>
          <w:sz w:val="24"/>
        </w:rPr>
        <w:t>(An)'s finger was probing and stroking. Deceiving the androgyne's body. Arousing that which lay within her to assume its female aspect. In a flAsia she was desperate for an embrace which (An) could not provide. Writhing with frustration, but unable to find release under the taunting seduction of (An)'s fingers. When she had (Paradox) begging, she finally stopped and leaned back away from her. Smiling deviously.</w:t>
      </w:r>
    </w:p>
    <w:p w:rsidR="0008581E" w:rsidRPr="00B3633A" w:rsidRDefault="0008581E">
      <w:pPr>
        <w:pStyle w:val="0DraftNormal"/>
        <w:rPr>
          <w:rFonts w:ascii="Montserrat" w:hAnsi="Montserrat"/>
          <w:sz w:val="24"/>
        </w:rPr>
      </w:pPr>
    </w:p>
    <w:p w:rsidR="0008581E" w:rsidRPr="00B3633A" w:rsidRDefault="0008581E">
      <w:pPr>
        <w:pStyle w:val="0DraftNormal"/>
        <w:rPr>
          <w:rFonts w:ascii="Montserrat" w:hAnsi="Montserrat"/>
          <w:sz w:val="24"/>
        </w:rPr>
      </w:pPr>
      <w:r w:rsidRPr="00B3633A">
        <w:rPr>
          <w:rFonts w:ascii="Montserrat" w:hAnsi="Montserrat"/>
          <w:sz w:val="24"/>
        </w:rPr>
        <w:t>Wound up around whetted lust, they locked in a frenzied glare for a minute before (Paradox) smiled, saying reverberantly, "Good morning (An)."</w:t>
      </w:r>
    </w:p>
    <w:p w:rsidR="0008581E" w:rsidRPr="00B3633A" w:rsidRDefault="0008581E">
      <w:pPr>
        <w:pStyle w:val="0DraftNormal"/>
        <w:rPr>
          <w:rFonts w:ascii="Montserrat" w:hAnsi="Montserrat"/>
          <w:sz w:val="24"/>
        </w:rPr>
      </w:pPr>
    </w:p>
    <w:p w:rsidR="0008581E" w:rsidRPr="00B3633A" w:rsidRDefault="0008581E">
      <w:pPr>
        <w:pStyle w:val="0DraftNormal"/>
        <w:rPr>
          <w:rFonts w:ascii="Montserrat" w:hAnsi="Montserrat"/>
          <w:sz w:val="24"/>
        </w:rPr>
      </w:pPr>
      <w:r w:rsidRPr="00B3633A">
        <w:rPr>
          <w:rFonts w:ascii="Montserrat" w:hAnsi="Montserrat"/>
          <w:sz w:val="24"/>
        </w:rPr>
        <w:t>(An) laughed pleasantly. Leaning forward, and rising to hands and knees, she advanced toward the androgyne. In a husky voice queried, "Now that you have my undivided attention, was there something you wanted from me, or do you just get off disturbing my dreams?" The mock severity in her voice was belied by the amorous glint in her eye.</w:t>
      </w:r>
    </w:p>
    <w:p w:rsidR="0008581E" w:rsidRPr="00B3633A" w:rsidRDefault="0008581E">
      <w:pPr>
        <w:pStyle w:val="0DraftNormal"/>
        <w:rPr>
          <w:rFonts w:ascii="Montserrat" w:hAnsi="Montserrat"/>
          <w:sz w:val="24"/>
        </w:rPr>
      </w:pPr>
    </w:p>
    <w:p w:rsidR="0008581E" w:rsidRPr="00B3633A" w:rsidRDefault="0008581E">
      <w:pPr>
        <w:pStyle w:val="0DraftNormal"/>
        <w:rPr>
          <w:rFonts w:ascii="Montserrat" w:hAnsi="Montserrat"/>
          <w:sz w:val="24"/>
        </w:rPr>
      </w:pPr>
      <w:r w:rsidRPr="00B3633A">
        <w:rPr>
          <w:rFonts w:ascii="Montserrat" w:hAnsi="Montserrat"/>
          <w:sz w:val="24"/>
        </w:rPr>
        <w:t xml:space="preserve">(Paradox) lay back, smiling. (An) prowled forward, then above (Paradox). </w:t>
      </w:r>
    </w:p>
    <w:p w:rsidR="0008581E" w:rsidRPr="00B3633A" w:rsidRDefault="0008581E">
      <w:pPr>
        <w:pStyle w:val="0DraftNormal"/>
        <w:rPr>
          <w:rFonts w:ascii="Montserrat" w:hAnsi="Montserrat"/>
          <w:sz w:val="24"/>
        </w:rPr>
      </w:pPr>
    </w:p>
    <w:p w:rsidR="0008581E" w:rsidRPr="00B3633A" w:rsidRDefault="0008581E">
      <w:pPr>
        <w:pStyle w:val="0DraftNormal"/>
        <w:rPr>
          <w:rFonts w:ascii="Montserrat" w:hAnsi="Montserrat"/>
          <w:sz w:val="24"/>
        </w:rPr>
      </w:pPr>
      <w:r w:rsidRPr="00B3633A">
        <w:rPr>
          <w:rFonts w:ascii="Montserrat" w:hAnsi="Montserrat"/>
          <w:i/>
          <w:sz w:val="24"/>
        </w:rPr>
        <w:t>What do you want?</w:t>
      </w:r>
      <w:r w:rsidRPr="00B3633A">
        <w:rPr>
          <w:rFonts w:ascii="Montserrat" w:hAnsi="Montserrat"/>
          <w:sz w:val="24"/>
        </w:rPr>
        <w:t xml:space="preserve"> (An) asked, silently.</w:t>
      </w:r>
    </w:p>
    <w:p w:rsidR="0008581E" w:rsidRPr="00B3633A" w:rsidRDefault="0008581E">
      <w:pPr>
        <w:pStyle w:val="0DraftNormal"/>
        <w:rPr>
          <w:rFonts w:ascii="Montserrat" w:hAnsi="Montserrat"/>
          <w:sz w:val="24"/>
        </w:rPr>
      </w:pPr>
    </w:p>
    <w:p w:rsidR="0008581E" w:rsidRPr="00B3633A" w:rsidRDefault="0008581E">
      <w:pPr>
        <w:pStyle w:val="0DraftNormal"/>
        <w:rPr>
          <w:rFonts w:ascii="Montserrat" w:hAnsi="Montserrat"/>
          <w:sz w:val="24"/>
        </w:rPr>
      </w:pPr>
      <w:r w:rsidRPr="00B3633A">
        <w:rPr>
          <w:rFonts w:ascii="Montserrat" w:hAnsi="Montserrat"/>
          <w:i/>
          <w:sz w:val="24"/>
        </w:rPr>
        <w:t>Open up to me. Let's step up,</w:t>
      </w:r>
      <w:r w:rsidRPr="00B3633A">
        <w:rPr>
          <w:rFonts w:ascii="Montserrat" w:hAnsi="Montserrat"/>
          <w:sz w:val="24"/>
        </w:rPr>
        <w:t xml:space="preserve"> Came the eerie reply.</w:t>
      </w:r>
    </w:p>
    <w:p w:rsidR="0008581E" w:rsidRPr="00B3633A" w:rsidRDefault="0008581E">
      <w:pPr>
        <w:pStyle w:val="0DraftNormal"/>
        <w:rPr>
          <w:rFonts w:ascii="Montserrat" w:hAnsi="Montserrat"/>
          <w:sz w:val="24"/>
        </w:rPr>
      </w:pPr>
    </w:p>
    <w:p w:rsidR="0008581E" w:rsidRPr="00B3633A" w:rsidRDefault="0008581E">
      <w:pPr>
        <w:pStyle w:val="0DraftNormal"/>
        <w:rPr>
          <w:rFonts w:ascii="Montserrat" w:hAnsi="Montserrat"/>
          <w:sz w:val="24"/>
        </w:rPr>
      </w:pPr>
      <w:r w:rsidRPr="00B3633A">
        <w:rPr>
          <w:rFonts w:ascii="Montserrat" w:hAnsi="Montserrat"/>
          <w:sz w:val="24"/>
        </w:rPr>
        <w:t>(An) hunched down and tasted (Paradox)'s mouth. In a part of her mind, the walls between them came down. Like two hands coming together, they both shared the sensation of mouth on mouth, two tongues seeking for each other. From the coil in (Paradox)'s abdomen, another tongue emerged, assuming the male aspect of her gender. Their psychic embrace eclipsed the embrace of their flesh. Awareness of their own bodies became only an attribute of their personalities, aware of each other's realm of sensation. Between them, the world was redefined. Each caress an accent in both minds. Each ache and pleasure read and each gesture executed with total conviction. No doubts. No searching. Playing the elusive senses of their bodies like an instrument. And their music—intimately private—was indescribable.</w:t>
      </w:r>
    </w:p>
    <w:p w:rsidR="0008581E" w:rsidRPr="00B3633A" w:rsidRDefault="0008581E">
      <w:pPr>
        <w:pStyle w:val="0DraftNormal"/>
        <w:rPr>
          <w:rFonts w:ascii="Montserrat" w:hAnsi="Montserrat"/>
          <w:sz w:val="24"/>
        </w:rPr>
      </w:pPr>
    </w:p>
    <w:p w:rsidR="0008581E" w:rsidRPr="00B3633A" w:rsidRDefault="0008581E">
      <w:pPr>
        <w:pStyle w:val="0DraftNormal"/>
        <w:rPr>
          <w:rFonts w:ascii="Montserrat" w:hAnsi="Montserrat"/>
          <w:sz w:val="24"/>
        </w:rPr>
      </w:pPr>
      <w:r w:rsidRPr="00B3633A">
        <w:rPr>
          <w:rFonts w:ascii="Montserrat" w:hAnsi="Montserrat"/>
          <w:sz w:val="24"/>
        </w:rPr>
        <w:t xml:space="preserve">Their intercourse embedded in an intercourse of thought, they fenced ideas and impressions. Their rapport teaching them how to fit together in ways a lifetime of searching could not. In ways two bodies can never quite fit together. The object, not sex, was pure sensation. A song for the sense of touch. </w:t>
      </w:r>
    </w:p>
    <w:p w:rsidR="0008581E" w:rsidRPr="00B3633A" w:rsidRDefault="0008581E">
      <w:pPr>
        <w:pStyle w:val="0DraftNormal"/>
        <w:rPr>
          <w:rFonts w:ascii="Montserrat" w:hAnsi="Montserrat"/>
          <w:sz w:val="24"/>
        </w:rPr>
      </w:pPr>
    </w:p>
    <w:p w:rsidR="0008581E" w:rsidRPr="00B3633A" w:rsidRDefault="0008581E">
      <w:pPr>
        <w:pStyle w:val="0DraftNormal"/>
        <w:rPr>
          <w:rFonts w:ascii="Montserrat" w:hAnsi="Montserrat"/>
          <w:sz w:val="24"/>
        </w:rPr>
      </w:pPr>
      <w:r w:rsidRPr="00B3633A">
        <w:rPr>
          <w:rFonts w:ascii="Montserrat" w:hAnsi="Montserrat"/>
          <w:sz w:val="24"/>
        </w:rPr>
        <w:t xml:space="preserve">The penetration of each other's minds realized as a penetration of the unknowable depths of each other's bodies. The friction between them a thought that, alone, neither could hope to know. Sharing this, they found the patience to stretch the envelope of sensation. The deliberation to build up wave upon wave of devestating erotic pulses—each a brush with the knife of orgasm. Tempted. Then recoiling. Returning to the hunger. Then resumed. Reaching repeatedly a higher intensity until it became too much. Too fast. Losing themselves as with one mind seeking that final stab beyond endurance. And even when their bodies were spent and vibrating with the echoes of orgasm, they held each other tight. Even as they became able to sort out who was who—even as the passion died—they remained open to one another. </w:t>
      </w:r>
    </w:p>
    <w:p w:rsidR="0008581E" w:rsidRPr="00B3633A" w:rsidRDefault="0008581E">
      <w:pPr>
        <w:pStyle w:val="0DraftNormal"/>
        <w:rPr>
          <w:rFonts w:ascii="Montserrat" w:hAnsi="Montserrat"/>
          <w:sz w:val="24"/>
        </w:rPr>
      </w:pPr>
    </w:p>
    <w:p w:rsidR="0008581E" w:rsidRPr="00B3633A" w:rsidRDefault="0008581E">
      <w:pPr>
        <w:pStyle w:val="0DraftNormal"/>
        <w:rPr>
          <w:rFonts w:ascii="Montserrat" w:hAnsi="Montserrat"/>
          <w:sz w:val="24"/>
        </w:rPr>
      </w:pPr>
      <w:r w:rsidRPr="00B3633A">
        <w:rPr>
          <w:rFonts w:ascii="Montserrat" w:hAnsi="Montserrat"/>
          <w:sz w:val="24"/>
        </w:rPr>
        <w:t xml:space="preserve">They spoke no words, nor thought no thoughts of love. </w:t>
      </w:r>
    </w:p>
    <w:p w:rsidR="0008581E" w:rsidRPr="00B3633A" w:rsidRDefault="0008581E">
      <w:pPr>
        <w:pStyle w:val="0DraftNormal"/>
        <w:rPr>
          <w:rFonts w:ascii="Montserrat" w:hAnsi="Montserrat"/>
          <w:sz w:val="24"/>
        </w:rPr>
      </w:pPr>
    </w:p>
    <w:p w:rsidR="0008581E" w:rsidRPr="00B3633A" w:rsidRDefault="0008581E">
      <w:pPr>
        <w:pStyle w:val="0DraftNormal"/>
        <w:rPr>
          <w:rFonts w:ascii="Montserrat" w:hAnsi="Montserrat"/>
          <w:sz w:val="24"/>
        </w:rPr>
      </w:pPr>
      <w:r w:rsidRPr="00B3633A">
        <w:rPr>
          <w:rFonts w:ascii="Montserrat" w:hAnsi="Montserrat"/>
          <w:sz w:val="24"/>
        </w:rPr>
        <w:t>Their possession of one another spoke far more than they, themselves, ever could.</w:t>
      </w:r>
    </w:p>
    <w:p w:rsidR="0008581E" w:rsidRPr="00B3633A" w:rsidRDefault="0008581E">
      <w:pPr>
        <w:pStyle w:val="0DraftNormal"/>
        <w:rPr>
          <w:rFonts w:ascii="Montserrat" w:hAnsi="Montserrat"/>
          <w:sz w:val="24"/>
        </w:rPr>
      </w:pPr>
    </w:p>
    <w:p w:rsidR="0008581E" w:rsidRPr="00B3633A" w:rsidRDefault="0008581E">
      <w:pPr>
        <w:pStyle w:val="0DraftNormal"/>
        <w:rPr>
          <w:rFonts w:ascii="Montserrat" w:hAnsi="Montserrat"/>
          <w:sz w:val="24"/>
        </w:rPr>
      </w:pPr>
      <w:r w:rsidRPr="00B3633A">
        <w:rPr>
          <w:rFonts w:ascii="Montserrat" w:hAnsi="Montserrat"/>
          <w:sz w:val="24"/>
        </w:rPr>
        <w:t xml:space="preserve">Quietly, they explored each other and theirselves. They were a polarized mind bereft of boundries. A shared consciousness bound between two distinct wills. Seamlessly mated together in the most perfect embrace, they were for the moment a single being torn between a pair of bodies woefully unable to express what they had become. (Av). Union. As they had always been, but for the moment awake. Aware. And (Av) was fascinated at the structure of their bodies, and moved by the passion evoked from them. Removed from the notion of a physical self, (Av) regarded its bodies as incomprehensibly rare objects. A pair of lenses through which the diune will refracted; split by the immortal sparks that were the ultimate selves of (An) and (Paradox). Each realizing that they were seeing each other—seeing themselves through each other's eyes. Each other's feelings. </w:t>
      </w:r>
    </w:p>
    <w:p w:rsidR="0008581E" w:rsidRPr="00B3633A" w:rsidRDefault="0008581E">
      <w:pPr>
        <w:pStyle w:val="0DraftNormal"/>
        <w:rPr>
          <w:rFonts w:ascii="Montserrat" w:hAnsi="Montserrat"/>
          <w:sz w:val="24"/>
        </w:rPr>
      </w:pPr>
    </w:p>
    <w:p w:rsidR="0008581E" w:rsidRPr="00B3633A" w:rsidRDefault="0008581E">
      <w:pPr>
        <w:pStyle w:val="0DraftNormal"/>
        <w:rPr>
          <w:rFonts w:ascii="Montserrat" w:hAnsi="Montserrat"/>
          <w:sz w:val="24"/>
        </w:rPr>
      </w:pPr>
      <w:r w:rsidRPr="00B3633A">
        <w:rPr>
          <w:rFonts w:ascii="Montserrat" w:hAnsi="Montserrat"/>
          <w:sz w:val="24"/>
        </w:rPr>
        <w:t>They lay together until they had managed to overcome being enraptured with one another. They swapped a secret smile. It was for rapture of the moment of reunion that they inevitably suffered the agony of severing their bond. But they would not sever it again so soon. They turned their attention to dealing with the world. The demands of nature their love making had postponed. A task requiring them to keep the functions of each body distinct in the unity of mind they held. Fortunately, they had taken pains to master this long before. They showered together. Another sensual experience, but one they chose not to succumb to. Returning to their bed, they considered the day ahead.</w:t>
      </w:r>
    </w:p>
    <w:p w:rsidR="0008581E" w:rsidRPr="00B3633A" w:rsidRDefault="0008581E">
      <w:pPr>
        <w:pStyle w:val="0DraftNormal"/>
        <w:rPr>
          <w:rFonts w:ascii="Montserrat" w:hAnsi="Montserrat"/>
          <w:sz w:val="24"/>
        </w:rPr>
      </w:pPr>
    </w:p>
    <w:p w:rsidR="0008581E" w:rsidRPr="00B3633A" w:rsidRDefault="0008581E">
      <w:pPr>
        <w:pStyle w:val="0DraftNormal"/>
        <w:rPr>
          <w:rFonts w:ascii="Montserrat" w:hAnsi="Montserrat"/>
          <w:sz w:val="24"/>
        </w:rPr>
      </w:pPr>
      <w:r w:rsidRPr="00B3633A">
        <w:rPr>
          <w:rFonts w:ascii="Montserrat" w:hAnsi="Montserrat"/>
          <w:sz w:val="24"/>
        </w:rPr>
        <w:t xml:space="preserve">It was still early. Perhaps an hour remained until the time they usually broke fast. Together, they left the room and wandered sculpted stone corridors until they found a sunny terrace where they could bathe in the warm morning sun and let the wind dry their hair. </w:t>
      </w:r>
    </w:p>
    <w:p w:rsidR="0008581E" w:rsidRPr="00B3633A" w:rsidRDefault="0008581E">
      <w:pPr>
        <w:pStyle w:val="0DraftNormal"/>
        <w:rPr>
          <w:rFonts w:ascii="Montserrat" w:hAnsi="Montserrat"/>
          <w:sz w:val="24"/>
        </w:rPr>
      </w:pPr>
    </w:p>
    <w:p w:rsidR="0008581E" w:rsidRPr="00B3633A" w:rsidRDefault="0008581E">
      <w:pPr>
        <w:pStyle w:val="0DraftNormal"/>
        <w:rPr>
          <w:rFonts w:ascii="Montserrat" w:hAnsi="Montserrat"/>
          <w:sz w:val="24"/>
        </w:rPr>
      </w:pPr>
      <w:r w:rsidRPr="00B3633A">
        <w:rPr>
          <w:rFonts w:ascii="Montserrat" w:hAnsi="Montserrat"/>
          <w:sz w:val="24"/>
        </w:rPr>
        <w:t>Conversation was absent in favor of sharing their impressions of the morning's details. They sat facing one another, and thus shared between them a full three hundred and sixty degree view of the world. It was second nature for them to make themselves part of each other's scenery—unconsciously making their bodies into objects for each other's scenic composition. Here, as in most parts of the estate, the distinction of indoors and outdoors was utterly obscure. The area where they lived was the only true indoors—nestled within the embrace of terraces like this one, and gardens and waterways. Even within that sheltered space, however, there were exceptions. Atriums, balconies and alcoves open to the sky or the wilderness accented many of the rooms and corridors. All adding a dimension to their vision. The morning light cut sideways through branches, leaves and vines; high lighting marble columns and their selves. Red and gold glints struck from (An)'s hair. Her flesh glowing semi-translucently like mother of pearl and (Paradox)'s like smoked quartz. Blue sky lured their eyes through gold and pink tinted banners and banks of clouds. The world seemed an enrapturing art to which they added the finishing touch—a focus—with their own presence. Beholders and the beheld.</w:t>
      </w:r>
    </w:p>
    <w:p w:rsidR="0008581E" w:rsidRPr="00B3633A" w:rsidRDefault="0008581E">
      <w:pPr>
        <w:pStyle w:val="0DraftNormal"/>
        <w:rPr>
          <w:rFonts w:ascii="Montserrat" w:hAnsi="Montserrat"/>
          <w:sz w:val="24"/>
        </w:rPr>
      </w:pPr>
    </w:p>
    <w:p w:rsidR="0008581E" w:rsidRPr="00B3633A" w:rsidRDefault="0008581E">
      <w:pPr>
        <w:pStyle w:val="0DraftNormal"/>
        <w:rPr>
          <w:rFonts w:ascii="Montserrat" w:hAnsi="Montserrat"/>
          <w:sz w:val="24"/>
        </w:rPr>
      </w:pPr>
      <w:r w:rsidRPr="00B3633A">
        <w:rPr>
          <w:rFonts w:ascii="Montserrat" w:hAnsi="Montserrat"/>
          <w:sz w:val="24"/>
        </w:rPr>
        <w:t xml:space="preserve">They drank deeply of a sense of peace that could be described as transcendental. So beautiful that it actually hurt. And that, they relished too. </w:t>
      </w:r>
    </w:p>
    <w:p w:rsidR="0008581E" w:rsidRPr="00B3633A" w:rsidRDefault="0008581E">
      <w:pPr>
        <w:pStyle w:val="0DraftNormal"/>
        <w:rPr>
          <w:rFonts w:ascii="Montserrat" w:hAnsi="Montserrat"/>
          <w:sz w:val="24"/>
        </w:rPr>
      </w:pPr>
    </w:p>
    <w:p w:rsidR="0008581E" w:rsidRPr="00B3633A" w:rsidRDefault="0008581E">
      <w:pPr>
        <w:pStyle w:val="0DraftNormal"/>
        <w:rPr>
          <w:rFonts w:ascii="Montserrat" w:hAnsi="Montserrat"/>
          <w:sz w:val="24"/>
        </w:rPr>
      </w:pPr>
      <w:r w:rsidRPr="00B3633A">
        <w:rPr>
          <w:rFonts w:ascii="Montserrat" w:hAnsi="Montserrat"/>
          <w:i/>
          <w:sz w:val="24"/>
        </w:rPr>
        <w:t>It's almost too incredible to be real,</w:t>
      </w:r>
      <w:r w:rsidRPr="00B3633A">
        <w:rPr>
          <w:rFonts w:ascii="Montserrat" w:hAnsi="Montserrat"/>
          <w:sz w:val="24"/>
        </w:rPr>
        <w:t xml:space="preserve"> thought (An) poignantly.</w:t>
      </w:r>
    </w:p>
    <w:p w:rsidR="0008581E" w:rsidRPr="00B3633A" w:rsidRDefault="0008581E">
      <w:pPr>
        <w:pStyle w:val="0DraftNormal"/>
        <w:rPr>
          <w:rFonts w:ascii="Montserrat" w:hAnsi="Montserrat"/>
          <w:sz w:val="24"/>
        </w:rPr>
      </w:pPr>
    </w:p>
    <w:p w:rsidR="0008581E" w:rsidRPr="00B3633A" w:rsidRDefault="0008581E">
      <w:pPr>
        <w:pStyle w:val="0DraftNormal"/>
        <w:rPr>
          <w:rFonts w:ascii="Montserrat" w:hAnsi="Montserrat"/>
          <w:sz w:val="24"/>
        </w:rPr>
      </w:pPr>
      <w:r w:rsidRPr="00B3633A">
        <w:rPr>
          <w:rFonts w:ascii="Montserrat" w:hAnsi="Montserrat"/>
          <w:sz w:val="24"/>
        </w:rPr>
        <w:t xml:space="preserve">"But, it is too perfect to be unreal," replied (Paradox) in a soft voice. Neither the content, nor the detail of what they were looking at was incongruous. The scenery was exactly what it always was. It was the mood that was so unique—though a completely natural mood for the limits of weather and climate. (Paradox) added objectively, "And yet, what we are really seeing that is so sublime is what we are bringing out of ourselves to </w:t>
      </w:r>
      <w:r w:rsidRPr="00B3633A">
        <w:rPr>
          <w:rFonts w:ascii="Montserrat" w:hAnsi="Montserrat"/>
          <w:i/>
          <w:sz w:val="24"/>
        </w:rPr>
        <w:t>see</w:t>
      </w:r>
      <w:r w:rsidRPr="00B3633A">
        <w:rPr>
          <w:rFonts w:ascii="Montserrat" w:hAnsi="Montserrat"/>
          <w:sz w:val="24"/>
        </w:rPr>
        <w:t xml:space="preserve"> it." They both realized how true that was, and held the realization with awe and sudden sobriety. They continued to watch the clouds roll by for a while. Casually, one or the other would stretch languorously. Knowing the pangs of attraction these innocent movements caused, neither could say if they were not particularly deliberate. In wordless agreement, they stood up and walked out of the courtyard.</w:t>
      </w:r>
    </w:p>
    <w:p w:rsidR="0008581E" w:rsidRPr="00B3633A" w:rsidRDefault="0008581E">
      <w:pPr>
        <w:pStyle w:val="0DraftNormal"/>
        <w:rPr>
          <w:rFonts w:ascii="Montserrat" w:hAnsi="Montserrat"/>
          <w:sz w:val="24"/>
        </w:rPr>
      </w:pPr>
    </w:p>
    <w:p w:rsidR="0008581E" w:rsidRPr="00B3633A" w:rsidRDefault="0008581E">
      <w:pPr>
        <w:pStyle w:val="0DraftNormal"/>
        <w:rPr>
          <w:rFonts w:ascii="Montserrat" w:hAnsi="Montserrat"/>
          <w:sz w:val="24"/>
        </w:rPr>
      </w:pPr>
      <w:r w:rsidRPr="00B3633A">
        <w:rPr>
          <w:rFonts w:ascii="Montserrat" w:hAnsi="Montserrat"/>
          <w:sz w:val="24"/>
        </w:rPr>
        <w:t xml:space="preserve">Rhys strolled the open corridor, basking in provocative thoughts. He was a sandy haired young man, on whom the suggestion of a smile was almost enough to balance the features of a much too serious face. His thoughts were warmly inspired by the memory of a pleasantly unexpected reward from his morning chores. Normally, weeding was a dull pain, but then the (dai)s had come and sat on the terrace in full view of where he was hunkered down to the pavestone. Young men had not been designed to resist the lure of naked young women on display. At that moment, Rhys had not been any exception. But what mattered was that they could not see </w:t>
      </w:r>
      <w:r w:rsidRPr="00B3633A">
        <w:rPr>
          <w:rFonts w:ascii="Montserrat" w:hAnsi="Montserrat"/>
          <w:i/>
          <w:sz w:val="24"/>
        </w:rPr>
        <w:t xml:space="preserve">him </w:t>
      </w:r>
      <w:r w:rsidRPr="00B3633A">
        <w:rPr>
          <w:rFonts w:ascii="Montserrat" w:hAnsi="Montserrat"/>
          <w:sz w:val="24"/>
        </w:rPr>
        <w:t>so easily. He had been suitably concealed by the typically immense, intricate web of open and closed spaces that characterized the vast estate. Which was a blessing to Rhys. He would not have dared to stare so lustfully at them if there was even a ghost of a chance that they would know. Confronted by the scene they had presented, he could not have done otherwise.</w:t>
      </w:r>
    </w:p>
    <w:p w:rsidR="0008581E" w:rsidRPr="00B3633A" w:rsidRDefault="0008581E">
      <w:pPr>
        <w:pStyle w:val="0DraftNormal"/>
        <w:rPr>
          <w:rFonts w:ascii="Montserrat" w:hAnsi="Montserrat"/>
          <w:sz w:val="24"/>
        </w:rPr>
      </w:pPr>
    </w:p>
    <w:p w:rsidR="0008581E" w:rsidRPr="00B3633A" w:rsidRDefault="0008581E">
      <w:pPr>
        <w:pStyle w:val="0DraftNormal"/>
        <w:rPr>
          <w:rFonts w:ascii="Montserrat" w:hAnsi="Montserrat"/>
          <w:sz w:val="24"/>
        </w:rPr>
      </w:pPr>
      <w:r w:rsidRPr="00B3633A">
        <w:rPr>
          <w:rFonts w:ascii="Montserrat" w:hAnsi="Montserrat"/>
          <w:sz w:val="24"/>
        </w:rPr>
        <w:t>When they had left without even a glance in his direction he had almost shouted in triumph. As he thought about it now he nearly grinned. It was not a crime to admire. Not even an insult. But desire... Desire was dangerous. Desire could lead to disasterous actions. As unfettered and open as they were, it was only a reflection of the amount of trust they had in the tenders. No matter how much his hormones might boil at such a sight, as a tender he dared not compromise that trust. Even with (dai) charges as self possessed and strong minded as these two.</w:t>
      </w:r>
    </w:p>
    <w:p w:rsidR="0008581E" w:rsidRPr="00B3633A" w:rsidRDefault="0008581E">
      <w:pPr>
        <w:pStyle w:val="0DraftNormal"/>
        <w:rPr>
          <w:rFonts w:ascii="Montserrat" w:hAnsi="Montserrat"/>
          <w:sz w:val="24"/>
        </w:rPr>
      </w:pPr>
    </w:p>
    <w:p w:rsidR="0008581E" w:rsidRPr="00B3633A" w:rsidRDefault="0008581E">
      <w:pPr>
        <w:pStyle w:val="0DraftNormal"/>
        <w:rPr>
          <w:rFonts w:ascii="Montserrat" w:hAnsi="Montserrat"/>
          <w:sz w:val="24"/>
        </w:rPr>
      </w:pPr>
      <w:r w:rsidRPr="00B3633A">
        <w:rPr>
          <w:rFonts w:ascii="Montserrat" w:hAnsi="Montserrat"/>
          <w:sz w:val="24"/>
        </w:rPr>
        <w:t>But at this moment, he was quite guilty of desire. It burned him so strongly he had to stop walking for a moment as the memory of that first close courted disaster came. It was barely a year ago, when he had come as a supplicant to join the tenders. That was when he had first seen them. Not knowing who they were, he had made his own assumptions; based on what he observed in passing. Quiet, solicitous beauties who moved with the most sensual grace, exuding the mind-body harmony only possible in a trained exotic. Surely, he had thought, they were here to provide pleasure for the many attendants, leaders and scholars endlessly drawn to the unparallelled archival library of the estate. What a shock to have learned otherwise! If he hadn't been so besotted he might have noticed the signs. If their unsisterly affection had not vexed him so much he might have understood it.</w:t>
      </w:r>
    </w:p>
    <w:p w:rsidR="0008581E" w:rsidRPr="00B3633A" w:rsidRDefault="0008581E">
      <w:pPr>
        <w:pStyle w:val="0DraftNormal"/>
        <w:rPr>
          <w:rFonts w:ascii="Montserrat" w:hAnsi="Montserrat"/>
          <w:sz w:val="24"/>
        </w:rPr>
      </w:pPr>
    </w:p>
    <w:p w:rsidR="0008581E" w:rsidRPr="00B3633A" w:rsidRDefault="0008581E">
      <w:pPr>
        <w:pStyle w:val="0DraftNormal"/>
        <w:rPr>
          <w:rFonts w:ascii="Montserrat" w:hAnsi="Montserrat"/>
          <w:sz w:val="24"/>
        </w:rPr>
      </w:pPr>
      <w:r w:rsidRPr="00B3633A">
        <w:rPr>
          <w:rFonts w:ascii="Montserrat" w:hAnsi="Montserrat"/>
          <w:sz w:val="24"/>
        </w:rPr>
        <w:t>But having seen so clearly the bond of intimacy between them, he only became more determined to impose himself on them; as any young man had the right to demand of an exotic. Fortunately for him, his interest was noticed by his sponsor. Just as he was about to approach them the tender had pulled him aside and explained the truth to him.</w:t>
      </w:r>
    </w:p>
    <w:p w:rsidR="0008581E" w:rsidRPr="00B3633A" w:rsidRDefault="0008581E">
      <w:pPr>
        <w:pStyle w:val="0DraftNormal"/>
        <w:rPr>
          <w:rFonts w:ascii="Montserrat" w:hAnsi="Montserrat"/>
          <w:sz w:val="24"/>
        </w:rPr>
      </w:pPr>
    </w:p>
    <w:p w:rsidR="0008581E" w:rsidRPr="00B3633A" w:rsidRDefault="0008581E">
      <w:pPr>
        <w:pStyle w:val="0DraftNormal"/>
        <w:rPr>
          <w:rFonts w:ascii="Montserrat" w:hAnsi="Montserrat"/>
          <w:sz w:val="24"/>
        </w:rPr>
      </w:pPr>
      <w:r w:rsidRPr="00B3633A">
        <w:rPr>
          <w:rFonts w:ascii="Montserrat" w:hAnsi="Montserrat"/>
          <w:sz w:val="24"/>
        </w:rPr>
        <w:t>The instant he heard their true status he had cooled off fearfully. He could hardly question the veracity of a tender's word, but he still could not believe it. To think that they were (dai)s. However unlikely, they had attained the inattainable goal. All at once he had understood their true role here. They served a living function that was neither political or religious. Simply by being who they were they could not help but be an inspiration to others. Bluntly put, they were a priceless addition to the archive. A living resource to be employed in the advancement of the race. Protected by their unique authority—an absolute possession of their own selves.</w:t>
      </w:r>
    </w:p>
    <w:p w:rsidR="0008581E" w:rsidRPr="00B3633A" w:rsidRDefault="0008581E">
      <w:pPr>
        <w:pStyle w:val="0DraftNormal"/>
        <w:rPr>
          <w:rFonts w:ascii="Montserrat" w:hAnsi="Montserrat"/>
          <w:sz w:val="24"/>
        </w:rPr>
      </w:pPr>
    </w:p>
    <w:p w:rsidR="0008581E" w:rsidRPr="00B3633A" w:rsidRDefault="0008581E">
      <w:pPr>
        <w:pStyle w:val="0DraftNormal"/>
        <w:rPr>
          <w:rFonts w:ascii="Montserrat" w:hAnsi="Montserrat"/>
          <w:sz w:val="24"/>
        </w:rPr>
      </w:pPr>
      <w:r w:rsidRPr="00B3633A">
        <w:rPr>
          <w:rFonts w:ascii="Montserrat" w:hAnsi="Montserrat"/>
          <w:sz w:val="24"/>
        </w:rPr>
        <w:t>Above all things, a tender was sworn never to shatter that illusion. Rhys, in his turn had been sworn to secrecy on the spot that night. Then and there forbidden to seek the favors of the two most precious sources of human enlightenment kept at the estate. So abruptly initiated, he had received his instructions. As far as local custom was concerned, (An) and (Paradox) belonged to the estate. To them had been given the gates of Xanadau; because as (dai)s it would never have occurred to them to want it. No doubt they would have rejected it if they had known what it would mean. Common belief held that they were destined to inherit all of this, but among the tenders it was decreed that they were no more than an essential part of the collection. Prisoners who must never know that they were imprisoned.</w:t>
      </w:r>
    </w:p>
    <w:p w:rsidR="0008581E" w:rsidRPr="00B3633A" w:rsidRDefault="0008581E">
      <w:pPr>
        <w:pStyle w:val="0DraftNormal"/>
        <w:rPr>
          <w:rFonts w:ascii="Montserrat" w:hAnsi="Montserrat"/>
          <w:sz w:val="24"/>
        </w:rPr>
      </w:pPr>
    </w:p>
    <w:p w:rsidR="0008581E" w:rsidRPr="00B3633A" w:rsidRDefault="0008581E">
      <w:pPr>
        <w:pStyle w:val="0DraftNormal"/>
        <w:rPr>
          <w:rFonts w:ascii="Montserrat" w:hAnsi="Montserrat"/>
          <w:sz w:val="24"/>
        </w:rPr>
      </w:pPr>
      <w:r w:rsidRPr="00B3633A">
        <w:rPr>
          <w:rFonts w:ascii="Montserrat" w:hAnsi="Montserrat"/>
          <w:sz w:val="24"/>
        </w:rPr>
        <w:t>And so they were marked. They were there to be used but not by the tenders.</w:t>
      </w:r>
    </w:p>
    <w:p w:rsidR="0008581E" w:rsidRPr="00B3633A" w:rsidRDefault="0008581E">
      <w:pPr>
        <w:pStyle w:val="0DraftNormal"/>
        <w:rPr>
          <w:rFonts w:ascii="Montserrat" w:hAnsi="Montserrat"/>
          <w:sz w:val="24"/>
        </w:rPr>
      </w:pPr>
    </w:p>
    <w:p w:rsidR="0008581E" w:rsidRPr="00B3633A" w:rsidRDefault="0008581E">
      <w:pPr>
        <w:pStyle w:val="0DraftNormal"/>
        <w:rPr>
          <w:rFonts w:ascii="Montserrat" w:hAnsi="Montserrat"/>
          <w:sz w:val="24"/>
        </w:rPr>
      </w:pPr>
      <w:r w:rsidRPr="00B3633A">
        <w:rPr>
          <w:rFonts w:ascii="Montserrat" w:hAnsi="Montserrat"/>
          <w:sz w:val="24"/>
        </w:rPr>
        <w:t xml:space="preserve">Rhys fumed at the turn in his musing. He had understood the implications of their unwitting role and had found it little to his liking. In any other circumstances a (dai) was not untouchable. If he had not become a tender he could have freely sought their favors for as long as his motives were honest. By being a tender he was gradually succombing to the attitude that the (dai)s were property not people. He had had a friend in his lust for the pair who had fallen prey to thoughts of possession. Before he had died he had warned him with an old maxim: </w:t>
      </w:r>
      <w:r w:rsidRPr="00B3633A">
        <w:rPr>
          <w:rFonts w:ascii="Montserrat" w:hAnsi="Montserrat"/>
          <w:i/>
          <w:sz w:val="24"/>
        </w:rPr>
        <w:t>Xasaen laq a'eu, diasaen laq u'a /willingly given, is the embrace of life; unwillingly given, is the embrace of death/.</w:t>
      </w:r>
      <w:r w:rsidRPr="00B3633A">
        <w:rPr>
          <w:rFonts w:ascii="Montserrat" w:hAnsi="Montserrat"/>
          <w:sz w:val="24"/>
        </w:rPr>
        <w:t xml:space="preserve"> He had not understood it until the next morning when (An) had dragged his body before the majordomo. She had repeated his friend's words to the tenders, and then stepped into a fountain to wAsia off the blood of the unexplained encounter.</w:t>
      </w:r>
    </w:p>
    <w:p w:rsidR="0008581E" w:rsidRPr="00B3633A" w:rsidRDefault="0008581E">
      <w:pPr>
        <w:pStyle w:val="0DraftNormal"/>
        <w:rPr>
          <w:rFonts w:ascii="Montserrat" w:hAnsi="Montserrat"/>
          <w:sz w:val="24"/>
        </w:rPr>
      </w:pPr>
    </w:p>
    <w:p w:rsidR="0008581E" w:rsidRPr="00B3633A" w:rsidRDefault="0008581E">
      <w:pPr>
        <w:pStyle w:val="0DraftNormal"/>
        <w:rPr>
          <w:rFonts w:ascii="Montserrat" w:hAnsi="Montserrat"/>
          <w:sz w:val="24"/>
        </w:rPr>
      </w:pPr>
      <w:r w:rsidRPr="00B3633A">
        <w:rPr>
          <w:rFonts w:ascii="Montserrat" w:hAnsi="Montserrat"/>
          <w:sz w:val="24"/>
        </w:rPr>
        <w:t>(Paradox) had stepped into the water with (An) and wAsiaed her back. They stared cooly at the gathered tenders who all averted their eyes. Rhys was the last to look away, but not before their predatorial gaze had peirced him. The message had been clear enough. They were as bold as brass and they knew it. They could do what they wanted because they damn well knew how to take care of themselves. Only a great fool could forget even in lust that a (dai) had attained the ultimate name; and knew twice as many ways to kill as they did to pleasure.</w:t>
      </w:r>
    </w:p>
    <w:p w:rsidR="0008581E" w:rsidRPr="00B3633A" w:rsidRDefault="0008581E">
      <w:pPr>
        <w:pStyle w:val="0DraftNormal"/>
        <w:rPr>
          <w:rFonts w:ascii="Montserrat" w:hAnsi="Montserrat"/>
          <w:sz w:val="24"/>
        </w:rPr>
      </w:pPr>
    </w:p>
    <w:p w:rsidR="0008581E" w:rsidRPr="00B3633A" w:rsidRDefault="0008581E">
      <w:pPr>
        <w:pStyle w:val="0DraftNormal"/>
        <w:rPr>
          <w:rFonts w:ascii="Montserrat" w:hAnsi="Montserrat"/>
          <w:sz w:val="24"/>
        </w:rPr>
      </w:pPr>
      <w:r w:rsidRPr="00B3633A">
        <w:rPr>
          <w:rFonts w:ascii="Montserrat" w:hAnsi="Montserrat"/>
          <w:sz w:val="24"/>
        </w:rPr>
        <w:t>Rhys had hoped never to make such a mistake. He had fostered that special blindness to the (dai)s that was a tender's protection against their animal magnitism. And it had failed him this morning. In spite of his fear he had welcomed for once the opportunity to appreciate and savour. Now that he had admitted his personal demon, he was at a loss over what to do about it.</w:t>
      </w:r>
    </w:p>
    <w:p w:rsidR="0008581E" w:rsidRPr="00B3633A" w:rsidRDefault="0008581E">
      <w:pPr>
        <w:pStyle w:val="0DraftNormal"/>
        <w:rPr>
          <w:rFonts w:ascii="Montserrat" w:hAnsi="Montserrat"/>
          <w:sz w:val="24"/>
        </w:rPr>
      </w:pPr>
    </w:p>
    <w:p w:rsidR="0008581E" w:rsidRPr="00B3633A" w:rsidRDefault="0008581E">
      <w:pPr>
        <w:pStyle w:val="0DraftNormal"/>
        <w:rPr>
          <w:rFonts w:ascii="Montserrat" w:hAnsi="Montserrat"/>
          <w:sz w:val="24"/>
        </w:rPr>
      </w:pPr>
      <w:r w:rsidRPr="00B3633A">
        <w:rPr>
          <w:rFonts w:ascii="Montserrat" w:hAnsi="Montserrat"/>
          <w:sz w:val="24"/>
        </w:rPr>
        <w:t xml:space="preserve">Absorbed by this inner conflict, he crouched down and snagged a weed out of the flagstones without consciously taking note of the young woman who turned toward him from an intersecting passageway. She, however, noticed him well enough. She slipped right over to him and tapped his shoulder to get his attention. Rhys took in the white clad legs with their dancer's feet, and scanned up her body as his eyes rose with the rest of him. And finally locked on those all too familiar opalescent grey eyes. A red eyebrow quirked up as he stammered. His own sense of guilt took rule of his thoughts. All at once he knew that she had seen him watching her. She had gone and dressed and hunted him down here near the fallow gardens. </w:t>
      </w:r>
    </w:p>
    <w:p w:rsidR="0008581E" w:rsidRPr="00B3633A" w:rsidRDefault="0008581E">
      <w:pPr>
        <w:pStyle w:val="0DraftNormal"/>
        <w:rPr>
          <w:rFonts w:ascii="Montserrat" w:hAnsi="Montserrat"/>
          <w:sz w:val="24"/>
        </w:rPr>
      </w:pPr>
    </w:p>
    <w:p w:rsidR="0008581E" w:rsidRPr="00B3633A" w:rsidRDefault="0008581E">
      <w:pPr>
        <w:pStyle w:val="0DraftNormal"/>
        <w:rPr>
          <w:rFonts w:ascii="Montserrat" w:hAnsi="Montserrat"/>
          <w:sz w:val="24"/>
        </w:rPr>
      </w:pPr>
      <w:r w:rsidRPr="00B3633A">
        <w:rPr>
          <w:rFonts w:ascii="Montserrat" w:hAnsi="Montserrat"/>
          <w:i/>
          <w:sz w:val="24"/>
        </w:rPr>
        <w:t xml:space="preserve">"Je ni rue, vou neistani," </w:t>
      </w:r>
      <w:r w:rsidRPr="00B3633A">
        <w:rPr>
          <w:rFonts w:ascii="Montserrat" w:hAnsi="Montserrat"/>
          <w:sz w:val="24"/>
        </w:rPr>
        <w:t>he uttered in shock.</w:t>
      </w:r>
    </w:p>
    <w:p w:rsidR="0008581E" w:rsidRPr="00B3633A" w:rsidRDefault="0008581E">
      <w:pPr>
        <w:pStyle w:val="0DraftNormal"/>
        <w:rPr>
          <w:rFonts w:ascii="Montserrat" w:hAnsi="Montserrat"/>
          <w:sz w:val="24"/>
        </w:rPr>
      </w:pPr>
    </w:p>
    <w:p w:rsidR="0008581E" w:rsidRPr="00B3633A" w:rsidRDefault="0008581E">
      <w:pPr>
        <w:pStyle w:val="0DraftNormal"/>
        <w:rPr>
          <w:rFonts w:ascii="Montserrat" w:hAnsi="Montserrat"/>
          <w:sz w:val="24"/>
        </w:rPr>
      </w:pPr>
      <w:r w:rsidRPr="00B3633A">
        <w:rPr>
          <w:rFonts w:ascii="Montserrat" w:hAnsi="Montserrat"/>
          <w:sz w:val="24"/>
        </w:rPr>
        <w:t xml:space="preserve">She looked at him blankly for a moment. </w:t>
      </w:r>
      <w:r w:rsidRPr="00B3633A">
        <w:rPr>
          <w:rFonts w:ascii="Montserrat" w:hAnsi="Montserrat"/>
          <w:i/>
          <w:sz w:val="24"/>
        </w:rPr>
        <w:t xml:space="preserve">Aedanau </w:t>
      </w:r>
      <w:r w:rsidRPr="00B3633A">
        <w:rPr>
          <w:rFonts w:ascii="Montserrat" w:hAnsi="Montserrat"/>
          <w:sz w:val="24"/>
        </w:rPr>
        <w:t>is a strange language, and at instances such as this it can be misleading. Interpreted in the polite form, she quickly noted, it was an accusation. She glared at him. In her mind she had performed an analysis something like...</w:t>
      </w:r>
    </w:p>
    <w:p w:rsidR="0008581E" w:rsidRPr="00B3633A" w:rsidRDefault="0008581E">
      <w:pPr>
        <w:pStyle w:val="0DraftNormal"/>
        <w:rPr>
          <w:rFonts w:ascii="Montserrat" w:hAnsi="Montserrat"/>
          <w:sz w:val="24"/>
        </w:rPr>
      </w:pPr>
    </w:p>
    <w:p w:rsidR="0008581E" w:rsidRPr="00B3633A" w:rsidRDefault="00B3633A">
      <w:pPr>
        <w:pStyle w:val="0DraftNormal"/>
        <w:rPr>
          <w:rFonts w:ascii="Montserrat" w:hAnsi="Montserrat"/>
          <w:sz w:val="24"/>
        </w:rPr>
      </w:pPr>
      <w:r w:rsidRPr="00B3633A">
        <w:rPr>
          <w:rFonts w:ascii="Montserrat" w:hAnsi="Montserrat"/>
          <w:noProof/>
          <w:sz w:val="24"/>
        </w:rPr>
        <w:pict>
          <v:rect id="_x0000_s1029" style="position:absolute;margin-left:0;margin-top:0;width:468pt;height:.95pt;z-index:-251659264;mso-position-horizontal-relative:margin" o:allowincell="f" fillcolor="black" stroked="f" strokeweight=".05pt">
            <v:fill color2="black"/>
            <w10:wrap anchorx="margin"/>
          </v:rect>
        </w:pict>
      </w:r>
    </w:p>
    <w:p w:rsidR="0008581E" w:rsidRPr="00B3633A" w:rsidRDefault="0008581E">
      <w:pPr>
        <w:pStyle w:val="0DraftNormal"/>
        <w:rPr>
          <w:rFonts w:ascii="Montserrat" w:hAnsi="Montserrat"/>
          <w:sz w:val="24"/>
        </w:rPr>
      </w:pPr>
    </w:p>
    <w:p w:rsidR="0008581E" w:rsidRPr="00B3633A" w:rsidRDefault="0008581E">
      <w:pPr>
        <w:pStyle w:val="0DraftNormal"/>
        <w:rPr>
          <w:rFonts w:ascii="Montserrat" w:hAnsi="Montserrat"/>
          <w:i/>
          <w:sz w:val="24"/>
        </w:rPr>
      </w:pPr>
      <w:r w:rsidRPr="00B3633A">
        <w:rPr>
          <w:rFonts w:ascii="Montserrat" w:hAnsi="Montserrat"/>
          <w:i/>
          <w:sz w:val="24"/>
        </w:rPr>
        <w:t>Je ni rue</w:t>
      </w:r>
    </w:p>
    <w:p w:rsidR="0008581E" w:rsidRPr="00B3633A" w:rsidRDefault="0008581E">
      <w:pPr>
        <w:pStyle w:val="0DraftNormal"/>
        <w:rPr>
          <w:rFonts w:ascii="Montserrat" w:hAnsi="Montserrat"/>
          <w:i/>
          <w:sz w:val="24"/>
        </w:rPr>
      </w:pPr>
    </w:p>
    <w:p w:rsidR="0008581E" w:rsidRPr="00B3633A" w:rsidRDefault="0008581E">
      <w:pPr>
        <w:pStyle w:val="0DraftNormal"/>
        <w:rPr>
          <w:rFonts w:ascii="Montserrat" w:hAnsi="Montserrat"/>
          <w:i/>
          <w:sz w:val="24"/>
        </w:rPr>
      </w:pPr>
      <w:r w:rsidRPr="00B3633A">
        <w:rPr>
          <w:rFonts w:ascii="Montserrat" w:hAnsi="Montserrat"/>
          <w:i/>
          <w:sz w:val="24"/>
        </w:rPr>
        <w:t>/I am undone/</w:t>
      </w:r>
    </w:p>
    <w:p w:rsidR="0008581E" w:rsidRPr="00B3633A" w:rsidRDefault="0008581E">
      <w:pPr>
        <w:pStyle w:val="0DraftNormal"/>
        <w:rPr>
          <w:rFonts w:ascii="Montserrat" w:hAnsi="Montserrat"/>
          <w:i/>
          <w:sz w:val="24"/>
        </w:rPr>
      </w:pPr>
    </w:p>
    <w:p w:rsidR="0008581E" w:rsidRPr="00B3633A" w:rsidRDefault="0008581E">
      <w:pPr>
        <w:pStyle w:val="0DraftNormal"/>
        <w:rPr>
          <w:rFonts w:ascii="Montserrat" w:hAnsi="Montserrat"/>
          <w:i/>
          <w:sz w:val="24"/>
        </w:rPr>
      </w:pPr>
      <w:r w:rsidRPr="00B3633A">
        <w:rPr>
          <w:rFonts w:ascii="Montserrat" w:hAnsi="Montserrat"/>
          <w:i/>
          <w:sz w:val="24"/>
        </w:rPr>
        <w:t>derived from:</w:t>
      </w:r>
    </w:p>
    <w:p w:rsidR="0008581E" w:rsidRPr="00B3633A" w:rsidRDefault="0008581E">
      <w:pPr>
        <w:pStyle w:val="0DraftNormal"/>
        <w:rPr>
          <w:rFonts w:ascii="Montserrat" w:hAnsi="Montserrat"/>
          <w:i/>
          <w:sz w:val="24"/>
        </w:rPr>
      </w:pPr>
    </w:p>
    <w:p w:rsidR="0008581E" w:rsidRPr="00B3633A" w:rsidRDefault="0008581E">
      <w:pPr>
        <w:pStyle w:val="0DraftNormal"/>
        <w:rPr>
          <w:rFonts w:ascii="Montserrat" w:hAnsi="Montserrat"/>
          <w:i/>
          <w:sz w:val="24"/>
        </w:rPr>
      </w:pPr>
      <w:r w:rsidRPr="00B3633A">
        <w:rPr>
          <w:rFonts w:ascii="Montserrat" w:hAnsi="Montserrat"/>
          <w:i/>
          <w:sz w:val="24"/>
        </w:rPr>
        <w:t>Je</w:t>
      </w:r>
    </w:p>
    <w:p w:rsidR="0008581E" w:rsidRPr="00B3633A" w:rsidRDefault="0008581E">
      <w:pPr>
        <w:pStyle w:val="0DraftNormal"/>
        <w:rPr>
          <w:rFonts w:ascii="Montserrat" w:hAnsi="Montserrat"/>
          <w:i/>
          <w:sz w:val="24"/>
        </w:rPr>
      </w:pPr>
    </w:p>
    <w:p w:rsidR="0008581E" w:rsidRPr="00B3633A" w:rsidRDefault="0008581E">
      <w:pPr>
        <w:pStyle w:val="0DraftNormal"/>
        <w:rPr>
          <w:rFonts w:ascii="Montserrat" w:hAnsi="Montserrat"/>
          <w:i/>
          <w:sz w:val="24"/>
        </w:rPr>
      </w:pPr>
      <w:r w:rsidRPr="00B3633A">
        <w:rPr>
          <w:rFonts w:ascii="Montserrat" w:hAnsi="Montserrat"/>
          <w:i/>
          <w:sz w:val="24"/>
        </w:rPr>
        <w:t>/polite self referent; in slang, a selfless form indicating abasement/</w:t>
      </w:r>
    </w:p>
    <w:p w:rsidR="0008581E" w:rsidRPr="00B3633A" w:rsidRDefault="0008581E">
      <w:pPr>
        <w:pStyle w:val="0DraftNormal"/>
        <w:rPr>
          <w:rFonts w:ascii="Montserrat" w:hAnsi="Montserrat"/>
          <w:i/>
          <w:sz w:val="24"/>
        </w:rPr>
      </w:pPr>
    </w:p>
    <w:p w:rsidR="0008581E" w:rsidRPr="00B3633A" w:rsidRDefault="0008581E">
      <w:pPr>
        <w:pStyle w:val="0DraftNormal"/>
        <w:rPr>
          <w:rFonts w:ascii="Montserrat" w:hAnsi="Montserrat"/>
          <w:i/>
          <w:sz w:val="24"/>
        </w:rPr>
      </w:pPr>
      <w:r w:rsidRPr="00B3633A">
        <w:rPr>
          <w:rFonts w:ascii="Montserrat" w:hAnsi="Montserrat"/>
          <w:i/>
          <w:sz w:val="24"/>
        </w:rPr>
        <w:t>ni</w:t>
      </w:r>
    </w:p>
    <w:p w:rsidR="0008581E" w:rsidRPr="00B3633A" w:rsidRDefault="0008581E">
      <w:pPr>
        <w:pStyle w:val="0DraftNormal"/>
        <w:rPr>
          <w:rFonts w:ascii="Montserrat" w:hAnsi="Montserrat"/>
          <w:i/>
          <w:sz w:val="24"/>
        </w:rPr>
      </w:pPr>
    </w:p>
    <w:p w:rsidR="0008581E" w:rsidRPr="00B3633A" w:rsidRDefault="0008581E">
      <w:pPr>
        <w:pStyle w:val="0DraftNormal"/>
        <w:rPr>
          <w:rFonts w:ascii="Montserrat" w:hAnsi="Montserrat"/>
          <w:i/>
          <w:sz w:val="24"/>
        </w:rPr>
      </w:pPr>
      <w:r w:rsidRPr="00B3633A">
        <w:rPr>
          <w:rFonts w:ascii="Montserrat" w:hAnsi="Montserrat"/>
          <w:i/>
          <w:sz w:val="24"/>
        </w:rPr>
        <w:t>/transitive verb, "you are negating"/</w:t>
      </w:r>
    </w:p>
    <w:p w:rsidR="0008581E" w:rsidRPr="00B3633A" w:rsidRDefault="0008581E">
      <w:pPr>
        <w:pStyle w:val="0DraftNormal"/>
        <w:rPr>
          <w:rFonts w:ascii="Montserrat" w:hAnsi="Montserrat"/>
          <w:i/>
          <w:sz w:val="24"/>
        </w:rPr>
      </w:pPr>
    </w:p>
    <w:p w:rsidR="0008581E" w:rsidRPr="00B3633A" w:rsidRDefault="0008581E">
      <w:pPr>
        <w:pStyle w:val="0DraftNormal"/>
        <w:rPr>
          <w:rFonts w:ascii="Montserrat" w:hAnsi="Montserrat"/>
          <w:i/>
          <w:sz w:val="24"/>
        </w:rPr>
      </w:pPr>
      <w:r w:rsidRPr="00B3633A">
        <w:rPr>
          <w:rFonts w:ascii="Montserrat" w:hAnsi="Montserrat"/>
          <w:i/>
          <w:sz w:val="24"/>
        </w:rPr>
        <w:t>rue</w:t>
      </w:r>
    </w:p>
    <w:p w:rsidR="0008581E" w:rsidRPr="00B3633A" w:rsidRDefault="0008581E">
      <w:pPr>
        <w:pStyle w:val="0DraftNormal"/>
        <w:rPr>
          <w:rFonts w:ascii="Montserrat" w:hAnsi="Montserrat"/>
          <w:i/>
          <w:sz w:val="24"/>
        </w:rPr>
      </w:pPr>
    </w:p>
    <w:p w:rsidR="0008581E" w:rsidRPr="00B3633A" w:rsidRDefault="0008581E">
      <w:pPr>
        <w:pStyle w:val="0DraftNormal"/>
        <w:rPr>
          <w:rFonts w:ascii="Montserrat" w:hAnsi="Montserrat"/>
          <w:i/>
          <w:sz w:val="24"/>
        </w:rPr>
      </w:pPr>
      <w:r w:rsidRPr="00B3633A">
        <w:rPr>
          <w:rFonts w:ascii="Montserrat" w:hAnsi="Montserrat"/>
          <w:i/>
          <w:sz w:val="24"/>
        </w:rPr>
        <w:t>/infinitive, "the doing of"/</w:t>
      </w:r>
    </w:p>
    <w:p w:rsidR="0008581E" w:rsidRPr="00B3633A" w:rsidRDefault="0008581E">
      <w:pPr>
        <w:pStyle w:val="0DraftNormal"/>
        <w:rPr>
          <w:rFonts w:ascii="Montserrat" w:hAnsi="Montserrat"/>
          <w:i/>
          <w:sz w:val="24"/>
        </w:rPr>
      </w:pPr>
    </w:p>
    <w:p w:rsidR="0008581E" w:rsidRPr="00B3633A" w:rsidRDefault="0008581E">
      <w:pPr>
        <w:pStyle w:val="0DraftNormal"/>
        <w:rPr>
          <w:rFonts w:ascii="Montserrat" w:hAnsi="Montserrat"/>
          <w:i/>
          <w:sz w:val="24"/>
        </w:rPr>
      </w:pPr>
      <w:r w:rsidRPr="00B3633A">
        <w:rPr>
          <w:rFonts w:ascii="Montserrat" w:hAnsi="Montserrat"/>
          <w:i/>
          <w:sz w:val="24"/>
        </w:rPr>
        <w:t>vou neistani</w:t>
      </w:r>
    </w:p>
    <w:p w:rsidR="0008581E" w:rsidRPr="00B3633A" w:rsidRDefault="0008581E">
      <w:pPr>
        <w:pStyle w:val="0DraftNormal"/>
        <w:rPr>
          <w:rFonts w:ascii="Montserrat" w:hAnsi="Montserrat"/>
          <w:i/>
          <w:sz w:val="24"/>
        </w:rPr>
      </w:pPr>
    </w:p>
    <w:p w:rsidR="0008581E" w:rsidRPr="00B3633A" w:rsidRDefault="0008581E">
      <w:pPr>
        <w:pStyle w:val="0DraftNormal"/>
        <w:rPr>
          <w:rFonts w:ascii="Montserrat" w:hAnsi="Montserrat"/>
          <w:i/>
          <w:sz w:val="24"/>
        </w:rPr>
      </w:pPr>
      <w:r w:rsidRPr="00B3633A">
        <w:rPr>
          <w:rFonts w:ascii="Montserrat" w:hAnsi="Montserrat"/>
          <w:i/>
          <w:sz w:val="24"/>
        </w:rPr>
        <w:t>/no doubt dead because of you/</w:t>
      </w:r>
    </w:p>
    <w:p w:rsidR="0008581E" w:rsidRPr="00B3633A" w:rsidRDefault="0008581E">
      <w:pPr>
        <w:pStyle w:val="0DraftNormal"/>
        <w:rPr>
          <w:rFonts w:ascii="Montserrat" w:hAnsi="Montserrat"/>
          <w:i/>
          <w:sz w:val="24"/>
        </w:rPr>
      </w:pPr>
    </w:p>
    <w:p w:rsidR="0008581E" w:rsidRPr="00B3633A" w:rsidRDefault="0008581E">
      <w:pPr>
        <w:pStyle w:val="0DraftNormal"/>
        <w:rPr>
          <w:rFonts w:ascii="Montserrat" w:hAnsi="Montserrat"/>
          <w:i/>
          <w:sz w:val="24"/>
        </w:rPr>
      </w:pPr>
      <w:r w:rsidRPr="00B3633A">
        <w:rPr>
          <w:rFonts w:ascii="Montserrat" w:hAnsi="Montserrat"/>
          <w:i/>
          <w:sz w:val="24"/>
        </w:rPr>
        <w:t>derived from:</w:t>
      </w:r>
    </w:p>
    <w:p w:rsidR="0008581E" w:rsidRPr="00B3633A" w:rsidRDefault="0008581E">
      <w:pPr>
        <w:pStyle w:val="0DraftNormal"/>
        <w:rPr>
          <w:rFonts w:ascii="Montserrat" w:hAnsi="Montserrat"/>
          <w:i/>
          <w:sz w:val="24"/>
        </w:rPr>
      </w:pPr>
    </w:p>
    <w:p w:rsidR="0008581E" w:rsidRPr="00B3633A" w:rsidRDefault="0008581E">
      <w:pPr>
        <w:pStyle w:val="0DraftNormal"/>
        <w:rPr>
          <w:rFonts w:ascii="Montserrat" w:hAnsi="Montserrat"/>
          <w:i/>
          <w:sz w:val="24"/>
        </w:rPr>
      </w:pPr>
      <w:r w:rsidRPr="00B3633A">
        <w:rPr>
          <w:rFonts w:ascii="Montserrat" w:hAnsi="Montserrat"/>
          <w:i/>
          <w:sz w:val="24"/>
        </w:rPr>
        <w:t>vou</w:t>
      </w:r>
    </w:p>
    <w:p w:rsidR="0008581E" w:rsidRPr="00B3633A" w:rsidRDefault="0008581E">
      <w:pPr>
        <w:pStyle w:val="0DraftNormal"/>
        <w:rPr>
          <w:rFonts w:ascii="Montserrat" w:hAnsi="Montserrat"/>
          <w:i/>
          <w:sz w:val="24"/>
        </w:rPr>
      </w:pPr>
    </w:p>
    <w:p w:rsidR="0008581E" w:rsidRPr="00B3633A" w:rsidRDefault="0008581E">
      <w:pPr>
        <w:pStyle w:val="0DraftNormal"/>
        <w:rPr>
          <w:rFonts w:ascii="Montserrat" w:hAnsi="Montserrat"/>
          <w:i/>
          <w:sz w:val="24"/>
        </w:rPr>
      </w:pPr>
      <w:r w:rsidRPr="00B3633A">
        <w:rPr>
          <w:rFonts w:ascii="Montserrat" w:hAnsi="Montserrat"/>
          <w:i/>
          <w:sz w:val="24"/>
        </w:rPr>
        <w:t>/absolute, "oblivion", result of the arguement/</w:t>
      </w:r>
    </w:p>
    <w:p w:rsidR="0008581E" w:rsidRPr="00B3633A" w:rsidRDefault="0008581E">
      <w:pPr>
        <w:pStyle w:val="0DraftNormal"/>
        <w:rPr>
          <w:rFonts w:ascii="Montserrat" w:hAnsi="Montserrat"/>
          <w:i/>
          <w:sz w:val="24"/>
        </w:rPr>
      </w:pPr>
    </w:p>
    <w:p w:rsidR="0008581E" w:rsidRPr="00B3633A" w:rsidRDefault="0008581E">
      <w:pPr>
        <w:pStyle w:val="0DraftNormal"/>
        <w:rPr>
          <w:rFonts w:ascii="Montserrat" w:hAnsi="Montserrat"/>
          <w:i/>
          <w:sz w:val="24"/>
        </w:rPr>
      </w:pPr>
      <w:r w:rsidRPr="00B3633A">
        <w:rPr>
          <w:rFonts w:ascii="Montserrat" w:hAnsi="Montserrat"/>
          <w:i/>
          <w:sz w:val="24"/>
        </w:rPr>
        <w:t>neistani</w:t>
      </w:r>
    </w:p>
    <w:p w:rsidR="0008581E" w:rsidRPr="00B3633A" w:rsidRDefault="0008581E">
      <w:pPr>
        <w:pStyle w:val="0DraftNormal"/>
        <w:rPr>
          <w:rFonts w:ascii="Montserrat" w:hAnsi="Montserrat"/>
          <w:i/>
          <w:sz w:val="24"/>
        </w:rPr>
      </w:pPr>
    </w:p>
    <w:p w:rsidR="0008581E" w:rsidRPr="00B3633A" w:rsidRDefault="0008581E">
      <w:pPr>
        <w:pStyle w:val="0DraftNormal"/>
        <w:rPr>
          <w:rFonts w:ascii="Montserrat" w:hAnsi="Montserrat"/>
          <w:sz w:val="24"/>
        </w:rPr>
      </w:pPr>
      <w:r w:rsidRPr="00B3633A">
        <w:rPr>
          <w:rFonts w:ascii="Montserrat" w:hAnsi="Montserrat"/>
          <w:i/>
          <w:sz w:val="24"/>
        </w:rPr>
        <w:t>/conjugated verb, "you do not forgive", cause of arguement/</w:t>
      </w:r>
    </w:p>
    <w:p w:rsidR="0008581E" w:rsidRPr="00B3633A" w:rsidRDefault="0008581E">
      <w:pPr>
        <w:pStyle w:val="0DraftNormal"/>
        <w:rPr>
          <w:rFonts w:ascii="Montserrat" w:hAnsi="Montserrat"/>
          <w:sz w:val="24"/>
        </w:rPr>
      </w:pPr>
    </w:p>
    <w:p w:rsidR="0008581E" w:rsidRPr="00B3633A" w:rsidRDefault="00B3633A">
      <w:pPr>
        <w:pStyle w:val="0DraftNormal"/>
        <w:rPr>
          <w:rFonts w:ascii="Montserrat" w:hAnsi="Montserrat"/>
          <w:sz w:val="24"/>
        </w:rPr>
      </w:pPr>
      <w:r w:rsidRPr="00B3633A">
        <w:rPr>
          <w:rFonts w:ascii="Montserrat" w:hAnsi="Montserrat"/>
          <w:noProof/>
          <w:sz w:val="24"/>
        </w:rPr>
        <w:pict>
          <v:rect id="_x0000_s1030" style="position:absolute;margin-left:0;margin-top:0;width:468pt;height:.95pt;z-index:-251658240;mso-position-horizontal-relative:margin" o:allowincell="f" fillcolor="black" stroked="f" strokeweight=".05pt">
            <v:fill color2="black"/>
            <w10:wrap anchorx="margin"/>
          </v:rect>
        </w:pict>
      </w:r>
    </w:p>
    <w:p w:rsidR="0008581E" w:rsidRPr="00B3633A" w:rsidRDefault="0008581E">
      <w:pPr>
        <w:pStyle w:val="0DraftNormal"/>
        <w:rPr>
          <w:rFonts w:ascii="Montserrat" w:hAnsi="Montserrat"/>
          <w:sz w:val="24"/>
        </w:rPr>
      </w:pPr>
    </w:p>
    <w:p w:rsidR="0008581E" w:rsidRPr="00B3633A" w:rsidRDefault="0008581E">
      <w:pPr>
        <w:pStyle w:val="0DraftNormal"/>
        <w:rPr>
          <w:rFonts w:ascii="Montserrat" w:hAnsi="Montserrat"/>
          <w:sz w:val="24"/>
        </w:rPr>
      </w:pPr>
      <w:r w:rsidRPr="00B3633A">
        <w:rPr>
          <w:rFonts w:ascii="Montserrat" w:hAnsi="Montserrat"/>
          <w:sz w:val="24"/>
        </w:rPr>
        <w:t xml:space="preserve">Considering that the accusation was unprovoked, it made no sense to her. Obviously, this was not a polite form. The prankish part of her mind illuminated a more fitting slang translation, </w:t>
      </w:r>
      <w:r w:rsidRPr="00B3633A">
        <w:rPr>
          <w:rFonts w:ascii="Montserrat" w:hAnsi="Montserrat"/>
          <w:i/>
          <w:sz w:val="24"/>
        </w:rPr>
        <w:t>/fuck me, I'm not getting out of this one/.</w:t>
      </w:r>
      <w:r w:rsidRPr="00B3633A">
        <w:rPr>
          <w:rFonts w:ascii="Montserrat" w:hAnsi="Montserrat"/>
          <w:sz w:val="24"/>
        </w:rPr>
        <w:t xml:space="preserve"> She grabbed him by the shoulders and stared intently into his eyes. He flinched but didn't try to pull away. What she saw compelled her to go with the irreverent form, which made her laugh knowingly. He stared at her and pulled away almost fearfully. She released him and grinned rackishly. </w:t>
      </w:r>
      <w:r w:rsidRPr="00B3633A">
        <w:rPr>
          <w:rFonts w:ascii="Montserrat" w:hAnsi="Montserrat"/>
          <w:i/>
          <w:sz w:val="24"/>
        </w:rPr>
        <w:t xml:space="preserve">"Xan ni aido vou cleu'ai," </w:t>
      </w:r>
      <w:r w:rsidRPr="00B3633A">
        <w:rPr>
          <w:rFonts w:ascii="Montserrat" w:hAnsi="Montserrat"/>
          <w:sz w:val="24"/>
        </w:rPr>
        <w:t xml:space="preserve">she chided, answering in slang </w:t>
      </w:r>
      <w:r w:rsidRPr="00B3633A">
        <w:rPr>
          <w:rFonts w:ascii="Montserrat" w:hAnsi="Montserrat"/>
          <w:i/>
          <w:sz w:val="24"/>
        </w:rPr>
        <w:t>/There is no escape when you dig the grave yourself/.</w:t>
      </w:r>
    </w:p>
    <w:p w:rsidR="0008581E" w:rsidRPr="00B3633A" w:rsidRDefault="0008581E">
      <w:pPr>
        <w:pStyle w:val="0DraftNormal"/>
        <w:rPr>
          <w:rFonts w:ascii="Montserrat" w:hAnsi="Montserrat"/>
          <w:sz w:val="24"/>
        </w:rPr>
      </w:pPr>
    </w:p>
    <w:p w:rsidR="0008581E" w:rsidRPr="00B3633A" w:rsidRDefault="0008581E">
      <w:pPr>
        <w:pStyle w:val="0DraftNormal"/>
        <w:rPr>
          <w:rFonts w:ascii="Montserrat" w:hAnsi="Montserrat"/>
          <w:sz w:val="24"/>
        </w:rPr>
      </w:pPr>
      <w:r w:rsidRPr="00B3633A">
        <w:rPr>
          <w:rFonts w:ascii="Montserrat" w:hAnsi="Montserrat"/>
          <w:i/>
          <w:sz w:val="24"/>
        </w:rPr>
        <w:t>"Eizo no ai?"</w:t>
      </w:r>
      <w:r w:rsidRPr="00B3633A">
        <w:rPr>
          <w:rFonts w:ascii="Montserrat" w:hAnsi="Montserrat"/>
          <w:sz w:val="24"/>
        </w:rPr>
        <w:t xml:space="preserve"> he asked, meaning </w:t>
      </w:r>
      <w:r w:rsidRPr="00B3633A">
        <w:rPr>
          <w:rFonts w:ascii="Montserrat" w:hAnsi="Montserrat"/>
          <w:i/>
          <w:sz w:val="24"/>
        </w:rPr>
        <w:t>/Then you know?/</w:t>
      </w:r>
      <w:r w:rsidRPr="00B3633A">
        <w:rPr>
          <w:rFonts w:ascii="Montserrat" w:hAnsi="Montserrat"/>
          <w:sz w:val="24"/>
        </w:rPr>
        <w:t>.</w:t>
      </w:r>
    </w:p>
    <w:p w:rsidR="0008581E" w:rsidRPr="00B3633A" w:rsidRDefault="0008581E">
      <w:pPr>
        <w:pStyle w:val="0DraftNormal"/>
        <w:rPr>
          <w:rFonts w:ascii="Montserrat" w:hAnsi="Montserrat"/>
          <w:sz w:val="24"/>
        </w:rPr>
      </w:pPr>
    </w:p>
    <w:p w:rsidR="0008581E" w:rsidRPr="00B3633A" w:rsidRDefault="0008581E">
      <w:pPr>
        <w:pStyle w:val="0DraftNormal"/>
        <w:rPr>
          <w:rFonts w:ascii="Montserrat" w:hAnsi="Montserrat"/>
          <w:sz w:val="24"/>
        </w:rPr>
      </w:pPr>
      <w:r w:rsidRPr="00B3633A">
        <w:rPr>
          <w:rFonts w:ascii="Montserrat" w:hAnsi="Montserrat"/>
          <w:i/>
          <w:sz w:val="24"/>
        </w:rPr>
        <w:t>"Niyeizo,"</w:t>
      </w:r>
      <w:r w:rsidRPr="00B3633A">
        <w:rPr>
          <w:rFonts w:ascii="Montserrat" w:hAnsi="Montserrat"/>
          <w:sz w:val="24"/>
        </w:rPr>
        <w:t xml:space="preserve"> she replied off-handedly. </w:t>
      </w:r>
      <w:r w:rsidRPr="00B3633A">
        <w:rPr>
          <w:rFonts w:ascii="Montserrat" w:hAnsi="Montserrat"/>
          <w:i/>
          <w:sz w:val="24"/>
        </w:rPr>
        <w:t>/I know nothing/</w:t>
      </w:r>
      <w:r w:rsidRPr="00B3633A">
        <w:rPr>
          <w:rFonts w:ascii="Montserrat" w:hAnsi="Montserrat"/>
          <w:sz w:val="24"/>
        </w:rPr>
        <w:t>.</w:t>
      </w:r>
    </w:p>
    <w:p w:rsidR="0008581E" w:rsidRPr="00B3633A" w:rsidRDefault="0008581E">
      <w:pPr>
        <w:pStyle w:val="0DraftNormal"/>
        <w:rPr>
          <w:rFonts w:ascii="Montserrat" w:hAnsi="Montserrat"/>
          <w:sz w:val="24"/>
        </w:rPr>
      </w:pPr>
    </w:p>
    <w:p w:rsidR="0008581E" w:rsidRPr="00B3633A" w:rsidRDefault="0008581E">
      <w:pPr>
        <w:pStyle w:val="0DraftNormal"/>
        <w:rPr>
          <w:rFonts w:ascii="Montserrat" w:hAnsi="Montserrat"/>
          <w:sz w:val="24"/>
        </w:rPr>
      </w:pPr>
      <w:r w:rsidRPr="00B3633A">
        <w:rPr>
          <w:rFonts w:ascii="Montserrat" w:hAnsi="Montserrat"/>
          <w:sz w:val="24"/>
        </w:rPr>
        <w:t xml:space="preserve">Rhys stared open mouthed for a second before restoring his composure. Realizing that his secret guilt was safe he nodded and declared, </w:t>
      </w:r>
      <w:r w:rsidRPr="00B3633A">
        <w:rPr>
          <w:rFonts w:ascii="Montserrat" w:hAnsi="Montserrat"/>
          <w:i/>
          <w:sz w:val="24"/>
        </w:rPr>
        <w:t>"Je qu aneistais ue." /I owe you an apology/.</w:t>
      </w:r>
    </w:p>
    <w:p w:rsidR="0008581E" w:rsidRPr="00B3633A" w:rsidRDefault="0008581E">
      <w:pPr>
        <w:pStyle w:val="0DraftNormal"/>
        <w:rPr>
          <w:rFonts w:ascii="Montserrat" w:hAnsi="Montserrat"/>
          <w:sz w:val="24"/>
        </w:rPr>
      </w:pPr>
    </w:p>
    <w:p w:rsidR="0008581E" w:rsidRPr="00B3633A" w:rsidRDefault="0008581E">
      <w:pPr>
        <w:pStyle w:val="0DraftNormal"/>
        <w:rPr>
          <w:rFonts w:ascii="Montserrat" w:hAnsi="Montserrat"/>
          <w:sz w:val="24"/>
        </w:rPr>
      </w:pPr>
      <w:r w:rsidRPr="00B3633A">
        <w:rPr>
          <w:rFonts w:ascii="Montserrat" w:hAnsi="Montserrat"/>
          <w:sz w:val="24"/>
        </w:rPr>
        <w:t xml:space="preserve">She shrugged, </w:t>
      </w:r>
      <w:r w:rsidRPr="00B3633A">
        <w:rPr>
          <w:rFonts w:ascii="Montserrat" w:hAnsi="Montserrat"/>
          <w:i/>
          <w:sz w:val="24"/>
        </w:rPr>
        <w:t>"Ni. Alu qu sai loq na." /Forget it. Just watch your mouth/.</w:t>
      </w:r>
      <w:r w:rsidRPr="00B3633A">
        <w:rPr>
          <w:rFonts w:ascii="Montserrat" w:hAnsi="Montserrat"/>
          <w:sz w:val="24"/>
        </w:rPr>
        <w:t xml:space="preserve"> After this little exchange, she didn't want to entrust him with the errand she had approached him to perform. Instead, she simply waved him off and turned into a garden that had been allowed to grow wild where she could think. Rhys gave a thankful bow and left her to her own devices.</w:t>
      </w:r>
    </w:p>
    <w:p w:rsidR="0008581E" w:rsidRPr="00B3633A" w:rsidRDefault="0008581E">
      <w:pPr>
        <w:pStyle w:val="0DraftNormal"/>
        <w:rPr>
          <w:rFonts w:ascii="Montserrat" w:hAnsi="Montserrat"/>
          <w:sz w:val="24"/>
        </w:rPr>
      </w:pPr>
    </w:p>
    <w:p w:rsidR="0008581E" w:rsidRPr="00B3633A" w:rsidRDefault="0008581E">
      <w:pPr>
        <w:pStyle w:val="0DraftNormal"/>
        <w:rPr>
          <w:rFonts w:ascii="Montserrat" w:hAnsi="Montserrat"/>
          <w:sz w:val="24"/>
        </w:rPr>
      </w:pPr>
      <w:r w:rsidRPr="00B3633A">
        <w:rPr>
          <w:rFonts w:ascii="Montserrat" w:hAnsi="Montserrat"/>
          <w:sz w:val="24"/>
        </w:rPr>
        <w:t xml:space="preserve">(Av) (An)/(Paradox) strolled unhurredly in the shadow of the manor. The seat of the many concentric shells that defined the heart of the estate was in itself a formidable mansion controlling access to the subterranian archives. Normally they were compelled to descend into that labyrinth shortly after breakfast. As yet they were not sure if today should follow that pattern. Even as the thought surfaced, they agreed to put off that decision until after they ate. Neither was yet in a mood for such serious thoughts. They entertained little else in their role as </w:t>
      </w:r>
      <w:r w:rsidRPr="00B3633A">
        <w:rPr>
          <w:rFonts w:ascii="Montserrat" w:hAnsi="Montserrat"/>
          <w:i/>
          <w:sz w:val="24"/>
        </w:rPr>
        <w:t xml:space="preserve">(dai), </w:t>
      </w:r>
      <w:r w:rsidRPr="00B3633A">
        <w:rPr>
          <w:rFonts w:ascii="Montserrat" w:hAnsi="Montserrat"/>
          <w:sz w:val="24"/>
        </w:rPr>
        <w:t>(dai)s. Deep illuminating thought was their stock and trade. But passion and unfettered whimsy was their crucial need. Though they were left to their own devices to guard their sanity, they had no power over the stress brought on them by those who scryed inspiration through them. In many ways their eccentric behavior was fueled by the strange byproducts of being used as they were. To open up unreservedly, sparing nothing in themselves, they allowed their user to take everything they could give to awaken that other's potential. Sometimes all they unveiled were ideas. Often enough they had been bared to the soul. As much as it managed to surprise them, they had yet to disappoint their benefactors. Never failed an expectation. Which for some reason seemed no more than to be true to themselves.</w:t>
      </w:r>
    </w:p>
    <w:p w:rsidR="0008581E" w:rsidRPr="00B3633A" w:rsidRDefault="0008581E">
      <w:pPr>
        <w:pStyle w:val="0DraftNormal"/>
        <w:rPr>
          <w:rFonts w:ascii="Montserrat" w:hAnsi="Montserrat"/>
          <w:sz w:val="24"/>
        </w:rPr>
      </w:pPr>
    </w:p>
    <w:p w:rsidR="0008581E" w:rsidRPr="00B3633A" w:rsidRDefault="0008581E">
      <w:pPr>
        <w:pStyle w:val="0DraftNormal"/>
        <w:rPr>
          <w:rFonts w:ascii="Montserrat" w:hAnsi="Montserrat"/>
          <w:sz w:val="24"/>
        </w:rPr>
      </w:pPr>
      <w:r w:rsidRPr="00B3633A">
        <w:rPr>
          <w:rFonts w:ascii="Montserrat" w:hAnsi="Montserrat"/>
          <w:sz w:val="24"/>
        </w:rPr>
        <w:t xml:space="preserve">Odd fact, that. They had spent half of their days in the world striving to meet the standards of human excellence, and the other half inexplicably beyond them. As Ideals, they had known where they stood in the world. Not so now. Indeed, the significance of their role in society was one which defied explanation. Simply put, each was an embodiment of what this culture valued most highly in their race. </w:t>
      </w:r>
      <w:r w:rsidRPr="00B3633A">
        <w:rPr>
          <w:rFonts w:ascii="Montserrat" w:hAnsi="Montserrat"/>
          <w:i/>
          <w:sz w:val="24"/>
        </w:rPr>
        <w:t xml:space="preserve">(dai), </w:t>
      </w:r>
      <w:r w:rsidRPr="00B3633A">
        <w:rPr>
          <w:rFonts w:ascii="Montserrat" w:hAnsi="Montserrat"/>
          <w:sz w:val="24"/>
        </w:rPr>
        <w:t xml:space="preserve">the ultimate name made them totally autonomous. It was called the last marrage. </w:t>
      </w:r>
      <w:r w:rsidRPr="00B3633A">
        <w:rPr>
          <w:rFonts w:ascii="Montserrat" w:hAnsi="Montserrat"/>
          <w:i/>
          <w:sz w:val="24"/>
        </w:rPr>
        <w:t>(dai)</w:t>
      </w:r>
      <w:r w:rsidRPr="00B3633A">
        <w:rPr>
          <w:rFonts w:ascii="Montserrat" w:hAnsi="Montserrat"/>
          <w:sz w:val="24"/>
        </w:rPr>
        <w:t xml:space="preserve"> was married to itself.</w:t>
      </w:r>
    </w:p>
    <w:p w:rsidR="0008581E" w:rsidRPr="00B3633A" w:rsidRDefault="0008581E">
      <w:pPr>
        <w:pStyle w:val="0DraftNormal"/>
        <w:rPr>
          <w:rFonts w:ascii="Montserrat" w:hAnsi="Montserrat"/>
          <w:sz w:val="24"/>
        </w:rPr>
      </w:pPr>
    </w:p>
    <w:p w:rsidR="0008581E" w:rsidRPr="00B3633A" w:rsidRDefault="0008581E">
      <w:pPr>
        <w:pStyle w:val="0DraftNormal"/>
        <w:rPr>
          <w:rFonts w:ascii="Montserrat" w:hAnsi="Montserrat"/>
          <w:sz w:val="24"/>
        </w:rPr>
      </w:pPr>
      <w:r w:rsidRPr="00B3633A">
        <w:rPr>
          <w:rFonts w:ascii="Montserrat" w:hAnsi="Montserrat"/>
          <w:sz w:val="24"/>
        </w:rPr>
        <w:t>Not even an Ideal could hold power over them. Ever watchful leaders and protectors of the race; the learned, the wise and the nobel. The Ideals. The most exalted followers of the Threefold Path. The Path was the life of humanity and there was no station outside of it; though there was one station above it. What (An) and (Paradox) had become. Where the rest of humanity looked for answers. Neither of them really knew when they had exceeded the Path and the Ideals. They had been tested though and found worthy. They had acheived enlightenment to become members of the only community of perfect equals. The difference being that they were so young. The youngest ever. A pair of prodigals, and thus carefully watched with the greatest expectation.</w:t>
      </w:r>
    </w:p>
    <w:p w:rsidR="0008581E" w:rsidRPr="00B3633A" w:rsidRDefault="0008581E">
      <w:pPr>
        <w:pStyle w:val="0DraftNormal"/>
        <w:rPr>
          <w:rFonts w:ascii="Montserrat" w:hAnsi="Montserrat"/>
          <w:sz w:val="24"/>
        </w:rPr>
      </w:pPr>
    </w:p>
    <w:p w:rsidR="0008581E" w:rsidRPr="00B3633A" w:rsidRDefault="0008581E">
      <w:pPr>
        <w:pStyle w:val="0DraftNormal"/>
        <w:rPr>
          <w:rFonts w:ascii="Montserrat" w:hAnsi="Montserrat"/>
          <w:sz w:val="24"/>
        </w:rPr>
      </w:pPr>
      <w:r w:rsidRPr="00B3633A">
        <w:rPr>
          <w:rFonts w:ascii="Montserrat" w:hAnsi="Montserrat"/>
          <w:sz w:val="24"/>
        </w:rPr>
        <w:t>(An) and (Paradox) knew this, of course.</w:t>
      </w:r>
    </w:p>
    <w:p w:rsidR="0008581E" w:rsidRPr="00B3633A" w:rsidRDefault="0008581E">
      <w:pPr>
        <w:pStyle w:val="0DraftNormal"/>
        <w:rPr>
          <w:rFonts w:ascii="Montserrat" w:hAnsi="Montserrat"/>
          <w:sz w:val="24"/>
        </w:rPr>
      </w:pPr>
    </w:p>
    <w:p w:rsidR="0008581E" w:rsidRPr="00B3633A" w:rsidRDefault="0008581E">
      <w:pPr>
        <w:pStyle w:val="0DraftNormal"/>
        <w:rPr>
          <w:rFonts w:ascii="Montserrat" w:hAnsi="Montserrat"/>
          <w:sz w:val="24"/>
        </w:rPr>
      </w:pPr>
      <w:r w:rsidRPr="00B3633A">
        <w:rPr>
          <w:rFonts w:ascii="Montserrat" w:hAnsi="Montserrat"/>
          <w:sz w:val="24"/>
        </w:rPr>
        <w:t>Even now when they desperately wished to, they could not forget it. Every tender they saw was a silent reminder of it. Especially Rhys, who watched more openly than the rest. They were not surprised in the least when he literally gaped at them as he crossed their path. But when he spoke, it was a shock.</w:t>
      </w:r>
    </w:p>
    <w:p w:rsidR="0008581E" w:rsidRPr="00B3633A" w:rsidRDefault="0008581E">
      <w:pPr>
        <w:pStyle w:val="0DraftNormal"/>
        <w:rPr>
          <w:rFonts w:ascii="Montserrat" w:hAnsi="Montserrat"/>
          <w:sz w:val="24"/>
        </w:rPr>
      </w:pPr>
    </w:p>
    <w:p w:rsidR="0008581E" w:rsidRPr="00B3633A" w:rsidRDefault="0008581E">
      <w:pPr>
        <w:pStyle w:val="0DraftNormal"/>
        <w:rPr>
          <w:rFonts w:ascii="Montserrat" w:hAnsi="Montserrat"/>
          <w:sz w:val="24"/>
        </w:rPr>
      </w:pPr>
      <w:r w:rsidRPr="00B3633A">
        <w:rPr>
          <w:rFonts w:ascii="Montserrat" w:hAnsi="Montserrat"/>
          <w:i/>
          <w:sz w:val="24"/>
        </w:rPr>
        <w:t>"Nai anai, qu te rue'ai?"</w:t>
      </w:r>
      <w:r w:rsidRPr="00B3633A">
        <w:rPr>
          <w:rFonts w:ascii="Montserrat" w:hAnsi="Montserrat"/>
          <w:sz w:val="24"/>
        </w:rPr>
        <w:t xml:space="preserve"> he asked in distress.</w:t>
      </w:r>
    </w:p>
    <w:p w:rsidR="0008581E" w:rsidRPr="00B3633A" w:rsidRDefault="0008581E">
      <w:pPr>
        <w:pStyle w:val="0DraftNormal"/>
        <w:rPr>
          <w:rFonts w:ascii="Montserrat" w:hAnsi="Montserrat"/>
          <w:sz w:val="24"/>
        </w:rPr>
      </w:pPr>
    </w:p>
    <w:p w:rsidR="0008581E" w:rsidRPr="00B3633A" w:rsidRDefault="0008581E">
      <w:pPr>
        <w:pStyle w:val="0DraftNormal"/>
        <w:rPr>
          <w:rFonts w:ascii="Montserrat" w:hAnsi="Montserrat"/>
          <w:sz w:val="24"/>
        </w:rPr>
      </w:pPr>
      <w:r w:rsidRPr="00B3633A">
        <w:rPr>
          <w:rFonts w:ascii="Montserrat" w:hAnsi="Montserrat"/>
          <w:sz w:val="24"/>
        </w:rPr>
        <w:t xml:space="preserve">Could they have heard him right? </w:t>
      </w:r>
      <w:r w:rsidRPr="00B3633A">
        <w:rPr>
          <w:rFonts w:ascii="Montserrat" w:hAnsi="Montserrat"/>
          <w:i/>
          <w:sz w:val="24"/>
        </w:rPr>
        <w:t>/Why and why must you torment me like this?/</w:t>
      </w:r>
      <w:r w:rsidRPr="00B3633A">
        <w:rPr>
          <w:rFonts w:ascii="Montserrat" w:hAnsi="Montserrat"/>
          <w:sz w:val="24"/>
        </w:rPr>
        <w:t xml:space="preserve"> Their minds combined in a whirl of amazement. (An) turned a hard eye on him. His face was a pallid mask, and his use of the imperitive "qu" was unprec(Paradox)ted. In a flAsia his guard was back up, and his face unreadable. They paused from their internal communion and acknowledged him. Looking (An) straight in the eye, he genuflected and apologized for interrupting their thoughts. This immediately intrigued her. Despite his recovery, she could tell that something had shaken him to the core. Something he immediately blamed on her. She had seen this symptom in users who had ventured too far into her being. But never had it been unprovoked. Though she had never expected it, there was no reason why a tender could not be snapped open over prolonged exposure to her or (Paradox). She immediately responded to his need. She stepped over to him and cupped his face in her hands. Probing gently she explored his potential. But as soon as her flesh contacted his, his spirit recoiled. Gravely wounded.</w:t>
      </w:r>
    </w:p>
    <w:p w:rsidR="0008581E" w:rsidRPr="00B3633A" w:rsidRDefault="0008581E">
      <w:pPr>
        <w:pStyle w:val="0DraftNormal"/>
        <w:rPr>
          <w:rFonts w:ascii="Montserrat" w:hAnsi="Montserrat"/>
          <w:sz w:val="24"/>
        </w:rPr>
      </w:pPr>
    </w:p>
    <w:p w:rsidR="0008581E" w:rsidRPr="00B3633A" w:rsidRDefault="0008581E">
      <w:pPr>
        <w:pStyle w:val="0DraftNormal"/>
        <w:rPr>
          <w:rFonts w:ascii="Montserrat" w:hAnsi="Montserrat"/>
          <w:sz w:val="24"/>
        </w:rPr>
      </w:pPr>
      <w:r w:rsidRPr="00B3633A">
        <w:rPr>
          <w:rFonts w:ascii="Montserrat" w:hAnsi="Montserrat"/>
          <w:sz w:val="24"/>
        </w:rPr>
        <w:t xml:space="preserve">He broke into a cold sweat drenching her hands. </w:t>
      </w:r>
      <w:r w:rsidRPr="00B3633A">
        <w:rPr>
          <w:rFonts w:ascii="Montserrat" w:hAnsi="Montserrat"/>
          <w:i/>
          <w:sz w:val="24"/>
        </w:rPr>
        <w:t xml:space="preserve">My God, he's terrified of me! What did he see? </w:t>
      </w:r>
      <w:r w:rsidRPr="00B3633A">
        <w:rPr>
          <w:rFonts w:ascii="Montserrat" w:hAnsi="Montserrat"/>
          <w:sz w:val="24"/>
        </w:rPr>
        <w:t xml:space="preserve">She enfolded him in her arms feeling him go rigid. (Paradox) pulled her away from him and examined him closely, he seemed to relax a bit, but the fear didn't go away. In intimate counsel, they agreed that he had experienced a first order trauma. For the sake of his sanity they had to get to the root of the shock and help him reconcile whatever it was with his grasp of reality. If poor Rhys had known what they stood ready to offer them, he would have rejoiced. Unwitting, he failed to grasp the possability when (An) began her inquiry. </w:t>
      </w:r>
      <w:r w:rsidRPr="00B3633A">
        <w:rPr>
          <w:rFonts w:ascii="Montserrat" w:hAnsi="Montserrat"/>
          <w:i/>
          <w:sz w:val="24"/>
        </w:rPr>
        <w:t xml:space="preserve">"Keistia daima, Rhys," </w:t>
      </w:r>
      <w:r w:rsidRPr="00B3633A">
        <w:rPr>
          <w:rFonts w:ascii="Montserrat" w:hAnsi="Montserrat"/>
          <w:sz w:val="24"/>
        </w:rPr>
        <w:t xml:space="preserve">she paused to collect her wits, </w:t>
      </w:r>
      <w:r w:rsidRPr="00B3633A">
        <w:rPr>
          <w:rFonts w:ascii="Montserrat" w:hAnsi="Montserrat"/>
          <w:i/>
          <w:sz w:val="24"/>
        </w:rPr>
        <w:t xml:space="preserve">"iyeizo no ai ue'rue?" </w:t>
      </w:r>
      <w:r w:rsidRPr="00B3633A">
        <w:rPr>
          <w:rFonts w:ascii="Montserrat" w:hAnsi="Montserrat"/>
          <w:sz w:val="24"/>
        </w:rPr>
        <w:t xml:space="preserve">It was a leading question. </w:t>
      </w:r>
      <w:r w:rsidRPr="00B3633A">
        <w:rPr>
          <w:rFonts w:ascii="Montserrat" w:hAnsi="Montserrat"/>
          <w:i/>
          <w:sz w:val="24"/>
        </w:rPr>
        <w:t>/How do I help, Rhys, I do not know what I have done?/</w:t>
      </w:r>
    </w:p>
    <w:p w:rsidR="0008581E" w:rsidRPr="00B3633A" w:rsidRDefault="0008581E">
      <w:pPr>
        <w:pStyle w:val="0DraftNormal"/>
        <w:rPr>
          <w:rFonts w:ascii="Montserrat" w:hAnsi="Montserrat"/>
          <w:sz w:val="24"/>
        </w:rPr>
      </w:pPr>
    </w:p>
    <w:p w:rsidR="0008581E" w:rsidRPr="00B3633A" w:rsidRDefault="0008581E">
      <w:pPr>
        <w:pStyle w:val="0DraftNormal"/>
        <w:rPr>
          <w:rFonts w:ascii="Montserrat" w:hAnsi="Montserrat"/>
          <w:sz w:val="24"/>
        </w:rPr>
      </w:pPr>
      <w:r w:rsidRPr="00B3633A">
        <w:rPr>
          <w:rFonts w:ascii="Montserrat" w:hAnsi="Montserrat"/>
          <w:sz w:val="24"/>
        </w:rPr>
        <w:t>He remembered the advice—</w:t>
      </w:r>
      <w:r w:rsidRPr="00B3633A">
        <w:rPr>
          <w:rFonts w:ascii="Montserrat" w:hAnsi="Montserrat"/>
          <w:i/>
          <w:sz w:val="24"/>
        </w:rPr>
        <w:t>Alu qu sai loq na</w:t>
      </w:r>
      <w:r w:rsidRPr="00B3633A">
        <w:rPr>
          <w:rFonts w:ascii="Montserrat" w:hAnsi="Montserrat"/>
          <w:sz w:val="24"/>
        </w:rPr>
        <w:t xml:space="preserve">—and thought very carefully. He dared not convict himself. He was positive that they were disciplining him, and the lesson had to be discretion. That had to be it, he nodded to himself. Show that you have learned discretion. </w:t>
      </w:r>
      <w:r w:rsidRPr="00B3633A">
        <w:rPr>
          <w:rFonts w:ascii="Montserrat" w:hAnsi="Montserrat"/>
          <w:i/>
          <w:sz w:val="24"/>
        </w:rPr>
        <w:t>"/Then you do not remember speaking to me but a moment ago in the fallow garden; the lower one?/"</w:t>
      </w:r>
      <w:r w:rsidRPr="00B3633A">
        <w:rPr>
          <w:rFonts w:ascii="Montserrat" w:hAnsi="Montserrat"/>
          <w:sz w:val="24"/>
        </w:rPr>
        <w:t xml:space="preserve"> he asked carefully.</w:t>
      </w:r>
    </w:p>
    <w:p w:rsidR="0008581E" w:rsidRPr="00B3633A" w:rsidRDefault="0008581E">
      <w:pPr>
        <w:pStyle w:val="0DraftNormal"/>
        <w:rPr>
          <w:rFonts w:ascii="Montserrat" w:hAnsi="Montserrat"/>
          <w:sz w:val="24"/>
        </w:rPr>
      </w:pPr>
    </w:p>
    <w:p w:rsidR="0008581E" w:rsidRPr="00B3633A" w:rsidRDefault="0008581E">
      <w:pPr>
        <w:pStyle w:val="0DraftNormal"/>
        <w:rPr>
          <w:rFonts w:ascii="Montserrat" w:hAnsi="Montserrat"/>
          <w:sz w:val="24"/>
        </w:rPr>
      </w:pPr>
      <w:r w:rsidRPr="00B3633A">
        <w:rPr>
          <w:rFonts w:ascii="Montserrat" w:hAnsi="Montserrat"/>
          <w:sz w:val="24"/>
        </w:rPr>
        <w:t xml:space="preserve">She looked at him inscrutibly. He was staring at her naked body, figuring the time it would have to take to run ahead of him, undress and contrive to aproach casually from the opposite direction to her rooms. It was not possible. He would have seen </w:t>
      </w:r>
      <w:r w:rsidRPr="00B3633A">
        <w:rPr>
          <w:rFonts w:ascii="Montserrat" w:hAnsi="Montserrat"/>
          <w:i/>
          <w:sz w:val="24"/>
        </w:rPr>
        <w:t>something</w:t>
      </w:r>
      <w:r w:rsidRPr="00B3633A">
        <w:rPr>
          <w:rFonts w:ascii="Montserrat" w:hAnsi="Montserrat"/>
          <w:sz w:val="24"/>
        </w:rPr>
        <w:t xml:space="preserve">. He had followed the shortest route, wasting no time, to this spot. Under his breath he lamented, </w:t>
      </w:r>
      <w:r w:rsidRPr="00B3633A">
        <w:rPr>
          <w:rFonts w:ascii="Montserrat" w:hAnsi="Montserrat"/>
          <w:i/>
          <w:sz w:val="24"/>
        </w:rPr>
        <w:t xml:space="preserve">"Qu daima? Nai ni athael, leth il nade?" </w:t>
      </w:r>
      <w:r w:rsidRPr="00B3633A">
        <w:rPr>
          <w:rFonts w:ascii="Montserrat" w:hAnsi="Montserrat"/>
          <w:sz w:val="24"/>
        </w:rPr>
        <w:t>Hearing this, (An) looked away. She could not tell him how. She had not spoken with him as he said, nor did she ellude him, undress and contrive to confront him in a way that was impossible.</w:t>
      </w:r>
    </w:p>
    <w:p w:rsidR="0008581E" w:rsidRPr="00B3633A" w:rsidRDefault="0008581E">
      <w:pPr>
        <w:pStyle w:val="0DraftNormal"/>
        <w:rPr>
          <w:rFonts w:ascii="Montserrat" w:hAnsi="Montserrat"/>
          <w:sz w:val="24"/>
        </w:rPr>
      </w:pPr>
    </w:p>
    <w:p w:rsidR="0008581E" w:rsidRPr="00B3633A" w:rsidRDefault="0008581E">
      <w:pPr>
        <w:pStyle w:val="0DraftNormal"/>
        <w:rPr>
          <w:rFonts w:ascii="Montserrat" w:hAnsi="Montserrat"/>
          <w:sz w:val="24"/>
        </w:rPr>
      </w:pPr>
      <w:r w:rsidRPr="00B3633A">
        <w:rPr>
          <w:rFonts w:ascii="Montserrat" w:hAnsi="Montserrat"/>
          <w:sz w:val="24"/>
        </w:rPr>
        <w:t xml:space="preserve">In fact, it made no sense at all. </w:t>
      </w:r>
    </w:p>
    <w:p w:rsidR="0008581E" w:rsidRPr="00B3633A" w:rsidRDefault="0008581E">
      <w:pPr>
        <w:pStyle w:val="0DraftNormal"/>
        <w:rPr>
          <w:rFonts w:ascii="Montserrat" w:hAnsi="Montserrat"/>
          <w:sz w:val="24"/>
        </w:rPr>
      </w:pPr>
    </w:p>
    <w:p w:rsidR="0008581E" w:rsidRPr="00B3633A" w:rsidRDefault="0008581E">
      <w:pPr>
        <w:pStyle w:val="0DraftNormal"/>
        <w:rPr>
          <w:rFonts w:ascii="Montserrat" w:hAnsi="Montserrat"/>
          <w:sz w:val="24"/>
        </w:rPr>
      </w:pPr>
      <w:r w:rsidRPr="00B3633A">
        <w:rPr>
          <w:rFonts w:ascii="Montserrat" w:hAnsi="Montserrat"/>
          <w:sz w:val="24"/>
        </w:rPr>
        <w:t xml:space="preserve">(Paradox) corrected her. What he assumed made no sense and certainly had not happened. But what he described had. There was another explanation, one which did not involve her after all. (An) immediately identified the scenario. Mistaken identity. Following the first rule, she had to look for a mundane explanation. In this case there was an immediate suspicion. She consulted with (Paradox) and found they had reached the same conclusion. She nodded with sweet and sour disappointment. While not a sign of awakened potential in Rhys, this confrontation had revealed unexpected good news. Smiling radiantly she answered Rhys, </w:t>
      </w:r>
      <w:r w:rsidRPr="00B3633A">
        <w:rPr>
          <w:rFonts w:ascii="Montserrat" w:hAnsi="Montserrat"/>
          <w:i/>
          <w:sz w:val="24"/>
        </w:rPr>
        <w:t>"/No, I'm sorry. That was not me you spoke to, but one of our guests, who has just arrived./"</w:t>
      </w:r>
    </w:p>
    <w:p w:rsidR="0008581E" w:rsidRPr="00B3633A" w:rsidRDefault="0008581E">
      <w:pPr>
        <w:pStyle w:val="0DraftNormal"/>
        <w:rPr>
          <w:rFonts w:ascii="Montserrat" w:hAnsi="Montserrat"/>
          <w:sz w:val="24"/>
        </w:rPr>
      </w:pPr>
    </w:p>
    <w:p w:rsidR="0008581E" w:rsidRPr="00B3633A" w:rsidRDefault="0008581E">
      <w:pPr>
        <w:pStyle w:val="0DraftNormal"/>
        <w:rPr>
          <w:rFonts w:ascii="Montserrat" w:hAnsi="Montserrat"/>
          <w:sz w:val="24"/>
        </w:rPr>
      </w:pPr>
      <w:r w:rsidRPr="00B3633A">
        <w:rPr>
          <w:rFonts w:ascii="Montserrat" w:hAnsi="Montserrat"/>
          <w:sz w:val="24"/>
        </w:rPr>
        <w:t xml:space="preserve">Rhys looked confused. It suddenly dawned on him that his guilty conscience had reamed him again. </w:t>
      </w:r>
      <w:r w:rsidRPr="00B3633A">
        <w:rPr>
          <w:rFonts w:ascii="Montserrat" w:hAnsi="Montserrat"/>
          <w:i/>
          <w:sz w:val="24"/>
        </w:rPr>
        <w:t xml:space="preserve">But how? </w:t>
      </w:r>
      <w:r w:rsidRPr="00B3633A">
        <w:rPr>
          <w:rFonts w:ascii="Montserrat" w:hAnsi="Montserrat"/>
          <w:sz w:val="24"/>
        </w:rPr>
        <w:t xml:space="preserve">He was not able to voice his dismay without seeming to argue or contradict (An). After a moment of intense thought, he completed the chain of logic parallel to (An)'s own analysis. The woman had not been Amadea. </w:t>
      </w:r>
      <w:r w:rsidRPr="00B3633A">
        <w:rPr>
          <w:rFonts w:ascii="Montserrat" w:hAnsi="Montserrat"/>
          <w:i/>
          <w:sz w:val="24"/>
        </w:rPr>
        <w:t>"/Then you know this person?/"</w:t>
      </w:r>
    </w:p>
    <w:p w:rsidR="0008581E" w:rsidRPr="00B3633A" w:rsidRDefault="0008581E">
      <w:pPr>
        <w:pStyle w:val="0DraftNormal"/>
        <w:rPr>
          <w:rFonts w:ascii="Montserrat" w:hAnsi="Montserrat"/>
          <w:sz w:val="24"/>
        </w:rPr>
      </w:pPr>
    </w:p>
    <w:p w:rsidR="0008581E" w:rsidRPr="00B3633A" w:rsidRDefault="0008581E">
      <w:pPr>
        <w:pStyle w:val="0DraftNormal"/>
        <w:rPr>
          <w:rFonts w:ascii="Montserrat" w:hAnsi="Montserrat"/>
          <w:sz w:val="24"/>
        </w:rPr>
      </w:pPr>
      <w:r w:rsidRPr="00B3633A">
        <w:rPr>
          <w:rFonts w:ascii="Montserrat" w:hAnsi="Montserrat"/>
          <w:i/>
          <w:sz w:val="24"/>
        </w:rPr>
        <w:t xml:space="preserve">"/There is only one person it can be, and yes, she does bear an uncanny resemblance,/" </w:t>
      </w:r>
      <w:r w:rsidRPr="00B3633A">
        <w:rPr>
          <w:rFonts w:ascii="Montserrat" w:hAnsi="Montserrat"/>
          <w:sz w:val="24"/>
        </w:rPr>
        <w:t xml:space="preserve">(An) answered, anticipating the course of his inquiry. </w:t>
      </w:r>
      <w:r w:rsidRPr="00B3633A">
        <w:rPr>
          <w:rFonts w:ascii="Montserrat" w:hAnsi="Montserrat"/>
          <w:i/>
          <w:sz w:val="24"/>
        </w:rPr>
        <w:t>"/I am sure this will make more sense if we can find our lady guest and see about making proper arrangements for her stay, yes?/"</w:t>
      </w:r>
    </w:p>
    <w:p w:rsidR="0008581E" w:rsidRPr="00B3633A" w:rsidRDefault="0008581E">
      <w:pPr>
        <w:pStyle w:val="0DraftNormal"/>
        <w:rPr>
          <w:rFonts w:ascii="Montserrat" w:hAnsi="Montserrat"/>
          <w:sz w:val="24"/>
        </w:rPr>
      </w:pPr>
    </w:p>
    <w:p w:rsidR="0008581E" w:rsidRPr="00B3633A" w:rsidRDefault="0008581E">
      <w:pPr>
        <w:pStyle w:val="0DraftNormal"/>
        <w:rPr>
          <w:rFonts w:ascii="Montserrat" w:hAnsi="Montserrat"/>
          <w:sz w:val="24"/>
        </w:rPr>
      </w:pPr>
      <w:r w:rsidRPr="00B3633A">
        <w:rPr>
          <w:rFonts w:ascii="Montserrat" w:hAnsi="Montserrat"/>
          <w:sz w:val="24"/>
        </w:rPr>
        <w:t>This was an entirely reasonable suggestion to Rhys, and he competently employed himself in escorting (An) and (Paradox) in the direction from which he had come. Feeling that they had answered the puzzle, they allowed the incident to drop from their minds. Unfortunately, it was all Rhys could think about. Too late, he saw the opportunity he had missed. Though he did not know it, he had been scarred, and lest he confided in (An) or (Paradox), it would not heal. He merely marveled at the nerve of (An) and (Paradox) walking beside him. It neither crossed their minds, nor did it much matter to them, that they were going to confront their guest in the nude.</w:t>
      </w:r>
    </w:p>
    <w:p w:rsidR="0008581E" w:rsidRPr="00B3633A" w:rsidRDefault="0008581E">
      <w:pPr>
        <w:pStyle w:val="0DraftNormal"/>
        <w:rPr>
          <w:rFonts w:ascii="Montserrat" w:hAnsi="Montserrat"/>
          <w:sz w:val="24"/>
        </w:rPr>
      </w:pPr>
    </w:p>
    <w:p w:rsidR="0008581E" w:rsidRPr="00B3633A" w:rsidRDefault="0008581E">
      <w:pPr>
        <w:pStyle w:val="0DraftNormal"/>
        <w:rPr>
          <w:rFonts w:ascii="Montserrat" w:hAnsi="Montserrat"/>
          <w:sz w:val="24"/>
        </w:rPr>
      </w:pPr>
      <w:r w:rsidRPr="00B3633A">
        <w:rPr>
          <w:rFonts w:ascii="Montserrat" w:hAnsi="Montserrat"/>
          <w:sz w:val="24"/>
        </w:rPr>
        <w:t>[Knowing who they were about to receive in their company, it really wasn't even an issue. This turn of events stirred an excitement in the two of them that completely altered their expectation for the day or so ahead. But they revealed their pleasure and anticipation only in the knowing smiles on their faces and the gleam in their eyes. They neared the fallow garden, one of many open areas—a subtle transition from indoor to outdoor space defined erratically by columns—that had been relieved from cultivation to grow wild.]</w:t>
      </w:r>
    </w:p>
    <w:p w:rsidR="0008581E" w:rsidRPr="00B3633A" w:rsidRDefault="0008581E">
      <w:pPr>
        <w:pStyle w:val="0DraftNormal"/>
        <w:rPr>
          <w:rFonts w:ascii="Montserrat" w:hAnsi="Montserrat"/>
          <w:sz w:val="24"/>
        </w:rPr>
      </w:pPr>
    </w:p>
    <w:p w:rsidR="0008581E" w:rsidRPr="00B3633A" w:rsidRDefault="0008581E">
      <w:pPr>
        <w:pStyle w:val="0DraftNormal"/>
        <w:rPr>
          <w:rFonts w:ascii="Montserrat" w:hAnsi="Montserrat"/>
          <w:sz w:val="24"/>
        </w:rPr>
      </w:pPr>
      <w:r w:rsidRPr="00B3633A">
        <w:rPr>
          <w:rFonts w:ascii="Montserrat" w:hAnsi="Montserrat"/>
          <w:sz w:val="24"/>
        </w:rPr>
        <w:t>[Rhys looked around for her, the intrepid guest who had wandered from where he had left her to delve curiously deeper into the undergrowth. (Paradox) caught (An)'s eye, and their smiles broadened with delight. The young woman seemed completely oblivious to them, but without warning turned to face them and waved; her expression was distant but a(dai)d. To say that she bore an uncanny resemblance to (An) was an understatement. They were physically so identical that it took one a moment to realize that the differences in personality made them immeasurably distinct. Avonjea, or Av, appeared to be a nineteen year old, exotic young woman; with a mane of red hair, prismatic grey eyes—wont to shift according to her moods, and mother of pearl complexion. Her lithe frame, sculpted by a lifetime of athletic and acrobatic activity held a perfect balance between strength and suppleness. Muscles that would be sharply defined in motion now lay smooth and unobtrusive, at rest. Only enough bodyfat to suggest youth and femininity of contour lay under her taut skin. She unabAsiaedly wore a skin tight body glove of pristine white that sheathed her from the tips of fingers and toes to the top of her elegant throat. Light weight, and breathable, on her it was literally a second skin.]</w:t>
      </w:r>
    </w:p>
    <w:p w:rsidR="0008581E" w:rsidRPr="00B3633A" w:rsidRDefault="0008581E">
      <w:pPr>
        <w:pStyle w:val="0DraftNormal"/>
        <w:rPr>
          <w:rFonts w:ascii="Montserrat" w:hAnsi="Montserrat"/>
          <w:sz w:val="24"/>
        </w:rPr>
      </w:pPr>
    </w:p>
    <w:p w:rsidR="0008581E" w:rsidRPr="00B3633A" w:rsidRDefault="0008581E">
      <w:pPr>
        <w:pStyle w:val="0DraftNormal"/>
        <w:rPr>
          <w:rFonts w:ascii="Montserrat" w:hAnsi="Montserrat"/>
          <w:sz w:val="24"/>
        </w:rPr>
      </w:pPr>
      <w:r w:rsidRPr="00B3633A">
        <w:rPr>
          <w:rFonts w:ascii="Montserrat" w:hAnsi="Montserrat"/>
          <w:sz w:val="24"/>
        </w:rPr>
        <w:t>Taking in (An) and (Paradox)'s state of undress, Avonjea tilted her head to the side and opened in English, "Did I come at a bad time?" Her voice was a few notes deeper than (An)'s and had a strong timbre.</w:t>
      </w:r>
    </w:p>
    <w:p w:rsidR="0008581E" w:rsidRPr="00B3633A" w:rsidRDefault="0008581E">
      <w:pPr>
        <w:pStyle w:val="0DraftNormal"/>
        <w:rPr>
          <w:rFonts w:ascii="Montserrat" w:hAnsi="Montserrat"/>
          <w:sz w:val="24"/>
        </w:rPr>
      </w:pPr>
    </w:p>
    <w:p w:rsidR="0008581E" w:rsidRPr="00B3633A" w:rsidRDefault="0008581E">
      <w:pPr>
        <w:pStyle w:val="0DraftNormal"/>
        <w:rPr>
          <w:rFonts w:ascii="Montserrat" w:hAnsi="Montserrat"/>
          <w:sz w:val="24"/>
        </w:rPr>
      </w:pPr>
      <w:r w:rsidRPr="00B3633A">
        <w:rPr>
          <w:rFonts w:ascii="Montserrat" w:hAnsi="Montserrat"/>
          <w:sz w:val="24"/>
        </w:rPr>
        <w:t>"Not at all," replied (Paradox), non chalantly.</w:t>
      </w:r>
    </w:p>
    <w:p w:rsidR="0008581E" w:rsidRPr="00B3633A" w:rsidRDefault="0008581E">
      <w:pPr>
        <w:pStyle w:val="0DraftNormal"/>
        <w:rPr>
          <w:rFonts w:ascii="Montserrat" w:hAnsi="Montserrat"/>
          <w:sz w:val="24"/>
        </w:rPr>
      </w:pPr>
    </w:p>
    <w:p w:rsidR="0008581E" w:rsidRPr="00B3633A" w:rsidRDefault="0008581E">
      <w:pPr>
        <w:pStyle w:val="0DraftNormal"/>
        <w:rPr>
          <w:rFonts w:ascii="Montserrat" w:hAnsi="Montserrat"/>
          <w:sz w:val="24"/>
        </w:rPr>
      </w:pPr>
      <w:r w:rsidRPr="00B3633A">
        <w:rPr>
          <w:rFonts w:ascii="Montserrat" w:hAnsi="Montserrat"/>
          <w:sz w:val="24"/>
        </w:rPr>
        <w:t>"Never. I'm glad to see you again," asserted (An) warmly. She stepped into the garden and quickly found a perch on a stone table dividing the more internal from the more external space. "I have missed you, Avonjea," she added, with unexpected feeling.</w:t>
      </w:r>
    </w:p>
    <w:p w:rsidR="0008581E" w:rsidRPr="00B3633A" w:rsidRDefault="0008581E">
      <w:pPr>
        <w:pStyle w:val="0DraftNormal"/>
        <w:rPr>
          <w:rFonts w:ascii="Montserrat" w:hAnsi="Montserrat"/>
          <w:sz w:val="24"/>
        </w:rPr>
      </w:pPr>
    </w:p>
    <w:p w:rsidR="0008581E" w:rsidRPr="00B3633A" w:rsidRDefault="0008581E">
      <w:pPr>
        <w:pStyle w:val="0DraftNormal"/>
        <w:rPr>
          <w:rFonts w:ascii="Montserrat" w:hAnsi="Montserrat"/>
          <w:sz w:val="24"/>
        </w:rPr>
      </w:pPr>
      <w:r w:rsidRPr="00B3633A">
        <w:rPr>
          <w:rFonts w:ascii="Montserrat" w:hAnsi="Montserrat"/>
          <w:sz w:val="24"/>
        </w:rPr>
        <w:t>A shadow passed through Avonjea's expression, and in a strange voice, she replied, "Yeah, I've missed me too." Then she smiled self consciously, dismissing the jaded comment, "I would have sent word, if I could, but you know how it is with me. I get here when I can, otherwise my movements are generally unpredictable. Of course, this time I don't have any obligations to drag me away any time soon."</w:t>
      </w:r>
    </w:p>
    <w:p w:rsidR="0008581E" w:rsidRPr="00B3633A" w:rsidRDefault="0008581E">
      <w:pPr>
        <w:pStyle w:val="0DraftNormal"/>
        <w:rPr>
          <w:rFonts w:ascii="Montserrat" w:hAnsi="Montserrat"/>
          <w:sz w:val="24"/>
        </w:rPr>
      </w:pPr>
    </w:p>
    <w:p w:rsidR="0008581E" w:rsidRPr="00B3633A" w:rsidRDefault="0008581E">
      <w:pPr>
        <w:pStyle w:val="0DraftNormal"/>
        <w:rPr>
          <w:rFonts w:ascii="Montserrat" w:hAnsi="Montserrat"/>
          <w:sz w:val="24"/>
        </w:rPr>
      </w:pPr>
      <w:r w:rsidRPr="00B3633A">
        <w:rPr>
          <w:rFonts w:ascii="Montserrat" w:hAnsi="Montserrat"/>
          <w:sz w:val="24"/>
        </w:rPr>
        <w:t>"You're not just passing through, then?" asked (Paradox).</w:t>
      </w:r>
    </w:p>
    <w:p w:rsidR="0008581E" w:rsidRPr="00B3633A" w:rsidRDefault="0008581E">
      <w:pPr>
        <w:pStyle w:val="0DraftNormal"/>
        <w:rPr>
          <w:rFonts w:ascii="Montserrat" w:hAnsi="Montserrat"/>
          <w:sz w:val="24"/>
        </w:rPr>
      </w:pPr>
    </w:p>
    <w:p w:rsidR="0008581E" w:rsidRPr="00B3633A" w:rsidRDefault="0008581E">
      <w:pPr>
        <w:pStyle w:val="0DraftNormal"/>
        <w:rPr>
          <w:rFonts w:ascii="Montserrat" w:hAnsi="Montserrat"/>
          <w:sz w:val="24"/>
        </w:rPr>
      </w:pPr>
      <w:r w:rsidRPr="00B3633A">
        <w:rPr>
          <w:rFonts w:ascii="Montserrat" w:hAnsi="Montserrat"/>
          <w:sz w:val="24"/>
        </w:rPr>
        <w:t>"No. I am here specifically to visit. In fact, I was sort of hoping you could put me up for a while," she explained, a little sheepishly.</w:t>
      </w:r>
    </w:p>
    <w:p w:rsidR="0008581E" w:rsidRPr="00B3633A" w:rsidRDefault="0008581E">
      <w:pPr>
        <w:pStyle w:val="0DraftNormal"/>
        <w:rPr>
          <w:rFonts w:ascii="Montserrat" w:hAnsi="Montserrat"/>
          <w:sz w:val="24"/>
        </w:rPr>
      </w:pPr>
    </w:p>
    <w:p w:rsidR="0008581E" w:rsidRPr="00B3633A" w:rsidRDefault="0008581E">
      <w:pPr>
        <w:pStyle w:val="0DraftNormal"/>
        <w:rPr>
          <w:rFonts w:ascii="Montserrat" w:hAnsi="Montserrat"/>
          <w:sz w:val="24"/>
        </w:rPr>
      </w:pPr>
      <w:r w:rsidRPr="00B3633A">
        <w:rPr>
          <w:rFonts w:ascii="Montserrat" w:hAnsi="Montserrat"/>
          <w:sz w:val="24"/>
        </w:rPr>
        <w:t>(An) looked at (Paradox) inscrutably. "Well, how long?" (Paradox) asked encouragingly.</w:t>
      </w:r>
    </w:p>
    <w:p w:rsidR="0008581E" w:rsidRPr="00B3633A" w:rsidRDefault="0008581E">
      <w:pPr>
        <w:pStyle w:val="0DraftNormal"/>
        <w:rPr>
          <w:rFonts w:ascii="Montserrat" w:hAnsi="Montserrat"/>
          <w:sz w:val="24"/>
        </w:rPr>
      </w:pPr>
    </w:p>
    <w:p w:rsidR="0008581E" w:rsidRPr="00B3633A" w:rsidRDefault="0008581E">
      <w:pPr>
        <w:pStyle w:val="0DraftNormal"/>
        <w:rPr>
          <w:rFonts w:ascii="Montserrat" w:hAnsi="Montserrat"/>
          <w:sz w:val="24"/>
        </w:rPr>
      </w:pPr>
      <w:r w:rsidRPr="00B3633A">
        <w:rPr>
          <w:rFonts w:ascii="Montserrat" w:hAnsi="Montserrat"/>
          <w:sz w:val="24"/>
        </w:rPr>
        <w:t xml:space="preserve">Avonjea ran one hand through her hair, pulling it back from her face. It had a darker, more lustrous red to it. Thick and perhaps a bit wild. "Well," Av said, after a few seconds, "as long as you two want me around, I guess." She looked (An) in the eye, and (An) could see that there was a lot meant in that look. There was something hurt and angry in Av's eyes. It suddenly occurred to (An) that Av was here because she didn't really have anywhere else to go. She had gone through an extreme change since (An) had seen her last. </w:t>
      </w:r>
    </w:p>
    <w:p w:rsidR="0008581E" w:rsidRPr="00B3633A" w:rsidRDefault="0008581E">
      <w:pPr>
        <w:pStyle w:val="0DraftNormal"/>
        <w:rPr>
          <w:rFonts w:ascii="Montserrat" w:hAnsi="Montserrat"/>
          <w:sz w:val="24"/>
        </w:rPr>
      </w:pPr>
    </w:p>
    <w:p w:rsidR="0008581E" w:rsidRPr="00B3633A" w:rsidRDefault="0008581E">
      <w:pPr>
        <w:pStyle w:val="0DraftNormal"/>
        <w:rPr>
          <w:rFonts w:ascii="Montserrat" w:hAnsi="Montserrat"/>
          <w:sz w:val="24"/>
        </w:rPr>
      </w:pPr>
      <w:r w:rsidRPr="00B3633A">
        <w:rPr>
          <w:rFonts w:ascii="Montserrat" w:hAnsi="Montserrat"/>
          <w:sz w:val="24"/>
        </w:rPr>
        <w:t xml:space="preserve">(Paradox)—still wholly attuned to (An)—picked up on her musing and silently acknowledged Av's request. (An) looked at Rhys and smiled conspiratorially. He wore a strange expression, unable to comprehend the metallic sounds of their alien language. "If you leave it up to us, Av, we might just decide to keep you here forever," (An) threatened mockingly. </w:t>
      </w:r>
    </w:p>
    <w:p w:rsidR="0008581E" w:rsidRPr="00B3633A" w:rsidRDefault="0008581E">
      <w:pPr>
        <w:pStyle w:val="0DraftNormal"/>
        <w:rPr>
          <w:rFonts w:ascii="Montserrat" w:hAnsi="Montserrat"/>
          <w:sz w:val="24"/>
        </w:rPr>
      </w:pPr>
    </w:p>
    <w:p w:rsidR="0008581E" w:rsidRPr="00B3633A" w:rsidRDefault="0008581E">
      <w:pPr>
        <w:pStyle w:val="0DraftNormal"/>
        <w:rPr>
          <w:rFonts w:ascii="Montserrat" w:hAnsi="Montserrat"/>
          <w:sz w:val="24"/>
        </w:rPr>
      </w:pPr>
      <w:r w:rsidRPr="00B3633A">
        <w:rPr>
          <w:rFonts w:ascii="Montserrat" w:hAnsi="Montserrat"/>
          <w:sz w:val="24"/>
        </w:rPr>
        <w:t xml:space="preserve">"I love this place. It always feels like </w:t>
      </w:r>
      <w:r w:rsidRPr="00B3633A">
        <w:rPr>
          <w:rFonts w:ascii="Montserrat" w:hAnsi="Montserrat"/>
          <w:i/>
          <w:sz w:val="24"/>
        </w:rPr>
        <w:t>home,</w:t>
      </w:r>
      <w:r w:rsidRPr="00B3633A">
        <w:rPr>
          <w:rFonts w:ascii="Montserrat" w:hAnsi="Montserrat"/>
          <w:sz w:val="24"/>
        </w:rPr>
        <w:t>" Avonjea commented languorously.</w:t>
      </w:r>
    </w:p>
    <w:p w:rsidR="0008581E" w:rsidRPr="00B3633A" w:rsidRDefault="0008581E">
      <w:pPr>
        <w:pStyle w:val="0DraftNormal"/>
        <w:rPr>
          <w:rFonts w:ascii="Montserrat" w:hAnsi="Montserrat"/>
          <w:sz w:val="24"/>
        </w:rPr>
      </w:pPr>
    </w:p>
    <w:p w:rsidR="0008581E" w:rsidRPr="00B3633A" w:rsidRDefault="0008581E">
      <w:pPr>
        <w:pStyle w:val="0DraftNormal"/>
        <w:rPr>
          <w:rFonts w:ascii="Montserrat" w:hAnsi="Montserrat"/>
          <w:sz w:val="24"/>
        </w:rPr>
      </w:pPr>
      <w:r w:rsidRPr="00B3633A">
        <w:rPr>
          <w:rFonts w:ascii="Montserrat" w:hAnsi="Montserrat"/>
          <w:sz w:val="24"/>
        </w:rPr>
        <w:t>"Well then, welcome home," purred Amadea, embracing her physical reflection warmly.</w:t>
      </w:r>
    </w:p>
    <w:p w:rsidR="0008581E" w:rsidRPr="00B3633A" w:rsidRDefault="0008581E">
      <w:pPr>
        <w:pStyle w:val="0DraftNormal"/>
        <w:rPr>
          <w:rFonts w:ascii="Montserrat" w:hAnsi="Montserrat"/>
          <w:sz w:val="24"/>
        </w:rPr>
      </w:pPr>
    </w:p>
    <w:p w:rsidR="0008581E" w:rsidRPr="00B3633A" w:rsidRDefault="0008581E">
      <w:pPr>
        <w:pStyle w:val="0DraftNormal"/>
        <w:rPr>
          <w:rFonts w:ascii="Montserrat" w:hAnsi="Montserrat"/>
          <w:sz w:val="24"/>
        </w:rPr>
      </w:pPr>
      <w:r w:rsidRPr="00B3633A">
        <w:rPr>
          <w:rFonts w:ascii="Montserrat" w:hAnsi="Montserrat"/>
          <w:sz w:val="24"/>
        </w:rPr>
        <w:t>Avonjea sat among the columns of an expansive arcade, waiting for (An) and (Paradox) to dress and join her for breakfast. Since she honestly could not fathom how long it had been since her last meal, she had responded to the invitation with delight. But, though she had hoped that the company of these kindred spirits would destract her from her troubled mind, even this slight isolation set her brooding. It was not possible to be here without an awareness why she was. Or dwell on the terrible severing of her past and its obligations. Behind a placid face seethed an anguish at her dismal abdication of responsibility. It did not salve her conscience any to admit that to remain where, and what, she was would have been even more a torture. She willed her thoughts to turn. This was but the smallest part of her wound. Yet, though she had passed several years, it remained as fresh as the moment it peirced her.</w:t>
      </w:r>
    </w:p>
    <w:p w:rsidR="0008581E" w:rsidRPr="00B3633A" w:rsidRDefault="0008581E">
      <w:pPr>
        <w:pStyle w:val="0DraftNormal"/>
        <w:rPr>
          <w:rFonts w:ascii="Montserrat" w:hAnsi="Montserrat"/>
          <w:sz w:val="24"/>
        </w:rPr>
      </w:pPr>
    </w:p>
    <w:p w:rsidR="0008581E" w:rsidRPr="00B3633A" w:rsidRDefault="0008581E">
      <w:pPr>
        <w:pStyle w:val="0DraftNormal"/>
        <w:rPr>
          <w:rFonts w:ascii="Montserrat" w:hAnsi="Montserrat"/>
          <w:sz w:val="24"/>
        </w:rPr>
      </w:pPr>
      <w:r w:rsidRPr="00B3633A">
        <w:rPr>
          <w:rFonts w:ascii="Montserrat" w:hAnsi="Montserrat"/>
          <w:sz w:val="24"/>
        </w:rPr>
        <w:t xml:space="preserve">She was here because she </w:t>
      </w:r>
      <w:r w:rsidRPr="00B3633A">
        <w:rPr>
          <w:rFonts w:ascii="Montserrat" w:hAnsi="Montserrat"/>
          <w:i/>
          <w:sz w:val="24"/>
        </w:rPr>
        <w:t>had</w:t>
      </w:r>
      <w:r w:rsidRPr="00B3633A">
        <w:rPr>
          <w:rFonts w:ascii="Montserrat" w:hAnsi="Montserrat"/>
          <w:sz w:val="24"/>
        </w:rPr>
        <w:t xml:space="preserve"> to heal. Because without her friends' help she might never heal.</w:t>
      </w:r>
    </w:p>
    <w:p w:rsidR="0008581E" w:rsidRPr="00B3633A" w:rsidRDefault="0008581E">
      <w:pPr>
        <w:pStyle w:val="0DraftNormal"/>
        <w:rPr>
          <w:rFonts w:ascii="Montserrat" w:hAnsi="Montserrat"/>
          <w:sz w:val="24"/>
        </w:rPr>
      </w:pPr>
    </w:p>
    <w:p w:rsidR="0008581E" w:rsidRPr="00B3633A" w:rsidRDefault="0008581E">
      <w:pPr>
        <w:pStyle w:val="0DraftNormal"/>
        <w:rPr>
          <w:rFonts w:ascii="Montserrat" w:hAnsi="Montserrat"/>
          <w:sz w:val="24"/>
        </w:rPr>
      </w:pPr>
      <w:r w:rsidRPr="00B3633A">
        <w:rPr>
          <w:rFonts w:ascii="Montserrat" w:hAnsi="Montserrat"/>
          <w:sz w:val="24"/>
        </w:rPr>
        <w:t>But then, that is why she brooded. Deep inside, she knew that in order for their care to heal her, they would no doubt have to learn of what had happened to her and what she had consequently done. And so, she was miserable. Miserable with that anticipation; even though she was delighted beyond words to be here. Ironic.</w:t>
      </w:r>
    </w:p>
    <w:p w:rsidR="0008581E" w:rsidRPr="00B3633A" w:rsidRDefault="0008581E">
      <w:pPr>
        <w:pStyle w:val="0DraftNormal"/>
        <w:rPr>
          <w:rFonts w:ascii="Montserrat" w:hAnsi="Montserrat"/>
          <w:sz w:val="24"/>
        </w:rPr>
      </w:pPr>
    </w:p>
    <w:p w:rsidR="0008581E" w:rsidRPr="00B3633A" w:rsidRDefault="0008581E">
      <w:pPr>
        <w:pStyle w:val="0DraftNormal"/>
        <w:rPr>
          <w:rFonts w:ascii="Montserrat" w:hAnsi="Montserrat"/>
          <w:sz w:val="24"/>
        </w:rPr>
      </w:pPr>
      <w:r w:rsidRPr="00B3633A">
        <w:rPr>
          <w:rFonts w:ascii="Montserrat" w:hAnsi="Montserrat"/>
          <w:sz w:val="24"/>
        </w:rPr>
        <w:t>With a sigh, she accepted the armor of her sense of humor, and quietly laughed at herself.</w:t>
      </w:r>
    </w:p>
    <w:p w:rsidR="0008581E" w:rsidRPr="00B3633A" w:rsidRDefault="0008581E">
      <w:pPr>
        <w:pStyle w:val="0DraftNormal"/>
        <w:rPr>
          <w:rFonts w:ascii="Montserrat" w:hAnsi="Montserrat"/>
          <w:sz w:val="24"/>
        </w:rPr>
      </w:pPr>
    </w:p>
    <w:p w:rsidR="0008581E" w:rsidRPr="00B3633A" w:rsidRDefault="0008581E">
      <w:pPr>
        <w:pStyle w:val="0DraftNormal"/>
        <w:rPr>
          <w:rFonts w:ascii="Montserrat" w:hAnsi="Montserrat"/>
          <w:sz w:val="24"/>
        </w:rPr>
      </w:pPr>
      <w:r w:rsidRPr="00B3633A">
        <w:rPr>
          <w:rFonts w:ascii="Montserrat" w:hAnsi="Montserrat"/>
          <w:sz w:val="24"/>
        </w:rPr>
        <w:t>Her hosts arrived to this laughter, and were not too dull to recognise the bitter self mocking ring it carried. (An) raised an eyebrow, and set her teeth with the intent to unearth the cause for such a black marr in the heart of her dear friend. With the grace of familiarity, the trio gathered for a light breakfast of new bread and various fresh fruits. Their conversation was light; much lighter for Avonjea's polite reluctance to participate.</w:t>
      </w:r>
    </w:p>
    <w:p w:rsidR="0008581E" w:rsidRPr="00B3633A" w:rsidRDefault="0008581E">
      <w:pPr>
        <w:pStyle w:val="0DraftNormal"/>
        <w:rPr>
          <w:rFonts w:ascii="Montserrat" w:hAnsi="Montserrat"/>
          <w:sz w:val="24"/>
        </w:rPr>
      </w:pPr>
    </w:p>
    <w:p w:rsidR="0008581E" w:rsidRPr="00B3633A" w:rsidRDefault="0008581E">
      <w:pPr>
        <w:pStyle w:val="0DraftNormal"/>
        <w:rPr>
          <w:rFonts w:ascii="Montserrat" w:hAnsi="Montserrat"/>
          <w:sz w:val="24"/>
        </w:rPr>
      </w:pPr>
      <w:r w:rsidRPr="00B3633A">
        <w:rPr>
          <w:rFonts w:ascii="Montserrat" w:hAnsi="Montserrat"/>
          <w:sz w:val="24"/>
        </w:rPr>
        <w:t>(An) and (Paradox) pretended ignorance of the mood long enough to ensure a pleasant meal, but as they relaxed over a cup of coffee, (An) pinned down her friend with a severe look. Av considered herself well warned and resigned herself to an interrogation.</w:t>
      </w:r>
    </w:p>
    <w:p w:rsidR="0008581E" w:rsidRPr="00B3633A" w:rsidRDefault="0008581E">
      <w:pPr>
        <w:pStyle w:val="0DraftNormal"/>
        <w:rPr>
          <w:rFonts w:ascii="Montserrat" w:hAnsi="Montserrat"/>
          <w:sz w:val="24"/>
        </w:rPr>
      </w:pPr>
    </w:p>
    <w:p w:rsidR="0008581E" w:rsidRPr="00B3633A" w:rsidRDefault="0008581E">
      <w:pPr>
        <w:pStyle w:val="0DraftNormal"/>
        <w:rPr>
          <w:rFonts w:ascii="Montserrat" w:hAnsi="Montserrat"/>
          <w:sz w:val="24"/>
        </w:rPr>
      </w:pPr>
      <w:r w:rsidRPr="00B3633A">
        <w:rPr>
          <w:rFonts w:ascii="Montserrat" w:hAnsi="Montserrat"/>
          <w:sz w:val="24"/>
        </w:rPr>
        <w:t>"It must be pretty bad," was all she said.</w:t>
      </w:r>
    </w:p>
    <w:p w:rsidR="0008581E" w:rsidRPr="00B3633A" w:rsidRDefault="0008581E">
      <w:pPr>
        <w:pStyle w:val="0DraftNormal"/>
        <w:rPr>
          <w:rFonts w:ascii="Montserrat" w:hAnsi="Montserrat"/>
          <w:sz w:val="24"/>
        </w:rPr>
      </w:pPr>
    </w:p>
    <w:p w:rsidR="0008581E" w:rsidRPr="00B3633A" w:rsidRDefault="0008581E">
      <w:pPr>
        <w:pStyle w:val="0DraftNormal"/>
        <w:rPr>
          <w:rFonts w:ascii="Montserrat" w:hAnsi="Montserrat"/>
          <w:sz w:val="24"/>
        </w:rPr>
      </w:pPr>
      <w:r w:rsidRPr="00B3633A">
        <w:rPr>
          <w:rFonts w:ascii="Montserrat" w:hAnsi="Montserrat"/>
          <w:sz w:val="24"/>
        </w:rPr>
        <w:t>The remark so subtly cut through her defenses, that Av responded without the slightest consideration. "He killed me," she mewed. The voice was her pain, and the words were an immediate fact, though they had not found utterance in the years she had borne that wound.</w:t>
      </w:r>
    </w:p>
    <w:p w:rsidR="0008581E" w:rsidRPr="00B3633A" w:rsidRDefault="0008581E">
      <w:pPr>
        <w:pStyle w:val="0DraftNormal"/>
        <w:rPr>
          <w:rFonts w:ascii="Montserrat" w:hAnsi="Montserrat"/>
          <w:sz w:val="24"/>
        </w:rPr>
      </w:pPr>
    </w:p>
    <w:p w:rsidR="0008581E" w:rsidRPr="00B3633A" w:rsidRDefault="0008581E">
      <w:pPr>
        <w:pStyle w:val="0DraftNormal"/>
        <w:rPr>
          <w:rFonts w:ascii="Montserrat" w:hAnsi="Montserrat"/>
          <w:sz w:val="24"/>
        </w:rPr>
      </w:pPr>
      <w:r w:rsidRPr="00B3633A">
        <w:rPr>
          <w:rFonts w:ascii="Montserrat" w:hAnsi="Montserrat"/>
          <w:sz w:val="24"/>
        </w:rPr>
        <w:t>Despite the incongruity of Av's words, their ring of truth had impresssed the pair. It was an admission that raised very interesting questions. Questions too difficult to ask bluntly.</w:t>
      </w:r>
    </w:p>
    <w:p w:rsidR="0008581E" w:rsidRPr="00B3633A" w:rsidRDefault="0008581E">
      <w:pPr>
        <w:pStyle w:val="0DraftNormal"/>
        <w:rPr>
          <w:rFonts w:ascii="Montserrat" w:hAnsi="Montserrat"/>
          <w:sz w:val="24"/>
        </w:rPr>
      </w:pPr>
    </w:p>
    <w:p w:rsidR="0008581E" w:rsidRPr="00B3633A" w:rsidRDefault="0008581E">
      <w:pPr>
        <w:pStyle w:val="0DraftNormal"/>
        <w:rPr>
          <w:rFonts w:ascii="Montserrat" w:hAnsi="Montserrat"/>
          <w:sz w:val="24"/>
        </w:rPr>
      </w:pPr>
      <w:r w:rsidRPr="00B3633A">
        <w:rPr>
          <w:rFonts w:ascii="Montserrat" w:hAnsi="Montserrat"/>
          <w:sz w:val="24"/>
        </w:rPr>
        <w:t>(Paradox) graced her with a conspiritorial grin. "Well, maybe it is not so bad as we feared. You survived it," she averred.</w:t>
      </w:r>
    </w:p>
    <w:p w:rsidR="0008581E" w:rsidRPr="00B3633A" w:rsidRDefault="0008581E">
      <w:pPr>
        <w:pStyle w:val="0DraftNormal"/>
        <w:rPr>
          <w:rFonts w:ascii="Montserrat" w:hAnsi="Montserrat"/>
          <w:sz w:val="24"/>
        </w:rPr>
      </w:pPr>
    </w:p>
    <w:p w:rsidR="0008581E" w:rsidRPr="00B3633A" w:rsidRDefault="0008581E">
      <w:pPr>
        <w:pStyle w:val="0DraftNormal"/>
        <w:rPr>
          <w:rFonts w:ascii="Montserrat" w:hAnsi="Montserrat"/>
          <w:sz w:val="24"/>
        </w:rPr>
      </w:pPr>
      <w:r w:rsidRPr="00B3633A">
        <w:rPr>
          <w:rFonts w:ascii="Montserrat" w:hAnsi="Montserrat"/>
          <w:sz w:val="24"/>
        </w:rPr>
        <w:t>Av returned a stricken look, "I'm not so sure I have."</w:t>
      </w:r>
    </w:p>
    <w:p w:rsidR="0008581E" w:rsidRPr="00B3633A" w:rsidRDefault="0008581E">
      <w:pPr>
        <w:pStyle w:val="0DraftNormal"/>
        <w:rPr>
          <w:rFonts w:ascii="Montserrat" w:hAnsi="Montserrat"/>
          <w:sz w:val="24"/>
        </w:rPr>
      </w:pPr>
    </w:p>
    <w:p w:rsidR="0008581E" w:rsidRPr="00B3633A" w:rsidRDefault="0008581E">
      <w:pPr>
        <w:pStyle w:val="0DraftNormal"/>
        <w:rPr>
          <w:rFonts w:ascii="Montserrat" w:hAnsi="Montserrat"/>
          <w:sz w:val="24"/>
        </w:rPr>
      </w:pPr>
      <w:r w:rsidRPr="00B3633A">
        <w:rPr>
          <w:rFonts w:ascii="Montserrat" w:hAnsi="Montserrat"/>
          <w:sz w:val="24"/>
        </w:rPr>
        <w:t>"Can you tell us about it?"</w:t>
      </w:r>
    </w:p>
    <w:p w:rsidR="0008581E" w:rsidRPr="00B3633A" w:rsidRDefault="0008581E">
      <w:pPr>
        <w:pStyle w:val="0DraftNormal"/>
        <w:rPr>
          <w:rFonts w:ascii="Montserrat" w:hAnsi="Montserrat"/>
          <w:sz w:val="24"/>
        </w:rPr>
      </w:pPr>
    </w:p>
    <w:p w:rsidR="0008581E" w:rsidRPr="00B3633A" w:rsidRDefault="0008581E">
      <w:pPr>
        <w:pStyle w:val="0DraftNormal"/>
        <w:rPr>
          <w:rFonts w:ascii="Montserrat" w:hAnsi="Montserrat"/>
          <w:sz w:val="24"/>
        </w:rPr>
      </w:pPr>
      <w:r w:rsidRPr="00B3633A">
        <w:rPr>
          <w:rFonts w:ascii="Montserrat" w:hAnsi="Montserrat"/>
          <w:sz w:val="24"/>
        </w:rPr>
        <w:t xml:space="preserve">Av's face drained as she sought for the words to express what she had endured. She struggled so hard with it she began to tremble. (Paradox) gazed into her eyes and for an instant glimpsed beyond the veil of consciousness. </w:t>
      </w:r>
      <w:r w:rsidRPr="00B3633A">
        <w:rPr>
          <w:rFonts w:ascii="Montserrat" w:hAnsi="Montserrat"/>
          <w:i/>
          <w:sz w:val="24"/>
        </w:rPr>
        <w:t>A dragon in the infinte coil. The star of day flying above. Even as the dragon watched, the brilliant sun slipped into the embrace of shadow. A shadow stretching across the vast to fall upon the dragon. A caress and the dragon's flesh began to unravel and slough off. Devouring darkness feasted on the proud beast, tearing asunder that noble coil. A fleshy mantle blown away as easily as flame from a wick. And with the quenching of the sun itself, in all that darkness only one spark remained. The gleam in the slain dragon's eye. And in the brilliance cast from that infinitessimal point stretched a shadow that encompassed the entire dragon sea. One great dragon in which the others dwelt.</w:t>
      </w:r>
    </w:p>
    <w:p w:rsidR="0008581E" w:rsidRPr="00B3633A" w:rsidRDefault="0008581E">
      <w:pPr>
        <w:pStyle w:val="0DraftNormal"/>
        <w:rPr>
          <w:rFonts w:ascii="Montserrat" w:hAnsi="Montserrat"/>
          <w:sz w:val="24"/>
        </w:rPr>
      </w:pPr>
    </w:p>
    <w:p w:rsidR="0008581E" w:rsidRPr="00B3633A" w:rsidRDefault="0008581E">
      <w:pPr>
        <w:pStyle w:val="0DraftNormal"/>
        <w:rPr>
          <w:rFonts w:ascii="Montserrat" w:hAnsi="Montserrat"/>
          <w:sz w:val="24"/>
        </w:rPr>
      </w:pPr>
      <w:r w:rsidRPr="00B3633A">
        <w:rPr>
          <w:rFonts w:ascii="Montserrat" w:hAnsi="Montserrat"/>
          <w:sz w:val="24"/>
        </w:rPr>
        <w:t>(Paradox) jerked spasmodically, drawing an alarmed glance from (An).</w:t>
      </w:r>
    </w:p>
    <w:p w:rsidR="0008581E" w:rsidRPr="00B3633A" w:rsidRDefault="0008581E">
      <w:pPr>
        <w:pStyle w:val="0DraftNormal"/>
        <w:rPr>
          <w:rFonts w:ascii="Montserrat" w:hAnsi="Montserrat"/>
          <w:sz w:val="24"/>
        </w:rPr>
      </w:pPr>
    </w:p>
    <w:p w:rsidR="0008581E" w:rsidRPr="00B3633A" w:rsidRDefault="0008581E">
      <w:pPr>
        <w:pStyle w:val="0DraftNormal"/>
        <w:rPr>
          <w:rFonts w:ascii="Montserrat" w:hAnsi="Montserrat"/>
          <w:sz w:val="24"/>
        </w:rPr>
      </w:pPr>
      <w:r w:rsidRPr="00B3633A">
        <w:rPr>
          <w:rFonts w:ascii="Montserrat" w:hAnsi="Montserrat"/>
          <w:sz w:val="24"/>
        </w:rPr>
        <w:t>"What?" she begged.</w:t>
      </w:r>
    </w:p>
    <w:p w:rsidR="0008581E" w:rsidRPr="00B3633A" w:rsidRDefault="0008581E">
      <w:pPr>
        <w:pStyle w:val="0DraftNormal"/>
        <w:rPr>
          <w:rFonts w:ascii="Montserrat" w:hAnsi="Montserrat"/>
          <w:sz w:val="24"/>
        </w:rPr>
      </w:pPr>
    </w:p>
    <w:p w:rsidR="0008581E" w:rsidRPr="00B3633A" w:rsidRDefault="0008581E">
      <w:pPr>
        <w:pStyle w:val="0DraftNormal"/>
        <w:rPr>
          <w:rFonts w:ascii="Montserrat" w:hAnsi="Montserrat"/>
          <w:sz w:val="24"/>
        </w:rPr>
      </w:pPr>
      <w:r w:rsidRPr="00B3633A">
        <w:rPr>
          <w:rFonts w:ascii="Montserrat" w:hAnsi="Montserrat"/>
          <w:sz w:val="24"/>
        </w:rPr>
        <w:t>But (Paradox) now wore the same mute stare as Av.</w:t>
      </w:r>
    </w:p>
    <w:p w:rsidR="0008581E" w:rsidRPr="00B3633A" w:rsidRDefault="0008581E">
      <w:pPr>
        <w:pStyle w:val="0DraftNormal"/>
        <w:rPr>
          <w:rFonts w:ascii="Montserrat" w:hAnsi="Montserrat"/>
          <w:sz w:val="24"/>
        </w:rPr>
      </w:pPr>
    </w:p>
    <w:p w:rsidR="0008581E" w:rsidRPr="00B3633A" w:rsidRDefault="0008581E">
      <w:pPr>
        <w:pStyle w:val="0DraftNormal"/>
        <w:rPr>
          <w:rFonts w:ascii="Montserrat" w:hAnsi="Montserrat"/>
          <w:sz w:val="24"/>
        </w:rPr>
      </w:pPr>
      <w:r w:rsidRPr="00B3633A">
        <w:rPr>
          <w:rFonts w:ascii="Montserrat" w:hAnsi="Montserrat"/>
          <w:sz w:val="24"/>
        </w:rPr>
        <w:t xml:space="preserve">"Well then, </w:t>
      </w:r>
      <w:r w:rsidRPr="00B3633A">
        <w:rPr>
          <w:rFonts w:ascii="Montserrat" w:hAnsi="Montserrat"/>
          <w:i/>
          <w:sz w:val="24"/>
        </w:rPr>
        <w:t>who?"</w:t>
      </w:r>
      <w:r w:rsidRPr="00B3633A">
        <w:rPr>
          <w:rFonts w:ascii="Montserrat" w:hAnsi="Montserrat"/>
          <w:sz w:val="24"/>
        </w:rPr>
        <w:t xml:space="preserve"> (An) cried, turning to her twin.</w:t>
      </w:r>
    </w:p>
    <w:p w:rsidR="0008581E" w:rsidRPr="00B3633A" w:rsidRDefault="0008581E">
      <w:pPr>
        <w:pStyle w:val="0DraftNormal"/>
        <w:rPr>
          <w:rFonts w:ascii="Montserrat" w:hAnsi="Montserrat"/>
          <w:sz w:val="24"/>
        </w:rPr>
      </w:pPr>
    </w:p>
    <w:p w:rsidR="0008581E" w:rsidRPr="00B3633A" w:rsidRDefault="0008581E">
      <w:pPr>
        <w:pStyle w:val="0DraftNormal"/>
        <w:rPr>
          <w:rFonts w:ascii="Montserrat" w:hAnsi="Montserrat"/>
          <w:sz w:val="24"/>
        </w:rPr>
      </w:pPr>
      <w:r w:rsidRPr="00B3633A">
        <w:rPr>
          <w:rFonts w:ascii="Montserrat" w:hAnsi="Montserrat"/>
          <w:sz w:val="24"/>
        </w:rPr>
        <w:t>Av met her eye and said in a distant voice, "Sivai."</w:t>
      </w:r>
    </w:p>
    <w:p w:rsidR="0008581E" w:rsidRPr="00B3633A" w:rsidRDefault="0008581E">
      <w:pPr>
        <w:pStyle w:val="0DraftNormal"/>
        <w:rPr>
          <w:rFonts w:ascii="Montserrat" w:hAnsi="Montserrat"/>
          <w:sz w:val="24"/>
        </w:rPr>
      </w:pPr>
    </w:p>
    <w:p w:rsidR="0008581E" w:rsidRPr="00B3633A" w:rsidRDefault="0008581E">
      <w:pPr>
        <w:pStyle w:val="0DraftNormal"/>
        <w:rPr>
          <w:rFonts w:ascii="Montserrat" w:hAnsi="Montserrat"/>
          <w:sz w:val="24"/>
        </w:rPr>
      </w:pPr>
      <w:r w:rsidRPr="00B3633A">
        <w:rPr>
          <w:rFonts w:ascii="Montserrat" w:hAnsi="Montserrat"/>
          <w:sz w:val="24"/>
        </w:rPr>
        <w:t>A chorus of silence rose up.</w:t>
      </w:r>
    </w:p>
    <w:p w:rsidR="0008581E" w:rsidRPr="00B3633A" w:rsidRDefault="0008581E">
      <w:pPr>
        <w:pStyle w:val="0DraftNormal"/>
        <w:rPr>
          <w:rFonts w:ascii="Montserrat" w:hAnsi="Montserrat"/>
          <w:sz w:val="24"/>
        </w:rPr>
      </w:pPr>
    </w:p>
    <w:p w:rsidR="0008581E" w:rsidRPr="00B3633A" w:rsidRDefault="0008581E">
      <w:pPr>
        <w:pStyle w:val="0DraftNormal"/>
        <w:rPr>
          <w:rFonts w:ascii="Montserrat" w:hAnsi="Montserrat"/>
          <w:sz w:val="24"/>
        </w:rPr>
      </w:pPr>
      <w:r w:rsidRPr="00B3633A">
        <w:rPr>
          <w:rFonts w:ascii="Montserrat" w:hAnsi="Montserrat"/>
          <w:sz w:val="24"/>
        </w:rPr>
        <w:t xml:space="preserve">This was not a light name to pass. (An) (dai)d darkly, </w:t>
      </w:r>
      <w:r w:rsidRPr="00B3633A">
        <w:rPr>
          <w:rFonts w:ascii="Montserrat" w:hAnsi="Montserrat"/>
          <w:i/>
          <w:sz w:val="24"/>
        </w:rPr>
        <w:t xml:space="preserve">Indeed. He could very well kill her and leave her living to remember. The question is, why? </w:t>
      </w:r>
      <w:r w:rsidRPr="00B3633A">
        <w:rPr>
          <w:rFonts w:ascii="Montserrat" w:hAnsi="Montserrat"/>
          <w:sz w:val="24"/>
        </w:rPr>
        <w:t>(Paradox) heard the thought and turned to her with an unvoiced question. "Sivai," (An) reminded her, "is a god. The aspect you know of as the Devourer."</w:t>
      </w:r>
    </w:p>
    <w:p w:rsidR="0008581E" w:rsidRPr="00B3633A" w:rsidRDefault="0008581E">
      <w:pPr>
        <w:pStyle w:val="0DraftNormal"/>
        <w:rPr>
          <w:rFonts w:ascii="Montserrat" w:hAnsi="Montserrat"/>
          <w:sz w:val="24"/>
        </w:rPr>
      </w:pPr>
    </w:p>
    <w:p w:rsidR="0008581E" w:rsidRPr="00B3633A" w:rsidRDefault="0008581E">
      <w:pPr>
        <w:pStyle w:val="0DraftNormal"/>
        <w:rPr>
          <w:rFonts w:ascii="Montserrat" w:hAnsi="Montserrat"/>
          <w:sz w:val="24"/>
        </w:rPr>
      </w:pPr>
      <w:r w:rsidRPr="00B3633A">
        <w:rPr>
          <w:rFonts w:ascii="Montserrat" w:hAnsi="Montserrat"/>
          <w:sz w:val="24"/>
        </w:rPr>
        <w:t>A small cough, beyond the capacity of a human throat, caught their attention. Snapping around their eyes fell on the vacancy of Avonjea's chair. The memory brought up by this short exchanged had proved too much for the girl to bear. (Paradox) leapt from her seat only to be caught by (An)'s hand.</w:t>
      </w:r>
    </w:p>
    <w:p w:rsidR="0008581E" w:rsidRPr="00B3633A" w:rsidRDefault="0008581E">
      <w:pPr>
        <w:pStyle w:val="0DraftNormal"/>
        <w:rPr>
          <w:rFonts w:ascii="Montserrat" w:hAnsi="Montserrat"/>
          <w:sz w:val="24"/>
        </w:rPr>
      </w:pPr>
    </w:p>
    <w:p w:rsidR="0008581E" w:rsidRPr="00B3633A" w:rsidRDefault="0008581E">
      <w:pPr>
        <w:pStyle w:val="0DraftNormal"/>
        <w:rPr>
          <w:rFonts w:ascii="Montserrat" w:hAnsi="Montserrat"/>
          <w:sz w:val="24"/>
        </w:rPr>
      </w:pPr>
      <w:r w:rsidRPr="00B3633A">
        <w:rPr>
          <w:rFonts w:ascii="Montserrat" w:hAnsi="Montserrat"/>
          <w:sz w:val="24"/>
        </w:rPr>
        <w:t>"No. She'll be back. Let her find her composure," she advised. "Besides, we have another guest to attend to soon."</w:t>
      </w:r>
    </w:p>
    <w:p w:rsidR="0008581E" w:rsidRPr="00B3633A" w:rsidRDefault="0008581E">
      <w:pPr>
        <w:pStyle w:val="0DraftNormal"/>
        <w:rPr>
          <w:rFonts w:ascii="Montserrat" w:hAnsi="Montserrat"/>
          <w:sz w:val="24"/>
        </w:rPr>
      </w:pPr>
    </w:p>
    <w:p w:rsidR="0008581E" w:rsidRPr="00B3633A" w:rsidRDefault="0008581E">
      <w:pPr>
        <w:pStyle w:val="0DraftNormal"/>
        <w:rPr>
          <w:rFonts w:ascii="Montserrat" w:hAnsi="Montserrat"/>
          <w:sz w:val="24"/>
        </w:rPr>
      </w:pPr>
      <w:r w:rsidRPr="00B3633A">
        <w:rPr>
          <w:rFonts w:ascii="Montserrat" w:hAnsi="Montserrat"/>
          <w:sz w:val="24"/>
        </w:rPr>
        <w:t>(Paradox) stared at her, and then wondered how she could have forgotten.</w:t>
      </w:r>
    </w:p>
    <w:p w:rsidR="0008581E" w:rsidRPr="00B3633A" w:rsidRDefault="0008581E">
      <w:pPr>
        <w:pStyle w:val="0DraftNormal"/>
        <w:rPr>
          <w:rFonts w:ascii="Montserrat" w:hAnsi="Montserrat"/>
          <w:sz w:val="24"/>
        </w:rPr>
      </w:pPr>
    </w:p>
    <w:p w:rsidR="0008581E" w:rsidRPr="00B3633A" w:rsidRDefault="0008581E">
      <w:pPr>
        <w:pStyle w:val="0DraftNormal"/>
        <w:rPr>
          <w:rFonts w:ascii="Montserrat" w:hAnsi="Montserrat"/>
          <w:sz w:val="24"/>
        </w:rPr>
      </w:pPr>
      <w:r w:rsidRPr="00B3633A">
        <w:rPr>
          <w:rFonts w:ascii="Montserrat" w:hAnsi="Montserrat"/>
          <w:sz w:val="24"/>
        </w:rPr>
        <w:t>"Welcome, MIchael," (Paradox) greeted their guest and peer with a warm hug. The three of them stood on the grand steps of the East Gate. Below them the train of riders that had escourted Michael to the estate were turning his meager belongings over to one of the tenders and cinching up to continue their journey. They would return along the retreat road back to the highway. From there they would be a half days train from the town of teachers' archives, or a days train from the city of leaders. Feeling the warm touch of (Paradox), Michael regretted what he had been sent here to do. He stepped out of (Paradox)'s embrace and into (An)'s.</w:t>
      </w:r>
    </w:p>
    <w:p w:rsidR="0008581E" w:rsidRPr="00B3633A" w:rsidRDefault="0008581E">
      <w:pPr>
        <w:pStyle w:val="0DraftNormal"/>
        <w:rPr>
          <w:rFonts w:ascii="Montserrat" w:hAnsi="Montserrat"/>
          <w:sz w:val="24"/>
        </w:rPr>
      </w:pPr>
    </w:p>
    <w:p w:rsidR="0008581E" w:rsidRPr="00B3633A" w:rsidRDefault="0008581E">
      <w:pPr>
        <w:pStyle w:val="0DraftNormal"/>
        <w:rPr>
          <w:rFonts w:ascii="Montserrat" w:hAnsi="Montserrat"/>
          <w:sz w:val="24"/>
        </w:rPr>
      </w:pPr>
      <w:r w:rsidRPr="00B3633A">
        <w:rPr>
          <w:rFonts w:ascii="Montserrat" w:hAnsi="Montserrat"/>
          <w:sz w:val="24"/>
        </w:rPr>
        <w:t>"It is good to see you again," she sighed into his ear. "How long has it been?"</w:t>
      </w:r>
    </w:p>
    <w:p w:rsidR="0008581E" w:rsidRPr="00B3633A" w:rsidRDefault="0008581E">
      <w:pPr>
        <w:pStyle w:val="0DraftNormal"/>
        <w:rPr>
          <w:rFonts w:ascii="Montserrat" w:hAnsi="Montserrat"/>
          <w:sz w:val="24"/>
        </w:rPr>
      </w:pPr>
    </w:p>
    <w:p w:rsidR="0008581E" w:rsidRPr="00B3633A" w:rsidRDefault="0008581E">
      <w:pPr>
        <w:pStyle w:val="0DraftNormal"/>
        <w:rPr>
          <w:rFonts w:ascii="Montserrat" w:hAnsi="Montserrat"/>
          <w:sz w:val="24"/>
        </w:rPr>
      </w:pPr>
      <w:r w:rsidRPr="00B3633A">
        <w:rPr>
          <w:rFonts w:ascii="Montserrat" w:hAnsi="Montserrat"/>
          <w:sz w:val="24"/>
        </w:rPr>
        <w:t>He grinned and drew back enough to include both of them in his gaze, "Only a couple of weeks." He patted her on the shoulders and then extended his right arm to encircle (Paradox)'s shoulders as well. Together, they finished ascending the steps and passed through the gate while he continued in his friendly musing, "Before that almost a month. But I have been fortunate. I have been able to resolve my affairs to allow myself more frequent visits to this retreat."</w:t>
      </w:r>
    </w:p>
    <w:p w:rsidR="0008581E" w:rsidRPr="00B3633A" w:rsidRDefault="0008581E">
      <w:pPr>
        <w:pStyle w:val="0DraftNormal"/>
        <w:rPr>
          <w:rFonts w:ascii="Montserrat" w:hAnsi="Montserrat"/>
          <w:sz w:val="24"/>
        </w:rPr>
      </w:pPr>
    </w:p>
    <w:p w:rsidR="0008581E" w:rsidRPr="00B3633A" w:rsidRDefault="0008581E">
      <w:pPr>
        <w:pStyle w:val="0DraftNormal"/>
        <w:rPr>
          <w:rFonts w:ascii="Montserrat" w:hAnsi="Montserrat"/>
          <w:sz w:val="24"/>
        </w:rPr>
      </w:pPr>
      <w:r w:rsidRPr="00B3633A">
        <w:rPr>
          <w:rFonts w:ascii="Montserrat" w:hAnsi="Montserrat"/>
          <w:sz w:val="24"/>
        </w:rPr>
        <w:t>"Well, glad we are to hear it," (Paradox) volunteered, aware that (An) shared her delight at the prospect of having more time to share with Michael. The interest he had shown in participating in their studies and research had been very encouraging. Especially so, with what he could already demonstrate of his dedication, "You have been progressing magnificently in your study of English."</w:t>
      </w:r>
    </w:p>
    <w:p w:rsidR="0008581E" w:rsidRPr="00B3633A" w:rsidRDefault="0008581E">
      <w:pPr>
        <w:pStyle w:val="0DraftNormal"/>
        <w:rPr>
          <w:rFonts w:ascii="Montserrat" w:hAnsi="Montserrat"/>
          <w:sz w:val="24"/>
        </w:rPr>
      </w:pPr>
    </w:p>
    <w:p w:rsidR="0008581E" w:rsidRPr="00B3633A" w:rsidRDefault="0008581E">
      <w:pPr>
        <w:pStyle w:val="0DraftNormal"/>
        <w:rPr>
          <w:rFonts w:ascii="Montserrat" w:hAnsi="Montserrat"/>
          <w:sz w:val="24"/>
        </w:rPr>
      </w:pPr>
      <w:r w:rsidRPr="00B3633A">
        <w:rPr>
          <w:rFonts w:ascii="Montserrat" w:hAnsi="Montserrat"/>
          <w:sz w:val="24"/>
        </w:rPr>
        <w:t>"Thank you," he said with a wink. He concealed a sudden disquiet. There were certain things that had begun to fester in the minds of the local council of leaders, and which had lead to his being sent here to investigate. The council refused to accept the existence of the English language. What these two chose to call the English language was more widely known of as the Mystery language. So, one of the things he had to investigate was the truth behind their mastery of the Mystery language and the reason for inventing the verbal form they called English. He did not like the job he was given, but he would rather have it himself than leave it in the hands of (An) and (Paradox)'s enemies. He hoped that he would be able to win their complete confidence and convince them to share the truth about themselves.</w:t>
      </w:r>
    </w:p>
    <w:p w:rsidR="0008581E" w:rsidRPr="00B3633A" w:rsidRDefault="0008581E">
      <w:pPr>
        <w:pStyle w:val="0DraftNormal"/>
        <w:rPr>
          <w:rFonts w:ascii="Montserrat" w:hAnsi="Montserrat"/>
          <w:sz w:val="24"/>
        </w:rPr>
      </w:pPr>
    </w:p>
    <w:p w:rsidR="0008581E" w:rsidRPr="00B3633A" w:rsidRDefault="0008581E">
      <w:pPr>
        <w:pStyle w:val="0DraftNormal"/>
        <w:rPr>
          <w:rFonts w:ascii="Montserrat" w:hAnsi="Montserrat"/>
          <w:sz w:val="24"/>
        </w:rPr>
      </w:pPr>
      <w:r w:rsidRPr="00B3633A">
        <w:rPr>
          <w:rFonts w:ascii="Montserrat" w:hAnsi="Montserrat"/>
          <w:sz w:val="24"/>
        </w:rPr>
        <w:t>He doubted that the council would hurt them, but if they proved that these two had deceived the people they would be stripped of their names. They would be cast out of the retreat. He chided himself for thinking that he could be here for even instant without being reminded of his obligation. Unhappy that it had come up, he still couldnot pass up such an opening.</w:t>
      </w:r>
    </w:p>
    <w:p w:rsidR="0008581E" w:rsidRPr="00B3633A" w:rsidRDefault="0008581E">
      <w:pPr>
        <w:pStyle w:val="0DraftNormal"/>
        <w:rPr>
          <w:rFonts w:ascii="Montserrat" w:hAnsi="Montserrat"/>
          <w:sz w:val="24"/>
        </w:rPr>
      </w:pPr>
    </w:p>
    <w:p w:rsidR="0008581E" w:rsidRPr="00B3633A" w:rsidRDefault="0008581E">
      <w:pPr>
        <w:pStyle w:val="0DraftNormal"/>
        <w:rPr>
          <w:rFonts w:ascii="Montserrat" w:hAnsi="Montserrat"/>
          <w:sz w:val="24"/>
        </w:rPr>
      </w:pPr>
      <w:r w:rsidRPr="00B3633A">
        <w:rPr>
          <w:rFonts w:ascii="Montserrat" w:hAnsi="Montserrat"/>
          <w:sz w:val="24"/>
        </w:rPr>
        <w:t>"I don't have to tell you what an effect it has had on everyone, your knack with the Mystery language. Anyone who has any hope of attaining an Ideal will have to study with you eventually. But being able to speak it, it was something people could never even dream of until you came along. A day does not go by that you don't hear someone wondering how you ever devised it," he remarked.</w:t>
      </w:r>
    </w:p>
    <w:p w:rsidR="0008581E" w:rsidRPr="00B3633A" w:rsidRDefault="0008581E">
      <w:pPr>
        <w:pStyle w:val="0DraftNormal"/>
        <w:rPr>
          <w:rFonts w:ascii="Montserrat" w:hAnsi="Montserrat"/>
          <w:sz w:val="24"/>
        </w:rPr>
      </w:pPr>
    </w:p>
    <w:p w:rsidR="0008581E" w:rsidRPr="00B3633A" w:rsidRDefault="0008581E">
      <w:pPr>
        <w:pStyle w:val="0DraftNormal"/>
        <w:rPr>
          <w:rFonts w:ascii="Montserrat" w:hAnsi="Montserrat"/>
          <w:sz w:val="24"/>
        </w:rPr>
      </w:pPr>
      <w:r w:rsidRPr="00B3633A">
        <w:rPr>
          <w:rFonts w:ascii="Montserrat" w:hAnsi="Montserrat"/>
          <w:sz w:val="24"/>
        </w:rPr>
        <w:t>(An) gave him an odd look. Then innocent, stating, "Why, we didn't devise it."</w:t>
      </w:r>
    </w:p>
    <w:p w:rsidR="0008581E" w:rsidRPr="00B3633A" w:rsidRDefault="0008581E">
      <w:pPr>
        <w:pStyle w:val="0DraftNormal"/>
        <w:rPr>
          <w:rFonts w:ascii="Montserrat" w:hAnsi="Montserrat"/>
          <w:sz w:val="24"/>
        </w:rPr>
      </w:pPr>
    </w:p>
    <w:p w:rsidR="0008581E" w:rsidRPr="00B3633A" w:rsidRDefault="0008581E">
      <w:pPr>
        <w:pStyle w:val="0DraftNormal"/>
        <w:rPr>
          <w:rFonts w:ascii="Montserrat" w:hAnsi="Montserrat"/>
          <w:sz w:val="24"/>
        </w:rPr>
      </w:pPr>
      <w:r w:rsidRPr="00B3633A">
        <w:rPr>
          <w:rFonts w:ascii="Montserrat" w:hAnsi="Montserrat"/>
          <w:sz w:val="24"/>
        </w:rPr>
        <w:t>"So you've said, everytime someone asked you," he confirmed. The group rounded a corner and he addeded, "This troubles our people. They come to other (dai)s like myself wondering where you could have learned it." He shrugged, "You can imagine how frustrating this is for us. There are so few who know of it and not even a handful who speak it. Learned from you, for the most part. So, all we can answer is that you learned it on your own somehow. There is no other explanation. No honest explanation," he clarified.</w:t>
      </w:r>
    </w:p>
    <w:p w:rsidR="0008581E" w:rsidRPr="00B3633A" w:rsidRDefault="0008581E">
      <w:pPr>
        <w:pStyle w:val="0DraftNormal"/>
        <w:rPr>
          <w:rFonts w:ascii="Montserrat" w:hAnsi="Montserrat"/>
          <w:sz w:val="24"/>
        </w:rPr>
      </w:pPr>
    </w:p>
    <w:p w:rsidR="0008581E" w:rsidRPr="00B3633A" w:rsidRDefault="0008581E">
      <w:pPr>
        <w:pStyle w:val="0DraftNormal"/>
        <w:rPr>
          <w:rFonts w:ascii="Montserrat" w:hAnsi="Montserrat"/>
          <w:sz w:val="24"/>
        </w:rPr>
      </w:pPr>
      <w:r w:rsidRPr="00B3633A">
        <w:rPr>
          <w:rFonts w:ascii="Montserrat" w:hAnsi="Montserrat"/>
          <w:sz w:val="24"/>
        </w:rPr>
        <w:t>"Nonesense. We learned it from..." (An) began guilelessly, only to be interrupted by (Paradox)'s prudent:</w:t>
      </w:r>
    </w:p>
    <w:p w:rsidR="0008581E" w:rsidRPr="00B3633A" w:rsidRDefault="0008581E">
      <w:pPr>
        <w:pStyle w:val="0DraftNormal"/>
        <w:rPr>
          <w:rFonts w:ascii="Montserrat" w:hAnsi="Montserrat"/>
          <w:sz w:val="24"/>
        </w:rPr>
      </w:pPr>
    </w:p>
    <w:p w:rsidR="0008581E" w:rsidRPr="00B3633A" w:rsidRDefault="0008581E">
      <w:pPr>
        <w:pStyle w:val="0DraftNormal"/>
        <w:rPr>
          <w:rFonts w:ascii="Montserrat" w:hAnsi="Montserrat"/>
          <w:sz w:val="24"/>
        </w:rPr>
      </w:pPr>
      <w:r w:rsidRPr="00B3633A">
        <w:rPr>
          <w:rFonts w:ascii="Montserrat" w:hAnsi="Montserrat"/>
          <w:sz w:val="24"/>
        </w:rPr>
        <w:t>"...we were children. Wherever it was we came from originally, that is the language they spoke. That was the language we learned to read. The Mystery language is simply the language of some other people," which reasserted the puzzle of an older question. Michael resisted the urge to groan. Too fast. This was simply going too fast. He had been picked to do this becasue he knew the two of them so well. They had given him extensive accounts of who they had said they were and where they came from. He knew that one of the biggest questions their enemies had was where they came from and why. He had not expected to have to ask them about that until they had started to trust him. They didn't even know yet that they shouldn't trust him. They didn't know that he was here to find out if their enemies should destroy them. He couldn't just come right out and tell them. He had to find the answer to this important question without giving himself away. He could simply follow the lead of the conversation or try to get back to it later. But the odds were that if they were liable to slip and give him the truth he had to push now when their guard was down.</w:t>
      </w:r>
    </w:p>
    <w:p w:rsidR="0008581E" w:rsidRPr="00B3633A" w:rsidRDefault="0008581E">
      <w:pPr>
        <w:pStyle w:val="0DraftNormal"/>
        <w:rPr>
          <w:rFonts w:ascii="Montserrat" w:hAnsi="Montserrat"/>
          <w:sz w:val="24"/>
        </w:rPr>
      </w:pPr>
    </w:p>
    <w:p w:rsidR="0008581E" w:rsidRPr="00B3633A" w:rsidRDefault="0008581E">
      <w:pPr>
        <w:pStyle w:val="0DraftNormal"/>
        <w:rPr>
          <w:rFonts w:ascii="Montserrat" w:hAnsi="Montserrat"/>
          <w:sz w:val="24"/>
        </w:rPr>
      </w:pPr>
      <w:r w:rsidRPr="00B3633A">
        <w:rPr>
          <w:rFonts w:ascii="Montserrat" w:hAnsi="Montserrat"/>
          <w:sz w:val="24"/>
        </w:rPr>
        <w:t xml:space="preserve">Michael tried to keep his manor conversational as he pressed, "Well, naturally, the Mystery language had to belong to </w:t>
      </w:r>
      <w:r w:rsidRPr="00B3633A">
        <w:rPr>
          <w:rFonts w:ascii="Montserrat" w:hAnsi="Montserrat"/>
          <w:i/>
          <w:sz w:val="24"/>
        </w:rPr>
        <w:t>someone</w:t>
      </w:r>
      <w:r w:rsidRPr="00B3633A">
        <w:rPr>
          <w:rFonts w:ascii="Montserrat" w:hAnsi="Montserrat"/>
          <w:sz w:val="24"/>
        </w:rPr>
        <w:t xml:space="preserve"> at one time or other. That is not in question. It is just that people thought it was a dead language. It's been around for how long? No, what seems strange is the idea that there is anyone alive who still uses it. The fact that no known race has ever been found speaking it. People who want to believe that you picked it up from some lost tribe don't know where this tribe is. Is there some conspiracy? Some family that has kept the language alive in secret for millenia? You can't tell us. Not if you don't know where you came from," he argued in their defense. "I mean, what do you say when they come to you and ask where you came from?"</w:t>
      </w:r>
    </w:p>
    <w:p w:rsidR="0008581E" w:rsidRPr="00B3633A" w:rsidRDefault="0008581E">
      <w:pPr>
        <w:pStyle w:val="0DraftNormal"/>
        <w:rPr>
          <w:rFonts w:ascii="Montserrat" w:hAnsi="Montserrat"/>
          <w:sz w:val="24"/>
        </w:rPr>
      </w:pPr>
    </w:p>
    <w:p w:rsidR="0008581E" w:rsidRPr="00B3633A" w:rsidRDefault="0008581E">
      <w:pPr>
        <w:pStyle w:val="0DraftNormal"/>
        <w:rPr>
          <w:rFonts w:ascii="Montserrat" w:hAnsi="Montserrat"/>
          <w:sz w:val="24"/>
        </w:rPr>
      </w:pPr>
      <w:r w:rsidRPr="00B3633A">
        <w:rPr>
          <w:rFonts w:ascii="Montserrat" w:hAnsi="Montserrat"/>
          <w:sz w:val="24"/>
        </w:rPr>
        <w:t>(An) and (Paradox) shared a look. They had given several answers to this question; each true in its own right, and never well accepted. (An) played spokesman this time, stating casually, "We cannot say."</w:t>
      </w:r>
    </w:p>
    <w:p w:rsidR="0008581E" w:rsidRPr="00B3633A" w:rsidRDefault="0008581E">
      <w:pPr>
        <w:pStyle w:val="0DraftNormal"/>
        <w:rPr>
          <w:rFonts w:ascii="Montserrat" w:hAnsi="Montserrat"/>
          <w:sz w:val="24"/>
        </w:rPr>
      </w:pPr>
    </w:p>
    <w:p w:rsidR="0008581E" w:rsidRPr="00B3633A" w:rsidRDefault="0008581E">
      <w:pPr>
        <w:pStyle w:val="0DraftNormal"/>
        <w:rPr>
          <w:rFonts w:ascii="Montserrat" w:hAnsi="Montserrat"/>
          <w:sz w:val="24"/>
        </w:rPr>
      </w:pPr>
      <w:r w:rsidRPr="00B3633A">
        <w:rPr>
          <w:rFonts w:ascii="Montserrat" w:hAnsi="Montserrat"/>
          <w:sz w:val="24"/>
        </w:rPr>
        <w:t>"Why not?" he asked, the way someone does to fit an answer to support his arguement.</w:t>
      </w:r>
    </w:p>
    <w:p w:rsidR="0008581E" w:rsidRPr="00B3633A" w:rsidRDefault="0008581E">
      <w:pPr>
        <w:pStyle w:val="0DraftNormal"/>
        <w:rPr>
          <w:rFonts w:ascii="Montserrat" w:hAnsi="Montserrat"/>
          <w:sz w:val="24"/>
        </w:rPr>
      </w:pPr>
    </w:p>
    <w:p w:rsidR="0008581E" w:rsidRPr="00B3633A" w:rsidRDefault="0008581E">
      <w:pPr>
        <w:pStyle w:val="0DraftNormal"/>
        <w:rPr>
          <w:rFonts w:ascii="Montserrat" w:hAnsi="Montserrat"/>
          <w:sz w:val="24"/>
        </w:rPr>
      </w:pPr>
      <w:r w:rsidRPr="00B3633A">
        <w:rPr>
          <w:rFonts w:ascii="Montserrat" w:hAnsi="Montserrat"/>
          <w:sz w:val="24"/>
        </w:rPr>
        <w:t>"Because there is no way to credit it," (Paradox) countered his quick retort.</w:t>
      </w:r>
    </w:p>
    <w:p w:rsidR="0008581E" w:rsidRPr="00B3633A" w:rsidRDefault="0008581E">
      <w:pPr>
        <w:pStyle w:val="0DraftNormal"/>
        <w:rPr>
          <w:rFonts w:ascii="Montserrat" w:hAnsi="Montserrat"/>
          <w:sz w:val="24"/>
        </w:rPr>
      </w:pPr>
    </w:p>
    <w:p w:rsidR="0008581E" w:rsidRPr="00B3633A" w:rsidRDefault="0008581E">
      <w:pPr>
        <w:pStyle w:val="0DraftNormal"/>
        <w:rPr>
          <w:rFonts w:ascii="Montserrat" w:hAnsi="Montserrat"/>
          <w:sz w:val="24"/>
        </w:rPr>
      </w:pPr>
      <w:r w:rsidRPr="00B3633A">
        <w:rPr>
          <w:rFonts w:ascii="Montserrat" w:hAnsi="Montserrat"/>
          <w:sz w:val="24"/>
        </w:rPr>
        <w:t>Here was a chance to play it much the way he would naturally. Michael smiled with friendly adversity, still aiming for more of an answer, "What do you mean?" They just looked at him. He set up a situation for them, conscious of how close to the truth it was. "Say it was me asking. We are having a conversation about our childhoods and I asked where you were born. Who were your parents. I've pretty much asked where you come from. What kind of answer would you try and give me?"</w:t>
      </w:r>
    </w:p>
    <w:p w:rsidR="0008581E" w:rsidRPr="00B3633A" w:rsidRDefault="0008581E">
      <w:pPr>
        <w:pStyle w:val="0DraftNormal"/>
        <w:rPr>
          <w:rFonts w:ascii="Montserrat" w:hAnsi="Montserrat"/>
          <w:sz w:val="24"/>
        </w:rPr>
      </w:pPr>
    </w:p>
    <w:p w:rsidR="0008581E" w:rsidRPr="00B3633A" w:rsidRDefault="0008581E">
      <w:pPr>
        <w:pStyle w:val="0DraftNormal"/>
        <w:rPr>
          <w:rFonts w:ascii="Montserrat" w:hAnsi="Montserrat"/>
          <w:sz w:val="24"/>
        </w:rPr>
      </w:pPr>
      <w:r w:rsidRPr="00B3633A">
        <w:rPr>
          <w:rFonts w:ascii="Montserrat" w:hAnsi="Montserrat"/>
          <w:sz w:val="24"/>
        </w:rPr>
        <w:t>"Come on, Michael" (An) laughed, "We know you. You will not abide unsupportable statements or claims," she accused. He raised a dissenting eyebrow and she stared it back down. He gave her a hurt look, and she relented. "We were scarcely five years old when we were found, orphaned" she reminded. "What we remember from before then seems to be completely alien. We cannot support the theories of our origins, so we must maintain that our origins are lost," she explained, logically.</w:t>
      </w:r>
    </w:p>
    <w:p w:rsidR="0008581E" w:rsidRPr="00B3633A" w:rsidRDefault="0008581E">
      <w:pPr>
        <w:pStyle w:val="0DraftNormal"/>
        <w:rPr>
          <w:rFonts w:ascii="Montserrat" w:hAnsi="Montserrat"/>
          <w:sz w:val="24"/>
        </w:rPr>
      </w:pPr>
    </w:p>
    <w:p w:rsidR="0008581E" w:rsidRPr="00B3633A" w:rsidRDefault="0008581E">
      <w:pPr>
        <w:pStyle w:val="0DraftNormal"/>
        <w:rPr>
          <w:rFonts w:ascii="Montserrat" w:hAnsi="Montserrat"/>
          <w:sz w:val="24"/>
        </w:rPr>
      </w:pPr>
      <w:r w:rsidRPr="00B3633A">
        <w:rPr>
          <w:rFonts w:ascii="Montserrat" w:hAnsi="Montserrat"/>
          <w:sz w:val="24"/>
        </w:rPr>
        <w:t>"Well, yes," he had to admit. Whatever they thought about their origins, they had some reason to believe that people would find them facetious. From what he had heard about it from reports by others, he had to agree, "So I have heard."</w:t>
      </w:r>
    </w:p>
    <w:p w:rsidR="0008581E" w:rsidRPr="00B3633A" w:rsidRDefault="0008581E">
      <w:pPr>
        <w:pStyle w:val="0DraftNormal"/>
        <w:rPr>
          <w:rFonts w:ascii="Montserrat" w:hAnsi="Montserrat"/>
          <w:sz w:val="24"/>
        </w:rPr>
      </w:pPr>
    </w:p>
    <w:p w:rsidR="0008581E" w:rsidRPr="00B3633A" w:rsidRDefault="0008581E">
      <w:pPr>
        <w:pStyle w:val="0DraftNormal"/>
        <w:rPr>
          <w:rFonts w:ascii="Montserrat" w:hAnsi="Montserrat"/>
          <w:sz w:val="24"/>
        </w:rPr>
      </w:pPr>
      <w:r w:rsidRPr="00B3633A">
        <w:rPr>
          <w:rFonts w:ascii="Montserrat" w:hAnsi="Montserrat"/>
          <w:sz w:val="24"/>
        </w:rPr>
        <w:t>"Besides, what does it matter the origins of our English?" (Paradox) dismissed, "It is enough that it is a language that we know and that it is comprehensible to any who bother to learn it."</w:t>
      </w:r>
    </w:p>
    <w:p w:rsidR="0008581E" w:rsidRPr="00B3633A" w:rsidRDefault="0008581E">
      <w:pPr>
        <w:pStyle w:val="0DraftNormal"/>
        <w:rPr>
          <w:rFonts w:ascii="Montserrat" w:hAnsi="Montserrat"/>
          <w:sz w:val="24"/>
        </w:rPr>
      </w:pPr>
    </w:p>
    <w:p w:rsidR="0008581E" w:rsidRPr="00B3633A" w:rsidRDefault="0008581E">
      <w:pPr>
        <w:pStyle w:val="0DraftNormal"/>
        <w:rPr>
          <w:rFonts w:ascii="Montserrat" w:hAnsi="Montserrat"/>
          <w:sz w:val="24"/>
        </w:rPr>
      </w:pPr>
      <w:r w:rsidRPr="00B3633A">
        <w:rPr>
          <w:rFonts w:ascii="Montserrat" w:hAnsi="Montserrat"/>
          <w:sz w:val="24"/>
        </w:rPr>
        <w:t>Michael got her point. He knew well enough that it worked. He was willing to believe that they had been taught the language, rather than somehow contriving to make it up. There was enough on record about the two of them since they had been found. To fulfill his commission, he would have to learn as much as he could about their first five years. About the people they remembered, the places they saw. if he could figure out what had happened back then, it was possible to find out who it was who abandoned them and establish the existence of a people who mainteined a living version of the Mystery language. "Fair enough" he surrendered. They walked on a bit longer in silence. Soon enough they arrived at the Grand Atrium Terrace, and found themselves seats in a crescent lounge. This recessed couch, like numerous others, overlooked the biggest of the inner gardens of the retreat. While they got comfortable, a tender came by and asked if they wanted anything, offering drinks. (An) selected a few for them, which the tender left before excusing herself.</w:t>
      </w:r>
    </w:p>
    <w:p w:rsidR="0008581E" w:rsidRPr="00B3633A" w:rsidRDefault="0008581E">
      <w:pPr>
        <w:pStyle w:val="0DraftNormal"/>
        <w:rPr>
          <w:rFonts w:ascii="Montserrat" w:hAnsi="Montserrat"/>
          <w:sz w:val="24"/>
        </w:rPr>
      </w:pPr>
    </w:p>
    <w:p w:rsidR="0008581E" w:rsidRPr="00B3633A" w:rsidRDefault="0008581E">
      <w:pPr>
        <w:pStyle w:val="0DraftNormal"/>
        <w:rPr>
          <w:rFonts w:ascii="Montserrat" w:hAnsi="Montserrat"/>
          <w:sz w:val="24"/>
        </w:rPr>
      </w:pPr>
      <w:r w:rsidRPr="00B3633A">
        <w:rPr>
          <w:rFonts w:ascii="Montserrat" w:hAnsi="Montserrat"/>
          <w:sz w:val="24"/>
        </w:rPr>
        <w:t>(Paradox) sensed (An)'s thoughts turning toward their other guest and revived the conversation. "So, what brings you this morning?" she asked with a turn toward Michael.</w:t>
      </w:r>
    </w:p>
    <w:p w:rsidR="0008581E" w:rsidRPr="00B3633A" w:rsidRDefault="0008581E">
      <w:pPr>
        <w:pStyle w:val="0DraftNormal"/>
        <w:rPr>
          <w:rFonts w:ascii="Montserrat" w:hAnsi="Montserrat"/>
          <w:sz w:val="24"/>
        </w:rPr>
      </w:pPr>
    </w:p>
    <w:p w:rsidR="0008581E" w:rsidRPr="00B3633A" w:rsidRDefault="0008581E">
      <w:pPr>
        <w:pStyle w:val="0DraftNormal"/>
        <w:rPr>
          <w:rFonts w:ascii="Montserrat" w:hAnsi="Montserrat"/>
          <w:sz w:val="24"/>
        </w:rPr>
      </w:pPr>
      <w:r w:rsidRPr="00B3633A">
        <w:rPr>
          <w:rFonts w:ascii="Montserrat" w:hAnsi="Montserrat"/>
          <w:sz w:val="24"/>
        </w:rPr>
        <w:t>"Why to visit you, no other reason," he said with a sketched bow. Technically, it was the truth. It was very bad to lie to a (dai), because most could read people too well. No doubt, that was why he had been given this task. While most people could honestly claim to come visiting the two of them in the same way, few of them could get away with talking about their personal histories.</w:t>
      </w:r>
    </w:p>
    <w:p w:rsidR="0008581E" w:rsidRPr="00B3633A" w:rsidRDefault="0008581E">
      <w:pPr>
        <w:pStyle w:val="0DraftNormal"/>
        <w:rPr>
          <w:rFonts w:ascii="Montserrat" w:hAnsi="Montserrat"/>
          <w:sz w:val="24"/>
        </w:rPr>
      </w:pPr>
    </w:p>
    <w:p w:rsidR="0008581E" w:rsidRPr="00B3633A" w:rsidRDefault="0008581E">
      <w:pPr>
        <w:pStyle w:val="0DraftNormal"/>
        <w:rPr>
          <w:rFonts w:ascii="Montserrat" w:hAnsi="Montserrat"/>
          <w:sz w:val="24"/>
        </w:rPr>
      </w:pPr>
      <w:r w:rsidRPr="00B3633A">
        <w:rPr>
          <w:rFonts w:ascii="Montserrat" w:hAnsi="Montserrat"/>
          <w:sz w:val="24"/>
        </w:rPr>
        <w:t xml:space="preserve">"Well, with a quote like that, I suspect you might have a little interest in perusing our library," (An) charged with friendly accusation. </w:t>
      </w:r>
    </w:p>
    <w:p w:rsidR="0008581E" w:rsidRPr="00B3633A" w:rsidRDefault="0008581E">
      <w:pPr>
        <w:pStyle w:val="0DraftNormal"/>
        <w:rPr>
          <w:rFonts w:ascii="Montserrat" w:hAnsi="Montserrat"/>
          <w:sz w:val="24"/>
        </w:rPr>
      </w:pPr>
    </w:p>
    <w:p w:rsidR="0008581E" w:rsidRPr="00B3633A" w:rsidRDefault="0008581E">
      <w:pPr>
        <w:pStyle w:val="0DraftNormal"/>
        <w:rPr>
          <w:rFonts w:ascii="Montserrat" w:hAnsi="Montserrat"/>
          <w:sz w:val="24"/>
        </w:rPr>
      </w:pPr>
      <w:r w:rsidRPr="00B3633A">
        <w:rPr>
          <w:rFonts w:ascii="Montserrat" w:hAnsi="Montserrat"/>
          <w:sz w:val="24"/>
        </w:rPr>
        <w:t>He deined this with a casual shake of the head, but took interest in the topic. "If it had not been for that library, I would scarce have mastered English," he announced, deftly returning to thrust of his earlier interrogation. Yes, the Library. That too figured into this little indictment. In fact if it hadn't been for the library, the mystery language wouldn't really matter much. "So, tell me, how did you two react when you discovered the existence of such a vast collection of books in a language which only the two of you can understand like a native?"</w:t>
      </w:r>
    </w:p>
    <w:p w:rsidR="0008581E" w:rsidRPr="00B3633A" w:rsidRDefault="0008581E">
      <w:pPr>
        <w:pStyle w:val="0DraftNormal"/>
        <w:rPr>
          <w:rFonts w:ascii="Montserrat" w:hAnsi="Montserrat"/>
          <w:sz w:val="24"/>
        </w:rPr>
      </w:pPr>
    </w:p>
    <w:p w:rsidR="0008581E" w:rsidRPr="00B3633A" w:rsidRDefault="0008581E">
      <w:pPr>
        <w:pStyle w:val="0DraftNormal"/>
        <w:rPr>
          <w:rFonts w:ascii="Montserrat" w:hAnsi="Montserrat"/>
          <w:sz w:val="24"/>
        </w:rPr>
      </w:pPr>
      <w:r w:rsidRPr="00B3633A">
        <w:rPr>
          <w:rFonts w:ascii="Montserrat" w:hAnsi="Montserrat"/>
          <w:sz w:val="24"/>
        </w:rPr>
        <w:t>As one, the pair greeted this with a suspicious humor. Confering silently with each other they realized what Michael was doing. He was interrogating them. With practiced naivity, (An) played along, to see if he was aware of the slip he had made. "We were delighted. Both of us were Exotics at the time. We had only had each other to talk to in our childhood tongue, and we weren't that good at it. We only remembered enough of it to figure out the rest, once we discovered the library." She recalled those days, specifically how they had begun, "It was an accident that one of us happened to stumble across one of the books taken from this library and read it. It was such a find! We got together and studied it like a survival manual. The only link to our past we had found besides each other. When we were found reading it, it caused a commotion. At first someone tried to suggest that we only pretended to read, until we deciphered what we read. Then they asked how we came to know how to read this language and we confessed that we learned to read it a few years after we learned to speak it.</w:t>
      </w:r>
    </w:p>
    <w:p w:rsidR="0008581E" w:rsidRPr="00B3633A" w:rsidRDefault="0008581E">
      <w:pPr>
        <w:pStyle w:val="0DraftNormal"/>
        <w:rPr>
          <w:rFonts w:ascii="Montserrat" w:hAnsi="Montserrat"/>
          <w:sz w:val="24"/>
        </w:rPr>
      </w:pPr>
    </w:p>
    <w:p w:rsidR="0008581E" w:rsidRPr="00B3633A" w:rsidRDefault="0008581E">
      <w:pPr>
        <w:pStyle w:val="0DraftNormal"/>
        <w:rPr>
          <w:rFonts w:ascii="Montserrat" w:hAnsi="Montserrat"/>
          <w:sz w:val="24"/>
        </w:rPr>
      </w:pPr>
      <w:r w:rsidRPr="00B3633A">
        <w:rPr>
          <w:rFonts w:ascii="Montserrat" w:hAnsi="Montserrat"/>
          <w:sz w:val="24"/>
        </w:rPr>
        <w:t xml:space="preserve">"Which shocked our elders," (An) emphasized. </w:t>
      </w:r>
    </w:p>
    <w:p w:rsidR="0008581E" w:rsidRPr="00B3633A" w:rsidRDefault="0008581E">
      <w:pPr>
        <w:pStyle w:val="0DraftNormal"/>
        <w:rPr>
          <w:rFonts w:ascii="Montserrat" w:hAnsi="Montserrat"/>
          <w:sz w:val="24"/>
        </w:rPr>
      </w:pPr>
    </w:p>
    <w:p w:rsidR="0008581E" w:rsidRPr="00B3633A" w:rsidRDefault="0008581E">
      <w:pPr>
        <w:pStyle w:val="0DraftNormal"/>
        <w:rPr>
          <w:rFonts w:ascii="Montserrat" w:hAnsi="Montserrat"/>
          <w:sz w:val="24"/>
        </w:rPr>
      </w:pPr>
      <w:r w:rsidRPr="00B3633A">
        <w:rPr>
          <w:rFonts w:ascii="Montserrat" w:hAnsi="Montserrat"/>
          <w:sz w:val="24"/>
        </w:rPr>
        <w:t>"They could hardly believe that the nonsense tongue we had spoken when we were found was the very same one no one had ever learned to speak," (Paradox) inserted. "One considered arcane, and known of only by the most studied scholars. There was quite an uproar. The scholars could not believe our story was entirely true. They tried to claim that someone who had studied the Mystery language must have contrived to make up the pronunciations and teach it to us. Even though there was no proof to support this. We didn't know then what it meant. We didn't know about the library here; that it had always been here."</w:t>
      </w:r>
    </w:p>
    <w:p w:rsidR="0008581E" w:rsidRPr="00B3633A" w:rsidRDefault="0008581E">
      <w:pPr>
        <w:pStyle w:val="0DraftNormal"/>
        <w:rPr>
          <w:rFonts w:ascii="Montserrat" w:hAnsi="Montserrat"/>
          <w:sz w:val="24"/>
        </w:rPr>
      </w:pPr>
    </w:p>
    <w:p w:rsidR="0008581E" w:rsidRPr="00B3633A" w:rsidRDefault="0008581E">
      <w:pPr>
        <w:pStyle w:val="0DraftNormal"/>
        <w:rPr>
          <w:rFonts w:ascii="Montserrat" w:hAnsi="Montserrat"/>
          <w:sz w:val="24"/>
        </w:rPr>
      </w:pPr>
      <w:r w:rsidRPr="00B3633A">
        <w:rPr>
          <w:rFonts w:ascii="Montserrat" w:hAnsi="Montserrat"/>
          <w:sz w:val="24"/>
        </w:rPr>
        <w:t>"That was what inspired us to join the Way of Mind, even though we were still initiates of the Way of Body. It allowed us to join the reasearchers here, even though we were still children. We were as much a find to the library as the library was to us," Av continued. "You know about the library, how people have long attempted to decipher the contents of the books. They had made excellent progress over the ages. That's why people have understood the English language as a written language for ages."</w:t>
      </w:r>
    </w:p>
    <w:p w:rsidR="0008581E" w:rsidRPr="00B3633A" w:rsidRDefault="0008581E">
      <w:pPr>
        <w:pStyle w:val="0DraftNormal"/>
        <w:rPr>
          <w:rFonts w:ascii="Montserrat" w:hAnsi="Montserrat"/>
          <w:sz w:val="24"/>
        </w:rPr>
      </w:pPr>
    </w:p>
    <w:p w:rsidR="0008581E" w:rsidRPr="00B3633A" w:rsidRDefault="0008581E">
      <w:pPr>
        <w:pStyle w:val="0DraftNormal"/>
        <w:rPr>
          <w:rFonts w:ascii="Montserrat" w:hAnsi="Montserrat"/>
          <w:sz w:val="24"/>
        </w:rPr>
      </w:pPr>
      <w:r w:rsidRPr="00B3633A">
        <w:rPr>
          <w:rFonts w:ascii="Montserrat" w:hAnsi="Montserrat"/>
          <w:sz w:val="24"/>
        </w:rPr>
        <w:t>He interjected, "Yes, and until the two of you came along, it remained an unspeakable language. That was why they chose you," he said, alluding to their investment here upon becoming (dai)s. "Of course, you are too modest to say how the two of you outstripped every scholar in the study and translation of the archive. You became the highest authority and almost overnight began the transformation of our own language; creating concepts to express the endless secrets that never translated before. I don't think there is a branch of society that you haven't reformed. Science, medicine, politics, war, nature; this library held secrets that have elluded people for generations. Why, if you weren't (dai)s, you would be the two most powerful people alive," he pronounced, suddenly realizing why they had the enemies they did. It was so obvious. Even as mere (dai)s, they had more influece over individual people that the government of councils.</w:t>
      </w:r>
    </w:p>
    <w:p w:rsidR="0008581E" w:rsidRPr="00B3633A" w:rsidRDefault="0008581E">
      <w:pPr>
        <w:pStyle w:val="0DraftNormal"/>
        <w:rPr>
          <w:rFonts w:ascii="Montserrat" w:hAnsi="Montserrat"/>
          <w:sz w:val="24"/>
        </w:rPr>
      </w:pPr>
    </w:p>
    <w:p w:rsidR="0008581E" w:rsidRPr="00B3633A" w:rsidRDefault="0008581E">
      <w:pPr>
        <w:pStyle w:val="0DraftNormal"/>
        <w:rPr>
          <w:rFonts w:ascii="Montserrat" w:hAnsi="Montserrat"/>
          <w:sz w:val="24"/>
        </w:rPr>
      </w:pPr>
      <w:r w:rsidRPr="00B3633A">
        <w:rPr>
          <w:rFonts w:ascii="Montserrat" w:hAnsi="Montserrat"/>
          <w:sz w:val="24"/>
        </w:rPr>
        <w:t>"No doubt, that frightens some people," (Paradox) observed, observing the reaction Michael had failed to hide. She had known that this would happen one day, and she was thankful that it had come in the person of Michael. "I don't doubt that one of these days one of the monor councils, or even the government of councils will send someone in here to kill us in our sleep," she predicted cheerfully, "Of course I'm sure youu already know this, don't you Michael?"</w:t>
      </w:r>
    </w:p>
    <w:p w:rsidR="0008581E" w:rsidRPr="00B3633A" w:rsidRDefault="0008581E">
      <w:pPr>
        <w:pStyle w:val="0DraftNormal"/>
        <w:rPr>
          <w:rFonts w:ascii="Montserrat" w:hAnsi="Montserrat"/>
          <w:sz w:val="24"/>
        </w:rPr>
      </w:pPr>
    </w:p>
    <w:p w:rsidR="0008581E" w:rsidRPr="00B3633A" w:rsidRDefault="0008581E">
      <w:pPr>
        <w:pStyle w:val="0DraftNormal"/>
        <w:rPr>
          <w:rFonts w:ascii="Montserrat" w:hAnsi="Montserrat"/>
          <w:sz w:val="24"/>
        </w:rPr>
      </w:pPr>
      <w:r w:rsidRPr="00B3633A">
        <w:rPr>
          <w:rFonts w:ascii="Montserrat" w:hAnsi="Montserrat"/>
          <w:sz w:val="24"/>
        </w:rPr>
        <w:t>"Why?" he asked.</w:t>
      </w:r>
    </w:p>
    <w:p w:rsidR="0008581E" w:rsidRPr="00B3633A" w:rsidRDefault="0008581E">
      <w:pPr>
        <w:pStyle w:val="0DraftNormal"/>
        <w:rPr>
          <w:rFonts w:ascii="Montserrat" w:hAnsi="Montserrat"/>
          <w:sz w:val="24"/>
        </w:rPr>
      </w:pPr>
    </w:p>
    <w:p w:rsidR="0008581E" w:rsidRPr="00B3633A" w:rsidRDefault="0008581E">
      <w:pPr>
        <w:pStyle w:val="0DraftNormal"/>
        <w:rPr>
          <w:rFonts w:ascii="Montserrat" w:hAnsi="Montserrat"/>
          <w:sz w:val="24"/>
        </w:rPr>
      </w:pPr>
      <w:r w:rsidRPr="00B3633A">
        <w:rPr>
          <w:rFonts w:ascii="Montserrat" w:hAnsi="Montserrat"/>
          <w:sz w:val="24"/>
        </w:rPr>
        <w:t>"Why? Well, you're an intelligent man, Michael, surely you are smart enough to have seen it," Av said, catching his eyes.</w:t>
      </w:r>
    </w:p>
    <w:p w:rsidR="0008581E" w:rsidRPr="00B3633A" w:rsidRDefault="0008581E">
      <w:pPr>
        <w:pStyle w:val="0DraftNormal"/>
        <w:rPr>
          <w:rFonts w:ascii="Montserrat" w:hAnsi="Montserrat"/>
          <w:sz w:val="24"/>
        </w:rPr>
      </w:pPr>
    </w:p>
    <w:p w:rsidR="0008581E" w:rsidRPr="00B3633A" w:rsidRDefault="0008581E">
      <w:pPr>
        <w:pStyle w:val="0DraftNormal"/>
        <w:rPr>
          <w:rFonts w:ascii="Montserrat" w:hAnsi="Montserrat"/>
          <w:sz w:val="24"/>
        </w:rPr>
      </w:pPr>
      <w:r w:rsidRPr="00B3633A">
        <w:rPr>
          <w:rFonts w:ascii="Montserrat" w:hAnsi="Montserrat"/>
          <w:sz w:val="24"/>
        </w:rPr>
        <w:t>"No, I mean, why would they come to kill you? Don't you think that they would try and determine if you were some kind of threat first?" he argued.</w:t>
      </w:r>
    </w:p>
    <w:p w:rsidR="0008581E" w:rsidRPr="00B3633A" w:rsidRDefault="0008581E">
      <w:pPr>
        <w:pStyle w:val="0DraftNormal"/>
        <w:rPr>
          <w:rFonts w:ascii="Montserrat" w:hAnsi="Montserrat"/>
          <w:sz w:val="24"/>
        </w:rPr>
      </w:pPr>
    </w:p>
    <w:p w:rsidR="0008581E" w:rsidRPr="00B3633A" w:rsidRDefault="0008581E">
      <w:pPr>
        <w:pStyle w:val="0DraftNormal"/>
        <w:rPr>
          <w:rFonts w:ascii="Montserrat" w:hAnsi="Montserrat"/>
          <w:sz w:val="24"/>
        </w:rPr>
      </w:pPr>
      <w:r w:rsidRPr="00B3633A">
        <w:rPr>
          <w:rFonts w:ascii="Montserrat" w:hAnsi="Montserrat"/>
          <w:sz w:val="24"/>
        </w:rPr>
        <w:t>"That's what I thought," she said slyly. He was practically mesmerized by her gaze. Too late, he realized his mistake. Especially as she finished. "What is it you are trying to get out of us?" Totally disarmed, he couldn't answer. They had figured him out and he hadn't learned a single useful thing. Except that they were dangerously perceptive. "You are a strange one, Michael," (An) murmured forgivingly. "If you have such suspicions about us, why not cross examine us plainly?"</w:t>
      </w:r>
    </w:p>
    <w:p w:rsidR="0008581E" w:rsidRPr="00B3633A" w:rsidRDefault="0008581E">
      <w:pPr>
        <w:pStyle w:val="0DraftNormal"/>
        <w:rPr>
          <w:rFonts w:ascii="Montserrat" w:hAnsi="Montserrat"/>
          <w:sz w:val="24"/>
        </w:rPr>
      </w:pPr>
    </w:p>
    <w:p w:rsidR="0008581E" w:rsidRPr="00B3633A" w:rsidRDefault="0008581E">
      <w:pPr>
        <w:pStyle w:val="0DraftNormal"/>
        <w:rPr>
          <w:rFonts w:ascii="Montserrat" w:hAnsi="Montserrat"/>
          <w:sz w:val="24"/>
        </w:rPr>
      </w:pPr>
      <w:r w:rsidRPr="00B3633A">
        <w:rPr>
          <w:rFonts w:ascii="Montserrat" w:hAnsi="Montserrat"/>
          <w:sz w:val="24"/>
        </w:rPr>
        <w:t>Michael straightened and shrugged, "Because I'm not entirely sure what it is that I'm trying to determine about you," he uttered honestly. He didn't have any of his own prejudices about them, except fondness. He was only supposed to find out who they really were and what they were really there for. He had to admit that they were ridiculous questions to ask of any (dai). But now that it was started, now that he had asked those questions, he realized that he did have doubts.</w:t>
      </w:r>
    </w:p>
    <w:p w:rsidR="0008581E" w:rsidRPr="00B3633A" w:rsidRDefault="0008581E">
      <w:pPr>
        <w:pStyle w:val="0DraftNormal"/>
        <w:rPr>
          <w:rFonts w:ascii="Montserrat" w:hAnsi="Montserrat"/>
          <w:sz w:val="24"/>
        </w:rPr>
      </w:pPr>
    </w:p>
    <w:p w:rsidR="0008581E" w:rsidRPr="00B3633A" w:rsidRDefault="0008581E">
      <w:pPr>
        <w:pStyle w:val="0DraftNormal"/>
        <w:rPr>
          <w:rFonts w:ascii="Montserrat" w:hAnsi="Montserrat"/>
          <w:sz w:val="24"/>
        </w:rPr>
      </w:pPr>
      <w:r w:rsidRPr="00B3633A">
        <w:rPr>
          <w:rFonts w:ascii="Montserrat" w:hAnsi="Montserrat"/>
          <w:sz w:val="24"/>
        </w:rPr>
        <w:t>"Then tell us about your suspicions."</w:t>
      </w:r>
    </w:p>
    <w:p w:rsidR="0008581E" w:rsidRPr="00B3633A" w:rsidRDefault="0008581E">
      <w:pPr>
        <w:pStyle w:val="0DraftNormal"/>
        <w:rPr>
          <w:rFonts w:ascii="Montserrat" w:hAnsi="Montserrat"/>
          <w:sz w:val="24"/>
        </w:rPr>
      </w:pPr>
    </w:p>
    <w:p w:rsidR="0008581E" w:rsidRPr="00B3633A" w:rsidRDefault="0008581E">
      <w:pPr>
        <w:pStyle w:val="0DraftNormal"/>
        <w:rPr>
          <w:rFonts w:ascii="Montserrat" w:hAnsi="Montserrat"/>
          <w:sz w:val="24"/>
        </w:rPr>
      </w:pPr>
      <w:r w:rsidRPr="00B3633A">
        <w:rPr>
          <w:rFonts w:ascii="Montserrat" w:hAnsi="Montserrat"/>
          <w:sz w:val="24"/>
        </w:rPr>
        <w:t>"I suspect that there are things about who you two really are and where you come from that you are not telling me," he confesssed. In spite of himself, he drew about him the childhood armor of uncertainty. In an instant it had anchored itself down to his soul.</w:t>
      </w:r>
    </w:p>
    <w:p w:rsidR="0008581E" w:rsidRPr="00B3633A" w:rsidRDefault="0008581E">
      <w:pPr>
        <w:pStyle w:val="0DraftNormal"/>
        <w:rPr>
          <w:rFonts w:ascii="Montserrat" w:hAnsi="Montserrat"/>
          <w:sz w:val="24"/>
        </w:rPr>
      </w:pPr>
    </w:p>
    <w:p w:rsidR="0008581E" w:rsidRPr="00B3633A" w:rsidRDefault="0008581E">
      <w:pPr>
        <w:pStyle w:val="0DraftNormal"/>
        <w:rPr>
          <w:rFonts w:ascii="Montserrat" w:hAnsi="Montserrat"/>
          <w:sz w:val="24"/>
        </w:rPr>
      </w:pPr>
      <w:r w:rsidRPr="00B3633A">
        <w:rPr>
          <w:rFonts w:ascii="Montserrat" w:hAnsi="Montserrat"/>
          <w:sz w:val="24"/>
        </w:rPr>
        <w:t>(An) sighed, "Can we tell you what we aren't sure about ourselves?"</w:t>
      </w:r>
    </w:p>
    <w:p w:rsidR="0008581E" w:rsidRPr="00B3633A" w:rsidRDefault="0008581E">
      <w:pPr>
        <w:pStyle w:val="0DraftNormal"/>
        <w:rPr>
          <w:rFonts w:ascii="Montserrat" w:hAnsi="Montserrat"/>
          <w:sz w:val="24"/>
        </w:rPr>
      </w:pPr>
    </w:p>
    <w:p w:rsidR="0008581E" w:rsidRPr="00B3633A" w:rsidRDefault="0008581E">
      <w:pPr>
        <w:pStyle w:val="0DraftNormal"/>
        <w:rPr>
          <w:rFonts w:ascii="Montserrat" w:hAnsi="Montserrat"/>
          <w:sz w:val="24"/>
        </w:rPr>
      </w:pPr>
      <w:r w:rsidRPr="00B3633A">
        <w:rPr>
          <w:rFonts w:ascii="Montserrat" w:hAnsi="Montserrat"/>
          <w:sz w:val="24"/>
        </w:rPr>
        <w:t>Michael caught the troubled glint in her eye, and stammered, "Of course not. However, I feel that you are more sure about yourselves than you ever let on. How else could you have attained the ultimate name?" There was something dark and forboding about having his doubts about their origins attached to their name status.</w:t>
      </w:r>
    </w:p>
    <w:p w:rsidR="0008581E" w:rsidRPr="00B3633A" w:rsidRDefault="0008581E">
      <w:pPr>
        <w:pStyle w:val="0DraftNormal"/>
        <w:rPr>
          <w:rFonts w:ascii="Montserrat" w:hAnsi="Montserrat"/>
          <w:sz w:val="24"/>
        </w:rPr>
      </w:pPr>
    </w:p>
    <w:p w:rsidR="0008581E" w:rsidRPr="00B3633A" w:rsidRDefault="0008581E">
      <w:pPr>
        <w:pStyle w:val="0DraftNormal"/>
        <w:rPr>
          <w:rFonts w:ascii="Montserrat" w:hAnsi="Montserrat"/>
          <w:sz w:val="24"/>
        </w:rPr>
      </w:pPr>
      <w:r w:rsidRPr="00B3633A">
        <w:rPr>
          <w:rFonts w:ascii="Montserrat" w:hAnsi="Montserrat"/>
          <w:sz w:val="24"/>
        </w:rPr>
        <w:t xml:space="preserve">(An) nodded. "Some things are easy for one to understand personally that are impossible to explain to another." </w:t>
      </w:r>
    </w:p>
    <w:p w:rsidR="0008581E" w:rsidRPr="00B3633A" w:rsidRDefault="0008581E">
      <w:pPr>
        <w:pStyle w:val="0DraftNormal"/>
        <w:rPr>
          <w:rFonts w:ascii="Montserrat" w:hAnsi="Montserrat"/>
          <w:sz w:val="24"/>
        </w:rPr>
      </w:pPr>
    </w:p>
    <w:p w:rsidR="0008581E" w:rsidRPr="00B3633A" w:rsidRDefault="0008581E">
      <w:pPr>
        <w:pStyle w:val="0DraftNormal"/>
        <w:rPr>
          <w:rFonts w:ascii="Montserrat" w:hAnsi="Montserrat"/>
          <w:sz w:val="24"/>
        </w:rPr>
      </w:pPr>
      <w:r w:rsidRPr="00B3633A">
        <w:rPr>
          <w:rFonts w:ascii="Montserrat" w:hAnsi="Montserrat"/>
          <w:sz w:val="24"/>
        </w:rPr>
        <w:t>Michael knew the premise as well as they, but challenged, "Like?"</w:t>
      </w:r>
    </w:p>
    <w:p w:rsidR="0008581E" w:rsidRPr="00B3633A" w:rsidRDefault="0008581E">
      <w:pPr>
        <w:pStyle w:val="0DraftNormal"/>
        <w:rPr>
          <w:rFonts w:ascii="Montserrat" w:hAnsi="Montserrat"/>
          <w:sz w:val="24"/>
        </w:rPr>
      </w:pPr>
    </w:p>
    <w:p w:rsidR="0008581E" w:rsidRPr="00B3633A" w:rsidRDefault="0008581E">
      <w:pPr>
        <w:pStyle w:val="0DraftNormal"/>
        <w:rPr>
          <w:rFonts w:ascii="Montserrat" w:hAnsi="Montserrat"/>
          <w:sz w:val="24"/>
        </w:rPr>
      </w:pPr>
      <w:r w:rsidRPr="00B3633A">
        <w:rPr>
          <w:rFonts w:ascii="Montserrat" w:hAnsi="Montserrat"/>
          <w:sz w:val="24"/>
        </w:rPr>
        <w:t>(An)'s eyebrows drew together in a frown. It went against her nature to deny an answer to someone who really wanted it, "Like waking up in the world one morning to find that it no longer resembled the one you remembered from the night before."</w:t>
      </w:r>
    </w:p>
    <w:p w:rsidR="0008581E" w:rsidRPr="00B3633A" w:rsidRDefault="0008581E">
      <w:pPr>
        <w:pStyle w:val="0DraftNormal"/>
        <w:rPr>
          <w:rFonts w:ascii="Montserrat" w:hAnsi="Montserrat"/>
          <w:sz w:val="24"/>
        </w:rPr>
      </w:pPr>
    </w:p>
    <w:p w:rsidR="0008581E" w:rsidRPr="00B3633A" w:rsidRDefault="0008581E">
      <w:pPr>
        <w:pStyle w:val="0DraftNormal"/>
        <w:rPr>
          <w:rFonts w:ascii="Montserrat" w:hAnsi="Montserrat"/>
          <w:sz w:val="24"/>
        </w:rPr>
      </w:pPr>
      <w:r w:rsidRPr="00B3633A">
        <w:rPr>
          <w:rFonts w:ascii="Montserrat" w:hAnsi="Montserrat"/>
          <w:sz w:val="24"/>
        </w:rPr>
        <w:t xml:space="preserve">"Both of you?" he asked pointedly. </w:t>
      </w:r>
    </w:p>
    <w:p w:rsidR="0008581E" w:rsidRPr="00B3633A" w:rsidRDefault="0008581E">
      <w:pPr>
        <w:pStyle w:val="0DraftNormal"/>
        <w:rPr>
          <w:rFonts w:ascii="Montserrat" w:hAnsi="Montserrat"/>
          <w:sz w:val="24"/>
        </w:rPr>
      </w:pPr>
    </w:p>
    <w:p w:rsidR="0008581E" w:rsidRPr="00B3633A" w:rsidRDefault="0008581E">
      <w:pPr>
        <w:pStyle w:val="0DraftNormal"/>
        <w:rPr>
          <w:rFonts w:ascii="Montserrat" w:hAnsi="Montserrat"/>
          <w:sz w:val="24"/>
        </w:rPr>
      </w:pPr>
      <w:r w:rsidRPr="00B3633A">
        <w:rPr>
          <w:rFonts w:ascii="Montserrat" w:hAnsi="Montserrat"/>
          <w:sz w:val="24"/>
        </w:rPr>
        <w:t>"Each of us," (Paradox) submitted, aware that their solidarity was a big point of contention.</w:t>
      </w:r>
    </w:p>
    <w:p w:rsidR="0008581E" w:rsidRPr="00B3633A" w:rsidRDefault="0008581E">
      <w:pPr>
        <w:pStyle w:val="0DraftNormal"/>
        <w:rPr>
          <w:rFonts w:ascii="Montserrat" w:hAnsi="Montserrat"/>
          <w:sz w:val="24"/>
        </w:rPr>
      </w:pPr>
    </w:p>
    <w:p w:rsidR="0008581E" w:rsidRPr="00B3633A" w:rsidRDefault="0008581E">
      <w:pPr>
        <w:pStyle w:val="0DraftNormal"/>
        <w:rPr>
          <w:rFonts w:ascii="Montserrat" w:hAnsi="Montserrat"/>
          <w:sz w:val="24"/>
        </w:rPr>
      </w:pPr>
      <w:r w:rsidRPr="00B3633A">
        <w:rPr>
          <w:rFonts w:ascii="Montserrat" w:hAnsi="Montserrat"/>
          <w:sz w:val="24"/>
        </w:rPr>
        <w:t>Which he confirmed, with, "How did you come to meet each other?"</w:t>
      </w:r>
    </w:p>
    <w:p w:rsidR="0008581E" w:rsidRPr="00B3633A" w:rsidRDefault="0008581E">
      <w:pPr>
        <w:pStyle w:val="0DraftNormal"/>
        <w:rPr>
          <w:rFonts w:ascii="Montserrat" w:hAnsi="Montserrat"/>
          <w:sz w:val="24"/>
        </w:rPr>
      </w:pPr>
    </w:p>
    <w:p w:rsidR="0008581E" w:rsidRPr="00B3633A" w:rsidRDefault="0008581E">
      <w:pPr>
        <w:pStyle w:val="0DraftNormal"/>
        <w:rPr>
          <w:rFonts w:ascii="Montserrat" w:hAnsi="Montserrat"/>
          <w:sz w:val="24"/>
        </w:rPr>
      </w:pPr>
      <w:r w:rsidRPr="00B3633A">
        <w:rPr>
          <w:rFonts w:ascii="Montserrat" w:hAnsi="Montserrat"/>
          <w:sz w:val="24"/>
        </w:rPr>
        <w:t>"We woke up together" (An) said in a small voice, looking away.</w:t>
      </w:r>
    </w:p>
    <w:p w:rsidR="0008581E" w:rsidRPr="00B3633A" w:rsidRDefault="0008581E">
      <w:pPr>
        <w:pStyle w:val="0DraftNormal"/>
        <w:rPr>
          <w:rFonts w:ascii="Montserrat" w:hAnsi="Montserrat"/>
          <w:sz w:val="24"/>
        </w:rPr>
      </w:pPr>
    </w:p>
    <w:p w:rsidR="0008581E" w:rsidRPr="00B3633A" w:rsidRDefault="0008581E">
      <w:pPr>
        <w:pStyle w:val="0DraftNormal"/>
        <w:rPr>
          <w:rFonts w:ascii="Montserrat" w:hAnsi="Montserrat"/>
          <w:sz w:val="24"/>
        </w:rPr>
      </w:pPr>
      <w:r w:rsidRPr="00B3633A">
        <w:rPr>
          <w:rFonts w:ascii="Montserrat" w:hAnsi="Montserrat"/>
          <w:sz w:val="24"/>
        </w:rPr>
        <w:t>"Say, you're not siblings, are you?" he demanded edgily, feeling a sudden twist of unpleasantness. It was an unworthy impulse, considering the intimate moments they had shared. The momentary thought of incest did cast an averse pallor over those memories. Threatening to turn against his affection for them. If he could have thought about it, he might wonder what else dark in himself he had embraced with his old armor. But for the moment, he was a man who had regained prejudice.</w:t>
      </w:r>
    </w:p>
    <w:p w:rsidR="0008581E" w:rsidRPr="00B3633A" w:rsidRDefault="0008581E">
      <w:pPr>
        <w:pStyle w:val="0DraftNormal"/>
        <w:rPr>
          <w:rFonts w:ascii="Montserrat" w:hAnsi="Montserrat"/>
          <w:sz w:val="24"/>
        </w:rPr>
      </w:pPr>
    </w:p>
    <w:p w:rsidR="0008581E" w:rsidRPr="00B3633A" w:rsidRDefault="0008581E">
      <w:pPr>
        <w:pStyle w:val="0DraftNormal"/>
        <w:rPr>
          <w:rFonts w:ascii="Montserrat" w:hAnsi="Montserrat"/>
          <w:sz w:val="24"/>
        </w:rPr>
      </w:pPr>
      <w:r w:rsidRPr="00B3633A">
        <w:rPr>
          <w:rFonts w:ascii="Montserrat" w:hAnsi="Montserrat"/>
          <w:sz w:val="24"/>
        </w:rPr>
        <w:t>Which was brought up short as (Paradox) denied, "I doubt it. We had never seen each other before that moment."</w:t>
      </w:r>
    </w:p>
    <w:p w:rsidR="0008581E" w:rsidRPr="00B3633A" w:rsidRDefault="0008581E">
      <w:pPr>
        <w:pStyle w:val="0DraftNormal"/>
        <w:rPr>
          <w:rFonts w:ascii="Montserrat" w:hAnsi="Montserrat"/>
          <w:sz w:val="24"/>
        </w:rPr>
      </w:pPr>
    </w:p>
    <w:p w:rsidR="0008581E" w:rsidRPr="00B3633A" w:rsidRDefault="0008581E">
      <w:pPr>
        <w:pStyle w:val="0DraftNormal"/>
        <w:rPr>
          <w:rFonts w:ascii="Montserrat" w:hAnsi="Montserrat"/>
          <w:sz w:val="24"/>
        </w:rPr>
      </w:pPr>
      <w:r w:rsidRPr="00B3633A">
        <w:rPr>
          <w:rFonts w:ascii="Montserrat" w:hAnsi="Montserrat"/>
          <w:sz w:val="24"/>
        </w:rPr>
        <w:t>"But you both spoke the same language."</w:t>
      </w:r>
    </w:p>
    <w:p w:rsidR="0008581E" w:rsidRPr="00B3633A" w:rsidRDefault="0008581E">
      <w:pPr>
        <w:pStyle w:val="0DraftNormal"/>
        <w:rPr>
          <w:rFonts w:ascii="Montserrat" w:hAnsi="Montserrat"/>
          <w:sz w:val="24"/>
        </w:rPr>
      </w:pPr>
    </w:p>
    <w:p w:rsidR="0008581E" w:rsidRPr="00B3633A" w:rsidRDefault="0008581E">
      <w:pPr>
        <w:pStyle w:val="0DraftNormal"/>
        <w:rPr>
          <w:rFonts w:ascii="Montserrat" w:hAnsi="Montserrat"/>
          <w:sz w:val="24"/>
        </w:rPr>
      </w:pPr>
      <w:r w:rsidRPr="00B3633A">
        <w:rPr>
          <w:rFonts w:ascii="Montserrat" w:hAnsi="Montserrat"/>
          <w:sz w:val="24"/>
        </w:rPr>
        <w:t>"Yes, thank God," (An) declared. "If we hadn't had that in common, we might have believed that we had been insane. To remember a world, a life that suddenly seemed nonexistent..." she began to confess.</w:t>
      </w:r>
    </w:p>
    <w:p w:rsidR="0008581E" w:rsidRPr="00B3633A" w:rsidRDefault="0008581E">
      <w:pPr>
        <w:pStyle w:val="0DraftNormal"/>
        <w:rPr>
          <w:rFonts w:ascii="Montserrat" w:hAnsi="Montserrat"/>
          <w:sz w:val="24"/>
        </w:rPr>
      </w:pPr>
    </w:p>
    <w:p w:rsidR="0008581E" w:rsidRPr="00B3633A" w:rsidRDefault="0008581E">
      <w:pPr>
        <w:pStyle w:val="0DraftNormal"/>
        <w:rPr>
          <w:rFonts w:ascii="Montserrat" w:hAnsi="Montserrat"/>
          <w:sz w:val="24"/>
        </w:rPr>
      </w:pPr>
      <w:r w:rsidRPr="00B3633A">
        <w:rPr>
          <w:rFonts w:ascii="Montserrat" w:hAnsi="Montserrat"/>
          <w:sz w:val="24"/>
        </w:rPr>
        <w:t>But he interrupted, "You think the world could have changed somehow? Or did you just imagine or dream that the world had changed so much?" he modified, with a kind of accusation.</w:t>
      </w:r>
    </w:p>
    <w:p w:rsidR="0008581E" w:rsidRPr="00B3633A" w:rsidRDefault="0008581E">
      <w:pPr>
        <w:pStyle w:val="0DraftNormal"/>
        <w:rPr>
          <w:rFonts w:ascii="Montserrat" w:hAnsi="Montserrat"/>
          <w:sz w:val="24"/>
        </w:rPr>
      </w:pPr>
    </w:p>
    <w:p w:rsidR="0008581E" w:rsidRPr="00B3633A" w:rsidRDefault="0008581E">
      <w:pPr>
        <w:pStyle w:val="0DraftNormal"/>
        <w:rPr>
          <w:rFonts w:ascii="Montserrat" w:hAnsi="Montserrat"/>
          <w:sz w:val="24"/>
        </w:rPr>
      </w:pPr>
      <w:r w:rsidRPr="00B3633A">
        <w:rPr>
          <w:rFonts w:ascii="Montserrat" w:hAnsi="Montserrat"/>
          <w:sz w:val="24"/>
        </w:rPr>
        <w:t>"Both of us?" (Paradox) challenged. "With the same delusion?" she dismissed the implication with a delicate snort. Michael gave her a disbelieving look.</w:t>
      </w:r>
    </w:p>
    <w:p w:rsidR="0008581E" w:rsidRPr="00B3633A" w:rsidRDefault="0008581E">
      <w:pPr>
        <w:pStyle w:val="0DraftNormal"/>
        <w:rPr>
          <w:rFonts w:ascii="Montserrat" w:hAnsi="Montserrat"/>
          <w:sz w:val="24"/>
        </w:rPr>
      </w:pPr>
    </w:p>
    <w:p w:rsidR="0008581E" w:rsidRPr="00B3633A" w:rsidRDefault="0008581E">
      <w:pPr>
        <w:pStyle w:val="0DraftNormal"/>
        <w:rPr>
          <w:rFonts w:ascii="Montserrat" w:hAnsi="Montserrat"/>
          <w:sz w:val="24"/>
        </w:rPr>
      </w:pPr>
      <w:r w:rsidRPr="00B3633A">
        <w:rPr>
          <w:rFonts w:ascii="Montserrat" w:hAnsi="Montserrat"/>
          <w:sz w:val="24"/>
        </w:rPr>
        <w:t>(An) intercepted it, saying, "Well, there is the trap of logic. What do you do when the tool you use to justify the notion of a sane world tries to show you something insane?" He turned to her with a mute look. So, she answered her own question, "Look at the facts and then ask that question" she directed.</w:t>
      </w:r>
    </w:p>
    <w:p w:rsidR="0008581E" w:rsidRPr="00B3633A" w:rsidRDefault="0008581E">
      <w:pPr>
        <w:pStyle w:val="0DraftNormal"/>
        <w:rPr>
          <w:rFonts w:ascii="Montserrat" w:hAnsi="Montserrat"/>
          <w:sz w:val="24"/>
        </w:rPr>
      </w:pPr>
    </w:p>
    <w:p w:rsidR="0008581E" w:rsidRPr="00B3633A" w:rsidRDefault="0008581E">
      <w:pPr>
        <w:pStyle w:val="0DraftNormal"/>
        <w:rPr>
          <w:rFonts w:ascii="Montserrat" w:hAnsi="Montserrat"/>
          <w:sz w:val="24"/>
        </w:rPr>
      </w:pPr>
      <w:r w:rsidRPr="00B3633A">
        <w:rPr>
          <w:rFonts w:ascii="Montserrat" w:hAnsi="Montserrat"/>
          <w:sz w:val="24"/>
        </w:rPr>
        <w:t>"The facts?" he mumbled, unconvinced.</w:t>
      </w:r>
    </w:p>
    <w:p w:rsidR="0008581E" w:rsidRPr="00B3633A" w:rsidRDefault="0008581E">
      <w:pPr>
        <w:pStyle w:val="0DraftNormal"/>
        <w:rPr>
          <w:rFonts w:ascii="Montserrat" w:hAnsi="Montserrat"/>
          <w:sz w:val="24"/>
        </w:rPr>
      </w:pPr>
    </w:p>
    <w:p w:rsidR="0008581E" w:rsidRPr="00B3633A" w:rsidRDefault="0008581E">
      <w:pPr>
        <w:pStyle w:val="0DraftNormal"/>
        <w:rPr>
          <w:rFonts w:ascii="Montserrat" w:hAnsi="Montserrat"/>
          <w:sz w:val="24"/>
        </w:rPr>
      </w:pPr>
      <w:r w:rsidRPr="00B3633A">
        <w:rPr>
          <w:rFonts w:ascii="Montserrat" w:hAnsi="Montserrat"/>
          <w:sz w:val="24"/>
        </w:rPr>
        <w:t>(Paradox) scooted next to him and counted off, "What record is there of either of our existence prior to the age of five? What explanation is there for our common language and experience? How is it that we were found here in this very retreat and no one saw us delivered or arriving on our own? These are the questions you asked us. How much of an answer do you have then?"</w:t>
      </w:r>
    </w:p>
    <w:p w:rsidR="0008581E" w:rsidRPr="00B3633A" w:rsidRDefault="0008581E">
      <w:pPr>
        <w:pStyle w:val="0DraftNormal"/>
        <w:rPr>
          <w:rFonts w:ascii="Montserrat" w:hAnsi="Montserrat"/>
          <w:sz w:val="24"/>
        </w:rPr>
      </w:pPr>
    </w:p>
    <w:p w:rsidR="0008581E" w:rsidRPr="00B3633A" w:rsidRDefault="0008581E">
      <w:pPr>
        <w:pStyle w:val="0DraftNormal"/>
        <w:rPr>
          <w:rFonts w:ascii="Montserrat" w:hAnsi="Montserrat"/>
          <w:sz w:val="24"/>
        </w:rPr>
      </w:pPr>
      <w:r w:rsidRPr="00B3633A">
        <w:rPr>
          <w:rFonts w:ascii="Montserrat" w:hAnsi="Montserrat"/>
          <w:sz w:val="24"/>
        </w:rPr>
        <w:t xml:space="preserve">He absorbed this and replied, honestly, "I do not know." But, he picked up the implication that they really were trying to help him understand, as much as simply giving him an answer to his basic question. "Where in the world do you </w:t>
      </w:r>
      <w:r w:rsidRPr="00B3633A">
        <w:rPr>
          <w:rFonts w:ascii="Montserrat" w:hAnsi="Montserrat"/>
          <w:i/>
          <w:sz w:val="24"/>
        </w:rPr>
        <w:t xml:space="preserve">think </w:t>
      </w:r>
      <w:r w:rsidRPr="00B3633A">
        <w:rPr>
          <w:rFonts w:ascii="Montserrat" w:hAnsi="Montserrat"/>
          <w:sz w:val="24"/>
        </w:rPr>
        <w:t>you are from?" he asked, realizing that there was still something vital missing.</w:t>
      </w:r>
    </w:p>
    <w:p w:rsidR="0008581E" w:rsidRPr="00B3633A" w:rsidRDefault="0008581E">
      <w:pPr>
        <w:pStyle w:val="0DraftNormal"/>
        <w:rPr>
          <w:rFonts w:ascii="Montserrat" w:hAnsi="Montserrat"/>
          <w:sz w:val="24"/>
        </w:rPr>
      </w:pPr>
    </w:p>
    <w:p w:rsidR="0008581E" w:rsidRPr="00B3633A" w:rsidRDefault="0008581E">
      <w:pPr>
        <w:pStyle w:val="0DraftNormal"/>
        <w:rPr>
          <w:rFonts w:ascii="Montserrat" w:hAnsi="Montserrat"/>
          <w:sz w:val="24"/>
        </w:rPr>
      </w:pPr>
      <w:r w:rsidRPr="00B3633A">
        <w:rPr>
          <w:rFonts w:ascii="Montserrat" w:hAnsi="Montserrat"/>
          <w:sz w:val="24"/>
        </w:rPr>
        <w:t xml:space="preserve">"That's just it, we don't think we are </w:t>
      </w:r>
      <w:r w:rsidRPr="00B3633A">
        <w:rPr>
          <w:rFonts w:ascii="Montserrat" w:hAnsi="Montserrat"/>
          <w:i/>
          <w:sz w:val="24"/>
        </w:rPr>
        <w:t>from</w:t>
      </w:r>
      <w:r w:rsidRPr="00B3633A">
        <w:rPr>
          <w:rFonts w:ascii="Montserrat" w:hAnsi="Montserrat"/>
          <w:sz w:val="24"/>
        </w:rPr>
        <w:t xml:space="preserve"> this world," (Paradox) revealed in a gentle tone.</w:t>
      </w:r>
    </w:p>
    <w:p w:rsidR="0008581E" w:rsidRPr="00B3633A" w:rsidRDefault="0008581E">
      <w:pPr>
        <w:pStyle w:val="0DraftNormal"/>
        <w:rPr>
          <w:rFonts w:ascii="Montserrat" w:hAnsi="Montserrat"/>
          <w:sz w:val="24"/>
        </w:rPr>
      </w:pPr>
    </w:p>
    <w:p w:rsidR="0008581E" w:rsidRPr="00B3633A" w:rsidRDefault="0008581E">
      <w:pPr>
        <w:pStyle w:val="0DraftNormal"/>
        <w:rPr>
          <w:rFonts w:ascii="Montserrat" w:hAnsi="Montserrat"/>
          <w:sz w:val="24"/>
        </w:rPr>
      </w:pPr>
      <w:r w:rsidRPr="00B3633A">
        <w:rPr>
          <w:rFonts w:ascii="Montserrat" w:hAnsi="Montserrat"/>
          <w:sz w:val="24"/>
        </w:rPr>
        <w:t>That was imposible, Michael felt, but he couldn't say that. If he told that to the council thay would laugh at him for being played for a fool. Still, for the moment he tried to consider the notion, asking in dismay, "But, how can you prove that?"</w:t>
      </w:r>
    </w:p>
    <w:p w:rsidR="0008581E" w:rsidRPr="00B3633A" w:rsidRDefault="0008581E">
      <w:pPr>
        <w:pStyle w:val="0DraftNormal"/>
        <w:rPr>
          <w:rFonts w:ascii="Montserrat" w:hAnsi="Montserrat"/>
          <w:sz w:val="24"/>
        </w:rPr>
      </w:pPr>
    </w:p>
    <w:p w:rsidR="0008581E" w:rsidRPr="00B3633A" w:rsidRDefault="0008581E">
      <w:pPr>
        <w:pStyle w:val="0DraftNormal"/>
        <w:rPr>
          <w:rFonts w:ascii="Montserrat" w:hAnsi="Montserrat"/>
          <w:sz w:val="24"/>
        </w:rPr>
      </w:pPr>
      <w:r w:rsidRPr="00B3633A">
        <w:rPr>
          <w:rFonts w:ascii="Montserrat" w:hAnsi="Montserrat"/>
          <w:sz w:val="24"/>
        </w:rPr>
        <w:t>(An) shook her head with a potent sigh. "But we're not talking about proving this," she averred. "We are talking about what we understand that you perhaps might not," she reminded. "There is nothing to prove or disprove. The question is whether we are willing to accept the possibilities."</w:t>
      </w:r>
    </w:p>
    <w:p w:rsidR="0008581E" w:rsidRPr="00B3633A" w:rsidRDefault="0008581E">
      <w:pPr>
        <w:pStyle w:val="0DraftNormal"/>
        <w:rPr>
          <w:rFonts w:ascii="Montserrat" w:hAnsi="Montserrat"/>
          <w:sz w:val="24"/>
        </w:rPr>
      </w:pPr>
    </w:p>
    <w:p w:rsidR="0008581E" w:rsidRPr="00B3633A" w:rsidRDefault="0008581E">
      <w:pPr>
        <w:pStyle w:val="0DraftNormal"/>
        <w:rPr>
          <w:rFonts w:ascii="Montserrat" w:hAnsi="Montserrat"/>
          <w:sz w:val="24"/>
        </w:rPr>
      </w:pPr>
      <w:r w:rsidRPr="00B3633A">
        <w:rPr>
          <w:rFonts w:ascii="Montserrat" w:hAnsi="Montserrat"/>
          <w:sz w:val="24"/>
        </w:rPr>
        <w:t>He returned a skeptical glare.</w:t>
      </w:r>
    </w:p>
    <w:p w:rsidR="0008581E" w:rsidRPr="00B3633A" w:rsidRDefault="0008581E">
      <w:pPr>
        <w:pStyle w:val="0DraftNormal"/>
        <w:rPr>
          <w:rFonts w:ascii="Montserrat" w:hAnsi="Montserrat"/>
          <w:sz w:val="24"/>
        </w:rPr>
      </w:pPr>
    </w:p>
    <w:p w:rsidR="0008581E" w:rsidRPr="00B3633A" w:rsidRDefault="0008581E">
      <w:pPr>
        <w:pStyle w:val="0DraftNormal"/>
        <w:rPr>
          <w:rFonts w:ascii="Montserrat" w:hAnsi="Montserrat"/>
          <w:sz w:val="24"/>
        </w:rPr>
      </w:pPr>
      <w:r w:rsidRPr="00B3633A">
        <w:rPr>
          <w:rFonts w:ascii="Montserrat" w:hAnsi="Montserrat"/>
          <w:sz w:val="24"/>
        </w:rPr>
        <w:t>"To try to prove anything is a waste of time," she declared. "The only thing that matters is if there are any consequences. How much time have have people wasted trying to prove the existence of gods? If a god exists, and actually did anything we would ever notice, it would still not be enough proof for people. But that is an extreme example, and I don't mean to get off the topic," she realized, as she remembered that this culture had not possessed the concept of gods until she and (Paradox) had explained it to them. "I only said it to make a point."</w:t>
      </w:r>
    </w:p>
    <w:p w:rsidR="0008581E" w:rsidRPr="00B3633A" w:rsidRDefault="0008581E">
      <w:pPr>
        <w:pStyle w:val="0DraftNormal"/>
        <w:rPr>
          <w:rFonts w:ascii="Montserrat" w:hAnsi="Montserrat"/>
          <w:sz w:val="24"/>
        </w:rPr>
      </w:pPr>
    </w:p>
    <w:p w:rsidR="0008581E" w:rsidRPr="00B3633A" w:rsidRDefault="0008581E">
      <w:pPr>
        <w:pStyle w:val="0DraftNormal"/>
        <w:rPr>
          <w:rFonts w:ascii="Montserrat" w:hAnsi="Montserrat"/>
          <w:sz w:val="24"/>
        </w:rPr>
      </w:pPr>
      <w:r w:rsidRPr="00B3633A">
        <w:rPr>
          <w:rFonts w:ascii="Montserrat" w:hAnsi="Montserrat"/>
          <w:sz w:val="24"/>
        </w:rPr>
        <w:t>"Which is?"</w:t>
      </w:r>
    </w:p>
    <w:p w:rsidR="0008581E" w:rsidRPr="00B3633A" w:rsidRDefault="0008581E">
      <w:pPr>
        <w:pStyle w:val="0DraftNormal"/>
        <w:rPr>
          <w:rFonts w:ascii="Montserrat" w:hAnsi="Montserrat"/>
          <w:sz w:val="24"/>
        </w:rPr>
      </w:pPr>
    </w:p>
    <w:p w:rsidR="0008581E" w:rsidRPr="00B3633A" w:rsidRDefault="0008581E">
      <w:pPr>
        <w:pStyle w:val="0DraftNormal"/>
        <w:rPr>
          <w:rFonts w:ascii="Montserrat" w:hAnsi="Montserrat"/>
          <w:sz w:val="24"/>
        </w:rPr>
      </w:pPr>
      <w:r w:rsidRPr="00B3633A">
        <w:rPr>
          <w:rFonts w:ascii="Montserrat" w:hAnsi="Montserrat"/>
          <w:sz w:val="24"/>
        </w:rPr>
        <w:t>"When we think about what we don't understand we tend to clutch desperately to what we are comfortable with," she advanced with a shrug.</w:t>
      </w:r>
    </w:p>
    <w:p w:rsidR="0008581E" w:rsidRPr="00B3633A" w:rsidRDefault="0008581E">
      <w:pPr>
        <w:pStyle w:val="0DraftNormal"/>
        <w:rPr>
          <w:rFonts w:ascii="Montserrat" w:hAnsi="Montserrat"/>
          <w:sz w:val="24"/>
        </w:rPr>
      </w:pPr>
    </w:p>
    <w:p w:rsidR="0008581E" w:rsidRPr="00B3633A" w:rsidRDefault="0008581E">
      <w:pPr>
        <w:pStyle w:val="0DraftNormal"/>
        <w:rPr>
          <w:rFonts w:ascii="Montserrat" w:hAnsi="Montserrat"/>
          <w:sz w:val="24"/>
        </w:rPr>
      </w:pPr>
      <w:r w:rsidRPr="00B3633A">
        <w:rPr>
          <w:rFonts w:ascii="Montserrat" w:hAnsi="Montserrat"/>
          <w:sz w:val="24"/>
        </w:rPr>
        <w:t>If not for the fact that this observation was being applied to him, he might have seen the truth of it. But at the moment, he resisted it, "Isn't that an exaggeration?" he argued, "How can anyone understand something if they don't hold on to what they already know for reference?"</w:t>
      </w:r>
    </w:p>
    <w:p w:rsidR="0008581E" w:rsidRPr="00B3633A" w:rsidRDefault="0008581E">
      <w:pPr>
        <w:pStyle w:val="0DraftNormal"/>
        <w:rPr>
          <w:rFonts w:ascii="Montserrat" w:hAnsi="Montserrat"/>
          <w:sz w:val="24"/>
        </w:rPr>
      </w:pPr>
    </w:p>
    <w:p w:rsidR="0008581E" w:rsidRPr="00B3633A" w:rsidRDefault="0008581E">
      <w:pPr>
        <w:pStyle w:val="0DraftNormal"/>
        <w:rPr>
          <w:rFonts w:ascii="Montserrat" w:hAnsi="Montserrat"/>
          <w:sz w:val="24"/>
        </w:rPr>
      </w:pPr>
      <w:r w:rsidRPr="00B3633A">
        <w:rPr>
          <w:rFonts w:ascii="Montserrat" w:hAnsi="Montserrat"/>
          <w:sz w:val="24"/>
        </w:rPr>
        <w:t>(An) gave him a solomn nod, as (Paradox) watched her with a pleased expression. "Therein lies the catch," she explained. "If what you already believe is pitted against the unknown, whatever you learn is bound to change your beliefs. So there comes that irrational fear upon entering the unknown that if you allow your belief to be changed then you might not be able to escape the unknown."</w:t>
      </w:r>
    </w:p>
    <w:p w:rsidR="0008581E" w:rsidRPr="00B3633A" w:rsidRDefault="0008581E">
      <w:pPr>
        <w:pStyle w:val="0DraftNormal"/>
        <w:rPr>
          <w:rFonts w:ascii="Montserrat" w:hAnsi="Montserrat"/>
          <w:sz w:val="24"/>
        </w:rPr>
      </w:pPr>
    </w:p>
    <w:p w:rsidR="0008581E" w:rsidRPr="00B3633A" w:rsidRDefault="0008581E">
      <w:pPr>
        <w:pStyle w:val="0DraftNormal"/>
        <w:rPr>
          <w:rFonts w:ascii="Montserrat" w:hAnsi="Montserrat"/>
          <w:sz w:val="24"/>
        </w:rPr>
      </w:pPr>
      <w:r w:rsidRPr="00B3633A">
        <w:rPr>
          <w:rFonts w:ascii="Montserrat" w:hAnsi="Montserrat"/>
          <w:sz w:val="24"/>
        </w:rPr>
        <w:t>"Perhaps," he edged, beginning to feel lectured. "So, what is the other side of this point you are trying to make?" he asked, knowing how the two of them worked.</w:t>
      </w:r>
    </w:p>
    <w:p w:rsidR="0008581E" w:rsidRPr="00B3633A" w:rsidRDefault="0008581E">
      <w:pPr>
        <w:pStyle w:val="0DraftNormal"/>
        <w:rPr>
          <w:rFonts w:ascii="Montserrat" w:hAnsi="Montserrat"/>
          <w:sz w:val="24"/>
        </w:rPr>
      </w:pPr>
    </w:p>
    <w:p w:rsidR="0008581E" w:rsidRPr="00B3633A" w:rsidRDefault="0008581E">
      <w:pPr>
        <w:pStyle w:val="0DraftNormal"/>
        <w:rPr>
          <w:rFonts w:ascii="Montserrat" w:hAnsi="Montserrat"/>
          <w:sz w:val="24"/>
        </w:rPr>
      </w:pPr>
      <w:r w:rsidRPr="00B3633A">
        <w:rPr>
          <w:rFonts w:ascii="Montserrat" w:hAnsi="Montserrat"/>
          <w:sz w:val="24"/>
        </w:rPr>
        <w:t>"Thinking requires perspective," (Paradox) offered. "It is the same point, really. Turn it inside out. The less perspective you have the more disturbing it is to really think about what you don't understand."</w:t>
      </w:r>
    </w:p>
    <w:p w:rsidR="0008581E" w:rsidRPr="00B3633A" w:rsidRDefault="0008581E">
      <w:pPr>
        <w:pStyle w:val="0DraftNormal"/>
        <w:rPr>
          <w:rFonts w:ascii="Montserrat" w:hAnsi="Montserrat"/>
          <w:sz w:val="24"/>
        </w:rPr>
      </w:pPr>
    </w:p>
    <w:p w:rsidR="0008581E" w:rsidRPr="00B3633A" w:rsidRDefault="0008581E">
      <w:pPr>
        <w:pStyle w:val="0DraftNormal"/>
        <w:rPr>
          <w:rFonts w:ascii="Montserrat" w:hAnsi="Montserrat"/>
          <w:sz w:val="24"/>
        </w:rPr>
      </w:pPr>
      <w:r w:rsidRPr="00B3633A">
        <w:rPr>
          <w:rFonts w:ascii="Montserrat" w:hAnsi="Montserrat"/>
          <w:sz w:val="24"/>
        </w:rPr>
        <w:t xml:space="preserve">"I don't see the difference," he complained with a shaking of his head. "Perspective is just another way of saying </w:t>
      </w:r>
      <w:r w:rsidRPr="00B3633A">
        <w:rPr>
          <w:rFonts w:ascii="Montserrat" w:hAnsi="Montserrat"/>
          <w:i/>
          <w:sz w:val="24"/>
        </w:rPr>
        <w:t>belief.</w:t>
      </w:r>
      <w:r w:rsidRPr="00B3633A">
        <w:rPr>
          <w:rFonts w:ascii="Montserrat" w:hAnsi="Montserrat"/>
          <w:sz w:val="24"/>
        </w:rPr>
        <w:t>"</w:t>
      </w:r>
    </w:p>
    <w:p w:rsidR="0008581E" w:rsidRPr="00B3633A" w:rsidRDefault="0008581E">
      <w:pPr>
        <w:pStyle w:val="0DraftNormal"/>
        <w:rPr>
          <w:rFonts w:ascii="Montserrat" w:hAnsi="Montserrat"/>
          <w:sz w:val="24"/>
        </w:rPr>
      </w:pPr>
    </w:p>
    <w:p w:rsidR="0008581E" w:rsidRPr="00B3633A" w:rsidRDefault="0008581E">
      <w:pPr>
        <w:pStyle w:val="0DraftNormal"/>
        <w:rPr>
          <w:rFonts w:ascii="Montserrat" w:hAnsi="Montserrat"/>
          <w:sz w:val="24"/>
        </w:rPr>
      </w:pPr>
      <w:r w:rsidRPr="00B3633A">
        <w:rPr>
          <w:rFonts w:ascii="Montserrat" w:hAnsi="Montserrat"/>
          <w:sz w:val="24"/>
        </w:rPr>
        <w:t>"Not hardly," (An) said, with wide eyes. "Perspective is what you are. It defeats the fear of the unknown because like you it is designed to grow and evolve. It feeds on the unknown. But, with growth comes growing pains." Michael sat back, and decided that this had become a debate, with him as the dissenting party.</w:t>
      </w:r>
    </w:p>
    <w:p w:rsidR="0008581E" w:rsidRPr="00B3633A" w:rsidRDefault="0008581E">
      <w:pPr>
        <w:pStyle w:val="0DraftNormal"/>
        <w:rPr>
          <w:rFonts w:ascii="Montserrat" w:hAnsi="Montserrat"/>
          <w:sz w:val="24"/>
        </w:rPr>
      </w:pPr>
    </w:p>
    <w:p w:rsidR="0008581E" w:rsidRPr="00B3633A" w:rsidRDefault="0008581E">
      <w:pPr>
        <w:pStyle w:val="0DraftNormal"/>
        <w:rPr>
          <w:rFonts w:ascii="Montserrat" w:hAnsi="Montserrat"/>
          <w:sz w:val="24"/>
        </w:rPr>
      </w:pPr>
      <w:r w:rsidRPr="00B3633A">
        <w:rPr>
          <w:rFonts w:ascii="Montserrat" w:hAnsi="Montserrat"/>
          <w:sz w:val="24"/>
        </w:rPr>
        <w:t>"That is the real reason why most people don't deal with the unknown very well," (Paradox) was adding as Michael reflected. "It makes them uncomfortable."</w:t>
      </w:r>
    </w:p>
    <w:p w:rsidR="0008581E" w:rsidRPr="00B3633A" w:rsidRDefault="0008581E">
      <w:pPr>
        <w:pStyle w:val="0DraftNormal"/>
        <w:rPr>
          <w:rFonts w:ascii="Montserrat" w:hAnsi="Montserrat"/>
          <w:sz w:val="24"/>
        </w:rPr>
      </w:pPr>
    </w:p>
    <w:p w:rsidR="0008581E" w:rsidRPr="00B3633A" w:rsidRDefault="0008581E">
      <w:pPr>
        <w:pStyle w:val="0DraftNormal"/>
        <w:rPr>
          <w:rFonts w:ascii="Montserrat" w:hAnsi="Montserrat"/>
          <w:sz w:val="24"/>
        </w:rPr>
      </w:pPr>
      <w:r w:rsidRPr="00B3633A">
        <w:rPr>
          <w:rFonts w:ascii="Montserrat" w:hAnsi="Montserrat"/>
          <w:sz w:val="24"/>
        </w:rPr>
        <w:t>Michael's attention latched onto that point. "Are you saying that it is bad to want comfort?"</w:t>
      </w:r>
    </w:p>
    <w:p w:rsidR="0008581E" w:rsidRPr="00B3633A" w:rsidRDefault="0008581E">
      <w:pPr>
        <w:pStyle w:val="0DraftNormal"/>
        <w:rPr>
          <w:rFonts w:ascii="Montserrat" w:hAnsi="Montserrat"/>
          <w:sz w:val="24"/>
        </w:rPr>
      </w:pPr>
    </w:p>
    <w:p w:rsidR="0008581E" w:rsidRPr="00B3633A" w:rsidRDefault="0008581E">
      <w:pPr>
        <w:pStyle w:val="0DraftNormal"/>
        <w:rPr>
          <w:rFonts w:ascii="Montserrat" w:hAnsi="Montserrat"/>
          <w:sz w:val="24"/>
        </w:rPr>
      </w:pPr>
      <w:r w:rsidRPr="00B3633A">
        <w:rPr>
          <w:rFonts w:ascii="Montserrat" w:hAnsi="Montserrat"/>
          <w:sz w:val="24"/>
        </w:rPr>
        <w:t>"No. What I am saying is that avoiding the discomfort of growing up is only going to make you grow up to be uncomfortable with your self," (Paradox) professed. "What do you think it is we learn by facing the unknown?"</w:t>
      </w:r>
    </w:p>
    <w:p w:rsidR="0008581E" w:rsidRPr="00B3633A" w:rsidRDefault="0008581E">
      <w:pPr>
        <w:pStyle w:val="0DraftNormal"/>
        <w:rPr>
          <w:rFonts w:ascii="Montserrat" w:hAnsi="Montserrat"/>
          <w:sz w:val="24"/>
        </w:rPr>
      </w:pPr>
    </w:p>
    <w:p w:rsidR="0008581E" w:rsidRPr="00B3633A" w:rsidRDefault="0008581E">
      <w:pPr>
        <w:pStyle w:val="0DraftNormal"/>
        <w:rPr>
          <w:rFonts w:ascii="Montserrat" w:hAnsi="Montserrat"/>
          <w:sz w:val="24"/>
        </w:rPr>
      </w:pPr>
      <w:r w:rsidRPr="00B3633A">
        <w:rPr>
          <w:rFonts w:ascii="Montserrat" w:hAnsi="Montserrat"/>
          <w:sz w:val="24"/>
        </w:rPr>
        <w:t>Michael didn't know how to answer that.</w:t>
      </w:r>
    </w:p>
    <w:p w:rsidR="0008581E" w:rsidRPr="00B3633A" w:rsidRDefault="0008581E">
      <w:pPr>
        <w:pStyle w:val="0DraftNormal"/>
        <w:rPr>
          <w:rFonts w:ascii="Montserrat" w:hAnsi="Montserrat"/>
          <w:sz w:val="24"/>
        </w:rPr>
      </w:pPr>
    </w:p>
    <w:p w:rsidR="0008581E" w:rsidRPr="00B3633A" w:rsidRDefault="0008581E">
      <w:pPr>
        <w:pStyle w:val="0DraftNormal"/>
        <w:rPr>
          <w:rFonts w:ascii="Montserrat" w:hAnsi="Montserrat"/>
          <w:sz w:val="24"/>
        </w:rPr>
      </w:pPr>
      <w:r w:rsidRPr="00B3633A">
        <w:rPr>
          <w:rFonts w:ascii="Montserrat" w:hAnsi="Montserrat"/>
          <w:sz w:val="24"/>
        </w:rPr>
        <w:t>"All we are trying to say, really, is that if you really want to understand us then you might as well give up expecting to be comfortable with it," (An) placated.</w:t>
      </w:r>
    </w:p>
    <w:p w:rsidR="0008581E" w:rsidRPr="00B3633A" w:rsidRDefault="0008581E">
      <w:pPr>
        <w:pStyle w:val="0DraftNormal"/>
        <w:rPr>
          <w:rFonts w:ascii="Montserrat" w:hAnsi="Montserrat"/>
          <w:sz w:val="24"/>
        </w:rPr>
      </w:pPr>
    </w:p>
    <w:p w:rsidR="0008581E" w:rsidRPr="00B3633A" w:rsidRDefault="0008581E">
      <w:pPr>
        <w:pStyle w:val="0DraftNormal"/>
        <w:rPr>
          <w:rFonts w:ascii="Montserrat" w:hAnsi="Montserrat"/>
          <w:sz w:val="24"/>
        </w:rPr>
      </w:pPr>
      <w:r w:rsidRPr="00B3633A">
        <w:rPr>
          <w:rFonts w:ascii="Montserrat" w:hAnsi="Montserrat"/>
          <w:sz w:val="24"/>
        </w:rPr>
        <w:t>"Do I have a choice?" he complained.</w:t>
      </w:r>
    </w:p>
    <w:p w:rsidR="0008581E" w:rsidRPr="00B3633A" w:rsidRDefault="0008581E">
      <w:pPr>
        <w:pStyle w:val="0DraftNormal"/>
        <w:rPr>
          <w:rFonts w:ascii="Montserrat" w:hAnsi="Montserrat"/>
          <w:sz w:val="24"/>
        </w:rPr>
      </w:pPr>
    </w:p>
    <w:p w:rsidR="0008581E" w:rsidRPr="00B3633A" w:rsidRDefault="0008581E">
      <w:pPr>
        <w:pStyle w:val="0DraftNormal"/>
        <w:rPr>
          <w:rFonts w:ascii="Montserrat" w:hAnsi="Montserrat"/>
          <w:sz w:val="24"/>
        </w:rPr>
      </w:pPr>
      <w:r w:rsidRPr="00B3633A">
        <w:rPr>
          <w:rFonts w:ascii="Montserrat" w:hAnsi="Montserrat"/>
          <w:sz w:val="24"/>
        </w:rPr>
        <w:t>"You have three choices," (Paradox) replied. "Believe it. Doubt it. Or, understand it."</w:t>
      </w:r>
    </w:p>
    <w:p w:rsidR="0008581E" w:rsidRPr="00B3633A" w:rsidRDefault="0008581E">
      <w:pPr>
        <w:pStyle w:val="0DraftNormal"/>
        <w:rPr>
          <w:rFonts w:ascii="Montserrat" w:hAnsi="Montserrat"/>
          <w:sz w:val="24"/>
        </w:rPr>
      </w:pPr>
    </w:p>
    <w:p w:rsidR="0008581E" w:rsidRPr="00B3633A" w:rsidRDefault="0008581E">
      <w:pPr>
        <w:pStyle w:val="0DraftNormal"/>
        <w:rPr>
          <w:rFonts w:ascii="Montserrat" w:hAnsi="Montserrat"/>
          <w:sz w:val="24"/>
        </w:rPr>
      </w:pPr>
      <w:r w:rsidRPr="00B3633A">
        <w:rPr>
          <w:rFonts w:ascii="Montserrat" w:hAnsi="Montserrat"/>
          <w:sz w:val="24"/>
        </w:rPr>
        <w:t>When Michael made no move to comment, (An) aired, "The question is, in what regard do you hold the choice itself?"</w:t>
      </w:r>
    </w:p>
    <w:p w:rsidR="0008581E" w:rsidRPr="00B3633A" w:rsidRDefault="0008581E">
      <w:pPr>
        <w:pStyle w:val="0DraftNormal"/>
        <w:rPr>
          <w:rFonts w:ascii="Montserrat" w:hAnsi="Montserrat"/>
          <w:sz w:val="24"/>
        </w:rPr>
      </w:pPr>
    </w:p>
    <w:p w:rsidR="0008581E" w:rsidRPr="00B3633A" w:rsidRDefault="0008581E">
      <w:pPr>
        <w:pStyle w:val="0DraftNormal"/>
        <w:rPr>
          <w:rFonts w:ascii="Montserrat" w:hAnsi="Montserrat"/>
          <w:sz w:val="24"/>
        </w:rPr>
      </w:pPr>
      <w:r w:rsidRPr="00B3633A">
        <w:rPr>
          <w:rFonts w:ascii="Montserrat" w:hAnsi="Montserrat"/>
          <w:sz w:val="24"/>
        </w:rPr>
        <w:t>"I beg your pardon?" Michael quirked.</w:t>
      </w:r>
    </w:p>
    <w:p w:rsidR="0008581E" w:rsidRPr="00B3633A" w:rsidRDefault="0008581E">
      <w:pPr>
        <w:pStyle w:val="0DraftNormal"/>
        <w:rPr>
          <w:rFonts w:ascii="Montserrat" w:hAnsi="Montserrat"/>
          <w:sz w:val="24"/>
        </w:rPr>
      </w:pPr>
    </w:p>
    <w:p w:rsidR="0008581E" w:rsidRPr="00B3633A" w:rsidRDefault="0008581E">
      <w:pPr>
        <w:pStyle w:val="0DraftNormal"/>
        <w:rPr>
          <w:rFonts w:ascii="Montserrat" w:hAnsi="Montserrat"/>
          <w:sz w:val="24"/>
        </w:rPr>
      </w:pPr>
      <w:r w:rsidRPr="00B3633A">
        <w:rPr>
          <w:rFonts w:ascii="Montserrat" w:hAnsi="Montserrat"/>
          <w:sz w:val="24"/>
        </w:rPr>
        <w:t>"I'll explain." (An) grinned. "Before the matter of choice can really be applied you have to determine first how you look at the possability of choice. Do you doubt your ability to choose? Do you understand that you have a choice? Do you believe that you have a choice?" she fired off in retoricals.</w:t>
      </w:r>
    </w:p>
    <w:p w:rsidR="0008581E" w:rsidRPr="00B3633A" w:rsidRDefault="0008581E">
      <w:pPr>
        <w:pStyle w:val="0DraftNormal"/>
        <w:rPr>
          <w:rFonts w:ascii="Montserrat" w:hAnsi="Montserrat"/>
          <w:sz w:val="24"/>
        </w:rPr>
      </w:pPr>
    </w:p>
    <w:p w:rsidR="0008581E" w:rsidRPr="00B3633A" w:rsidRDefault="0008581E">
      <w:pPr>
        <w:pStyle w:val="0DraftNormal"/>
        <w:rPr>
          <w:rFonts w:ascii="Montserrat" w:hAnsi="Montserrat"/>
          <w:sz w:val="24"/>
        </w:rPr>
      </w:pPr>
      <w:r w:rsidRPr="00B3633A">
        <w:rPr>
          <w:rFonts w:ascii="Montserrat" w:hAnsi="Montserrat"/>
          <w:sz w:val="24"/>
        </w:rPr>
        <w:t>"Does this have to be personal?" he asked sharply. He was beginning to feel outnumbered.</w:t>
      </w:r>
    </w:p>
    <w:p w:rsidR="0008581E" w:rsidRPr="00B3633A" w:rsidRDefault="0008581E">
      <w:pPr>
        <w:pStyle w:val="0DraftNormal"/>
        <w:rPr>
          <w:rFonts w:ascii="Montserrat" w:hAnsi="Montserrat"/>
          <w:sz w:val="24"/>
        </w:rPr>
      </w:pPr>
    </w:p>
    <w:p w:rsidR="0008581E" w:rsidRPr="00B3633A" w:rsidRDefault="0008581E">
      <w:pPr>
        <w:pStyle w:val="0DraftNormal"/>
        <w:rPr>
          <w:rFonts w:ascii="Montserrat" w:hAnsi="Montserrat"/>
          <w:sz w:val="24"/>
        </w:rPr>
      </w:pPr>
      <w:r w:rsidRPr="00B3633A">
        <w:rPr>
          <w:rFonts w:ascii="Montserrat" w:hAnsi="Montserrat"/>
          <w:sz w:val="24"/>
        </w:rPr>
        <w:t>"Do you wish to take it personally?" (An) returned archly.</w:t>
      </w:r>
    </w:p>
    <w:p w:rsidR="0008581E" w:rsidRPr="00B3633A" w:rsidRDefault="0008581E">
      <w:pPr>
        <w:pStyle w:val="0DraftNormal"/>
        <w:rPr>
          <w:rFonts w:ascii="Montserrat" w:hAnsi="Montserrat"/>
          <w:sz w:val="24"/>
        </w:rPr>
      </w:pPr>
    </w:p>
    <w:p w:rsidR="0008581E" w:rsidRPr="00B3633A" w:rsidRDefault="0008581E">
      <w:pPr>
        <w:pStyle w:val="0DraftNormal"/>
        <w:rPr>
          <w:rFonts w:ascii="Montserrat" w:hAnsi="Montserrat"/>
          <w:sz w:val="24"/>
        </w:rPr>
      </w:pPr>
      <w:r w:rsidRPr="00B3633A">
        <w:rPr>
          <w:rFonts w:ascii="Montserrat" w:hAnsi="Montserrat"/>
          <w:sz w:val="24"/>
        </w:rPr>
        <w:t>"Never mind," he grumbled, realizing that he had been baited. "I hardly doubt that I have the freedom to make some choices," he pointed out sensibly.</w:t>
      </w:r>
    </w:p>
    <w:p w:rsidR="0008581E" w:rsidRPr="00B3633A" w:rsidRDefault="0008581E">
      <w:pPr>
        <w:pStyle w:val="0DraftNormal"/>
        <w:rPr>
          <w:rFonts w:ascii="Montserrat" w:hAnsi="Montserrat"/>
          <w:sz w:val="24"/>
        </w:rPr>
      </w:pPr>
    </w:p>
    <w:p w:rsidR="0008581E" w:rsidRPr="00B3633A" w:rsidRDefault="0008581E">
      <w:pPr>
        <w:pStyle w:val="0DraftNormal"/>
        <w:rPr>
          <w:rFonts w:ascii="Montserrat" w:hAnsi="Montserrat"/>
          <w:sz w:val="24"/>
        </w:rPr>
      </w:pPr>
      <w:r w:rsidRPr="00B3633A">
        <w:rPr>
          <w:rFonts w:ascii="Montserrat" w:hAnsi="Montserrat"/>
          <w:sz w:val="24"/>
        </w:rPr>
        <w:t>"But not all?" (Paradox) challenged.</w:t>
      </w:r>
    </w:p>
    <w:p w:rsidR="0008581E" w:rsidRPr="00B3633A" w:rsidRDefault="0008581E">
      <w:pPr>
        <w:pStyle w:val="0DraftNormal"/>
        <w:rPr>
          <w:rFonts w:ascii="Montserrat" w:hAnsi="Montserrat"/>
          <w:sz w:val="24"/>
        </w:rPr>
      </w:pPr>
    </w:p>
    <w:p w:rsidR="0008581E" w:rsidRPr="00B3633A" w:rsidRDefault="0008581E">
      <w:pPr>
        <w:pStyle w:val="0DraftNormal"/>
        <w:rPr>
          <w:rFonts w:ascii="Montserrat" w:hAnsi="Montserrat"/>
          <w:sz w:val="24"/>
        </w:rPr>
      </w:pPr>
      <w:r w:rsidRPr="00B3633A">
        <w:rPr>
          <w:rFonts w:ascii="Montserrat" w:hAnsi="Montserrat"/>
          <w:sz w:val="24"/>
        </w:rPr>
        <w:t>"Some choices I do not have the ability to back up," he countered, turning to her with a sardonic grin. He had to admire the way they had disarmed and unbalanced him to bait him so well. Not only had he lost controll of the conversation, he had begun to get lost in it.</w:t>
      </w:r>
    </w:p>
    <w:p w:rsidR="0008581E" w:rsidRPr="00B3633A" w:rsidRDefault="0008581E">
      <w:pPr>
        <w:pStyle w:val="0DraftNormal"/>
        <w:rPr>
          <w:rFonts w:ascii="Montserrat" w:hAnsi="Montserrat"/>
          <w:sz w:val="24"/>
        </w:rPr>
      </w:pPr>
    </w:p>
    <w:p w:rsidR="0008581E" w:rsidRPr="00B3633A" w:rsidRDefault="0008581E">
      <w:pPr>
        <w:pStyle w:val="0DraftNormal"/>
        <w:rPr>
          <w:rFonts w:ascii="Montserrat" w:hAnsi="Montserrat"/>
          <w:sz w:val="24"/>
        </w:rPr>
      </w:pPr>
      <w:r w:rsidRPr="00B3633A">
        <w:rPr>
          <w:rFonts w:ascii="Montserrat" w:hAnsi="Montserrat"/>
          <w:sz w:val="24"/>
        </w:rPr>
        <w:t>"That is your choice," (Paradox) retorted calmly.</w:t>
      </w:r>
    </w:p>
    <w:p w:rsidR="0008581E" w:rsidRPr="00B3633A" w:rsidRDefault="0008581E">
      <w:pPr>
        <w:pStyle w:val="0DraftNormal"/>
        <w:rPr>
          <w:rFonts w:ascii="Montserrat" w:hAnsi="Montserrat"/>
          <w:sz w:val="24"/>
        </w:rPr>
      </w:pPr>
    </w:p>
    <w:p w:rsidR="0008581E" w:rsidRPr="00B3633A" w:rsidRDefault="0008581E">
      <w:pPr>
        <w:pStyle w:val="0DraftNormal"/>
        <w:rPr>
          <w:rFonts w:ascii="Montserrat" w:hAnsi="Montserrat"/>
          <w:sz w:val="24"/>
        </w:rPr>
      </w:pPr>
      <w:r w:rsidRPr="00B3633A">
        <w:rPr>
          <w:rFonts w:ascii="Montserrat" w:hAnsi="Montserrat"/>
          <w:sz w:val="24"/>
        </w:rPr>
        <w:t>Michael recoiled as though from an accusation. "No, that is simply reality," he defended, alarmed.</w:t>
      </w:r>
    </w:p>
    <w:p w:rsidR="0008581E" w:rsidRPr="00B3633A" w:rsidRDefault="0008581E">
      <w:pPr>
        <w:pStyle w:val="0DraftNormal"/>
        <w:rPr>
          <w:rFonts w:ascii="Montserrat" w:hAnsi="Montserrat"/>
          <w:sz w:val="24"/>
        </w:rPr>
      </w:pPr>
    </w:p>
    <w:p w:rsidR="0008581E" w:rsidRPr="00B3633A" w:rsidRDefault="0008581E">
      <w:pPr>
        <w:pStyle w:val="0DraftNormal"/>
        <w:rPr>
          <w:rFonts w:ascii="Montserrat" w:hAnsi="Montserrat"/>
          <w:sz w:val="24"/>
        </w:rPr>
      </w:pPr>
      <w:r w:rsidRPr="00B3633A">
        <w:rPr>
          <w:rFonts w:ascii="Montserrat" w:hAnsi="Montserrat"/>
          <w:sz w:val="24"/>
        </w:rPr>
        <w:t>"Like I said, that is your choice," (Paradox) returned with penetrating finality.</w:t>
      </w:r>
    </w:p>
    <w:p w:rsidR="0008581E" w:rsidRPr="00B3633A" w:rsidRDefault="0008581E">
      <w:pPr>
        <w:pStyle w:val="0DraftNormal"/>
        <w:rPr>
          <w:rFonts w:ascii="Montserrat" w:hAnsi="Montserrat"/>
          <w:sz w:val="24"/>
        </w:rPr>
      </w:pPr>
    </w:p>
    <w:p w:rsidR="0008581E" w:rsidRPr="00B3633A" w:rsidRDefault="0008581E">
      <w:pPr>
        <w:pStyle w:val="0DraftNormal"/>
        <w:rPr>
          <w:rFonts w:ascii="Montserrat" w:hAnsi="Montserrat"/>
          <w:sz w:val="24"/>
        </w:rPr>
      </w:pPr>
      <w:r w:rsidRPr="00B3633A">
        <w:rPr>
          <w:rFonts w:ascii="Montserrat" w:hAnsi="Montserrat"/>
          <w:sz w:val="24"/>
        </w:rPr>
        <w:t>Michael gasped in amazement. In a flAsia, he realized that they had penetrated far deeper than the original question and challenged one of his most primal beliefs—confronting him with it. Somehow they had seperated him from his objective of investigating them and showed him that he harbored some innate prejudice against understanding their answers. It would take him quite a while to understand what this meant, and even longer to know how it would effect his report back to the council. "My God, you two are devious!" he cried, "Have you given me an answer or what?"</w:t>
      </w:r>
    </w:p>
    <w:p w:rsidR="0008581E" w:rsidRPr="00B3633A" w:rsidRDefault="0008581E">
      <w:pPr>
        <w:pStyle w:val="0DraftNormal"/>
        <w:rPr>
          <w:rFonts w:ascii="Montserrat" w:hAnsi="Montserrat"/>
          <w:sz w:val="24"/>
        </w:rPr>
      </w:pPr>
    </w:p>
    <w:p w:rsidR="0008581E" w:rsidRPr="00B3633A" w:rsidRDefault="0008581E">
      <w:pPr>
        <w:pStyle w:val="0DraftNormal"/>
        <w:rPr>
          <w:rFonts w:ascii="Montserrat" w:hAnsi="Montserrat"/>
          <w:sz w:val="24"/>
        </w:rPr>
      </w:pPr>
      <w:r w:rsidRPr="00B3633A">
        <w:rPr>
          <w:rFonts w:ascii="Montserrat" w:hAnsi="Montserrat"/>
          <w:sz w:val="24"/>
        </w:rPr>
        <w:t>They shared an enigmatic look. (An) shrugged as (Paradox) lilted, "Whatever."</w:t>
      </w:r>
    </w:p>
    <w:p w:rsidR="0008581E" w:rsidRPr="00B3633A" w:rsidRDefault="0008581E">
      <w:pPr>
        <w:pStyle w:val="0DraftNormal"/>
        <w:rPr>
          <w:rFonts w:ascii="Montserrat" w:hAnsi="Montserrat"/>
          <w:sz w:val="24"/>
        </w:rPr>
      </w:pPr>
    </w:p>
    <w:p w:rsidR="0008581E" w:rsidRPr="00B3633A" w:rsidRDefault="0008581E">
      <w:pPr>
        <w:pStyle w:val="0DraftNormal"/>
        <w:rPr>
          <w:rFonts w:ascii="Montserrat" w:hAnsi="Montserrat"/>
          <w:sz w:val="24"/>
        </w:rPr>
      </w:pPr>
      <w:r w:rsidRPr="00B3633A">
        <w:rPr>
          <w:rFonts w:ascii="Montserrat" w:hAnsi="Montserrat"/>
          <w:sz w:val="24"/>
        </w:rPr>
        <w:t>MIchael turned toward the two of them, a challenge in his eye. But he stopped as he opened his mouth to speak and stared past them. They gazed at him in wonderment for a moment then turned to see what had astonished him.</w:t>
      </w:r>
    </w:p>
    <w:p w:rsidR="0008581E" w:rsidRPr="00B3633A" w:rsidRDefault="0008581E">
      <w:pPr>
        <w:pStyle w:val="0DraftNormal"/>
        <w:rPr>
          <w:rFonts w:ascii="Montserrat" w:hAnsi="Montserrat"/>
          <w:sz w:val="24"/>
        </w:rPr>
      </w:pPr>
    </w:p>
    <w:p w:rsidR="0008581E" w:rsidRPr="00B3633A" w:rsidRDefault="0008581E">
      <w:pPr>
        <w:pStyle w:val="0DraftNormal"/>
        <w:rPr>
          <w:rFonts w:ascii="Montserrat" w:hAnsi="Montserrat"/>
          <w:sz w:val="24"/>
        </w:rPr>
      </w:pPr>
      <w:r w:rsidRPr="00B3633A">
        <w:rPr>
          <w:rFonts w:ascii="Montserrat" w:hAnsi="Montserrat"/>
          <w:sz w:val="24"/>
        </w:rPr>
        <w:t>There, advancing with catlike steps, was Avonjea. Confronted by their attention, she smiled shyly and greeted them in a more self possessed tone, "Hello."</w:t>
      </w:r>
    </w:p>
    <w:p w:rsidR="0008581E" w:rsidRPr="00B3633A" w:rsidRDefault="0008581E">
      <w:pPr>
        <w:pStyle w:val="0DraftNormal"/>
        <w:rPr>
          <w:rFonts w:ascii="Montserrat" w:hAnsi="Montserrat"/>
          <w:sz w:val="24"/>
        </w:rPr>
      </w:pPr>
    </w:p>
    <w:p w:rsidR="0008581E" w:rsidRPr="00B3633A" w:rsidRDefault="0008581E">
      <w:pPr>
        <w:pStyle w:val="0DraftNormal"/>
        <w:rPr>
          <w:rFonts w:ascii="Montserrat" w:hAnsi="Montserrat"/>
          <w:sz w:val="24"/>
        </w:rPr>
      </w:pPr>
      <w:r w:rsidRPr="00B3633A">
        <w:rPr>
          <w:rFonts w:ascii="Montserrat" w:hAnsi="Montserrat"/>
          <w:sz w:val="24"/>
        </w:rPr>
        <w:t>Day one, a second later</w:t>
      </w:r>
      <w:r w:rsidRPr="00B3633A">
        <w:rPr>
          <w:rFonts w:ascii="Montserrat" w:hAnsi="Montserrat"/>
          <w:sz w:val="24"/>
        </w:rPr>
        <w:fldChar w:fldCharType="begin"/>
      </w:r>
      <w:r w:rsidRPr="00B3633A">
        <w:rPr>
          <w:rFonts w:ascii="Montserrat" w:hAnsi="Montserrat"/>
          <w:sz w:val="24"/>
        </w:rPr>
        <w:instrText xml:space="preserve">PRIVATE </w:instrText>
      </w:r>
      <w:r w:rsidRPr="00B3633A">
        <w:rPr>
          <w:rFonts w:ascii="Montserrat" w:hAnsi="Montserrat"/>
          <w:sz w:val="24"/>
        </w:rPr>
        <w:fldChar w:fldCharType="end"/>
      </w:r>
    </w:p>
    <w:p w:rsidR="0008581E" w:rsidRPr="00B3633A" w:rsidRDefault="0008581E">
      <w:pPr>
        <w:pStyle w:val="0DraftNormal"/>
        <w:rPr>
          <w:rFonts w:ascii="Montserrat" w:hAnsi="Montserrat"/>
          <w:sz w:val="24"/>
        </w:rPr>
      </w:pPr>
    </w:p>
    <w:p w:rsidR="0008581E" w:rsidRPr="00B3633A" w:rsidRDefault="0008581E">
      <w:pPr>
        <w:pStyle w:val="0DraftNormal"/>
        <w:rPr>
          <w:rFonts w:ascii="Montserrat" w:hAnsi="Montserrat"/>
          <w:sz w:val="24"/>
        </w:rPr>
      </w:pPr>
      <w:r w:rsidRPr="00B3633A">
        <w:rPr>
          <w:rFonts w:ascii="Montserrat" w:hAnsi="Montserrat"/>
          <w:sz w:val="24"/>
        </w:rPr>
        <w:t>Michael had been born in a small village. He had learned how things worked by the time he was three. It was an accomplishment that had awakened him to a world of possabilities. And it was an accomplishment he would go on to repeat many more times as he strove to understand a changing world. Even as a child he had understood the significance of his name. Of having a name. While any man and woman could give their bodies to each other for pleasure, their greatest hope was to give their bodies to each other for life. That life, that child, was to them a second name. A marrage to each other through the union of their flesh. Only, however, if they wanted the child. That was what it meant to have a name. It meant you had been willingly born and accepted by those who gave you life. An unwanted child had to earn the first name. Michael had had to earn his first name. No one bore his name second.</w:t>
      </w:r>
    </w:p>
    <w:p w:rsidR="0008581E" w:rsidRPr="00B3633A" w:rsidRDefault="0008581E">
      <w:pPr>
        <w:pStyle w:val="0DraftNormal"/>
        <w:rPr>
          <w:rFonts w:ascii="Montserrat" w:hAnsi="Montserrat"/>
          <w:sz w:val="24"/>
        </w:rPr>
      </w:pPr>
    </w:p>
    <w:p w:rsidR="0008581E" w:rsidRPr="00B3633A" w:rsidRDefault="0008581E">
      <w:pPr>
        <w:pStyle w:val="0DraftNormal"/>
        <w:rPr>
          <w:rFonts w:ascii="Montserrat" w:hAnsi="Montserrat"/>
          <w:sz w:val="24"/>
        </w:rPr>
      </w:pPr>
      <w:r w:rsidRPr="00B3633A">
        <w:rPr>
          <w:rFonts w:ascii="Montserrat" w:hAnsi="Montserrat"/>
          <w:sz w:val="24"/>
        </w:rPr>
        <w:t>So, he had been taken into the protection of a (dai). One of those individuals who had attained the ultimate name. A person who's name status transcended the status of names. Each name was a marrage, a bond. First and second names—and a person could have any number of second names—were bonds to life itself. All other names were bonds with society. This (dai) had accepted him and allowed him to earn a name which meant that society accepted him. Then he had set him on a path to gain a name by which he could accept society. So, he had become a student.</w:t>
      </w:r>
    </w:p>
    <w:p w:rsidR="0008581E" w:rsidRPr="00B3633A" w:rsidRDefault="0008581E">
      <w:pPr>
        <w:pStyle w:val="0DraftNormal"/>
        <w:rPr>
          <w:rFonts w:ascii="Montserrat" w:hAnsi="Montserrat"/>
          <w:sz w:val="24"/>
        </w:rPr>
      </w:pPr>
    </w:p>
    <w:p w:rsidR="0008581E" w:rsidRPr="00B3633A" w:rsidRDefault="0008581E">
      <w:pPr>
        <w:pStyle w:val="0DraftNormal"/>
        <w:rPr>
          <w:rFonts w:ascii="Montserrat" w:hAnsi="Montserrat"/>
          <w:sz w:val="24"/>
        </w:rPr>
      </w:pPr>
      <w:r w:rsidRPr="00B3633A">
        <w:rPr>
          <w:rFonts w:ascii="Montserrat" w:hAnsi="Montserrat"/>
          <w:sz w:val="24"/>
        </w:rPr>
        <w:t>With dedication and study, he attained a name of mind. This name would evolve as his mastery of arts and letters—among other things—evolved. By the time he had turned fifteen, he had reached the station of Ideal in the name of mind. In a chain of learning and teaching those he was qualified to teach, he had become qualified to teach at the highest level. But he was no longer a student of teachers. From that point on, he became one who had to learn from his students.</w:t>
      </w:r>
    </w:p>
    <w:p w:rsidR="0008581E" w:rsidRPr="00B3633A" w:rsidRDefault="0008581E">
      <w:pPr>
        <w:pStyle w:val="0DraftNormal"/>
        <w:rPr>
          <w:rFonts w:ascii="Montserrat" w:hAnsi="Montserrat"/>
          <w:sz w:val="24"/>
        </w:rPr>
      </w:pPr>
    </w:p>
    <w:p w:rsidR="0008581E" w:rsidRPr="00B3633A" w:rsidRDefault="0008581E">
      <w:pPr>
        <w:pStyle w:val="0DraftNormal"/>
        <w:rPr>
          <w:rFonts w:ascii="Montserrat" w:hAnsi="Montserrat"/>
          <w:sz w:val="24"/>
        </w:rPr>
      </w:pPr>
      <w:r w:rsidRPr="00B3633A">
        <w:rPr>
          <w:rFonts w:ascii="Montserrat" w:hAnsi="Montserrat"/>
          <w:sz w:val="24"/>
        </w:rPr>
        <w:t xml:space="preserve">But education had only whetted his appetite for being a part of society, and had done little to feed it. So he had decided to become an exotic. Which allowed him to gain a name of the body. It worked the same way, but what it taught was how to experience. How to express. The exotics sought to help people understand their bodies. How to care for them, and how to express themselves through them. How to communicate on many levels; and in all cases, well. As an adolescent, he delighted to find so many ways to stretch his familiarity with his body. How to push his limits; to run, to jump, to master it in martial combat. And how to make love. How to explore his senses. All people went some distance in the toutering of the exotics as children and again as adolescents. To become an exotic was to be one of those who was trusted to awaken and enlighten the bodies of their fellow humans. In so doing, they came to </w:t>
      </w:r>
      <w:r w:rsidRPr="00B3633A">
        <w:rPr>
          <w:rFonts w:ascii="Montserrat" w:hAnsi="Montserrat"/>
          <w:i/>
          <w:sz w:val="24"/>
        </w:rPr>
        <w:t>be</w:t>
      </w:r>
      <w:r w:rsidRPr="00B3633A">
        <w:rPr>
          <w:rFonts w:ascii="Montserrat" w:hAnsi="Montserrat"/>
          <w:sz w:val="24"/>
        </w:rPr>
        <w:t xml:space="preserve"> exotic. And because he was a passionate and open hearted young man, and becasue he had learned how to learn, he was soon an exotic Ideal.</w:t>
      </w:r>
    </w:p>
    <w:p w:rsidR="0008581E" w:rsidRPr="00B3633A" w:rsidRDefault="0008581E">
      <w:pPr>
        <w:pStyle w:val="0DraftNormal"/>
        <w:rPr>
          <w:rFonts w:ascii="Montserrat" w:hAnsi="Montserrat"/>
          <w:sz w:val="24"/>
        </w:rPr>
      </w:pPr>
    </w:p>
    <w:p w:rsidR="0008581E" w:rsidRPr="00B3633A" w:rsidRDefault="0008581E">
      <w:pPr>
        <w:pStyle w:val="0DraftNormal"/>
        <w:rPr>
          <w:rFonts w:ascii="Montserrat" w:hAnsi="Montserrat"/>
          <w:sz w:val="24"/>
        </w:rPr>
      </w:pPr>
      <w:r w:rsidRPr="00B3633A">
        <w:rPr>
          <w:rFonts w:ascii="Montserrat" w:hAnsi="Montserrat"/>
          <w:sz w:val="24"/>
        </w:rPr>
        <w:t>He would have gone on to build his bonds with life, and give life to children he swore would never be unaccepted, but he had been called to be a leader. So he began to earn his name of spirit. Apprenticed to the making and breaking of patterns. The organization of men and resources. The policing of the cities and towns, and even small villages like his birth home. Served as a soldier, and later as an officer in times of war. And studied the power of design which lived behind the reality of all forms and expressions. This knowledge allowed him to bring his experience in the attainment of Ideality in mind and body into a dynamic understanding of humanity's true potential; even as he attained the spiritual Ideal. In fact, he had become—quite unintentionally—an expression of this profound human potential.</w:t>
      </w:r>
    </w:p>
    <w:p w:rsidR="0008581E" w:rsidRPr="00B3633A" w:rsidRDefault="0008581E">
      <w:pPr>
        <w:pStyle w:val="0DraftNormal"/>
        <w:rPr>
          <w:rFonts w:ascii="Montserrat" w:hAnsi="Montserrat"/>
          <w:sz w:val="24"/>
        </w:rPr>
      </w:pPr>
    </w:p>
    <w:p w:rsidR="0008581E" w:rsidRPr="00B3633A" w:rsidRDefault="0008581E">
      <w:pPr>
        <w:pStyle w:val="0DraftNormal"/>
        <w:rPr>
          <w:rFonts w:ascii="Montserrat" w:hAnsi="Montserrat"/>
          <w:sz w:val="24"/>
        </w:rPr>
      </w:pPr>
      <w:r w:rsidRPr="00B3633A">
        <w:rPr>
          <w:rFonts w:ascii="Montserrat" w:hAnsi="Montserrat"/>
          <w:sz w:val="24"/>
        </w:rPr>
        <w:t>Which he realized in attaining the Ultimate name; becoming a (dai) himself.</w:t>
      </w:r>
    </w:p>
    <w:p w:rsidR="0008581E" w:rsidRPr="00B3633A" w:rsidRDefault="0008581E">
      <w:pPr>
        <w:pStyle w:val="0DraftNormal"/>
        <w:rPr>
          <w:rFonts w:ascii="Montserrat" w:hAnsi="Montserrat"/>
          <w:sz w:val="24"/>
        </w:rPr>
      </w:pPr>
    </w:p>
    <w:p w:rsidR="0008581E" w:rsidRPr="00B3633A" w:rsidRDefault="0008581E">
      <w:pPr>
        <w:pStyle w:val="0DraftNormal"/>
        <w:rPr>
          <w:rFonts w:ascii="Montserrat" w:hAnsi="Montserrat"/>
          <w:sz w:val="24"/>
        </w:rPr>
      </w:pPr>
      <w:r w:rsidRPr="00B3633A">
        <w:rPr>
          <w:rFonts w:ascii="Montserrat" w:hAnsi="Montserrat"/>
          <w:sz w:val="24"/>
        </w:rPr>
        <w:t>The problem of attaining something that is considered the highest, most distinguished role in society is that one often thinks that there is no higher station to attain. Or no further for a man to go. Of course this was not true. To become a (dai) is really only to become an individual who can be truly self possessed. To become an individual who the potential that humans generally only dream of. And this, was something that Michael had not really come to understand yet. Which is the only reason that meeting Avonjea was almost the undoing of him from the instant they met.</w:t>
      </w:r>
    </w:p>
    <w:p w:rsidR="0008581E" w:rsidRPr="00B3633A" w:rsidRDefault="0008581E">
      <w:pPr>
        <w:pStyle w:val="0DraftNormal"/>
        <w:rPr>
          <w:rFonts w:ascii="Montserrat" w:hAnsi="Montserrat"/>
          <w:sz w:val="24"/>
        </w:rPr>
      </w:pPr>
    </w:p>
    <w:p w:rsidR="0008581E" w:rsidRPr="00B3633A" w:rsidRDefault="0008581E">
      <w:pPr>
        <w:pStyle w:val="0DraftNormal"/>
        <w:rPr>
          <w:rFonts w:ascii="Montserrat" w:hAnsi="Montserrat"/>
          <w:sz w:val="24"/>
        </w:rPr>
      </w:pPr>
      <w:r w:rsidRPr="00B3633A">
        <w:rPr>
          <w:rFonts w:ascii="Montserrat" w:hAnsi="Montserrat"/>
          <w:sz w:val="24"/>
        </w:rPr>
        <w:t>Even as (An) and (Paradox) were taking note of her arrival, Michael was struggling to keep his sanity. He had confronted this unexpected event armed only with doubt. When he looked upon Av he could not see her as a distinct person. What he saw was Amadea. To him, the subtle differences between Avonjea and Amadea, were not sufficient to displace the notion that some fundamental principal of nature was being violated. His reaction was the same as Rhys' had experienced; taken to an extreme. He assumed automatically that they were the same person. But confronted with the two of them at once, it could only be a paradox.</w:t>
      </w:r>
    </w:p>
    <w:p w:rsidR="0008581E" w:rsidRPr="00B3633A" w:rsidRDefault="0008581E">
      <w:pPr>
        <w:pStyle w:val="0DraftNormal"/>
        <w:rPr>
          <w:rFonts w:ascii="Montserrat" w:hAnsi="Montserrat"/>
          <w:sz w:val="24"/>
        </w:rPr>
      </w:pPr>
    </w:p>
    <w:p w:rsidR="0008581E" w:rsidRPr="00B3633A" w:rsidRDefault="0008581E">
      <w:pPr>
        <w:pStyle w:val="0DraftNormal"/>
        <w:rPr>
          <w:rFonts w:ascii="Montserrat" w:hAnsi="Montserrat"/>
          <w:sz w:val="24"/>
        </w:rPr>
      </w:pPr>
      <w:r w:rsidRPr="00B3633A">
        <w:rPr>
          <w:rFonts w:ascii="Montserrat" w:hAnsi="Montserrat"/>
          <w:sz w:val="24"/>
        </w:rPr>
        <w:t>The terrible thing about presuming the catastrophic nature of paradox is the notion that confronting the impossible will shatter reality. Michael was in a momentary mental tormoil. The object of his quandry was viewing him calmly. While reality itself was not threatening to rip apart, his mind seemed in some danger of rending. In its own defense, it sought for a way to disarm the explosion. It was enough to admit that there was something lacking in his understanding. Some of the turbulence evaporated as he recognized that thought—of some fAsiaion at least—still resided within him. He was not in a position to question why his first assessment of the situation was so catastrophic. He could only fight it. Rationally, there must be some explanation. Unfortunately, he could not fathom what it was. Not that he found this mystery wholly disturbing, rather, it conspired to fascinate him.</w:t>
      </w:r>
    </w:p>
    <w:p w:rsidR="0008581E" w:rsidRPr="00B3633A" w:rsidRDefault="0008581E">
      <w:pPr>
        <w:pStyle w:val="0DraftNormal"/>
        <w:rPr>
          <w:rFonts w:ascii="Montserrat" w:hAnsi="Montserrat"/>
          <w:sz w:val="24"/>
        </w:rPr>
      </w:pPr>
    </w:p>
    <w:p w:rsidR="0008581E" w:rsidRPr="00B3633A" w:rsidRDefault="0008581E">
      <w:pPr>
        <w:pStyle w:val="0DraftNormal"/>
        <w:rPr>
          <w:rFonts w:ascii="Montserrat" w:hAnsi="Montserrat"/>
          <w:sz w:val="24"/>
        </w:rPr>
      </w:pPr>
      <w:r w:rsidRPr="00B3633A">
        <w:rPr>
          <w:rFonts w:ascii="Montserrat" w:hAnsi="Montserrat"/>
          <w:sz w:val="24"/>
        </w:rPr>
        <w:t>And besides, reality still seemed intact.</w:t>
      </w:r>
    </w:p>
    <w:p w:rsidR="0008581E" w:rsidRPr="00B3633A" w:rsidRDefault="0008581E">
      <w:pPr>
        <w:pStyle w:val="0DraftNormal"/>
        <w:rPr>
          <w:rFonts w:ascii="Montserrat" w:hAnsi="Montserrat"/>
          <w:sz w:val="24"/>
        </w:rPr>
      </w:pPr>
    </w:p>
    <w:p w:rsidR="0008581E" w:rsidRPr="00B3633A" w:rsidRDefault="0008581E">
      <w:pPr>
        <w:pStyle w:val="0DraftNormal"/>
        <w:rPr>
          <w:rFonts w:ascii="Montserrat" w:hAnsi="Montserrat"/>
          <w:sz w:val="24"/>
        </w:rPr>
      </w:pPr>
      <w:r w:rsidRPr="00B3633A">
        <w:rPr>
          <w:rFonts w:ascii="Montserrat" w:hAnsi="Montserrat"/>
          <w:sz w:val="24"/>
        </w:rPr>
        <w:t>While (Paradox) studied Michael's reaction carefully, (An) was caught up in subduing the relief that had surged forth on spying her troubled friend. She managed to present a casual smile and a smooth, "Hi, Av." Avonjea returned a calm smile. Still looking at Av, she asked aside, "Michael, have you met Avonjea?"</w:t>
      </w:r>
    </w:p>
    <w:p w:rsidR="0008581E" w:rsidRPr="00B3633A" w:rsidRDefault="0008581E">
      <w:pPr>
        <w:pStyle w:val="0DraftNormal"/>
        <w:rPr>
          <w:rFonts w:ascii="Montserrat" w:hAnsi="Montserrat"/>
          <w:sz w:val="24"/>
        </w:rPr>
      </w:pPr>
    </w:p>
    <w:p w:rsidR="0008581E" w:rsidRPr="00B3633A" w:rsidRDefault="0008581E">
      <w:pPr>
        <w:pStyle w:val="0DraftNormal"/>
        <w:rPr>
          <w:rFonts w:ascii="Montserrat" w:hAnsi="Montserrat"/>
          <w:sz w:val="24"/>
        </w:rPr>
      </w:pPr>
      <w:r w:rsidRPr="00B3633A">
        <w:rPr>
          <w:rFonts w:ascii="Montserrat" w:hAnsi="Montserrat"/>
          <w:sz w:val="24"/>
        </w:rPr>
        <w:t>This prompted a dazed response, "No, I don't think I've had that pleasure." He stood up and inclined his head, "Avonjea." She returned the slight bow and Michael murmured impulsively, "This is quite extraordinary. Are you and (An) twins?" he asked seeking for the easiest, if not most rational, explanation.</w:t>
      </w:r>
    </w:p>
    <w:p w:rsidR="0008581E" w:rsidRPr="00B3633A" w:rsidRDefault="0008581E">
      <w:pPr>
        <w:pStyle w:val="0DraftNormal"/>
        <w:rPr>
          <w:rFonts w:ascii="Montserrat" w:hAnsi="Montserrat"/>
          <w:sz w:val="24"/>
        </w:rPr>
      </w:pPr>
    </w:p>
    <w:p w:rsidR="0008581E" w:rsidRPr="00B3633A" w:rsidRDefault="0008581E">
      <w:pPr>
        <w:pStyle w:val="0DraftNormal"/>
        <w:rPr>
          <w:rFonts w:ascii="Montserrat" w:hAnsi="Montserrat"/>
          <w:sz w:val="24"/>
        </w:rPr>
      </w:pPr>
      <w:r w:rsidRPr="00B3633A">
        <w:rPr>
          <w:rFonts w:ascii="Montserrat" w:hAnsi="Montserrat"/>
          <w:sz w:val="24"/>
        </w:rPr>
        <w:t>Smiling impishly, she replied, "No. Please, call me Av" she urged, extending her friendship.</w:t>
      </w:r>
    </w:p>
    <w:p w:rsidR="0008581E" w:rsidRPr="00B3633A" w:rsidRDefault="0008581E">
      <w:pPr>
        <w:pStyle w:val="0DraftNormal"/>
        <w:rPr>
          <w:rFonts w:ascii="Montserrat" w:hAnsi="Montserrat"/>
          <w:sz w:val="24"/>
        </w:rPr>
      </w:pPr>
    </w:p>
    <w:p w:rsidR="0008581E" w:rsidRPr="00B3633A" w:rsidRDefault="0008581E">
      <w:pPr>
        <w:pStyle w:val="0DraftNormal"/>
        <w:rPr>
          <w:rFonts w:ascii="Montserrat" w:hAnsi="Montserrat"/>
          <w:sz w:val="24"/>
        </w:rPr>
      </w:pPr>
      <w:r w:rsidRPr="00B3633A">
        <w:rPr>
          <w:rFonts w:ascii="Montserrat" w:hAnsi="Montserrat"/>
          <w:sz w:val="24"/>
        </w:rPr>
        <w:t>"Av and (An)," he recited. "Even your names are similar," he redunded.</w:t>
      </w:r>
    </w:p>
    <w:p w:rsidR="0008581E" w:rsidRPr="00B3633A" w:rsidRDefault="0008581E">
      <w:pPr>
        <w:pStyle w:val="0DraftNormal"/>
        <w:rPr>
          <w:rFonts w:ascii="Montserrat" w:hAnsi="Montserrat"/>
          <w:sz w:val="24"/>
        </w:rPr>
      </w:pPr>
    </w:p>
    <w:p w:rsidR="0008581E" w:rsidRPr="00B3633A" w:rsidRDefault="0008581E">
      <w:pPr>
        <w:pStyle w:val="0DraftNormal"/>
        <w:rPr>
          <w:rFonts w:ascii="Montserrat" w:hAnsi="Montserrat"/>
          <w:sz w:val="24"/>
        </w:rPr>
      </w:pPr>
      <w:r w:rsidRPr="00B3633A">
        <w:rPr>
          <w:rFonts w:ascii="Montserrat" w:hAnsi="Montserrat"/>
          <w:sz w:val="24"/>
        </w:rPr>
        <w:t>"True," she allowed. Others had reacted adversely to the sight of her and (An) together, their first time, so she could guess the cause of his distraction. But she had never seen anyone take it this bad. She sensed his unease, and despaired of salving it. Then she took in the implications of the three of them gathered in this location and divined a way to pave some common ground with him. "So, are these two talking your ears off?"</w:t>
      </w:r>
    </w:p>
    <w:p w:rsidR="0008581E" w:rsidRPr="00B3633A" w:rsidRDefault="0008581E">
      <w:pPr>
        <w:pStyle w:val="0DraftNormal"/>
        <w:rPr>
          <w:rFonts w:ascii="Montserrat" w:hAnsi="Montserrat"/>
          <w:sz w:val="24"/>
        </w:rPr>
      </w:pPr>
    </w:p>
    <w:p w:rsidR="0008581E" w:rsidRPr="00B3633A" w:rsidRDefault="0008581E">
      <w:pPr>
        <w:pStyle w:val="0DraftNormal"/>
        <w:rPr>
          <w:rFonts w:ascii="Montserrat" w:hAnsi="Montserrat"/>
          <w:sz w:val="24"/>
        </w:rPr>
      </w:pPr>
      <w:r w:rsidRPr="00B3633A">
        <w:rPr>
          <w:rFonts w:ascii="Montserrat" w:hAnsi="Montserrat"/>
          <w:sz w:val="24"/>
        </w:rPr>
        <w:t>"Yes," he grinned. The spell was beginning to wear off. As she had intended, this had nudged him back into familiar territory. "But," he decided to add, confiding, "that is what I like to come here for. (An) and (Paradox) are always good at provoking thought." Av nodded knowingly.</w:t>
      </w:r>
    </w:p>
    <w:p w:rsidR="0008581E" w:rsidRPr="00B3633A" w:rsidRDefault="0008581E">
      <w:pPr>
        <w:pStyle w:val="0DraftNormal"/>
        <w:rPr>
          <w:rFonts w:ascii="Montserrat" w:hAnsi="Montserrat"/>
          <w:sz w:val="24"/>
        </w:rPr>
      </w:pPr>
    </w:p>
    <w:p w:rsidR="0008581E" w:rsidRPr="00B3633A" w:rsidRDefault="0008581E">
      <w:pPr>
        <w:pStyle w:val="0DraftNormal"/>
        <w:rPr>
          <w:rFonts w:ascii="Montserrat" w:hAnsi="Montserrat"/>
          <w:sz w:val="24"/>
        </w:rPr>
      </w:pPr>
      <w:r w:rsidRPr="00B3633A">
        <w:rPr>
          <w:rFonts w:ascii="Montserrat" w:hAnsi="Montserrat"/>
          <w:sz w:val="24"/>
        </w:rPr>
        <w:t>"That's what we are here for," chirped (An) magnanamously.</w:t>
      </w:r>
    </w:p>
    <w:p w:rsidR="0008581E" w:rsidRPr="00B3633A" w:rsidRDefault="0008581E">
      <w:pPr>
        <w:pStyle w:val="0DraftNormal"/>
        <w:rPr>
          <w:rFonts w:ascii="Montserrat" w:hAnsi="Montserrat"/>
          <w:sz w:val="24"/>
        </w:rPr>
      </w:pPr>
    </w:p>
    <w:p w:rsidR="0008581E" w:rsidRPr="00B3633A" w:rsidRDefault="0008581E">
      <w:pPr>
        <w:pStyle w:val="0DraftNormal"/>
        <w:rPr>
          <w:rFonts w:ascii="Montserrat" w:hAnsi="Montserrat"/>
          <w:sz w:val="24"/>
        </w:rPr>
      </w:pPr>
      <w:r w:rsidRPr="00B3633A">
        <w:rPr>
          <w:rFonts w:ascii="Montserrat" w:hAnsi="Montserrat"/>
          <w:sz w:val="24"/>
        </w:rPr>
        <w:t>"So, Av, are you a regular visitor to this retreat?" he coached. It was a perfectly mundane question, of course. The kind that made people more comfortable to talk, and in this instance, which made him more comfortable with the idea of so strange a coincidence.</w:t>
      </w:r>
    </w:p>
    <w:p w:rsidR="0008581E" w:rsidRPr="00B3633A" w:rsidRDefault="0008581E">
      <w:pPr>
        <w:pStyle w:val="0DraftNormal"/>
        <w:rPr>
          <w:rFonts w:ascii="Montserrat" w:hAnsi="Montserrat"/>
          <w:sz w:val="24"/>
        </w:rPr>
      </w:pPr>
    </w:p>
    <w:p w:rsidR="0008581E" w:rsidRPr="00B3633A" w:rsidRDefault="0008581E">
      <w:pPr>
        <w:pStyle w:val="0DraftNormal"/>
        <w:rPr>
          <w:rFonts w:ascii="Montserrat" w:hAnsi="Montserrat"/>
          <w:sz w:val="24"/>
        </w:rPr>
      </w:pPr>
      <w:r w:rsidRPr="00B3633A">
        <w:rPr>
          <w:rFonts w:ascii="Montserrat" w:hAnsi="Montserrat"/>
          <w:sz w:val="24"/>
        </w:rPr>
        <w:t>She passed a wry glance over her hosts and qualified, "Regular in a sort of irregular way, you could say. I really have to go out of my way to see them, usually."</w:t>
      </w:r>
    </w:p>
    <w:p w:rsidR="0008581E" w:rsidRPr="00B3633A" w:rsidRDefault="0008581E">
      <w:pPr>
        <w:pStyle w:val="0DraftNormal"/>
        <w:rPr>
          <w:rFonts w:ascii="Montserrat" w:hAnsi="Montserrat"/>
          <w:sz w:val="24"/>
        </w:rPr>
      </w:pPr>
    </w:p>
    <w:p w:rsidR="0008581E" w:rsidRPr="00B3633A" w:rsidRDefault="0008581E">
      <w:pPr>
        <w:pStyle w:val="0DraftNormal"/>
        <w:rPr>
          <w:rFonts w:ascii="Montserrat" w:hAnsi="Montserrat"/>
          <w:sz w:val="24"/>
        </w:rPr>
      </w:pPr>
      <w:r w:rsidRPr="00B3633A">
        <w:rPr>
          <w:rFonts w:ascii="Montserrat" w:hAnsi="Montserrat"/>
          <w:sz w:val="24"/>
        </w:rPr>
        <w:t xml:space="preserve">"Your English is very good," he amazed as this potent fact finally cleared his daze. </w:t>
      </w:r>
      <w:r w:rsidRPr="00B3633A">
        <w:rPr>
          <w:rFonts w:ascii="Montserrat" w:hAnsi="Montserrat"/>
          <w:i/>
          <w:sz w:val="24"/>
        </w:rPr>
        <w:t xml:space="preserve">Better than mine, I don't doubt, </w:t>
      </w:r>
      <w:r w:rsidRPr="00B3633A">
        <w:rPr>
          <w:rFonts w:ascii="Montserrat" w:hAnsi="Montserrat"/>
          <w:sz w:val="24"/>
        </w:rPr>
        <w:t xml:space="preserve">he suspected. He didn't know what gave him that idea. But, trying to figure it out would go far to putting him past the strange reaction her appearance had cause. It was as if he </w:t>
      </w:r>
      <w:r w:rsidRPr="00B3633A">
        <w:rPr>
          <w:rFonts w:ascii="Montserrat" w:hAnsi="Montserrat"/>
          <w:i/>
          <w:sz w:val="24"/>
        </w:rPr>
        <w:t>felt</w:t>
      </w:r>
      <w:r w:rsidRPr="00B3633A">
        <w:rPr>
          <w:rFonts w:ascii="Montserrat" w:hAnsi="Montserrat"/>
          <w:sz w:val="24"/>
        </w:rPr>
        <w:t xml:space="preserve"> a difference in the way she commanded the language. Rather than the air of someone who had only studied it, she possessed the unconscious grace of someone who lived with it. Much like (An) and (Paradox); but with a telling difference. A difference that set her significantly apart from (An). Seizing on the exotic lilt of her speech, he declared, "But, you are not a native to that tongue."</w:t>
      </w:r>
    </w:p>
    <w:p w:rsidR="0008581E" w:rsidRPr="00B3633A" w:rsidRDefault="0008581E">
      <w:pPr>
        <w:pStyle w:val="0DraftNormal"/>
        <w:rPr>
          <w:rFonts w:ascii="Montserrat" w:hAnsi="Montserrat"/>
          <w:sz w:val="24"/>
        </w:rPr>
      </w:pPr>
    </w:p>
    <w:p w:rsidR="0008581E" w:rsidRPr="00B3633A" w:rsidRDefault="0008581E">
      <w:pPr>
        <w:pStyle w:val="0DraftNormal"/>
        <w:rPr>
          <w:rFonts w:ascii="Montserrat" w:hAnsi="Montserrat"/>
          <w:sz w:val="24"/>
        </w:rPr>
      </w:pPr>
      <w:r w:rsidRPr="00B3633A">
        <w:rPr>
          <w:rFonts w:ascii="Montserrat" w:hAnsi="Montserrat"/>
          <w:sz w:val="24"/>
        </w:rPr>
        <w:t>She replied easily, "Neither, I would say, are you, Michael."</w:t>
      </w:r>
    </w:p>
    <w:p w:rsidR="0008581E" w:rsidRPr="00B3633A" w:rsidRDefault="0008581E">
      <w:pPr>
        <w:pStyle w:val="0DraftNormal"/>
        <w:rPr>
          <w:rFonts w:ascii="Montserrat" w:hAnsi="Montserrat"/>
          <w:sz w:val="24"/>
        </w:rPr>
      </w:pPr>
    </w:p>
    <w:p w:rsidR="0008581E" w:rsidRPr="00B3633A" w:rsidRDefault="0008581E">
      <w:pPr>
        <w:pStyle w:val="0DraftNormal"/>
        <w:rPr>
          <w:rFonts w:ascii="Montserrat" w:hAnsi="Montserrat"/>
          <w:sz w:val="24"/>
        </w:rPr>
      </w:pPr>
      <w:r w:rsidRPr="00B3633A">
        <w:rPr>
          <w:rFonts w:ascii="Montserrat" w:hAnsi="Montserrat"/>
          <w:sz w:val="24"/>
        </w:rPr>
        <w:t xml:space="preserve">He raised an eyebrow. He realized that he had failed to impress her. Took heart in that he had recovered quick enough emotionally to </w:t>
      </w:r>
      <w:r w:rsidRPr="00B3633A">
        <w:rPr>
          <w:rFonts w:ascii="Montserrat" w:hAnsi="Montserrat"/>
          <w:i/>
          <w:sz w:val="24"/>
        </w:rPr>
        <w:t>want</w:t>
      </w:r>
      <w:r w:rsidRPr="00B3633A">
        <w:rPr>
          <w:rFonts w:ascii="Montserrat" w:hAnsi="Montserrat"/>
          <w:sz w:val="24"/>
        </w:rPr>
        <w:t xml:space="preserve"> to. "So," he started after the pause had begun to stretch, "you say you cannot come here very often, and I cannot say I recognize your accent..." once it was out of his mouth, he cut himself off. He was an expert on languages and dialects. How could he </w:t>
      </w:r>
      <w:r w:rsidRPr="00B3633A">
        <w:rPr>
          <w:rFonts w:ascii="Montserrat" w:hAnsi="Montserrat"/>
          <w:i/>
          <w:sz w:val="24"/>
        </w:rPr>
        <w:t>not</w:t>
      </w:r>
      <w:r w:rsidRPr="00B3633A">
        <w:rPr>
          <w:rFonts w:ascii="Montserrat" w:hAnsi="Montserrat"/>
          <w:sz w:val="24"/>
        </w:rPr>
        <w:t xml:space="preserve"> recognize one? He made a quick adjustment, and realized that he had no difficulty classifying it; there was simply no one dialect which was spoken that way. It raised an interesting question. "Where are you from?" he asked with professional curiosity.</w:t>
      </w:r>
    </w:p>
    <w:p w:rsidR="0008581E" w:rsidRPr="00B3633A" w:rsidRDefault="0008581E">
      <w:pPr>
        <w:pStyle w:val="0DraftNormal"/>
        <w:rPr>
          <w:rFonts w:ascii="Montserrat" w:hAnsi="Montserrat"/>
          <w:sz w:val="24"/>
        </w:rPr>
      </w:pPr>
    </w:p>
    <w:p w:rsidR="0008581E" w:rsidRPr="00B3633A" w:rsidRDefault="0008581E">
      <w:pPr>
        <w:pStyle w:val="0DraftNormal"/>
        <w:rPr>
          <w:rFonts w:ascii="Montserrat" w:hAnsi="Montserrat"/>
          <w:sz w:val="24"/>
        </w:rPr>
      </w:pPr>
      <w:r w:rsidRPr="00B3633A">
        <w:rPr>
          <w:rFonts w:ascii="Montserrat" w:hAnsi="Montserrat"/>
          <w:sz w:val="24"/>
        </w:rPr>
        <w:t>"Me?" she returned with wide eyed innocence. "Oh, I'm a true nomad. I'm from everywhere," she shrugged off the question.</w:t>
      </w:r>
    </w:p>
    <w:p w:rsidR="0008581E" w:rsidRPr="00B3633A" w:rsidRDefault="0008581E">
      <w:pPr>
        <w:pStyle w:val="0DraftNormal"/>
        <w:rPr>
          <w:rFonts w:ascii="Montserrat" w:hAnsi="Montserrat"/>
          <w:sz w:val="24"/>
        </w:rPr>
      </w:pPr>
    </w:p>
    <w:p w:rsidR="0008581E" w:rsidRPr="00B3633A" w:rsidRDefault="0008581E">
      <w:pPr>
        <w:pStyle w:val="0DraftNormal"/>
        <w:rPr>
          <w:rFonts w:ascii="Montserrat" w:hAnsi="Montserrat"/>
          <w:sz w:val="24"/>
        </w:rPr>
      </w:pPr>
      <w:r w:rsidRPr="00B3633A">
        <w:rPr>
          <w:rFonts w:ascii="Montserrat" w:hAnsi="Montserrat"/>
          <w:sz w:val="24"/>
        </w:rPr>
        <w:t>"Well," he sighed, detecting her reluctance. "But where were you born?" he prodded, "I am not that poorly traveled myself." He was intrigued now, and wanted to learn what agglomeration of dialects had been combined to this unique effect.</w:t>
      </w:r>
    </w:p>
    <w:p w:rsidR="0008581E" w:rsidRPr="00B3633A" w:rsidRDefault="0008581E">
      <w:pPr>
        <w:pStyle w:val="0DraftNormal"/>
        <w:rPr>
          <w:rFonts w:ascii="Montserrat" w:hAnsi="Montserrat"/>
          <w:sz w:val="24"/>
        </w:rPr>
      </w:pPr>
    </w:p>
    <w:p w:rsidR="0008581E" w:rsidRPr="00B3633A" w:rsidRDefault="0008581E">
      <w:pPr>
        <w:pStyle w:val="0DraftNormal"/>
        <w:rPr>
          <w:rFonts w:ascii="Montserrat" w:hAnsi="Montserrat"/>
          <w:sz w:val="24"/>
        </w:rPr>
      </w:pPr>
      <w:r w:rsidRPr="00B3633A">
        <w:rPr>
          <w:rFonts w:ascii="Montserrat" w:hAnsi="Montserrat"/>
          <w:sz w:val="24"/>
        </w:rPr>
        <w:t>"Um. Do you really want to know?" she countered, with a look that suggested that he would not.</w:t>
      </w:r>
    </w:p>
    <w:p w:rsidR="0008581E" w:rsidRPr="00B3633A" w:rsidRDefault="0008581E">
      <w:pPr>
        <w:pStyle w:val="0DraftNormal"/>
        <w:rPr>
          <w:rFonts w:ascii="Montserrat" w:hAnsi="Montserrat"/>
          <w:sz w:val="24"/>
        </w:rPr>
      </w:pPr>
    </w:p>
    <w:p w:rsidR="0008581E" w:rsidRPr="00B3633A" w:rsidRDefault="0008581E">
      <w:pPr>
        <w:pStyle w:val="0DraftNormal"/>
        <w:rPr>
          <w:rFonts w:ascii="Montserrat" w:hAnsi="Montserrat"/>
          <w:sz w:val="24"/>
        </w:rPr>
      </w:pPr>
      <w:r w:rsidRPr="00B3633A">
        <w:rPr>
          <w:rFonts w:ascii="Montserrat" w:hAnsi="Montserrat"/>
          <w:sz w:val="24"/>
        </w:rPr>
        <w:t>"If you'd rather not say, I won't push," he relented, noting the hint.</w:t>
      </w:r>
    </w:p>
    <w:p w:rsidR="0008581E" w:rsidRPr="00B3633A" w:rsidRDefault="0008581E">
      <w:pPr>
        <w:pStyle w:val="0DraftNormal"/>
        <w:rPr>
          <w:rFonts w:ascii="Montserrat" w:hAnsi="Montserrat"/>
          <w:sz w:val="24"/>
        </w:rPr>
      </w:pPr>
    </w:p>
    <w:p w:rsidR="0008581E" w:rsidRPr="00B3633A" w:rsidRDefault="0008581E">
      <w:pPr>
        <w:pStyle w:val="0DraftNormal"/>
        <w:rPr>
          <w:rFonts w:ascii="Montserrat" w:hAnsi="Montserrat"/>
          <w:sz w:val="24"/>
        </w:rPr>
      </w:pPr>
      <w:r w:rsidRPr="00B3633A">
        <w:rPr>
          <w:rFonts w:ascii="Montserrat" w:hAnsi="Montserrat"/>
          <w:sz w:val="24"/>
        </w:rPr>
        <w:t>"Thank you," she sighed, which only made him more curious. "It's nothing personal, but my history is rather complicated," she elaborated, by way of giving him some explanation. Then she turned the focus back on him, "But... how well do you know (An) and (Paradox)?"</w:t>
      </w:r>
    </w:p>
    <w:p w:rsidR="0008581E" w:rsidRPr="00B3633A" w:rsidRDefault="0008581E">
      <w:pPr>
        <w:pStyle w:val="0DraftNormal"/>
        <w:rPr>
          <w:rFonts w:ascii="Montserrat" w:hAnsi="Montserrat"/>
          <w:sz w:val="24"/>
        </w:rPr>
      </w:pPr>
    </w:p>
    <w:p w:rsidR="0008581E" w:rsidRPr="00B3633A" w:rsidRDefault="0008581E">
      <w:pPr>
        <w:pStyle w:val="0DraftNormal"/>
        <w:rPr>
          <w:rFonts w:ascii="Montserrat" w:hAnsi="Montserrat"/>
          <w:sz w:val="24"/>
        </w:rPr>
      </w:pPr>
      <w:r w:rsidRPr="00B3633A">
        <w:rPr>
          <w:rFonts w:ascii="Montserrat" w:hAnsi="Montserrat"/>
          <w:sz w:val="24"/>
        </w:rPr>
        <w:t>"Long enough to learn English," he dodged in mock spite.</w:t>
      </w:r>
    </w:p>
    <w:p w:rsidR="0008581E" w:rsidRPr="00B3633A" w:rsidRDefault="0008581E">
      <w:pPr>
        <w:pStyle w:val="0DraftNormal"/>
        <w:rPr>
          <w:rFonts w:ascii="Montserrat" w:hAnsi="Montserrat"/>
          <w:sz w:val="24"/>
        </w:rPr>
      </w:pPr>
    </w:p>
    <w:p w:rsidR="0008581E" w:rsidRPr="00B3633A" w:rsidRDefault="0008581E">
      <w:pPr>
        <w:pStyle w:val="0DraftNormal"/>
        <w:rPr>
          <w:rFonts w:ascii="Montserrat" w:hAnsi="Montserrat"/>
          <w:sz w:val="24"/>
        </w:rPr>
      </w:pPr>
      <w:r w:rsidRPr="00B3633A">
        <w:rPr>
          <w:rFonts w:ascii="Montserrat" w:hAnsi="Montserrat"/>
          <w:sz w:val="24"/>
        </w:rPr>
        <w:t>"Ah," she observed, in the way of wise men, "but are you a fast learner?"</w:t>
      </w:r>
    </w:p>
    <w:p w:rsidR="0008581E" w:rsidRPr="00B3633A" w:rsidRDefault="0008581E">
      <w:pPr>
        <w:pStyle w:val="0DraftNormal"/>
        <w:rPr>
          <w:rFonts w:ascii="Montserrat" w:hAnsi="Montserrat"/>
          <w:sz w:val="24"/>
        </w:rPr>
      </w:pPr>
    </w:p>
    <w:p w:rsidR="0008581E" w:rsidRPr="00B3633A" w:rsidRDefault="0008581E">
      <w:pPr>
        <w:pStyle w:val="0DraftNormal"/>
        <w:rPr>
          <w:rFonts w:ascii="Montserrat" w:hAnsi="Montserrat"/>
          <w:sz w:val="24"/>
        </w:rPr>
      </w:pPr>
      <w:r w:rsidRPr="00B3633A">
        <w:rPr>
          <w:rFonts w:ascii="Montserrat" w:hAnsi="Montserrat"/>
          <w:sz w:val="24"/>
        </w:rPr>
        <w:t>He smiled, "When I put my mind to it," he obscured. He was beginning to enjoy fencing words with her. Right at this moment he was deciding to put his mind to learning as much as he could about this mysterious doppelganger.</w:t>
      </w:r>
    </w:p>
    <w:p w:rsidR="0008581E" w:rsidRPr="00B3633A" w:rsidRDefault="0008581E">
      <w:pPr>
        <w:pStyle w:val="0DraftNormal"/>
        <w:rPr>
          <w:rFonts w:ascii="Montserrat" w:hAnsi="Montserrat"/>
          <w:sz w:val="24"/>
        </w:rPr>
      </w:pPr>
    </w:p>
    <w:p w:rsidR="0008581E" w:rsidRPr="00B3633A" w:rsidRDefault="0008581E">
      <w:pPr>
        <w:pStyle w:val="0DraftNormal"/>
        <w:rPr>
          <w:rFonts w:ascii="Montserrat" w:hAnsi="Montserrat"/>
          <w:sz w:val="24"/>
        </w:rPr>
      </w:pPr>
      <w:r w:rsidRPr="00B3633A">
        <w:rPr>
          <w:rFonts w:ascii="Montserrat" w:hAnsi="Montserrat"/>
          <w:sz w:val="24"/>
        </w:rPr>
        <w:t>"Av, please sit down," (An) interrupted, beginning to get a crick in her neck lookiing up and back at her friend. "Get comfortable."</w:t>
      </w:r>
    </w:p>
    <w:p w:rsidR="0008581E" w:rsidRPr="00B3633A" w:rsidRDefault="0008581E">
      <w:pPr>
        <w:pStyle w:val="0DraftNormal"/>
        <w:rPr>
          <w:rFonts w:ascii="Montserrat" w:hAnsi="Montserrat"/>
          <w:sz w:val="24"/>
        </w:rPr>
      </w:pPr>
    </w:p>
    <w:p w:rsidR="0008581E" w:rsidRPr="00B3633A" w:rsidRDefault="0008581E">
      <w:pPr>
        <w:pStyle w:val="0DraftNormal"/>
        <w:rPr>
          <w:rFonts w:ascii="Montserrat" w:hAnsi="Montserrat"/>
          <w:sz w:val="24"/>
        </w:rPr>
      </w:pPr>
      <w:r w:rsidRPr="00B3633A">
        <w:rPr>
          <w:rFonts w:ascii="Montserrat" w:hAnsi="Montserrat"/>
          <w:sz w:val="24"/>
        </w:rPr>
        <w:t>Av and Michael gave a mild start. Realizing that they had squared off almost like opponants, they visibly relaxed at this suggestion. Av came around and asked, while she and Michael sat down, "So, what is the topic of discussion?"</w:t>
      </w:r>
    </w:p>
    <w:p w:rsidR="0008581E" w:rsidRPr="00B3633A" w:rsidRDefault="0008581E">
      <w:pPr>
        <w:pStyle w:val="0DraftNormal"/>
        <w:rPr>
          <w:rFonts w:ascii="Montserrat" w:hAnsi="Montserrat"/>
          <w:sz w:val="24"/>
        </w:rPr>
      </w:pPr>
    </w:p>
    <w:p w:rsidR="0008581E" w:rsidRPr="00B3633A" w:rsidRDefault="0008581E">
      <w:pPr>
        <w:pStyle w:val="0DraftNormal"/>
        <w:rPr>
          <w:rFonts w:ascii="Montserrat" w:hAnsi="Montserrat"/>
          <w:sz w:val="24"/>
        </w:rPr>
      </w:pPr>
      <w:r w:rsidRPr="00B3633A">
        <w:rPr>
          <w:rFonts w:ascii="Montserrat" w:hAnsi="Montserrat"/>
          <w:sz w:val="24"/>
        </w:rPr>
        <w:t>"I'm starting to wonder what isn't," he complained half-heartedly, as the question reminded him of the debate her arrival had interrupted.</w:t>
      </w:r>
    </w:p>
    <w:p w:rsidR="0008581E" w:rsidRPr="00B3633A" w:rsidRDefault="0008581E">
      <w:pPr>
        <w:pStyle w:val="0DraftNormal"/>
        <w:rPr>
          <w:rFonts w:ascii="Montserrat" w:hAnsi="Montserrat"/>
          <w:sz w:val="24"/>
        </w:rPr>
      </w:pPr>
    </w:p>
    <w:p w:rsidR="0008581E" w:rsidRPr="00B3633A" w:rsidRDefault="0008581E">
      <w:pPr>
        <w:pStyle w:val="0DraftNormal"/>
        <w:rPr>
          <w:rFonts w:ascii="Montserrat" w:hAnsi="Montserrat"/>
          <w:sz w:val="24"/>
        </w:rPr>
      </w:pPr>
      <w:r w:rsidRPr="00B3633A">
        <w:rPr>
          <w:rFonts w:ascii="Montserrat" w:hAnsi="Montserrat"/>
          <w:sz w:val="24"/>
        </w:rPr>
        <w:t>"One of those, huh?" Av commented sympathetically.</w:t>
      </w:r>
    </w:p>
    <w:p w:rsidR="0008581E" w:rsidRPr="00B3633A" w:rsidRDefault="0008581E">
      <w:pPr>
        <w:pStyle w:val="0DraftNormal"/>
        <w:rPr>
          <w:rFonts w:ascii="Montserrat" w:hAnsi="Montserrat"/>
          <w:sz w:val="24"/>
        </w:rPr>
      </w:pPr>
    </w:p>
    <w:p w:rsidR="0008581E" w:rsidRPr="00B3633A" w:rsidRDefault="0008581E">
      <w:pPr>
        <w:pStyle w:val="0DraftNormal"/>
        <w:rPr>
          <w:rFonts w:ascii="Montserrat" w:hAnsi="Montserrat"/>
          <w:sz w:val="24"/>
        </w:rPr>
      </w:pPr>
      <w:r w:rsidRPr="00B3633A">
        <w:rPr>
          <w:rFonts w:ascii="Montserrat" w:hAnsi="Montserrat"/>
          <w:sz w:val="24"/>
        </w:rPr>
        <w:t>Seeing her settled, (An) offered politely, "Would you care for a drink, Av? Tea, coffee—I think we still have some juice, too."</w:t>
      </w:r>
    </w:p>
    <w:p w:rsidR="0008581E" w:rsidRPr="00B3633A" w:rsidRDefault="0008581E">
      <w:pPr>
        <w:pStyle w:val="0DraftNormal"/>
        <w:rPr>
          <w:rFonts w:ascii="Montserrat" w:hAnsi="Montserrat"/>
          <w:sz w:val="24"/>
        </w:rPr>
      </w:pPr>
    </w:p>
    <w:p w:rsidR="0008581E" w:rsidRPr="00B3633A" w:rsidRDefault="0008581E">
      <w:pPr>
        <w:pStyle w:val="0DraftNormal"/>
        <w:rPr>
          <w:rFonts w:ascii="Montserrat" w:hAnsi="Montserrat"/>
          <w:sz w:val="24"/>
        </w:rPr>
      </w:pPr>
      <w:r w:rsidRPr="00B3633A">
        <w:rPr>
          <w:rFonts w:ascii="Montserrat" w:hAnsi="Montserrat"/>
          <w:sz w:val="24"/>
        </w:rPr>
        <w:t>Av took note of the vessels on the dias in front of the lounge. "Oh, yes. Tea will be fine," she accepted. While (An) poured her a glass, Av turned back to Michael, "So, Michael, what do you do when you are not here having your ears chewed off?"</w:t>
      </w:r>
    </w:p>
    <w:p w:rsidR="0008581E" w:rsidRPr="00B3633A" w:rsidRDefault="0008581E">
      <w:pPr>
        <w:pStyle w:val="0DraftNormal"/>
        <w:rPr>
          <w:rFonts w:ascii="Montserrat" w:hAnsi="Montserrat"/>
          <w:sz w:val="24"/>
        </w:rPr>
      </w:pPr>
    </w:p>
    <w:p w:rsidR="0008581E" w:rsidRPr="00B3633A" w:rsidRDefault="0008581E">
      <w:pPr>
        <w:pStyle w:val="0DraftNormal"/>
        <w:rPr>
          <w:rFonts w:ascii="Montserrat" w:hAnsi="Montserrat"/>
          <w:sz w:val="24"/>
        </w:rPr>
      </w:pPr>
      <w:r w:rsidRPr="00B3633A">
        <w:rPr>
          <w:rFonts w:ascii="Montserrat" w:hAnsi="Montserrat"/>
          <w:sz w:val="24"/>
        </w:rPr>
        <w:t>"I'm just me," he responded affably. "Like (An) and (Paradox)," he clarified, indicating that he too was a (dai). It was a casual response, typical of those who had attained the ultimate name. And with it, that position of leadership devoid of command.</w:t>
      </w:r>
    </w:p>
    <w:p w:rsidR="0008581E" w:rsidRPr="00B3633A" w:rsidRDefault="0008581E">
      <w:pPr>
        <w:pStyle w:val="0DraftNormal"/>
        <w:rPr>
          <w:rFonts w:ascii="Montserrat" w:hAnsi="Montserrat"/>
          <w:sz w:val="24"/>
        </w:rPr>
      </w:pPr>
    </w:p>
    <w:p w:rsidR="0008581E" w:rsidRPr="00B3633A" w:rsidRDefault="0008581E">
      <w:pPr>
        <w:pStyle w:val="0DraftNormal"/>
        <w:rPr>
          <w:rFonts w:ascii="Montserrat" w:hAnsi="Montserrat"/>
          <w:sz w:val="24"/>
        </w:rPr>
      </w:pPr>
      <w:r w:rsidRPr="00B3633A">
        <w:rPr>
          <w:rFonts w:ascii="Montserrat" w:hAnsi="Montserrat"/>
          <w:sz w:val="24"/>
        </w:rPr>
        <w:t>"Mmmm," was her inscrutible reply, sipping her tea.</w:t>
      </w:r>
    </w:p>
    <w:p w:rsidR="0008581E" w:rsidRPr="00B3633A" w:rsidRDefault="0008581E">
      <w:pPr>
        <w:pStyle w:val="0DraftNormal"/>
        <w:rPr>
          <w:rFonts w:ascii="Montserrat" w:hAnsi="Montserrat"/>
          <w:sz w:val="24"/>
        </w:rPr>
      </w:pPr>
    </w:p>
    <w:p w:rsidR="0008581E" w:rsidRPr="00B3633A" w:rsidRDefault="0008581E">
      <w:pPr>
        <w:pStyle w:val="0DraftNormal"/>
        <w:rPr>
          <w:rFonts w:ascii="Montserrat" w:hAnsi="Montserrat"/>
          <w:sz w:val="24"/>
        </w:rPr>
      </w:pPr>
      <w:r w:rsidRPr="00B3633A">
        <w:rPr>
          <w:rFonts w:ascii="Montserrat" w:hAnsi="Montserrat"/>
          <w:sz w:val="24"/>
        </w:rPr>
        <w:t>"And you?" he queried, implying the same question.</w:t>
      </w:r>
    </w:p>
    <w:p w:rsidR="0008581E" w:rsidRPr="00B3633A" w:rsidRDefault="0008581E">
      <w:pPr>
        <w:pStyle w:val="0DraftNormal"/>
        <w:rPr>
          <w:rFonts w:ascii="Montserrat" w:hAnsi="Montserrat"/>
          <w:sz w:val="24"/>
        </w:rPr>
      </w:pPr>
    </w:p>
    <w:p w:rsidR="0008581E" w:rsidRPr="00B3633A" w:rsidRDefault="0008581E">
      <w:pPr>
        <w:pStyle w:val="0DraftNormal"/>
        <w:rPr>
          <w:rFonts w:ascii="Montserrat" w:hAnsi="Montserrat"/>
          <w:sz w:val="24"/>
        </w:rPr>
      </w:pPr>
      <w:r w:rsidRPr="00B3633A">
        <w:rPr>
          <w:rFonts w:ascii="Montserrat" w:hAnsi="Montserrat"/>
          <w:sz w:val="24"/>
        </w:rPr>
        <w:t>"Me?" she murmured, pointing to herself. Her eyes took on a distance, "Oh, I'm just me. Of course, I can't mean it like the three of you," she quickly ammended, "I'm not a (dai)."</w:t>
      </w:r>
    </w:p>
    <w:p w:rsidR="0008581E" w:rsidRPr="00B3633A" w:rsidRDefault="0008581E">
      <w:pPr>
        <w:pStyle w:val="0DraftNormal"/>
        <w:rPr>
          <w:rFonts w:ascii="Montserrat" w:hAnsi="Montserrat"/>
          <w:sz w:val="24"/>
        </w:rPr>
      </w:pPr>
    </w:p>
    <w:p w:rsidR="0008581E" w:rsidRPr="00B3633A" w:rsidRDefault="0008581E">
      <w:pPr>
        <w:pStyle w:val="0DraftNormal"/>
        <w:rPr>
          <w:rFonts w:ascii="Montserrat" w:hAnsi="Montserrat"/>
          <w:sz w:val="24"/>
        </w:rPr>
      </w:pPr>
      <w:r w:rsidRPr="00B3633A">
        <w:rPr>
          <w:rFonts w:ascii="Montserrat" w:hAnsi="Montserrat"/>
          <w:sz w:val="24"/>
        </w:rPr>
        <w:t>"What are you?" he asked, finding her answer cryptic.</w:t>
      </w:r>
    </w:p>
    <w:p w:rsidR="0008581E" w:rsidRPr="00B3633A" w:rsidRDefault="0008581E">
      <w:pPr>
        <w:pStyle w:val="0DraftNormal"/>
        <w:rPr>
          <w:rFonts w:ascii="Montserrat" w:hAnsi="Montserrat"/>
          <w:sz w:val="24"/>
        </w:rPr>
      </w:pPr>
    </w:p>
    <w:p w:rsidR="0008581E" w:rsidRPr="00B3633A" w:rsidRDefault="0008581E">
      <w:pPr>
        <w:pStyle w:val="0DraftNormal"/>
        <w:rPr>
          <w:rFonts w:ascii="Montserrat" w:hAnsi="Montserrat"/>
          <w:sz w:val="24"/>
        </w:rPr>
      </w:pPr>
      <w:r w:rsidRPr="00B3633A">
        <w:rPr>
          <w:rFonts w:ascii="Montserrat" w:hAnsi="Montserrat"/>
          <w:sz w:val="24"/>
        </w:rPr>
        <w:t>"Unpromised," she replied, deadpan. Michael recoiled, anger roiling behind his eyes.</w:t>
      </w:r>
    </w:p>
    <w:p w:rsidR="0008581E" w:rsidRPr="00B3633A" w:rsidRDefault="0008581E">
      <w:pPr>
        <w:pStyle w:val="0DraftNormal"/>
        <w:rPr>
          <w:rFonts w:ascii="Montserrat" w:hAnsi="Montserrat"/>
          <w:sz w:val="24"/>
        </w:rPr>
      </w:pPr>
    </w:p>
    <w:p w:rsidR="0008581E" w:rsidRPr="00B3633A" w:rsidRDefault="0008581E">
      <w:pPr>
        <w:pStyle w:val="0DraftNormal"/>
        <w:rPr>
          <w:rFonts w:ascii="Montserrat" w:hAnsi="Montserrat"/>
          <w:sz w:val="24"/>
        </w:rPr>
      </w:pPr>
      <w:r w:rsidRPr="00B3633A">
        <w:rPr>
          <w:rFonts w:ascii="Montserrat" w:hAnsi="Montserrat"/>
          <w:sz w:val="24"/>
        </w:rPr>
        <w:t>"I see," he grated dangerously.</w:t>
      </w:r>
    </w:p>
    <w:p w:rsidR="0008581E" w:rsidRPr="00B3633A" w:rsidRDefault="0008581E">
      <w:pPr>
        <w:pStyle w:val="0DraftNormal"/>
        <w:rPr>
          <w:rFonts w:ascii="Montserrat" w:hAnsi="Montserrat"/>
          <w:sz w:val="24"/>
        </w:rPr>
      </w:pPr>
    </w:p>
    <w:p w:rsidR="0008581E" w:rsidRPr="00B3633A" w:rsidRDefault="0008581E">
      <w:pPr>
        <w:pStyle w:val="0DraftNormal"/>
        <w:rPr>
          <w:rFonts w:ascii="Montserrat" w:hAnsi="Montserrat"/>
          <w:sz w:val="24"/>
        </w:rPr>
      </w:pPr>
      <w:r w:rsidRPr="00B3633A">
        <w:rPr>
          <w:rFonts w:ascii="Montserrat" w:hAnsi="Montserrat"/>
          <w:sz w:val="24"/>
        </w:rPr>
        <w:t>Av's eyes widened, as she realized the social blunder she had unwittingly made. "Oh! I don't mean it the way you do," she hurriedly interjected, trying to dispell the unintentional insult. "I'm sorry. That really sounded bad. I sometimes forget how you do things here," she explained. She gave it a little thought and realized that it was not so much an insult, but an anti-social statement, and wondered what it was that made Michael take it as such an insult. She quiclky reviewed the conversation in her mind and noticed where it was leading. Realizing that she was close to violating an old agreement she had made with (An) on her first visit.</w:t>
      </w:r>
    </w:p>
    <w:p w:rsidR="0008581E" w:rsidRPr="00B3633A" w:rsidRDefault="0008581E">
      <w:pPr>
        <w:pStyle w:val="0DraftNormal"/>
        <w:rPr>
          <w:rFonts w:ascii="Montserrat" w:hAnsi="Montserrat"/>
          <w:sz w:val="24"/>
        </w:rPr>
      </w:pPr>
    </w:p>
    <w:p w:rsidR="0008581E" w:rsidRPr="00B3633A" w:rsidRDefault="0008581E">
      <w:pPr>
        <w:pStyle w:val="0DraftNormal"/>
        <w:rPr>
          <w:rFonts w:ascii="Montserrat" w:hAnsi="Montserrat"/>
          <w:sz w:val="24"/>
        </w:rPr>
      </w:pPr>
      <w:r w:rsidRPr="00B3633A">
        <w:rPr>
          <w:rFonts w:ascii="Montserrat" w:hAnsi="Montserrat"/>
          <w:sz w:val="24"/>
        </w:rPr>
        <w:t>"Now you have intrigued me," he said, growing aware that she had honestly not meant to insult. Also aware that the only explanation for such a mistake seemed implausible for an adult. "You talk like you haven't earned the first name," he stated.</w:t>
      </w:r>
    </w:p>
    <w:p w:rsidR="0008581E" w:rsidRPr="00B3633A" w:rsidRDefault="0008581E">
      <w:pPr>
        <w:pStyle w:val="0DraftNormal"/>
        <w:rPr>
          <w:rFonts w:ascii="Montserrat" w:hAnsi="Montserrat"/>
          <w:sz w:val="24"/>
        </w:rPr>
      </w:pPr>
    </w:p>
    <w:p w:rsidR="0008581E" w:rsidRPr="00B3633A" w:rsidRDefault="0008581E">
      <w:pPr>
        <w:pStyle w:val="0DraftNormal"/>
        <w:rPr>
          <w:rFonts w:ascii="Montserrat" w:hAnsi="Montserrat"/>
          <w:sz w:val="24"/>
        </w:rPr>
      </w:pPr>
      <w:r w:rsidRPr="00B3633A">
        <w:rPr>
          <w:rFonts w:ascii="Montserrat" w:hAnsi="Montserrat"/>
          <w:sz w:val="24"/>
        </w:rPr>
        <w:t>"Not here, no," she admitted. It was an answer that begged for an explanation she could not offer.</w:t>
      </w:r>
    </w:p>
    <w:p w:rsidR="0008581E" w:rsidRPr="00B3633A" w:rsidRDefault="0008581E">
      <w:pPr>
        <w:pStyle w:val="0DraftNormal"/>
        <w:rPr>
          <w:rFonts w:ascii="Montserrat" w:hAnsi="Montserrat"/>
          <w:sz w:val="24"/>
        </w:rPr>
      </w:pPr>
    </w:p>
    <w:p w:rsidR="0008581E" w:rsidRPr="00B3633A" w:rsidRDefault="0008581E">
      <w:pPr>
        <w:pStyle w:val="0DraftNormal"/>
        <w:rPr>
          <w:rFonts w:ascii="Montserrat" w:hAnsi="Montserrat"/>
          <w:sz w:val="24"/>
        </w:rPr>
      </w:pPr>
      <w:r w:rsidRPr="00B3633A">
        <w:rPr>
          <w:rFonts w:ascii="Montserrat" w:hAnsi="Montserrat"/>
          <w:sz w:val="24"/>
        </w:rPr>
        <w:t>"Unbelievable," he breathed. Her reply was so candid that he refrained from suspecting her of lying, but there was still a major contradiction between her conduct and confession. "You've given me your name. That must mean something," he pointed out. She had refuted the claim that she had rejected her name, and maintained that she had never earned it. So on what grounds did whe use it?</w:t>
      </w:r>
    </w:p>
    <w:p w:rsidR="0008581E" w:rsidRPr="00B3633A" w:rsidRDefault="0008581E">
      <w:pPr>
        <w:pStyle w:val="0DraftNormal"/>
        <w:rPr>
          <w:rFonts w:ascii="Montserrat" w:hAnsi="Montserrat"/>
          <w:sz w:val="24"/>
        </w:rPr>
      </w:pPr>
    </w:p>
    <w:p w:rsidR="0008581E" w:rsidRPr="00B3633A" w:rsidRDefault="0008581E">
      <w:pPr>
        <w:pStyle w:val="0DraftNormal"/>
        <w:rPr>
          <w:rFonts w:ascii="Montserrat" w:hAnsi="Montserrat"/>
          <w:sz w:val="24"/>
        </w:rPr>
      </w:pPr>
      <w:r w:rsidRPr="00B3633A">
        <w:rPr>
          <w:rFonts w:ascii="Montserrat" w:hAnsi="Montserrat"/>
          <w:sz w:val="24"/>
        </w:rPr>
        <w:t>Av caught the gist of his inquiry, and frowned. "I'm sorry," she begged, biting her lip and glancing sidewise at (An). "When I said I wasn't from around here, I really meant I wasn't from around here," she said, bending her promise to the limit. She dared not reveal any more. "There is a simple explaination, but I don't think you'd think so," she said, hoping that he would let it rest at that, and hoping that she had not already said too much.</w:t>
      </w:r>
    </w:p>
    <w:p w:rsidR="0008581E" w:rsidRPr="00B3633A" w:rsidRDefault="0008581E">
      <w:pPr>
        <w:pStyle w:val="0DraftNormal"/>
        <w:rPr>
          <w:rFonts w:ascii="Montserrat" w:hAnsi="Montserrat"/>
          <w:sz w:val="24"/>
        </w:rPr>
      </w:pPr>
    </w:p>
    <w:p w:rsidR="0008581E" w:rsidRPr="00B3633A" w:rsidRDefault="0008581E">
      <w:pPr>
        <w:pStyle w:val="0DraftNormal"/>
        <w:rPr>
          <w:rFonts w:ascii="Montserrat" w:hAnsi="Montserrat"/>
          <w:sz w:val="24"/>
        </w:rPr>
      </w:pPr>
      <w:r w:rsidRPr="00B3633A">
        <w:rPr>
          <w:rFonts w:ascii="Montserrat" w:hAnsi="Montserrat"/>
          <w:sz w:val="24"/>
        </w:rPr>
        <w:t xml:space="preserve">But (An) and (Paradox) were not glaring at her. On the contrary, they both were beaming with a(dai)ment as Michael persisted, "You'll have to try me." </w:t>
      </w:r>
    </w:p>
    <w:p w:rsidR="0008581E" w:rsidRPr="00B3633A" w:rsidRDefault="0008581E">
      <w:pPr>
        <w:pStyle w:val="0DraftNormal"/>
        <w:rPr>
          <w:rFonts w:ascii="Montserrat" w:hAnsi="Montserrat"/>
          <w:sz w:val="24"/>
        </w:rPr>
      </w:pPr>
    </w:p>
    <w:p w:rsidR="0008581E" w:rsidRPr="00B3633A" w:rsidRDefault="0008581E">
      <w:pPr>
        <w:pStyle w:val="0DraftNormal"/>
        <w:rPr>
          <w:rFonts w:ascii="Montserrat" w:hAnsi="Montserrat"/>
          <w:sz w:val="24"/>
        </w:rPr>
      </w:pPr>
      <w:r w:rsidRPr="00B3633A">
        <w:rPr>
          <w:rFonts w:ascii="Montserrat" w:hAnsi="Montserrat"/>
          <w:sz w:val="24"/>
        </w:rPr>
        <w:t>Av was astonished. "Is he okay?" she puzzled.</w:t>
      </w:r>
    </w:p>
    <w:p w:rsidR="0008581E" w:rsidRPr="00B3633A" w:rsidRDefault="0008581E">
      <w:pPr>
        <w:pStyle w:val="0DraftNormal"/>
        <w:rPr>
          <w:rFonts w:ascii="Montserrat" w:hAnsi="Montserrat"/>
          <w:sz w:val="24"/>
        </w:rPr>
      </w:pPr>
    </w:p>
    <w:p w:rsidR="0008581E" w:rsidRPr="00B3633A" w:rsidRDefault="0008581E">
      <w:pPr>
        <w:pStyle w:val="0DraftNormal"/>
        <w:rPr>
          <w:rFonts w:ascii="Montserrat" w:hAnsi="Montserrat"/>
          <w:sz w:val="24"/>
        </w:rPr>
      </w:pPr>
      <w:r w:rsidRPr="00B3633A">
        <w:rPr>
          <w:rFonts w:ascii="Montserrat" w:hAnsi="Montserrat"/>
          <w:sz w:val="24"/>
        </w:rPr>
        <w:t xml:space="preserve">"You can trust him," (Paradox) nodded. "After all, he </w:t>
      </w:r>
      <w:r w:rsidRPr="00B3633A">
        <w:rPr>
          <w:rFonts w:ascii="Montserrat" w:hAnsi="Montserrat"/>
          <w:i/>
          <w:sz w:val="24"/>
        </w:rPr>
        <w:t>is</w:t>
      </w:r>
      <w:r w:rsidRPr="00B3633A">
        <w:rPr>
          <w:rFonts w:ascii="Montserrat" w:hAnsi="Montserrat"/>
          <w:sz w:val="24"/>
        </w:rPr>
        <w:t xml:space="preserve"> a (dai)."</w:t>
      </w:r>
    </w:p>
    <w:p w:rsidR="0008581E" w:rsidRPr="00B3633A" w:rsidRDefault="0008581E">
      <w:pPr>
        <w:pStyle w:val="0DraftNormal"/>
        <w:rPr>
          <w:rFonts w:ascii="Montserrat" w:hAnsi="Montserrat"/>
          <w:sz w:val="24"/>
        </w:rPr>
      </w:pPr>
    </w:p>
    <w:p w:rsidR="0008581E" w:rsidRPr="00B3633A" w:rsidRDefault="0008581E">
      <w:pPr>
        <w:pStyle w:val="0DraftNormal"/>
        <w:rPr>
          <w:rFonts w:ascii="Montserrat" w:hAnsi="Montserrat"/>
          <w:sz w:val="24"/>
        </w:rPr>
      </w:pPr>
      <w:r w:rsidRPr="00B3633A">
        <w:rPr>
          <w:rFonts w:ascii="Montserrat" w:hAnsi="Montserrat"/>
          <w:sz w:val="24"/>
        </w:rPr>
        <w:t>Av absorbed this and adjusted with a shrug. Michael witnessed this exchange with accellerating curiosity. He had caught on to the idea that for some reason her past was so disturbing that (An) or (Paradox) had forbidden her to speak of it in front of strangers. He was instantly obsessed with gleaning the answer to this growing mystery because he could not even conceive of something bad enough to warrant such measures.</w:t>
      </w:r>
    </w:p>
    <w:p w:rsidR="0008581E" w:rsidRPr="00B3633A" w:rsidRDefault="0008581E">
      <w:pPr>
        <w:pStyle w:val="0DraftNormal"/>
        <w:rPr>
          <w:rFonts w:ascii="Montserrat" w:hAnsi="Montserrat"/>
          <w:sz w:val="24"/>
        </w:rPr>
      </w:pPr>
    </w:p>
    <w:p w:rsidR="0008581E" w:rsidRPr="00B3633A" w:rsidRDefault="0008581E">
      <w:pPr>
        <w:pStyle w:val="0DraftNormal"/>
        <w:rPr>
          <w:rFonts w:ascii="Montserrat" w:hAnsi="Montserrat"/>
          <w:sz w:val="24"/>
        </w:rPr>
      </w:pPr>
      <w:r w:rsidRPr="00B3633A">
        <w:rPr>
          <w:rFonts w:ascii="Montserrat" w:hAnsi="Montserrat"/>
          <w:sz w:val="24"/>
        </w:rPr>
        <w:t>But Av was already explaining, "I said I was unpromised."</w:t>
      </w:r>
    </w:p>
    <w:p w:rsidR="0008581E" w:rsidRPr="00B3633A" w:rsidRDefault="0008581E">
      <w:pPr>
        <w:pStyle w:val="0DraftNormal"/>
        <w:rPr>
          <w:rFonts w:ascii="Montserrat" w:hAnsi="Montserrat"/>
          <w:sz w:val="24"/>
        </w:rPr>
      </w:pPr>
    </w:p>
    <w:p w:rsidR="0008581E" w:rsidRPr="00B3633A" w:rsidRDefault="0008581E">
      <w:pPr>
        <w:pStyle w:val="0DraftNormal"/>
        <w:rPr>
          <w:rFonts w:ascii="Montserrat" w:hAnsi="Montserrat"/>
          <w:sz w:val="24"/>
        </w:rPr>
      </w:pPr>
      <w:r w:rsidRPr="00B3633A">
        <w:rPr>
          <w:rFonts w:ascii="Montserrat" w:hAnsi="Montserrat"/>
          <w:sz w:val="24"/>
        </w:rPr>
        <w:t>"Yes, I got that," he answered impatiently.</w:t>
      </w:r>
    </w:p>
    <w:p w:rsidR="0008581E" w:rsidRPr="00B3633A" w:rsidRDefault="0008581E">
      <w:pPr>
        <w:pStyle w:val="0DraftNormal"/>
        <w:rPr>
          <w:rFonts w:ascii="Montserrat" w:hAnsi="Montserrat"/>
          <w:sz w:val="24"/>
        </w:rPr>
      </w:pPr>
    </w:p>
    <w:p w:rsidR="0008581E" w:rsidRPr="00B3633A" w:rsidRDefault="0008581E">
      <w:pPr>
        <w:pStyle w:val="0DraftNormal"/>
        <w:rPr>
          <w:rFonts w:ascii="Montserrat" w:hAnsi="Montserrat"/>
          <w:sz w:val="24"/>
        </w:rPr>
      </w:pPr>
      <w:r w:rsidRPr="00B3633A">
        <w:rPr>
          <w:rFonts w:ascii="Montserrat" w:hAnsi="Montserrat"/>
          <w:sz w:val="24"/>
        </w:rPr>
        <w:t>"I meant that in reference to my world, not yours," she declared with a peircing look. Michael sat there dumbfounded. Difficult as this statement was to credit, there was far more to it which he was immediately aware of. The prodigal (dai)s had forbidden her to reveal an unworldly origin. Which is only what they had done themselves. Which no one believed in anyway. His look turned to suspicion as Av continued, "I am unpromised to my god." He took another reel. Followed immediately by another one as Av added, "I used to be an avatar."</w:t>
      </w:r>
    </w:p>
    <w:p w:rsidR="0008581E" w:rsidRPr="00B3633A" w:rsidRDefault="0008581E">
      <w:pPr>
        <w:pStyle w:val="0DraftNormal"/>
        <w:rPr>
          <w:rFonts w:ascii="Montserrat" w:hAnsi="Montserrat"/>
          <w:sz w:val="24"/>
        </w:rPr>
      </w:pPr>
    </w:p>
    <w:p w:rsidR="0008581E" w:rsidRPr="00B3633A" w:rsidRDefault="0008581E">
      <w:pPr>
        <w:pStyle w:val="0DraftNormal"/>
        <w:rPr>
          <w:rFonts w:ascii="Montserrat" w:hAnsi="Montserrat"/>
          <w:sz w:val="24"/>
        </w:rPr>
      </w:pPr>
      <w:r w:rsidRPr="00B3633A">
        <w:rPr>
          <w:rFonts w:ascii="Montserrat" w:hAnsi="Montserrat"/>
          <w:sz w:val="24"/>
        </w:rPr>
        <w:t>He valiently resisted the urge to go back into shock. Using the simple expedient of disbelief. Oh, her reply was perfectly candid. That was what was scary about it. The concepts in her declaration were untenable. These were all words that he had had to grapple with heroically in his study of English. Like many of the concepts of this language, these were ones which had no direct compliments in the mother tongue. In his terms all beings worshipped the Absolute, and were part of the Absolute. The idea of beings that were not the Absolute, but which had powers which could only be attributed to the Absolute was threatening. Alien. When he had come to understand this, he had come to understand why the masters of the Mystery language had declared its knowledge occult and dangerous. Ideas clicked in his head. Her natural familiarity with this dangerous language, her seeming disregard or ignorance of Names, her obscure accent hinting at obscure origins all combined to present two disturbing pictures. She was lying, or worse, she was telling the truth. He sucked air looking for his voice a few times before he managed to croak, "Literally."</w:t>
      </w:r>
    </w:p>
    <w:p w:rsidR="0008581E" w:rsidRPr="00B3633A" w:rsidRDefault="0008581E">
      <w:pPr>
        <w:pStyle w:val="0DraftNormal"/>
        <w:rPr>
          <w:rFonts w:ascii="Montserrat" w:hAnsi="Montserrat"/>
          <w:sz w:val="24"/>
        </w:rPr>
      </w:pPr>
    </w:p>
    <w:p w:rsidR="0008581E" w:rsidRPr="00B3633A" w:rsidRDefault="0008581E">
      <w:pPr>
        <w:pStyle w:val="0DraftNormal"/>
        <w:rPr>
          <w:rFonts w:ascii="Montserrat" w:hAnsi="Montserrat"/>
          <w:sz w:val="24"/>
        </w:rPr>
      </w:pPr>
      <w:r w:rsidRPr="00B3633A">
        <w:rPr>
          <w:rFonts w:ascii="Montserrat" w:hAnsi="Montserrat"/>
          <w:sz w:val="24"/>
        </w:rPr>
        <w:t>"On my soul," she confirmed solomnly.</w:t>
      </w:r>
    </w:p>
    <w:p w:rsidR="0008581E" w:rsidRPr="00B3633A" w:rsidRDefault="0008581E">
      <w:pPr>
        <w:pStyle w:val="0DraftNormal"/>
        <w:rPr>
          <w:rFonts w:ascii="Montserrat" w:hAnsi="Montserrat"/>
          <w:sz w:val="24"/>
        </w:rPr>
      </w:pPr>
    </w:p>
    <w:p w:rsidR="0008581E" w:rsidRPr="00B3633A" w:rsidRDefault="0008581E">
      <w:pPr>
        <w:pStyle w:val="0DraftNormal"/>
        <w:rPr>
          <w:rFonts w:ascii="Montserrat" w:hAnsi="Montserrat"/>
          <w:sz w:val="24"/>
        </w:rPr>
      </w:pPr>
      <w:r w:rsidRPr="00B3633A">
        <w:rPr>
          <w:rFonts w:ascii="Montserrat" w:hAnsi="Montserrat"/>
          <w:sz w:val="24"/>
        </w:rPr>
        <w:t>He collected his wits and frowned. He did not believe it. He gave her a challenging look.</w:t>
      </w:r>
    </w:p>
    <w:p w:rsidR="0008581E" w:rsidRPr="00B3633A" w:rsidRDefault="0008581E">
      <w:pPr>
        <w:pStyle w:val="0DraftNormal"/>
        <w:rPr>
          <w:rFonts w:ascii="Montserrat" w:hAnsi="Montserrat"/>
          <w:sz w:val="24"/>
        </w:rPr>
      </w:pPr>
    </w:p>
    <w:p w:rsidR="0008581E" w:rsidRPr="00B3633A" w:rsidRDefault="0008581E">
      <w:pPr>
        <w:pStyle w:val="0DraftNormal"/>
        <w:rPr>
          <w:rFonts w:ascii="Montserrat" w:hAnsi="Montserrat"/>
          <w:sz w:val="24"/>
        </w:rPr>
      </w:pPr>
      <w:r w:rsidRPr="00B3633A">
        <w:rPr>
          <w:rFonts w:ascii="Montserrat" w:hAnsi="Montserrat"/>
          <w:sz w:val="24"/>
        </w:rPr>
        <w:t>Av met his silent challenge nonplussed. In an inimicable tone she said, "There are mysteries, Michael."</w:t>
      </w:r>
    </w:p>
    <w:p w:rsidR="0008581E" w:rsidRPr="00B3633A" w:rsidRDefault="0008581E">
      <w:pPr>
        <w:pStyle w:val="0DraftNormal"/>
        <w:rPr>
          <w:rFonts w:ascii="Montserrat" w:hAnsi="Montserrat"/>
          <w:sz w:val="24"/>
        </w:rPr>
      </w:pPr>
    </w:p>
    <w:p w:rsidR="0008581E" w:rsidRPr="00B3633A" w:rsidRDefault="0008581E">
      <w:pPr>
        <w:pStyle w:val="0DraftNormal"/>
        <w:rPr>
          <w:rFonts w:ascii="Montserrat" w:hAnsi="Montserrat"/>
          <w:sz w:val="24"/>
        </w:rPr>
      </w:pPr>
      <w:r w:rsidRPr="00B3633A">
        <w:rPr>
          <w:rFonts w:ascii="Montserrat" w:hAnsi="Montserrat"/>
          <w:sz w:val="24"/>
        </w:rPr>
        <w:t>(Paradox) nodded, and hooked a thumb in Avonjea's direction, adding, "Believe her, Michael, she should know."</w:t>
      </w:r>
    </w:p>
    <w:p w:rsidR="0008581E" w:rsidRPr="00B3633A" w:rsidRDefault="0008581E">
      <w:pPr>
        <w:pStyle w:val="0DraftNormal"/>
        <w:rPr>
          <w:rFonts w:ascii="Montserrat" w:hAnsi="Montserrat"/>
          <w:sz w:val="24"/>
        </w:rPr>
      </w:pPr>
    </w:p>
    <w:p w:rsidR="0008581E" w:rsidRPr="00B3633A" w:rsidRDefault="0008581E">
      <w:pPr>
        <w:pStyle w:val="0DraftNormal"/>
        <w:rPr>
          <w:rFonts w:ascii="Montserrat" w:hAnsi="Montserrat"/>
          <w:sz w:val="24"/>
        </w:rPr>
      </w:pPr>
      <w:r w:rsidRPr="00B3633A">
        <w:rPr>
          <w:rFonts w:ascii="Montserrat" w:hAnsi="Montserrat"/>
          <w:sz w:val="24"/>
        </w:rPr>
        <w:t xml:space="preserve">He turned on (Paradox) crying incredulously, "You support her story?" This was an even more alarming idea. It stirred up certain suspicious observations. From out of nowhere these two had become the foremost authorities of the Mystery language. They lived, steeped in the occult knowledge contained in the vast retreat library. Translating, teaching. Which brought to mind other irritations. There were rumors that the two of them had profound responsibilities that other (dai)s such as himself knew nothing of. That they had become the teachers of </w:t>
      </w:r>
      <w:r w:rsidRPr="00B3633A">
        <w:rPr>
          <w:rFonts w:ascii="Montserrat" w:hAnsi="Montserrat"/>
          <w:i/>
          <w:sz w:val="24"/>
        </w:rPr>
        <w:t>(dai)s.</w:t>
      </w:r>
      <w:r w:rsidRPr="00B3633A">
        <w:rPr>
          <w:rFonts w:ascii="Montserrat" w:hAnsi="Montserrat"/>
          <w:sz w:val="24"/>
        </w:rPr>
        <w:t xml:space="preserve"> He suddenly wondered what it was they were supposed to </w:t>
      </w:r>
      <w:r w:rsidRPr="00B3633A">
        <w:rPr>
          <w:rFonts w:ascii="Montserrat" w:hAnsi="Montserrat"/>
          <w:i/>
          <w:sz w:val="24"/>
        </w:rPr>
        <w:t>teach.</w:t>
      </w:r>
      <w:r w:rsidRPr="00B3633A">
        <w:rPr>
          <w:rFonts w:ascii="Montserrat" w:hAnsi="Montserrat"/>
          <w:sz w:val="24"/>
        </w:rPr>
        <w:t xml:space="preserve"> Alarmed, he summoned all of his mental defenses. Keyed his mind to its sharpest, clearest edges. He couldn't guess why, but he suddenly feared that his soul was in terrible danger. This casual meeting was far more than it seemed, and—he suspected—deviously less.</w:t>
      </w:r>
    </w:p>
    <w:p w:rsidR="0008581E" w:rsidRPr="00B3633A" w:rsidRDefault="0008581E">
      <w:pPr>
        <w:pStyle w:val="0DraftNormal"/>
        <w:rPr>
          <w:rFonts w:ascii="Montserrat" w:hAnsi="Montserrat"/>
          <w:sz w:val="24"/>
        </w:rPr>
      </w:pPr>
    </w:p>
    <w:p w:rsidR="0008581E" w:rsidRPr="00B3633A" w:rsidRDefault="0008581E">
      <w:pPr>
        <w:pStyle w:val="0DraftNormal"/>
        <w:rPr>
          <w:rFonts w:ascii="Montserrat" w:hAnsi="Montserrat"/>
          <w:sz w:val="24"/>
        </w:rPr>
      </w:pPr>
      <w:r w:rsidRPr="00B3633A">
        <w:rPr>
          <w:rFonts w:ascii="Montserrat" w:hAnsi="Montserrat"/>
          <w:sz w:val="24"/>
        </w:rPr>
        <w:t>"Would we refute the truth?" (An) and (Paradox) replied in unison.</w:t>
      </w:r>
    </w:p>
    <w:p w:rsidR="0008581E" w:rsidRPr="00B3633A" w:rsidRDefault="0008581E">
      <w:pPr>
        <w:pStyle w:val="0DraftNormal"/>
        <w:rPr>
          <w:rFonts w:ascii="Montserrat" w:hAnsi="Montserrat"/>
          <w:sz w:val="24"/>
        </w:rPr>
      </w:pPr>
    </w:p>
    <w:p w:rsidR="0008581E" w:rsidRPr="00B3633A" w:rsidRDefault="0008581E">
      <w:pPr>
        <w:pStyle w:val="0DraftNormal"/>
        <w:rPr>
          <w:rFonts w:ascii="Montserrat" w:hAnsi="Montserrat"/>
          <w:sz w:val="24"/>
        </w:rPr>
      </w:pPr>
      <w:r w:rsidRPr="00B3633A">
        <w:rPr>
          <w:rFonts w:ascii="Montserrat" w:hAnsi="Montserrat"/>
          <w:sz w:val="24"/>
        </w:rPr>
        <w:t xml:space="preserve">Michael retreated from this united front. With an effort, he remembered that one of the traditional functions of (dai)s over the ages </w:t>
      </w:r>
      <w:r w:rsidRPr="00B3633A">
        <w:rPr>
          <w:rFonts w:ascii="Montserrat" w:hAnsi="Montserrat"/>
          <w:i/>
          <w:sz w:val="24"/>
        </w:rPr>
        <w:t xml:space="preserve">had </w:t>
      </w:r>
      <w:r w:rsidRPr="00B3633A">
        <w:rPr>
          <w:rFonts w:ascii="Montserrat" w:hAnsi="Montserrat"/>
          <w:sz w:val="24"/>
        </w:rPr>
        <w:t xml:space="preserve">been to act as explorers of the invisible and unknown worlds. While he always thought of that metaphorically, it occurred to him that in some cases it might be more literal. It was a sobering thought, if not one he was ready to subscribe to. Still, as a (dai), he was supposed to have an open mind. A significant point, considering the rumor he had recalled. It was plausible that they had set him up again. Present him with a situation sure to push his buttons as a lesson to be open minded. Turning inward he analyzed his feelings. After a few moments, he discovered that his rage and disbelief stemmed from disappointment. He had been steered toward one of his secret desires and it had not met his expectations. He had met an individual who had identified herself as an agent of the invisible and unknown world. And she seemed perfectly natural and human. A disgusted inner voice growled, </w:t>
      </w:r>
      <w:r w:rsidRPr="00B3633A">
        <w:rPr>
          <w:rFonts w:ascii="Montserrat" w:hAnsi="Montserrat"/>
          <w:i/>
          <w:sz w:val="24"/>
        </w:rPr>
        <w:t>why, she's no more divine than I am!</w:t>
      </w:r>
      <w:r w:rsidRPr="00B3633A">
        <w:rPr>
          <w:rFonts w:ascii="Montserrat" w:hAnsi="Montserrat"/>
          <w:sz w:val="24"/>
        </w:rPr>
        <w:t xml:space="preserve"> But a recriminating voice followed up, </w:t>
      </w:r>
      <w:r w:rsidRPr="00B3633A">
        <w:rPr>
          <w:rFonts w:ascii="Montserrat" w:hAnsi="Montserrat"/>
          <w:i/>
          <w:sz w:val="24"/>
        </w:rPr>
        <w:t>just so.</w:t>
      </w:r>
      <w:r w:rsidRPr="00B3633A">
        <w:rPr>
          <w:rFonts w:ascii="Montserrat" w:hAnsi="Montserrat"/>
          <w:sz w:val="24"/>
        </w:rPr>
        <w:t xml:space="preserve"> It gave him a moment of confusion. After some more silent argument, he decided that he could accept that she could </w:t>
      </w:r>
      <w:r w:rsidRPr="00B3633A">
        <w:rPr>
          <w:rFonts w:ascii="Montserrat" w:hAnsi="Montserrat"/>
          <w:i/>
          <w:sz w:val="24"/>
        </w:rPr>
        <w:t>claim</w:t>
      </w:r>
      <w:r w:rsidRPr="00B3633A">
        <w:rPr>
          <w:rFonts w:ascii="Montserrat" w:hAnsi="Montserrat"/>
          <w:sz w:val="24"/>
        </w:rPr>
        <w:t xml:space="preserve"> what she had; but he didn't have to believe it without proof. This calmed him down enough to ask, "Forgive me, Av, I don't suppose you have any way to prove this?"</w:t>
      </w:r>
    </w:p>
    <w:p w:rsidR="0008581E" w:rsidRPr="00B3633A" w:rsidRDefault="0008581E">
      <w:pPr>
        <w:pStyle w:val="0DraftNormal"/>
        <w:rPr>
          <w:rFonts w:ascii="Montserrat" w:hAnsi="Montserrat"/>
          <w:sz w:val="24"/>
        </w:rPr>
      </w:pPr>
    </w:p>
    <w:p w:rsidR="0008581E" w:rsidRPr="00B3633A" w:rsidRDefault="0008581E">
      <w:pPr>
        <w:pStyle w:val="0DraftNormal"/>
        <w:rPr>
          <w:rFonts w:ascii="Montserrat" w:hAnsi="Montserrat"/>
          <w:sz w:val="24"/>
        </w:rPr>
      </w:pPr>
      <w:r w:rsidRPr="00B3633A">
        <w:rPr>
          <w:rFonts w:ascii="Montserrat" w:hAnsi="Montserrat"/>
          <w:sz w:val="24"/>
        </w:rPr>
        <w:t>"I beg your pardon?" she demanded, slightly unsettled.</w:t>
      </w:r>
    </w:p>
    <w:p w:rsidR="0008581E" w:rsidRPr="00B3633A" w:rsidRDefault="0008581E">
      <w:pPr>
        <w:pStyle w:val="0DraftNormal"/>
        <w:rPr>
          <w:rFonts w:ascii="Montserrat" w:hAnsi="Montserrat"/>
          <w:sz w:val="24"/>
        </w:rPr>
      </w:pPr>
    </w:p>
    <w:p w:rsidR="0008581E" w:rsidRPr="00B3633A" w:rsidRDefault="0008581E">
      <w:pPr>
        <w:pStyle w:val="0DraftNormal"/>
        <w:rPr>
          <w:rFonts w:ascii="Montserrat" w:hAnsi="Montserrat"/>
          <w:sz w:val="24"/>
        </w:rPr>
      </w:pPr>
      <w:r w:rsidRPr="00B3633A">
        <w:rPr>
          <w:rFonts w:ascii="Montserrat" w:hAnsi="Montserrat"/>
          <w:sz w:val="24"/>
        </w:rPr>
        <w:t>"Gods," he muttered, "Avatars. I mean, if I heard this right, you just said you were a god..."</w:t>
      </w:r>
    </w:p>
    <w:p w:rsidR="0008581E" w:rsidRPr="00B3633A" w:rsidRDefault="0008581E">
      <w:pPr>
        <w:pStyle w:val="0DraftNormal"/>
        <w:rPr>
          <w:rFonts w:ascii="Montserrat" w:hAnsi="Montserrat"/>
          <w:sz w:val="24"/>
        </w:rPr>
      </w:pPr>
    </w:p>
    <w:p w:rsidR="0008581E" w:rsidRPr="00B3633A" w:rsidRDefault="0008581E">
      <w:pPr>
        <w:pStyle w:val="0DraftNormal"/>
        <w:rPr>
          <w:rFonts w:ascii="Montserrat" w:hAnsi="Montserrat"/>
          <w:sz w:val="24"/>
        </w:rPr>
      </w:pPr>
      <w:r w:rsidRPr="00B3633A">
        <w:rPr>
          <w:rFonts w:ascii="Montserrat" w:hAnsi="Montserrat"/>
          <w:sz w:val="24"/>
        </w:rPr>
        <w:t>"Avatar," she interrupted. "I said avatar. Where did you get the idea that I claimed to be a god?" she criticized. She looked genuinely hurt.</w:t>
      </w:r>
    </w:p>
    <w:p w:rsidR="0008581E" w:rsidRPr="00B3633A" w:rsidRDefault="0008581E">
      <w:pPr>
        <w:pStyle w:val="0DraftNormal"/>
        <w:rPr>
          <w:rFonts w:ascii="Montserrat" w:hAnsi="Montserrat"/>
          <w:sz w:val="24"/>
        </w:rPr>
      </w:pPr>
    </w:p>
    <w:p w:rsidR="0008581E" w:rsidRPr="00B3633A" w:rsidRDefault="0008581E">
      <w:pPr>
        <w:pStyle w:val="0DraftNormal"/>
        <w:rPr>
          <w:rFonts w:ascii="Montserrat" w:hAnsi="Montserrat"/>
          <w:sz w:val="24"/>
        </w:rPr>
      </w:pPr>
      <w:r w:rsidRPr="00B3633A">
        <w:rPr>
          <w:rFonts w:ascii="Montserrat" w:hAnsi="Montserrat"/>
          <w:sz w:val="24"/>
        </w:rPr>
        <w:t>He tried to explain, maintining, "Is not an avater but an incarnation of a god? How can you claim to be one and not the other?" He sensed her growing irritation and mollified, "I am not trying to start an arguement. I just want to be sure I understand you. English is not my forté," he admitted. "Help me put your claim into perspective."</w:t>
      </w:r>
    </w:p>
    <w:p w:rsidR="0008581E" w:rsidRPr="00B3633A" w:rsidRDefault="0008581E">
      <w:pPr>
        <w:pStyle w:val="0DraftNormal"/>
        <w:rPr>
          <w:rFonts w:ascii="Montserrat" w:hAnsi="Montserrat"/>
          <w:sz w:val="24"/>
        </w:rPr>
      </w:pPr>
    </w:p>
    <w:p w:rsidR="0008581E" w:rsidRPr="00B3633A" w:rsidRDefault="0008581E">
      <w:pPr>
        <w:pStyle w:val="0DraftNormal"/>
        <w:rPr>
          <w:rFonts w:ascii="Montserrat" w:hAnsi="Montserrat"/>
          <w:sz w:val="24"/>
        </w:rPr>
      </w:pPr>
      <w:r w:rsidRPr="00B3633A">
        <w:rPr>
          <w:rFonts w:ascii="Montserrat" w:hAnsi="Montserrat"/>
          <w:sz w:val="24"/>
        </w:rPr>
        <w:t xml:space="preserve">"Spend your time improving your perspective on your own existence before you worry about that of gods," she bit back. No one had to explain to her that he didn't believe her. She was considering pointing out that he </w:t>
      </w:r>
      <w:r w:rsidRPr="00B3633A">
        <w:rPr>
          <w:rFonts w:ascii="Montserrat" w:hAnsi="Montserrat"/>
          <w:i/>
          <w:sz w:val="24"/>
        </w:rPr>
        <w:t>had</w:t>
      </w:r>
      <w:r w:rsidRPr="00B3633A">
        <w:rPr>
          <w:rFonts w:ascii="Montserrat" w:hAnsi="Montserrat"/>
          <w:sz w:val="24"/>
        </w:rPr>
        <w:t xml:space="preserve"> asked—rather </w:t>
      </w:r>
      <w:r w:rsidRPr="00B3633A">
        <w:rPr>
          <w:rFonts w:ascii="Montserrat" w:hAnsi="Montserrat"/>
          <w:i/>
          <w:sz w:val="24"/>
        </w:rPr>
        <w:t>pushed</w:t>
      </w:r>
      <w:r w:rsidRPr="00B3633A">
        <w:rPr>
          <w:rFonts w:ascii="Montserrat" w:hAnsi="Montserrat"/>
          <w:sz w:val="24"/>
        </w:rPr>
        <w:t xml:space="preserve"> her to declare herself, while she had been perfectly content to avoid the subject altogether. But his reply held her her off for the moment.</w:t>
      </w:r>
    </w:p>
    <w:p w:rsidR="0008581E" w:rsidRPr="00B3633A" w:rsidRDefault="0008581E">
      <w:pPr>
        <w:pStyle w:val="0DraftNormal"/>
        <w:rPr>
          <w:rFonts w:ascii="Montserrat" w:hAnsi="Montserrat"/>
          <w:sz w:val="24"/>
        </w:rPr>
      </w:pPr>
    </w:p>
    <w:p w:rsidR="0008581E" w:rsidRPr="00B3633A" w:rsidRDefault="0008581E">
      <w:pPr>
        <w:pStyle w:val="0DraftNormal"/>
        <w:rPr>
          <w:rFonts w:ascii="Montserrat" w:hAnsi="Montserrat"/>
          <w:sz w:val="24"/>
        </w:rPr>
      </w:pPr>
      <w:r w:rsidRPr="00B3633A">
        <w:rPr>
          <w:rFonts w:ascii="Montserrat" w:hAnsi="Montserrat"/>
          <w:sz w:val="24"/>
        </w:rPr>
        <w:t xml:space="preserve">"Well said. However, I think that understanding this will help me </w:t>
      </w:r>
      <w:r w:rsidRPr="00B3633A">
        <w:rPr>
          <w:rFonts w:ascii="Montserrat" w:hAnsi="Montserrat"/>
          <w:i/>
          <w:sz w:val="24"/>
        </w:rPr>
        <w:t>improve</w:t>
      </w:r>
      <w:r w:rsidRPr="00B3633A">
        <w:rPr>
          <w:rFonts w:ascii="Montserrat" w:hAnsi="Montserrat"/>
          <w:sz w:val="24"/>
        </w:rPr>
        <w:t xml:space="preserve"> my perspective greatly. I can accept the idea that you are a god, or avatar or whatever; if there were, say, some way you could substantiate your claim?" he cozened honestly. He couldn't argue with divinity if he could see it. But, true to (An)'s assesment of him, he could not abide such a claim unsupported.</w:t>
      </w:r>
    </w:p>
    <w:p w:rsidR="0008581E" w:rsidRPr="00B3633A" w:rsidRDefault="0008581E">
      <w:pPr>
        <w:pStyle w:val="0DraftNormal"/>
        <w:rPr>
          <w:rFonts w:ascii="Montserrat" w:hAnsi="Montserrat"/>
          <w:sz w:val="24"/>
        </w:rPr>
      </w:pPr>
    </w:p>
    <w:p w:rsidR="0008581E" w:rsidRPr="00B3633A" w:rsidRDefault="0008581E">
      <w:pPr>
        <w:pStyle w:val="0DraftNormal"/>
        <w:rPr>
          <w:rFonts w:ascii="Montserrat" w:hAnsi="Montserrat"/>
          <w:sz w:val="24"/>
        </w:rPr>
      </w:pPr>
      <w:r w:rsidRPr="00B3633A">
        <w:rPr>
          <w:rFonts w:ascii="Montserrat" w:hAnsi="Montserrat"/>
          <w:sz w:val="24"/>
        </w:rPr>
        <w:t>"I'm afraid not," she sighed. "I'm an ex-avatar. All I have left is magic."</w:t>
      </w:r>
    </w:p>
    <w:p w:rsidR="0008581E" w:rsidRPr="00B3633A" w:rsidRDefault="0008581E">
      <w:pPr>
        <w:pStyle w:val="0DraftNormal"/>
        <w:rPr>
          <w:rFonts w:ascii="Montserrat" w:hAnsi="Montserrat"/>
          <w:sz w:val="24"/>
        </w:rPr>
      </w:pPr>
    </w:p>
    <w:p w:rsidR="0008581E" w:rsidRPr="00B3633A" w:rsidRDefault="0008581E">
      <w:pPr>
        <w:pStyle w:val="0DraftNormal"/>
        <w:rPr>
          <w:rFonts w:ascii="Montserrat" w:hAnsi="Montserrat"/>
          <w:sz w:val="24"/>
        </w:rPr>
      </w:pPr>
      <w:r w:rsidRPr="00B3633A">
        <w:rPr>
          <w:rFonts w:ascii="Montserrat" w:hAnsi="Montserrat"/>
          <w:sz w:val="24"/>
        </w:rPr>
        <w:t xml:space="preserve">"I don't believe in magic," he said reflexively, with disappointment. </w:t>
      </w:r>
    </w:p>
    <w:p w:rsidR="0008581E" w:rsidRPr="00B3633A" w:rsidRDefault="0008581E">
      <w:pPr>
        <w:pStyle w:val="0DraftNormal"/>
        <w:rPr>
          <w:rFonts w:ascii="Montserrat" w:hAnsi="Montserrat"/>
          <w:sz w:val="24"/>
        </w:rPr>
      </w:pPr>
    </w:p>
    <w:p w:rsidR="0008581E" w:rsidRPr="00B3633A" w:rsidRDefault="0008581E">
      <w:pPr>
        <w:pStyle w:val="0DraftNormal"/>
        <w:rPr>
          <w:rFonts w:ascii="Montserrat" w:hAnsi="Montserrat"/>
          <w:sz w:val="24"/>
        </w:rPr>
      </w:pPr>
      <w:r w:rsidRPr="00B3633A">
        <w:rPr>
          <w:rFonts w:ascii="Montserrat" w:hAnsi="Montserrat"/>
          <w:sz w:val="24"/>
        </w:rPr>
        <w:t>Av considered that and began to reply "That's your..."</w:t>
      </w:r>
    </w:p>
    <w:p w:rsidR="0008581E" w:rsidRPr="00B3633A" w:rsidRDefault="0008581E">
      <w:pPr>
        <w:pStyle w:val="0DraftNormal"/>
        <w:rPr>
          <w:rFonts w:ascii="Montserrat" w:hAnsi="Montserrat"/>
          <w:sz w:val="24"/>
        </w:rPr>
      </w:pPr>
    </w:p>
    <w:p w:rsidR="0008581E" w:rsidRPr="00B3633A" w:rsidRDefault="0008581E">
      <w:pPr>
        <w:pStyle w:val="0DraftNormal"/>
        <w:rPr>
          <w:rFonts w:ascii="Montserrat" w:hAnsi="Montserrat"/>
          <w:sz w:val="24"/>
        </w:rPr>
      </w:pPr>
      <w:r w:rsidRPr="00B3633A">
        <w:rPr>
          <w:rFonts w:ascii="Montserrat" w:hAnsi="Montserrat"/>
          <w:sz w:val="24"/>
        </w:rPr>
        <w:t>"...Don't tell me," he interrupted with irritation. "Its my choice. Do the three of you coordinate your attacks?" he grumbled. He was seriously thinking that really was all this was; a set up.</w:t>
      </w:r>
    </w:p>
    <w:p w:rsidR="0008581E" w:rsidRPr="00B3633A" w:rsidRDefault="0008581E">
      <w:pPr>
        <w:pStyle w:val="0DraftNormal"/>
        <w:rPr>
          <w:rFonts w:ascii="Montserrat" w:hAnsi="Montserrat"/>
          <w:sz w:val="24"/>
        </w:rPr>
      </w:pPr>
    </w:p>
    <w:p w:rsidR="0008581E" w:rsidRPr="00B3633A" w:rsidRDefault="0008581E">
      <w:pPr>
        <w:pStyle w:val="0DraftNormal"/>
        <w:rPr>
          <w:rFonts w:ascii="Montserrat" w:hAnsi="Montserrat"/>
          <w:sz w:val="24"/>
        </w:rPr>
      </w:pPr>
      <w:r w:rsidRPr="00B3633A">
        <w:rPr>
          <w:rFonts w:ascii="Montserrat" w:hAnsi="Montserrat"/>
          <w:sz w:val="24"/>
        </w:rPr>
        <w:t>"What?" Avonjea dismayed, not understanding the attack.</w:t>
      </w:r>
    </w:p>
    <w:p w:rsidR="0008581E" w:rsidRPr="00B3633A" w:rsidRDefault="0008581E">
      <w:pPr>
        <w:pStyle w:val="0DraftNormal"/>
        <w:rPr>
          <w:rFonts w:ascii="Montserrat" w:hAnsi="Montserrat"/>
          <w:sz w:val="24"/>
        </w:rPr>
      </w:pPr>
    </w:p>
    <w:p w:rsidR="0008581E" w:rsidRPr="00B3633A" w:rsidRDefault="0008581E">
      <w:pPr>
        <w:pStyle w:val="0DraftNormal"/>
        <w:rPr>
          <w:rFonts w:ascii="Montserrat" w:hAnsi="Montserrat"/>
          <w:sz w:val="24"/>
        </w:rPr>
      </w:pPr>
      <w:r w:rsidRPr="00B3633A">
        <w:rPr>
          <w:rFonts w:ascii="Montserrat" w:hAnsi="Montserrat"/>
          <w:sz w:val="24"/>
        </w:rPr>
        <w:t>"Don't mind him, Av," (Paradox) counseled. "We were talking about choice a bit earlier and really ground his nose into it. He is still a little sensitive."</w:t>
      </w:r>
    </w:p>
    <w:p w:rsidR="0008581E" w:rsidRPr="00B3633A" w:rsidRDefault="0008581E">
      <w:pPr>
        <w:pStyle w:val="0DraftNormal"/>
        <w:rPr>
          <w:rFonts w:ascii="Montserrat" w:hAnsi="Montserrat"/>
          <w:sz w:val="24"/>
        </w:rPr>
      </w:pPr>
    </w:p>
    <w:p w:rsidR="0008581E" w:rsidRPr="00B3633A" w:rsidRDefault="0008581E">
      <w:pPr>
        <w:pStyle w:val="0DraftNormal"/>
        <w:rPr>
          <w:rFonts w:ascii="Montserrat" w:hAnsi="Montserrat"/>
          <w:sz w:val="24"/>
        </w:rPr>
      </w:pPr>
      <w:r w:rsidRPr="00B3633A">
        <w:rPr>
          <w:rFonts w:ascii="Montserrat" w:hAnsi="Montserrat"/>
          <w:sz w:val="24"/>
        </w:rPr>
        <w:t>"I'm sorry, Av," Michael tried to sooth recalcatrently. "The way you said it just seemed too much of a coincidence."</w:t>
      </w:r>
    </w:p>
    <w:p w:rsidR="0008581E" w:rsidRPr="00B3633A" w:rsidRDefault="0008581E">
      <w:pPr>
        <w:pStyle w:val="0DraftNormal"/>
        <w:rPr>
          <w:rFonts w:ascii="Montserrat" w:hAnsi="Montserrat"/>
          <w:sz w:val="24"/>
        </w:rPr>
      </w:pPr>
    </w:p>
    <w:p w:rsidR="0008581E" w:rsidRPr="00B3633A" w:rsidRDefault="0008581E">
      <w:pPr>
        <w:pStyle w:val="0DraftNormal"/>
        <w:rPr>
          <w:rFonts w:ascii="Montserrat" w:hAnsi="Montserrat"/>
          <w:sz w:val="24"/>
        </w:rPr>
      </w:pPr>
      <w:r w:rsidRPr="00B3633A">
        <w:rPr>
          <w:rFonts w:ascii="Montserrat" w:hAnsi="Montserrat"/>
          <w:sz w:val="24"/>
        </w:rPr>
        <w:t>"That's okay," she accepted. "These two have caught me in their line of fire before. I don't mind."</w:t>
      </w:r>
    </w:p>
    <w:p w:rsidR="0008581E" w:rsidRPr="00B3633A" w:rsidRDefault="0008581E">
      <w:pPr>
        <w:pStyle w:val="0DraftNormal"/>
        <w:rPr>
          <w:rFonts w:ascii="Montserrat" w:hAnsi="Montserrat"/>
          <w:sz w:val="24"/>
        </w:rPr>
      </w:pPr>
    </w:p>
    <w:p w:rsidR="0008581E" w:rsidRPr="00B3633A" w:rsidRDefault="0008581E">
      <w:pPr>
        <w:pStyle w:val="0DraftNormal"/>
        <w:rPr>
          <w:rFonts w:ascii="Montserrat" w:hAnsi="Montserrat"/>
          <w:sz w:val="24"/>
        </w:rPr>
      </w:pPr>
      <w:r w:rsidRPr="00B3633A">
        <w:rPr>
          <w:rFonts w:ascii="Montserrat" w:hAnsi="Montserrat"/>
          <w:sz w:val="24"/>
        </w:rPr>
        <w:t>Michael thought for a moment. It was an irritating bit of circular argument. Naturally, she couldn't prove herself an avatar if she had ceased to be one. It was a built in defense. Not proof, but at least it supported the idea that she had no present claim to divinity. Which satisfied his need to expect more of divinity that she had presented him with. He could understand delusions of godhood well enough, and was sensible enough to keep his oar out of that whirlpool. So he focused on her next unsupported claim, "But you say you know magic."</w:t>
      </w:r>
    </w:p>
    <w:p w:rsidR="0008581E" w:rsidRPr="00B3633A" w:rsidRDefault="0008581E">
      <w:pPr>
        <w:pStyle w:val="0DraftNormal"/>
        <w:rPr>
          <w:rFonts w:ascii="Montserrat" w:hAnsi="Montserrat"/>
          <w:sz w:val="24"/>
        </w:rPr>
      </w:pPr>
    </w:p>
    <w:p w:rsidR="0008581E" w:rsidRPr="00B3633A" w:rsidRDefault="0008581E">
      <w:pPr>
        <w:pStyle w:val="0DraftNormal"/>
        <w:rPr>
          <w:rFonts w:ascii="Montserrat" w:hAnsi="Montserrat"/>
          <w:sz w:val="24"/>
        </w:rPr>
      </w:pPr>
      <w:r w:rsidRPr="00B3633A">
        <w:rPr>
          <w:rFonts w:ascii="Montserrat" w:hAnsi="Montserrat"/>
          <w:sz w:val="24"/>
        </w:rPr>
        <w:t>"I don't advertize, but yes I did say that," she qualified.</w:t>
      </w:r>
    </w:p>
    <w:p w:rsidR="0008581E" w:rsidRPr="00B3633A" w:rsidRDefault="0008581E">
      <w:pPr>
        <w:pStyle w:val="0DraftNormal"/>
        <w:rPr>
          <w:rFonts w:ascii="Montserrat" w:hAnsi="Montserrat"/>
          <w:sz w:val="24"/>
        </w:rPr>
      </w:pPr>
    </w:p>
    <w:p w:rsidR="0008581E" w:rsidRPr="00B3633A" w:rsidRDefault="0008581E">
      <w:pPr>
        <w:pStyle w:val="0DraftNormal"/>
        <w:rPr>
          <w:rFonts w:ascii="Montserrat" w:hAnsi="Montserrat"/>
          <w:sz w:val="24"/>
        </w:rPr>
      </w:pPr>
      <w:r w:rsidRPr="00B3633A">
        <w:rPr>
          <w:rFonts w:ascii="Montserrat" w:hAnsi="Montserrat"/>
          <w:sz w:val="24"/>
        </w:rPr>
        <w:t>"And you meant it?" he pressed. He saw her control a wince.</w:t>
      </w:r>
    </w:p>
    <w:p w:rsidR="0008581E" w:rsidRPr="00B3633A" w:rsidRDefault="0008581E">
      <w:pPr>
        <w:pStyle w:val="0DraftNormal"/>
        <w:rPr>
          <w:rFonts w:ascii="Montserrat" w:hAnsi="Montserrat"/>
          <w:sz w:val="24"/>
        </w:rPr>
      </w:pPr>
    </w:p>
    <w:p w:rsidR="0008581E" w:rsidRPr="00B3633A" w:rsidRDefault="0008581E">
      <w:pPr>
        <w:pStyle w:val="0DraftNormal"/>
        <w:rPr>
          <w:rFonts w:ascii="Montserrat" w:hAnsi="Montserrat"/>
          <w:sz w:val="24"/>
        </w:rPr>
      </w:pPr>
      <w:r w:rsidRPr="00B3633A">
        <w:rPr>
          <w:rFonts w:ascii="Montserrat" w:hAnsi="Montserrat"/>
          <w:sz w:val="24"/>
        </w:rPr>
        <w:t>"Lies are a waste of time," she comented indirectly. "What would be the point? To impress or mystify you?" she challenged. Still, she was patient. (An) had explained to her that this culture did not have a concept of magic equatible with the English associations. The closest their thinking came to a word like magic was "to do the impossible". Paradox. But Michael was responding.</w:t>
      </w:r>
    </w:p>
    <w:p w:rsidR="0008581E" w:rsidRPr="00B3633A" w:rsidRDefault="0008581E">
      <w:pPr>
        <w:pStyle w:val="0DraftNormal"/>
        <w:rPr>
          <w:rFonts w:ascii="Montserrat" w:hAnsi="Montserrat"/>
          <w:sz w:val="24"/>
        </w:rPr>
      </w:pPr>
    </w:p>
    <w:p w:rsidR="0008581E" w:rsidRPr="00B3633A" w:rsidRDefault="0008581E">
      <w:pPr>
        <w:pStyle w:val="0DraftNormal"/>
        <w:rPr>
          <w:rFonts w:ascii="Montserrat" w:hAnsi="Montserrat"/>
          <w:sz w:val="24"/>
        </w:rPr>
      </w:pPr>
      <w:r w:rsidRPr="00B3633A">
        <w:rPr>
          <w:rFonts w:ascii="Montserrat" w:hAnsi="Montserrat"/>
          <w:sz w:val="24"/>
        </w:rPr>
        <w:t>"You believe that?" he was asking.</w:t>
      </w:r>
    </w:p>
    <w:p w:rsidR="0008581E" w:rsidRPr="00B3633A" w:rsidRDefault="0008581E">
      <w:pPr>
        <w:pStyle w:val="0DraftNormal"/>
        <w:rPr>
          <w:rFonts w:ascii="Montserrat" w:hAnsi="Montserrat"/>
          <w:sz w:val="24"/>
        </w:rPr>
      </w:pPr>
    </w:p>
    <w:p w:rsidR="0008581E" w:rsidRPr="00B3633A" w:rsidRDefault="0008581E">
      <w:pPr>
        <w:pStyle w:val="0DraftNormal"/>
        <w:rPr>
          <w:rFonts w:ascii="Montserrat" w:hAnsi="Montserrat"/>
          <w:sz w:val="24"/>
        </w:rPr>
      </w:pPr>
      <w:r w:rsidRPr="00B3633A">
        <w:rPr>
          <w:rFonts w:ascii="Montserrat" w:hAnsi="Montserrat"/>
          <w:sz w:val="24"/>
        </w:rPr>
        <w:t>"That's not a belief," she refuted. "That is the way I am. If it was a belief, I could change my mind," she pointed out.</w:t>
      </w:r>
    </w:p>
    <w:p w:rsidR="0008581E" w:rsidRPr="00B3633A" w:rsidRDefault="0008581E">
      <w:pPr>
        <w:pStyle w:val="0DraftNormal"/>
        <w:rPr>
          <w:rFonts w:ascii="Montserrat" w:hAnsi="Montserrat"/>
          <w:sz w:val="24"/>
        </w:rPr>
      </w:pPr>
    </w:p>
    <w:p w:rsidR="0008581E" w:rsidRPr="00B3633A" w:rsidRDefault="0008581E">
      <w:pPr>
        <w:pStyle w:val="0DraftNormal"/>
        <w:rPr>
          <w:rFonts w:ascii="Montserrat" w:hAnsi="Montserrat"/>
          <w:sz w:val="24"/>
        </w:rPr>
      </w:pPr>
      <w:r w:rsidRPr="00B3633A">
        <w:rPr>
          <w:rFonts w:ascii="Montserrat" w:hAnsi="Montserrat"/>
          <w:sz w:val="24"/>
        </w:rPr>
        <w:t>"You are saying you never lie?" he puzzled.</w:t>
      </w:r>
    </w:p>
    <w:p w:rsidR="0008581E" w:rsidRPr="00B3633A" w:rsidRDefault="0008581E">
      <w:pPr>
        <w:pStyle w:val="0DraftNormal"/>
        <w:rPr>
          <w:rFonts w:ascii="Montserrat" w:hAnsi="Montserrat"/>
          <w:sz w:val="24"/>
        </w:rPr>
      </w:pPr>
    </w:p>
    <w:p w:rsidR="0008581E" w:rsidRPr="00B3633A" w:rsidRDefault="0008581E">
      <w:pPr>
        <w:pStyle w:val="0DraftNormal"/>
        <w:rPr>
          <w:rFonts w:ascii="Montserrat" w:hAnsi="Montserrat"/>
          <w:sz w:val="24"/>
        </w:rPr>
      </w:pPr>
      <w:r w:rsidRPr="00B3633A">
        <w:rPr>
          <w:rFonts w:ascii="Montserrat" w:hAnsi="Montserrat"/>
          <w:sz w:val="24"/>
        </w:rPr>
        <w:t>"That's impossible," she corrected, "Words are so hard to control. I meant only that I try to say what I mean," she elaborated, wondering if she had just said what she had meant.</w:t>
      </w:r>
    </w:p>
    <w:p w:rsidR="0008581E" w:rsidRPr="00B3633A" w:rsidRDefault="0008581E">
      <w:pPr>
        <w:pStyle w:val="0DraftNormal"/>
        <w:rPr>
          <w:rFonts w:ascii="Montserrat" w:hAnsi="Montserrat"/>
          <w:sz w:val="24"/>
        </w:rPr>
      </w:pPr>
    </w:p>
    <w:p w:rsidR="0008581E" w:rsidRPr="00B3633A" w:rsidRDefault="0008581E">
      <w:pPr>
        <w:pStyle w:val="0DraftNormal"/>
        <w:rPr>
          <w:rFonts w:ascii="Montserrat" w:hAnsi="Montserrat"/>
          <w:sz w:val="24"/>
        </w:rPr>
      </w:pPr>
      <w:r w:rsidRPr="00B3633A">
        <w:rPr>
          <w:rFonts w:ascii="Montserrat" w:hAnsi="Montserrat"/>
          <w:sz w:val="24"/>
        </w:rPr>
        <w:t>He struggled with it too, quickly giving it up. "Would you care to show me some of your magic?" he requested, seeing this as the best way to resolve the issue.</w:t>
      </w:r>
    </w:p>
    <w:p w:rsidR="0008581E" w:rsidRPr="00B3633A" w:rsidRDefault="0008581E">
      <w:pPr>
        <w:pStyle w:val="0DraftNormal"/>
        <w:rPr>
          <w:rFonts w:ascii="Montserrat" w:hAnsi="Montserrat"/>
          <w:sz w:val="24"/>
        </w:rPr>
      </w:pPr>
    </w:p>
    <w:p w:rsidR="0008581E" w:rsidRPr="00B3633A" w:rsidRDefault="0008581E">
      <w:pPr>
        <w:pStyle w:val="0DraftNormal"/>
        <w:rPr>
          <w:rFonts w:ascii="Montserrat" w:hAnsi="Montserrat"/>
          <w:sz w:val="24"/>
        </w:rPr>
      </w:pPr>
      <w:r w:rsidRPr="00B3633A">
        <w:rPr>
          <w:rFonts w:ascii="Montserrat" w:hAnsi="Montserrat"/>
          <w:sz w:val="24"/>
        </w:rPr>
        <w:t>"Would you recognize it if you saw it?" she asked doubtfully.</w:t>
      </w:r>
    </w:p>
    <w:p w:rsidR="0008581E" w:rsidRPr="00B3633A" w:rsidRDefault="0008581E">
      <w:pPr>
        <w:pStyle w:val="0DraftNormal"/>
        <w:rPr>
          <w:rFonts w:ascii="Montserrat" w:hAnsi="Montserrat"/>
          <w:sz w:val="24"/>
        </w:rPr>
      </w:pPr>
    </w:p>
    <w:p w:rsidR="0008581E" w:rsidRPr="00B3633A" w:rsidRDefault="0008581E">
      <w:pPr>
        <w:pStyle w:val="0DraftNormal"/>
        <w:rPr>
          <w:rFonts w:ascii="Montserrat" w:hAnsi="Montserrat"/>
          <w:sz w:val="24"/>
        </w:rPr>
      </w:pPr>
      <w:r w:rsidRPr="00B3633A">
        <w:rPr>
          <w:rFonts w:ascii="Montserrat" w:hAnsi="Montserrat"/>
          <w:sz w:val="24"/>
        </w:rPr>
        <w:t>"Just do something that would be impossible to misinterpret," he retorted helpfully.</w:t>
      </w:r>
    </w:p>
    <w:p w:rsidR="0008581E" w:rsidRPr="00B3633A" w:rsidRDefault="0008581E">
      <w:pPr>
        <w:pStyle w:val="0DraftNormal"/>
        <w:rPr>
          <w:rFonts w:ascii="Montserrat" w:hAnsi="Montserrat"/>
          <w:sz w:val="24"/>
        </w:rPr>
      </w:pPr>
    </w:p>
    <w:p w:rsidR="0008581E" w:rsidRPr="00B3633A" w:rsidRDefault="0008581E">
      <w:pPr>
        <w:pStyle w:val="0DraftNormal"/>
        <w:rPr>
          <w:rFonts w:ascii="Montserrat" w:hAnsi="Montserrat"/>
          <w:sz w:val="24"/>
        </w:rPr>
      </w:pPr>
      <w:r w:rsidRPr="00B3633A">
        <w:rPr>
          <w:rFonts w:ascii="Montserrat" w:hAnsi="Montserrat"/>
          <w:sz w:val="24"/>
        </w:rPr>
        <w:t>Av stared at him with shock. Suddenly, she began to tremble; her fingers twitching spasmodically. A strange glint illuminated her gaze and her expression turned most fearsome. With an effort, she stiffened the strange seizure, and stood with a jerk. "Would you excuse me?" she asked in a raspy voice, and turned before anyone could respond, stalking out of sight.</w:t>
      </w:r>
    </w:p>
    <w:p w:rsidR="0008581E" w:rsidRPr="00B3633A" w:rsidRDefault="0008581E">
      <w:pPr>
        <w:pStyle w:val="0DraftNormal"/>
        <w:rPr>
          <w:rFonts w:ascii="Montserrat" w:hAnsi="Montserrat"/>
          <w:sz w:val="24"/>
        </w:rPr>
      </w:pPr>
    </w:p>
    <w:p w:rsidR="0008581E" w:rsidRPr="00B3633A" w:rsidRDefault="0008581E">
      <w:pPr>
        <w:pStyle w:val="0DraftNormal"/>
        <w:rPr>
          <w:rFonts w:ascii="Montserrat" w:hAnsi="Montserrat"/>
          <w:sz w:val="24"/>
        </w:rPr>
      </w:pPr>
      <w:r w:rsidRPr="00B3633A">
        <w:rPr>
          <w:rFonts w:ascii="Montserrat" w:hAnsi="Montserrat"/>
          <w:sz w:val="24"/>
        </w:rPr>
        <w:t>Michael turned to (Paradox) for an explanation for this absurd withdrawal.</w:t>
      </w:r>
    </w:p>
    <w:p w:rsidR="0008581E" w:rsidRPr="00B3633A" w:rsidRDefault="0008581E">
      <w:pPr>
        <w:pStyle w:val="0DraftNormal"/>
        <w:rPr>
          <w:rFonts w:ascii="Montserrat" w:hAnsi="Montserrat"/>
          <w:sz w:val="24"/>
        </w:rPr>
      </w:pPr>
    </w:p>
    <w:p w:rsidR="0008581E" w:rsidRPr="00B3633A" w:rsidRDefault="0008581E">
      <w:pPr>
        <w:pStyle w:val="0DraftNormal"/>
        <w:rPr>
          <w:rFonts w:ascii="Montserrat" w:hAnsi="Montserrat"/>
          <w:sz w:val="24"/>
        </w:rPr>
      </w:pPr>
      <w:r w:rsidRPr="00B3633A">
        <w:rPr>
          <w:rFonts w:ascii="Montserrat" w:hAnsi="Montserrat"/>
          <w:sz w:val="24"/>
        </w:rPr>
        <w:t>(Paradox) just shook her head, remarkiing, "You know, that was really very low."</w:t>
      </w:r>
    </w:p>
    <w:p w:rsidR="0008581E" w:rsidRPr="00B3633A" w:rsidRDefault="0008581E">
      <w:pPr>
        <w:pStyle w:val="0DraftNormal"/>
        <w:rPr>
          <w:rFonts w:ascii="Montserrat" w:hAnsi="Montserrat"/>
          <w:sz w:val="24"/>
        </w:rPr>
      </w:pPr>
    </w:p>
    <w:p w:rsidR="0008581E" w:rsidRPr="00B3633A" w:rsidRDefault="0008581E">
      <w:pPr>
        <w:pStyle w:val="0DraftNormal"/>
        <w:rPr>
          <w:rFonts w:ascii="Montserrat" w:hAnsi="Montserrat"/>
          <w:sz w:val="24"/>
        </w:rPr>
      </w:pPr>
      <w:r w:rsidRPr="00B3633A">
        <w:rPr>
          <w:rFonts w:ascii="Montserrat" w:hAnsi="Montserrat"/>
          <w:sz w:val="24"/>
        </w:rPr>
        <w:t>He stared at them, waiting for an explanation, but the two of them remained stock still and silent until Av returned and resumed her seat.</w:t>
      </w:r>
    </w:p>
    <w:p w:rsidR="0008581E" w:rsidRPr="00B3633A" w:rsidRDefault="0008581E">
      <w:pPr>
        <w:pStyle w:val="0DraftNormal"/>
        <w:rPr>
          <w:rFonts w:ascii="Montserrat" w:hAnsi="Montserrat"/>
          <w:sz w:val="24"/>
        </w:rPr>
      </w:pPr>
    </w:p>
    <w:p w:rsidR="0008581E" w:rsidRPr="00B3633A" w:rsidRDefault="0008581E">
      <w:pPr>
        <w:pStyle w:val="0DraftNormal"/>
        <w:rPr>
          <w:rFonts w:ascii="Montserrat" w:hAnsi="Montserrat"/>
          <w:sz w:val="24"/>
        </w:rPr>
      </w:pPr>
      <w:r w:rsidRPr="00B3633A">
        <w:rPr>
          <w:rFonts w:ascii="Montserrat" w:hAnsi="Montserrat"/>
          <w:sz w:val="24"/>
        </w:rPr>
        <w:t>She Took a few calming breaths before turning to Michael and apologizing, "Sorry, I just needed to clear my head."</w:t>
      </w:r>
    </w:p>
    <w:p w:rsidR="0008581E" w:rsidRPr="00B3633A" w:rsidRDefault="0008581E">
      <w:pPr>
        <w:pStyle w:val="0DraftNormal"/>
        <w:rPr>
          <w:rFonts w:ascii="Montserrat" w:hAnsi="Montserrat"/>
          <w:sz w:val="24"/>
        </w:rPr>
      </w:pPr>
    </w:p>
    <w:p w:rsidR="0008581E" w:rsidRPr="00B3633A" w:rsidRDefault="0008581E">
      <w:pPr>
        <w:pStyle w:val="0DraftNormal"/>
        <w:rPr>
          <w:rFonts w:ascii="Montserrat" w:hAnsi="Montserrat"/>
          <w:sz w:val="24"/>
        </w:rPr>
      </w:pPr>
      <w:r w:rsidRPr="00B3633A">
        <w:rPr>
          <w:rFonts w:ascii="Montserrat" w:hAnsi="Montserrat"/>
          <w:sz w:val="24"/>
        </w:rPr>
        <w:t>He didn't understand it, but he accepted the apology. "I didn't mean to upset you," he stammered, "It's just, well... it would be so amazing to suddenly find that magic exists, is all." He looked to (An) for support. She was looking at him wondering if her was ready for this after all.</w:t>
      </w:r>
    </w:p>
    <w:p w:rsidR="0008581E" w:rsidRPr="00B3633A" w:rsidRDefault="0008581E">
      <w:pPr>
        <w:pStyle w:val="0DraftNormal"/>
        <w:rPr>
          <w:rFonts w:ascii="Montserrat" w:hAnsi="Montserrat"/>
          <w:sz w:val="24"/>
        </w:rPr>
      </w:pPr>
    </w:p>
    <w:p w:rsidR="0008581E" w:rsidRPr="00B3633A" w:rsidRDefault="0008581E">
      <w:pPr>
        <w:pStyle w:val="0DraftNormal"/>
        <w:rPr>
          <w:rFonts w:ascii="Montserrat" w:hAnsi="Montserrat"/>
          <w:sz w:val="24"/>
        </w:rPr>
      </w:pPr>
      <w:r w:rsidRPr="00B3633A">
        <w:rPr>
          <w:rFonts w:ascii="Montserrat" w:hAnsi="Montserrat"/>
          <w:sz w:val="24"/>
        </w:rPr>
        <w:t>But all she said was, "Weren't we talking about this earlier?"</w:t>
      </w:r>
    </w:p>
    <w:p w:rsidR="0008581E" w:rsidRPr="00B3633A" w:rsidRDefault="0008581E">
      <w:pPr>
        <w:pStyle w:val="0DraftNormal"/>
        <w:rPr>
          <w:rFonts w:ascii="Montserrat" w:hAnsi="Montserrat"/>
          <w:sz w:val="24"/>
        </w:rPr>
      </w:pPr>
    </w:p>
    <w:p w:rsidR="0008581E" w:rsidRPr="00B3633A" w:rsidRDefault="0008581E">
      <w:pPr>
        <w:pStyle w:val="0DraftNormal"/>
        <w:rPr>
          <w:rFonts w:ascii="Montserrat" w:hAnsi="Montserrat"/>
          <w:sz w:val="24"/>
        </w:rPr>
      </w:pPr>
      <w:r w:rsidRPr="00B3633A">
        <w:rPr>
          <w:rFonts w:ascii="Montserrat" w:hAnsi="Montserrat"/>
          <w:sz w:val="24"/>
        </w:rPr>
        <w:t>He frowned, disputing her question with irritation, "We were talking about a lot of things, but I don't remember this being one of them."</w:t>
      </w:r>
    </w:p>
    <w:p w:rsidR="0008581E" w:rsidRPr="00B3633A" w:rsidRDefault="0008581E">
      <w:pPr>
        <w:pStyle w:val="0DraftNormal"/>
        <w:rPr>
          <w:rFonts w:ascii="Montserrat" w:hAnsi="Montserrat"/>
          <w:sz w:val="24"/>
        </w:rPr>
      </w:pPr>
    </w:p>
    <w:p w:rsidR="0008581E" w:rsidRPr="00B3633A" w:rsidRDefault="0008581E">
      <w:pPr>
        <w:pStyle w:val="0DraftNormal"/>
        <w:rPr>
          <w:rFonts w:ascii="Montserrat" w:hAnsi="Montserrat"/>
          <w:sz w:val="24"/>
        </w:rPr>
      </w:pPr>
      <w:r w:rsidRPr="00B3633A">
        <w:rPr>
          <w:rFonts w:ascii="Montserrat" w:hAnsi="Montserrat"/>
          <w:sz w:val="24"/>
        </w:rPr>
        <w:t>"We were talking about questioning the reality of things simply because we don't understand them," she clarified. She stared at him cooly, picking absently at non existent lint on the lounge cushions.</w:t>
      </w:r>
    </w:p>
    <w:p w:rsidR="0008581E" w:rsidRPr="00B3633A" w:rsidRDefault="0008581E">
      <w:pPr>
        <w:pStyle w:val="0DraftNormal"/>
        <w:rPr>
          <w:rFonts w:ascii="Montserrat" w:hAnsi="Montserrat"/>
          <w:sz w:val="24"/>
        </w:rPr>
      </w:pPr>
    </w:p>
    <w:p w:rsidR="0008581E" w:rsidRPr="00B3633A" w:rsidRDefault="0008581E">
      <w:pPr>
        <w:pStyle w:val="0DraftNormal"/>
        <w:rPr>
          <w:rFonts w:ascii="Montserrat" w:hAnsi="Montserrat"/>
          <w:sz w:val="24"/>
        </w:rPr>
      </w:pPr>
      <w:r w:rsidRPr="00B3633A">
        <w:rPr>
          <w:rFonts w:ascii="Montserrat" w:hAnsi="Montserrat"/>
          <w:sz w:val="24"/>
        </w:rPr>
        <w:t>He returned the stare with a quirked eyebrow, "How do you come up with that?"</w:t>
      </w:r>
    </w:p>
    <w:p w:rsidR="0008581E" w:rsidRPr="00B3633A" w:rsidRDefault="0008581E">
      <w:pPr>
        <w:pStyle w:val="0DraftNormal"/>
        <w:rPr>
          <w:rFonts w:ascii="Montserrat" w:hAnsi="Montserrat"/>
          <w:sz w:val="24"/>
        </w:rPr>
      </w:pPr>
    </w:p>
    <w:p w:rsidR="0008581E" w:rsidRPr="00B3633A" w:rsidRDefault="0008581E">
      <w:pPr>
        <w:pStyle w:val="0DraftNormal"/>
        <w:rPr>
          <w:rFonts w:ascii="Montserrat" w:hAnsi="Montserrat"/>
          <w:sz w:val="24"/>
        </w:rPr>
      </w:pPr>
      <w:r w:rsidRPr="00B3633A">
        <w:rPr>
          <w:rFonts w:ascii="Montserrat" w:hAnsi="Montserrat"/>
          <w:sz w:val="24"/>
        </w:rPr>
        <w:t>Av was watching this exchange with interest. "It started the same way it started here," (An) told. "You were asking us to explain ourselves—justify ourselves—but you weren't willing to accept what we told you. You tell me what we were talking about," she prompted.</w:t>
      </w:r>
    </w:p>
    <w:p w:rsidR="0008581E" w:rsidRPr="00B3633A" w:rsidRDefault="0008581E">
      <w:pPr>
        <w:pStyle w:val="0DraftNormal"/>
        <w:rPr>
          <w:rFonts w:ascii="Montserrat" w:hAnsi="Montserrat"/>
          <w:sz w:val="24"/>
        </w:rPr>
      </w:pPr>
    </w:p>
    <w:p w:rsidR="0008581E" w:rsidRPr="00B3633A" w:rsidRDefault="0008581E">
      <w:pPr>
        <w:pStyle w:val="0DraftNormal"/>
        <w:rPr>
          <w:rFonts w:ascii="Montserrat" w:hAnsi="Montserrat"/>
          <w:sz w:val="24"/>
        </w:rPr>
      </w:pPr>
      <w:r w:rsidRPr="00B3633A">
        <w:rPr>
          <w:rFonts w:ascii="Montserrat" w:hAnsi="Montserrat"/>
          <w:sz w:val="24"/>
        </w:rPr>
        <w:t>"I thought we were just talking," he shrugged. Then he thought it over for a second and added grudgingly, "But, I see your point."</w:t>
      </w:r>
    </w:p>
    <w:p w:rsidR="0008581E" w:rsidRPr="00B3633A" w:rsidRDefault="0008581E">
      <w:pPr>
        <w:pStyle w:val="0DraftNormal"/>
        <w:rPr>
          <w:rFonts w:ascii="Montserrat" w:hAnsi="Montserrat"/>
          <w:sz w:val="24"/>
        </w:rPr>
      </w:pPr>
    </w:p>
    <w:p w:rsidR="0008581E" w:rsidRPr="00B3633A" w:rsidRDefault="0008581E">
      <w:pPr>
        <w:pStyle w:val="0DraftNormal"/>
        <w:rPr>
          <w:rFonts w:ascii="Montserrat" w:hAnsi="Montserrat"/>
          <w:sz w:val="24"/>
        </w:rPr>
      </w:pPr>
      <w:r w:rsidRPr="00B3633A">
        <w:rPr>
          <w:rFonts w:ascii="Montserrat" w:hAnsi="Montserrat"/>
          <w:sz w:val="24"/>
        </w:rPr>
        <w:t>"And right now, you are asking if magic is real," (An) pointed out.</w:t>
      </w:r>
    </w:p>
    <w:p w:rsidR="0008581E" w:rsidRPr="00B3633A" w:rsidRDefault="0008581E">
      <w:pPr>
        <w:pStyle w:val="0DraftNormal"/>
        <w:rPr>
          <w:rFonts w:ascii="Montserrat" w:hAnsi="Montserrat"/>
          <w:sz w:val="24"/>
        </w:rPr>
      </w:pPr>
    </w:p>
    <w:p w:rsidR="0008581E" w:rsidRPr="00B3633A" w:rsidRDefault="0008581E">
      <w:pPr>
        <w:pStyle w:val="0DraftNormal"/>
        <w:rPr>
          <w:rFonts w:ascii="Montserrat" w:hAnsi="Montserrat"/>
          <w:sz w:val="24"/>
        </w:rPr>
      </w:pPr>
      <w:r w:rsidRPr="00B3633A">
        <w:rPr>
          <w:rFonts w:ascii="Montserrat" w:hAnsi="Montserrat"/>
          <w:sz w:val="24"/>
        </w:rPr>
        <w:t>Michael shrugged again. Turning to the other redhead he appealed, "Is it, Av?" She tilted her head disapprovingly at the question, forcing him to prod, "You say... rather, what you said suggests that magic exists."</w:t>
      </w:r>
    </w:p>
    <w:p w:rsidR="0008581E" w:rsidRPr="00B3633A" w:rsidRDefault="0008581E">
      <w:pPr>
        <w:pStyle w:val="0DraftNormal"/>
        <w:rPr>
          <w:rFonts w:ascii="Montserrat" w:hAnsi="Montserrat"/>
          <w:sz w:val="24"/>
        </w:rPr>
      </w:pPr>
    </w:p>
    <w:p w:rsidR="0008581E" w:rsidRPr="00B3633A" w:rsidRDefault="0008581E">
      <w:pPr>
        <w:pStyle w:val="0DraftNormal"/>
        <w:rPr>
          <w:rFonts w:ascii="Montserrat" w:hAnsi="Montserrat"/>
          <w:sz w:val="24"/>
        </w:rPr>
      </w:pPr>
      <w:r w:rsidRPr="00B3633A">
        <w:rPr>
          <w:rFonts w:ascii="Montserrat" w:hAnsi="Montserrat"/>
          <w:sz w:val="24"/>
        </w:rPr>
        <w:t>"It doesn't matter whether magic exists or not," she declared.</w:t>
      </w:r>
    </w:p>
    <w:p w:rsidR="0008581E" w:rsidRPr="00B3633A" w:rsidRDefault="0008581E">
      <w:pPr>
        <w:pStyle w:val="0DraftNormal"/>
        <w:rPr>
          <w:rFonts w:ascii="Montserrat" w:hAnsi="Montserrat"/>
          <w:sz w:val="24"/>
        </w:rPr>
      </w:pPr>
    </w:p>
    <w:p w:rsidR="0008581E" w:rsidRPr="00B3633A" w:rsidRDefault="0008581E">
      <w:pPr>
        <w:pStyle w:val="0DraftNormal"/>
        <w:rPr>
          <w:rFonts w:ascii="Montserrat" w:hAnsi="Montserrat"/>
          <w:sz w:val="24"/>
        </w:rPr>
      </w:pPr>
      <w:r w:rsidRPr="00B3633A">
        <w:rPr>
          <w:rFonts w:ascii="Montserrat" w:hAnsi="Montserrat"/>
          <w:sz w:val="24"/>
        </w:rPr>
        <w:t>Michael was obviously unsatisfied with that, and looked about ready to push Av too far, when (Paradox) interrupted. Realizing that most of the argument that was building up here was the difference between the way each of them regarded the concept of magic. There was a point that had to be made if Michael were to begin to understand Avonjea's evasiveness. "The impossible happens, regardless of who takes credit for it," she said, supporting Av's declaration. Michael considered this and gave a half nod. (Paradox) continued, "However, if someone had the clarity of mind to understand reality (whatever that is) well enough to effect changes in it—beyond those as natural as moving your hand or waking up in the morning—well, by doing what you asked..."</w:t>
      </w:r>
    </w:p>
    <w:p w:rsidR="0008581E" w:rsidRPr="00B3633A" w:rsidRDefault="0008581E">
      <w:pPr>
        <w:pStyle w:val="0DraftNormal"/>
        <w:rPr>
          <w:rFonts w:ascii="Montserrat" w:hAnsi="Montserrat"/>
          <w:sz w:val="24"/>
        </w:rPr>
      </w:pPr>
    </w:p>
    <w:p w:rsidR="0008581E" w:rsidRPr="00B3633A" w:rsidRDefault="0008581E">
      <w:pPr>
        <w:pStyle w:val="0DraftNormal"/>
        <w:rPr>
          <w:rFonts w:ascii="Montserrat" w:hAnsi="Montserrat"/>
          <w:sz w:val="24"/>
        </w:rPr>
      </w:pPr>
      <w:r w:rsidRPr="00B3633A">
        <w:rPr>
          <w:rFonts w:ascii="Montserrat" w:hAnsi="Montserrat"/>
          <w:sz w:val="24"/>
        </w:rPr>
        <w:t xml:space="preserve">"I'd be simply </w:t>
      </w:r>
      <w:r w:rsidRPr="00B3633A">
        <w:rPr>
          <w:rFonts w:ascii="Montserrat" w:hAnsi="Montserrat"/>
          <w:i/>
          <w:sz w:val="24"/>
        </w:rPr>
        <w:t xml:space="preserve">giving </w:t>
      </w:r>
      <w:r w:rsidRPr="00B3633A">
        <w:rPr>
          <w:rFonts w:ascii="Montserrat" w:hAnsi="Montserrat"/>
          <w:sz w:val="24"/>
        </w:rPr>
        <w:t>magic to you," Av interjected vehemantly.</w:t>
      </w:r>
    </w:p>
    <w:p w:rsidR="0008581E" w:rsidRPr="00B3633A" w:rsidRDefault="0008581E">
      <w:pPr>
        <w:pStyle w:val="0DraftNormal"/>
        <w:rPr>
          <w:rFonts w:ascii="Montserrat" w:hAnsi="Montserrat"/>
          <w:sz w:val="24"/>
        </w:rPr>
      </w:pPr>
    </w:p>
    <w:p w:rsidR="0008581E" w:rsidRPr="00B3633A" w:rsidRDefault="0008581E">
      <w:pPr>
        <w:pStyle w:val="0DraftNormal"/>
        <w:rPr>
          <w:rFonts w:ascii="Montserrat" w:hAnsi="Montserrat"/>
          <w:sz w:val="24"/>
        </w:rPr>
      </w:pPr>
      <w:r w:rsidRPr="00B3633A">
        <w:rPr>
          <w:rFonts w:ascii="Montserrat" w:hAnsi="Montserrat"/>
          <w:sz w:val="24"/>
        </w:rPr>
        <w:t>(Paradox) grinned, going on, "...well, yes. Proof is a crutch."</w:t>
      </w:r>
    </w:p>
    <w:p w:rsidR="0008581E" w:rsidRPr="00B3633A" w:rsidRDefault="0008581E">
      <w:pPr>
        <w:pStyle w:val="0DraftNormal"/>
        <w:rPr>
          <w:rFonts w:ascii="Montserrat" w:hAnsi="Montserrat"/>
          <w:sz w:val="24"/>
        </w:rPr>
      </w:pPr>
    </w:p>
    <w:p w:rsidR="0008581E" w:rsidRPr="00B3633A" w:rsidRDefault="0008581E">
      <w:pPr>
        <w:pStyle w:val="0DraftNormal"/>
        <w:rPr>
          <w:rFonts w:ascii="Montserrat" w:hAnsi="Montserrat"/>
          <w:sz w:val="24"/>
        </w:rPr>
      </w:pPr>
      <w:r w:rsidRPr="00B3633A">
        <w:rPr>
          <w:rFonts w:ascii="Montserrat" w:hAnsi="Montserrat"/>
          <w:sz w:val="24"/>
        </w:rPr>
        <w:t>"Maybe so," Michael allowed. "However. It is easier to build something if you use scaffolding," he countered. "The only point to asking the question is to get an answer and get on with it. Proof of magic would make a great difference in the way people lived."</w:t>
      </w:r>
    </w:p>
    <w:p w:rsidR="0008581E" w:rsidRPr="00B3633A" w:rsidRDefault="0008581E">
      <w:pPr>
        <w:pStyle w:val="0DraftNormal"/>
        <w:rPr>
          <w:rFonts w:ascii="Montserrat" w:hAnsi="Montserrat"/>
          <w:sz w:val="24"/>
        </w:rPr>
      </w:pPr>
    </w:p>
    <w:p w:rsidR="0008581E" w:rsidRPr="00B3633A" w:rsidRDefault="0008581E">
      <w:pPr>
        <w:pStyle w:val="0DraftNormal"/>
        <w:rPr>
          <w:rFonts w:ascii="Montserrat" w:hAnsi="Montserrat"/>
          <w:sz w:val="24"/>
        </w:rPr>
      </w:pPr>
      <w:r w:rsidRPr="00B3633A">
        <w:rPr>
          <w:rFonts w:ascii="Montserrat" w:hAnsi="Montserrat"/>
          <w:sz w:val="24"/>
        </w:rPr>
        <w:t>"But that's just it," Av sighed heavily, "Magic is not the issue; life is."</w:t>
      </w:r>
    </w:p>
    <w:p w:rsidR="0008581E" w:rsidRPr="00B3633A" w:rsidRDefault="0008581E">
      <w:pPr>
        <w:pStyle w:val="0DraftNormal"/>
        <w:rPr>
          <w:rFonts w:ascii="Montserrat" w:hAnsi="Montserrat"/>
          <w:sz w:val="24"/>
        </w:rPr>
      </w:pPr>
    </w:p>
    <w:p w:rsidR="0008581E" w:rsidRPr="00B3633A" w:rsidRDefault="0008581E">
      <w:pPr>
        <w:pStyle w:val="0DraftNormal"/>
        <w:rPr>
          <w:rFonts w:ascii="Montserrat" w:hAnsi="Montserrat"/>
          <w:sz w:val="24"/>
        </w:rPr>
      </w:pPr>
      <w:r w:rsidRPr="00B3633A">
        <w:rPr>
          <w:rFonts w:ascii="Montserrat" w:hAnsi="Montserrat"/>
          <w:sz w:val="24"/>
        </w:rPr>
        <w:t>Michael narrowed his eyes. He could not see any reason why magic had to be such a secret unless it was false. "Why is it that anyone who has claims to magic must always obscure it?"</w:t>
      </w:r>
    </w:p>
    <w:p w:rsidR="0008581E" w:rsidRPr="00B3633A" w:rsidRDefault="0008581E">
      <w:pPr>
        <w:pStyle w:val="0DraftNormal"/>
        <w:rPr>
          <w:rFonts w:ascii="Montserrat" w:hAnsi="Montserrat"/>
          <w:sz w:val="24"/>
        </w:rPr>
      </w:pPr>
    </w:p>
    <w:p w:rsidR="0008581E" w:rsidRPr="00B3633A" w:rsidRDefault="0008581E">
      <w:pPr>
        <w:pStyle w:val="0DraftNormal"/>
        <w:rPr>
          <w:rFonts w:ascii="Montserrat" w:hAnsi="Montserrat"/>
          <w:sz w:val="24"/>
        </w:rPr>
      </w:pPr>
      <w:r w:rsidRPr="00B3633A">
        <w:rPr>
          <w:rFonts w:ascii="Montserrat" w:hAnsi="Montserrat"/>
          <w:sz w:val="24"/>
        </w:rPr>
        <w:t>"There is a difference in mind set, mostly," Av answered, calming down enough to sound conciliatory. Back when she was younger, she had never been so careful about describing and demonstrating magic. The consequences had been almost catastrophic a few instances too many. Not because there was anything special to it, but that the individuals had been, like Michael, a bit too tightly wound to accept such a shift in their world view. She could not explain that to him, but she could explain this, "People have strange notions about what magic is, while those who 'have' it are confronted with a lot of expectations conceived by those notions."</w:t>
      </w:r>
    </w:p>
    <w:p w:rsidR="0008581E" w:rsidRPr="00B3633A" w:rsidRDefault="0008581E">
      <w:pPr>
        <w:pStyle w:val="0DraftNormal"/>
        <w:rPr>
          <w:rFonts w:ascii="Montserrat" w:hAnsi="Montserrat"/>
          <w:sz w:val="24"/>
        </w:rPr>
      </w:pPr>
    </w:p>
    <w:p w:rsidR="0008581E" w:rsidRPr="00B3633A" w:rsidRDefault="0008581E">
      <w:pPr>
        <w:pStyle w:val="0DraftNormal"/>
        <w:rPr>
          <w:rFonts w:ascii="Montserrat" w:hAnsi="Montserrat"/>
          <w:sz w:val="24"/>
        </w:rPr>
      </w:pPr>
      <w:r w:rsidRPr="00B3633A">
        <w:rPr>
          <w:rFonts w:ascii="Montserrat" w:hAnsi="Montserrat"/>
          <w:sz w:val="24"/>
        </w:rPr>
        <w:t>"Then, what is magic?" he demanded softly.</w:t>
      </w:r>
    </w:p>
    <w:p w:rsidR="0008581E" w:rsidRPr="00B3633A" w:rsidRDefault="0008581E">
      <w:pPr>
        <w:pStyle w:val="0DraftNormal"/>
        <w:rPr>
          <w:rFonts w:ascii="Montserrat" w:hAnsi="Montserrat"/>
          <w:sz w:val="24"/>
        </w:rPr>
      </w:pPr>
    </w:p>
    <w:p w:rsidR="0008581E" w:rsidRPr="00B3633A" w:rsidRDefault="0008581E">
      <w:pPr>
        <w:pStyle w:val="0DraftNormal"/>
        <w:rPr>
          <w:rFonts w:ascii="Montserrat" w:hAnsi="Montserrat"/>
          <w:sz w:val="24"/>
        </w:rPr>
      </w:pPr>
      <w:r w:rsidRPr="00B3633A">
        <w:rPr>
          <w:rFonts w:ascii="Montserrat" w:hAnsi="Montserrat"/>
          <w:sz w:val="24"/>
        </w:rPr>
        <w:t>He was a (dai). Like (An) and (Paradox). She decided to trust him with an answer. "Magic is nothing more than figuring out how to exceed our limits," she said, picking the answer true to the spirit of the matter. "Magic is being able to learn from oneself," she went on, "If you want to exceed your limits—one way or another you will have to believe in magic—believe that it is possible to grow so much. Ironically, magic exists because people find it easier to believe in ideas than in themselves. If people could believe in themselves the whole question would become simple.</w:t>
      </w:r>
    </w:p>
    <w:p w:rsidR="0008581E" w:rsidRPr="00B3633A" w:rsidRDefault="0008581E">
      <w:pPr>
        <w:pStyle w:val="0DraftNormal"/>
        <w:rPr>
          <w:rFonts w:ascii="Montserrat" w:hAnsi="Montserrat"/>
          <w:sz w:val="24"/>
        </w:rPr>
      </w:pPr>
    </w:p>
    <w:p w:rsidR="0008581E" w:rsidRPr="00B3633A" w:rsidRDefault="0008581E">
      <w:pPr>
        <w:pStyle w:val="0DraftNormal"/>
        <w:rPr>
          <w:rFonts w:ascii="Montserrat" w:hAnsi="Montserrat"/>
          <w:sz w:val="24"/>
        </w:rPr>
      </w:pPr>
      <w:r w:rsidRPr="00B3633A">
        <w:rPr>
          <w:rFonts w:ascii="Montserrat" w:hAnsi="Montserrat"/>
          <w:sz w:val="24"/>
        </w:rPr>
        <w:t>"Techniques are mostly psychological window dressing. Harnessing the power of ideas built up into certain associations and given their own validity. What seperates magic from miracles or other divine forces is a dearth of spiritual perspective. The effect is dictated by the ideas, not by some agency. Find or define something you want, and put your mind and spirit (will, whatever) into making it real," she sketched. With a shrug she assessed, "But, it is no more impossible than making tomorrow real."</w:t>
      </w:r>
    </w:p>
    <w:p w:rsidR="0008581E" w:rsidRPr="00B3633A" w:rsidRDefault="0008581E">
      <w:pPr>
        <w:pStyle w:val="0DraftNormal"/>
        <w:rPr>
          <w:rFonts w:ascii="Montserrat" w:hAnsi="Montserrat"/>
          <w:sz w:val="24"/>
        </w:rPr>
      </w:pPr>
    </w:p>
    <w:p w:rsidR="0008581E" w:rsidRPr="00B3633A" w:rsidRDefault="0008581E">
      <w:pPr>
        <w:pStyle w:val="0DraftNormal"/>
        <w:rPr>
          <w:rFonts w:ascii="Montserrat" w:hAnsi="Montserrat"/>
          <w:sz w:val="24"/>
        </w:rPr>
      </w:pPr>
      <w:r w:rsidRPr="00B3633A">
        <w:rPr>
          <w:rFonts w:ascii="Montserrat" w:hAnsi="Montserrat"/>
          <w:sz w:val="24"/>
        </w:rPr>
        <w:t xml:space="preserve">He looked at her puzzled. She passed him a half grin and pointed out, "The hard part is realizing that tomorrow is going to come whether you help bring it about or not. The difference is that if you make the effort, then tomorrow becomes </w:t>
      </w:r>
      <w:r w:rsidRPr="00B3633A">
        <w:rPr>
          <w:rFonts w:ascii="Montserrat" w:hAnsi="Montserrat"/>
          <w:i/>
          <w:sz w:val="24"/>
        </w:rPr>
        <w:t xml:space="preserve">your </w:t>
      </w:r>
      <w:r w:rsidRPr="00B3633A">
        <w:rPr>
          <w:rFonts w:ascii="Montserrat" w:hAnsi="Montserrat"/>
          <w:sz w:val="24"/>
        </w:rPr>
        <w:t>tomorrow."</w:t>
      </w:r>
    </w:p>
    <w:p w:rsidR="0008581E" w:rsidRPr="00B3633A" w:rsidRDefault="0008581E">
      <w:pPr>
        <w:pStyle w:val="0DraftNormal"/>
        <w:rPr>
          <w:rFonts w:ascii="Montserrat" w:hAnsi="Montserrat"/>
          <w:sz w:val="24"/>
        </w:rPr>
      </w:pPr>
    </w:p>
    <w:p w:rsidR="0008581E" w:rsidRPr="00B3633A" w:rsidRDefault="0008581E">
      <w:pPr>
        <w:pStyle w:val="0DraftNormal"/>
        <w:rPr>
          <w:rFonts w:ascii="Montserrat" w:hAnsi="Montserrat"/>
          <w:sz w:val="24"/>
        </w:rPr>
      </w:pPr>
      <w:r w:rsidRPr="00B3633A">
        <w:rPr>
          <w:rFonts w:ascii="Montserrat" w:hAnsi="Montserrat"/>
          <w:sz w:val="24"/>
        </w:rPr>
        <w:t>He thought hard about these statements. It sounded to him as though magic was nothing more than a trick of the mind. He didn't understand how it worked, but he could easily appreciate the suggestion that it worked once you managed to convince yourself that it would. But, the conclusion remained, and he voiced it warily, "So magic isn't real."</w:t>
      </w:r>
    </w:p>
    <w:p w:rsidR="0008581E" w:rsidRPr="00B3633A" w:rsidRDefault="0008581E">
      <w:pPr>
        <w:pStyle w:val="0DraftNormal"/>
        <w:rPr>
          <w:rFonts w:ascii="Montserrat" w:hAnsi="Montserrat"/>
          <w:sz w:val="24"/>
        </w:rPr>
      </w:pPr>
    </w:p>
    <w:p w:rsidR="0008581E" w:rsidRPr="00B3633A" w:rsidRDefault="0008581E">
      <w:pPr>
        <w:pStyle w:val="0DraftNormal"/>
        <w:rPr>
          <w:rFonts w:ascii="Montserrat" w:hAnsi="Montserrat"/>
          <w:sz w:val="24"/>
        </w:rPr>
      </w:pPr>
      <w:r w:rsidRPr="00B3633A">
        <w:rPr>
          <w:rFonts w:ascii="Montserrat" w:hAnsi="Montserrat"/>
          <w:sz w:val="24"/>
        </w:rPr>
        <w:t>"What is?" Av retorted with a casual toss of her head. Then she narrowed her eyes on him asking, "You have to ask, what is reality—in truth?"</w:t>
      </w:r>
    </w:p>
    <w:p w:rsidR="0008581E" w:rsidRPr="00B3633A" w:rsidRDefault="0008581E">
      <w:pPr>
        <w:pStyle w:val="0DraftNormal"/>
        <w:rPr>
          <w:rFonts w:ascii="Montserrat" w:hAnsi="Montserrat"/>
          <w:sz w:val="24"/>
        </w:rPr>
      </w:pPr>
    </w:p>
    <w:p w:rsidR="0008581E" w:rsidRPr="00B3633A" w:rsidRDefault="0008581E">
      <w:pPr>
        <w:pStyle w:val="0DraftNormal"/>
        <w:rPr>
          <w:rFonts w:ascii="Montserrat" w:hAnsi="Montserrat"/>
          <w:sz w:val="24"/>
        </w:rPr>
      </w:pPr>
      <w:r w:rsidRPr="00B3633A">
        <w:rPr>
          <w:rFonts w:ascii="Montserrat" w:hAnsi="Montserrat"/>
          <w:sz w:val="24"/>
        </w:rPr>
        <w:t>Michael paled. This was very different from asking what is real. It was not within his nature to question the validity of reality itself. He bore her steely gaze in mute helplessness. (Paradox), seeing that he could not answer, did so herself. Michael's eyes darted over to her.</w:t>
      </w:r>
    </w:p>
    <w:p w:rsidR="0008581E" w:rsidRPr="00B3633A" w:rsidRDefault="0008581E">
      <w:pPr>
        <w:pStyle w:val="0DraftNormal"/>
        <w:rPr>
          <w:rFonts w:ascii="Montserrat" w:hAnsi="Montserrat"/>
          <w:sz w:val="24"/>
        </w:rPr>
      </w:pPr>
    </w:p>
    <w:p w:rsidR="0008581E" w:rsidRPr="00B3633A" w:rsidRDefault="0008581E">
      <w:pPr>
        <w:pStyle w:val="0DraftNormal"/>
        <w:rPr>
          <w:rFonts w:ascii="Montserrat" w:hAnsi="Montserrat"/>
          <w:sz w:val="24"/>
        </w:rPr>
      </w:pPr>
      <w:r w:rsidRPr="00B3633A">
        <w:rPr>
          <w:rFonts w:ascii="Montserrat" w:hAnsi="Montserrat"/>
          <w:sz w:val="24"/>
        </w:rPr>
        <w:t xml:space="preserve">"I will tell you what reality is. Reality is a matter of faith and belief. Faith and belief in the idea that you are going to die and there is nothing you can do about—so there is no point in worrying or doing anything about it," she stated flatly. Michael was not sure he agreed with this, but he kept his silence. The statement had a ring of truth to it, but he was not sure it accounted for </w:t>
      </w:r>
      <w:r w:rsidRPr="00B3633A">
        <w:rPr>
          <w:rFonts w:ascii="Montserrat" w:hAnsi="Montserrat"/>
          <w:i/>
          <w:sz w:val="24"/>
        </w:rPr>
        <w:t>all</w:t>
      </w:r>
      <w:r w:rsidRPr="00B3633A">
        <w:rPr>
          <w:rFonts w:ascii="Montserrat" w:hAnsi="Montserrat"/>
          <w:sz w:val="24"/>
        </w:rPr>
        <w:t xml:space="preserve"> of Reality. He would ask her about the extent of it later. "Reality is believing </w:t>
      </w:r>
      <w:r w:rsidRPr="00B3633A">
        <w:rPr>
          <w:rFonts w:ascii="Montserrat" w:hAnsi="Montserrat"/>
          <w:i/>
          <w:sz w:val="24"/>
        </w:rPr>
        <w:t xml:space="preserve">'I am this: ______,' </w:t>
      </w:r>
      <w:r w:rsidRPr="00B3633A">
        <w:rPr>
          <w:rFonts w:ascii="Montserrat" w:hAnsi="Montserrat"/>
          <w:sz w:val="24"/>
        </w:rPr>
        <w:t xml:space="preserve">and </w:t>
      </w:r>
      <w:r w:rsidRPr="00B3633A">
        <w:rPr>
          <w:rFonts w:ascii="Montserrat" w:hAnsi="Montserrat"/>
          <w:i/>
          <w:sz w:val="24"/>
        </w:rPr>
        <w:t xml:space="preserve">'that cannot really change in any meaningful way'. </w:t>
      </w:r>
      <w:r w:rsidRPr="00B3633A">
        <w:rPr>
          <w:rFonts w:ascii="Montserrat" w:hAnsi="Montserrat"/>
          <w:sz w:val="24"/>
        </w:rPr>
        <w:t xml:space="preserve">Magic is choosing </w:t>
      </w:r>
      <w:r w:rsidRPr="00B3633A">
        <w:rPr>
          <w:rFonts w:ascii="Montserrat" w:hAnsi="Montserrat"/>
          <w:i/>
          <w:sz w:val="24"/>
        </w:rPr>
        <w:t xml:space="preserve">'I am what I have the will to be' </w:t>
      </w:r>
      <w:r w:rsidRPr="00B3633A">
        <w:rPr>
          <w:rFonts w:ascii="Montserrat" w:hAnsi="Montserrat"/>
          <w:sz w:val="24"/>
        </w:rPr>
        <w:t>and in that way you must take responsibility for your life. You embody it, you design it, you bring it about and you live it," she elaborated.</w:t>
      </w:r>
    </w:p>
    <w:p w:rsidR="0008581E" w:rsidRPr="00B3633A" w:rsidRDefault="0008581E">
      <w:pPr>
        <w:pStyle w:val="0DraftNormal"/>
        <w:rPr>
          <w:rFonts w:ascii="Montserrat" w:hAnsi="Montserrat"/>
          <w:sz w:val="24"/>
        </w:rPr>
      </w:pPr>
    </w:p>
    <w:p w:rsidR="0008581E" w:rsidRPr="00B3633A" w:rsidRDefault="0008581E">
      <w:pPr>
        <w:pStyle w:val="0DraftNormal"/>
        <w:rPr>
          <w:rFonts w:ascii="Montserrat" w:hAnsi="Montserrat"/>
          <w:sz w:val="24"/>
        </w:rPr>
      </w:pPr>
      <w:r w:rsidRPr="00B3633A">
        <w:rPr>
          <w:rFonts w:ascii="Montserrat" w:hAnsi="Montserrat"/>
          <w:sz w:val="24"/>
        </w:rPr>
        <w:t>"Very just," Av said, "Very simple."</w:t>
      </w:r>
    </w:p>
    <w:p w:rsidR="0008581E" w:rsidRPr="00B3633A" w:rsidRDefault="0008581E">
      <w:pPr>
        <w:pStyle w:val="0DraftNormal"/>
        <w:rPr>
          <w:rFonts w:ascii="Montserrat" w:hAnsi="Montserrat"/>
          <w:sz w:val="24"/>
        </w:rPr>
      </w:pPr>
    </w:p>
    <w:p w:rsidR="0008581E" w:rsidRPr="00B3633A" w:rsidRDefault="0008581E">
      <w:pPr>
        <w:pStyle w:val="0DraftNormal"/>
        <w:rPr>
          <w:rFonts w:ascii="Montserrat" w:hAnsi="Montserrat"/>
          <w:sz w:val="24"/>
        </w:rPr>
      </w:pPr>
      <w:r w:rsidRPr="00B3633A">
        <w:rPr>
          <w:rFonts w:ascii="Montserrat" w:hAnsi="Montserrat"/>
          <w:sz w:val="24"/>
        </w:rPr>
        <w:t>"And it doesn't matter how you do it," (Paradox) said. "If you do it selfish and stupid then, well, you are just selfish and stupid. If you do it wise and awake, then you really don't have anything to complain about."</w:t>
      </w:r>
    </w:p>
    <w:p w:rsidR="0008581E" w:rsidRPr="00B3633A" w:rsidRDefault="0008581E">
      <w:pPr>
        <w:pStyle w:val="0DraftNormal"/>
        <w:rPr>
          <w:rFonts w:ascii="Montserrat" w:hAnsi="Montserrat"/>
          <w:sz w:val="24"/>
        </w:rPr>
      </w:pPr>
    </w:p>
    <w:p w:rsidR="0008581E" w:rsidRPr="00B3633A" w:rsidRDefault="0008581E">
      <w:pPr>
        <w:pStyle w:val="0DraftNormal"/>
        <w:rPr>
          <w:rFonts w:ascii="Montserrat" w:hAnsi="Montserrat"/>
          <w:sz w:val="24"/>
        </w:rPr>
      </w:pPr>
      <w:r w:rsidRPr="00B3633A">
        <w:rPr>
          <w:rFonts w:ascii="Montserrat" w:hAnsi="Montserrat"/>
          <w:sz w:val="24"/>
        </w:rPr>
        <w:t>This gave Av the opportunity to give him a more useful answer to his previous question. "Magic is not real, not like air; not like blood and bones," she asserted, "Magic is creative intelligence. Applied intelligence, and the only way to prove that is to be intelligent and creative. Magic is not a noun, magic is a verb. It is action.</w:t>
      </w:r>
    </w:p>
    <w:p w:rsidR="0008581E" w:rsidRPr="00B3633A" w:rsidRDefault="0008581E">
      <w:pPr>
        <w:pStyle w:val="0DraftNormal"/>
        <w:rPr>
          <w:rFonts w:ascii="Montserrat" w:hAnsi="Montserrat"/>
          <w:sz w:val="24"/>
        </w:rPr>
      </w:pPr>
    </w:p>
    <w:p w:rsidR="0008581E" w:rsidRPr="00B3633A" w:rsidRDefault="0008581E">
      <w:pPr>
        <w:pStyle w:val="0DraftNormal"/>
        <w:rPr>
          <w:rFonts w:ascii="Montserrat" w:hAnsi="Montserrat"/>
          <w:sz w:val="24"/>
        </w:rPr>
      </w:pPr>
      <w:r w:rsidRPr="00B3633A">
        <w:rPr>
          <w:rFonts w:ascii="Montserrat" w:hAnsi="Montserrat"/>
          <w:sz w:val="24"/>
        </w:rPr>
        <w:t>"No one can show you magic," she simplified meaningfully, "You have to see it."</w:t>
      </w:r>
    </w:p>
    <w:p w:rsidR="0008581E" w:rsidRPr="00B3633A" w:rsidRDefault="0008581E">
      <w:pPr>
        <w:pStyle w:val="0DraftNormal"/>
        <w:rPr>
          <w:rFonts w:ascii="Montserrat" w:hAnsi="Montserrat"/>
          <w:sz w:val="24"/>
        </w:rPr>
      </w:pPr>
    </w:p>
    <w:p w:rsidR="0008581E" w:rsidRPr="00B3633A" w:rsidRDefault="0008581E">
      <w:pPr>
        <w:pStyle w:val="0DraftNormal"/>
        <w:rPr>
          <w:rFonts w:ascii="Montserrat" w:hAnsi="Montserrat"/>
          <w:sz w:val="24"/>
        </w:rPr>
      </w:pPr>
      <w:r w:rsidRPr="00B3633A">
        <w:rPr>
          <w:rFonts w:ascii="Montserrat" w:hAnsi="Montserrat"/>
          <w:sz w:val="24"/>
        </w:rPr>
        <w:t>"And that is not some mystery or riddle," Amadea pointed out. "It is simple common sense."</w:t>
      </w:r>
    </w:p>
    <w:p w:rsidR="0008581E" w:rsidRPr="00B3633A" w:rsidRDefault="0008581E">
      <w:pPr>
        <w:pStyle w:val="0DraftNormal"/>
        <w:rPr>
          <w:rFonts w:ascii="Montserrat" w:hAnsi="Montserrat"/>
          <w:sz w:val="24"/>
        </w:rPr>
      </w:pPr>
    </w:p>
    <w:p w:rsidR="0008581E" w:rsidRPr="00B3633A" w:rsidRDefault="0008581E">
      <w:pPr>
        <w:pStyle w:val="0DraftNormal"/>
        <w:rPr>
          <w:rFonts w:ascii="Montserrat" w:hAnsi="Montserrat"/>
          <w:sz w:val="24"/>
        </w:rPr>
      </w:pPr>
      <w:r w:rsidRPr="00B3633A">
        <w:rPr>
          <w:rFonts w:ascii="Montserrat" w:hAnsi="Montserrat"/>
          <w:sz w:val="24"/>
        </w:rPr>
        <w:t xml:space="preserve">Michael was giving it some thought, but still more was needed to answer the questions he had started out with. Av continued, "I will tell you what a great magician is. A great magician is an individual who realizes that he is alive and that that is more important than money, power, reason, doubt... whatever you can name, really, because it is </w:t>
      </w:r>
      <w:r w:rsidRPr="00B3633A">
        <w:rPr>
          <w:rFonts w:ascii="Montserrat" w:hAnsi="Montserrat"/>
          <w:i/>
          <w:sz w:val="24"/>
        </w:rPr>
        <w:t>life.</w:t>
      </w:r>
      <w:r w:rsidRPr="00B3633A">
        <w:rPr>
          <w:rFonts w:ascii="Montserrat" w:hAnsi="Montserrat"/>
          <w:sz w:val="24"/>
        </w:rPr>
        <w:t xml:space="preserve"> If you take it. Well, the magician takes it. If he has the creativity and intelligence, he figures out how to evolve, how to survive.</w:t>
      </w:r>
    </w:p>
    <w:p w:rsidR="0008581E" w:rsidRPr="00B3633A" w:rsidRDefault="0008581E">
      <w:pPr>
        <w:pStyle w:val="0DraftNormal"/>
        <w:rPr>
          <w:rFonts w:ascii="Montserrat" w:hAnsi="Montserrat"/>
          <w:sz w:val="24"/>
        </w:rPr>
      </w:pPr>
    </w:p>
    <w:p w:rsidR="0008581E" w:rsidRPr="00B3633A" w:rsidRDefault="0008581E">
      <w:pPr>
        <w:pStyle w:val="0DraftNormal"/>
        <w:rPr>
          <w:rFonts w:ascii="Montserrat" w:hAnsi="Montserrat"/>
          <w:sz w:val="24"/>
        </w:rPr>
      </w:pPr>
      <w:r w:rsidRPr="00B3633A">
        <w:rPr>
          <w:rFonts w:ascii="Montserrat" w:hAnsi="Montserrat"/>
          <w:sz w:val="24"/>
        </w:rPr>
        <w:t>"If he learns what the real question is, then he might even learn how to never die. He might learn that you can't die. Because death is meaningless," she emphasized. "If we just simply turn off and all of our life just blinks out of existence like a computer's memory as it is turned off, then you will never know that you are dead. The capacity to have that knowledge will be gone before it can be known. You will just have one last awareness from which you will never move.</w:t>
      </w:r>
    </w:p>
    <w:p w:rsidR="0008581E" w:rsidRPr="00B3633A" w:rsidRDefault="0008581E">
      <w:pPr>
        <w:pStyle w:val="0DraftNormal"/>
        <w:rPr>
          <w:rFonts w:ascii="Montserrat" w:hAnsi="Montserrat"/>
          <w:sz w:val="24"/>
        </w:rPr>
      </w:pPr>
    </w:p>
    <w:p w:rsidR="0008581E" w:rsidRPr="00B3633A" w:rsidRDefault="0008581E">
      <w:pPr>
        <w:pStyle w:val="0DraftNormal"/>
        <w:rPr>
          <w:rFonts w:ascii="Montserrat" w:hAnsi="Montserrat"/>
          <w:sz w:val="24"/>
        </w:rPr>
      </w:pPr>
      <w:r w:rsidRPr="00B3633A">
        <w:rPr>
          <w:rFonts w:ascii="Montserrat" w:hAnsi="Montserrat"/>
          <w:sz w:val="24"/>
        </w:rPr>
        <w:t>"Time stops" she clipped off. Michael twitched, gesturing for her to add more. "Everything meaningful stops," she shrugged.</w:t>
      </w:r>
    </w:p>
    <w:p w:rsidR="0008581E" w:rsidRPr="00B3633A" w:rsidRDefault="0008581E">
      <w:pPr>
        <w:pStyle w:val="0DraftNormal"/>
        <w:rPr>
          <w:rFonts w:ascii="Montserrat" w:hAnsi="Montserrat"/>
          <w:sz w:val="24"/>
        </w:rPr>
      </w:pPr>
    </w:p>
    <w:p w:rsidR="0008581E" w:rsidRPr="00B3633A" w:rsidRDefault="0008581E">
      <w:pPr>
        <w:pStyle w:val="0DraftNormal"/>
        <w:rPr>
          <w:rFonts w:ascii="Montserrat" w:hAnsi="Montserrat"/>
          <w:sz w:val="24"/>
        </w:rPr>
      </w:pPr>
      <w:r w:rsidRPr="00B3633A">
        <w:rPr>
          <w:rFonts w:ascii="Montserrat" w:hAnsi="Montserrat"/>
          <w:sz w:val="24"/>
        </w:rPr>
        <w:t>"And awareness?" she turned to him with another challenge. He didn't even try answering. "Can that stop, or us being trapped in it, how can we move beyond that last awareness and truly reach oblivion?" she added retorically. She held up her hands and fanned her fingers, "Only by somewhere escaping the limitations of our existence. We can't even die without magic." Her hands dropped, and she gave him a consoling look, "That is the truth. But, don't take it from me—find your own truth, whatever works for you."</w:t>
      </w:r>
    </w:p>
    <w:p w:rsidR="0008581E" w:rsidRPr="00B3633A" w:rsidRDefault="0008581E">
      <w:pPr>
        <w:pStyle w:val="0DraftNormal"/>
        <w:rPr>
          <w:rFonts w:ascii="Montserrat" w:hAnsi="Montserrat"/>
          <w:sz w:val="24"/>
        </w:rPr>
      </w:pPr>
    </w:p>
    <w:p w:rsidR="0008581E" w:rsidRPr="00B3633A" w:rsidRDefault="0008581E">
      <w:pPr>
        <w:pStyle w:val="0DraftNormal"/>
        <w:rPr>
          <w:rFonts w:ascii="Montserrat" w:hAnsi="Montserrat"/>
          <w:sz w:val="24"/>
        </w:rPr>
      </w:pPr>
      <w:r w:rsidRPr="00B3633A">
        <w:rPr>
          <w:rFonts w:ascii="Montserrat" w:hAnsi="Montserrat"/>
          <w:sz w:val="24"/>
        </w:rPr>
        <w:t>The illustration defied him. It was a paradox, and a well built one. He even said as much.</w:t>
      </w:r>
    </w:p>
    <w:p w:rsidR="0008581E" w:rsidRPr="00B3633A" w:rsidRDefault="0008581E">
      <w:pPr>
        <w:pStyle w:val="0DraftNormal"/>
        <w:rPr>
          <w:rFonts w:ascii="Montserrat" w:hAnsi="Montserrat"/>
          <w:sz w:val="24"/>
        </w:rPr>
      </w:pPr>
    </w:p>
    <w:p w:rsidR="0008581E" w:rsidRPr="00B3633A" w:rsidRDefault="0008581E">
      <w:pPr>
        <w:pStyle w:val="0DraftNormal"/>
        <w:rPr>
          <w:rFonts w:ascii="Montserrat" w:hAnsi="Montserrat"/>
          <w:sz w:val="24"/>
        </w:rPr>
      </w:pPr>
      <w:r w:rsidRPr="00B3633A">
        <w:rPr>
          <w:rFonts w:ascii="Montserrat" w:hAnsi="Montserrat"/>
          <w:sz w:val="24"/>
        </w:rPr>
        <w:t>"And that is why magic is so damned scary!" she pointed out.</w:t>
      </w:r>
    </w:p>
    <w:p w:rsidR="0008581E" w:rsidRPr="00B3633A" w:rsidRDefault="0008581E">
      <w:pPr>
        <w:pStyle w:val="0DraftNormal"/>
        <w:rPr>
          <w:rFonts w:ascii="Montserrat" w:hAnsi="Montserrat"/>
          <w:sz w:val="24"/>
        </w:rPr>
      </w:pPr>
    </w:p>
    <w:p w:rsidR="0008581E" w:rsidRPr="00B3633A" w:rsidRDefault="0008581E">
      <w:pPr>
        <w:pStyle w:val="0DraftNormal"/>
        <w:rPr>
          <w:rFonts w:ascii="Montserrat" w:hAnsi="Montserrat"/>
          <w:sz w:val="24"/>
        </w:rPr>
      </w:pPr>
      <w:r w:rsidRPr="00B3633A">
        <w:rPr>
          <w:rFonts w:ascii="Montserrat" w:hAnsi="Montserrat"/>
          <w:sz w:val="24"/>
        </w:rPr>
        <w:t>He just stared at her. She got up and walked over to the railing encircling the interior garden. (An) and (Paradox) followed her movement with their eyes, curious. The turn of conversation had brought back to mind her personal circumstances. Her own confrontation with the event she had just described. Softly, mostly to herself, she murmured, "I never accepted the idea of death."</w:t>
      </w:r>
    </w:p>
    <w:p w:rsidR="0008581E" w:rsidRPr="00B3633A" w:rsidRDefault="0008581E">
      <w:pPr>
        <w:pStyle w:val="0DraftNormal"/>
        <w:rPr>
          <w:rFonts w:ascii="Montserrat" w:hAnsi="Montserrat"/>
          <w:sz w:val="24"/>
        </w:rPr>
      </w:pPr>
    </w:p>
    <w:p w:rsidR="0008581E" w:rsidRPr="00B3633A" w:rsidRDefault="0008581E">
      <w:pPr>
        <w:pStyle w:val="0DraftNormal"/>
        <w:rPr>
          <w:rFonts w:ascii="Montserrat" w:hAnsi="Montserrat"/>
          <w:sz w:val="24"/>
        </w:rPr>
      </w:pPr>
      <w:r w:rsidRPr="00B3633A">
        <w:rPr>
          <w:rFonts w:ascii="Montserrat" w:hAnsi="Montserrat"/>
          <w:sz w:val="24"/>
        </w:rPr>
        <w:t>(An) and (Paradox)'s eyes widened with realization, and Michael's narrowed with curiosity.</w:t>
      </w:r>
    </w:p>
    <w:p w:rsidR="0008581E" w:rsidRPr="00B3633A" w:rsidRDefault="0008581E">
      <w:pPr>
        <w:pStyle w:val="0DraftNormal"/>
        <w:rPr>
          <w:rFonts w:ascii="Montserrat" w:hAnsi="Montserrat"/>
          <w:sz w:val="24"/>
        </w:rPr>
      </w:pPr>
    </w:p>
    <w:p w:rsidR="0008581E" w:rsidRPr="00B3633A" w:rsidRDefault="0008581E">
      <w:pPr>
        <w:pStyle w:val="0DraftNormal"/>
        <w:rPr>
          <w:rFonts w:ascii="Montserrat" w:hAnsi="Montserrat"/>
          <w:sz w:val="24"/>
        </w:rPr>
      </w:pPr>
      <w:r w:rsidRPr="00B3633A">
        <w:rPr>
          <w:rFonts w:ascii="Montserrat" w:hAnsi="Montserrat"/>
          <w:sz w:val="24"/>
        </w:rPr>
        <w:t>Av turned, feeling the weight of their attention and twisted her remark to fit the discussion. "I understand the reality of it, of course, but I do not accept that we must die," she asserted. "Death for us makes about as much sense as a chick expiring simply because it refused to hatch."</w:t>
      </w:r>
    </w:p>
    <w:p w:rsidR="0008581E" w:rsidRPr="00B3633A" w:rsidRDefault="0008581E">
      <w:pPr>
        <w:pStyle w:val="0DraftNormal"/>
        <w:rPr>
          <w:rFonts w:ascii="Montserrat" w:hAnsi="Montserrat"/>
          <w:sz w:val="24"/>
        </w:rPr>
      </w:pPr>
    </w:p>
    <w:p w:rsidR="0008581E" w:rsidRPr="00B3633A" w:rsidRDefault="0008581E">
      <w:pPr>
        <w:pStyle w:val="0DraftNormal"/>
        <w:rPr>
          <w:rFonts w:ascii="Montserrat" w:hAnsi="Montserrat"/>
          <w:sz w:val="24"/>
        </w:rPr>
      </w:pPr>
      <w:r w:rsidRPr="00B3633A">
        <w:rPr>
          <w:rFonts w:ascii="Montserrat" w:hAnsi="Montserrat"/>
          <w:sz w:val="24"/>
        </w:rPr>
        <w:t>Michael asked her to illustrate what she meant.</w:t>
      </w:r>
    </w:p>
    <w:p w:rsidR="0008581E" w:rsidRPr="00B3633A" w:rsidRDefault="0008581E">
      <w:pPr>
        <w:pStyle w:val="0DraftNormal"/>
        <w:rPr>
          <w:rFonts w:ascii="Montserrat" w:hAnsi="Montserrat"/>
          <w:sz w:val="24"/>
        </w:rPr>
      </w:pPr>
    </w:p>
    <w:p w:rsidR="0008581E" w:rsidRPr="00B3633A" w:rsidRDefault="0008581E">
      <w:pPr>
        <w:pStyle w:val="0DraftNormal"/>
        <w:rPr>
          <w:rFonts w:ascii="Montserrat" w:hAnsi="Montserrat"/>
          <w:sz w:val="24"/>
        </w:rPr>
      </w:pPr>
      <w:r w:rsidRPr="00B3633A">
        <w:rPr>
          <w:rFonts w:ascii="Montserrat" w:hAnsi="Montserrat"/>
          <w:sz w:val="24"/>
        </w:rPr>
        <w:t>"Like the chick," she complied, "we go through this development stage of our existence with a certain potential for growth, which is limited and can be expended. If, like a stubborn chick, we refuse to hatch out of our shell, we simply begin to suffocate, atrophy and eventually die. For us, this is old age." Her manner had become serenely severe. She rephrased this with deliberation, "People begin to die when they cease to grow."</w:t>
      </w:r>
    </w:p>
    <w:p w:rsidR="0008581E" w:rsidRPr="00B3633A" w:rsidRDefault="0008581E">
      <w:pPr>
        <w:pStyle w:val="0DraftNormal"/>
        <w:rPr>
          <w:rFonts w:ascii="Montserrat" w:hAnsi="Montserrat"/>
          <w:sz w:val="24"/>
        </w:rPr>
      </w:pPr>
    </w:p>
    <w:p w:rsidR="0008581E" w:rsidRPr="00B3633A" w:rsidRDefault="0008581E">
      <w:pPr>
        <w:pStyle w:val="0DraftNormal"/>
        <w:rPr>
          <w:rFonts w:ascii="Montserrat" w:hAnsi="Montserrat"/>
          <w:sz w:val="24"/>
        </w:rPr>
      </w:pPr>
      <w:r w:rsidRPr="00B3633A">
        <w:rPr>
          <w:rFonts w:ascii="Montserrat" w:hAnsi="Montserrat"/>
          <w:sz w:val="24"/>
        </w:rPr>
        <w:t>"You, ah, take this very seriously," Michael observed.</w:t>
      </w:r>
    </w:p>
    <w:p w:rsidR="0008581E" w:rsidRPr="00B3633A" w:rsidRDefault="0008581E">
      <w:pPr>
        <w:pStyle w:val="0DraftNormal"/>
        <w:rPr>
          <w:rFonts w:ascii="Montserrat" w:hAnsi="Montserrat"/>
          <w:sz w:val="24"/>
        </w:rPr>
      </w:pPr>
    </w:p>
    <w:p w:rsidR="0008581E" w:rsidRPr="00B3633A" w:rsidRDefault="0008581E">
      <w:pPr>
        <w:pStyle w:val="0DraftNormal"/>
        <w:rPr>
          <w:rFonts w:ascii="Montserrat" w:hAnsi="Montserrat"/>
          <w:sz w:val="24"/>
        </w:rPr>
      </w:pPr>
      <w:r w:rsidRPr="00B3633A">
        <w:rPr>
          <w:rFonts w:ascii="Montserrat" w:hAnsi="Montserrat"/>
          <w:sz w:val="24"/>
        </w:rPr>
        <w:t>"You have to take it seriously," she returned soberly, "Especially if you live it."</w:t>
      </w:r>
    </w:p>
    <w:p w:rsidR="0008581E" w:rsidRPr="00B3633A" w:rsidRDefault="0008581E">
      <w:pPr>
        <w:pStyle w:val="0DraftNormal"/>
        <w:rPr>
          <w:rFonts w:ascii="Montserrat" w:hAnsi="Montserrat"/>
          <w:sz w:val="24"/>
        </w:rPr>
      </w:pPr>
    </w:p>
    <w:p w:rsidR="0008581E" w:rsidRPr="00B3633A" w:rsidRDefault="0008581E">
      <w:pPr>
        <w:pStyle w:val="0DraftNormal"/>
        <w:rPr>
          <w:rFonts w:ascii="Montserrat" w:hAnsi="Montserrat"/>
          <w:sz w:val="24"/>
        </w:rPr>
      </w:pPr>
      <w:r w:rsidRPr="00B3633A">
        <w:rPr>
          <w:rFonts w:ascii="Montserrat" w:hAnsi="Montserrat"/>
          <w:sz w:val="24"/>
        </w:rPr>
        <w:t>He took her point and reflected on what she had told him. Some of it he could accept readily enough. He voiced his assessment, seeking confirmation, "So the question is not magic. The question is how you choose to perceive the way things happen. Yes? No?"</w:t>
      </w:r>
    </w:p>
    <w:p w:rsidR="0008581E" w:rsidRPr="00B3633A" w:rsidRDefault="0008581E">
      <w:pPr>
        <w:pStyle w:val="0DraftNormal"/>
        <w:rPr>
          <w:rFonts w:ascii="Montserrat" w:hAnsi="Montserrat"/>
          <w:sz w:val="24"/>
        </w:rPr>
      </w:pPr>
    </w:p>
    <w:p w:rsidR="0008581E" w:rsidRPr="00B3633A" w:rsidRDefault="0008581E">
      <w:pPr>
        <w:pStyle w:val="0DraftNormal"/>
        <w:rPr>
          <w:rFonts w:ascii="Montserrat" w:hAnsi="Montserrat"/>
          <w:sz w:val="24"/>
        </w:rPr>
      </w:pPr>
      <w:r w:rsidRPr="00B3633A">
        <w:rPr>
          <w:rFonts w:ascii="Montserrat" w:hAnsi="Montserrat"/>
          <w:sz w:val="24"/>
        </w:rPr>
        <w:t>"Close enough," Av allowed. "For me, there are things that I have learned to do that certainly seem to defy explanation. So the observer sees magic. But to confront someone who has no concept of magic with the same thing, it offers only madness. It happens too quick. It offers no plausible explanation. Think about it, if he sees someone does something that is patently impossible then how can he deal with it? People who believe in magic rarely go into shock. Nor do they go insane. Sure they may be afraid. Who isn't afraid of someone who can do things they can't do? You're much safer confronting the subtle phenomina. Learn to believe in magic if you plan to risk confronting it. If you want to see something magical to you, look for something that can't be taken for granted," she advised.</w:t>
      </w:r>
    </w:p>
    <w:p w:rsidR="0008581E" w:rsidRPr="00B3633A" w:rsidRDefault="0008581E">
      <w:pPr>
        <w:pStyle w:val="0DraftNormal"/>
        <w:rPr>
          <w:rFonts w:ascii="Montserrat" w:hAnsi="Montserrat"/>
          <w:sz w:val="24"/>
        </w:rPr>
      </w:pPr>
    </w:p>
    <w:p w:rsidR="0008581E" w:rsidRPr="00B3633A" w:rsidRDefault="0008581E">
      <w:pPr>
        <w:pStyle w:val="0DraftNormal"/>
        <w:rPr>
          <w:rFonts w:ascii="Montserrat" w:hAnsi="Montserrat"/>
          <w:sz w:val="24"/>
        </w:rPr>
      </w:pPr>
      <w:r w:rsidRPr="00B3633A">
        <w:rPr>
          <w:rFonts w:ascii="Montserrat" w:hAnsi="Montserrat"/>
          <w:sz w:val="24"/>
        </w:rPr>
        <w:t>"Anything?" he asked with a wry grin.</w:t>
      </w:r>
    </w:p>
    <w:p w:rsidR="0008581E" w:rsidRPr="00B3633A" w:rsidRDefault="0008581E">
      <w:pPr>
        <w:pStyle w:val="0DraftNormal"/>
        <w:rPr>
          <w:rFonts w:ascii="Montserrat" w:hAnsi="Montserrat"/>
          <w:sz w:val="24"/>
        </w:rPr>
      </w:pPr>
    </w:p>
    <w:p w:rsidR="0008581E" w:rsidRPr="00B3633A" w:rsidRDefault="0008581E">
      <w:pPr>
        <w:pStyle w:val="0DraftNormal"/>
        <w:rPr>
          <w:rFonts w:ascii="Montserrat" w:hAnsi="Montserrat"/>
          <w:sz w:val="24"/>
        </w:rPr>
      </w:pPr>
      <w:r w:rsidRPr="00B3633A">
        <w:rPr>
          <w:rFonts w:ascii="Montserrat" w:hAnsi="Montserrat"/>
          <w:sz w:val="24"/>
        </w:rPr>
        <w:t>"You have to start somewhere," she nodded pointedly.</w:t>
      </w:r>
    </w:p>
    <w:p w:rsidR="0008581E" w:rsidRPr="00B3633A" w:rsidRDefault="0008581E">
      <w:pPr>
        <w:pStyle w:val="0DraftNormal"/>
        <w:rPr>
          <w:rFonts w:ascii="Montserrat" w:hAnsi="Montserrat"/>
          <w:sz w:val="24"/>
        </w:rPr>
      </w:pPr>
    </w:p>
    <w:p w:rsidR="0008581E" w:rsidRPr="00B3633A" w:rsidRDefault="0008581E">
      <w:pPr>
        <w:pStyle w:val="0DraftNormal"/>
        <w:rPr>
          <w:rFonts w:ascii="Montserrat" w:hAnsi="Montserrat"/>
          <w:sz w:val="24"/>
        </w:rPr>
      </w:pPr>
      <w:r w:rsidRPr="00B3633A">
        <w:rPr>
          <w:rFonts w:ascii="Montserrat" w:hAnsi="Montserrat"/>
          <w:sz w:val="24"/>
        </w:rPr>
        <w:t xml:space="preserve">He chuckled nervously, scratching the nape of his neck, "Well, um, I have to admit, I have been silently trying to figure out why the three of you are dressed the way you are." It had come to his attention gradually. Mostly because he had needed to penetrate the folds of (An) and (Paradox)'s tunics to spot the underlying theme. </w:t>
      </w:r>
    </w:p>
    <w:p w:rsidR="0008581E" w:rsidRPr="00B3633A" w:rsidRDefault="0008581E">
      <w:pPr>
        <w:pStyle w:val="0DraftNormal"/>
        <w:rPr>
          <w:rFonts w:ascii="Montserrat" w:hAnsi="Montserrat"/>
          <w:sz w:val="24"/>
        </w:rPr>
      </w:pPr>
    </w:p>
    <w:p w:rsidR="0008581E" w:rsidRPr="00B3633A" w:rsidRDefault="0008581E">
      <w:pPr>
        <w:pStyle w:val="0DraftNormal"/>
        <w:rPr>
          <w:rFonts w:ascii="Montserrat" w:hAnsi="Montserrat"/>
          <w:sz w:val="24"/>
        </w:rPr>
      </w:pPr>
      <w:r w:rsidRPr="00B3633A">
        <w:rPr>
          <w:rFonts w:ascii="Montserrat" w:hAnsi="Montserrat"/>
          <w:sz w:val="24"/>
        </w:rPr>
        <w:t>"Pardon?" she asked. It seemed that he had suddenly changed the topic.</w:t>
      </w:r>
    </w:p>
    <w:p w:rsidR="0008581E" w:rsidRPr="00B3633A" w:rsidRDefault="0008581E">
      <w:pPr>
        <w:pStyle w:val="0DraftNormal"/>
        <w:rPr>
          <w:rFonts w:ascii="Montserrat" w:hAnsi="Montserrat"/>
          <w:sz w:val="24"/>
        </w:rPr>
      </w:pPr>
    </w:p>
    <w:p w:rsidR="0008581E" w:rsidRPr="00B3633A" w:rsidRDefault="0008581E">
      <w:pPr>
        <w:pStyle w:val="0DraftNormal"/>
        <w:rPr>
          <w:rFonts w:ascii="Montserrat" w:hAnsi="Montserrat"/>
          <w:sz w:val="24"/>
        </w:rPr>
      </w:pPr>
      <w:r w:rsidRPr="00B3633A">
        <w:rPr>
          <w:rFonts w:ascii="Montserrat" w:hAnsi="Montserrat"/>
          <w:sz w:val="24"/>
        </w:rPr>
        <w:t>"Didn't any of you notice that all three of you are wearing... what do you call that anyway?" he asked, realizing that they weren't exactly tights. It looked like nothing more than that the three of them had been dipped to the neck into a thick paint. (An) and (Paradox), dipped in black, wore theirs as an undergarment to their long, wide necked tunics. Av wore hers casually unadorned by anything else. She was dressed more by her attitude than by it.</w:t>
      </w:r>
    </w:p>
    <w:p w:rsidR="0008581E" w:rsidRPr="00B3633A" w:rsidRDefault="0008581E">
      <w:pPr>
        <w:pStyle w:val="0DraftNormal"/>
        <w:rPr>
          <w:rFonts w:ascii="Montserrat" w:hAnsi="Montserrat"/>
          <w:sz w:val="24"/>
        </w:rPr>
      </w:pPr>
    </w:p>
    <w:p w:rsidR="0008581E" w:rsidRPr="00B3633A" w:rsidRDefault="0008581E">
      <w:pPr>
        <w:pStyle w:val="0DraftNormal"/>
        <w:rPr>
          <w:rFonts w:ascii="Montserrat" w:hAnsi="Montserrat"/>
          <w:sz w:val="24"/>
        </w:rPr>
      </w:pPr>
      <w:r w:rsidRPr="00B3633A">
        <w:rPr>
          <w:rFonts w:ascii="Montserrat" w:hAnsi="Montserrat"/>
          <w:sz w:val="24"/>
        </w:rPr>
        <w:t>"This?" She glanced down at herself then over at her friends. "I guess you'd call it a body glove."</w:t>
      </w:r>
    </w:p>
    <w:p w:rsidR="0008581E" w:rsidRPr="00B3633A" w:rsidRDefault="0008581E">
      <w:pPr>
        <w:pStyle w:val="0DraftNormal"/>
        <w:rPr>
          <w:rFonts w:ascii="Montserrat" w:hAnsi="Montserrat"/>
          <w:sz w:val="24"/>
        </w:rPr>
      </w:pPr>
    </w:p>
    <w:p w:rsidR="0008581E" w:rsidRPr="00B3633A" w:rsidRDefault="0008581E">
      <w:pPr>
        <w:pStyle w:val="0DraftNormal"/>
        <w:rPr>
          <w:rFonts w:ascii="Montserrat" w:hAnsi="Montserrat"/>
          <w:sz w:val="24"/>
        </w:rPr>
      </w:pPr>
      <w:r w:rsidRPr="00B3633A">
        <w:rPr>
          <w:rFonts w:ascii="Montserrat" w:hAnsi="Montserrat"/>
          <w:sz w:val="24"/>
        </w:rPr>
        <w:t>(An) and (Paradox) laughed. Micheal looked at them in askance. (An) explained, "Ironically, this is something all of us do take for granted." She was pleased that he had actually stumbled onto it. It was as good a hook as anything else, and it was crtainly the last thing she would have thought of using. She savored a secret smile, as she thought of an gentle way to break it on him. "Okay. You've picked something that you can't really take for granted. Now all you have to do is decide how you want to see it," she said.</w:t>
      </w:r>
    </w:p>
    <w:p w:rsidR="0008581E" w:rsidRPr="00B3633A" w:rsidRDefault="0008581E">
      <w:pPr>
        <w:pStyle w:val="0DraftNormal"/>
        <w:rPr>
          <w:rFonts w:ascii="Montserrat" w:hAnsi="Montserrat"/>
          <w:sz w:val="24"/>
        </w:rPr>
      </w:pPr>
    </w:p>
    <w:p w:rsidR="0008581E" w:rsidRPr="00B3633A" w:rsidRDefault="0008581E">
      <w:pPr>
        <w:pStyle w:val="0DraftNormal"/>
        <w:rPr>
          <w:rFonts w:ascii="Montserrat" w:hAnsi="Montserrat"/>
          <w:sz w:val="24"/>
        </w:rPr>
      </w:pPr>
      <w:r w:rsidRPr="00B3633A">
        <w:rPr>
          <w:rFonts w:ascii="Montserrat" w:hAnsi="Montserrat"/>
          <w:sz w:val="24"/>
        </w:rPr>
        <w:t>"You mean, 'do I think there's something magical about it'? Don't be ridiculous!" he scoffed. He had only asked why they all word this odd garment. Hell, they probably all shared the same wardrobe, considering how close they all were in stature.</w:t>
      </w:r>
    </w:p>
    <w:p w:rsidR="0008581E" w:rsidRPr="00B3633A" w:rsidRDefault="0008581E">
      <w:pPr>
        <w:pStyle w:val="0DraftNormal"/>
        <w:rPr>
          <w:rFonts w:ascii="Montserrat" w:hAnsi="Montserrat"/>
          <w:sz w:val="24"/>
        </w:rPr>
      </w:pPr>
    </w:p>
    <w:p w:rsidR="0008581E" w:rsidRPr="00B3633A" w:rsidRDefault="0008581E">
      <w:pPr>
        <w:pStyle w:val="0DraftNormal"/>
        <w:rPr>
          <w:rFonts w:ascii="Montserrat" w:hAnsi="Montserrat"/>
          <w:sz w:val="24"/>
        </w:rPr>
      </w:pPr>
      <w:r w:rsidRPr="00B3633A">
        <w:rPr>
          <w:rFonts w:ascii="Montserrat" w:hAnsi="Montserrat"/>
          <w:sz w:val="24"/>
        </w:rPr>
        <w:t>"Not at all. You're a rational man. You could easily manage to figure out the real reason why we all wear these sheaths. But what question are you really asking? A question about us, or a question about them?" she riddled.</w:t>
      </w:r>
    </w:p>
    <w:p w:rsidR="0008581E" w:rsidRPr="00B3633A" w:rsidRDefault="0008581E">
      <w:pPr>
        <w:pStyle w:val="0DraftNormal"/>
        <w:rPr>
          <w:rFonts w:ascii="Montserrat" w:hAnsi="Montserrat"/>
          <w:sz w:val="24"/>
        </w:rPr>
      </w:pPr>
    </w:p>
    <w:p w:rsidR="0008581E" w:rsidRPr="00B3633A" w:rsidRDefault="0008581E">
      <w:pPr>
        <w:pStyle w:val="0DraftNormal"/>
        <w:rPr>
          <w:rFonts w:ascii="Montserrat" w:hAnsi="Montserrat"/>
          <w:sz w:val="24"/>
        </w:rPr>
      </w:pPr>
      <w:r w:rsidRPr="00B3633A">
        <w:rPr>
          <w:rFonts w:ascii="Montserrat" w:hAnsi="Montserrat"/>
          <w:sz w:val="24"/>
        </w:rPr>
        <w:t>"Why would I ask anything about a bit of clothing? It doesn't make any sense to ask a question where there isn't any answer," he said.</w:t>
      </w:r>
    </w:p>
    <w:p w:rsidR="0008581E" w:rsidRPr="00B3633A" w:rsidRDefault="0008581E">
      <w:pPr>
        <w:pStyle w:val="0DraftNormal"/>
        <w:rPr>
          <w:rFonts w:ascii="Montserrat" w:hAnsi="Montserrat"/>
          <w:sz w:val="24"/>
        </w:rPr>
      </w:pPr>
    </w:p>
    <w:p w:rsidR="0008581E" w:rsidRPr="00B3633A" w:rsidRDefault="0008581E">
      <w:pPr>
        <w:pStyle w:val="0DraftNormal"/>
        <w:rPr>
          <w:rFonts w:ascii="Montserrat" w:hAnsi="Montserrat"/>
          <w:sz w:val="24"/>
        </w:rPr>
      </w:pPr>
      <w:r w:rsidRPr="00B3633A">
        <w:rPr>
          <w:rFonts w:ascii="Montserrat" w:hAnsi="Montserrat"/>
          <w:sz w:val="24"/>
        </w:rPr>
        <w:t>"You can get an answer from anything you investigate," she corrected, "you simply prefer to look for an answer you already suspect. It's not uncommon, but it certainly explains why you never see anything as magical." She pinned him with the smile that followed. "Michael, you don't understand this now, but you will."</w:t>
      </w:r>
    </w:p>
    <w:p w:rsidR="0008581E" w:rsidRPr="00B3633A" w:rsidRDefault="0008581E">
      <w:pPr>
        <w:pStyle w:val="0DraftNormal"/>
        <w:rPr>
          <w:rFonts w:ascii="Montserrat" w:hAnsi="Montserrat"/>
          <w:sz w:val="24"/>
        </w:rPr>
      </w:pPr>
    </w:p>
    <w:p w:rsidR="0008581E" w:rsidRPr="00B3633A" w:rsidRDefault="0008581E">
      <w:pPr>
        <w:pStyle w:val="0DraftNormal"/>
        <w:rPr>
          <w:rFonts w:ascii="Montserrat" w:hAnsi="Montserrat"/>
          <w:sz w:val="24"/>
        </w:rPr>
      </w:pPr>
      <w:r w:rsidRPr="00B3633A">
        <w:rPr>
          <w:rFonts w:ascii="Montserrat" w:hAnsi="Montserrat"/>
          <w:sz w:val="24"/>
        </w:rPr>
        <w:t>"I just wish you would back up you ideas." He deliberately swept his gaze throughout the atrium to shake off her eyes.</w:t>
      </w:r>
    </w:p>
    <w:p w:rsidR="0008581E" w:rsidRPr="00B3633A" w:rsidRDefault="0008581E">
      <w:pPr>
        <w:pStyle w:val="0DraftNormal"/>
        <w:rPr>
          <w:rFonts w:ascii="Montserrat" w:hAnsi="Montserrat"/>
          <w:sz w:val="24"/>
        </w:rPr>
      </w:pPr>
    </w:p>
    <w:p w:rsidR="0008581E" w:rsidRPr="00B3633A" w:rsidRDefault="0008581E">
      <w:pPr>
        <w:pStyle w:val="0DraftNormal"/>
        <w:rPr>
          <w:rFonts w:ascii="Montserrat" w:hAnsi="Montserrat"/>
          <w:sz w:val="24"/>
        </w:rPr>
      </w:pPr>
      <w:r w:rsidRPr="00B3633A">
        <w:rPr>
          <w:rFonts w:ascii="Montserrat" w:hAnsi="Montserrat"/>
          <w:sz w:val="24"/>
        </w:rPr>
        <w:t>"Which would you prefer," she asked, all businesslike, "to understand what is out there before confronting the unknown, or being thrust in totally unprepared?"</w:t>
      </w:r>
    </w:p>
    <w:p w:rsidR="0008581E" w:rsidRPr="00B3633A" w:rsidRDefault="0008581E">
      <w:pPr>
        <w:pStyle w:val="0DraftNormal"/>
        <w:rPr>
          <w:rFonts w:ascii="Montserrat" w:hAnsi="Montserrat"/>
          <w:sz w:val="24"/>
        </w:rPr>
      </w:pPr>
    </w:p>
    <w:p w:rsidR="0008581E" w:rsidRPr="00B3633A" w:rsidRDefault="0008581E">
      <w:pPr>
        <w:pStyle w:val="0DraftNormal"/>
        <w:rPr>
          <w:rFonts w:ascii="Montserrat" w:hAnsi="Montserrat"/>
          <w:sz w:val="24"/>
        </w:rPr>
      </w:pPr>
      <w:r w:rsidRPr="00B3633A">
        <w:rPr>
          <w:rFonts w:ascii="Montserrat" w:hAnsi="Montserrat"/>
          <w:sz w:val="24"/>
        </w:rPr>
        <w:t>That wasn't herd to answer. "Well, naturally I would like to have at least a clue, first."</w:t>
      </w:r>
    </w:p>
    <w:p w:rsidR="0008581E" w:rsidRPr="00B3633A" w:rsidRDefault="0008581E">
      <w:pPr>
        <w:pStyle w:val="0DraftNormal"/>
        <w:rPr>
          <w:rFonts w:ascii="Montserrat" w:hAnsi="Montserrat"/>
          <w:sz w:val="24"/>
        </w:rPr>
      </w:pPr>
    </w:p>
    <w:p w:rsidR="0008581E" w:rsidRPr="00B3633A" w:rsidRDefault="0008581E">
      <w:pPr>
        <w:pStyle w:val="0DraftNormal"/>
        <w:rPr>
          <w:rFonts w:ascii="Montserrat" w:hAnsi="Montserrat"/>
          <w:sz w:val="24"/>
        </w:rPr>
      </w:pPr>
      <w:r w:rsidRPr="00B3633A">
        <w:rPr>
          <w:rFonts w:ascii="Montserrat" w:hAnsi="Montserrat"/>
          <w:sz w:val="24"/>
        </w:rPr>
        <w:t xml:space="preserve">"There, you see!" she declared. "You have to admit that what you want is for one of us to prove to you that somethings there before you will even think of going after it. What do you think your reaction will be if one of us were to perform some action that completely dismounts your notions of reality? Call it a dream?" </w:t>
      </w:r>
    </w:p>
    <w:p w:rsidR="0008581E" w:rsidRPr="00B3633A" w:rsidRDefault="0008581E">
      <w:pPr>
        <w:pStyle w:val="0DraftNormal"/>
        <w:rPr>
          <w:rFonts w:ascii="Montserrat" w:hAnsi="Montserrat"/>
          <w:sz w:val="24"/>
        </w:rPr>
      </w:pPr>
    </w:p>
    <w:p w:rsidR="0008581E" w:rsidRPr="00B3633A" w:rsidRDefault="0008581E">
      <w:pPr>
        <w:pStyle w:val="0DraftNormal"/>
        <w:rPr>
          <w:rFonts w:ascii="Montserrat" w:hAnsi="Montserrat"/>
          <w:sz w:val="24"/>
        </w:rPr>
      </w:pPr>
      <w:r w:rsidRPr="00B3633A">
        <w:rPr>
          <w:rFonts w:ascii="Montserrat" w:hAnsi="Montserrat"/>
          <w:sz w:val="24"/>
        </w:rPr>
        <w:t>"I honestly don't know." He stretched and walked around the lounge. After a moment he felt like kicking himself in the head. Both for opening his mouth in the first place and for not thinking once he had. She was right. All three of them were right. For whatever stupid reason, he had wanted them to shatter his reality—without even a clue as to how he would get by afterwards. He made his mind up in resolution. "I admit it. I am being a real asshole about things today. You're right about what you say. Sure, some of it is just clever words. But, I figured out what you were trying to say. I don't think about what might be possible. I only think about what is probable. As pennance, I will figure out what your sheath things are and why you all wear them.</w:t>
      </w:r>
    </w:p>
    <w:p w:rsidR="0008581E" w:rsidRPr="00B3633A" w:rsidRDefault="0008581E">
      <w:pPr>
        <w:pStyle w:val="0DraftNormal"/>
        <w:rPr>
          <w:rFonts w:ascii="Montserrat" w:hAnsi="Montserrat"/>
          <w:sz w:val="24"/>
        </w:rPr>
      </w:pPr>
    </w:p>
    <w:p w:rsidR="0008581E" w:rsidRPr="00B3633A" w:rsidRDefault="0008581E">
      <w:pPr>
        <w:pStyle w:val="0DraftNormal"/>
        <w:rPr>
          <w:rFonts w:ascii="Montserrat" w:hAnsi="Montserrat"/>
          <w:sz w:val="24"/>
        </w:rPr>
      </w:pPr>
      <w:r w:rsidRPr="00B3633A">
        <w:rPr>
          <w:rFonts w:ascii="Montserrat" w:hAnsi="Montserrat"/>
          <w:sz w:val="24"/>
        </w:rPr>
        <w:t>"As for you, Av," he turned, "I will figure out how it is possible that you are telling me the literal truth. If that means that I have to understand magic, fine. If that means I discover gods are real, fine too. And if, for any reason, I don't understand the world or reality well enough to answer either of these questions, then I will find a way to learn how." Av gave him a heartening smile, and their hosts hid a beam of pride behind pleasant, patient expressions.</w:t>
      </w:r>
    </w:p>
    <w:p w:rsidR="0008581E" w:rsidRPr="00B3633A" w:rsidRDefault="0008581E">
      <w:pPr>
        <w:pStyle w:val="0DraftNormal"/>
        <w:rPr>
          <w:rFonts w:ascii="Montserrat" w:hAnsi="Montserrat"/>
          <w:sz w:val="24"/>
        </w:rPr>
      </w:pPr>
    </w:p>
    <w:p w:rsidR="0008581E" w:rsidRPr="00B3633A" w:rsidRDefault="0008581E">
      <w:pPr>
        <w:pStyle w:val="0DraftNormal"/>
        <w:rPr>
          <w:rFonts w:ascii="Montserrat" w:hAnsi="Montserrat"/>
          <w:sz w:val="24"/>
        </w:rPr>
      </w:pPr>
      <w:r w:rsidRPr="00B3633A">
        <w:rPr>
          <w:rFonts w:ascii="Montserrat" w:hAnsi="Montserrat"/>
          <w:sz w:val="24"/>
        </w:rPr>
        <w:t>"Don't hesitate to ask for help, Michael," (An) bade, resting her hand on his arm, "(Paradox) and I got to help each other when we first faced these kinds of questions, so there is no reason why you shouldn't have our help. If you want it," she allowed graciously. Reminding him that they were still peers. He looked uncertain for a moment.</w:t>
      </w:r>
    </w:p>
    <w:p w:rsidR="0008581E" w:rsidRPr="00B3633A" w:rsidRDefault="0008581E">
      <w:pPr>
        <w:pStyle w:val="0DraftNormal"/>
        <w:rPr>
          <w:rFonts w:ascii="Montserrat" w:hAnsi="Montserrat"/>
          <w:sz w:val="24"/>
        </w:rPr>
      </w:pPr>
    </w:p>
    <w:p w:rsidR="0008581E" w:rsidRPr="00B3633A" w:rsidRDefault="0008581E">
      <w:pPr>
        <w:pStyle w:val="0DraftNormal"/>
        <w:rPr>
          <w:rFonts w:ascii="Montserrat" w:hAnsi="Montserrat"/>
          <w:sz w:val="24"/>
        </w:rPr>
      </w:pPr>
      <w:r w:rsidRPr="00B3633A">
        <w:rPr>
          <w:rFonts w:ascii="Montserrat" w:hAnsi="Montserrat"/>
          <w:sz w:val="24"/>
        </w:rPr>
        <w:t>Av saw this and leaned over. "I have studied magical arts in countless places, but I've never known anyone who could translate the mysterious into as much common sense as (An) and (Paradox)."</w:t>
      </w:r>
    </w:p>
    <w:p w:rsidR="0008581E" w:rsidRPr="00B3633A" w:rsidRDefault="0008581E">
      <w:pPr>
        <w:pStyle w:val="0DraftNormal"/>
        <w:rPr>
          <w:rFonts w:ascii="Montserrat" w:hAnsi="Montserrat"/>
          <w:sz w:val="24"/>
        </w:rPr>
      </w:pPr>
    </w:p>
    <w:p w:rsidR="0008581E" w:rsidRPr="00B3633A" w:rsidRDefault="0008581E">
      <w:pPr>
        <w:pStyle w:val="0DraftNormal"/>
        <w:rPr>
          <w:rFonts w:ascii="Montserrat" w:hAnsi="Montserrat"/>
          <w:sz w:val="24"/>
        </w:rPr>
      </w:pPr>
      <w:r w:rsidRPr="00B3633A">
        <w:rPr>
          <w:rFonts w:ascii="Montserrat" w:hAnsi="Montserrat"/>
          <w:sz w:val="24"/>
        </w:rPr>
        <w:t>(Paradox) giggled, "That is because you have been raised to perceive magic as part of the collusion."</w:t>
      </w:r>
    </w:p>
    <w:p w:rsidR="0008581E" w:rsidRPr="00B3633A" w:rsidRDefault="0008581E">
      <w:pPr>
        <w:pStyle w:val="0DraftNormal"/>
        <w:rPr>
          <w:rFonts w:ascii="Montserrat" w:hAnsi="Montserrat"/>
          <w:sz w:val="24"/>
        </w:rPr>
      </w:pPr>
    </w:p>
    <w:p w:rsidR="0008581E" w:rsidRPr="00B3633A" w:rsidRDefault="0008581E">
      <w:pPr>
        <w:pStyle w:val="0DraftNormal"/>
        <w:rPr>
          <w:rFonts w:ascii="Montserrat" w:hAnsi="Montserrat"/>
          <w:sz w:val="24"/>
        </w:rPr>
      </w:pPr>
      <w:r w:rsidRPr="00B3633A">
        <w:rPr>
          <w:rFonts w:ascii="Montserrat" w:hAnsi="Montserrat"/>
          <w:sz w:val="24"/>
        </w:rPr>
        <w:t>Michael wondered what 'shady agreement' (Paradox) was talking about, and it reminded him that he couldn't take up their offer without careful thought. He would do as he said, even more so, since he was silently adding another resolution to the list. All of which only served to support the resolution he made before even coming here. Now, while there was a lapse in conversation, he had best excuse himself, he thought. "Ladies, I must withdraw. If I don't stop and think about this for a bit, I am going to lose track of it all. Shall we get together again later, so you can try to convince me to accept your help while I'm feeling a bit more gracious about it?" he asked. They gave him their nods and he left.</w:t>
      </w:r>
    </w:p>
    <w:p w:rsidR="0008581E" w:rsidRPr="00B3633A" w:rsidRDefault="0008581E">
      <w:pPr>
        <w:pStyle w:val="0DraftNormal"/>
        <w:rPr>
          <w:rFonts w:ascii="Montserrat" w:hAnsi="Montserrat"/>
          <w:sz w:val="24"/>
        </w:rPr>
      </w:pPr>
    </w:p>
    <w:p w:rsidR="0008581E" w:rsidRPr="00B3633A" w:rsidRDefault="0008581E">
      <w:pPr>
        <w:pStyle w:val="0DraftNormal"/>
        <w:rPr>
          <w:rFonts w:ascii="Montserrat" w:hAnsi="Montserrat"/>
          <w:sz w:val="24"/>
        </w:rPr>
      </w:pPr>
      <w:r w:rsidRPr="00B3633A">
        <w:rPr>
          <w:rFonts w:ascii="Montserrat" w:hAnsi="Montserrat"/>
          <w:sz w:val="24"/>
        </w:rPr>
        <w:t>When she was sure he was out of earshot, Av turned to the pair and apologized for breaking her promise. "I become Unpromised and now I act like no promise is sacred."</w:t>
      </w:r>
    </w:p>
    <w:p w:rsidR="0008581E" w:rsidRPr="00B3633A" w:rsidRDefault="0008581E">
      <w:pPr>
        <w:pStyle w:val="0DraftNormal"/>
        <w:rPr>
          <w:rFonts w:ascii="Montserrat" w:hAnsi="Montserrat"/>
          <w:sz w:val="24"/>
        </w:rPr>
      </w:pPr>
    </w:p>
    <w:p w:rsidR="0008581E" w:rsidRPr="00B3633A" w:rsidRDefault="0008581E">
      <w:pPr>
        <w:pStyle w:val="0DraftNormal"/>
        <w:rPr>
          <w:rFonts w:ascii="Montserrat" w:hAnsi="Montserrat"/>
          <w:sz w:val="24"/>
        </w:rPr>
      </w:pPr>
      <w:r w:rsidRPr="00B3633A">
        <w:rPr>
          <w:rFonts w:ascii="Montserrat" w:hAnsi="Montserrat"/>
          <w:sz w:val="24"/>
        </w:rPr>
        <w:t>"We only asked that you refrain from telling people things they aren't ready to know," (Paradox) forgave, "we never said you couldn't answer if someone honestly asked."</w:t>
      </w:r>
    </w:p>
    <w:p w:rsidR="0008581E" w:rsidRPr="00B3633A" w:rsidRDefault="0008581E">
      <w:pPr>
        <w:pStyle w:val="0DraftNormal"/>
        <w:rPr>
          <w:rFonts w:ascii="Montserrat" w:hAnsi="Montserrat"/>
          <w:sz w:val="24"/>
        </w:rPr>
      </w:pPr>
    </w:p>
    <w:p w:rsidR="0008581E" w:rsidRPr="00B3633A" w:rsidRDefault="0008581E">
      <w:pPr>
        <w:pStyle w:val="0DraftNormal"/>
        <w:rPr>
          <w:rFonts w:ascii="Montserrat" w:hAnsi="Montserrat"/>
          <w:sz w:val="24"/>
        </w:rPr>
      </w:pPr>
      <w:r w:rsidRPr="00B3633A">
        <w:rPr>
          <w:rFonts w:ascii="Montserrat" w:hAnsi="Montserrat"/>
          <w:sz w:val="24"/>
        </w:rPr>
        <w:t>Av thought about that for a moment, then wondered, "Was he asking honestly?"</w:t>
      </w:r>
    </w:p>
    <w:p w:rsidR="0008581E" w:rsidRPr="00B3633A" w:rsidRDefault="0008581E">
      <w:pPr>
        <w:pStyle w:val="0DraftNormal"/>
        <w:rPr>
          <w:rFonts w:ascii="Montserrat" w:hAnsi="Montserrat"/>
          <w:sz w:val="24"/>
        </w:rPr>
      </w:pPr>
    </w:p>
    <w:p w:rsidR="0008581E" w:rsidRPr="00B3633A" w:rsidRDefault="0008581E">
      <w:pPr>
        <w:pStyle w:val="0DraftNormal"/>
        <w:rPr>
          <w:rFonts w:ascii="Montserrat" w:hAnsi="Montserrat"/>
          <w:sz w:val="24"/>
        </w:rPr>
      </w:pPr>
      <w:r w:rsidRPr="00B3633A">
        <w:rPr>
          <w:rFonts w:ascii="Montserrat" w:hAnsi="Montserrat"/>
          <w:sz w:val="24"/>
        </w:rPr>
        <w:t>(An) and (Paradox) shared a troubled look. "He was being honest in his doubts, but I am far from sure about his intentions," they confided. Av shivered, knowing how well they could think as one mind. She suspected that it was not the only reason they were both named (Av).</w:t>
      </w:r>
    </w:p>
    <w:p w:rsidR="0008581E" w:rsidRPr="00B3633A" w:rsidRDefault="0008581E">
      <w:pPr>
        <w:pStyle w:val="0DraftNormal"/>
        <w:rPr>
          <w:rFonts w:ascii="Montserrat" w:hAnsi="Montserrat"/>
          <w:sz w:val="24"/>
        </w:rPr>
      </w:pPr>
    </w:p>
    <w:p w:rsidR="0008581E" w:rsidRPr="00B3633A" w:rsidRDefault="0008581E">
      <w:pPr>
        <w:pStyle w:val="0DraftNormal"/>
        <w:rPr>
          <w:rFonts w:ascii="Montserrat" w:hAnsi="Montserrat"/>
          <w:sz w:val="24"/>
        </w:rPr>
      </w:pPr>
      <w:r w:rsidRPr="00B3633A">
        <w:rPr>
          <w:rFonts w:ascii="Montserrat" w:hAnsi="Montserrat"/>
          <w:sz w:val="24"/>
        </w:rPr>
        <w:t>In the quiet that followed, (An) considered the picture that had been glimpsed in this conversation. As it regarded Av, it had hinted even more than it told. For Michael's part, he had fused himself solidly into this picture, bringing a hard edge that belied his honest nature. She shared her fears with (Paradox), who agreed that whatever the purpose, it did not promise to help Av's wounded soul.</w:t>
      </w:r>
    </w:p>
    <w:p w:rsidR="0008581E" w:rsidRPr="00B3633A" w:rsidRDefault="0008581E">
      <w:pPr>
        <w:pStyle w:val="0DraftNormal"/>
        <w:rPr>
          <w:rFonts w:ascii="Montserrat" w:hAnsi="Montserrat"/>
          <w:sz w:val="24"/>
        </w:rPr>
      </w:pPr>
    </w:p>
    <w:p w:rsidR="0008581E" w:rsidRPr="00B3633A" w:rsidRDefault="0008581E">
      <w:pPr>
        <w:pStyle w:val="0DraftNormal"/>
        <w:rPr>
          <w:rFonts w:ascii="Montserrat" w:hAnsi="Montserrat"/>
          <w:sz w:val="24"/>
        </w:rPr>
      </w:pPr>
      <w:r w:rsidRPr="00B3633A">
        <w:rPr>
          <w:rFonts w:ascii="Montserrat" w:hAnsi="Montserrat"/>
          <w:sz w:val="24"/>
        </w:rPr>
        <w:t>Day one, afternoon</w:t>
      </w:r>
      <w:r w:rsidRPr="00B3633A">
        <w:rPr>
          <w:rFonts w:ascii="Montserrat" w:hAnsi="Montserrat"/>
          <w:sz w:val="24"/>
        </w:rPr>
        <w:fldChar w:fldCharType="begin"/>
      </w:r>
      <w:r w:rsidRPr="00B3633A">
        <w:rPr>
          <w:rFonts w:ascii="Montserrat" w:hAnsi="Montserrat"/>
          <w:sz w:val="24"/>
        </w:rPr>
        <w:instrText xml:space="preserve">PRIVATE </w:instrText>
      </w:r>
      <w:r w:rsidRPr="00B3633A">
        <w:rPr>
          <w:rFonts w:ascii="Montserrat" w:hAnsi="Montserrat"/>
          <w:sz w:val="24"/>
        </w:rPr>
        <w:fldChar w:fldCharType="end"/>
      </w:r>
    </w:p>
    <w:p w:rsidR="0008581E" w:rsidRPr="00B3633A" w:rsidRDefault="0008581E">
      <w:pPr>
        <w:pStyle w:val="0DraftNormal"/>
        <w:rPr>
          <w:rFonts w:ascii="Montserrat" w:hAnsi="Montserrat"/>
          <w:sz w:val="24"/>
        </w:rPr>
      </w:pPr>
    </w:p>
    <w:p w:rsidR="0008581E" w:rsidRPr="00B3633A" w:rsidRDefault="0008581E">
      <w:pPr>
        <w:pStyle w:val="0DraftNormal"/>
        <w:rPr>
          <w:rFonts w:ascii="Montserrat" w:hAnsi="Montserrat"/>
          <w:sz w:val="24"/>
        </w:rPr>
      </w:pPr>
      <w:r w:rsidRPr="00B3633A">
        <w:rPr>
          <w:rFonts w:ascii="Montserrat" w:hAnsi="Montserrat"/>
          <w:sz w:val="24"/>
        </w:rPr>
        <w:t>Avonjea had truly been born on another world. And for her, the first time she had faced the reality of arriving in another had been a rebirth. For it had been a world removed not only in space. It had been removed from time and apparently from reality itself. At least as she had ever known it. It was because of this, and largely due to the manner in which she had been removed from the comfort of her own world that she had come to be the avatar she had confessed to being. And it was through this divine appointment that she had been able to find Xanadau. Where she had met Amadea. One might imagine that that meeting had been disorienting for the two of them, and in that one would have imagined only the truth. They had both been deeply shocked at that confrontation. But, what no one could have expected was that they would have fallen in love. Which should raise a few eyebrows, regardless of individual states of enlightenment of morality. In each other they had found themselves with a difference, and with that initial fascination had come a very animal lust. It had begun quite innocently to be sure. Just a touch to confirm the reality of the reflection. But that touch had been electirc for both. A naive curiosity to see how far and deep the resemblance went had conspired to lure them into an embrace that shook each to their very foundation.</w:t>
      </w:r>
    </w:p>
    <w:p w:rsidR="0008581E" w:rsidRPr="00B3633A" w:rsidRDefault="0008581E">
      <w:pPr>
        <w:pStyle w:val="0DraftNormal"/>
        <w:rPr>
          <w:rFonts w:ascii="Montserrat" w:hAnsi="Montserrat"/>
          <w:sz w:val="24"/>
        </w:rPr>
      </w:pPr>
    </w:p>
    <w:p w:rsidR="0008581E" w:rsidRPr="00B3633A" w:rsidRDefault="0008581E">
      <w:pPr>
        <w:pStyle w:val="0DraftNormal"/>
        <w:rPr>
          <w:rFonts w:ascii="Montserrat" w:hAnsi="Montserrat"/>
          <w:sz w:val="24"/>
        </w:rPr>
      </w:pPr>
      <w:r w:rsidRPr="00B3633A">
        <w:rPr>
          <w:rFonts w:ascii="Montserrat" w:hAnsi="Montserrat"/>
          <w:sz w:val="24"/>
        </w:rPr>
        <w:t>This fascination compelled them to delve even deeper than their senses. Curious to know the person that lay behind each half of the reflection, they had described their lives and circumstances to one another. In an ironic turn, it was this meeting of the minds that had soothed the doubts that Amadea had entertained about her own memories of her otherworldly origins. Convinced her of an Earth where she had been an unwanted child and from which she had somehow slipped free. Convinced her, because Avonjea had seen this Earth—or at least a significant part of it. But in learning of Avonjea's hsitory, it came as more of a contrast to Amadea's experiences on the rational side of Xanadau.</w:t>
      </w:r>
    </w:p>
    <w:p w:rsidR="0008581E" w:rsidRPr="00B3633A" w:rsidRDefault="0008581E">
      <w:pPr>
        <w:pStyle w:val="0DraftNormal"/>
        <w:rPr>
          <w:rFonts w:ascii="Montserrat" w:hAnsi="Montserrat"/>
          <w:sz w:val="24"/>
        </w:rPr>
      </w:pPr>
    </w:p>
    <w:p w:rsidR="0008581E" w:rsidRPr="00B3633A" w:rsidRDefault="0008581E">
      <w:pPr>
        <w:pStyle w:val="0DraftNormal"/>
        <w:rPr>
          <w:rFonts w:ascii="Montserrat" w:hAnsi="Montserrat"/>
          <w:sz w:val="24"/>
        </w:rPr>
      </w:pPr>
      <w:r w:rsidRPr="00B3633A">
        <w:rPr>
          <w:rFonts w:ascii="Montserrat" w:hAnsi="Montserrat"/>
          <w:sz w:val="24"/>
        </w:rPr>
        <w:t>Avonjea had been born of a nobel humanoid race. A race that the English language might term as fey. One which her own culture modestly and uninformedly called Exotic. But her mother and father had fallen out of grace before her birth. There was a complicated reason, but the end result was that this nobel child had been born in the lowly confines of a circus. Which began a trend that continued throughout her life; the devolution of her name.</w:t>
      </w:r>
    </w:p>
    <w:p w:rsidR="0008581E" w:rsidRPr="00B3633A" w:rsidRDefault="0008581E">
      <w:pPr>
        <w:pStyle w:val="0DraftNormal"/>
        <w:rPr>
          <w:rFonts w:ascii="Montserrat" w:hAnsi="Montserrat"/>
          <w:sz w:val="24"/>
        </w:rPr>
      </w:pPr>
    </w:p>
    <w:p w:rsidR="0008581E" w:rsidRPr="00B3633A" w:rsidRDefault="0008581E">
      <w:pPr>
        <w:pStyle w:val="0DraftNormal"/>
        <w:rPr>
          <w:rFonts w:ascii="Montserrat" w:hAnsi="Montserrat"/>
          <w:sz w:val="24"/>
        </w:rPr>
      </w:pPr>
      <w:r w:rsidRPr="00B3633A">
        <w:rPr>
          <w:rFonts w:ascii="Montserrat" w:hAnsi="Montserrat"/>
          <w:sz w:val="24"/>
        </w:rPr>
        <w:t>Born Av'naoma Nineveh, she had borne the derivitive name Avonjeara Nineveh, in honor of her mother's name Anjeara. Casually shortened to Avonjea. Which had gradually retracted to Av. And though the truest name for her was Nineveh, Av was the only part of her name she felt she could belong to. It was a reflection of how much of herself she had been forced by her experiences to give up.</w:t>
      </w:r>
    </w:p>
    <w:p w:rsidR="0008581E" w:rsidRPr="00B3633A" w:rsidRDefault="0008581E">
      <w:pPr>
        <w:pStyle w:val="0DraftNormal"/>
        <w:rPr>
          <w:rFonts w:ascii="Montserrat" w:hAnsi="Montserrat"/>
          <w:sz w:val="24"/>
        </w:rPr>
      </w:pPr>
    </w:p>
    <w:p w:rsidR="0008581E" w:rsidRPr="00B3633A" w:rsidRDefault="0008581E">
      <w:pPr>
        <w:pStyle w:val="0DraftNormal"/>
        <w:rPr>
          <w:rFonts w:ascii="Montserrat" w:hAnsi="Montserrat"/>
          <w:sz w:val="24"/>
        </w:rPr>
      </w:pPr>
      <w:r w:rsidRPr="00B3633A">
        <w:rPr>
          <w:rFonts w:ascii="Montserrat" w:hAnsi="Montserrat"/>
          <w:sz w:val="24"/>
        </w:rPr>
        <w:t>Av wondered if her friends could understand that. As far as they had known, she had everything a soul could desire. A nobel station, a divine office, membership in the most sacred of societies, and a certainty of heaven. But nothing had ever been certain in her service to Amaranth. She had been forced to give up her self, her life, to her god. She had been Unpromised before her god had taken her for Her own. When Sivai had come for her, it had been to die in her master's place. Death had not released her from her promise to her god. It had been a common rape, and the confusion of a child cloned of her own flesh that had shown her that she could not remain a slave of Amaranth. Av knew that by telling Michael that she was Unpromised, she had told (An) and (Paradox) that she had rejected her god. So she knew that there was no way now to prevent them from asking her why.</w:t>
      </w:r>
    </w:p>
    <w:p w:rsidR="0008581E" w:rsidRPr="00B3633A" w:rsidRDefault="0008581E">
      <w:pPr>
        <w:pStyle w:val="0DraftNormal"/>
        <w:rPr>
          <w:rFonts w:ascii="Montserrat" w:hAnsi="Montserrat"/>
          <w:sz w:val="24"/>
        </w:rPr>
      </w:pPr>
    </w:p>
    <w:p w:rsidR="0008581E" w:rsidRPr="00B3633A" w:rsidRDefault="0008581E">
      <w:pPr>
        <w:pStyle w:val="0DraftNormal"/>
        <w:rPr>
          <w:rFonts w:ascii="Montserrat" w:hAnsi="Montserrat"/>
          <w:sz w:val="24"/>
        </w:rPr>
      </w:pPr>
      <w:r w:rsidRPr="00B3633A">
        <w:rPr>
          <w:rFonts w:ascii="Montserrat" w:hAnsi="Montserrat"/>
          <w:sz w:val="24"/>
        </w:rPr>
        <w:t>Michael had forced her hand. What she had wanted was time and space. A chance to work out her frustration and come to terms with the nagging emptiness that had driven her away from Amaranth and yet continued to fill her. Now, instead of healing, (An) and (Paradox) would do their best to pry open this festering wound. They would want to understand how it was possible for the hand of a god to sever itself from its divinity. And she would have to tell them that it was not. She would have to admit that she had stolen herself back from Her. And for the life of her, she could not understand how she had gotten away with it. She, who had stared into the face of her god and then turned her back on Her, had walked away not just with herself, but everything she had learned. It had to be something akin to stealing a peice of divinity. A peice of God. And there had been no retribution.</w:t>
      </w:r>
    </w:p>
    <w:p w:rsidR="0008581E" w:rsidRPr="00B3633A" w:rsidRDefault="0008581E">
      <w:pPr>
        <w:pStyle w:val="0DraftNormal"/>
        <w:rPr>
          <w:rFonts w:ascii="Montserrat" w:hAnsi="Montserrat"/>
          <w:sz w:val="24"/>
        </w:rPr>
      </w:pPr>
    </w:p>
    <w:p w:rsidR="0008581E" w:rsidRPr="00B3633A" w:rsidRDefault="0008581E">
      <w:pPr>
        <w:pStyle w:val="0DraftNormal"/>
        <w:rPr>
          <w:rFonts w:ascii="Montserrat" w:hAnsi="Montserrat"/>
          <w:sz w:val="24"/>
        </w:rPr>
      </w:pPr>
      <w:r w:rsidRPr="00B3633A">
        <w:rPr>
          <w:rFonts w:ascii="Montserrat" w:hAnsi="Montserrat"/>
          <w:sz w:val="24"/>
        </w:rPr>
        <w:t>Which is not to say that there would not be.</w:t>
      </w:r>
    </w:p>
    <w:p w:rsidR="0008581E" w:rsidRPr="00B3633A" w:rsidRDefault="0008581E">
      <w:pPr>
        <w:pStyle w:val="0DraftNormal"/>
        <w:rPr>
          <w:rFonts w:ascii="Montserrat" w:hAnsi="Montserrat"/>
          <w:sz w:val="24"/>
        </w:rPr>
      </w:pPr>
    </w:p>
    <w:p w:rsidR="0008581E" w:rsidRPr="00B3633A" w:rsidRDefault="0008581E">
      <w:pPr>
        <w:pStyle w:val="0DraftNormal"/>
        <w:rPr>
          <w:rFonts w:ascii="Montserrat" w:hAnsi="Montserrat"/>
          <w:sz w:val="24"/>
        </w:rPr>
      </w:pPr>
      <w:r w:rsidRPr="00B3633A">
        <w:rPr>
          <w:rFonts w:ascii="Montserrat" w:hAnsi="Montserrat"/>
          <w:sz w:val="24"/>
        </w:rPr>
        <w:t xml:space="preserve">It would be a disaster. It was one thing to let slip a confession of what she had been. With (An) and (Paradox) there, it had hardly been a breach of contract. It was quite another to confess that her being here might be sufficient reason for Amaranth or Sivai to pay this world a visit. Damn. Sure it is easy to doubt and deny the existence of gods when you never have a chance to meet one; but when one decides to show up there is little doubt and boundless fear and superstition. All of their careful and delicate work enlightening the people of this world would come to a catastrophic end. If it happened, it would be the grossest violation of her promise to (An). </w:t>
      </w:r>
      <w:r w:rsidRPr="00B3633A">
        <w:rPr>
          <w:rFonts w:ascii="Montserrat" w:hAnsi="Montserrat"/>
          <w:i/>
          <w:sz w:val="24"/>
        </w:rPr>
        <w:t>Do not give them proof of God.</w:t>
      </w:r>
      <w:r w:rsidRPr="00B3633A">
        <w:rPr>
          <w:rFonts w:ascii="Montserrat" w:hAnsi="Montserrat"/>
          <w:sz w:val="24"/>
        </w:rPr>
        <w:t xml:space="preserve"> She still did not know why it would be wrong, but her love of her accidental twin was too great for her to deny her request. Should it happen that her god or Her lover, Sivai, should come after her, she would not fight. She would do all she could to deny them any reason to extend their vengence an iota beyond her own person. Between this resolution, and the fact that she belonged nowhere else, she had permitted herself to stay. She did not know if, once (An) and (Paradox) knew the truth, </w:t>
      </w:r>
      <w:r w:rsidRPr="00B3633A">
        <w:rPr>
          <w:rFonts w:ascii="Montserrat" w:hAnsi="Montserrat"/>
          <w:i/>
          <w:sz w:val="24"/>
        </w:rPr>
        <w:t xml:space="preserve">they </w:t>
      </w:r>
      <w:r w:rsidRPr="00B3633A">
        <w:rPr>
          <w:rFonts w:ascii="Montserrat" w:hAnsi="Montserrat"/>
          <w:sz w:val="24"/>
        </w:rPr>
        <w:t>would permit her to.</w:t>
      </w:r>
    </w:p>
    <w:p w:rsidR="0008581E" w:rsidRPr="00B3633A" w:rsidRDefault="0008581E">
      <w:pPr>
        <w:pStyle w:val="0DraftNormal"/>
        <w:rPr>
          <w:rFonts w:ascii="Montserrat" w:hAnsi="Montserrat"/>
          <w:sz w:val="24"/>
        </w:rPr>
      </w:pPr>
    </w:p>
    <w:p w:rsidR="0008581E" w:rsidRPr="00B3633A" w:rsidRDefault="0008581E">
      <w:pPr>
        <w:pStyle w:val="0DraftNormal"/>
        <w:rPr>
          <w:rFonts w:ascii="Montserrat" w:hAnsi="Montserrat"/>
          <w:sz w:val="24"/>
        </w:rPr>
      </w:pPr>
      <w:r w:rsidRPr="00B3633A">
        <w:rPr>
          <w:rFonts w:ascii="Montserrat" w:hAnsi="Montserrat"/>
          <w:sz w:val="24"/>
        </w:rPr>
        <w:t>Fortunately, they had been occupied in their own thoughts since Michael had left them that morning. They had even left her alone after a light dinner to take care of the arrangements for their two guests. They had told her that they would take her down to the water terraces for the afternoon, which meant that they would be by to pick her up any minute.</w:t>
      </w:r>
    </w:p>
    <w:p w:rsidR="0008581E" w:rsidRPr="00B3633A" w:rsidRDefault="0008581E">
      <w:pPr>
        <w:pStyle w:val="0DraftNormal"/>
        <w:rPr>
          <w:rFonts w:ascii="Montserrat" w:hAnsi="Montserrat"/>
          <w:sz w:val="24"/>
        </w:rPr>
      </w:pPr>
    </w:p>
    <w:p w:rsidR="0008581E" w:rsidRPr="00B3633A" w:rsidRDefault="0008581E">
      <w:pPr>
        <w:pStyle w:val="0DraftNormal"/>
        <w:rPr>
          <w:rFonts w:ascii="Montserrat" w:hAnsi="Montserrat"/>
          <w:sz w:val="24"/>
        </w:rPr>
      </w:pPr>
      <w:r w:rsidRPr="00B3633A">
        <w:rPr>
          <w:rFonts w:ascii="Montserrat" w:hAnsi="Montserrat"/>
          <w:sz w:val="24"/>
        </w:rPr>
        <w:t xml:space="preserve">Already, Av looked forward to it. The only anxiety she had about it was whether or not Michael would be with them. At one time, (An) had told Av what it was that she and (Paradox) really did here. Enough for her to know that they had invited Michael to awaken to his full potential. They were offering him the chance to become what (An) hed been when Av had found her in Xanadau. And they were going to use Av to get him there. </w:t>
      </w:r>
      <w:r w:rsidRPr="00B3633A">
        <w:rPr>
          <w:rFonts w:ascii="Montserrat" w:hAnsi="Montserrat"/>
          <w:i/>
          <w:sz w:val="24"/>
        </w:rPr>
        <w:t>She</w:t>
      </w:r>
      <w:r w:rsidRPr="00B3633A">
        <w:rPr>
          <w:rFonts w:ascii="Montserrat" w:hAnsi="Montserrat"/>
          <w:sz w:val="24"/>
        </w:rPr>
        <w:t xml:space="preserve"> was the thing he had not been able to take for granted. The moment he saw her, he near about shattered. Without a doubt, </w:t>
      </w:r>
      <w:r w:rsidRPr="00B3633A">
        <w:rPr>
          <w:rFonts w:ascii="Montserrat" w:hAnsi="Montserrat"/>
          <w:i/>
          <w:sz w:val="24"/>
        </w:rPr>
        <w:t>she</w:t>
      </w:r>
      <w:r w:rsidRPr="00B3633A">
        <w:rPr>
          <w:rFonts w:ascii="Montserrat" w:hAnsi="Montserrat"/>
          <w:sz w:val="24"/>
        </w:rPr>
        <w:t xml:space="preserve"> was the lure; the mystery into which they would throw him in the hopes of teaching him the Truth. But Av knew that the only thing he could possible see in her was herself. She sincerely wished that (An) and (Paradox) had at least </w:t>
      </w:r>
      <w:r w:rsidRPr="00B3633A">
        <w:rPr>
          <w:rFonts w:ascii="Montserrat" w:hAnsi="Montserrat"/>
          <w:i/>
          <w:sz w:val="24"/>
        </w:rPr>
        <w:t>asked</w:t>
      </w:r>
      <w:r w:rsidRPr="00B3633A">
        <w:rPr>
          <w:rFonts w:ascii="Montserrat" w:hAnsi="Montserrat"/>
          <w:sz w:val="24"/>
        </w:rPr>
        <w:t xml:space="preserve"> her before doing this to her.</w:t>
      </w:r>
    </w:p>
    <w:p w:rsidR="0008581E" w:rsidRPr="00B3633A" w:rsidRDefault="0008581E">
      <w:pPr>
        <w:pStyle w:val="0DraftNormal"/>
        <w:rPr>
          <w:rFonts w:ascii="Montserrat" w:hAnsi="Montserrat"/>
          <w:sz w:val="24"/>
        </w:rPr>
      </w:pPr>
    </w:p>
    <w:p w:rsidR="0008581E" w:rsidRPr="00B3633A" w:rsidRDefault="0008581E">
      <w:pPr>
        <w:pStyle w:val="0DraftNormal"/>
        <w:rPr>
          <w:rFonts w:ascii="Montserrat" w:hAnsi="Montserrat"/>
          <w:sz w:val="24"/>
        </w:rPr>
      </w:pPr>
      <w:r w:rsidRPr="00B3633A">
        <w:rPr>
          <w:rFonts w:ascii="Montserrat" w:hAnsi="Montserrat"/>
          <w:sz w:val="24"/>
        </w:rPr>
        <w:t xml:space="preserve">Not even (An) and (Paradox) were ready to see through her. But now, Michael </w:t>
      </w:r>
      <w:r w:rsidRPr="00B3633A">
        <w:rPr>
          <w:rFonts w:ascii="Montserrat" w:hAnsi="Montserrat"/>
          <w:i/>
          <w:sz w:val="24"/>
        </w:rPr>
        <w:t>would</w:t>
      </w:r>
      <w:r w:rsidRPr="00B3633A">
        <w:rPr>
          <w:rFonts w:ascii="Montserrat" w:hAnsi="Montserrat"/>
          <w:sz w:val="24"/>
        </w:rPr>
        <w:t xml:space="preserve">. He </w:t>
      </w:r>
      <w:r w:rsidRPr="00B3633A">
        <w:rPr>
          <w:rFonts w:ascii="Montserrat" w:hAnsi="Montserrat"/>
          <w:i/>
          <w:sz w:val="24"/>
        </w:rPr>
        <w:t>had</w:t>
      </w:r>
      <w:r w:rsidRPr="00B3633A">
        <w:rPr>
          <w:rFonts w:ascii="Montserrat" w:hAnsi="Montserrat"/>
          <w:sz w:val="24"/>
        </w:rPr>
        <w:t xml:space="preserve"> to.</w:t>
      </w:r>
    </w:p>
    <w:p w:rsidR="0008581E" w:rsidRPr="00B3633A" w:rsidRDefault="0008581E">
      <w:pPr>
        <w:pStyle w:val="0DraftNormal"/>
        <w:rPr>
          <w:rFonts w:ascii="Montserrat" w:hAnsi="Montserrat"/>
          <w:sz w:val="24"/>
        </w:rPr>
      </w:pPr>
    </w:p>
    <w:p w:rsidR="0008581E" w:rsidRPr="00B3633A" w:rsidRDefault="0008581E">
      <w:pPr>
        <w:pStyle w:val="0DraftNormal"/>
        <w:rPr>
          <w:rFonts w:ascii="Montserrat" w:hAnsi="Montserrat"/>
          <w:sz w:val="24"/>
        </w:rPr>
      </w:pPr>
      <w:r w:rsidRPr="00B3633A">
        <w:rPr>
          <w:rFonts w:ascii="Montserrat" w:hAnsi="Montserrat"/>
          <w:sz w:val="24"/>
        </w:rPr>
        <w:t>But this worry was laid to rest as (An) and (Paradox) showed up alone. Though her concern was fresh in her mind, she decided that it would be rude of her to bring it up. So she forgot it and turned her mind over to enjoying their company. Together, the three of them wandered through the retreat until they picked up the stream that would lead them to the Water Terrace. Av marveled at the marble collumns and stairways that traversed the streambed. From atop the collumns sprouted arches and gables, as often becoming part of the greenwood as it did the vaulting cathedral ceilings of the semi enclosures. They climbed through the gentle assent up the side of the bowl of the retreat proper. At the ridge, they saw the first of the waterfalls, where the inner stream they had followed up split away from the Water Terrace.</w:t>
      </w:r>
    </w:p>
    <w:p w:rsidR="0008581E" w:rsidRPr="00B3633A" w:rsidRDefault="0008581E">
      <w:pPr>
        <w:pStyle w:val="0DraftNormal"/>
        <w:rPr>
          <w:rFonts w:ascii="Montserrat" w:hAnsi="Montserrat"/>
          <w:sz w:val="24"/>
        </w:rPr>
      </w:pPr>
    </w:p>
    <w:p w:rsidR="0008581E" w:rsidRPr="00B3633A" w:rsidRDefault="0008581E">
      <w:pPr>
        <w:pStyle w:val="0DraftNormal"/>
        <w:rPr>
          <w:rFonts w:ascii="Montserrat" w:hAnsi="Montserrat"/>
          <w:sz w:val="24"/>
        </w:rPr>
      </w:pPr>
      <w:r w:rsidRPr="00B3633A">
        <w:rPr>
          <w:rFonts w:ascii="Montserrat" w:hAnsi="Montserrat"/>
          <w:sz w:val="24"/>
        </w:rPr>
        <w:t>From here thet could see the cliffs that guarded the north side of the retreat. The water trickled and flowed through the face of this massif from an even greater height of the mountains. If they had wandered west, they would have come around to the Overlook, the great sea cliff that the retreat fronted, looking out over the ocean. From here, however, they could work their way into the canyon into the old quarry. There among the many ravines and gullies were the birthplaces of the retreat's masonry. Perhaps it was here that the work of man had blended with the work of nature and inspired the ruling motif of the entire estate.</w:t>
      </w:r>
    </w:p>
    <w:p w:rsidR="0008581E" w:rsidRPr="00B3633A" w:rsidRDefault="0008581E">
      <w:pPr>
        <w:pStyle w:val="0DraftNormal"/>
        <w:rPr>
          <w:rFonts w:ascii="Montserrat" w:hAnsi="Montserrat"/>
          <w:sz w:val="24"/>
        </w:rPr>
      </w:pPr>
    </w:p>
    <w:p w:rsidR="0008581E" w:rsidRPr="00B3633A" w:rsidRDefault="0008581E">
      <w:pPr>
        <w:pStyle w:val="0DraftNormal"/>
        <w:rPr>
          <w:rFonts w:ascii="Montserrat" w:hAnsi="Montserrat"/>
          <w:sz w:val="24"/>
        </w:rPr>
      </w:pPr>
      <w:r w:rsidRPr="00B3633A">
        <w:rPr>
          <w:rFonts w:ascii="Montserrat" w:hAnsi="Montserrat"/>
          <w:sz w:val="24"/>
        </w:rPr>
        <w:t>By following the old quarry steps into the canyon, they found their way into the WaterTerrace. What nature had started, the builders had enhanced. Pool after pool descended before them in giant steps. The Terrace was a maze, (An) had often told Av. A maze enough that there were several pools that only (An) and (Paradox) had ever found. Over the centuries, the wildlife had taken up thick residence here, and provided the cover to completely hide some of the most magnificent of pools from casual discovery. It did not take long for Av to become completely enraptured and forget her problems. She became the playful, adventurous child she had once been. When they arrived at their favorite swimming hole they quickly stripped out of their sheathes and tunics, racing up the face of cliff and waterfall. Av was first among them, and threw herself out over the water in an acrobatic dive. She watched the surface rise under her, seeing through the crystal water to the black stone basin which gave the illusion of impenetrable depths.</w:t>
      </w:r>
    </w:p>
    <w:p w:rsidR="0008581E" w:rsidRPr="00B3633A" w:rsidRDefault="0008581E">
      <w:pPr>
        <w:pStyle w:val="0DraftNormal"/>
        <w:rPr>
          <w:rFonts w:ascii="Montserrat" w:hAnsi="Montserrat"/>
          <w:sz w:val="24"/>
        </w:rPr>
      </w:pPr>
    </w:p>
    <w:p w:rsidR="0008581E" w:rsidRPr="00B3633A" w:rsidRDefault="0008581E">
      <w:pPr>
        <w:pStyle w:val="0DraftNormal"/>
        <w:rPr>
          <w:rFonts w:ascii="Montserrat" w:hAnsi="Montserrat"/>
          <w:sz w:val="24"/>
        </w:rPr>
      </w:pPr>
      <w:r w:rsidRPr="00B3633A">
        <w:rPr>
          <w:rFonts w:ascii="Montserrat" w:hAnsi="Montserrat"/>
          <w:sz w:val="24"/>
        </w:rPr>
        <w:t xml:space="preserve"> Then she was plunging into those depths.</w:t>
      </w:r>
    </w:p>
    <w:p w:rsidR="0008581E" w:rsidRPr="00B3633A" w:rsidRDefault="0008581E">
      <w:pPr>
        <w:pStyle w:val="0DraftNormal"/>
        <w:rPr>
          <w:rFonts w:ascii="Montserrat" w:hAnsi="Montserrat"/>
          <w:sz w:val="24"/>
        </w:rPr>
      </w:pPr>
    </w:p>
    <w:p w:rsidR="0008581E" w:rsidRPr="00B3633A" w:rsidRDefault="0008581E">
      <w:pPr>
        <w:pStyle w:val="0DraftNormal"/>
        <w:rPr>
          <w:rFonts w:ascii="Montserrat" w:hAnsi="Montserrat"/>
          <w:sz w:val="24"/>
        </w:rPr>
      </w:pPr>
      <w:r w:rsidRPr="00B3633A">
        <w:rPr>
          <w:rFonts w:ascii="Montserrat" w:hAnsi="Montserrat"/>
          <w:sz w:val="24"/>
        </w:rPr>
        <w:t>[A decision is made regarding the activities for the remainder of the day. The set up is occupied with an easy familiarization of the characters as they entertain themselves and attempt to coax Av to open up. Venturing through the water terraces, they come to their favorite falls and pools. They frolick and relax while subtly trying to elicit the reasons for the ominous current running beneath Av's playful surface. Some of it starts to trickle out, but Av makes a noticable effort to divert the question.</w:t>
      </w:r>
    </w:p>
    <w:p w:rsidR="0008581E" w:rsidRPr="00B3633A" w:rsidRDefault="0008581E">
      <w:pPr>
        <w:pStyle w:val="0DraftNormal"/>
        <w:rPr>
          <w:rFonts w:ascii="Montserrat" w:hAnsi="Montserrat"/>
          <w:sz w:val="24"/>
        </w:rPr>
      </w:pPr>
    </w:p>
    <w:p w:rsidR="0008581E" w:rsidRPr="00B3633A" w:rsidRDefault="0008581E">
      <w:pPr>
        <w:pStyle w:val="0DraftNormal"/>
        <w:rPr>
          <w:rFonts w:ascii="Montserrat" w:hAnsi="Montserrat"/>
          <w:sz w:val="24"/>
        </w:rPr>
      </w:pPr>
      <w:r w:rsidRPr="00B3633A">
        <w:rPr>
          <w:rFonts w:ascii="Montserrat" w:hAnsi="Montserrat"/>
          <w:sz w:val="24"/>
        </w:rPr>
        <w:t>Much that is magical and wonderous is explored in their play and their conversation, clearly this is the common ground they share. The strange attraction of the three is aroused, as it tends to be, and their play becomes erotic. Before retuning up to the retreat, Av is compelled to go prowling for a bit.]</w:t>
      </w:r>
    </w:p>
    <w:p w:rsidR="0008581E" w:rsidRPr="00B3633A" w:rsidRDefault="0008581E">
      <w:pPr>
        <w:pStyle w:val="0DraftNormal"/>
        <w:rPr>
          <w:rFonts w:ascii="Montserrat" w:hAnsi="Montserrat"/>
          <w:sz w:val="24"/>
        </w:rPr>
      </w:pPr>
    </w:p>
    <w:p w:rsidR="0008581E" w:rsidRPr="00B3633A" w:rsidRDefault="0008581E">
      <w:pPr>
        <w:pStyle w:val="0DraftNormal"/>
        <w:rPr>
          <w:rFonts w:ascii="Montserrat" w:hAnsi="Montserrat"/>
          <w:sz w:val="24"/>
        </w:rPr>
      </w:pPr>
      <w:r w:rsidRPr="00B3633A">
        <w:rPr>
          <w:rFonts w:ascii="Montserrat" w:hAnsi="Montserrat"/>
          <w:sz w:val="24"/>
        </w:rPr>
        <w:t xml:space="preserve">I sit and reflect, and listen. </w:t>
      </w:r>
    </w:p>
    <w:p w:rsidR="0008581E" w:rsidRPr="00B3633A" w:rsidRDefault="0008581E">
      <w:pPr>
        <w:pStyle w:val="0DraftNormal"/>
        <w:rPr>
          <w:rFonts w:ascii="Montserrat" w:hAnsi="Montserrat"/>
          <w:sz w:val="24"/>
        </w:rPr>
      </w:pPr>
    </w:p>
    <w:p w:rsidR="0008581E" w:rsidRPr="00B3633A" w:rsidRDefault="0008581E">
      <w:pPr>
        <w:pStyle w:val="0DraftNormal"/>
        <w:rPr>
          <w:rFonts w:ascii="Montserrat" w:hAnsi="Montserrat"/>
          <w:sz w:val="24"/>
        </w:rPr>
      </w:pPr>
      <w:r w:rsidRPr="00B3633A">
        <w:rPr>
          <w:rFonts w:ascii="Montserrat" w:hAnsi="Montserrat"/>
          <w:sz w:val="24"/>
        </w:rPr>
        <w:t xml:space="preserve">Life wants to get a reaction out of us. </w:t>
      </w:r>
    </w:p>
    <w:p w:rsidR="0008581E" w:rsidRPr="00B3633A" w:rsidRDefault="0008581E">
      <w:pPr>
        <w:pStyle w:val="0DraftNormal"/>
        <w:rPr>
          <w:rFonts w:ascii="Montserrat" w:hAnsi="Montserrat"/>
          <w:sz w:val="24"/>
        </w:rPr>
      </w:pPr>
    </w:p>
    <w:p w:rsidR="0008581E" w:rsidRPr="00B3633A" w:rsidRDefault="0008581E">
      <w:pPr>
        <w:pStyle w:val="0DraftNormal"/>
        <w:rPr>
          <w:rFonts w:ascii="Montserrat" w:hAnsi="Montserrat"/>
          <w:sz w:val="24"/>
        </w:rPr>
      </w:pPr>
      <w:r w:rsidRPr="00B3633A">
        <w:rPr>
          <w:rFonts w:ascii="Montserrat" w:hAnsi="Montserrat"/>
          <w:sz w:val="24"/>
        </w:rPr>
        <w:t xml:space="preserve">Any world, whether real, surreal, or ideal, is hungry. </w:t>
      </w:r>
    </w:p>
    <w:p w:rsidR="0008581E" w:rsidRPr="00B3633A" w:rsidRDefault="0008581E">
      <w:pPr>
        <w:pStyle w:val="0DraftNormal"/>
        <w:rPr>
          <w:rFonts w:ascii="Montserrat" w:hAnsi="Montserrat"/>
          <w:sz w:val="24"/>
        </w:rPr>
      </w:pPr>
    </w:p>
    <w:p w:rsidR="0008581E" w:rsidRPr="00B3633A" w:rsidRDefault="0008581E">
      <w:pPr>
        <w:pStyle w:val="0DraftNormal"/>
        <w:rPr>
          <w:rFonts w:ascii="Montserrat" w:hAnsi="Montserrat"/>
          <w:sz w:val="24"/>
        </w:rPr>
      </w:pPr>
      <w:r w:rsidRPr="00B3633A">
        <w:rPr>
          <w:rFonts w:ascii="Montserrat" w:hAnsi="Montserrat"/>
          <w:sz w:val="24"/>
        </w:rPr>
        <w:t xml:space="preserve">Do you know what creates reality? What creates the world in its intense, vivid intricacy? Participation. </w:t>
      </w:r>
    </w:p>
    <w:p w:rsidR="0008581E" w:rsidRPr="00B3633A" w:rsidRDefault="0008581E">
      <w:pPr>
        <w:pStyle w:val="0DraftNormal"/>
        <w:rPr>
          <w:rFonts w:ascii="Montserrat" w:hAnsi="Montserrat"/>
          <w:sz w:val="24"/>
        </w:rPr>
      </w:pPr>
    </w:p>
    <w:p w:rsidR="0008581E" w:rsidRPr="00B3633A" w:rsidRDefault="0008581E">
      <w:pPr>
        <w:pStyle w:val="0DraftNormal"/>
        <w:rPr>
          <w:rFonts w:ascii="Montserrat" w:hAnsi="Montserrat"/>
          <w:sz w:val="24"/>
        </w:rPr>
      </w:pPr>
      <w:r w:rsidRPr="00B3633A">
        <w:rPr>
          <w:rFonts w:ascii="Montserrat" w:hAnsi="Montserrat"/>
          <w:sz w:val="24"/>
        </w:rPr>
        <w:t xml:space="preserve">The interaction of individuals of an infinite variety. </w:t>
      </w:r>
    </w:p>
    <w:p w:rsidR="0008581E" w:rsidRPr="00B3633A" w:rsidRDefault="0008581E">
      <w:pPr>
        <w:pStyle w:val="0DraftNormal"/>
        <w:rPr>
          <w:rFonts w:ascii="Montserrat" w:hAnsi="Montserrat"/>
          <w:sz w:val="24"/>
        </w:rPr>
      </w:pPr>
    </w:p>
    <w:p w:rsidR="0008581E" w:rsidRPr="00B3633A" w:rsidRDefault="0008581E">
      <w:pPr>
        <w:pStyle w:val="0DraftNormal"/>
        <w:rPr>
          <w:rFonts w:ascii="Montserrat" w:hAnsi="Montserrat"/>
          <w:sz w:val="24"/>
        </w:rPr>
      </w:pPr>
      <w:r w:rsidRPr="00B3633A">
        <w:rPr>
          <w:rFonts w:ascii="Montserrat" w:hAnsi="Montserrat"/>
          <w:sz w:val="24"/>
        </w:rPr>
        <w:t xml:space="preserve">The presence of mind for the most part. </w:t>
      </w:r>
    </w:p>
    <w:p w:rsidR="0008581E" w:rsidRPr="00B3633A" w:rsidRDefault="0008581E">
      <w:pPr>
        <w:pStyle w:val="0DraftNormal"/>
        <w:rPr>
          <w:rFonts w:ascii="Montserrat" w:hAnsi="Montserrat"/>
          <w:sz w:val="24"/>
        </w:rPr>
      </w:pPr>
    </w:p>
    <w:p w:rsidR="0008581E" w:rsidRPr="00B3633A" w:rsidRDefault="0008581E">
      <w:pPr>
        <w:pStyle w:val="0DraftNormal"/>
        <w:rPr>
          <w:rFonts w:ascii="Montserrat" w:hAnsi="Montserrat"/>
          <w:sz w:val="24"/>
        </w:rPr>
      </w:pPr>
      <w:r w:rsidRPr="00B3633A">
        <w:rPr>
          <w:rFonts w:ascii="Montserrat" w:hAnsi="Montserrat"/>
          <w:sz w:val="24"/>
        </w:rPr>
        <w:t xml:space="preserve">Some worlds are fantastic, but the serious ones are infinitely devious. </w:t>
      </w:r>
    </w:p>
    <w:p w:rsidR="0008581E" w:rsidRPr="00B3633A" w:rsidRDefault="0008581E">
      <w:pPr>
        <w:pStyle w:val="0DraftNormal"/>
        <w:rPr>
          <w:rFonts w:ascii="Montserrat" w:hAnsi="Montserrat"/>
          <w:sz w:val="24"/>
        </w:rPr>
      </w:pPr>
    </w:p>
    <w:p w:rsidR="0008581E" w:rsidRPr="00B3633A" w:rsidRDefault="0008581E">
      <w:pPr>
        <w:pStyle w:val="0DraftNormal"/>
        <w:rPr>
          <w:rFonts w:ascii="Montserrat" w:hAnsi="Montserrat"/>
          <w:sz w:val="24"/>
        </w:rPr>
      </w:pPr>
      <w:r w:rsidRPr="00B3633A">
        <w:rPr>
          <w:rFonts w:ascii="Montserrat" w:hAnsi="Montserrat"/>
          <w:sz w:val="24"/>
        </w:rPr>
        <w:t xml:space="preserve">Awareness is trapped in such worlds by a rather nasty trick, a collusion. </w:t>
      </w:r>
    </w:p>
    <w:p w:rsidR="0008581E" w:rsidRPr="00B3633A" w:rsidRDefault="0008581E">
      <w:pPr>
        <w:pStyle w:val="0DraftNormal"/>
        <w:rPr>
          <w:rFonts w:ascii="Montserrat" w:hAnsi="Montserrat"/>
          <w:sz w:val="24"/>
        </w:rPr>
      </w:pPr>
    </w:p>
    <w:p w:rsidR="0008581E" w:rsidRPr="00B3633A" w:rsidRDefault="0008581E">
      <w:pPr>
        <w:pStyle w:val="0DraftNormal"/>
        <w:rPr>
          <w:rFonts w:ascii="Montserrat" w:hAnsi="Montserrat"/>
          <w:sz w:val="24"/>
        </w:rPr>
      </w:pPr>
      <w:r w:rsidRPr="00B3633A">
        <w:rPr>
          <w:rFonts w:ascii="Montserrat" w:hAnsi="Montserrat"/>
          <w:sz w:val="24"/>
        </w:rPr>
        <w:t xml:space="preserve">If you can imagine it, a world that paranoid and miserly, banking on life, holding souls in an agreement that is impossible to fulfill. </w:t>
      </w:r>
    </w:p>
    <w:p w:rsidR="0008581E" w:rsidRPr="00B3633A" w:rsidRDefault="0008581E">
      <w:pPr>
        <w:pStyle w:val="0DraftNormal"/>
        <w:rPr>
          <w:rFonts w:ascii="Montserrat" w:hAnsi="Montserrat"/>
          <w:sz w:val="24"/>
        </w:rPr>
      </w:pPr>
    </w:p>
    <w:p w:rsidR="0008581E" w:rsidRPr="00B3633A" w:rsidRDefault="0008581E">
      <w:pPr>
        <w:pStyle w:val="0DraftNormal"/>
        <w:rPr>
          <w:rFonts w:ascii="Montserrat" w:hAnsi="Montserrat"/>
          <w:sz w:val="24"/>
        </w:rPr>
      </w:pPr>
      <w:r w:rsidRPr="00B3633A">
        <w:rPr>
          <w:rFonts w:ascii="Montserrat" w:hAnsi="Montserrat"/>
          <w:sz w:val="24"/>
        </w:rPr>
        <w:t xml:space="preserve">Collusion is hard to break. </w:t>
      </w:r>
    </w:p>
    <w:p w:rsidR="0008581E" w:rsidRPr="00B3633A" w:rsidRDefault="0008581E">
      <w:pPr>
        <w:pStyle w:val="0DraftNormal"/>
        <w:rPr>
          <w:rFonts w:ascii="Montserrat" w:hAnsi="Montserrat"/>
          <w:sz w:val="24"/>
        </w:rPr>
      </w:pPr>
    </w:p>
    <w:p w:rsidR="0008581E" w:rsidRPr="00B3633A" w:rsidRDefault="0008581E">
      <w:pPr>
        <w:pStyle w:val="0DraftNormal"/>
        <w:rPr>
          <w:rFonts w:ascii="Montserrat" w:hAnsi="Montserrat"/>
          <w:sz w:val="24"/>
        </w:rPr>
      </w:pPr>
      <w:r w:rsidRPr="00B3633A">
        <w:rPr>
          <w:rFonts w:ascii="Montserrat" w:hAnsi="Montserrat"/>
          <w:sz w:val="24"/>
        </w:rPr>
        <w:t>So, I contemplate action.</w:t>
      </w:r>
    </w:p>
    <w:p w:rsidR="0008581E" w:rsidRPr="00B3633A" w:rsidRDefault="0008581E">
      <w:pPr>
        <w:pStyle w:val="0DraftNormal"/>
        <w:rPr>
          <w:rFonts w:ascii="Montserrat" w:hAnsi="Montserrat"/>
          <w:sz w:val="24"/>
        </w:rPr>
      </w:pPr>
    </w:p>
    <w:p w:rsidR="0008581E" w:rsidRPr="00B3633A" w:rsidRDefault="0008581E">
      <w:pPr>
        <w:pStyle w:val="0DraftNormal"/>
        <w:rPr>
          <w:rFonts w:ascii="Montserrat" w:hAnsi="Montserrat"/>
          <w:sz w:val="24"/>
        </w:rPr>
      </w:pPr>
      <w:r w:rsidRPr="00B3633A">
        <w:rPr>
          <w:rFonts w:ascii="Montserrat" w:hAnsi="Montserrat"/>
          <w:sz w:val="24"/>
        </w:rPr>
        <w:t xml:space="preserve">Writing is different than thinking. </w:t>
      </w:r>
    </w:p>
    <w:p w:rsidR="0008581E" w:rsidRPr="00B3633A" w:rsidRDefault="0008581E">
      <w:pPr>
        <w:pStyle w:val="0DraftNormal"/>
        <w:rPr>
          <w:rFonts w:ascii="Montserrat" w:hAnsi="Montserrat"/>
          <w:sz w:val="24"/>
        </w:rPr>
      </w:pPr>
    </w:p>
    <w:p w:rsidR="0008581E" w:rsidRPr="00B3633A" w:rsidRDefault="0008581E">
      <w:pPr>
        <w:pStyle w:val="0DraftNormal"/>
        <w:rPr>
          <w:rFonts w:ascii="Montserrat" w:hAnsi="Montserrat"/>
          <w:sz w:val="24"/>
        </w:rPr>
      </w:pPr>
      <w:r w:rsidRPr="00B3633A">
        <w:rPr>
          <w:rFonts w:ascii="Montserrat" w:hAnsi="Montserrat"/>
          <w:sz w:val="24"/>
        </w:rPr>
        <w:t>It is too deliberate.</w:t>
      </w:r>
    </w:p>
    <w:p w:rsidR="0008581E" w:rsidRPr="00B3633A" w:rsidRDefault="0008581E">
      <w:pPr>
        <w:pStyle w:val="0DraftNormal"/>
        <w:rPr>
          <w:rFonts w:ascii="Montserrat" w:hAnsi="Montserrat"/>
          <w:sz w:val="24"/>
        </w:rPr>
      </w:pPr>
    </w:p>
    <w:p w:rsidR="0008581E" w:rsidRPr="00B3633A" w:rsidRDefault="0008581E">
      <w:pPr>
        <w:pStyle w:val="0DraftNormal"/>
        <w:rPr>
          <w:rFonts w:ascii="Montserrat" w:hAnsi="Montserrat"/>
          <w:sz w:val="24"/>
        </w:rPr>
      </w:pPr>
      <w:r w:rsidRPr="00B3633A">
        <w:rPr>
          <w:rFonts w:ascii="Montserrat" w:hAnsi="Montserrat"/>
          <w:sz w:val="24"/>
        </w:rPr>
        <w:t xml:space="preserve">I used it to stop my thoughts of what I was doing. </w:t>
      </w:r>
    </w:p>
    <w:p w:rsidR="0008581E" w:rsidRPr="00B3633A" w:rsidRDefault="0008581E">
      <w:pPr>
        <w:pStyle w:val="0DraftNormal"/>
        <w:rPr>
          <w:rFonts w:ascii="Montserrat" w:hAnsi="Montserrat"/>
          <w:sz w:val="24"/>
        </w:rPr>
      </w:pPr>
    </w:p>
    <w:p w:rsidR="0008581E" w:rsidRPr="00B3633A" w:rsidRDefault="0008581E">
      <w:pPr>
        <w:pStyle w:val="0DraftNormal"/>
        <w:rPr>
          <w:rFonts w:ascii="Montserrat" w:hAnsi="Montserrat"/>
          <w:sz w:val="24"/>
        </w:rPr>
      </w:pPr>
      <w:r w:rsidRPr="00B3633A">
        <w:rPr>
          <w:rFonts w:ascii="Montserrat" w:hAnsi="Montserrat"/>
          <w:sz w:val="24"/>
        </w:rPr>
        <w:t xml:space="preserve">What I was going to do. </w:t>
      </w:r>
    </w:p>
    <w:p w:rsidR="0008581E" w:rsidRPr="00B3633A" w:rsidRDefault="0008581E">
      <w:pPr>
        <w:pStyle w:val="0DraftNormal"/>
        <w:rPr>
          <w:rFonts w:ascii="Montserrat" w:hAnsi="Montserrat"/>
          <w:sz w:val="24"/>
        </w:rPr>
      </w:pPr>
    </w:p>
    <w:p w:rsidR="0008581E" w:rsidRPr="00B3633A" w:rsidRDefault="0008581E">
      <w:pPr>
        <w:pStyle w:val="0DraftNormal"/>
        <w:rPr>
          <w:rFonts w:ascii="Montserrat" w:hAnsi="Montserrat"/>
          <w:sz w:val="24"/>
        </w:rPr>
      </w:pPr>
      <w:r w:rsidRPr="00B3633A">
        <w:rPr>
          <w:rFonts w:ascii="Montserrat" w:hAnsi="Montserrat"/>
          <w:sz w:val="24"/>
        </w:rPr>
        <w:t xml:space="preserve">Thinking of doing does not lead to action. </w:t>
      </w:r>
    </w:p>
    <w:p w:rsidR="0008581E" w:rsidRPr="00B3633A" w:rsidRDefault="0008581E">
      <w:pPr>
        <w:pStyle w:val="0DraftNormal"/>
        <w:rPr>
          <w:rFonts w:ascii="Montserrat" w:hAnsi="Montserrat"/>
          <w:sz w:val="24"/>
        </w:rPr>
      </w:pPr>
    </w:p>
    <w:p w:rsidR="0008581E" w:rsidRPr="00B3633A" w:rsidRDefault="0008581E">
      <w:pPr>
        <w:pStyle w:val="0DraftNormal"/>
        <w:rPr>
          <w:rFonts w:ascii="Montserrat" w:hAnsi="Montserrat"/>
          <w:sz w:val="24"/>
        </w:rPr>
      </w:pPr>
      <w:r w:rsidRPr="00B3633A">
        <w:rPr>
          <w:rFonts w:ascii="Montserrat" w:hAnsi="Montserrat"/>
          <w:sz w:val="24"/>
        </w:rPr>
        <w:t xml:space="preserve">It leads to distraction and failure. </w:t>
      </w:r>
    </w:p>
    <w:p w:rsidR="0008581E" w:rsidRPr="00B3633A" w:rsidRDefault="0008581E">
      <w:pPr>
        <w:pStyle w:val="0DraftNormal"/>
        <w:rPr>
          <w:rFonts w:ascii="Montserrat" w:hAnsi="Montserrat"/>
          <w:sz w:val="24"/>
        </w:rPr>
      </w:pPr>
    </w:p>
    <w:p w:rsidR="0008581E" w:rsidRPr="00B3633A" w:rsidRDefault="0008581E">
      <w:pPr>
        <w:pStyle w:val="0DraftNormal"/>
        <w:rPr>
          <w:rFonts w:ascii="Montserrat" w:hAnsi="Montserrat"/>
          <w:sz w:val="24"/>
        </w:rPr>
      </w:pPr>
      <w:r w:rsidRPr="00B3633A">
        <w:rPr>
          <w:rFonts w:ascii="Montserrat" w:hAnsi="Montserrat"/>
          <w:sz w:val="24"/>
        </w:rPr>
        <w:t xml:space="preserve">Thinking is like looking. </w:t>
      </w:r>
    </w:p>
    <w:p w:rsidR="0008581E" w:rsidRPr="00B3633A" w:rsidRDefault="0008581E">
      <w:pPr>
        <w:pStyle w:val="0DraftNormal"/>
        <w:rPr>
          <w:rFonts w:ascii="Montserrat" w:hAnsi="Montserrat"/>
          <w:sz w:val="24"/>
        </w:rPr>
      </w:pPr>
    </w:p>
    <w:p w:rsidR="0008581E" w:rsidRPr="00B3633A" w:rsidRDefault="0008581E">
      <w:pPr>
        <w:pStyle w:val="0DraftNormal"/>
        <w:rPr>
          <w:rFonts w:ascii="Montserrat" w:hAnsi="Montserrat"/>
          <w:sz w:val="24"/>
        </w:rPr>
      </w:pPr>
      <w:r w:rsidRPr="00B3633A">
        <w:rPr>
          <w:rFonts w:ascii="Montserrat" w:hAnsi="Montserrat"/>
          <w:sz w:val="24"/>
        </w:rPr>
        <w:t xml:space="preserve">It misses the point. </w:t>
      </w:r>
    </w:p>
    <w:p w:rsidR="0008581E" w:rsidRPr="00B3633A" w:rsidRDefault="0008581E">
      <w:pPr>
        <w:pStyle w:val="0DraftNormal"/>
        <w:rPr>
          <w:rFonts w:ascii="Montserrat" w:hAnsi="Montserrat"/>
          <w:sz w:val="24"/>
        </w:rPr>
      </w:pPr>
    </w:p>
    <w:p w:rsidR="0008581E" w:rsidRPr="00B3633A" w:rsidRDefault="0008581E">
      <w:pPr>
        <w:pStyle w:val="0DraftNormal"/>
        <w:rPr>
          <w:rFonts w:ascii="Montserrat" w:hAnsi="Montserrat"/>
          <w:sz w:val="24"/>
        </w:rPr>
      </w:pPr>
      <w:r w:rsidRPr="00B3633A">
        <w:rPr>
          <w:rFonts w:ascii="Montserrat" w:hAnsi="Montserrat"/>
          <w:sz w:val="24"/>
        </w:rPr>
        <w:t xml:space="preserve">Have you ever read Castaneda? </w:t>
      </w:r>
    </w:p>
    <w:p w:rsidR="0008581E" w:rsidRPr="00B3633A" w:rsidRDefault="0008581E">
      <w:pPr>
        <w:pStyle w:val="0DraftNormal"/>
        <w:rPr>
          <w:rFonts w:ascii="Montserrat" w:hAnsi="Montserrat"/>
          <w:sz w:val="24"/>
        </w:rPr>
      </w:pPr>
    </w:p>
    <w:p w:rsidR="0008581E" w:rsidRPr="00B3633A" w:rsidRDefault="0008581E">
      <w:pPr>
        <w:pStyle w:val="0DraftNormal"/>
        <w:rPr>
          <w:rFonts w:ascii="Montserrat" w:hAnsi="Montserrat"/>
          <w:sz w:val="24"/>
        </w:rPr>
      </w:pPr>
      <w:r w:rsidRPr="00B3633A">
        <w:rPr>
          <w:rFonts w:ascii="Montserrat" w:hAnsi="Montserrat"/>
          <w:sz w:val="24"/>
        </w:rPr>
        <w:t xml:space="preserve">It helps to be able to refer to concepts that have been widely aired. </w:t>
      </w:r>
    </w:p>
    <w:p w:rsidR="0008581E" w:rsidRPr="00B3633A" w:rsidRDefault="0008581E">
      <w:pPr>
        <w:pStyle w:val="0DraftNormal"/>
        <w:rPr>
          <w:rFonts w:ascii="Montserrat" w:hAnsi="Montserrat"/>
          <w:sz w:val="24"/>
        </w:rPr>
      </w:pPr>
    </w:p>
    <w:p w:rsidR="0008581E" w:rsidRPr="00B3633A" w:rsidRDefault="0008581E">
      <w:pPr>
        <w:pStyle w:val="0DraftNormal"/>
        <w:rPr>
          <w:rFonts w:ascii="Montserrat" w:hAnsi="Montserrat"/>
          <w:sz w:val="24"/>
        </w:rPr>
      </w:pPr>
      <w:r w:rsidRPr="00B3633A">
        <w:rPr>
          <w:rFonts w:ascii="Montserrat" w:hAnsi="Montserrat"/>
          <w:sz w:val="24"/>
        </w:rPr>
        <w:t xml:space="preserve">I refer to the difference between looking and seeing as expressed by Don Juan. </w:t>
      </w:r>
    </w:p>
    <w:p w:rsidR="0008581E" w:rsidRPr="00B3633A" w:rsidRDefault="0008581E">
      <w:pPr>
        <w:pStyle w:val="0DraftNormal"/>
        <w:rPr>
          <w:rFonts w:ascii="Montserrat" w:hAnsi="Montserrat"/>
          <w:sz w:val="24"/>
        </w:rPr>
      </w:pPr>
    </w:p>
    <w:p w:rsidR="0008581E" w:rsidRPr="00B3633A" w:rsidRDefault="0008581E">
      <w:pPr>
        <w:pStyle w:val="0DraftNormal"/>
        <w:rPr>
          <w:rFonts w:ascii="Montserrat" w:hAnsi="Montserrat"/>
          <w:sz w:val="24"/>
        </w:rPr>
      </w:pPr>
      <w:r w:rsidRPr="00B3633A">
        <w:rPr>
          <w:rFonts w:ascii="Montserrat" w:hAnsi="Montserrat"/>
          <w:sz w:val="24"/>
        </w:rPr>
        <w:t xml:space="preserve">As such, the parallel is thinking versus doing. </w:t>
      </w:r>
    </w:p>
    <w:p w:rsidR="0008581E" w:rsidRPr="00B3633A" w:rsidRDefault="0008581E">
      <w:pPr>
        <w:pStyle w:val="0DraftNormal"/>
        <w:rPr>
          <w:rFonts w:ascii="Montserrat" w:hAnsi="Montserrat"/>
          <w:sz w:val="24"/>
        </w:rPr>
      </w:pPr>
    </w:p>
    <w:p w:rsidR="0008581E" w:rsidRPr="00B3633A" w:rsidRDefault="0008581E">
      <w:pPr>
        <w:pStyle w:val="0DraftNormal"/>
        <w:rPr>
          <w:rFonts w:ascii="Montserrat" w:hAnsi="Montserrat"/>
          <w:sz w:val="24"/>
        </w:rPr>
      </w:pPr>
      <w:r w:rsidRPr="00B3633A">
        <w:rPr>
          <w:rFonts w:ascii="Montserrat" w:hAnsi="Montserrat"/>
          <w:sz w:val="24"/>
        </w:rPr>
        <w:t xml:space="preserve">There is a form of thinking that is active. </w:t>
      </w:r>
    </w:p>
    <w:p w:rsidR="0008581E" w:rsidRPr="00B3633A" w:rsidRDefault="0008581E">
      <w:pPr>
        <w:pStyle w:val="0DraftNormal"/>
        <w:rPr>
          <w:rFonts w:ascii="Montserrat" w:hAnsi="Montserrat"/>
          <w:sz w:val="24"/>
        </w:rPr>
      </w:pPr>
    </w:p>
    <w:p w:rsidR="0008581E" w:rsidRPr="00B3633A" w:rsidRDefault="0008581E">
      <w:pPr>
        <w:pStyle w:val="0DraftNormal"/>
        <w:rPr>
          <w:rFonts w:ascii="Montserrat" w:hAnsi="Montserrat"/>
          <w:sz w:val="24"/>
        </w:rPr>
      </w:pPr>
      <w:r w:rsidRPr="00B3633A">
        <w:rPr>
          <w:rFonts w:ascii="Montserrat" w:hAnsi="Montserrat"/>
          <w:sz w:val="24"/>
        </w:rPr>
        <w:t xml:space="preserve">Beyond that it is just dissembling. </w:t>
      </w:r>
    </w:p>
    <w:p w:rsidR="0008581E" w:rsidRPr="00B3633A" w:rsidRDefault="0008581E">
      <w:pPr>
        <w:pStyle w:val="0DraftNormal"/>
        <w:rPr>
          <w:rFonts w:ascii="Montserrat" w:hAnsi="Montserrat"/>
          <w:sz w:val="24"/>
        </w:rPr>
      </w:pPr>
    </w:p>
    <w:p w:rsidR="0008581E" w:rsidRPr="00B3633A" w:rsidRDefault="0008581E">
      <w:pPr>
        <w:pStyle w:val="0DraftNormal"/>
        <w:rPr>
          <w:rFonts w:ascii="Montserrat" w:hAnsi="Montserrat"/>
          <w:sz w:val="24"/>
        </w:rPr>
      </w:pPr>
      <w:r w:rsidRPr="00B3633A">
        <w:rPr>
          <w:rFonts w:ascii="Montserrat" w:hAnsi="Montserrat"/>
          <w:sz w:val="24"/>
        </w:rPr>
        <w:t xml:space="preserve">When thinking is no longer the active path, then one must abandon thought and proceed to act. </w:t>
      </w:r>
    </w:p>
    <w:p w:rsidR="0008581E" w:rsidRPr="00B3633A" w:rsidRDefault="0008581E">
      <w:pPr>
        <w:pStyle w:val="0DraftNormal"/>
        <w:rPr>
          <w:rFonts w:ascii="Montserrat" w:hAnsi="Montserrat"/>
          <w:sz w:val="24"/>
        </w:rPr>
      </w:pPr>
    </w:p>
    <w:p w:rsidR="0008581E" w:rsidRPr="00B3633A" w:rsidRDefault="0008581E">
      <w:pPr>
        <w:pStyle w:val="0DraftNormal"/>
        <w:rPr>
          <w:rFonts w:ascii="Montserrat" w:hAnsi="Montserrat"/>
          <w:sz w:val="24"/>
        </w:rPr>
      </w:pPr>
      <w:r w:rsidRPr="00B3633A">
        <w:rPr>
          <w:rFonts w:ascii="Montserrat" w:hAnsi="Montserrat"/>
          <w:sz w:val="24"/>
        </w:rPr>
        <w:t xml:space="preserve">Thought like action should be succinct. </w:t>
      </w:r>
    </w:p>
    <w:p w:rsidR="0008581E" w:rsidRPr="00B3633A" w:rsidRDefault="0008581E">
      <w:pPr>
        <w:pStyle w:val="0DraftNormal"/>
        <w:rPr>
          <w:rFonts w:ascii="Montserrat" w:hAnsi="Montserrat"/>
          <w:sz w:val="24"/>
        </w:rPr>
      </w:pPr>
    </w:p>
    <w:p w:rsidR="0008581E" w:rsidRPr="00B3633A" w:rsidRDefault="0008581E">
      <w:pPr>
        <w:pStyle w:val="0DraftNormal"/>
        <w:rPr>
          <w:rFonts w:ascii="Montserrat" w:hAnsi="Montserrat"/>
          <w:sz w:val="24"/>
        </w:rPr>
      </w:pPr>
      <w:r w:rsidRPr="00B3633A">
        <w:rPr>
          <w:rFonts w:ascii="Montserrat" w:hAnsi="Montserrat"/>
          <w:sz w:val="24"/>
        </w:rPr>
        <w:t xml:space="preserve">Not redundant. </w:t>
      </w:r>
    </w:p>
    <w:p w:rsidR="0008581E" w:rsidRPr="00B3633A" w:rsidRDefault="0008581E">
      <w:pPr>
        <w:pStyle w:val="0DraftNormal"/>
        <w:rPr>
          <w:rFonts w:ascii="Montserrat" w:hAnsi="Montserrat"/>
          <w:sz w:val="24"/>
        </w:rPr>
      </w:pPr>
    </w:p>
    <w:p w:rsidR="0008581E" w:rsidRPr="00B3633A" w:rsidRDefault="0008581E">
      <w:pPr>
        <w:pStyle w:val="0DraftNormal"/>
        <w:rPr>
          <w:rFonts w:ascii="Montserrat" w:hAnsi="Montserrat"/>
          <w:sz w:val="24"/>
        </w:rPr>
      </w:pPr>
      <w:r w:rsidRPr="00B3633A">
        <w:rPr>
          <w:rFonts w:ascii="Montserrat" w:hAnsi="Montserrat"/>
          <w:sz w:val="24"/>
        </w:rPr>
        <w:t>If it becomes redundant, then the only recourse is not doing.</w:t>
      </w:r>
    </w:p>
    <w:p w:rsidR="0008581E" w:rsidRPr="00B3633A" w:rsidRDefault="0008581E">
      <w:pPr>
        <w:pStyle w:val="0DraftNormal"/>
        <w:rPr>
          <w:rFonts w:ascii="Montserrat" w:hAnsi="Montserrat"/>
          <w:sz w:val="24"/>
        </w:rPr>
      </w:pPr>
    </w:p>
    <w:p w:rsidR="0008581E" w:rsidRPr="00B3633A" w:rsidRDefault="0008581E">
      <w:pPr>
        <w:pStyle w:val="0DraftNormal"/>
        <w:rPr>
          <w:rFonts w:ascii="Montserrat" w:hAnsi="Montserrat"/>
          <w:sz w:val="24"/>
        </w:rPr>
      </w:pPr>
      <w:r w:rsidRPr="00B3633A">
        <w:rPr>
          <w:rFonts w:ascii="Montserrat" w:hAnsi="Montserrat"/>
          <w:sz w:val="24"/>
        </w:rPr>
        <w:t>And that was Don Juan's opinion?</w:t>
      </w:r>
    </w:p>
    <w:p w:rsidR="0008581E" w:rsidRPr="00B3633A" w:rsidRDefault="0008581E">
      <w:pPr>
        <w:pStyle w:val="0DraftNormal"/>
        <w:rPr>
          <w:rFonts w:ascii="Montserrat" w:hAnsi="Montserrat"/>
          <w:sz w:val="24"/>
        </w:rPr>
      </w:pPr>
    </w:p>
    <w:p w:rsidR="0008581E" w:rsidRPr="00B3633A" w:rsidRDefault="0008581E">
      <w:pPr>
        <w:pStyle w:val="0DraftNormal"/>
        <w:rPr>
          <w:rFonts w:ascii="Montserrat" w:hAnsi="Montserrat"/>
          <w:sz w:val="24"/>
        </w:rPr>
      </w:pPr>
      <w:r w:rsidRPr="00B3633A">
        <w:rPr>
          <w:rFonts w:ascii="Montserrat" w:hAnsi="Montserrat"/>
          <w:sz w:val="24"/>
        </w:rPr>
        <w:t xml:space="preserve">Who knows what his opinion was. </w:t>
      </w:r>
    </w:p>
    <w:p w:rsidR="0008581E" w:rsidRPr="00B3633A" w:rsidRDefault="0008581E">
      <w:pPr>
        <w:pStyle w:val="0DraftNormal"/>
        <w:rPr>
          <w:rFonts w:ascii="Montserrat" w:hAnsi="Montserrat"/>
          <w:sz w:val="24"/>
        </w:rPr>
      </w:pPr>
    </w:p>
    <w:p w:rsidR="0008581E" w:rsidRPr="00B3633A" w:rsidRDefault="0008581E">
      <w:pPr>
        <w:pStyle w:val="0DraftNormal"/>
        <w:rPr>
          <w:rFonts w:ascii="Montserrat" w:hAnsi="Montserrat"/>
          <w:sz w:val="24"/>
        </w:rPr>
      </w:pPr>
      <w:r w:rsidRPr="00B3633A">
        <w:rPr>
          <w:rFonts w:ascii="Montserrat" w:hAnsi="Montserrat"/>
          <w:sz w:val="24"/>
        </w:rPr>
        <w:t xml:space="preserve">Ideas expressed in books are cooked meat. </w:t>
      </w:r>
    </w:p>
    <w:p w:rsidR="0008581E" w:rsidRPr="00B3633A" w:rsidRDefault="0008581E">
      <w:pPr>
        <w:pStyle w:val="0DraftNormal"/>
        <w:rPr>
          <w:rFonts w:ascii="Montserrat" w:hAnsi="Montserrat"/>
          <w:sz w:val="24"/>
        </w:rPr>
      </w:pPr>
    </w:p>
    <w:p w:rsidR="0008581E" w:rsidRPr="00B3633A" w:rsidRDefault="0008581E">
      <w:pPr>
        <w:pStyle w:val="0DraftNormal"/>
        <w:rPr>
          <w:rFonts w:ascii="Montserrat" w:hAnsi="Montserrat"/>
          <w:sz w:val="24"/>
        </w:rPr>
      </w:pPr>
      <w:r w:rsidRPr="00B3633A">
        <w:rPr>
          <w:rFonts w:ascii="Montserrat" w:hAnsi="Montserrat"/>
          <w:sz w:val="24"/>
        </w:rPr>
        <w:t xml:space="preserve">You have to chew it up, swallow it and digest it to bring it back to life. </w:t>
      </w:r>
    </w:p>
    <w:p w:rsidR="0008581E" w:rsidRPr="00B3633A" w:rsidRDefault="0008581E">
      <w:pPr>
        <w:pStyle w:val="0DraftNormal"/>
        <w:rPr>
          <w:rFonts w:ascii="Montserrat" w:hAnsi="Montserrat"/>
          <w:sz w:val="24"/>
        </w:rPr>
      </w:pPr>
    </w:p>
    <w:p w:rsidR="0008581E" w:rsidRPr="00B3633A" w:rsidRDefault="0008581E">
      <w:pPr>
        <w:pStyle w:val="0DraftNormal"/>
        <w:rPr>
          <w:rFonts w:ascii="Montserrat" w:hAnsi="Montserrat"/>
          <w:sz w:val="24"/>
        </w:rPr>
      </w:pPr>
      <w:r w:rsidRPr="00B3633A">
        <w:rPr>
          <w:rFonts w:ascii="Montserrat" w:hAnsi="Montserrat"/>
          <w:sz w:val="24"/>
        </w:rPr>
        <w:t xml:space="preserve">You have to make it a part of yourself. </w:t>
      </w:r>
    </w:p>
    <w:p w:rsidR="0008581E" w:rsidRPr="00B3633A" w:rsidRDefault="0008581E">
      <w:pPr>
        <w:pStyle w:val="0DraftNormal"/>
        <w:rPr>
          <w:rFonts w:ascii="Montserrat" w:hAnsi="Montserrat"/>
          <w:sz w:val="24"/>
        </w:rPr>
      </w:pPr>
    </w:p>
    <w:p w:rsidR="0008581E" w:rsidRPr="00B3633A" w:rsidRDefault="0008581E">
      <w:pPr>
        <w:pStyle w:val="0DraftNormal"/>
        <w:rPr>
          <w:rFonts w:ascii="Montserrat" w:hAnsi="Montserrat"/>
          <w:sz w:val="24"/>
        </w:rPr>
      </w:pPr>
      <w:r w:rsidRPr="00B3633A">
        <w:rPr>
          <w:rFonts w:ascii="Montserrat" w:hAnsi="Montserrat"/>
          <w:sz w:val="24"/>
        </w:rPr>
        <w:t xml:space="preserve">I can only say that, now, this is the way I understand it. </w:t>
      </w:r>
    </w:p>
    <w:p w:rsidR="0008581E" w:rsidRPr="00B3633A" w:rsidRDefault="0008581E">
      <w:pPr>
        <w:pStyle w:val="0DraftNormal"/>
        <w:rPr>
          <w:rFonts w:ascii="Montserrat" w:hAnsi="Montserrat"/>
          <w:sz w:val="24"/>
        </w:rPr>
      </w:pPr>
    </w:p>
    <w:p w:rsidR="0008581E" w:rsidRPr="00B3633A" w:rsidRDefault="0008581E">
      <w:pPr>
        <w:pStyle w:val="0DraftNormal"/>
        <w:rPr>
          <w:rFonts w:ascii="Montserrat" w:hAnsi="Montserrat"/>
          <w:sz w:val="24"/>
        </w:rPr>
      </w:pPr>
      <w:r w:rsidRPr="00B3633A">
        <w:rPr>
          <w:rFonts w:ascii="Montserrat" w:hAnsi="Montserrat"/>
          <w:sz w:val="24"/>
        </w:rPr>
        <w:t xml:space="preserve">If your action is thought, then think. </w:t>
      </w:r>
    </w:p>
    <w:p w:rsidR="0008581E" w:rsidRPr="00B3633A" w:rsidRDefault="0008581E">
      <w:pPr>
        <w:pStyle w:val="0DraftNormal"/>
        <w:rPr>
          <w:rFonts w:ascii="Montserrat" w:hAnsi="Montserrat"/>
          <w:sz w:val="24"/>
        </w:rPr>
      </w:pPr>
    </w:p>
    <w:p w:rsidR="0008581E" w:rsidRPr="00B3633A" w:rsidRDefault="0008581E">
      <w:pPr>
        <w:pStyle w:val="0DraftNormal"/>
        <w:rPr>
          <w:rFonts w:ascii="Montserrat" w:hAnsi="Montserrat"/>
          <w:sz w:val="24"/>
        </w:rPr>
      </w:pPr>
      <w:r w:rsidRPr="00B3633A">
        <w:rPr>
          <w:rFonts w:ascii="Montserrat" w:hAnsi="Montserrat"/>
          <w:sz w:val="24"/>
        </w:rPr>
        <w:t xml:space="preserve">If your action is intuition, then see. </w:t>
      </w:r>
    </w:p>
    <w:p w:rsidR="0008581E" w:rsidRPr="00B3633A" w:rsidRDefault="0008581E">
      <w:pPr>
        <w:pStyle w:val="0DraftNormal"/>
        <w:rPr>
          <w:rFonts w:ascii="Montserrat" w:hAnsi="Montserrat"/>
          <w:sz w:val="24"/>
        </w:rPr>
      </w:pPr>
    </w:p>
    <w:p w:rsidR="0008581E" w:rsidRPr="00B3633A" w:rsidRDefault="0008581E">
      <w:pPr>
        <w:pStyle w:val="0DraftNormal"/>
        <w:rPr>
          <w:rFonts w:ascii="Montserrat" w:hAnsi="Montserrat"/>
          <w:sz w:val="24"/>
        </w:rPr>
      </w:pPr>
      <w:r w:rsidRPr="00B3633A">
        <w:rPr>
          <w:rFonts w:ascii="Montserrat" w:hAnsi="Montserrat"/>
          <w:sz w:val="24"/>
        </w:rPr>
        <w:t xml:space="preserve">If your action is motion, then move. </w:t>
      </w:r>
    </w:p>
    <w:p w:rsidR="0008581E" w:rsidRPr="00B3633A" w:rsidRDefault="0008581E">
      <w:pPr>
        <w:pStyle w:val="0DraftNormal"/>
        <w:rPr>
          <w:rFonts w:ascii="Montserrat" w:hAnsi="Montserrat"/>
          <w:sz w:val="24"/>
        </w:rPr>
      </w:pPr>
    </w:p>
    <w:p w:rsidR="0008581E" w:rsidRPr="00B3633A" w:rsidRDefault="0008581E">
      <w:pPr>
        <w:pStyle w:val="0DraftNormal"/>
        <w:rPr>
          <w:rFonts w:ascii="Montserrat" w:hAnsi="Montserrat"/>
          <w:sz w:val="24"/>
        </w:rPr>
      </w:pPr>
      <w:r w:rsidRPr="00B3633A">
        <w:rPr>
          <w:rFonts w:ascii="Montserrat" w:hAnsi="Montserrat"/>
          <w:sz w:val="24"/>
        </w:rPr>
        <w:t xml:space="preserve">If your action is reaction, then do anything else the instant it begins to repeat. </w:t>
      </w:r>
    </w:p>
    <w:p w:rsidR="0008581E" w:rsidRPr="00B3633A" w:rsidRDefault="0008581E">
      <w:pPr>
        <w:pStyle w:val="0DraftNormal"/>
        <w:rPr>
          <w:rFonts w:ascii="Montserrat" w:hAnsi="Montserrat"/>
          <w:sz w:val="24"/>
        </w:rPr>
      </w:pPr>
    </w:p>
    <w:p w:rsidR="0008581E" w:rsidRPr="00B3633A" w:rsidRDefault="0008581E">
      <w:pPr>
        <w:pStyle w:val="0DraftNormal"/>
        <w:rPr>
          <w:rFonts w:ascii="Montserrat" w:hAnsi="Montserrat"/>
          <w:sz w:val="24"/>
        </w:rPr>
      </w:pPr>
      <w:r w:rsidRPr="00B3633A">
        <w:rPr>
          <w:rFonts w:ascii="Montserrat" w:hAnsi="Montserrat"/>
          <w:sz w:val="24"/>
        </w:rPr>
        <w:t xml:space="preserve">What that means is the only acceptable cause for repetitious action is if each act is as deliberate and involved as any other true action. </w:t>
      </w:r>
    </w:p>
    <w:p w:rsidR="0008581E" w:rsidRPr="00B3633A" w:rsidRDefault="0008581E">
      <w:pPr>
        <w:pStyle w:val="0DraftNormal"/>
        <w:rPr>
          <w:rFonts w:ascii="Montserrat" w:hAnsi="Montserrat"/>
          <w:sz w:val="24"/>
        </w:rPr>
      </w:pPr>
    </w:p>
    <w:p w:rsidR="0008581E" w:rsidRPr="00B3633A" w:rsidRDefault="0008581E">
      <w:pPr>
        <w:pStyle w:val="0DraftNormal"/>
        <w:rPr>
          <w:rFonts w:ascii="Montserrat" w:hAnsi="Montserrat"/>
          <w:sz w:val="24"/>
        </w:rPr>
      </w:pPr>
      <w:r w:rsidRPr="00B3633A">
        <w:rPr>
          <w:rFonts w:ascii="Montserrat" w:hAnsi="Montserrat"/>
          <w:sz w:val="24"/>
        </w:rPr>
        <w:t xml:space="preserve">Otherwise it is just a habit—another chain around your neck. </w:t>
      </w:r>
    </w:p>
    <w:p w:rsidR="0008581E" w:rsidRPr="00B3633A" w:rsidRDefault="0008581E">
      <w:pPr>
        <w:pStyle w:val="0DraftNormal"/>
        <w:rPr>
          <w:rFonts w:ascii="Montserrat" w:hAnsi="Montserrat"/>
          <w:sz w:val="24"/>
        </w:rPr>
      </w:pPr>
    </w:p>
    <w:p w:rsidR="0008581E" w:rsidRPr="00B3633A" w:rsidRDefault="0008581E">
      <w:pPr>
        <w:pStyle w:val="0DraftNormal"/>
        <w:rPr>
          <w:rFonts w:ascii="Montserrat" w:hAnsi="Montserrat"/>
          <w:sz w:val="24"/>
        </w:rPr>
      </w:pPr>
      <w:r w:rsidRPr="00B3633A">
        <w:rPr>
          <w:rFonts w:ascii="Montserrat" w:hAnsi="Montserrat"/>
          <w:sz w:val="24"/>
        </w:rPr>
        <w:t xml:space="preserve">Also important, if your action is motion, do not think. </w:t>
      </w:r>
    </w:p>
    <w:p w:rsidR="0008581E" w:rsidRPr="00B3633A" w:rsidRDefault="0008581E">
      <w:pPr>
        <w:pStyle w:val="0DraftNormal"/>
        <w:rPr>
          <w:rFonts w:ascii="Montserrat" w:hAnsi="Montserrat"/>
          <w:sz w:val="24"/>
        </w:rPr>
      </w:pPr>
    </w:p>
    <w:p w:rsidR="0008581E" w:rsidRPr="00B3633A" w:rsidRDefault="0008581E">
      <w:pPr>
        <w:pStyle w:val="0DraftNormal"/>
        <w:rPr>
          <w:rFonts w:ascii="Montserrat" w:hAnsi="Montserrat"/>
          <w:sz w:val="24"/>
        </w:rPr>
      </w:pPr>
      <w:r w:rsidRPr="00B3633A">
        <w:rPr>
          <w:rFonts w:ascii="Montserrat" w:hAnsi="Montserrat"/>
          <w:sz w:val="24"/>
        </w:rPr>
        <w:t>If your action is not doing, then let go until its done.</w:t>
      </w:r>
    </w:p>
    <w:p w:rsidR="0008581E" w:rsidRPr="00B3633A" w:rsidRDefault="0008581E">
      <w:pPr>
        <w:pStyle w:val="0DraftNormal"/>
        <w:rPr>
          <w:rFonts w:ascii="Montserrat" w:hAnsi="Montserrat"/>
          <w:sz w:val="24"/>
        </w:rPr>
      </w:pPr>
    </w:p>
    <w:p w:rsidR="0008581E" w:rsidRPr="00B3633A" w:rsidRDefault="0008581E">
      <w:pPr>
        <w:pStyle w:val="0DraftNormal"/>
        <w:rPr>
          <w:rFonts w:ascii="Montserrat" w:hAnsi="Montserrat"/>
          <w:sz w:val="24"/>
        </w:rPr>
      </w:pPr>
      <w:r w:rsidRPr="00B3633A">
        <w:rPr>
          <w:rFonts w:ascii="Montserrat" w:hAnsi="Montserrat"/>
          <w:sz w:val="24"/>
        </w:rPr>
        <w:t xml:space="preserve">Well, I admire Carlos, but it is a shame that he didn't understand what he was learning for most of his apprenticeship. </w:t>
      </w:r>
    </w:p>
    <w:p w:rsidR="0008581E" w:rsidRPr="00B3633A" w:rsidRDefault="0008581E">
      <w:pPr>
        <w:pStyle w:val="0DraftNormal"/>
        <w:rPr>
          <w:rFonts w:ascii="Montserrat" w:hAnsi="Montserrat"/>
          <w:sz w:val="24"/>
        </w:rPr>
      </w:pPr>
    </w:p>
    <w:p w:rsidR="0008581E" w:rsidRPr="00B3633A" w:rsidRDefault="0008581E">
      <w:pPr>
        <w:pStyle w:val="0DraftNormal"/>
        <w:rPr>
          <w:rFonts w:ascii="Montserrat" w:hAnsi="Montserrat"/>
          <w:sz w:val="24"/>
        </w:rPr>
      </w:pPr>
      <w:r w:rsidRPr="00B3633A">
        <w:rPr>
          <w:rFonts w:ascii="Montserrat" w:hAnsi="Montserrat"/>
          <w:sz w:val="24"/>
        </w:rPr>
        <w:t>And, either he developed unprec(Paradox)ted humility, or else I should think that most of the time he spent writing, he still didn't really get it.</w:t>
      </w:r>
    </w:p>
    <w:p w:rsidR="0008581E" w:rsidRPr="00B3633A" w:rsidRDefault="0008581E">
      <w:pPr>
        <w:pStyle w:val="0DraftNormal"/>
        <w:rPr>
          <w:rFonts w:ascii="Montserrat" w:hAnsi="Montserrat"/>
          <w:sz w:val="24"/>
        </w:rPr>
      </w:pPr>
    </w:p>
    <w:p w:rsidR="0008581E" w:rsidRPr="00B3633A" w:rsidRDefault="0008581E">
      <w:pPr>
        <w:pStyle w:val="0DraftNormal"/>
        <w:rPr>
          <w:rFonts w:ascii="Montserrat" w:hAnsi="Montserrat"/>
          <w:sz w:val="24"/>
        </w:rPr>
      </w:pPr>
      <w:r w:rsidRPr="00B3633A">
        <w:rPr>
          <w:rFonts w:ascii="Montserrat" w:hAnsi="Montserrat"/>
          <w:sz w:val="24"/>
        </w:rPr>
        <w:t xml:space="preserve">Av, the problem any being on the path to transcendence has is the matter of language. </w:t>
      </w:r>
    </w:p>
    <w:p w:rsidR="0008581E" w:rsidRPr="00B3633A" w:rsidRDefault="0008581E">
      <w:pPr>
        <w:pStyle w:val="0DraftNormal"/>
        <w:rPr>
          <w:rFonts w:ascii="Montserrat" w:hAnsi="Montserrat"/>
          <w:sz w:val="24"/>
        </w:rPr>
      </w:pPr>
    </w:p>
    <w:p w:rsidR="0008581E" w:rsidRPr="00B3633A" w:rsidRDefault="0008581E">
      <w:pPr>
        <w:pStyle w:val="0DraftNormal"/>
        <w:rPr>
          <w:rFonts w:ascii="Montserrat" w:hAnsi="Montserrat"/>
          <w:sz w:val="24"/>
        </w:rPr>
      </w:pPr>
      <w:r w:rsidRPr="00B3633A">
        <w:rPr>
          <w:rFonts w:ascii="Montserrat" w:hAnsi="Montserrat"/>
          <w:sz w:val="24"/>
        </w:rPr>
        <w:t xml:space="preserve">The only suitable language is intuition, which is beyond the capacities of any skeptic. </w:t>
      </w:r>
    </w:p>
    <w:p w:rsidR="0008581E" w:rsidRPr="00B3633A" w:rsidRDefault="0008581E">
      <w:pPr>
        <w:pStyle w:val="0DraftNormal"/>
        <w:rPr>
          <w:rFonts w:ascii="Montserrat" w:hAnsi="Montserrat"/>
          <w:sz w:val="24"/>
        </w:rPr>
      </w:pPr>
    </w:p>
    <w:p w:rsidR="0008581E" w:rsidRPr="00B3633A" w:rsidRDefault="0008581E">
      <w:pPr>
        <w:pStyle w:val="0DraftNormal"/>
        <w:rPr>
          <w:rFonts w:ascii="Montserrat" w:hAnsi="Montserrat"/>
          <w:sz w:val="24"/>
        </w:rPr>
      </w:pPr>
      <w:r w:rsidRPr="00B3633A">
        <w:rPr>
          <w:rFonts w:ascii="Montserrat" w:hAnsi="Montserrat"/>
          <w:sz w:val="24"/>
        </w:rPr>
        <w:t xml:space="preserve">Therefore, any `initiate' will end up speaking in abstracts. </w:t>
      </w:r>
    </w:p>
    <w:p w:rsidR="0008581E" w:rsidRPr="00B3633A" w:rsidRDefault="0008581E">
      <w:pPr>
        <w:pStyle w:val="0DraftNormal"/>
        <w:rPr>
          <w:rFonts w:ascii="Montserrat" w:hAnsi="Montserrat"/>
          <w:sz w:val="24"/>
        </w:rPr>
      </w:pPr>
    </w:p>
    <w:p w:rsidR="0008581E" w:rsidRPr="00B3633A" w:rsidRDefault="0008581E">
      <w:pPr>
        <w:pStyle w:val="0DraftNormal"/>
        <w:rPr>
          <w:rFonts w:ascii="Montserrat" w:hAnsi="Montserrat"/>
          <w:sz w:val="24"/>
        </w:rPr>
      </w:pPr>
      <w:r w:rsidRPr="00B3633A">
        <w:rPr>
          <w:rFonts w:ascii="Montserrat" w:hAnsi="Montserrat"/>
          <w:sz w:val="24"/>
        </w:rPr>
        <w:t xml:space="preserve">Thus encouraging any number of disparaging input from skeptics. </w:t>
      </w:r>
    </w:p>
    <w:p w:rsidR="0008581E" w:rsidRPr="00B3633A" w:rsidRDefault="0008581E">
      <w:pPr>
        <w:pStyle w:val="0DraftNormal"/>
        <w:rPr>
          <w:rFonts w:ascii="Montserrat" w:hAnsi="Montserrat"/>
          <w:sz w:val="24"/>
        </w:rPr>
      </w:pPr>
    </w:p>
    <w:p w:rsidR="0008581E" w:rsidRPr="00B3633A" w:rsidRDefault="0008581E">
      <w:pPr>
        <w:pStyle w:val="0DraftNormal"/>
        <w:rPr>
          <w:rFonts w:ascii="Montserrat" w:hAnsi="Montserrat"/>
          <w:sz w:val="24"/>
        </w:rPr>
      </w:pPr>
      <w:r w:rsidRPr="00B3633A">
        <w:rPr>
          <w:rFonts w:ascii="Montserrat" w:hAnsi="Montserrat"/>
          <w:sz w:val="24"/>
        </w:rPr>
        <w:t xml:space="preserve"> I use words in my own way and for my own benefit, so, from the beginning all that I write is unfriendly to skepticism. </w:t>
      </w:r>
    </w:p>
    <w:p w:rsidR="0008581E" w:rsidRPr="00B3633A" w:rsidRDefault="0008581E">
      <w:pPr>
        <w:pStyle w:val="0DraftNormal"/>
        <w:rPr>
          <w:rFonts w:ascii="Montserrat" w:hAnsi="Montserrat"/>
          <w:sz w:val="24"/>
        </w:rPr>
      </w:pPr>
    </w:p>
    <w:p w:rsidR="0008581E" w:rsidRPr="00B3633A" w:rsidRDefault="0008581E">
      <w:pPr>
        <w:pStyle w:val="0DraftNormal"/>
        <w:rPr>
          <w:rFonts w:ascii="Montserrat" w:hAnsi="Montserrat"/>
          <w:sz w:val="24"/>
        </w:rPr>
      </w:pPr>
      <w:r w:rsidRPr="00B3633A">
        <w:rPr>
          <w:rFonts w:ascii="Montserrat" w:hAnsi="Montserrat"/>
          <w:sz w:val="24"/>
        </w:rPr>
        <w:t xml:space="preserve">If you care enough to get into it with me, try to have enough of an open mind to find out what I mean with the words I use. </w:t>
      </w:r>
    </w:p>
    <w:p w:rsidR="0008581E" w:rsidRPr="00B3633A" w:rsidRDefault="0008581E">
      <w:pPr>
        <w:pStyle w:val="0DraftNormal"/>
        <w:rPr>
          <w:rFonts w:ascii="Montserrat" w:hAnsi="Montserrat"/>
          <w:sz w:val="24"/>
        </w:rPr>
      </w:pPr>
    </w:p>
    <w:p w:rsidR="0008581E" w:rsidRPr="00B3633A" w:rsidRDefault="0008581E">
      <w:pPr>
        <w:pStyle w:val="0DraftNormal"/>
        <w:rPr>
          <w:rFonts w:ascii="Montserrat" w:hAnsi="Montserrat"/>
          <w:sz w:val="24"/>
        </w:rPr>
      </w:pPr>
      <w:r w:rsidRPr="00B3633A">
        <w:rPr>
          <w:rFonts w:ascii="Montserrat" w:hAnsi="Montserrat"/>
          <w:sz w:val="24"/>
        </w:rPr>
        <w:t>Assume nothing.</w:t>
      </w:r>
    </w:p>
    <w:p w:rsidR="0008581E" w:rsidRPr="00B3633A" w:rsidRDefault="0008581E">
      <w:pPr>
        <w:pStyle w:val="0DraftNormal"/>
        <w:rPr>
          <w:rFonts w:ascii="Montserrat" w:hAnsi="Montserrat"/>
          <w:sz w:val="24"/>
        </w:rPr>
      </w:pPr>
    </w:p>
    <w:p w:rsidR="0008581E" w:rsidRPr="00B3633A" w:rsidRDefault="0008581E">
      <w:pPr>
        <w:pStyle w:val="0DraftNormal"/>
        <w:rPr>
          <w:rFonts w:ascii="Montserrat" w:hAnsi="Montserrat"/>
          <w:sz w:val="24"/>
        </w:rPr>
      </w:pPr>
      <w:r w:rsidRPr="00B3633A">
        <w:rPr>
          <w:rFonts w:ascii="Montserrat" w:hAnsi="Montserrat"/>
          <w:sz w:val="24"/>
        </w:rPr>
        <w:t>`To enact an intent inclusion, the veil of possibilities must be pierced, as must the void of doubt.</w:t>
      </w:r>
    </w:p>
    <w:p w:rsidR="0008581E" w:rsidRPr="00B3633A" w:rsidRDefault="0008581E">
      <w:pPr>
        <w:pStyle w:val="0DraftNormal"/>
        <w:rPr>
          <w:rFonts w:ascii="Montserrat" w:hAnsi="Montserrat"/>
          <w:sz w:val="24"/>
        </w:rPr>
      </w:pPr>
    </w:p>
    <w:p w:rsidR="0008581E" w:rsidRPr="00B3633A" w:rsidRDefault="0008581E">
      <w:pPr>
        <w:pStyle w:val="0DraftNormal"/>
        <w:rPr>
          <w:rFonts w:ascii="Montserrat" w:hAnsi="Montserrat"/>
          <w:sz w:val="24"/>
        </w:rPr>
      </w:pPr>
      <w:r w:rsidRPr="00B3633A">
        <w:rPr>
          <w:rFonts w:ascii="Montserrat" w:hAnsi="Montserrat"/>
          <w:sz w:val="24"/>
        </w:rPr>
        <w:t xml:space="preserve">The cycle of things is such that anything can be made manifest—if it can be driven by intent through the fold of inclusion. </w:t>
      </w:r>
    </w:p>
    <w:p w:rsidR="0008581E" w:rsidRPr="00B3633A" w:rsidRDefault="0008581E">
      <w:pPr>
        <w:pStyle w:val="0DraftNormal"/>
        <w:rPr>
          <w:rFonts w:ascii="Montserrat" w:hAnsi="Montserrat"/>
          <w:sz w:val="24"/>
        </w:rPr>
      </w:pPr>
    </w:p>
    <w:p w:rsidR="0008581E" w:rsidRPr="00B3633A" w:rsidRDefault="0008581E">
      <w:pPr>
        <w:pStyle w:val="0DraftNormal"/>
        <w:rPr>
          <w:rFonts w:ascii="Montserrat" w:hAnsi="Montserrat"/>
          <w:sz w:val="24"/>
        </w:rPr>
      </w:pPr>
      <w:r w:rsidRPr="00B3633A">
        <w:rPr>
          <w:rFonts w:ascii="Montserrat" w:hAnsi="Montserrat"/>
          <w:sz w:val="24"/>
        </w:rPr>
        <w:t xml:space="preserve">Folded into the sphere of perception, it slips beyond all doubt into certain structure. </w:t>
      </w:r>
    </w:p>
    <w:p w:rsidR="0008581E" w:rsidRPr="00B3633A" w:rsidRDefault="0008581E">
      <w:pPr>
        <w:pStyle w:val="0DraftNormal"/>
        <w:rPr>
          <w:rFonts w:ascii="Montserrat" w:hAnsi="Montserrat"/>
          <w:sz w:val="24"/>
        </w:rPr>
      </w:pPr>
    </w:p>
    <w:p w:rsidR="0008581E" w:rsidRPr="00B3633A" w:rsidRDefault="0008581E">
      <w:pPr>
        <w:pStyle w:val="0DraftNormal"/>
        <w:rPr>
          <w:rFonts w:ascii="Montserrat" w:hAnsi="Montserrat"/>
          <w:sz w:val="24"/>
        </w:rPr>
      </w:pPr>
      <w:r w:rsidRPr="00B3633A">
        <w:rPr>
          <w:rFonts w:ascii="Montserrat" w:hAnsi="Montserrat"/>
          <w:sz w:val="24"/>
        </w:rPr>
        <w:t xml:space="preserve">The action of awareness structured through interpretation of perceptions is simultaneous and synchronized by the action of intent implemented through articulation of associations. </w:t>
      </w:r>
    </w:p>
    <w:p w:rsidR="0008581E" w:rsidRPr="00B3633A" w:rsidRDefault="0008581E">
      <w:pPr>
        <w:pStyle w:val="0DraftNormal"/>
        <w:rPr>
          <w:rFonts w:ascii="Montserrat" w:hAnsi="Montserrat"/>
          <w:sz w:val="24"/>
        </w:rPr>
      </w:pPr>
    </w:p>
    <w:p w:rsidR="0008581E" w:rsidRPr="00B3633A" w:rsidRDefault="0008581E">
      <w:pPr>
        <w:pStyle w:val="0DraftNormal"/>
        <w:rPr>
          <w:rFonts w:ascii="Montserrat" w:hAnsi="Montserrat"/>
          <w:sz w:val="24"/>
        </w:rPr>
      </w:pPr>
      <w:r w:rsidRPr="00B3633A">
        <w:rPr>
          <w:rFonts w:ascii="Montserrat" w:hAnsi="Montserrat"/>
          <w:sz w:val="24"/>
        </w:rPr>
        <w:t xml:space="preserve">Inclusion is instantaneous. </w:t>
      </w:r>
    </w:p>
    <w:p w:rsidR="0008581E" w:rsidRPr="00B3633A" w:rsidRDefault="0008581E">
      <w:pPr>
        <w:pStyle w:val="0DraftNormal"/>
        <w:rPr>
          <w:rFonts w:ascii="Montserrat" w:hAnsi="Montserrat"/>
          <w:sz w:val="24"/>
        </w:rPr>
      </w:pPr>
    </w:p>
    <w:p w:rsidR="0008581E" w:rsidRPr="00B3633A" w:rsidRDefault="0008581E">
      <w:pPr>
        <w:pStyle w:val="0DraftNormal"/>
        <w:rPr>
          <w:rFonts w:ascii="Montserrat" w:hAnsi="Montserrat"/>
          <w:sz w:val="24"/>
        </w:rPr>
      </w:pPr>
      <w:r w:rsidRPr="00B3633A">
        <w:rPr>
          <w:rFonts w:ascii="Montserrat" w:hAnsi="Montserrat"/>
          <w:sz w:val="24"/>
        </w:rPr>
        <w:t xml:space="preserve">As is intent. </w:t>
      </w:r>
    </w:p>
    <w:p w:rsidR="0008581E" w:rsidRPr="00B3633A" w:rsidRDefault="0008581E">
      <w:pPr>
        <w:pStyle w:val="0DraftNormal"/>
        <w:rPr>
          <w:rFonts w:ascii="Montserrat" w:hAnsi="Montserrat"/>
          <w:sz w:val="24"/>
        </w:rPr>
      </w:pPr>
    </w:p>
    <w:p w:rsidR="0008581E" w:rsidRPr="00B3633A" w:rsidRDefault="0008581E">
      <w:pPr>
        <w:pStyle w:val="0DraftNormal"/>
        <w:rPr>
          <w:rFonts w:ascii="Montserrat" w:hAnsi="Montserrat"/>
          <w:sz w:val="24"/>
        </w:rPr>
      </w:pPr>
      <w:r w:rsidRPr="00B3633A">
        <w:rPr>
          <w:rFonts w:ascii="Montserrat" w:hAnsi="Montserrat"/>
          <w:sz w:val="24"/>
        </w:rPr>
        <w:t xml:space="preserve">Focus, on the other hand, is often elusive and drawn out. </w:t>
      </w:r>
    </w:p>
    <w:p w:rsidR="0008581E" w:rsidRPr="00B3633A" w:rsidRDefault="0008581E">
      <w:pPr>
        <w:pStyle w:val="0DraftNormal"/>
        <w:rPr>
          <w:rFonts w:ascii="Montserrat" w:hAnsi="Montserrat"/>
          <w:sz w:val="24"/>
        </w:rPr>
      </w:pPr>
    </w:p>
    <w:p w:rsidR="0008581E" w:rsidRPr="00B3633A" w:rsidRDefault="0008581E">
      <w:pPr>
        <w:pStyle w:val="0DraftNormal"/>
        <w:rPr>
          <w:rFonts w:ascii="Montserrat" w:hAnsi="Montserrat"/>
          <w:sz w:val="24"/>
        </w:rPr>
      </w:pPr>
      <w:r w:rsidRPr="00B3633A">
        <w:rPr>
          <w:rFonts w:ascii="Montserrat" w:hAnsi="Montserrat"/>
          <w:sz w:val="24"/>
        </w:rPr>
        <w:t xml:space="preserve">Intent awaits engagement at the perfect moment of focus. </w:t>
      </w:r>
    </w:p>
    <w:p w:rsidR="0008581E" w:rsidRPr="00B3633A" w:rsidRDefault="0008581E">
      <w:pPr>
        <w:pStyle w:val="0DraftNormal"/>
        <w:rPr>
          <w:rFonts w:ascii="Montserrat" w:hAnsi="Montserrat"/>
          <w:sz w:val="24"/>
        </w:rPr>
      </w:pPr>
    </w:p>
    <w:p w:rsidR="0008581E" w:rsidRPr="00B3633A" w:rsidRDefault="0008581E">
      <w:pPr>
        <w:pStyle w:val="0DraftNormal"/>
        <w:rPr>
          <w:rFonts w:ascii="Montserrat" w:hAnsi="Montserrat"/>
          <w:sz w:val="24"/>
        </w:rPr>
      </w:pPr>
      <w:r w:rsidRPr="00B3633A">
        <w:rPr>
          <w:rFonts w:ascii="Montserrat" w:hAnsi="Montserrat"/>
          <w:sz w:val="24"/>
        </w:rPr>
        <w:t xml:space="preserve">If you have difficulty with intent, then what you really have is difficulty getting in gear.' </w:t>
      </w:r>
    </w:p>
    <w:p w:rsidR="0008581E" w:rsidRPr="00B3633A" w:rsidRDefault="0008581E">
      <w:pPr>
        <w:pStyle w:val="0DraftNormal"/>
        <w:rPr>
          <w:rFonts w:ascii="Montserrat" w:hAnsi="Montserrat"/>
          <w:sz w:val="24"/>
        </w:rPr>
      </w:pPr>
    </w:p>
    <w:p w:rsidR="0008581E" w:rsidRPr="00B3633A" w:rsidRDefault="0008581E">
      <w:pPr>
        <w:pStyle w:val="0DraftNormal"/>
        <w:rPr>
          <w:rFonts w:ascii="Montserrat" w:hAnsi="Montserrat"/>
          <w:sz w:val="24"/>
        </w:rPr>
      </w:pPr>
      <w:r w:rsidRPr="00B3633A">
        <w:rPr>
          <w:rFonts w:ascii="Montserrat" w:hAnsi="Montserrat"/>
          <w:sz w:val="24"/>
        </w:rPr>
        <w:t>See what I mean?</w:t>
      </w:r>
    </w:p>
    <w:p w:rsidR="0008581E" w:rsidRPr="00B3633A" w:rsidRDefault="0008581E">
      <w:pPr>
        <w:pStyle w:val="0DraftNormal"/>
        <w:rPr>
          <w:rFonts w:ascii="Montserrat" w:hAnsi="Montserrat"/>
          <w:sz w:val="24"/>
        </w:rPr>
      </w:pPr>
    </w:p>
    <w:p w:rsidR="0008581E" w:rsidRPr="00B3633A" w:rsidRDefault="0008581E">
      <w:pPr>
        <w:pStyle w:val="0DraftNormal"/>
        <w:rPr>
          <w:rFonts w:ascii="Montserrat" w:hAnsi="Montserrat"/>
          <w:sz w:val="24"/>
        </w:rPr>
      </w:pPr>
      <w:r w:rsidRPr="00B3633A">
        <w:rPr>
          <w:rFonts w:ascii="Montserrat" w:hAnsi="Montserrat"/>
          <w:sz w:val="24"/>
        </w:rPr>
        <w:t xml:space="preserve">That was pretty thick. </w:t>
      </w:r>
    </w:p>
    <w:p w:rsidR="0008581E" w:rsidRPr="00B3633A" w:rsidRDefault="0008581E">
      <w:pPr>
        <w:pStyle w:val="0DraftNormal"/>
        <w:rPr>
          <w:rFonts w:ascii="Montserrat" w:hAnsi="Montserrat"/>
          <w:sz w:val="24"/>
        </w:rPr>
      </w:pPr>
    </w:p>
    <w:p w:rsidR="0008581E" w:rsidRPr="00B3633A" w:rsidRDefault="0008581E">
      <w:pPr>
        <w:pStyle w:val="0DraftNormal"/>
        <w:rPr>
          <w:rFonts w:ascii="Montserrat" w:hAnsi="Montserrat"/>
          <w:sz w:val="24"/>
        </w:rPr>
      </w:pPr>
      <w:r w:rsidRPr="00B3633A">
        <w:rPr>
          <w:rFonts w:ascii="Montserrat" w:hAnsi="Montserrat"/>
          <w:sz w:val="24"/>
        </w:rPr>
        <w:t>You sounded truly occult.</w:t>
      </w:r>
    </w:p>
    <w:p w:rsidR="0008581E" w:rsidRPr="00B3633A" w:rsidRDefault="0008581E">
      <w:pPr>
        <w:pStyle w:val="0DraftNormal"/>
        <w:rPr>
          <w:rFonts w:ascii="Montserrat" w:hAnsi="Montserrat"/>
          <w:sz w:val="24"/>
        </w:rPr>
      </w:pPr>
    </w:p>
    <w:p w:rsidR="0008581E" w:rsidRPr="00B3633A" w:rsidRDefault="0008581E">
      <w:pPr>
        <w:pStyle w:val="0DraftNormal"/>
        <w:rPr>
          <w:rFonts w:ascii="Montserrat" w:hAnsi="Montserrat"/>
          <w:sz w:val="24"/>
        </w:rPr>
      </w:pPr>
      <w:r w:rsidRPr="00B3633A">
        <w:rPr>
          <w:rFonts w:ascii="Montserrat" w:hAnsi="Montserrat"/>
          <w:sz w:val="24"/>
        </w:rPr>
        <w:t>However, to me it was a precise indictment of how to manifest a thought in the world as a very deterministic object.</w:t>
      </w:r>
    </w:p>
    <w:p w:rsidR="0008581E" w:rsidRPr="00B3633A" w:rsidRDefault="0008581E">
      <w:pPr>
        <w:pStyle w:val="0DraftNormal"/>
        <w:rPr>
          <w:rFonts w:ascii="Montserrat" w:hAnsi="Montserrat"/>
          <w:sz w:val="24"/>
        </w:rPr>
      </w:pPr>
    </w:p>
    <w:p w:rsidR="0008581E" w:rsidRPr="00B3633A" w:rsidRDefault="0008581E">
      <w:pPr>
        <w:pStyle w:val="0DraftNormal"/>
        <w:rPr>
          <w:rFonts w:ascii="Montserrat" w:hAnsi="Montserrat"/>
          <w:sz w:val="24"/>
        </w:rPr>
      </w:pPr>
      <w:r w:rsidRPr="00B3633A">
        <w:rPr>
          <w:rFonts w:ascii="Montserrat" w:hAnsi="Montserrat"/>
          <w:sz w:val="24"/>
        </w:rPr>
        <w:t xml:space="preserve">I have considered a lot of things, and a lot of the things I have considered have tied me in knots. </w:t>
      </w:r>
    </w:p>
    <w:p w:rsidR="0008581E" w:rsidRPr="00B3633A" w:rsidRDefault="0008581E">
      <w:pPr>
        <w:pStyle w:val="0DraftNormal"/>
        <w:rPr>
          <w:rFonts w:ascii="Montserrat" w:hAnsi="Montserrat"/>
          <w:sz w:val="24"/>
        </w:rPr>
      </w:pPr>
    </w:p>
    <w:p w:rsidR="0008581E" w:rsidRPr="00B3633A" w:rsidRDefault="0008581E">
      <w:pPr>
        <w:pStyle w:val="0DraftNormal"/>
        <w:rPr>
          <w:rFonts w:ascii="Montserrat" w:hAnsi="Montserrat"/>
          <w:sz w:val="24"/>
        </w:rPr>
      </w:pPr>
      <w:r w:rsidRPr="00B3633A">
        <w:rPr>
          <w:rFonts w:ascii="Montserrat" w:hAnsi="Montserrat"/>
          <w:sz w:val="24"/>
        </w:rPr>
        <w:t xml:space="preserve">I neither agree nor disagree with my own comments on not doing. </w:t>
      </w:r>
    </w:p>
    <w:p w:rsidR="0008581E" w:rsidRPr="00B3633A" w:rsidRDefault="0008581E">
      <w:pPr>
        <w:pStyle w:val="0DraftNormal"/>
        <w:rPr>
          <w:rFonts w:ascii="Montserrat" w:hAnsi="Montserrat"/>
          <w:sz w:val="24"/>
        </w:rPr>
      </w:pPr>
    </w:p>
    <w:p w:rsidR="0008581E" w:rsidRPr="00B3633A" w:rsidRDefault="0008581E">
      <w:pPr>
        <w:pStyle w:val="0DraftNormal"/>
        <w:rPr>
          <w:rFonts w:ascii="Montserrat" w:hAnsi="Montserrat"/>
          <w:sz w:val="24"/>
        </w:rPr>
      </w:pPr>
      <w:r w:rsidRPr="00B3633A">
        <w:rPr>
          <w:rFonts w:ascii="Montserrat" w:hAnsi="Montserrat"/>
          <w:sz w:val="24"/>
        </w:rPr>
        <w:t xml:space="preserve">As it stands, it has merit only in terms of itself. </w:t>
      </w:r>
    </w:p>
    <w:p w:rsidR="0008581E" w:rsidRPr="00B3633A" w:rsidRDefault="0008581E">
      <w:pPr>
        <w:pStyle w:val="0DraftNormal"/>
        <w:rPr>
          <w:rFonts w:ascii="Montserrat" w:hAnsi="Montserrat"/>
          <w:sz w:val="24"/>
        </w:rPr>
      </w:pPr>
    </w:p>
    <w:p w:rsidR="0008581E" w:rsidRPr="00B3633A" w:rsidRDefault="0008581E">
      <w:pPr>
        <w:pStyle w:val="0DraftNormal"/>
        <w:rPr>
          <w:rFonts w:ascii="Montserrat" w:hAnsi="Montserrat"/>
          <w:sz w:val="24"/>
        </w:rPr>
      </w:pPr>
      <w:r w:rsidRPr="00B3633A">
        <w:rPr>
          <w:rFonts w:ascii="Montserrat" w:hAnsi="Montserrat"/>
          <w:sz w:val="24"/>
        </w:rPr>
        <w:t xml:space="preserve">I acknowledge it out of respect for what it is for. </w:t>
      </w:r>
    </w:p>
    <w:p w:rsidR="0008581E" w:rsidRPr="00B3633A" w:rsidRDefault="0008581E">
      <w:pPr>
        <w:pStyle w:val="0DraftNormal"/>
        <w:rPr>
          <w:rFonts w:ascii="Montserrat" w:hAnsi="Montserrat"/>
          <w:sz w:val="24"/>
        </w:rPr>
      </w:pPr>
    </w:p>
    <w:p w:rsidR="0008581E" w:rsidRPr="00B3633A" w:rsidRDefault="0008581E">
      <w:pPr>
        <w:pStyle w:val="0DraftNormal"/>
        <w:rPr>
          <w:rFonts w:ascii="Montserrat" w:hAnsi="Montserrat"/>
          <w:sz w:val="24"/>
        </w:rPr>
      </w:pPr>
      <w:r w:rsidRPr="00B3633A">
        <w:rPr>
          <w:rFonts w:ascii="Montserrat" w:hAnsi="Montserrat"/>
          <w:sz w:val="24"/>
        </w:rPr>
        <w:t xml:space="preserve">I recognize not doing simply because I find that I have no reason for what I have done. </w:t>
      </w:r>
    </w:p>
    <w:p w:rsidR="0008581E" w:rsidRPr="00B3633A" w:rsidRDefault="0008581E">
      <w:pPr>
        <w:pStyle w:val="0DraftNormal"/>
        <w:rPr>
          <w:rFonts w:ascii="Montserrat" w:hAnsi="Montserrat"/>
          <w:sz w:val="24"/>
        </w:rPr>
      </w:pPr>
    </w:p>
    <w:p w:rsidR="0008581E" w:rsidRPr="00B3633A" w:rsidRDefault="0008581E">
      <w:pPr>
        <w:pStyle w:val="0DraftNormal"/>
        <w:rPr>
          <w:rFonts w:ascii="Montserrat" w:hAnsi="Montserrat"/>
          <w:sz w:val="24"/>
        </w:rPr>
      </w:pPr>
      <w:r w:rsidRPr="00B3633A">
        <w:rPr>
          <w:rFonts w:ascii="Montserrat" w:hAnsi="Montserrat"/>
          <w:sz w:val="24"/>
        </w:rPr>
        <w:t xml:space="preserve">The same could be said of my writing. </w:t>
      </w:r>
    </w:p>
    <w:p w:rsidR="0008581E" w:rsidRPr="00B3633A" w:rsidRDefault="0008581E">
      <w:pPr>
        <w:pStyle w:val="0DraftNormal"/>
        <w:rPr>
          <w:rFonts w:ascii="Montserrat" w:hAnsi="Montserrat"/>
          <w:sz w:val="24"/>
        </w:rPr>
      </w:pPr>
    </w:p>
    <w:p w:rsidR="0008581E" w:rsidRPr="00B3633A" w:rsidRDefault="0008581E">
      <w:pPr>
        <w:pStyle w:val="0DraftNormal"/>
        <w:rPr>
          <w:rFonts w:ascii="Montserrat" w:hAnsi="Montserrat"/>
          <w:sz w:val="24"/>
        </w:rPr>
      </w:pPr>
      <w:r w:rsidRPr="00B3633A">
        <w:rPr>
          <w:rFonts w:ascii="Montserrat" w:hAnsi="Montserrat"/>
          <w:sz w:val="24"/>
        </w:rPr>
        <w:t xml:space="preserve">Especially when I look at the thousands of pieces I have written to date. </w:t>
      </w:r>
    </w:p>
    <w:p w:rsidR="0008581E" w:rsidRPr="00B3633A" w:rsidRDefault="0008581E">
      <w:pPr>
        <w:pStyle w:val="0DraftNormal"/>
        <w:rPr>
          <w:rFonts w:ascii="Montserrat" w:hAnsi="Montserrat"/>
          <w:sz w:val="24"/>
        </w:rPr>
      </w:pPr>
    </w:p>
    <w:p w:rsidR="0008581E" w:rsidRPr="00B3633A" w:rsidRDefault="0008581E">
      <w:pPr>
        <w:pStyle w:val="0DraftNormal"/>
        <w:rPr>
          <w:rFonts w:ascii="Montserrat" w:hAnsi="Montserrat"/>
          <w:sz w:val="24"/>
        </w:rPr>
      </w:pPr>
      <w:r w:rsidRPr="00B3633A">
        <w:rPr>
          <w:rFonts w:ascii="Montserrat" w:hAnsi="Montserrat"/>
          <w:sz w:val="24"/>
        </w:rPr>
        <w:t xml:space="preserve">Even my journal has yet to escape that. </w:t>
      </w:r>
    </w:p>
    <w:p w:rsidR="0008581E" w:rsidRPr="00B3633A" w:rsidRDefault="0008581E">
      <w:pPr>
        <w:pStyle w:val="0DraftNormal"/>
        <w:rPr>
          <w:rFonts w:ascii="Montserrat" w:hAnsi="Montserrat"/>
          <w:sz w:val="24"/>
        </w:rPr>
      </w:pPr>
    </w:p>
    <w:p w:rsidR="0008581E" w:rsidRPr="00B3633A" w:rsidRDefault="0008581E">
      <w:pPr>
        <w:pStyle w:val="0DraftNormal"/>
        <w:rPr>
          <w:rFonts w:ascii="Montserrat" w:hAnsi="Montserrat"/>
          <w:sz w:val="24"/>
        </w:rPr>
      </w:pPr>
      <w:r w:rsidRPr="00B3633A">
        <w:rPr>
          <w:rFonts w:ascii="Montserrat" w:hAnsi="Montserrat"/>
          <w:sz w:val="24"/>
        </w:rPr>
        <w:t xml:space="preserve">For now, it is one of the things I do that has nothing to do with my purpose. </w:t>
      </w:r>
    </w:p>
    <w:p w:rsidR="0008581E" w:rsidRPr="00B3633A" w:rsidRDefault="0008581E">
      <w:pPr>
        <w:pStyle w:val="0DraftNormal"/>
        <w:rPr>
          <w:rFonts w:ascii="Montserrat" w:hAnsi="Montserrat"/>
          <w:sz w:val="24"/>
        </w:rPr>
      </w:pPr>
    </w:p>
    <w:p w:rsidR="0008581E" w:rsidRPr="00B3633A" w:rsidRDefault="0008581E">
      <w:pPr>
        <w:pStyle w:val="0DraftNormal"/>
        <w:rPr>
          <w:rFonts w:ascii="Montserrat" w:hAnsi="Montserrat"/>
          <w:sz w:val="24"/>
        </w:rPr>
      </w:pPr>
      <w:r w:rsidRPr="00B3633A">
        <w:rPr>
          <w:rFonts w:ascii="Montserrat" w:hAnsi="Montserrat"/>
          <w:sz w:val="24"/>
        </w:rPr>
        <w:t xml:space="preserve">In fact the way I am making a living would be not doing as far as that is concerned. </w:t>
      </w:r>
    </w:p>
    <w:p w:rsidR="0008581E" w:rsidRPr="00B3633A" w:rsidRDefault="0008581E">
      <w:pPr>
        <w:pStyle w:val="0DraftNormal"/>
        <w:rPr>
          <w:rFonts w:ascii="Montserrat" w:hAnsi="Montserrat"/>
          <w:sz w:val="24"/>
        </w:rPr>
      </w:pPr>
    </w:p>
    <w:p w:rsidR="0008581E" w:rsidRPr="00B3633A" w:rsidRDefault="0008581E">
      <w:pPr>
        <w:pStyle w:val="0DraftNormal"/>
        <w:rPr>
          <w:rFonts w:ascii="Montserrat" w:hAnsi="Montserrat"/>
          <w:sz w:val="24"/>
        </w:rPr>
      </w:pPr>
      <w:r w:rsidRPr="00B3633A">
        <w:rPr>
          <w:rFonts w:ascii="Montserrat" w:hAnsi="Montserrat"/>
          <w:sz w:val="24"/>
        </w:rPr>
        <w:t xml:space="preserve">My life is an order of not doing. </w:t>
      </w:r>
    </w:p>
    <w:p w:rsidR="0008581E" w:rsidRPr="00B3633A" w:rsidRDefault="0008581E">
      <w:pPr>
        <w:pStyle w:val="0DraftNormal"/>
        <w:rPr>
          <w:rFonts w:ascii="Montserrat" w:hAnsi="Montserrat"/>
          <w:sz w:val="24"/>
        </w:rPr>
      </w:pPr>
    </w:p>
    <w:p w:rsidR="0008581E" w:rsidRPr="00B3633A" w:rsidRDefault="0008581E">
      <w:pPr>
        <w:pStyle w:val="0DraftNormal"/>
        <w:rPr>
          <w:rFonts w:ascii="Montserrat" w:hAnsi="Montserrat"/>
          <w:sz w:val="24"/>
        </w:rPr>
      </w:pPr>
      <w:r w:rsidRPr="00B3633A">
        <w:rPr>
          <w:rFonts w:ascii="Montserrat" w:hAnsi="Montserrat"/>
          <w:sz w:val="24"/>
        </w:rPr>
        <w:t>I imagine the trick of it is to pay attention to what that has done for me.</w:t>
      </w:r>
    </w:p>
    <w:p w:rsidR="0008581E" w:rsidRPr="00B3633A" w:rsidRDefault="0008581E">
      <w:pPr>
        <w:pStyle w:val="0DraftNormal"/>
        <w:rPr>
          <w:rFonts w:ascii="Montserrat" w:hAnsi="Montserrat"/>
          <w:sz w:val="24"/>
        </w:rPr>
      </w:pPr>
    </w:p>
    <w:p w:rsidR="0008581E" w:rsidRPr="00B3633A" w:rsidRDefault="0008581E">
      <w:pPr>
        <w:pStyle w:val="0DraftNormal"/>
        <w:rPr>
          <w:rFonts w:ascii="Montserrat" w:hAnsi="Montserrat"/>
          <w:sz w:val="24"/>
        </w:rPr>
      </w:pPr>
      <w:r w:rsidRPr="00B3633A">
        <w:rPr>
          <w:rFonts w:ascii="Montserrat" w:hAnsi="Montserrat"/>
          <w:sz w:val="24"/>
        </w:rPr>
        <w:t xml:space="preserve">How can you make a living </w:t>
      </w:r>
      <w:r w:rsidRPr="00B3633A">
        <w:rPr>
          <w:rFonts w:ascii="Montserrat" w:hAnsi="Montserrat"/>
          <w:i/>
          <w:sz w:val="24"/>
        </w:rPr>
        <w:t>not doing?</w:t>
      </w:r>
    </w:p>
    <w:p w:rsidR="0008581E" w:rsidRPr="00B3633A" w:rsidRDefault="0008581E">
      <w:pPr>
        <w:pStyle w:val="0DraftNormal"/>
        <w:rPr>
          <w:rFonts w:ascii="Montserrat" w:hAnsi="Montserrat"/>
          <w:sz w:val="24"/>
        </w:rPr>
      </w:pPr>
    </w:p>
    <w:p w:rsidR="0008581E" w:rsidRPr="00B3633A" w:rsidRDefault="0008581E">
      <w:pPr>
        <w:pStyle w:val="0DraftNormal"/>
        <w:rPr>
          <w:rFonts w:ascii="Montserrat" w:hAnsi="Montserrat"/>
          <w:sz w:val="24"/>
        </w:rPr>
      </w:pPr>
      <w:r w:rsidRPr="00B3633A">
        <w:rPr>
          <w:rFonts w:ascii="Montserrat" w:hAnsi="Montserrat"/>
          <w:sz w:val="24"/>
        </w:rPr>
        <w:t xml:space="preserve">You will find this odd, but to the people who live and work here, my job is to be me. </w:t>
      </w:r>
    </w:p>
    <w:p w:rsidR="0008581E" w:rsidRPr="00B3633A" w:rsidRDefault="0008581E">
      <w:pPr>
        <w:pStyle w:val="0DraftNormal"/>
        <w:rPr>
          <w:rFonts w:ascii="Montserrat" w:hAnsi="Montserrat"/>
          <w:sz w:val="24"/>
        </w:rPr>
      </w:pPr>
    </w:p>
    <w:p w:rsidR="0008581E" w:rsidRPr="00B3633A" w:rsidRDefault="0008581E">
      <w:pPr>
        <w:pStyle w:val="0DraftNormal"/>
        <w:rPr>
          <w:rFonts w:ascii="Montserrat" w:hAnsi="Montserrat"/>
          <w:sz w:val="24"/>
        </w:rPr>
      </w:pPr>
      <w:r w:rsidRPr="00B3633A">
        <w:rPr>
          <w:rFonts w:ascii="Montserrat" w:hAnsi="Montserrat"/>
          <w:sz w:val="24"/>
        </w:rPr>
        <w:t xml:space="preserve">And that is sufficient for all of them. </w:t>
      </w:r>
    </w:p>
    <w:p w:rsidR="0008581E" w:rsidRPr="00B3633A" w:rsidRDefault="0008581E">
      <w:pPr>
        <w:pStyle w:val="0DraftNormal"/>
        <w:rPr>
          <w:rFonts w:ascii="Montserrat" w:hAnsi="Montserrat"/>
          <w:sz w:val="24"/>
        </w:rPr>
      </w:pPr>
    </w:p>
    <w:p w:rsidR="0008581E" w:rsidRPr="00B3633A" w:rsidRDefault="0008581E">
      <w:pPr>
        <w:pStyle w:val="0DraftNormal"/>
        <w:rPr>
          <w:rFonts w:ascii="Montserrat" w:hAnsi="Montserrat"/>
          <w:sz w:val="24"/>
        </w:rPr>
      </w:pPr>
      <w:r w:rsidRPr="00B3633A">
        <w:rPr>
          <w:rFonts w:ascii="Montserrat" w:hAnsi="Montserrat"/>
          <w:sz w:val="24"/>
        </w:rPr>
        <w:t xml:space="preserve">Of course I am strongly given to conversation, so conversing at length is part of being me. </w:t>
      </w:r>
    </w:p>
    <w:p w:rsidR="0008581E" w:rsidRPr="00B3633A" w:rsidRDefault="0008581E">
      <w:pPr>
        <w:pStyle w:val="0DraftNormal"/>
        <w:rPr>
          <w:rFonts w:ascii="Montserrat" w:hAnsi="Montserrat"/>
          <w:sz w:val="24"/>
        </w:rPr>
      </w:pPr>
    </w:p>
    <w:p w:rsidR="0008581E" w:rsidRPr="00B3633A" w:rsidRDefault="0008581E">
      <w:pPr>
        <w:pStyle w:val="0DraftNormal"/>
        <w:rPr>
          <w:rFonts w:ascii="Montserrat" w:hAnsi="Montserrat"/>
          <w:sz w:val="24"/>
        </w:rPr>
      </w:pPr>
      <w:r w:rsidRPr="00B3633A">
        <w:rPr>
          <w:rFonts w:ascii="Montserrat" w:hAnsi="Montserrat"/>
          <w:sz w:val="24"/>
        </w:rPr>
        <w:t>In that regard, my benefactors have made fortunes listening to my conversation.</w:t>
      </w:r>
    </w:p>
    <w:p w:rsidR="0008581E" w:rsidRPr="00B3633A" w:rsidRDefault="0008581E">
      <w:pPr>
        <w:pStyle w:val="0DraftNormal"/>
        <w:rPr>
          <w:rFonts w:ascii="Montserrat" w:hAnsi="Montserrat"/>
          <w:sz w:val="24"/>
        </w:rPr>
      </w:pPr>
    </w:p>
    <w:p w:rsidR="0008581E" w:rsidRPr="00B3633A" w:rsidRDefault="0008581E">
      <w:pPr>
        <w:pStyle w:val="0DraftNormal"/>
        <w:rPr>
          <w:rFonts w:ascii="Montserrat" w:hAnsi="Montserrat"/>
          <w:sz w:val="24"/>
        </w:rPr>
      </w:pPr>
      <w:r w:rsidRPr="00B3633A">
        <w:rPr>
          <w:rFonts w:ascii="Montserrat" w:hAnsi="Montserrat"/>
          <w:sz w:val="24"/>
        </w:rPr>
        <w:t xml:space="preserve">I have to admit, there is a lot about you I don't really know. </w:t>
      </w:r>
    </w:p>
    <w:p w:rsidR="0008581E" w:rsidRPr="00B3633A" w:rsidRDefault="0008581E">
      <w:pPr>
        <w:pStyle w:val="0DraftNormal"/>
        <w:rPr>
          <w:rFonts w:ascii="Montserrat" w:hAnsi="Montserrat"/>
          <w:sz w:val="24"/>
        </w:rPr>
      </w:pPr>
    </w:p>
    <w:p w:rsidR="0008581E" w:rsidRPr="00B3633A" w:rsidRDefault="0008581E">
      <w:pPr>
        <w:pStyle w:val="0DraftNormal"/>
        <w:rPr>
          <w:rFonts w:ascii="Montserrat" w:hAnsi="Montserrat"/>
          <w:sz w:val="24"/>
        </w:rPr>
      </w:pPr>
      <w:r w:rsidRPr="00B3633A">
        <w:rPr>
          <w:rFonts w:ascii="Montserrat" w:hAnsi="Montserrat"/>
          <w:sz w:val="24"/>
        </w:rPr>
        <w:t>Once again, I am intrigued, how can your converstion make fortunes?</w:t>
      </w:r>
    </w:p>
    <w:p w:rsidR="0008581E" w:rsidRPr="00B3633A" w:rsidRDefault="0008581E">
      <w:pPr>
        <w:pStyle w:val="0DraftNormal"/>
        <w:rPr>
          <w:rFonts w:ascii="Montserrat" w:hAnsi="Montserrat"/>
          <w:sz w:val="24"/>
        </w:rPr>
      </w:pPr>
    </w:p>
    <w:p w:rsidR="0008581E" w:rsidRPr="00B3633A" w:rsidRDefault="0008581E">
      <w:pPr>
        <w:pStyle w:val="0DraftNormal"/>
        <w:rPr>
          <w:rFonts w:ascii="Montserrat" w:hAnsi="Montserrat"/>
          <w:sz w:val="24"/>
        </w:rPr>
      </w:pPr>
      <w:r w:rsidRPr="00B3633A">
        <w:rPr>
          <w:rFonts w:ascii="Montserrat" w:hAnsi="Montserrat"/>
          <w:sz w:val="24"/>
        </w:rPr>
        <w:t xml:space="preserve">My conversations I have had to recognize as a conduit for my intuition. </w:t>
      </w:r>
    </w:p>
    <w:p w:rsidR="0008581E" w:rsidRPr="00B3633A" w:rsidRDefault="0008581E">
      <w:pPr>
        <w:pStyle w:val="0DraftNormal"/>
        <w:rPr>
          <w:rFonts w:ascii="Montserrat" w:hAnsi="Montserrat"/>
          <w:sz w:val="24"/>
        </w:rPr>
      </w:pPr>
    </w:p>
    <w:p w:rsidR="0008581E" w:rsidRPr="00B3633A" w:rsidRDefault="0008581E">
      <w:pPr>
        <w:pStyle w:val="0DraftNormal"/>
        <w:rPr>
          <w:rFonts w:ascii="Montserrat" w:hAnsi="Montserrat"/>
          <w:sz w:val="24"/>
        </w:rPr>
      </w:pPr>
      <w:r w:rsidRPr="00B3633A">
        <w:rPr>
          <w:rFonts w:ascii="Montserrat" w:hAnsi="Montserrat"/>
          <w:sz w:val="24"/>
        </w:rPr>
        <w:t xml:space="preserve">I do not ask questions of my intuition so it has sought to find many ways to speak to me. </w:t>
      </w:r>
    </w:p>
    <w:p w:rsidR="0008581E" w:rsidRPr="00B3633A" w:rsidRDefault="0008581E">
      <w:pPr>
        <w:pStyle w:val="0DraftNormal"/>
        <w:rPr>
          <w:rFonts w:ascii="Montserrat" w:hAnsi="Montserrat"/>
          <w:sz w:val="24"/>
        </w:rPr>
      </w:pPr>
    </w:p>
    <w:p w:rsidR="0008581E" w:rsidRPr="00B3633A" w:rsidRDefault="0008581E">
      <w:pPr>
        <w:pStyle w:val="0DraftNormal"/>
        <w:rPr>
          <w:rFonts w:ascii="Montserrat" w:hAnsi="Montserrat"/>
          <w:sz w:val="24"/>
        </w:rPr>
      </w:pPr>
      <w:r w:rsidRPr="00B3633A">
        <w:rPr>
          <w:rFonts w:ascii="Montserrat" w:hAnsi="Montserrat"/>
          <w:sz w:val="24"/>
        </w:rPr>
        <w:t xml:space="preserve">Writing is another. </w:t>
      </w:r>
    </w:p>
    <w:p w:rsidR="0008581E" w:rsidRPr="00B3633A" w:rsidRDefault="0008581E">
      <w:pPr>
        <w:pStyle w:val="0DraftNormal"/>
        <w:rPr>
          <w:rFonts w:ascii="Montserrat" w:hAnsi="Montserrat"/>
          <w:sz w:val="24"/>
        </w:rPr>
      </w:pPr>
    </w:p>
    <w:p w:rsidR="0008581E" w:rsidRPr="00B3633A" w:rsidRDefault="0008581E">
      <w:pPr>
        <w:pStyle w:val="0DraftNormal"/>
        <w:rPr>
          <w:rFonts w:ascii="Montserrat" w:hAnsi="Montserrat"/>
          <w:sz w:val="24"/>
        </w:rPr>
      </w:pPr>
      <w:r w:rsidRPr="00B3633A">
        <w:rPr>
          <w:rFonts w:ascii="Montserrat" w:hAnsi="Montserrat"/>
          <w:sz w:val="24"/>
        </w:rPr>
        <w:t xml:space="preserve">As irony would have it, both seek to find the most provokative manifestation possible in reach of my senses. </w:t>
      </w:r>
    </w:p>
    <w:p w:rsidR="0008581E" w:rsidRPr="00B3633A" w:rsidRDefault="0008581E">
      <w:pPr>
        <w:pStyle w:val="0DraftNormal"/>
        <w:rPr>
          <w:rFonts w:ascii="Montserrat" w:hAnsi="Montserrat"/>
          <w:sz w:val="24"/>
        </w:rPr>
      </w:pPr>
    </w:p>
    <w:p w:rsidR="0008581E" w:rsidRPr="00B3633A" w:rsidRDefault="0008581E">
      <w:pPr>
        <w:pStyle w:val="0DraftNormal"/>
        <w:rPr>
          <w:rFonts w:ascii="Montserrat" w:hAnsi="Montserrat"/>
          <w:sz w:val="24"/>
        </w:rPr>
      </w:pPr>
      <w:r w:rsidRPr="00B3633A">
        <w:rPr>
          <w:rFonts w:ascii="Montserrat" w:hAnsi="Montserrat"/>
          <w:sz w:val="24"/>
        </w:rPr>
        <w:t>Both have taught me designs for my growth in existence.</w:t>
      </w:r>
    </w:p>
    <w:p w:rsidR="0008581E" w:rsidRPr="00B3633A" w:rsidRDefault="0008581E">
      <w:pPr>
        <w:pStyle w:val="0DraftNormal"/>
        <w:rPr>
          <w:rFonts w:ascii="Montserrat" w:hAnsi="Montserrat"/>
          <w:sz w:val="24"/>
        </w:rPr>
      </w:pPr>
    </w:p>
    <w:p w:rsidR="0008581E" w:rsidRPr="00B3633A" w:rsidRDefault="0008581E">
      <w:pPr>
        <w:pStyle w:val="0DraftNormal"/>
        <w:rPr>
          <w:rFonts w:ascii="Montserrat" w:hAnsi="Montserrat"/>
          <w:sz w:val="24"/>
        </w:rPr>
      </w:pPr>
      <w:r w:rsidRPr="00B3633A">
        <w:rPr>
          <w:rFonts w:ascii="Montserrat" w:hAnsi="Montserrat"/>
          <w:sz w:val="24"/>
        </w:rPr>
        <w:t xml:space="preserve">Understanding is a focusing of awareness into a singularity which can guide intent. </w:t>
      </w:r>
    </w:p>
    <w:p w:rsidR="0008581E" w:rsidRPr="00B3633A" w:rsidRDefault="0008581E">
      <w:pPr>
        <w:pStyle w:val="0DraftNormal"/>
        <w:rPr>
          <w:rFonts w:ascii="Montserrat" w:hAnsi="Montserrat"/>
          <w:sz w:val="24"/>
        </w:rPr>
      </w:pPr>
    </w:p>
    <w:p w:rsidR="0008581E" w:rsidRPr="00B3633A" w:rsidRDefault="0008581E">
      <w:pPr>
        <w:pStyle w:val="0DraftNormal"/>
        <w:rPr>
          <w:rFonts w:ascii="Montserrat" w:hAnsi="Montserrat"/>
          <w:sz w:val="24"/>
        </w:rPr>
      </w:pPr>
      <w:r w:rsidRPr="00B3633A">
        <w:rPr>
          <w:rFonts w:ascii="Montserrat" w:hAnsi="Montserrat"/>
          <w:sz w:val="24"/>
        </w:rPr>
        <w:t xml:space="preserve">Intuition is the purest understanding. </w:t>
      </w:r>
    </w:p>
    <w:p w:rsidR="0008581E" w:rsidRPr="00B3633A" w:rsidRDefault="0008581E">
      <w:pPr>
        <w:pStyle w:val="0DraftNormal"/>
        <w:rPr>
          <w:rFonts w:ascii="Montserrat" w:hAnsi="Montserrat"/>
          <w:sz w:val="24"/>
        </w:rPr>
      </w:pPr>
    </w:p>
    <w:p w:rsidR="0008581E" w:rsidRPr="00B3633A" w:rsidRDefault="0008581E">
      <w:pPr>
        <w:pStyle w:val="0DraftNormal"/>
        <w:rPr>
          <w:rFonts w:ascii="Montserrat" w:hAnsi="Montserrat"/>
          <w:sz w:val="24"/>
        </w:rPr>
      </w:pPr>
      <w:r w:rsidRPr="00B3633A">
        <w:rPr>
          <w:rFonts w:ascii="Montserrat" w:hAnsi="Montserrat"/>
          <w:sz w:val="24"/>
        </w:rPr>
        <w:t xml:space="preserve">A sorcerer who sees has a strong intuition. </w:t>
      </w:r>
    </w:p>
    <w:p w:rsidR="0008581E" w:rsidRPr="00B3633A" w:rsidRDefault="0008581E">
      <w:pPr>
        <w:pStyle w:val="0DraftNormal"/>
        <w:rPr>
          <w:rFonts w:ascii="Montserrat" w:hAnsi="Montserrat"/>
          <w:sz w:val="24"/>
        </w:rPr>
      </w:pPr>
    </w:p>
    <w:p w:rsidR="0008581E" w:rsidRPr="00B3633A" w:rsidRDefault="0008581E">
      <w:pPr>
        <w:pStyle w:val="0DraftNormal"/>
        <w:rPr>
          <w:rFonts w:ascii="Montserrat" w:hAnsi="Montserrat"/>
          <w:sz w:val="24"/>
        </w:rPr>
      </w:pPr>
      <w:r w:rsidRPr="00B3633A">
        <w:rPr>
          <w:rFonts w:ascii="Montserrat" w:hAnsi="Montserrat"/>
          <w:sz w:val="24"/>
        </w:rPr>
        <w:t xml:space="preserve">This keeps him in almost constant contact with intent. </w:t>
      </w:r>
    </w:p>
    <w:p w:rsidR="0008581E" w:rsidRPr="00B3633A" w:rsidRDefault="0008581E">
      <w:pPr>
        <w:pStyle w:val="0DraftNormal"/>
        <w:rPr>
          <w:rFonts w:ascii="Montserrat" w:hAnsi="Montserrat"/>
          <w:sz w:val="24"/>
        </w:rPr>
      </w:pPr>
    </w:p>
    <w:p w:rsidR="0008581E" w:rsidRPr="00B3633A" w:rsidRDefault="0008581E">
      <w:pPr>
        <w:pStyle w:val="0DraftNormal"/>
        <w:rPr>
          <w:rFonts w:ascii="Montserrat" w:hAnsi="Montserrat"/>
          <w:sz w:val="24"/>
        </w:rPr>
      </w:pPr>
      <w:r w:rsidRPr="00B3633A">
        <w:rPr>
          <w:rFonts w:ascii="Montserrat" w:hAnsi="Montserrat"/>
          <w:sz w:val="24"/>
        </w:rPr>
        <w:t xml:space="preserve">As intuition is something of a perception, it is difficult for interpretations to handle. </w:t>
      </w:r>
    </w:p>
    <w:p w:rsidR="0008581E" w:rsidRPr="00B3633A" w:rsidRDefault="0008581E">
      <w:pPr>
        <w:pStyle w:val="0DraftNormal"/>
        <w:rPr>
          <w:rFonts w:ascii="Montserrat" w:hAnsi="Montserrat"/>
          <w:sz w:val="24"/>
        </w:rPr>
      </w:pPr>
    </w:p>
    <w:p w:rsidR="0008581E" w:rsidRPr="00B3633A" w:rsidRDefault="0008581E">
      <w:pPr>
        <w:pStyle w:val="0DraftNormal"/>
        <w:rPr>
          <w:rFonts w:ascii="Montserrat" w:hAnsi="Montserrat"/>
          <w:sz w:val="24"/>
        </w:rPr>
      </w:pPr>
      <w:r w:rsidRPr="00B3633A">
        <w:rPr>
          <w:rFonts w:ascii="Montserrat" w:hAnsi="Montserrat"/>
          <w:sz w:val="24"/>
        </w:rPr>
        <w:t>Allusion is a form of interpretation which could handle intuition, even guide awareness in an exploration of intuition—as it has for me.</w:t>
      </w:r>
    </w:p>
    <w:p w:rsidR="0008581E" w:rsidRPr="00B3633A" w:rsidRDefault="0008581E">
      <w:pPr>
        <w:pStyle w:val="0DraftNormal"/>
        <w:rPr>
          <w:rFonts w:ascii="Montserrat" w:hAnsi="Montserrat"/>
          <w:sz w:val="24"/>
        </w:rPr>
      </w:pPr>
    </w:p>
    <w:p w:rsidR="0008581E" w:rsidRPr="00B3633A" w:rsidRDefault="0008581E">
      <w:pPr>
        <w:pStyle w:val="0DraftNormal"/>
        <w:rPr>
          <w:rFonts w:ascii="Montserrat" w:hAnsi="Montserrat"/>
          <w:sz w:val="24"/>
        </w:rPr>
      </w:pPr>
      <w:r w:rsidRPr="00B3633A">
        <w:rPr>
          <w:rFonts w:ascii="Montserrat" w:hAnsi="Montserrat"/>
          <w:sz w:val="24"/>
        </w:rPr>
        <w:t xml:space="preserve">I can rest on my intent for it has returned to me as an intuitive understanding. </w:t>
      </w:r>
    </w:p>
    <w:p w:rsidR="0008581E" w:rsidRPr="00B3633A" w:rsidRDefault="0008581E">
      <w:pPr>
        <w:pStyle w:val="0DraftNormal"/>
        <w:rPr>
          <w:rFonts w:ascii="Montserrat" w:hAnsi="Montserrat"/>
          <w:sz w:val="24"/>
        </w:rPr>
      </w:pPr>
    </w:p>
    <w:p w:rsidR="0008581E" w:rsidRPr="00B3633A" w:rsidRDefault="0008581E">
      <w:pPr>
        <w:pStyle w:val="0DraftNormal"/>
        <w:rPr>
          <w:rFonts w:ascii="Montserrat" w:hAnsi="Montserrat"/>
          <w:sz w:val="24"/>
        </w:rPr>
      </w:pPr>
      <w:r w:rsidRPr="00B3633A">
        <w:rPr>
          <w:rFonts w:ascii="Montserrat" w:hAnsi="Montserrat"/>
          <w:sz w:val="24"/>
        </w:rPr>
        <w:t xml:space="preserve">It is not a matter if I believe it. </w:t>
      </w:r>
    </w:p>
    <w:p w:rsidR="0008581E" w:rsidRPr="00B3633A" w:rsidRDefault="0008581E">
      <w:pPr>
        <w:pStyle w:val="0DraftNormal"/>
        <w:rPr>
          <w:rFonts w:ascii="Montserrat" w:hAnsi="Montserrat"/>
          <w:sz w:val="24"/>
        </w:rPr>
      </w:pPr>
    </w:p>
    <w:p w:rsidR="0008581E" w:rsidRPr="00B3633A" w:rsidRDefault="0008581E">
      <w:pPr>
        <w:pStyle w:val="0DraftNormal"/>
        <w:rPr>
          <w:rFonts w:ascii="Montserrat" w:hAnsi="Montserrat"/>
          <w:sz w:val="24"/>
        </w:rPr>
      </w:pPr>
      <w:r w:rsidRPr="00B3633A">
        <w:rPr>
          <w:rFonts w:ascii="Montserrat" w:hAnsi="Montserrat"/>
          <w:sz w:val="24"/>
        </w:rPr>
        <w:t xml:space="preserve">It now simply is. </w:t>
      </w:r>
    </w:p>
    <w:p w:rsidR="0008581E" w:rsidRPr="00B3633A" w:rsidRDefault="0008581E">
      <w:pPr>
        <w:pStyle w:val="0DraftNormal"/>
        <w:rPr>
          <w:rFonts w:ascii="Montserrat" w:hAnsi="Montserrat"/>
          <w:sz w:val="24"/>
        </w:rPr>
      </w:pPr>
    </w:p>
    <w:p w:rsidR="0008581E" w:rsidRPr="00B3633A" w:rsidRDefault="0008581E">
      <w:pPr>
        <w:pStyle w:val="0DraftNormal"/>
        <w:rPr>
          <w:rFonts w:ascii="Montserrat" w:hAnsi="Montserrat"/>
          <w:sz w:val="24"/>
        </w:rPr>
      </w:pPr>
      <w:r w:rsidRPr="00B3633A">
        <w:rPr>
          <w:rFonts w:ascii="Montserrat" w:hAnsi="Montserrat"/>
          <w:sz w:val="24"/>
        </w:rPr>
        <w:t xml:space="preserve">It cannot be undone. </w:t>
      </w:r>
    </w:p>
    <w:p w:rsidR="0008581E" w:rsidRPr="00B3633A" w:rsidRDefault="0008581E">
      <w:pPr>
        <w:pStyle w:val="0DraftNormal"/>
        <w:rPr>
          <w:rFonts w:ascii="Montserrat" w:hAnsi="Montserrat"/>
          <w:sz w:val="24"/>
        </w:rPr>
      </w:pPr>
    </w:p>
    <w:p w:rsidR="0008581E" w:rsidRPr="00B3633A" w:rsidRDefault="0008581E">
      <w:pPr>
        <w:pStyle w:val="0DraftNormal"/>
        <w:rPr>
          <w:rFonts w:ascii="Montserrat" w:hAnsi="Montserrat"/>
          <w:sz w:val="24"/>
        </w:rPr>
      </w:pPr>
      <w:r w:rsidRPr="00B3633A">
        <w:rPr>
          <w:rFonts w:ascii="Montserrat" w:hAnsi="Montserrat"/>
          <w:sz w:val="24"/>
        </w:rPr>
        <w:t xml:space="preserve">It can only be changed with an intent. </w:t>
      </w:r>
    </w:p>
    <w:p w:rsidR="0008581E" w:rsidRPr="00B3633A" w:rsidRDefault="0008581E">
      <w:pPr>
        <w:pStyle w:val="0DraftNormal"/>
        <w:rPr>
          <w:rFonts w:ascii="Montserrat" w:hAnsi="Montserrat"/>
          <w:sz w:val="24"/>
        </w:rPr>
      </w:pPr>
    </w:p>
    <w:p w:rsidR="0008581E" w:rsidRPr="00B3633A" w:rsidRDefault="0008581E">
      <w:pPr>
        <w:pStyle w:val="0DraftNormal"/>
        <w:rPr>
          <w:rFonts w:ascii="Montserrat" w:hAnsi="Montserrat"/>
          <w:sz w:val="24"/>
        </w:rPr>
      </w:pPr>
      <w:r w:rsidRPr="00B3633A">
        <w:rPr>
          <w:rFonts w:ascii="Montserrat" w:hAnsi="Montserrat"/>
          <w:sz w:val="24"/>
        </w:rPr>
        <w:t xml:space="preserve">I have no intention of fostering the very antithesis of intuitive understanding, a creature called doubt, in its blind endeavor of robbing me of the action of my intent. </w:t>
      </w:r>
    </w:p>
    <w:p w:rsidR="0008581E" w:rsidRPr="00B3633A" w:rsidRDefault="0008581E">
      <w:pPr>
        <w:pStyle w:val="0DraftNormal"/>
        <w:rPr>
          <w:rFonts w:ascii="Montserrat" w:hAnsi="Montserrat"/>
          <w:sz w:val="24"/>
        </w:rPr>
      </w:pPr>
    </w:p>
    <w:p w:rsidR="0008581E" w:rsidRPr="00B3633A" w:rsidRDefault="0008581E">
      <w:pPr>
        <w:pStyle w:val="0DraftNormal"/>
        <w:rPr>
          <w:rFonts w:ascii="Montserrat" w:hAnsi="Montserrat"/>
          <w:sz w:val="24"/>
        </w:rPr>
      </w:pPr>
      <w:r w:rsidRPr="00B3633A">
        <w:rPr>
          <w:rFonts w:ascii="Montserrat" w:hAnsi="Montserrat"/>
          <w:sz w:val="24"/>
        </w:rPr>
        <w:t xml:space="preserve">What this means is I am no longer human. </w:t>
      </w:r>
    </w:p>
    <w:p w:rsidR="0008581E" w:rsidRPr="00B3633A" w:rsidRDefault="0008581E">
      <w:pPr>
        <w:pStyle w:val="0DraftNormal"/>
        <w:rPr>
          <w:rFonts w:ascii="Montserrat" w:hAnsi="Montserrat"/>
          <w:sz w:val="24"/>
        </w:rPr>
      </w:pPr>
    </w:p>
    <w:p w:rsidR="0008581E" w:rsidRPr="00B3633A" w:rsidRDefault="0008581E">
      <w:pPr>
        <w:pStyle w:val="0DraftNormal"/>
        <w:rPr>
          <w:rFonts w:ascii="Montserrat" w:hAnsi="Montserrat"/>
          <w:sz w:val="24"/>
        </w:rPr>
      </w:pPr>
      <w:r w:rsidRPr="00B3633A">
        <w:rPr>
          <w:rFonts w:ascii="Montserrat" w:hAnsi="Montserrat"/>
          <w:sz w:val="24"/>
        </w:rPr>
        <w:t xml:space="preserve">I am in ways better, worse and undistinguishable from that condition. </w:t>
      </w:r>
    </w:p>
    <w:p w:rsidR="0008581E" w:rsidRPr="00B3633A" w:rsidRDefault="0008581E">
      <w:pPr>
        <w:pStyle w:val="0DraftNormal"/>
        <w:rPr>
          <w:rFonts w:ascii="Montserrat" w:hAnsi="Montserrat"/>
          <w:sz w:val="24"/>
        </w:rPr>
      </w:pPr>
    </w:p>
    <w:p w:rsidR="0008581E" w:rsidRPr="00B3633A" w:rsidRDefault="0008581E">
      <w:pPr>
        <w:pStyle w:val="0DraftNormal"/>
        <w:rPr>
          <w:rFonts w:ascii="Montserrat" w:hAnsi="Montserrat"/>
          <w:sz w:val="24"/>
        </w:rPr>
      </w:pPr>
      <w:r w:rsidRPr="00B3633A">
        <w:rPr>
          <w:rFonts w:ascii="Montserrat" w:hAnsi="Montserrat"/>
          <w:sz w:val="24"/>
        </w:rPr>
        <w:t>And it can cost me.</w:t>
      </w:r>
    </w:p>
    <w:p w:rsidR="0008581E" w:rsidRPr="00B3633A" w:rsidRDefault="0008581E">
      <w:pPr>
        <w:pStyle w:val="0DraftNormal"/>
        <w:rPr>
          <w:rFonts w:ascii="Montserrat" w:hAnsi="Montserrat"/>
          <w:sz w:val="24"/>
        </w:rPr>
      </w:pPr>
    </w:p>
    <w:p w:rsidR="0008581E" w:rsidRPr="00B3633A" w:rsidRDefault="0008581E">
      <w:pPr>
        <w:pStyle w:val="0DraftNormal"/>
        <w:rPr>
          <w:rFonts w:ascii="Montserrat" w:hAnsi="Montserrat"/>
          <w:sz w:val="24"/>
        </w:rPr>
      </w:pPr>
      <w:r w:rsidRPr="00B3633A">
        <w:rPr>
          <w:rFonts w:ascii="Montserrat" w:hAnsi="Montserrat"/>
          <w:sz w:val="24"/>
        </w:rPr>
        <w:t>I am quite content with that.</w:t>
      </w:r>
    </w:p>
    <w:p w:rsidR="0008581E" w:rsidRPr="00B3633A" w:rsidRDefault="0008581E">
      <w:pPr>
        <w:pStyle w:val="0DraftNormal"/>
        <w:rPr>
          <w:rFonts w:ascii="Montserrat" w:hAnsi="Montserrat"/>
          <w:sz w:val="24"/>
        </w:rPr>
      </w:pPr>
    </w:p>
    <w:p w:rsidR="0008581E" w:rsidRPr="00B3633A" w:rsidRDefault="0008581E">
      <w:pPr>
        <w:pStyle w:val="0DraftNormal"/>
        <w:rPr>
          <w:rFonts w:ascii="Montserrat" w:hAnsi="Montserrat"/>
          <w:sz w:val="24"/>
        </w:rPr>
      </w:pPr>
      <w:r w:rsidRPr="00B3633A">
        <w:rPr>
          <w:rFonts w:ascii="Montserrat" w:hAnsi="Montserrat"/>
          <w:sz w:val="24"/>
        </w:rPr>
        <w:t xml:space="preserve">I refuse to stop growing so long as there is any potential for me to develop in my existence. </w:t>
      </w:r>
    </w:p>
    <w:p w:rsidR="0008581E" w:rsidRPr="00B3633A" w:rsidRDefault="0008581E">
      <w:pPr>
        <w:pStyle w:val="0DraftNormal"/>
        <w:rPr>
          <w:rFonts w:ascii="Montserrat" w:hAnsi="Montserrat"/>
          <w:sz w:val="24"/>
        </w:rPr>
      </w:pPr>
    </w:p>
    <w:p w:rsidR="0008581E" w:rsidRPr="00B3633A" w:rsidRDefault="0008581E">
      <w:pPr>
        <w:pStyle w:val="0DraftNormal"/>
        <w:rPr>
          <w:rFonts w:ascii="Montserrat" w:hAnsi="Montserrat"/>
          <w:sz w:val="24"/>
        </w:rPr>
      </w:pPr>
      <w:r w:rsidRPr="00B3633A">
        <w:rPr>
          <w:rFonts w:ascii="Montserrat" w:hAnsi="Montserrat"/>
          <w:sz w:val="24"/>
        </w:rPr>
        <w:t xml:space="preserve">My perpetual problem in my life was having more potential than I could develop in the time I had. </w:t>
      </w:r>
    </w:p>
    <w:p w:rsidR="0008581E" w:rsidRPr="00B3633A" w:rsidRDefault="0008581E">
      <w:pPr>
        <w:pStyle w:val="0DraftNormal"/>
        <w:rPr>
          <w:rFonts w:ascii="Montserrat" w:hAnsi="Montserrat"/>
          <w:sz w:val="24"/>
        </w:rPr>
      </w:pPr>
    </w:p>
    <w:p w:rsidR="0008581E" w:rsidRPr="00B3633A" w:rsidRDefault="0008581E">
      <w:pPr>
        <w:pStyle w:val="0DraftNormal"/>
        <w:rPr>
          <w:rFonts w:ascii="Montserrat" w:hAnsi="Montserrat"/>
          <w:sz w:val="24"/>
        </w:rPr>
      </w:pPr>
      <w:r w:rsidRPr="00B3633A">
        <w:rPr>
          <w:rFonts w:ascii="Montserrat" w:hAnsi="Montserrat"/>
          <w:sz w:val="24"/>
        </w:rPr>
        <w:t xml:space="preserve">A problem compounded by the demands placed on me as a member of society—the demands placed on my time. </w:t>
      </w:r>
    </w:p>
    <w:p w:rsidR="0008581E" w:rsidRPr="00B3633A" w:rsidRDefault="0008581E">
      <w:pPr>
        <w:pStyle w:val="0DraftNormal"/>
        <w:rPr>
          <w:rFonts w:ascii="Montserrat" w:hAnsi="Montserrat"/>
          <w:sz w:val="24"/>
        </w:rPr>
      </w:pPr>
    </w:p>
    <w:p w:rsidR="0008581E" w:rsidRPr="00B3633A" w:rsidRDefault="0008581E">
      <w:pPr>
        <w:pStyle w:val="0DraftNormal"/>
        <w:rPr>
          <w:rFonts w:ascii="Montserrat" w:hAnsi="Montserrat"/>
          <w:sz w:val="24"/>
        </w:rPr>
      </w:pPr>
      <w:r w:rsidRPr="00B3633A">
        <w:rPr>
          <w:rFonts w:ascii="Montserrat" w:hAnsi="Montserrat"/>
          <w:sz w:val="24"/>
        </w:rPr>
        <w:t xml:space="preserve">As of now, my time is my own. </w:t>
      </w:r>
    </w:p>
    <w:p w:rsidR="0008581E" w:rsidRPr="00B3633A" w:rsidRDefault="0008581E">
      <w:pPr>
        <w:pStyle w:val="0DraftNormal"/>
        <w:rPr>
          <w:rFonts w:ascii="Montserrat" w:hAnsi="Montserrat"/>
          <w:sz w:val="24"/>
        </w:rPr>
      </w:pPr>
    </w:p>
    <w:p w:rsidR="0008581E" w:rsidRPr="00B3633A" w:rsidRDefault="0008581E">
      <w:pPr>
        <w:pStyle w:val="0DraftNormal"/>
        <w:rPr>
          <w:rFonts w:ascii="Montserrat" w:hAnsi="Montserrat"/>
          <w:sz w:val="24"/>
        </w:rPr>
      </w:pPr>
      <w:r w:rsidRPr="00B3633A">
        <w:rPr>
          <w:rFonts w:ascii="Montserrat" w:hAnsi="Montserrat"/>
          <w:sz w:val="24"/>
        </w:rPr>
        <w:t xml:space="preserve">And I intend to find many ways to keep it such. </w:t>
      </w:r>
    </w:p>
    <w:p w:rsidR="0008581E" w:rsidRPr="00B3633A" w:rsidRDefault="0008581E">
      <w:pPr>
        <w:pStyle w:val="0DraftNormal"/>
        <w:rPr>
          <w:rFonts w:ascii="Montserrat" w:hAnsi="Montserrat"/>
          <w:sz w:val="24"/>
        </w:rPr>
      </w:pPr>
    </w:p>
    <w:p w:rsidR="0008581E" w:rsidRPr="00B3633A" w:rsidRDefault="0008581E">
      <w:pPr>
        <w:pStyle w:val="0DraftNormal"/>
        <w:rPr>
          <w:rFonts w:ascii="Montserrat" w:hAnsi="Montserrat"/>
          <w:sz w:val="24"/>
        </w:rPr>
      </w:pPr>
      <w:r w:rsidRPr="00B3633A">
        <w:rPr>
          <w:rFonts w:ascii="Montserrat" w:hAnsi="Montserrat"/>
          <w:sz w:val="24"/>
        </w:rPr>
        <w:t xml:space="preserve">If I am to live in that world, I will do so on my terms. </w:t>
      </w:r>
    </w:p>
    <w:p w:rsidR="0008581E" w:rsidRPr="00B3633A" w:rsidRDefault="0008581E">
      <w:pPr>
        <w:pStyle w:val="0DraftNormal"/>
        <w:rPr>
          <w:rFonts w:ascii="Montserrat" w:hAnsi="Montserrat"/>
          <w:sz w:val="24"/>
        </w:rPr>
      </w:pPr>
    </w:p>
    <w:p w:rsidR="0008581E" w:rsidRPr="00B3633A" w:rsidRDefault="0008581E">
      <w:pPr>
        <w:pStyle w:val="0DraftNormal"/>
        <w:rPr>
          <w:rFonts w:ascii="Montserrat" w:hAnsi="Montserrat"/>
          <w:sz w:val="24"/>
        </w:rPr>
      </w:pPr>
      <w:r w:rsidRPr="00B3633A">
        <w:rPr>
          <w:rFonts w:ascii="Montserrat" w:hAnsi="Montserrat"/>
          <w:sz w:val="24"/>
        </w:rPr>
        <w:t>At this time, I live here out of choice, and my reasons are sound enough for me.</w:t>
      </w:r>
    </w:p>
    <w:p w:rsidR="0008581E" w:rsidRPr="00B3633A" w:rsidRDefault="0008581E">
      <w:pPr>
        <w:pStyle w:val="0DraftNormal"/>
        <w:rPr>
          <w:rFonts w:ascii="Montserrat" w:hAnsi="Montserrat"/>
          <w:sz w:val="24"/>
        </w:rPr>
      </w:pPr>
    </w:p>
    <w:p w:rsidR="0008581E" w:rsidRPr="00B3633A" w:rsidRDefault="0008581E">
      <w:pPr>
        <w:pStyle w:val="0DraftNormal"/>
        <w:rPr>
          <w:rFonts w:ascii="Montserrat" w:hAnsi="Montserrat"/>
          <w:sz w:val="24"/>
        </w:rPr>
      </w:pPr>
      <w:r w:rsidRPr="00B3633A">
        <w:rPr>
          <w:rFonts w:ascii="Montserrat" w:hAnsi="Montserrat"/>
          <w:sz w:val="24"/>
        </w:rPr>
        <w:t xml:space="preserve">I have an extraordinary grasp of the abstract. </w:t>
      </w:r>
    </w:p>
    <w:p w:rsidR="0008581E" w:rsidRPr="00B3633A" w:rsidRDefault="0008581E">
      <w:pPr>
        <w:pStyle w:val="0DraftNormal"/>
        <w:rPr>
          <w:rFonts w:ascii="Montserrat" w:hAnsi="Montserrat"/>
          <w:sz w:val="24"/>
        </w:rPr>
      </w:pPr>
    </w:p>
    <w:p w:rsidR="0008581E" w:rsidRPr="00B3633A" w:rsidRDefault="0008581E">
      <w:pPr>
        <w:pStyle w:val="0DraftNormal"/>
        <w:rPr>
          <w:rFonts w:ascii="Montserrat" w:hAnsi="Montserrat"/>
          <w:sz w:val="24"/>
        </w:rPr>
      </w:pPr>
      <w:r w:rsidRPr="00B3633A">
        <w:rPr>
          <w:rFonts w:ascii="Montserrat" w:hAnsi="Montserrat"/>
          <w:sz w:val="24"/>
        </w:rPr>
        <w:t xml:space="preserve">There are no specific directions or paths to follow in what I do. </w:t>
      </w:r>
    </w:p>
    <w:p w:rsidR="0008581E" w:rsidRPr="00B3633A" w:rsidRDefault="0008581E">
      <w:pPr>
        <w:pStyle w:val="0DraftNormal"/>
        <w:rPr>
          <w:rFonts w:ascii="Montserrat" w:hAnsi="Montserrat"/>
          <w:sz w:val="24"/>
        </w:rPr>
      </w:pPr>
    </w:p>
    <w:p w:rsidR="0008581E" w:rsidRPr="00B3633A" w:rsidRDefault="0008581E">
      <w:pPr>
        <w:pStyle w:val="0DraftNormal"/>
        <w:rPr>
          <w:rFonts w:ascii="Montserrat" w:hAnsi="Montserrat"/>
          <w:sz w:val="24"/>
        </w:rPr>
      </w:pPr>
      <w:r w:rsidRPr="00B3633A">
        <w:rPr>
          <w:rFonts w:ascii="Montserrat" w:hAnsi="Montserrat"/>
          <w:sz w:val="24"/>
        </w:rPr>
        <w:t xml:space="preserve">Often it is better to move in ways removed from preconception than cleave to them as models. </w:t>
      </w:r>
    </w:p>
    <w:p w:rsidR="0008581E" w:rsidRPr="00B3633A" w:rsidRDefault="0008581E">
      <w:pPr>
        <w:pStyle w:val="0DraftNormal"/>
        <w:rPr>
          <w:rFonts w:ascii="Montserrat" w:hAnsi="Montserrat"/>
          <w:sz w:val="24"/>
        </w:rPr>
      </w:pPr>
    </w:p>
    <w:p w:rsidR="0008581E" w:rsidRPr="00B3633A" w:rsidRDefault="0008581E">
      <w:pPr>
        <w:pStyle w:val="0DraftNormal"/>
        <w:rPr>
          <w:rFonts w:ascii="Montserrat" w:hAnsi="Montserrat"/>
          <w:sz w:val="24"/>
        </w:rPr>
      </w:pPr>
      <w:r w:rsidRPr="00B3633A">
        <w:rPr>
          <w:rFonts w:ascii="Montserrat" w:hAnsi="Montserrat"/>
          <w:sz w:val="24"/>
        </w:rPr>
        <w:t xml:space="preserve">There are things to learn from examining the unknown reaches. </w:t>
      </w:r>
    </w:p>
    <w:p w:rsidR="0008581E" w:rsidRPr="00B3633A" w:rsidRDefault="0008581E">
      <w:pPr>
        <w:pStyle w:val="0DraftNormal"/>
        <w:rPr>
          <w:rFonts w:ascii="Montserrat" w:hAnsi="Montserrat"/>
          <w:sz w:val="24"/>
        </w:rPr>
      </w:pPr>
    </w:p>
    <w:p w:rsidR="0008581E" w:rsidRPr="00B3633A" w:rsidRDefault="0008581E">
      <w:pPr>
        <w:pStyle w:val="0DraftNormal"/>
        <w:rPr>
          <w:rFonts w:ascii="Montserrat" w:hAnsi="Montserrat"/>
          <w:sz w:val="24"/>
        </w:rPr>
      </w:pPr>
      <w:r w:rsidRPr="00B3633A">
        <w:rPr>
          <w:rFonts w:ascii="Montserrat" w:hAnsi="Montserrat"/>
          <w:sz w:val="24"/>
        </w:rPr>
        <w:t xml:space="preserve">There are degrees of penetration into the unknown. </w:t>
      </w:r>
    </w:p>
    <w:p w:rsidR="0008581E" w:rsidRPr="00B3633A" w:rsidRDefault="0008581E">
      <w:pPr>
        <w:pStyle w:val="0DraftNormal"/>
        <w:rPr>
          <w:rFonts w:ascii="Montserrat" w:hAnsi="Montserrat"/>
          <w:sz w:val="24"/>
        </w:rPr>
      </w:pPr>
    </w:p>
    <w:p w:rsidR="0008581E" w:rsidRPr="00B3633A" w:rsidRDefault="0008581E">
      <w:pPr>
        <w:pStyle w:val="0DraftNormal"/>
        <w:rPr>
          <w:rFonts w:ascii="Montserrat" w:hAnsi="Montserrat"/>
          <w:sz w:val="24"/>
        </w:rPr>
      </w:pPr>
      <w:r w:rsidRPr="00B3633A">
        <w:rPr>
          <w:rFonts w:ascii="Montserrat" w:hAnsi="Montserrat"/>
          <w:sz w:val="24"/>
        </w:rPr>
        <w:t xml:space="preserve">The virtual examination goes far enough to recognize the unknown before a flinch drives one back to where one began. </w:t>
      </w:r>
    </w:p>
    <w:p w:rsidR="0008581E" w:rsidRPr="00B3633A" w:rsidRDefault="0008581E">
      <w:pPr>
        <w:pStyle w:val="0DraftNormal"/>
        <w:rPr>
          <w:rFonts w:ascii="Montserrat" w:hAnsi="Montserrat"/>
          <w:sz w:val="24"/>
        </w:rPr>
      </w:pPr>
    </w:p>
    <w:p w:rsidR="0008581E" w:rsidRPr="00B3633A" w:rsidRDefault="0008581E">
      <w:pPr>
        <w:pStyle w:val="0DraftNormal"/>
        <w:rPr>
          <w:rFonts w:ascii="Montserrat" w:hAnsi="Montserrat"/>
          <w:sz w:val="24"/>
        </w:rPr>
      </w:pPr>
      <w:r w:rsidRPr="00B3633A">
        <w:rPr>
          <w:rFonts w:ascii="Montserrat" w:hAnsi="Montserrat"/>
          <w:sz w:val="24"/>
        </w:rPr>
        <w:t xml:space="preserve">Fear of the unknown often restricts most to only virtual examinations. </w:t>
      </w:r>
    </w:p>
    <w:p w:rsidR="0008581E" w:rsidRPr="00B3633A" w:rsidRDefault="0008581E">
      <w:pPr>
        <w:pStyle w:val="0DraftNormal"/>
        <w:rPr>
          <w:rFonts w:ascii="Montserrat" w:hAnsi="Montserrat"/>
          <w:sz w:val="24"/>
        </w:rPr>
      </w:pPr>
    </w:p>
    <w:p w:rsidR="0008581E" w:rsidRPr="00B3633A" w:rsidRDefault="0008581E">
      <w:pPr>
        <w:pStyle w:val="0DraftNormal"/>
        <w:rPr>
          <w:rFonts w:ascii="Montserrat" w:hAnsi="Montserrat"/>
          <w:sz w:val="24"/>
        </w:rPr>
      </w:pPr>
      <w:r w:rsidRPr="00B3633A">
        <w:rPr>
          <w:rFonts w:ascii="Montserrat" w:hAnsi="Montserrat"/>
          <w:sz w:val="24"/>
        </w:rPr>
        <w:t xml:space="preserve">The determined examination goes deeper, sees how far it can go and still return to the known or knowable. </w:t>
      </w:r>
    </w:p>
    <w:p w:rsidR="0008581E" w:rsidRPr="00B3633A" w:rsidRDefault="0008581E">
      <w:pPr>
        <w:pStyle w:val="0DraftNormal"/>
        <w:rPr>
          <w:rFonts w:ascii="Montserrat" w:hAnsi="Montserrat"/>
          <w:sz w:val="24"/>
        </w:rPr>
      </w:pPr>
    </w:p>
    <w:p w:rsidR="0008581E" w:rsidRPr="00B3633A" w:rsidRDefault="0008581E">
      <w:pPr>
        <w:pStyle w:val="0DraftNormal"/>
        <w:rPr>
          <w:rFonts w:ascii="Montserrat" w:hAnsi="Montserrat"/>
          <w:sz w:val="24"/>
        </w:rPr>
      </w:pPr>
      <w:r w:rsidRPr="00B3633A">
        <w:rPr>
          <w:rFonts w:ascii="Montserrat" w:hAnsi="Montserrat"/>
          <w:sz w:val="24"/>
        </w:rPr>
        <w:t xml:space="preserve">Only an intent exploration can go fully into it and past it. </w:t>
      </w:r>
    </w:p>
    <w:p w:rsidR="0008581E" w:rsidRPr="00B3633A" w:rsidRDefault="0008581E">
      <w:pPr>
        <w:pStyle w:val="0DraftNormal"/>
        <w:rPr>
          <w:rFonts w:ascii="Montserrat" w:hAnsi="Montserrat"/>
          <w:sz w:val="24"/>
        </w:rPr>
      </w:pPr>
    </w:p>
    <w:p w:rsidR="0008581E" w:rsidRPr="00B3633A" w:rsidRDefault="0008581E">
      <w:pPr>
        <w:pStyle w:val="0DraftNormal"/>
        <w:rPr>
          <w:rFonts w:ascii="Montserrat" w:hAnsi="Montserrat"/>
          <w:sz w:val="24"/>
        </w:rPr>
      </w:pPr>
      <w:r w:rsidRPr="00B3633A">
        <w:rPr>
          <w:rFonts w:ascii="Montserrat" w:hAnsi="Montserrat"/>
          <w:sz w:val="24"/>
        </w:rPr>
        <w:t xml:space="preserve">Once one has gone past it, one can never really come back. </w:t>
      </w:r>
    </w:p>
    <w:p w:rsidR="0008581E" w:rsidRPr="00B3633A" w:rsidRDefault="0008581E">
      <w:pPr>
        <w:pStyle w:val="0DraftNormal"/>
        <w:rPr>
          <w:rFonts w:ascii="Montserrat" w:hAnsi="Montserrat"/>
          <w:sz w:val="24"/>
        </w:rPr>
      </w:pPr>
    </w:p>
    <w:p w:rsidR="0008581E" w:rsidRPr="00B3633A" w:rsidRDefault="0008581E">
      <w:pPr>
        <w:pStyle w:val="0DraftNormal"/>
        <w:rPr>
          <w:rFonts w:ascii="Montserrat" w:hAnsi="Montserrat"/>
          <w:sz w:val="24"/>
        </w:rPr>
      </w:pPr>
      <w:r w:rsidRPr="00B3633A">
        <w:rPr>
          <w:rFonts w:ascii="Montserrat" w:hAnsi="Montserrat"/>
          <w:sz w:val="24"/>
        </w:rPr>
        <w:t xml:space="preserve">You can only go on. </w:t>
      </w:r>
    </w:p>
    <w:p w:rsidR="0008581E" w:rsidRPr="00B3633A" w:rsidRDefault="0008581E">
      <w:pPr>
        <w:pStyle w:val="0DraftNormal"/>
        <w:rPr>
          <w:rFonts w:ascii="Montserrat" w:hAnsi="Montserrat"/>
          <w:sz w:val="24"/>
        </w:rPr>
      </w:pPr>
    </w:p>
    <w:p w:rsidR="0008581E" w:rsidRPr="00B3633A" w:rsidRDefault="0008581E">
      <w:pPr>
        <w:pStyle w:val="0DraftNormal"/>
        <w:rPr>
          <w:rFonts w:ascii="Montserrat" w:hAnsi="Montserrat"/>
          <w:sz w:val="24"/>
        </w:rPr>
      </w:pPr>
      <w:r w:rsidRPr="00B3633A">
        <w:rPr>
          <w:rFonts w:ascii="Montserrat" w:hAnsi="Montserrat"/>
          <w:sz w:val="24"/>
        </w:rPr>
        <w:t xml:space="preserve">Make it a part of you. </w:t>
      </w:r>
    </w:p>
    <w:p w:rsidR="0008581E" w:rsidRPr="00B3633A" w:rsidRDefault="0008581E">
      <w:pPr>
        <w:pStyle w:val="0DraftNormal"/>
        <w:rPr>
          <w:rFonts w:ascii="Montserrat" w:hAnsi="Montserrat"/>
          <w:sz w:val="24"/>
        </w:rPr>
      </w:pPr>
    </w:p>
    <w:p w:rsidR="0008581E" w:rsidRPr="00B3633A" w:rsidRDefault="0008581E">
      <w:pPr>
        <w:pStyle w:val="0DraftNormal"/>
        <w:rPr>
          <w:rFonts w:ascii="Montserrat" w:hAnsi="Montserrat"/>
          <w:sz w:val="24"/>
        </w:rPr>
      </w:pPr>
      <w:r w:rsidRPr="00B3633A">
        <w:rPr>
          <w:rFonts w:ascii="Montserrat" w:hAnsi="Montserrat"/>
          <w:sz w:val="24"/>
        </w:rPr>
        <w:t xml:space="preserve">I am never at a want for answers. </w:t>
      </w:r>
    </w:p>
    <w:p w:rsidR="0008581E" w:rsidRPr="00B3633A" w:rsidRDefault="0008581E">
      <w:pPr>
        <w:pStyle w:val="0DraftNormal"/>
        <w:rPr>
          <w:rFonts w:ascii="Montserrat" w:hAnsi="Montserrat"/>
          <w:sz w:val="24"/>
        </w:rPr>
      </w:pPr>
    </w:p>
    <w:p w:rsidR="0008581E" w:rsidRPr="00B3633A" w:rsidRDefault="0008581E">
      <w:pPr>
        <w:pStyle w:val="0DraftNormal"/>
        <w:rPr>
          <w:rFonts w:ascii="Montserrat" w:hAnsi="Montserrat"/>
          <w:sz w:val="24"/>
        </w:rPr>
      </w:pPr>
      <w:r w:rsidRPr="00B3633A">
        <w:rPr>
          <w:rFonts w:ascii="Montserrat" w:hAnsi="Montserrat"/>
          <w:sz w:val="24"/>
        </w:rPr>
        <w:t xml:space="preserve">What I have some weakness in is questions. </w:t>
      </w:r>
    </w:p>
    <w:p w:rsidR="0008581E" w:rsidRPr="00B3633A" w:rsidRDefault="0008581E">
      <w:pPr>
        <w:pStyle w:val="0DraftNormal"/>
        <w:rPr>
          <w:rFonts w:ascii="Montserrat" w:hAnsi="Montserrat"/>
          <w:sz w:val="24"/>
        </w:rPr>
      </w:pPr>
    </w:p>
    <w:p w:rsidR="0008581E" w:rsidRPr="00B3633A" w:rsidRDefault="0008581E">
      <w:pPr>
        <w:pStyle w:val="0DraftNormal"/>
        <w:rPr>
          <w:rFonts w:ascii="Montserrat" w:hAnsi="Montserrat"/>
          <w:sz w:val="24"/>
        </w:rPr>
      </w:pPr>
      <w:r w:rsidRPr="00B3633A">
        <w:rPr>
          <w:rFonts w:ascii="Montserrat" w:hAnsi="Montserrat"/>
          <w:sz w:val="24"/>
        </w:rPr>
        <w:t xml:space="preserve">When I write, zillions of odd things just crawl out that I would never think to ask of myself as questions. </w:t>
      </w:r>
    </w:p>
    <w:p w:rsidR="0008581E" w:rsidRPr="00B3633A" w:rsidRDefault="0008581E">
      <w:pPr>
        <w:pStyle w:val="0DraftNormal"/>
        <w:rPr>
          <w:rFonts w:ascii="Montserrat" w:hAnsi="Montserrat"/>
          <w:sz w:val="24"/>
        </w:rPr>
      </w:pPr>
    </w:p>
    <w:p w:rsidR="0008581E" w:rsidRPr="00B3633A" w:rsidRDefault="0008581E">
      <w:pPr>
        <w:pStyle w:val="0DraftNormal"/>
        <w:rPr>
          <w:rFonts w:ascii="Montserrat" w:hAnsi="Montserrat"/>
          <w:sz w:val="24"/>
        </w:rPr>
      </w:pPr>
      <w:r w:rsidRPr="00B3633A">
        <w:rPr>
          <w:rFonts w:ascii="Montserrat" w:hAnsi="Montserrat"/>
          <w:sz w:val="24"/>
        </w:rPr>
        <w:t xml:space="preserve">My best questions are always written down for me to happen upon and answer later. </w:t>
      </w:r>
    </w:p>
    <w:p w:rsidR="0008581E" w:rsidRPr="00B3633A" w:rsidRDefault="0008581E">
      <w:pPr>
        <w:pStyle w:val="0DraftNormal"/>
        <w:rPr>
          <w:rFonts w:ascii="Montserrat" w:hAnsi="Montserrat"/>
          <w:sz w:val="24"/>
        </w:rPr>
      </w:pPr>
    </w:p>
    <w:p w:rsidR="0008581E" w:rsidRPr="00B3633A" w:rsidRDefault="0008581E">
      <w:pPr>
        <w:pStyle w:val="0DraftNormal"/>
        <w:rPr>
          <w:rFonts w:ascii="Montserrat" w:hAnsi="Montserrat"/>
          <w:sz w:val="24"/>
        </w:rPr>
      </w:pPr>
      <w:r w:rsidRPr="00B3633A">
        <w:rPr>
          <w:rFonts w:ascii="Montserrat" w:hAnsi="Montserrat"/>
          <w:sz w:val="24"/>
        </w:rPr>
        <w:t xml:space="preserve">Or it comes up in conversation and drags me along. </w:t>
      </w:r>
    </w:p>
    <w:p w:rsidR="0008581E" w:rsidRPr="00B3633A" w:rsidRDefault="0008581E">
      <w:pPr>
        <w:pStyle w:val="0DraftNormal"/>
        <w:rPr>
          <w:rFonts w:ascii="Montserrat" w:hAnsi="Montserrat"/>
          <w:sz w:val="24"/>
        </w:rPr>
      </w:pPr>
    </w:p>
    <w:p w:rsidR="0008581E" w:rsidRPr="00B3633A" w:rsidRDefault="0008581E">
      <w:pPr>
        <w:pStyle w:val="0DraftNormal"/>
        <w:rPr>
          <w:rFonts w:ascii="Montserrat" w:hAnsi="Montserrat"/>
          <w:sz w:val="24"/>
        </w:rPr>
      </w:pPr>
      <w:r w:rsidRPr="00B3633A">
        <w:rPr>
          <w:rFonts w:ascii="Montserrat" w:hAnsi="Montserrat"/>
          <w:sz w:val="24"/>
        </w:rPr>
        <w:t xml:space="preserve">(Paradox) is just the same. </w:t>
      </w:r>
    </w:p>
    <w:p w:rsidR="0008581E" w:rsidRPr="00B3633A" w:rsidRDefault="0008581E">
      <w:pPr>
        <w:pStyle w:val="0DraftNormal"/>
        <w:rPr>
          <w:rFonts w:ascii="Montserrat" w:hAnsi="Montserrat"/>
          <w:sz w:val="24"/>
        </w:rPr>
      </w:pPr>
    </w:p>
    <w:p w:rsidR="0008581E" w:rsidRPr="00B3633A" w:rsidRDefault="0008581E">
      <w:pPr>
        <w:pStyle w:val="0DraftNormal"/>
        <w:rPr>
          <w:rFonts w:ascii="Montserrat" w:hAnsi="Montserrat"/>
          <w:sz w:val="24"/>
        </w:rPr>
      </w:pPr>
      <w:r w:rsidRPr="00B3633A">
        <w:rPr>
          <w:rFonts w:ascii="Montserrat" w:hAnsi="Montserrat"/>
          <w:sz w:val="24"/>
        </w:rPr>
        <w:t>If you want a real fright, just get the two of us involved in a conversation.</w:t>
      </w:r>
    </w:p>
    <w:p w:rsidR="0008581E" w:rsidRPr="00B3633A" w:rsidRDefault="0008581E">
      <w:pPr>
        <w:pStyle w:val="0DraftNormal"/>
        <w:rPr>
          <w:rFonts w:ascii="Montserrat" w:hAnsi="Montserrat"/>
          <w:sz w:val="24"/>
        </w:rPr>
      </w:pPr>
    </w:p>
    <w:p w:rsidR="0008581E" w:rsidRPr="00B3633A" w:rsidRDefault="0008581E">
      <w:pPr>
        <w:pStyle w:val="0DraftNormal"/>
        <w:rPr>
          <w:rFonts w:ascii="Montserrat" w:hAnsi="Montserrat"/>
          <w:sz w:val="24"/>
        </w:rPr>
      </w:pPr>
      <w:r w:rsidRPr="00B3633A">
        <w:rPr>
          <w:rFonts w:ascii="Montserrat" w:hAnsi="Montserrat"/>
          <w:sz w:val="24"/>
        </w:rPr>
        <w:t xml:space="preserve">I mentioned that there was a cost. </w:t>
      </w:r>
    </w:p>
    <w:p w:rsidR="0008581E" w:rsidRPr="00B3633A" w:rsidRDefault="0008581E">
      <w:pPr>
        <w:pStyle w:val="0DraftNormal"/>
        <w:rPr>
          <w:rFonts w:ascii="Montserrat" w:hAnsi="Montserrat"/>
          <w:sz w:val="24"/>
        </w:rPr>
      </w:pPr>
    </w:p>
    <w:p w:rsidR="0008581E" w:rsidRPr="00B3633A" w:rsidRDefault="0008581E">
      <w:pPr>
        <w:pStyle w:val="0DraftNormal"/>
        <w:rPr>
          <w:rFonts w:ascii="Montserrat" w:hAnsi="Montserrat"/>
          <w:sz w:val="24"/>
        </w:rPr>
      </w:pPr>
      <w:r w:rsidRPr="00B3633A">
        <w:rPr>
          <w:rFonts w:ascii="Montserrat" w:hAnsi="Montserrat"/>
          <w:sz w:val="24"/>
        </w:rPr>
        <w:t xml:space="preserve">Well sometimes I manage to make so much sense out of the meat of a conversation that my entire perspective shifts out of whack. </w:t>
      </w:r>
    </w:p>
    <w:p w:rsidR="0008581E" w:rsidRPr="00B3633A" w:rsidRDefault="0008581E">
      <w:pPr>
        <w:pStyle w:val="0DraftNormal"/>
        <w:rPr>
          <w:rFonts w:ascii="Montserrat" w:hAnsi="Montserrat"/>
          <w:sz w:val="24"/>
        </w:rPr>
      </w:pPr>
    </w:p>
    <w:p w:rsidR="0008581E" w:rsidRPr="00B3633A" w:rsidRDefault="0008581E">
      <w:pPr>
        <w:pStyle w:val="0DraftNormal"/>
        <w:rPr>
          <w:rFonts w:ascii="Montserrat" w:hAnsi="Montserrat"/>
          <w:sz w:val="24"/>
        </w:rPr>
      </w:pPr>
      <w:r w:rsidRPr="00B3633A">
        <w:rPr>
          <w:rFonts w:ascii="Montserrat" w:hAnsi="Montserrat"/>
          <w:sz w:val="24"/>
        </w:rPr>
        <w:t xml:space="preserve">After that, I am often at a loss in making actions. </w:t>
      </w:r>
    </w:p>
    <w:p w:rsidR="0008581E" w:rsidRPr="00B3633A" w:rsidRDefault="0008581E">
      <w:pPr>
        <w:pStyle w:val="0DraftNormal"/>
        <w:rPr>
          <w:rFonts w:ascii="Montserrat" w:hAnsi="Montserrat"/>
          <w:sz w:val="24"/>
        </w:rPr>
      </w:pPr>
    </w:p>
    <w:p w:rsidR="0008581E" w:rsidRPr="00B3633A" w:rsidRDefault="0008581E">
      <w:pPr>
        <w:pStyle w:val="0DraftNormal"/>
        <w:rPr>
          <w:rFonts w:ascii="Montserrat" w:hAnsi="Montserrat"/>
          <w:sz w:val="24"/>
        </w:rPr>
      </w:pPr>
      <w:r w:rsidRPr="00B3633A">
        <w:rPr>
          <w:rFonts w:ascii="Montserrat" w:hAnsi="Montserrat"/>
          <w:sz w:val="24"/>
        </w:rPr>
        <w:t xml:space="preserve">I ask to be or not to be and I pause and go what... </w:t>
      </w:r>
    </w:p>
    <w:p w:rsidR="0008581E" w:rsidRPr="00B3633A" w:rsidRDefault="0008581E">
      <w:pPr>
        <w:pStyle w:val="0DraftNormal"/>
        <w:rPr>
          <w:rFonts w:ascii="Montserrat" w:hAnsi="Montserrat"/>
          <w:sz w:val="24"/>
        </w:rPr>
      </w:pPr>
    </w:p>
    <w:p w:rsidR="0008581E" w:rsidRPr="00B3633A" w:rsidRDefault="0008581E">
      <w:pPr>
        <w:pStyle w:val="0DraftNormal"/>
        <w:rPr>
          <w:rFonts w:ascii="Montserrat" w:hAnsi="Montserrat"/>
          <w:sz w:val="24"/>
        </w:rPr>
      </w:pPr>
      <w:r w:rsidRPr="00B3633A">
        <w:rPr>
          <w:rFonts w:ascii="Montserrat" w:hAnsi="Montserrat"/>
          <w:sz w:val="24"/>
        </w:rPr>
        <w:t xml:space="preserve">It is not a thing per se. </w:t>
      </w:r>
    </w:p>
    <w:p w:rsidR="0008581E" w:rsidRPr="00B3633A" w:rsidRDefault="0008581E">
      <w:pPr>
        <w:pStyle w:val="0DraftNormal"/>
        <w:rPr>
          <w:rFonts w:ascii="Montserrat" w:hAnsi="Montserrat"/>
          <w:sz w:val="24"/>
        </w:rPr>
      </w:pPr>
    </w:p>
    <w:p w:rsidR="0008581E" w:rsidRPr="00B3633A" w:rsidRDefault="0008581E">
      <w:pPr>
        <w:pStyle w:val="0DraftNormal"/>
        <w:rPr>
          <w:rFonts w:ascii="Montserrat" w:hAnsi="Montserrat"/>
          <w:sz w:val="24"/>
        </w:rPr>
      </w:pPr>
      <w:r w:rsidRPr="00B3633A">
        <w:rPr>
          <w:rFonts w:ascii="Montserrat" w:hAnsi="Montserrat"/>
          <w:sz w:val="24"/>
        </w:rPr>
        <w:t xml:space="preserve">I just have not been pressed with much need to make great gestures. </w:t>
      </w:r>
    </w:p>
    <w:p w:rsidR="0008581E" w:rsidRPr="00B3633A" w:rsidRDefault="0008581E">
      <w:pPr>
        <w:pStyle w:val="0DraftNormal"/>
        <w:rPr>
          <w:rFonts w:ascii="Montserrat" w:hAnsi="Montserrat"/>
          <w:sz w:val="24"/>
        </w:rPr>
      </w:pPr>
    </w:p>
    <w:p w:rsidR="0008581E" w:rsidRPr="00B3633A" w:rsidRDefault="0008581E">
      <w:pPr>
        <w:pStyle w:val="0DraftNormal"/>
        <w:rPr>
          <w:rFonts w:ascii="Montserrat" w:hAnsi="Montserrat"/>
          <w:sz w:val="24"/>
        </w:rPr>
      </w:pPr>
      <w:r w:rsidRPr="00B3633A">
        <w:rPr>
          <w:rFonts w:ascii="Montserrat" w:hAnsi="Montserrat"/>
          <w:sz w:val="24"/>
        </w:rPr>
        <w:t xml:space="preserve">I adore them, but do not pursue them. </w:t>
      </w:r>
    </w:p>
    <w:p w:rsidR="0008581E" w:rsidRPr="00B3633A" w:rsidRDefault="0008581E">
      <w:pPr>
        <w:pStyle w:val="0DraftNormal"/>
        <w:rPr>
          <w:rFonts w:ascii="Montserrat" w:hAnsi="Montserrat"/>
          <w:sz w:val="24"/>
        </w:rPr>
      </w:pPr>
    </w:p>
    <w:p w:rsidR="0008581E" w:rsidRPr="00B3633A" w:rsidRDefault="0008581E">
      <w:pPr>
        <w:pStyle w:val="0DraftNormal"/>
        <w:rPr>
          <w:rFonts w:ascii="Montserrat" w:hAnsi="Montserrat"/>
          <w:sz w:val="24"/>
        </w:rPr>
      </w:pPr>
      <w:r w:rsidRPr="00B3633A">
        <w:rPr>
          <w:rFonts w:ascii="Montserrat" w:hAnsi="Montserrat"/>
          <w:sz w:val="24"/>
        </w:rPr>
        <w:t xml:space="preserve">Except that I do. </w:t>
      </w:r>
    </w:p>
    <w:p w:rsidR="0008581E" w:rsidRPr="00B3633A" w:rsidRDefault="0008581E">
      <w:pPr>
        <w:pStyle w:val="0DraftNormal"/>
        <w:rPr>
          <w:rFonts w:ascii="Montserrat" w:hAnsi="Montserrat"/>
          <w:sz w:val="24"/>
        </w:rPr>
      </w:pPr>
    </w:p>
    <w:p w:rsidR="0008581E" w:rsidRPr="00B3633A" w:rsidRDefault="0008581E">
      <w:pPr>
        <w:pStyle w:val="0DraftNormal"/>
        <w:rPr>
          <w:rFonts w:ascii="Montserrat" w:hAnsi="Montserrat"/>
          <w:sz w:val="24"/>
        </w:rPr>
      </w:pPr>
      <w:r w:rsidRPr="00B3633A">
        <w:rPr>
          <w:rFonts w:ascii="Montserrat" w:hAnsi="Montserrat"/>
          <w:sz w:val="24"/>
        </w:rPr>
        <w:t xml:space="preserve">Immortality. </w:t>
      </w:r>
    </w:p>
    <w:p w:rsidR="0008581E" w:rsidRPr="00B3633A" w:rsidRDefault="0008581E">
      <w:pPr>
        <w:pStyle w:val="0DraftNormal"/>
        <w:rPr>
          <w:rFonts w:ascii="Montserrat" w:hAnsi="Montserrat"/>
          <w:sz w:val="24"/>
        </w:rPr>
      </w:pPr>
    </w:p>
    <w:p w:rsidR="0008581E" w:rsidRPr="00B3633A" w:rsidRDefault="0008581E">
      <w:pPr>
        <w:pStyle w:val="0DraftNormal"/>
        <w:rPr>
          <w:rFonts w:ascii="Montserrat" w:hAnsi="Montserrat"/>
          <w:sz w:val="24"/>
        </w:rPr>
      </w:pPr>
      <w:r w:rsidRPr="00B3633A">
        <w:rPr>
          <w:rFonts w:ascii="Montserrat" w:hAnsi="Montserrat"/>
          <w:sz w:val="24"/>
        </w:rPr>
        <w:t xml:space="preserve">Immutability. </w:t>
      </w:r>
    </w:p>
    <w:p w:rsidR="0008581E" w:rsidRPr="00B3633A" w:rsidRDefault="0008581E">
      <w:pPr>
        <w:pStyle w:val="0DraftNormal"/>
        <w:rPr>
          <w:rFonts w:ascii="Montserrat" w:hAnsi="Montserrat"/>
          <w:sz w:val="24"/>
        </w:rPr>
      </w:pPr>
    </w:p>
    <w:p w:rsidR="0008581E" w:rsidRPr="00B3633A" w:rsidRDefault="0008581E">
      <w:pPr>
        <w:pStyle w:val="0DraftNormal"/>
        <w:rPr>
          <w:rFonts w:ascii="Montserrat" w:hAnsi="Montserrat"/>
          <w:sz w:val="24"/>
        </w:rPr>
      </w:pPr>
      <w:r w:rsidRPr="00B3633A">
        <w:rPr>
          <w:rFonts w:ascii="Montserrat" w:hAnsi="Montserrat"/>
          <w:sz w:val="24"/>
        </w:rPr>
        <w:t xml:space="preserve">By that I mean omnimutability. </w:t>
      </w:r>
    </w:p>
    <w:p w:rsidR="0008581E" w:rsidRPr="00B3633A" w:rsidRDefault="0008581E">
      <w:pPr>
        <w:pStyle w:val="0DraftNormal"/>
        <w:rPr>
          <w:rFonts w:ascii="Montserrat" w:hAnsi="Montserrat"/>
          <w:sz w:val="24"/>
        </w:rPr>
      </w:pPr>
    </w:p>
    <w:p w:rsidR="0008581E" w:rsidRPr="00B3633A" w:rsidRDefault="0008581E">
      <w:pPr>
        <w:pStyle w:val="0DraftNormal"/>
        <w:rPr>
          <w:rFonts w:ascii="Montserrat" w:hAnsi="Montserrat"/>
          <w:sz w:val="24"/>
        </w:rPr>
      </w:pPr>
      <w:r w:rsidRPr="00B3633A">
        <w:rPr>
          <w:rFonts w:ascii="Montserrat" w:hAnsi="Montserrat"/>
          <w:sz w:val="24"/>
        </w:rPr>
        <w:t xml:space="preserve">To become anything without losing myself. </w:t>
      </w:r>
    </w:p>
    <w:p w:rsidR="0008581E" w:rsidRPr="00B3633A" w:rsidRDefault="0008581E">
      <w:pPr>
        <w:pStyle w:val="0DraftNormal"/>
        <w:rPr>
          <w:rFonts w:ascii="Montserrat" w:hAnsi="Montserrat"/>
          <w:sz w:val="24"/>
        </w:rPr>
      </w:pPr>
    </w:p>
    <w:p w:rsidR="0008581E" w:rsidRPr="00B3633A" w:rsidRDefault="0008581E">
      <w:pPr>
        <w:pStyle w:val="0DraftNormal"/>
        <w:rPr>
          <w:rFonts w:ascii="Montserrat" w:hAnsi="Montserrat"/>
          <w:sz w:val="24"/>
        </w:rPr>
      </w:pPr>
      <w:r w:rsidRPr="00B3633A">
        <w:rPr>
          <w:rFonts w:ascii="Montserrat" w:hAnsi="Montserrat"/>
          <w:sz w:val="24"/>
        </w:rPr>
        <w:t xml:space="preserve">These are great gestures. </w:t>
      </w:r>
    </w:p>
    <w:p w:rsidR="0008581E" w:rsidRPr="00B3633A" w:rsidRDefault="0008581E">
      <w:pPr>
        <w:pStyle w:val="0DraftNormal"/>
        <w:rPr>
          <w:rFonts w:ascii="Montserrat" w:hAnsi="Montserrat"/>
          <w:sz w:val="24"/>
        </w:rPr>
      </w:pPr>
    </w:p>
    <w:p w:rsidR="0008581E" w:rsidRPr="00B3633A" w:rsidRDefault="0008581E">
      <w:pPr>
        <w:pStyle w:val="0DraftNormal"/>
        <w:rPr>
          <w:rFonts w:ascii="Montserrat" w:hAnsi="Montserrat"/>
          <w:sz w:val="24"/>
        </w:rPr>
      </w:pPr>
      <w:r w:rsidRPr="00B3633A">
        <w:rPr>
          <w:rFonts w:ascii="Montserrat" w:hAnsi="Montserrat"/>
          <w:sz w:val="24"/>
        </w:rPr>
        <w:t xml:space="preserve">They go straight to the absolute. </w:t>
      </w:r>
    </w:p>
    <w:p w:rsidR="0008581E" w:rsidRPr="00B3633A" w:rsidRDefault="0008581E">
      <w:pPr>
        <w:pStyle w:val="0DraftNormal"/>
        <w:rPr>
          <w:rFonts w:ascii="Montserrat" w:hAnsi="Montserrat"/>
          <w:sz w:val="24"/>
        </w:rPr>
      </w:pPr>
    </w:p>
    <w:p w:rsidR="0008581E" w:rsidRPr="00B3633A" w:rsidRDefault="0008581E">
      <w:pPr>
        <w:pStyle w:val="0DraftNormal"/>
        <w:rPr>
          <w:rFonts w:ascii="Montserrat" w:hAnsi="Montserrat"/>
          <w:sz w:val="24"/>
        </w:rPr>
      </w:pPr>
      <w:r w:rsidRPr="00B3633A">
        <w:rPr>
          <w:rFonts w:ascii="Montserrat" w:hAnsi="Montserrat"/>
          <w:sz w:val="24"/>
        </w:rPr>
        <w:t>They, the gestures, demand it.</w:t>
      </w:r>
    </w:p>
    <w:p w:rsidR="0008581E" w:rsidRPr="00B3633A" w:rsidRDefault="0008581E">
      <w:pPr>
        <w:pStyle w:val="0DraftNormal"/>
        <w:rPr>
          <w:rFonts w:ascii="Montserrat" w:hAnsi="Montserrat"/>
          <w:sz w:val="24"/>
        </w:rPr>
      </w:pPr>
    </w:p>
    <w:p w:rsidR="0008581E" w:rsidRPr="00B3633A" w:rsidRDefault="0008581E">
      <w:pPr>
        <w:pStyle w:val="0DraftNormal"/>
        <w:rPr>
          <w:rFonts w:ascii="Montserrat" w:hAnsi="Montserrat"/>
          <w:sz w:val="24"/>
        </w:rPr>
      </w:pPr>
      <w:r w:rsidRPr="00B3633A">
        <w:rPr>
          <w:rFonts w:ascii="Montserrat" w:hAnsi="Montserrat"/>
          <w:sz w:val="24"/>
        </w:rPr>
        <w:br w:type="page"/>
        <w:t xml:space="preserve">She died. She had found nothing but oblivion. And she had no doubts about it. Sivai had torn her body to shreds. Ripped her spirit and mind from the dying flesh and anhilated them. All thought and even dreams of herself were slain. When she lay broken and naked in soul, she had been the barest mote of light. A pitiful, depthless soul vastly overshadowed by the endless abyss of the Devourer. Then, for no reason at all, she woke up on Earth. Nobody. Sivai had passed her being through his own and abandoned her like a peice of offal in a harsh world with no idea who she was. Faced with this inexplicable situation she became, once more, herself. </w:t>
      </w:r>
    </w:p>
    <w:p w:rsidR="0008581E" w:rsidRPr="00B3633A" w:rsidRDefault="0008581E">
      <w:pPr>
        <w:pStyle w:val="0DraftNormal"/>
        <w:rPr>
          <w:rFonts w:ascii="Montserrat" w:hAnsi="Montserrat"/>
          <w:sz w:val="24"/>
        </w:rPr>
      </w:pPr>
    </w:p>
    <w:p w:rsidR="0008581E" w:rsidRPr="00B3633A" w:rsidRDefault="0008581E">
      <w:pPr>
        <w:pStyle w:val="0DraftNormal"/>
        <w:rPr>
          <w:rFonts w:ascii="Montserrat" w:hAnsi="Montserrat"/>
          <w:sz w:val="24"/>
        </w:rPr>
      </w:pPr>
      <w:r w:rsidRPr="00B3633A">
        <w:rPr>
          <w:rFonts w:ascii="Montserrat" w:hAnsi="Montserrat"/>
          <w:sz w:val="24"/>
        </w:rPr>
        <w:t>She had wandered through the invisible world for a while, trying to understand what she was supposed to be doing. She had often slipped into the material worlds to seek for more concrete answers, but each answer she found only brought more questions. Finally she tried to go back to the world where she had died. Before she could do anything she encountered a young woman who had been conceived from the genetic material she had left behind. She took this woman aside and found in her all the potential to be what she had become but not even a hint of the thing in Av that was plaguing her. In her distraction she feel prey to and was raped repeatedly by a man who's power she could not even comprehend. Before she escaped him, she discovered that he had been looking for her for ages. Time beyond time. He believed that he owned her and that through her he could have anything he desired. For some reason, she forced him to kill her, rather than risk fighting him. But this death was barely a shadow to the one that Sivai had given her. But it taught her that she had to confront Amaranth. She had to find the reason for why both a god and a mortal had been allowed to rape her.</w:t>
      </w:r>
    </w:p>
    <w:p w:rsidR="0008581E" w:rsidRPr="00B3633A" w:rsidRDefault="0008581E">
      <w:pPr>
        <w:pStyle w:val="0DraftNormal"/>
        <w:rPr>
          <w:rFonts w:ascii="Montserrat" w:hAnsi="Montserrat"/>
          <w:sz w:val="24"/>
        </w:rPr>
      </w:pPr>
    </w:p>
    <w:p w:rsidR="0008581E" w:rsidRPr="00B3633A" w:rsidRDefault="0008581E">
      <w:pPr>
        <w:pStyle w:val="0DraftNormal"/>
        <w:rPr>
          <w:rFonts w:ascii="Montserrat" w:hAnsi="Montserrat"/>
          <w:sz w:val="24"/>
        </w:rPr>
      </w:pPr>
      <w:r w:rsidRPr="00B3633A">
        <w:rPr>
          <w:rFonts w:ascii="Montserrat" w:hAnsi="Montserrat"/>
          <w:sz w:val="24"/>
        </w:rPr>
        <w:t xml:space="preserve">As soon as she could, she went back to her god and demanded to know why she had been so abominably used. When Amaranth told her that it had been what Av herself had wanted, she simply walked away. She quit. </w:t>
      </w:r>
    </w:p>
    <w:p w:rsidR="0008581E" w:rsidRPr="00B3633A" w:rsidRDefault="0008581E">
      <w:pPr>
        <w:pStyle w:val="0DraftNormal"/>
        <w:rPr>
          <w:rFonts w:ascii="Montserrat" w:hAnsi="Montserrat"/>
          <w:sz w:val="24"/>
        </w:rPr>
      </w:pPr>
    </w:p>
    <w:p w:rsidR="0008581E" w:rsidRPr="00B3633A" w:rsidRDefault="0008581E">
      <w:pPr>
        <w:pStyle w:val="0DraftNormal"/>
        <w:rPr>
          <w:rFonts w:ascii="Montserrat" w:hAnsi="Montserrat"/>
          <w:sz w:val="24"/>
        </w:rPr>
      </w:pPr>
      <w:r w:rsidRPr="00B3633A">
        <w:rPr>
          <w:rFonts w:ascii="Montserrat" w:hAnsi="Montserrat"/>
          <w:sz w:val="24"/>
        </w:rPr>
        <w:t xml:space="preserve">For the sake of her promise, she was compelled to keep herself tightly restrained in his presence. After their conversation, there was very little of her true nature she could afford to reveal without giving him something to call proof of magic or even divinity. Now that she was in this bind, she finally understood why An had placed the g(Av) on her in the first place. The kind of proof that Michael could get from seeing what she could do would be false proof. </w:t>
      </w:r>
    </w:p>
    <w:p w:rsidR="0008581E" w:rsidRPr="00B3633A" w:rsidRDefault="0008581E">
      <w:pPr>
        <w:pStyle w:val="0DraftNormal"/>
        <w:rPr>
          <w:rFonts w:ascii="Montserrat" w:hAnsi="Montserrat"/>
          <w:sz w:val="24"/>
        </w:rPr>
      </w:pPr>
    </w:p>
    <w:p w:rsidR="0008581E" w:rsidRPr="00B3633A" w:rsidRDefault="0008581E">
      <w:pPr>
        <w:pStyle w:val="0DraftNormal"/>
        <w:rPr>
          <w:rFonts w:ascii="Montserrat" w:hAnsi="Montserrat"/>
          <w:sz w:val="24"/>
        </w:rPr>
      </w:pPr>
      <w:r w:rsidRPr="00B3633A">
        <w:rPr>
          <w:rFonts w:ascii="Montserrat" w:hAnsi="Montserrat"/>
          <w:sz w:val="24"/>
        </w:rPr>
        <w:br w:type="page"/>
      </w:r>
    </w:p>
    <w:p w:rsidR="0008581E" w:rsidRPr="00B3633A" w:rsidRDefault="0008581E">
      <w:pPr>
        <w:pStyle w:val="0DraftNormal"/>
        <w:rPr>
          <w:rFonts w:ascii="Montserrat" w:hAnsi="Montserrat"/>
          <w:sz w:val="24"/>
        </w:rPr>
      </w:pPr>
    </w:p>
    <w:p w:rsidR="0008581E" w:rsidRPr="00B3633A" w:rsidRDefault="0008581E">
      <w:pPr>
        <w:pStyle w:val="0DraftNormal"/>
        <w:rPr>
          <w:rFonts w:ascii="Montserrat" w:hAnsi="Montserrat"/>
          <w:sz w:val="24"/>
        </w:rPr>
      </w:pPr>
      <w:r w:rsidRPr="00B3633A">
        <w:rPr>
          <w:rFonts w:ascii="Montserrat" w:hAnsi="Montserrat"/>
          <w:sz w:val="24"/>
        </w:rPr>
        <w:t>9</w:t>
      </w:r>
    </w:p>
    <w:p w:rsidR="0008581E" w:rsidRPr="00B3633A" w:rsidRDefault="0008581E">
      <w:pPr>
        <w:pStyle w:val="0DraftNormal"/>
        <w:rPr>
          <w:rFonts w:ascii="Montserrat" w:hAnsi="Montserrat"/>
          <w:sz w:val="24"/>
        </w:rPr>
      </w:pPr>
    </w:p>
    <w:p w:rsidR="0008581E" w:rsidRPr="00B3633A" w:rsidRDefault="0008581E">
      <w:pPr>
        <w:pStyle w:val="0DraftNormal"/>
        <w:rPr>
          <w:rFonts w:ascii="Montserrat" w:hAnsi="Montserrat"/>
          <w:sz w:val="24"/>
        </w:rPr>
      </w:pPr>
      <w:r w:rsidRPr="00B3633A">
        <w:rPr>
          <w:rFonts w:ascii="Montserrat" w:hAnsi="Montserrat"/>
          <w:sz w:val="24"/>
        </w:rPr>
        <w:t xml:space="preserve">Aware that she is being treated more as a prisoner than a diplomat, Av begins her introductions to the troublesome elite of the delta. Not surprisingly, she discovers she is dealing with a chauvanistic, patriarchal culture. Admired for her beauty, disparaged for playing at diplomacy. Av is dragged to a few audiences, and endures a great deal of angst to get her message across. The local factions are at odds, and her skills and patience as a diplomat are strained to new limits. Her childhood was witness to the consequences of small province politics and intrigue, and here it was especially thick. It was very much like entering a gothic. The leaders she talked with made a very public figure of her, with various tours and introductions. They even put her up very publicly in a posh college district town house. For Av it is awkward to place herself alone among these people whom she finds difficult to read or trust. They treat her with kindness and respect in all appearances, yet like an object or a prize—or worse, prospective property—in substance. Clearly they don't take her seriously. Neither do they seem eager to under estimate her, or at least the dragon she is working for. </w:t>
      </w:r>
    </w:p>
    <w:p w:rsidR="0008581E" w:rsidRPr="00B3633A" w:rsidRDefault="0008581E">
      <w:pPr>
        <w:pStyle w:val="0DraftNormal"/>
        <w:rPr>
          <w:rFonts w:ascii="Montserrat" w:hAnsi="Montserrat"/>
          <w:sz w:val="24"/>
        </w:rPr>
      </w:pPr>
    </w:p>
    <w:p w:rsidR="0008581E" w:rsidRPr="00B3633A" w:rsidRDefault="0008581E">
      <w:pPr>
        <w:pStyle w:val="0DraftNormal"/>
        <w:rPr>
          <w:rFonts w:ascii="Montserrat" w:hAnsi="Montserrat"/>
          <w:sz w:val="24"/>
        </w:rPr>
      </w:pPr>
      <w:r w:rsidRPr="00B3633A">
        <w:rPr>
          <w:rFonts w:ascii="Montserrat" w:hAnsi="Montserrat"/>
          <w:sz w:val="24"/>
        </w:rPr>
        <w:t>10</w:t>
      </w:r>
    </w:p>
    <w:p w:rsidR="0008581E" w:rsidRPr="00B3633A" w:rsidRDefault="0008581E">
      <w:pPr>
        <w:pStyle w:val="0DraftNormal"/>
        <w:rPr>
          <w:rFonts w:ascii="Montserrat" w:hAnsi="Montserrat"/>
          <w:sz w:val="24"/>
        </w:rPr>
      </w:pPr>
    </w:p>
    <w:p w:rsidR="0008581E" w:rsidRPr="00B3633A" w:rsidRDefault="0008581E">
      <w:pPr>
        <w:pStyle w:val="0DraftNormal"/>
        <w:rPr>
          <w:rFonts w:ascii="Montserrat" w:hAnsi="Montserrat"/>
          <w:sz w:val="24"/>
        </w:rPr>
      </w:pPr>
      <w:r w:rsidRPr="00B3633A">
        <w:rPr>
          <w:rFonts w:ascii="Montserrat" w:hAnsi="Montserrat"/>
          <w:sz w:val="24"/>
        </w:rPr>
        <w:t>For such a vulnerable island in this chaotic world, they sure liked to give the impression of being able to sway the fate of the entire world. Mildly annoyed at the constant touring negotiations, she has a sudden insight into the ulterior motive; she was being systematically shown evidence of these people's ability to render her completely helpless, if not thoroughly dead. Her neglected intuition had screamed out "trap!" from the moment she entered. The research group is requesting to go down and join Av, but he puts them on hold while he looks into the sudden mystery. The conspiracy that Rook was investigating was beginning to seem more dangerous than he had suspected. A key thought occurs to him. Vancouver was beginning to seem less safe. Keeping them here would be putting their hope of solving the (caoi yn) Phenominon at risk, if his growing suspicions proved to have any merit. The rumors alone would make them hesitate, but the dissappearances of certain eyes and ears demands it. Every one is beginning to feel the presence of shadows. But the end result is that the key members of the group ship out to join Av, which pleases the natives to no end. It does not, however, improve the course of her negotiations with them.</w:t>
      </w:r>
    </w:p>
    <w:p w:rsidR="0008581E" w:rsidRPr="00B3633A" w:rsidRDefault="0008581E">
      <w:pPr>
        <w:pStyle w:val="0DraftNormal"/>
        <w:rPr>
          <w:rFonts w:ascii="Montserrat" w:hAnsi="Montserrat"/>
          <w:sz w:val="24"/>
        </w:rPr>
      </w:pPr>
    </w:p>
    <w:p w:rsidR="0008581E" w:rsidRPr="00B3633A" w:rsidRDefault="0008581E">
      <w:pPr>
        <w:pStyle w:val="0DraftNormal"/>
        <w:rPr>
          <w:rFonts w:ascii="Montserrat" w:hAnsi="Montserrat"/>
          <w:sz w:val="24"/>
        </w:rPr>
      </w:pPr>
      <w:r w:rsidRPr="00B3633A">
        <w:rPr>
          <w:rFonts w:ascii="Montserrat" w:hAnsi="Montserrat"/>
          <w:sz w:val="24"/>
        </w:rPr>
        <w:t>11</w:t>
      </w:r>
    </w:p>
    <w:p w:rsidR="0008581E" w:rsidRPr="00B3633A" w:rsidRDefault="0008581E">
      <w:pPr>
        <w:pStyle w:val="0DraftNormal"/>
        <w:rPr>
          <w:rFonts w:ascii="Montserrat" w:hAnsi="Montserrat"/>
          <w:sz w:val="24"/>
        </w:rPr>
      </w:pPr>
    </w:p>
    <w:p w:rsidR="0008581E" w:rsidRPr="00B3633A" w:rsidRDefault="0008581E">
      <w:pPr>
        <w:pStyle w:val="0DraftNormal"/>
        <w:rPr>
          <w:rFonts w:ascii="Montserrat" w:hAnsi="Montserrat"/>
          <w:sz w:val="24"/>
        </w:rPr>
      </w:pPr>
      <w:r w:rsidRPr="00B3633A">
        <w:rPr>
          <w:rFonts w:ascii="Montserrat" w:hAnsi="Montserrat"/>
          <w:sz w:val="24"/>
        </w:rPr>
        <w:t>Av has a lot of negative reports to send back to Kzeisza. The local lords are making no commitments and have ready attacks and complaints to lodge against the proposal. They do not like the situation they face, as far as Av is concerned, and soothing their petty fears and paranoia takes a lot of effort. In trying to apply a bit more pressure, she discovers that they have a few counter moves prepared for dealing with her by going over her head, as well. She chides herself, knowing she should have been more aware that the kind of pseudo-monarchy that this was could be unbeleivably dangerous to a normal person. She could have imagined that even she could find herself facing some sudden and outlandish charge of treason, and find herself facing a summarry execution. It would have prepared her for the likely reality.</w:t>
      </w:r>
    </w:p>
    <w:p w:rsidR="0008581E" w:rsidRPr="00B3633A" w:rsidRDefault="0008581E">
      <w:pPr>
        <w:pStyle w:val="0DraftNormal"/>
        <w:rPr>
          <w:rFonts w:ascii="Montserrat" w:hAnsi="Montserrat"/>
          <w:sz w:val="24"/>
        </w:rPr>
      </w:pPr>
    </w:p>
    <w:p w:rsidR="0008581E" w:rsidRPr="00B3633A" w:rsidRDefault="0008581E">
      <w:pPr>
        <w:pStyle w:val="0DraftNormal"/>
        <w:rPr>
          <w:rFonts w:ascii="Montserrat" w:hAnsi="Montserrat"/>
          <w:sz w:val="24"/>
        </w:rPr>
      </w:pPr>
      <w:r w:rsidRPr="00B3633A">
        <w:rPr>
          <w:rFonts w:ascii="Montserrat" w:hAnsi="Montserrat"/>
          <w:sz w:val="24"/>
        </w:rPr>
        <w:t>12</w:t>
      </w:r>
    </w:p>
    <w:p w:rsidR="0008581E" w:rsidRPr="00B3633A" w:rsidRDefault="0008581E">
      <w:pPr>
        <w:pStyle w:val="0DraftNormal"/>
        <w:rPr>
          <w:rFonts w:ascii="Montserrat" w:hAnsi="Montserrat"/>
          <w:sz w:val="24"/>
        </w:rPr>
      </w:pPr>
    </w:p>
    <w:p w:rsidR="0008581E" w:rsidRPr="00B3633A" w:rsidRDefault="0008581E">
      <w:pPr>
        <w:pStyle w:val="0DraftNormal"/>
        <w:rPr>
          <w:rFonts w:ascii="Montserrat" w:hAnsi="Montserrat"/>
          <w:sz w:val="24"/>
        </w:rPr>
      </w:pPr>
      <w:r w:rsidRPr="00B3633A">
        <w:rPr>
          <w:rFonts w:ascii="Montserrat" w:hAnsi="Montserrat"/>
          <w:sz w:val="24"/>
        </w:rPr>
        <w:t>The research group is narrowing in on a revelation with the Upstart project and concentrating its work on detailed studies on individuals like Av. Their request to her is intriguing as well as difficult for her. Mostly due to the exhausting demands on her time by the delta natives. The way the locals were dissembling, she would almost think they had some other offer that they were weighing against hers. She has begun to wonder if the politics in this community did not actually run into and affect the world and shards of cultures around it and in it. She has to work fast to catch up to the things that were falling into place around her. Still trying to secure an allience, she must somehow root around for the makings of the trap which loomes suddenly in her mind. Blanc has stayed watchful in the shadows, fortunately. If there is a trap, she concludes, then it is something of a conspiricy between an enemy of mine, and whoever stands to gain the most from a shady agreement at this time. So she had the beginnings of an idea about whom she could confide in and make her plans with. From there, it is only a matter of disabling the local people who were being used by this, and making them useless for such an exploit.</w:t>
      </w:r>
    </w:p>
    <w:p w:rsidR="0008581E" w:rsidRPr="00B3633A" w:rsidRDefault="0008581E">
      <w:pPr>
        <w:pStyle w:val="0DraftNormal"/>
        <w:rPr>
          <w:rFonts w:ascii="Montserrat" w:hAnsi="Montserrat"/>
          <w:sz w:val="24"/>
        </w:rPr>
      </w:pPr>
    </w:p>
    <w:p w:rsidR="0008581E" w:rsidRPr="00B3633A" w:rsidRDefault="0008581E">
      <w:pPr>
        <w:pStyle w:val="0DraftNormal"/>
        <w:rPr>
          <w:rFonts w:ascii="Montserrat" w:hAnsi="Montserrat"/>
          <w:sz w:val="24"/>
        </w:rPr>
      </w:pPr>
      <w:r w:rsidRPr="00B3633A">
        <w:rPr>
          <w:rFonts w:ascii="Montserrat" w:hAnsi="Montserrat"/>
          <w:sz w:val="24"/>
        </w:rPr>
        <w:t>13</w:t>
      </w:r>
    </w:p>
    <w:p w:rsidR="0008581E" w:rsidRPr="00B3633A" w:rsidRDefault="0008581E">
      <w:pPr>
        <w:pStyle w:val="0DraftNormal"/>
        <w:rPr>
          <w:rFonts w:ascii="Montserrat" w:hAnsi="Montserrat"/>
          <w:sz w:val="24"/>
        </w:rPr>
      </w:pPr>
    </w:p>
    <w:p w:rsidR="0008581E" w:rsidRPr="00B3633A" w:rsidRDefault="0008581E">
      <w:pPr>
        <w:pStyle w:val="0DraftNormal"/>
        <w:rPr>
          <w:rFonts w:ascii="Montserrat" w:hAnsi="Montserrat"/>
          <w:sz w:val="24"/>
        </w:rPr>
      </w:pPr>
      <w:r w:rsidRPr="00B3633A">
        <w:rPr>
          <w:rFonts w:ascii="Montserrat" w:hAnsi="Montserrat"/>
          <w:sz w:val="24"/>
        </w:rPr>
        <w:t xml:space="preserve">Kzeisza hears this, and other reports and must conclude that he has reason to worry. Something on the wind of possabilities has him watching for hidden influences. He even considers calling off Av's mission. Av makes a quick retreat to Vancouver, braving the continuing animosity of the police. For the most part, her stay is just business details, but a few interesting exchanges occur. One of which is her petition to Kzeisza to submit to the Upstart research. She manages to needle an agreement out of him to help them in this way. They discuss the possability of alternatives to negotiation with the southern lords; as well as trying to determine the reason for their sluggishness. In the mean time, while only the combined influence of SRI and Kevin Zhan are keeping the NLS at bay in their persecution of Av, she is becoming aware of her tendancy to be in the eye of the storm. As can be expected, the subtle temptations of Kzeisza or Kevin, to seduce Av is swallowing her, but the complexity of the situations are demanding her vigilance. Asking her intuition leaves her more confused than before. She feels that even in her dragon dreams she is being watched by some malevolent intelligence. Her dreams are beginning to become a reality of their own. Kzeisza has Av, body and soul. His careful seduction of her has finally consumed her. She has literally fallen in love with him, and not even realized it. Much in part for how much he resembles himself as Kzeisza in the guise of a man. He has stirred her passion, and played her so well, that she loses sight of the lines between dream and reality—laying with her in the flesh as he consumes her in her dream. She, lost in this, does not realize this embrace for what it is, half believing it to be a thing of her own mind's erotic creation. For this reason, this liason is more painful to her than she can can endure. </w:t>
      </w:r>
    </w:p>
    <w:p w:rsidR="0008581E" w:rsidRPr="00B3633A" w:rsidRDefault="0008581E">
      <w:pPr>
        <w:pStyle w:val="0DraftNormal"/>
        <w:rPr>
          <w:rFonts w:ascii="Montserrat" w:hAnsi="Montserrat"/>
          <w:sz w:val="24"/>
        </w:rPr>
      </w:pPr>
    </w:p>
    <w:p w:rsidR="0008581E" w:rsidRPr="00B3633A" w:rsidRDefault="0008581E">
      <w:pPr>
        <w:pStyle w:val="0DraftNormal"/>
        <w:rPr>
          <w:rFonts w:ascii="Montserrat" w:hAnsi="Montserrat"/>
          <w:sz w:val="24"/>
        </w:rPr>
      </w:pPr>
      <w:r w:rsidRPr="00B3633A">
        <w:rPr>
          <w:rFonts w:ascii="Montserrat" w:hAnsi="Montserrat"/>
          <w:sz w:val="24"/>
        </w:rPr>
        <w:t>part iii</w:t>
      </w:r>
    </w:p>
    <w:p w:rsidR="0008581E" w:rsidRPr="00B3633A" w:rsidRDefault="0008581E">
      <w:pPr>
        <w:pStyle w:val="0DraftNormal"/>
        <w:rPr>
          <w:rFonts w:ascii="Montserrat" w:hAnsi="Montserrat"/>
          <w:sz w:val="24"/>
        </w:rPr>
      </w:pPr>
    </w:p>
    <w:p w:rsidR="0008581E" w:rsidRPr="00B3633A" w:rsidRDefault="0008581E">
      <w:pPr>
        <w:pStyle w:val="0DraftNormal"/>
        <w:rPr>
          <w:rFonts w:ascii="Montserrat" w:hAnsi="Montserrat"/>
          <w:sz w:val="24"/>
        </w:rPr>
      </w:pPr>
      <w:r w:rsidRPr="00B3633A">
        <w:rPr>
          <w:rFonts w:ascii="Montserrat" w:hAnsi="Montserrat"/>
          <w:sz w:val="24"/>
        </w:rPr>
        <w:t>14</w:t>
      </w:r>
    </w:p>
    <w:p w:rsidR="0008581E" w:rsidRPr="00B3633A" w:rsidRDefault="0008581E">
      <w:pPr>
        <w:pStyle w:val="0DraftNormal"/>
        <w:rPr>
          <w:rFonts w:ascii="Montserrat" w:hAnsi="Montserrat"/>
          <w:sz w:val="24"/>
        </w:rPr>
      </w:pPr>
    </w:p>
    <w:p w:rsidR="0008581E" w:rsidRPr="00B3633A" w:rsidRDefault="0008581E">
      <w:pPr>
        <w:pStyle w:val="0DraftNormal"/>
        <w:rPr>
          <w:rFonts w:ascii="Montserrat" w:hAnsi="Montserrat"/>
          <w:sz w:val="24"/>
        </w:rPr>
      </w:pPr>
      <w:r w:rsidRPr="00B3633A">
        <w:rPr>
          <w:rFonts w:ascii="Montserrat" w:hAnsi="Montserrat"/>
          <w:sz w:val="24"/>
        </w:rPr>
        <w:t>Indeed, she has become as tempting a thing to the Devourer as she is to the dragon. Of their own accord, due to her own choice, the cards are dealt, and now he must inevitably destroy her, rather than take her under his wing. (Paradox) makes his hidden move while Av and Kzeisza are in their embrace of dreams. After their dream had been invaded, Av and Kzeisza had no choice but to hunt this malevolence down. An unspoken agreement, and a certain ignorance of what they faced supports them. Av goes afield with Kzeisza to define the threat they face, and what they learn is damning. As with her peircing exposure to Kzeisza, Av finds equal measures of attraction and repulsion to what they encounter. Kzeisza finds an almost human kind of horror in it. An entity which seems unutterably devised of some dragon kinship through horrible beauty. Kzeisza fights this thing to a standstill. Two alien powers of inestimable strength. Forces never known to one another, every blow was deep and mortal, but still each had such strength of will that only pain could be traded, for neither was weak enough to lose or to die. Av's influence was just enough to break their consuming embrace. Clearly, this was not a kind of confrontation which should be allowed to engulf this world. They retreat and reevaluate.</w:t>
      </w:r>
    </w:p>
    <w:p w:rsidR="0008581E" w:rsidRPr="00B3633A" w:rsidRDefault="0008581E">
      <w:pPr>
        <w:pStyle w:val="0DraftNormal"/>
        <w:rPr>
          <w:rFonts w:ascii="Montserrat" w:hAnsi="Montserrat"/>
          <w:sz w:val="24"/>
        </w:rPr>
      </w:pPr>
    </w:p>
    <w:p w:rsidR="0008581E" w:rsidRPr="00B3633A" w:rsidRDefault="0008581E">
      <w:pPr>
        <w:pStyle w:val="0DraftNormal"/>
        <w:rPr>
          <w:rFonts w:ascii="Montserrat" w:hAnsi="Montserrat"/>
          <w:sz w:val="24"/>
        </w:rPr>
      </w:pPr>
      <w:r w:rsidRPr="00B3633A">
        <w:rPr>
          <w:rFonts w:ascii="Montserrat" w:hAnsi="Montserrat"/>
          <w:sz w:val="24"/>
        </w:rPr>
        <w:t>15</w:t>
      </w:r>
    </w:p>
    <w:p w:rsidR="0008581E" w:rsidRPr="00B3633A" w:rsidRDefault="0008581E">
      <w:pPr>
        <w:pStyle w:val="0DraftNormal"/>
        <w:rPr>
          <w:rFonts w:ascii="Montserrat" w:hAnsi="Montserrat"/>
          <w:sz w:val="24"/>
        </w:rPr>
      </w:pPr>
    </w:p>
    <w:p w:rsidR="0008581E" w:rsidRPr="00B3633A" w:rsidRDefault="0008581E">
      <w:pPr>
        <w:pStyle w:val="0DraftNormal"/>
        <w:rPr>
          <w:rFonts w:ascii="Montserrat" w:hAnsi="Montserrat"/>
          <w:spacing w:val="-2"/>
          <w:sz w:val="24"/>
        </w:rPr>
      </w:pPr>
      <w:r w:rsidRPr="00B3633A">
        <w:rPr>
          <w:rFonts w:ascii="Montserrat" w:hAnsi="Montserrat"/>
          <w:sz w:val="24"/>
        </w:rPr>
        <w:t>Av reluctantly returns to the south. The question of that unspeakable encounter weighs at her heavily. With her are a few of her friends; (Anvea) and Kevin included</w:t>
      </w:r>
      <w:r w:rsidRPr="00B3633A">
        <w:rPr>
          <w:rFonts w:ascii="Montserrat" w:hAnsi="Montserrat"/>
          <w:spacing w:val="-2"/>
          <w:sz w:val="24"/>
        </w:rPr>
        <w:t xml:space="preserve">. Av calls upon her hidden assets, the keys of fate, to learn how to oppose this unnatural threat. Assisted by </w:t>
      </w:r>
      <w:r w:rsidRPr="00B3633A">
        <w:rPr>
          <w:rFonts w:ascii="Montserrat" w:hAnsi="Montserrat"/>
          <w:sz w:val="24"/>
        </w:rPr>
        <w:t>(Anvea) and her special assets, they learn some dark truths. A careless gesture on their part stuns them with its implications. Av confronts the</w:t>
      </w:r>
      <w:r w:rsidRPr="00B3633A">
        <w:rPr>
          <w:rFonts w:ascii="Montserrat" w:hAnsi="Montserrat"/>
          <w:spacing w:val="-2"/>
          <w:sz w:val="24"/>
        </w:rPr>
        <w:t xml:space="preserve">a </w:t>
      </w:r>
    </w:p>
    <w:p w:rsidR="0008581E" w:rsidRPr="00B3633A" w:rsidRDefault="0008581E">
      <w:pPr>
        <w:pStyle w:val="0DraftNormal"/>
        <w:rPr>
          <w:rFonts w:ascii="Montserrat" w:hAnsi="Montserrat"/>
          <w:spacing w:val="-2"/>
          <w:sz w:val="24"/>
        </w:rPr>
      </w:pPr>
    </w:p>
    <w:p w:rsidR="0008581E" w:rsidRPr="00B3633A" w:rsidRDefault="0008581E">
      <w:pPr>
        <w:pStyle w:val="0DraftNormal"/>
        <w:rPr>
          <w:rFonts w:ascii="Montserrat" w:hAnsi="Montserrat"/>
          <w:spacing w:val="-2"/>
          <w:sz w:val="24"/>
        </w:rPr>
      </w:pPr>
      <w:r w:rsidRPr="00B3633A">
        <w:rPr>
          <w:rFonts w:ascii="Montserrat" w:hAnsi="Montserrat"/>
          <w:spacing w:val="-2"/>
          <w:sz w:val="24"/>
        </w:rPr>
        <w:t>Assets - confronting myth and paradox - choices... Av calls upon her hidden assets, the keys of fate, to learn how to oppose this unnatural threat. Assisted by (Anvea) and her special assets, they learn some dark truths. A careless gesture on their part stuns them with its implications. Av confronts the creation myth of her world in the fulfillment of her inspiration. With great effort, she stick to the work at hand.</w:t>
      </w:r>
    </w:p>
    <w:p w:rsidR="0008581E" w:rsidRPr="00B3633A" w:rsidRDefault="0008581E">
      <w:pPr>
        <w:pStyle w:val="0DraftNormal"/>
        <w:rPr>
          <w:rFonts w:ascii="Montserrat" w:hAnsi="Montserrat"/>
          <w:spacing w:val="-2"/>
          <w:sz w:val="24"/>
        </w:rPr>
      </w:pPr>
    </w:p>
    <w:p w:rsidR="0008581E" w:rsidRPr="00B3633A" w:rsidRDefault="0008581E">
      <w:pPr>
        <w:pStyle w:val="0DraftNormal"/>
        <w:rPr>
          <w:rFonts w:ascii="Montserrat" w:hAnsi="Montserrat"/>
          <w:spacing w:val="-2"/>
          <w:sz w:val="24"/>
        </w:rPr>
      </w:pPr>
      <w:r w:rsidRPr="00B3633A">
        <w:rPr>
          <w:rFonts w:ascii="Montserrat" w:hAnsi="Montserrat"/>
          <w:spacing w:val="-2"/>
          <w:sz w:val="24"/>
        </w:rPr>
        <w:t xml:space="preserve">Following the full implications of what has occurred to both of them, takes a bit of this chapter. The long moment of temptation which visits them is agonizing to them in light of both its implications and what they are there to do. Av wonders if the dragon is as fully aware of the paradox which they stand poised over. As they back away, she wonders if such a destiny can truely be avoided. </w:t>
      </w:r>
    </w:p>
    <w:p w:rsidR="0008581E" w:rsidRPr="00B3633A" w:rsidRDefault="0008581E">
      <w:pPr>
        <w:pStyle w:val="0DraftNormal"/>
        <w:rPr>
          <w:rFonts w:ascii="Montserrat" w:hAnsi="Montserrat"/>
          <w:spacing w:val="-2"/>
          <w:sz w:val="24"/>
        </w:rPr>
      </w:pPr>
    </w:p>
    <w:p w:rsidR="0008581E" w:rsidRPr="00B3633A" w:rsidRDefault="0008581E">
      <w:pPr>
        <w:pStyle w:val="0DraftNormal"/>
        <w:rPr>
          <w:rFonts w:ascii="Montserrat" w:hAnsi="Montserrat"/>
          <w:spacing w:val="-2"/>
          <w:sz w:val="24"/>
        </w:rPr>
      </w:pPr>
      <w:r w:rsidRPr="00B3633A">
        <w:rPr>
          <w:rFonts w:ascii="Montserrat" w:hAnsi="Montserrat"/>
          <w:sz w:val="24"/>
        </w:rPr>
        <w:t>creation myth of her world in the fulfillment of her inspiration. With great effort, she sticks to the work at hand.</w:t>
      </w:r>
      <w:r w:rsidRPr="00B3633A">
        <w:rPr>
          <w:rFonts w:ascii="Montserrat" w:hAnsi="Montserrat"/>
          <w:spacing w:val="-2"/>
          <w:sz w:val="24"/>
        </w:rPr>
        <w:t xml:space="preserve">Following the full implications of what has occurred to both of them, takes a bit of this chapter. The long moment of temptation which visits them is agonizing to them in light of both its implications and what they are there to do. Av wonders if the dragon is as fully aware of the paradox which they stand poised over. As they back away, she wonders if such a destiny can truely be avoided. </w:t>
      </w:r>
      <w:r w:rsidRPr="00B3633A">
        <w:rPr>
          <w:rFonts w:ascii="Montserrat" w:hAnsi="Montserrat"/>
          <w:sz w:val="24"/>
        </w:rPr>
        <w:t>Considered in light of the (athenic paradox), it turns her blood cold.</w:t>
      </w:r>
    </w:p>
    <w:p w:rsidR="0008581E" w:rsidRPr="00B3633A" w:rsidRDefault="0008581E">
      <w:pPr>
        <w:pStyle w:val="0DraftNormal"/>
        <w:rPr>
          <w:rFonts w:ascii="Montserrat" w:hAnsi="Montserrat"/>
          <w:spacing w:val="-2"/>
          <w:sz w:val="24"/>
        </w:rPr>
      </w:pPr>
    </w:p>
    <w:p w:rsidR="0008581E" w:rsidRPr="00B3633A" w:rsidRDefault="0008581E">
      <w:pPr>
        <w:pStyle w:val="0DraftNormal"/>
        <w:rPr>
          <w:rFonts w:ascii="Montserrat" w:hAnsi="Montserrat"/>
          <w:sz w:val="24"/>
        </w:rPr>
      </w:pPr>
      <w:r w:rsidRPr="00B3633A">
        <w:rPr>
          <w:rFonts w:ascii="Montserrat" w:hAnsi="Montserrat"/>
          <w:sz w:val="24"/>
        </w:rPr>
        <w:t>16</w:t>
      </w:r>
    </w:p>
    <w:p w:rsidR="0008581E" w:rsidRPr="00B3633A" w:rsidRDefault="0008581E">
      <w:pPr>
        <w:pStyle w:val="0DraftNormal"/>
        <w:rPr>
          <w:rFonts w:ascii="Montserrat" w:hAnsi="Montserrat"/>
          <w:sz w:val="24"/>
        </w:rPr>
      </w:pPr>
    </w:p>
    <w:p w:rsidR="0008581E" w:rsidRPr="00B3633A" w:rsidRDefault="0008581E">
      <w:pPr>
        <w:pStyle w:val="0DraftNormal"/>
        <w:rPr>
          <w:rFonts w:ascii="Montserrat" w:hAnsi="Montserrat"/>
          <w:sz w:val="24"/>
        </w:rPr>
      </w:pPr>
      <w:r w:rsidRPr="00B3633A">
        <w:rPr>
          <w:rFonts w:ascii="Montserrat" w:hAnsi="Montserrat"/>
          <w:sz w:val="24"/>
        </w:rPr>
        <w:t xml:space="preserve">Her continued association with Kevin brings her into contact with a raven haired androgyne. Av is surprized to learn that the creature is to be her body guard. Av has to be enlightened as to the particular qualifications of Raven to swallow this precaution. A shark shaman adept. The understanding between them is sharp and unstated. Raven is to be with Av constantly; to work, to play, to bed or bath. The thought it provokes in Av is just one more doubt to seed. The exotic and the unique often fascinate and obsess others. Those rare forms are often used by such obsessed admirers. But, is it intentional? Ravenhair perceives the hidden love and sensuality of this pair, as well as the hidden animal natures of each, and lures them into a manage a trois—as sensuality and sexuality are both her curse and her one passion. For Kzeisza, is is but one more opportunity to watch as Av explores her own sensual depths. </w:t>
      </w:r>
    </w:p>
    <w:p w:rsidR="0008581E" w:rsidRPr="00B3633A" w:rsidRDefault="0008581E">
      <w:pPr>
        <w:pStyle w:val="0DraftNormal"/>
        <w:rPr>
          <w:rFonts w:ascii="Montserrat" w:hAnsi="Montserrat"/>
          <w:sz w:val="24"/>
        </w:rPr>
      </w:pPr>
    </w:p>
    <w:p w:rsidR="0008581E" w:rsidRPr="00B3633A" w:rsidRDefault="0008581E">
      <w:pPr>
        <w:pStyle w:val="0DraftNormal"/>
        <w:rPr>
          <w:rFonts w:ascii="Montserrat" w:hAnsi="Montserrat"/>
          <w:sz w:val="24"/>
        </w:rPr>
      </w:pPr>
      <w:r w:rsidRPr="00B3633A">
        <w:rPr>
          <w:rFonts w:ascii="Montserrat" w:hAnsi="Montserrat"/>
          <w:sz w:val="24"/>
        </w:rPr>
        <w:t>17</w:t>
      </w:r>
    </w:p>
    <w:p w:rsidR="0008581E" w:rsidRPr="00B3633A" w:rsidRDefault="0008581E">
      <w:pPr>
        <w:pStyle w:val="0DraftNormal"/>
        <w:rPr>
          <w:rFonts w:ascii="Montserrat" w:hAnsi="Montserrat"/>
          <w:sz w:val="24"/>
        </w:rPr>
      </w:pPr>
    </w:p>
    <w:p w:rsidR="0008581E" w:rsidRPr="00B3633A" w:rsidRDefault="0008581E">
      <w:pPr>
        <w:pStyle w:val="0DraftNormal"/>
        <w:rPr>
          <w:rFonts w:ascii="Montserrat" w:hAnsi="Montserrat"/>
          <w:spacing w:val="-2"/>
          <w:sz w:val="24"/>
        </w:rPr>
      </w:pPr>
      <w:r w:rsidRPr="00B3633A">
        <w:rPr>
          <w:rFonts w:ascii="Montserrat" w:hAnsi="Montserrat"/>
          <w:spacing w:val="-2"/>
          <w:sz w:val="24"/>
        </w:rPr>
        <w:t xml:space="preserve">Her continued association with kevin brings her into contact with a raven haired androgyne. A shark shaman adept. The understanding between them is sharp and unstated. The thought it provokes in av is just one more doubt to seed. The exotic and the unique often fascinates and obsesses others. Those rare forms are often used by such obsessed admirers. But, is it intentional? Ravenhair perceives the hidden love and sensuality of this pair, as well as the hidden animal natures of each, and lures them into a manage a trois - as sensuality and sexuality are both her curse and her one passion. For kzeisza, is is but one more opportunity to watch as av explores her own sensual depths. </w:t>
      </w:r>
    </w:p>
    <w:p w:rsidR="0008581E" w:rsidRPr="00B3633A" w:rsidRDefault="0008581E">
      <w:pPr>
        <w:pStyle w:val="0DraftNormal"/>
        <w:rPr>
          <w:rFonts w:ascii="Montserrat" w:hAnsi="Montserrat"/>
          <w:spacing w:val="-2"/>
          <w:sz w:val="24"/>
        </w:rPr>
      </w:pPr>
    </w:p>
    <w:p w:rsidR="0008581E" w:rsidRPr="00B3633A" w:rsidRDefault="0008581E">
      <w:pPr>
        <w:pStyle w:val="0DraftNormal"/>
        <w:rPr>
          <w:rFonts w:ascii="Montserrat" w:hAnsi="Montserrat"/>
          <w:sz w:val="24"/>
        </w:rPr>
      </w:pPr>
      <w:r w:rsidRPr="00B3633A">
        <w:rPr>
          <w:rFonts w:ascii="Montserrat" w:hAnsi="Montserrat"/>
          <w:spacing w:val="-2"/>
          <w:sz w:val="24"/>
        </w:rPr>
        <w:t xml:space="preserve">Empty solutions - first drops of bad blood - sabotage... Av turns her mind back to her duty, and binds herself with the key to their salvation. As she does for </w:t>
      </w:r>
      <w:r w:rsidRPr="00B3633A">
        <w:rPr>
          <w:rFonts w:ascii="Montserrat" w:hAnsi="Montserrat"/>
          <w:sz w:val="24"/>
        </w:rPr>
        <w:t>(Anvea)</w:t>
      </w:r>
      <w:r w:rsidRPr="00B3633A">
        <w:rPr>
          <w:rFonts w:ascii="Montserrat" w:hAnsi="Montserrat"/>
          <w:spacing w:val="-2"/>
          <w:sz w:val="24"/>
        </w:rPr>
        <w:t xml:space="preserve"> as well. She finds the way, but implementing it will involve more effort and risk than anticipated. </w:t>
      </w:r>
      <w:r w:rsidRPr="00B3633A">
        <w:rPr>
          <w:rFonts w:ascii="Montserrat" w:hAnsi="Montserrat"/>
          <w:sz w:val="24"/>
        </w:rPr>
        <w:t>She has to consult with the fleet and Kzeisza. The (AEA/AEGIS) is capable of deep space travel, and FTL movement through folding. If their link could be used to guide their fold navigation, that is. However, they do discover a few ways to thwart a few of the elements inherent to this alien influence. Basically, these entities represent the full evolution of a wholly alien intelligence and its own Arts. So far, this is the first truelly alien influence which has been seen to manifest. The catch being that whatever it is, it is demonically hyper intelligent, capable of comprehending a vast portion of the common language, psychology and thought of the anthropomorphic majority expressed on (caoi yn), and relating with it. The difference, minor though it is, in her own and Kzeisza's reaction to this unknown, and the marginal solutions she has managed to come up with, becomes a point of division which inevitably sparks to life all of the doubts which have been seeded in her. The first drops of bad blood are spilled. To make matters worse, the enemy moves to disrupt the entire frame work of her organization. Sabotage attempts have begun to plague her staff and the department's works.</w:t>
      </w:r>
    </w:p>
    <w:p w:rsidR="0008581E" w:rsidRPr="00B3633A" w:rsidRDefault="0008581E">
      <w:pPr>
        <w:pStyle w:val="0DraftNormal"/>
        <w:rPr>
          <w:rFonts w:ascii="Montserrat" w:hAnsi="Montserrat"/>
          <w:sz w:val="24"/>
        </w:rPr>
      </w:pPr>
    </w:p>
    <w:p w:rsidR="0008581E" w:rsidRPr="00B3633A" w:rsidRDefault="0008581E">
      <w:pPr>
        <w:pStyle w:val="0DraftNormal"/>
        <w:rPr>
          <w:rFonts w:ascii="Montserrat" w:hAnsi="Montserrat"/>
          <w:sz w:val="24"/>
        </w:rPr>
      </w:pPr>
      <w:r w:rsidRPr="00B3633A">
        <w:rPr>
          <w:rFonts w:ascii="Montserrat" w:hAnsi="Montserrat"/>
          <w:sz w:val="24"/>
        </w:rPr>
        <w:t>18</w:t>
      </w:r>
    </w:p>
    <w:p w:rsidR="0008581E" w:rsidRPr="00B3633A" w:rsidRDefault="0008581E">
      <w:pPr>
        <w:pStyle w:val="0DraftNormal"/>
        <w:rPr>
          <w:rFonts w:ascii="Montserrat" w:hAnsi="Montserrat"/>
          <w:sz w:val="24"/>
        </w:rPr>
      </w:pPr>
    </w:p>
    <w:p w:rsidR="0008581E" w:rsidRPr="00B3633A" w:rsidRDefault="0008581E">
      <w:pPr>
        <w:pStyle w:val="0DraftNormal"/>
        <w:rPr>
          <w:rFonts w:ascii="Montserrat" w:hAnsi="Montserrat"/>
          <w:spacing w:val="-2"/>
          <w:sz w:val="24"/>
        </w:rPr>
      </w:pPr>
      <w:r w:rsidRPr="00B3633A">
        <w:rPr>
          <w:rFonts w:ascii="Montserrat" w:hAnsi="Montserrat"/>
          <w:sz w:val="24"/>
        </w:rPr>
        <w:t>Av is forced to comment that the more she tries to make sense out of the (athenic paradox) and the (caoi yn) Phenominon, the more she seems to be taking herself apart.</w:t>
      </w:r>
      <w:r w:rsidRPr="00B3633A">
        <w:rPr>
          <w:rFonts w:ascii="Montserrat" w:hAnsi="Montserrat"/>
          <w:spacing w:val="-2"/>
          <w:sz w:val="24"/>
        </w:rPr>
        <w:t xml:space="preserve">The bad blood. Kzeisza is the dragon. He intuitively takes things into his own hands and brooks no dissent, nor offers any explaination. </w:t>
      </w:r>
      <w:r w:rsidRPr="00B3633A">
        <w:rPr>
          <w:rFonts w:ascii="Montserrat" w:hAnsi="Montserrat"/>
          <w:sz w:val="24"/>
        </w:rPr>
        <w:t xml:space="preserve">This is something Av has not had to confront for the most part, but when he steps in and says what is what, she </w:t>
      </w:r>
    </w:p>
    <w:p w:rsidR="0008581E" w:rsidRPr="00B3633A" w:rsidRDefault="0008581E">
      <w:pPr>
        <w:pStyle w:val="0DraftNormal"/>
        <w:rPr>
          <w:rFonts w:ascii="Montserrat" w:hAnsi="Montserrat"/>
          <w:spacing w:val="-2"/>
          <w:sz w:val="24"/>
        </w:rPr>
      </w:pPr>
    </w:p>
    <w:p w:rsidR="0008581E" w:rsidRPr="00B3633A" w:rsidRDefault="0008581E">
      <w:pPr>
        <w:pStyle w:val="0DraftNormal"/>
        <w:rPr>
          <w:rFonts w:ascii="Montserrat" w:hAnsi="Montserrat"/>
          <w:spacing w:val="-2"/>
          <w:sz w:val="24"/>
        </w:rPr>
      </w:pPr>
      <w:r w:rsidRPr="00B3633A">
        <w:rPr>
          <w:rFonts w:ascii="Montserrat" w:hAnsi="Montserrat"/>
          <w:spacing w:val="-2"/>
          <w:sz w:val="24"/>
        </w:rPr>
        <w:t>The bad blood. Kzeisza is the dragon. He intuitively takes things into his own hands and brooks no dissent, nor offers any explaination. Av is pulled off of the deep space expidetion and (Anvea) is given the order instead. The explosion being that this is a final decision, and he will not deign to explain it to her.</w:t>
      </w:r>
    </w:p>
    <w:p w:rsidR="0008581E" w:rsidRPr="00B3633A" w:rsidRDefault="0008581E">
      <w:pPr>
        <w:pStyle w:val="0DraftNormal"/>
        <w:rPr>
          <w:rFonts w:ascii="Montserrat" w:hAnsi="Montserrat"/>
          <w:spacing w:val="-2"/>
          <w:sz w:val="24"/>
        </w:rPr>
      </w:pPr>
    </w:p>
    <w:p w:rsidR="0008581E" w:rsidRPr="00B3633A" w:rsidRDefault="0008581E">
      <w:pPr>
        <w:pStyle w:val="0DraftNormal"/>
        <w:rPr>
          <w:rFonts w:ascii="Montserrat" w:hAnsi="Montserrat"/>
          <w:spacing w:val="-2"/>
          <w:sz w:val="24"/>
        </w:rPr>
      </w:pPr>
      <w:r w:rsidRPr="00B3633A">
        <w:rPr>
          <w:rFonts w:ascii="Montserrat" w:hAnsi="Montserrat"/>
          <w:spacing w:val="-2"/>
          <w:sz w:val="24"/>
        </w:rPr>
        <w:t>Sixth</w:t>
      </w:r>
    </w:p>
    <w:p w:rsidR="0008581E" w:rsidRPr="00B3633A" w:rsidRDefault="0008581E">
      <w:pPr>
        <w:pStyle w:val="0DraftNormal"/>
        <w:rPr>
          <w:rFonts w:ascii="Montserrat" w:hAnsi="Montserrat"/>
          <w:spacing w:val="-2"/>
          <w:sz w:val="24"/>
        </w:rPr>
      </w:pPr>
    </w:p>
    <w:p w:rsidR="0008581E" w:rsidRPr="00B3633A" w:rsidRDefault="0008581E">
      <w:pPr>
        <w:pStyle w:val="0DraftNormal"/>
        <w:rPr>
          <w:rFonts w:ascii="Montserrat" w:hAnsi="Montserrat"/>
          <w:spacing w:val="-2"/>
          <w:sz w:val="24"/>
        </w:rPr>
      </w:pPr>
      <w:r w:rsidRPr="00B3633A">
        <w:rPr>
          <w:rFonts w:ascii="Montserrat" w:hAnsi="Montserrat"/>
          <w:sz w:val="24"/>
        </w:rPr>
        <w:t>snaps. What is what being a set of assignments given to her team members, and the dissolution of his agreement to submit to the research group's studies. Annoyed at the increasing disruptions of the project, he orders Rook underground to weed out the saboteurs. The method required is not hard to guess. Asia is isolated, much as (Anvea) was much earlier, and given the role of messenger to various factions, and the job of trouble shooting within treated faction interests.</w:t>
      </w:r>
      <w:r w:rsidRPr="00B3633A">
        <w:rPr>
          <w:rFonts w:ascii="Montserrat" w:hAnsi="Montserrat"/>
          <w:spacing w:val="-2"/>
          <w:sz w:val="24"/>
        </w:rPr>
        <w:t xml:space="preserve"> Av is pulled off of the deep space expidetion and </w:t>
      </w:r>
      <w:r w:rsidRPr="00B3633A">
        <w:rPr>
          <w:rFonts w:ascii="Montserrat" w:hAnsi="Montserrat"/>
          <w:sz w:val="24"/>
        </w:rPr>
        <w:t>(Anvea)</w:t>
      </w:r>
      <w:r w:rsidRPr="00B3633A">
        <w:rPr>
          <w:rFonts w:ascii="Montserrat" w:hAnsi="Montserrat"/>
          <w:spacing w:val="-2"/>
          <w:sz w:val="24"/>
        </w:rPr>
        <w:t xml:space="preserve"> is given the order instead. The explosion being that this is a final decision, and he will not deign to explain it to her.</w:t>
      </w:r>
    </w:p>
    <w:p w:rsidR="0008581E" w:rsidRPr="00B3633A" w:rsidRDefault="0008581E">
      <w:pPr>
        <w:pStyle w:val="0DraftNormal"/>
        <w:rPr>
          <w:rFonts w:ascii="Montserrat" w:hAnsi="Montserrat"/>
          <w:spacing w:val="-2"/>
          <w:sz w:val="24"/>
        </w:rPr>
      </w:pPr>
    </w:p>
    <w:p w:rsidR="0008581E" w:rsidRPr="00B3633A" w:rsidRDefault="0008581E">
      <w:pPr>
        <w:pStyle w:val="0DraftNormal"/>
        <w:rPr>
          <w:rFonts w:ascii="Montserrat" w:hAnsi="Montserrat"/>
          <w:sz w:val="24"/>
        </w:rPr>
      </w:pPr>
      <w:r w:rsidRPr="00B3633A">
        <w:rPr>
          <w:rFonts w:ascii="Montserrat" w:hAnsi="Montserrat"/>
          <w:sz w:val="24"/>
        </w:rPr>
        <w:t>19</w:t>
      </w:r>
    </w:p>
    <w:p w:rsidR="0008581E" w:rsidRPr="00B3633A" w:rsidRDefault="0008581E">
      <w:pPr>
        <w:pStyle w:val="0DraftNormal"/>
        <w:rPr>
          <w:rFonts w:ascii="Montserrat" w:hAnsi="Montserrat"/>
          <w:sz w:val="24"/>
        </w:rPr>
      </w:pPr>
    </w:p>
    <w:p w:rsidR="0008581E" w:rsidRPr="00B3633A" w:rsidRDefault="0008581E">
      <w:pPr>
        <w:pStyle w:val="0DraftNormal"/>
        <w:rPr>
          <w:rFonts w:ascii="Montserrat" w:hAnsi="Montserrat"/>
          <w:sz w:val="24"/>
        </w:rPr>
      </w:pPr>
      <w:r w:rsidRPr="00B3633A">
        <w:rPr>
          <w:rFonts w:ascii="Montserrat" w:hAnsi="Montserrat"/>
          <w:sz w:val="24"/>
        </w:rPr>
        <w:t xml:space="preserve">(Anvea) will be given the charge of pursuing Av's solution, as she has the best resource for the task. Av, on the other hand, is not to be allowed to neglect her role as the primary negotiator. Still shocked by her hot retort at Kzeisza, she meekly and gratefully resumes her mission, once more unable to take her closest friends in her team with her, thanks to Kzeisza's dabbling. She actively wonders what all of his attentions will come to. She weighs what they experience together against what it does to them. She realizes that it has mostly confused her. She can only accept what they share for what it is. Explanations and expectations only feed her confusion. What she believes she has shared with Kzeisza has been sensual not sexual. She understands how the game of sex can seem so damning—remembering how it has constricted her between Rook, Kevin, Dirk and Asia. For her, her sexuality is merely a release for her sensuality. For her, the reproductive element of sex is dead—without the possability of a mate. What she has endured has had too much of the politics of mating. She is not yet aware of how deep Kzeisza's obsession with her has become. She has no choice but to recognise how she has come to love Kzeisza, Kevin and Rook, and she wonders if she wants to. As if she can possibly escape it. </w:t>
      </w:r>
    </w:p>
    <w:p w:rsidR="0008581E" w:rsidRPr="00B3633A" w:rsidRDefault="0008581E">
      <w:pPr>
        <w:pStyle w:val="0DraftNormal"/>
        <w:rPr>
          <w:rFonts w:ascii="Montserrat" w:hAnsi="Montserrat"/>
          <w:sz w:val="24"/>
        </w:rPr>
      </w:pPr>
    </w:p>
    <w:p w:rsidR="0008581E" w:rsidRPr="00B3633A" w:rsidRDefault="0008581E">
      <w:pPr>
        <w:pStyle w:val="0DraftNormal"/>
        <w:rPr>
          <w:rFonts w:ascii="Montserrat" w:hAnsi="Montserrat"/>
          <w:sz w:val="24"/>
        </w:rPr>
      </w:pPr>
      <w:r w:rsidRPr="00B3633A">
        <w:rPr>
          <w:rFonts w:ascii="Montserrat" w:hAnsi="Montserrat"/>
          <w:sz w:val="24"/>
        </w:rPr>
        <w:t>20</w:t>
      </w:r>
    </w:p>
    <w:p w:rsidR="0008581E" w:rsidRPr="00B3633A" w:rsidRDefault="0008581E">
      <w:pPr>
        <w:pStyle w:val="0DraftNormal"/>
        <w:rPr>
          <w:rFonts w:ascii="Montserrat" w:hAnsi="Montserrat"/>
          <w:sz w:val="24"/>
        </w:rPr>
      </w:pPr>
    </w:p>
    <w:p w:rsidR="0008581E" w:rsidRPr="00B3633A" w:rsidRDefault="0008581E">
      <w:pPr>
        <w:pStyle w:val="0DraftNormal"/>
        <w:rPr>
          <w:rFonts w:ascii="Montserrat" w:hAnsi="Montserrat"/>
          <w:sz w:val="24"/>
        </w:rPr>
      </w:pPr>
      <w:r w:rsidRPr="00B3633A">
        <w:rPr>
          <w:rFonts w:ascii="Montserrat" w:hAnsi="Montserrat"/>
          <w:sz w:val="24"/>
        </w:rPr>
        <w:t>In Dirk's mind, he was utterly snubbed. For whatever reasons, he is swayed by the manipulations of AO and has involved himself in a conspiracy to discredit Av. In his mind, he intends to turn this province utterly against her, ruin her work for Kzeisza, and have her imprisoned and condemned here so that he can blaze in at the last minute and save her. To that end, he arrived far ahead of her, and began to set her up, while remaining well obfuscated in his manipulations. What he does not know, is that he is expendable to his allies, and that their plans are more thorough about seeing her dead.</w:t>
      </w:r>
    </w:p>
    <w:p w:rsidR="0008581E" w:rsidRPr="00B3633A" w:rsidRDefault="0008581E">
      <w:pPr>
        <w:pStyle w:val="0DraftNormal"/>
        <w:rPr>
          <w:rFonts w:ascii="Montserrat" w:hAnsi="Montserrat"/>
          <w:sz w:val="24"/>
        </w:rPr>
      </w:pPr>
    </w:p>
    <w:p w:rsidR="0008581E" w:rsidRPr="00B3633A" w:rsidRDefault="0008581E">
      <w:pPr>
        <w:pStyle w:val="0DraftNormal"/>
        <w:rPr>
          <w:rFonts w:ascii="Montserrat" w:hAnsi="Montserrat"/>
          <w:sz w:val="24"/>
        </w:rPr>
      </w:pPr>
      <w:r w:rsidRPr="00B3633A">
        <w:rPr>
          <w:rFonts w:ascii="Montserrat" w:hAnsi="Montserrat"/>
          <w:sz w:val="24"/>
        </w:rPr>
        <w:t>21</w:t>
      </w:r>
    </w:p>
    <w:p w:rsidR="0008581E" w:rsidRPr="00B3633A" w:rsidRDefault="0008581E">
      <w:pPr>
        <w:pStyle w:val="0DraftNormal"/>
        <w:rPr>
          <w:rFonts w:ascii="Montserrat" w:hAnsi="Montserrat"/>
          <w:sz w:val="24"/>
        </w:rPr>
      </w:pPr>
    </w:p>
    <w:p w:rsidR="0008581E" w:rsidRPr="00B3633A" w:rsidRDefault="0008581E">
      <w:pPr>
        <w:pStyle w:val="0DraftNormal"/>
        <w:rPr>
          <w:rFonts w:ascii="Montserrat" w:hAnsi="Montserrat"/>
          <w:sz w:val="24"/>
        </w:rPr>
      </w:pPr>
      <w:r w:rsidRPr="00B3633A">
        <w:rPr>
          <w:rFonts w:ascii="Montserrat" w:hAnsi="Montserrat"/>
          <w:sz w:val="24"/>
        </w:rPr>
        <w:t xml:space="preserve">Disabling the threat to the alliance, and a local threat to her in the power of the locals did not eliminate the opposition to her. She is lured out into the night, where she is visited by the Devourer, who tells her in cryptic terms what she has destined for herself by her choice of divinity. What she understands is that she can not hope to ever escape the inevitable embrace of the devourer. To accent that revelation, she comes to face her possible demise. Her actions did not save her from her enemies. Her wit did not stop the threat. In fact, it only forced it into the open. When the onslaught comes, Kzeisza ignores her plea that he not interfere. His is the rationale that they are his enemies while she is just their intended victim. Dirk is unmasked. Instead of facing his failure and this ultimate devestation of their friendship, he flees. His parting accusation, her blame in all of this and her blindedness to her own seduction, is the thorn which poisons her against the love she has had. Av has to finally declare—she does not want to love them. Not Kzeisza, nor Kevin, or Rook. She does, but she cannot bear to. All she can see is how any devotion to her is damning to them. She doesn't want them to love her. It is almost as if she knows already that she will soon abandon them for her destiny. That her ascension will wAsia away her concerns for those she loves. Seeing no other choice, she and Kzeisza square off, for neither is willing to give up their love or their honor. Kzeisza is forced to demonstrate how easilly he could destroy her, and abandons her there in the woods. There, Fate finds her. Shattered by the event, she is completely unprepared for the news he brings. She has been named Avatar of Mystery and the Unknown. </w:t>
      </w:r>
    </w:p>
    <w:p w:rsidR="0008581E" w:rsidRPr="00B3633A" w:rsidRDefault="0008581E">
      <w:pPr>
        <w:pStyle w:val="0DraftNormal"/>
        <w:rPr>
          <w:rFonts w:ascii="Montserrat" w:hAnsi="Montserrat"/>
          <w:sz w:val="24"/>
        </w:rPr>
      </w:pPr>
    </w:p>
    <w:p w:rsidR="0008581E" w:rsidRPr="00B3633A" w:rsidRDefault="0008581E">
      <w:pPr>
        <w:pStyle w:val="0DraftNormal"/>
        <w:rPr>
          <w:rFonts w:ascii="Montserrat" w:hAnsi="Montserrat"/>
          <w:sz w:val="24"/>
        </w:rPr>
      </w:pPr>
      <w:r w:rsidRPr="00B3633A">
        <w:rPr>
          <w:rFonts w:ascii="Montserrat" w:hAnsi="Montserrat"/>
          <w:sz w:val="24"/>
        </w:rPr>
        <w:t>epilogue</w:t>
      </w:r>
    </w:p>
    <w:p w:rsidR="0008581E" w:rsidRPr="00B3633A" w:rsidRDefault="0008581E">
      <w:pPr>
        <w:pStyle w:val="0DraftNormal"/>
        <w:rPr>
          <w:rFonts w:ascii="Montserrat" w:hAnsi="Montserrat"/>
          <w:sz w:val="24"/>
        </w:rPr>
      </w:pPr>
    </w:p>
    <w:p w:rsidR="0008581E" w:rsidRPr="00B3633A" w:rsidRDefault="0008581E">
      <w:pPr>
        <w:pStyle w:val="0DraftNormal"/>
        <w:rPr>
          <w:rFonts w:ascii="Montserrat" w:hAnsi="Montserrat"/>
          <w:sz w:val="24"/>
        </w:rPr>
      </w:pPr>
      <w:r w:rsidRPr="00B3633A">
        <w:rPr>
          <w:rFonts w:ascii="Montserrat" w:hAnsi="Montserrat"/>
          <w:sz w:val="24"/>
        </w:rPr>
        <w:t>After embracing her new office, she takes a final moment to try and resolve herself to the aftermath of her ordeal. Moving alone she pays a visit to Rook, Asia, (Anvea), and pines for (Anvea). She is amazed to find so many loose ends. Deprived of an answer to the Upstart scenario, she confronts a new world of possabilities—an open threshold. Av can't help but remember (Paradox)'s promise. Coming at last to Kevin she confides in him openly. Kevin, taking her into his confidence astounds her as well. He relates to her what he has come to realize about himself—a conversation in which Kzeisza rears—it is more a moment of mutual realization. This is, she realizes, only the beginning. Av asks, through Kevin to go freelance. Finally, Kevin asks: Where do you go now? I may never know, she replied somewhat bewildered.</w:t>
      </w:r>
    </w:p>
    <w:p w:rsidR="0008581E" w:rsidRPr="00B3633A" w:rsidRDefault="0008581E">
      <w:pPr>
        <w:pStyle w:val="0DraftNormal"/>
        <w:rPr>
          <w:rFonts w:ascii="Montserrat" w:hAnsi="Montserrat"/>
          <w:sz w:val="24"/>
        </w:rPr>
      </w:pPr>
    </w:p>
    <w:p w:rsidR="0008581E" w:rsidRPr="00B3633A" w:rsidRDefault="0008581E">
      <w:pPr>
        <w:pStyle w:val="0DraftNormal"/>
        <w:rPr>
          <w:rFonts w:ascii="Montserrat" w:hAnsi="Montserrat"/>
          <w:sz w:val="24"/>
        </w:rPr>
      </w:pPr>
      <w:r w:rsidRPr="00B3633A">
        <w:rPr>
          <w:rFonts w:ascii="Montserrat" w:hAnsi="Montserrat"/>
          <w:sz w:val="24"/>
        </w:rPr>
        <w:br w:type="page"/>
      </w:r>
    </w:p>
    <w:p w:rsidR="0008581E" w:rsidRPr="00B3633A" w:rsidRDefault="0008581E">
      <w:pPr>
        <w:pStyle w:val="0DraftNormal"/>
        <w:rPr>
          <w:rFonts w:ascii="Montserrat" w:hAnsi="Montserrat"/>
          <w:sz w:val="24"/>
        </w:rPr>
      </w:pPr>
    </w:p>
    <w:p w:rsidR="0008581E" w:rsidRPr="00B3633A" w:rsidRDefault="0008581E">
      <w:pPr>
        <w:pStyle w:val="0DraftNormal"/>
        <w:rPr>
          <w:rFonts w:ascii="Montserrat" w:hAnsi="Montserrat"/>
          <w:sz w:val="24"/>
        </w:rPr>
      </w:pPr>
      <w:r w:rsidRPr="00B3633A">
        <w:rPr>
          <w:rFonts w:ascii="Montserrat" w:hAnsi="Montserrat"/>
          <w:sz w:val="24"/>
        </w:rPr>
        <w:t>A Phoenix reconnaissance—the leisure tactic.</w:t>
      </w:r>
    </w:p>
    <w:p w:rsidR="0008581E" w:rsidRPr="00B3633A" w:rsidRDefault="0008581E">
      <w:pPr>
        <w:pStyle w:val="0DraftNormal"/>
        <w:rPr>
          <w:rFonts w:ascii="Montserrat" w:hAnsi="Montserrat"/>
          <w:sz w:val="24"/>
        </w:rPr>
      </w:pPr>
    </w:p>
    <w:p w:rsidR="0008581E" w:rsidRPr="00B3633A" w:rsidRDefault="0008581E">
      <w:pPr>
        <w:pStyle w:val="0DraftNormal"/>
        <w:rPr>
          <w:rFonts w:ascii="Montserrat" w:hAnsi="Montserrat"/>
          <w:sz w:val="24"/>
        </w:rPr>
      </w:pPr>
      <w:r w:rsidRPr="00B3633A">
        <w:rPr>
          <w:rFonts w:ascii="Montserrat" w:hAnsi="Montserrat"/>
          <w:sz w:val="24"/>
        </w:rPr>
        <w:t>A good spot to practice and unwind.</w:t>
      </w:r>
    </w:p>
    <w:p w:rsidR="0008581E" w:rsidRPr="00B3633A" w:rsidRDefault="0008581E">
      <w:pPr>
        <w:pStyle w:val="0DraftNormal"/>
        <w:rPr>
          <w:rFonts w:ascii="Montserrat" w:hAnsi="Montserrat"/>
          <w:sz w:val="24"/>
        </w:rPr>
      </w:pPr>
    </w:p>
    <w:p w:rsidR="0008581E" w:rsidRPr="00B3633A" w:rsidRDefault="0008581E">
      <w:pPr>
        <w:pStyle w:val="0DraftNormal"/>
        <w:rPr>
          <w:rFonts w:ascii="Montserrat" w:hAnsi="Montserrat"/>
          <w:sz w:val="24"/>
        </w:rPr>
      </w:pPr>
      <w:r w:rsidRPr="00B3633A">
        <w:rPr>
          <w:rFonts w:ascii="Montserrat" w:hAnsi="Montserrat"/>
          <w:sz w:val="24"/>
        </w:rPr>
        <w:t>The presence of dreams pursuing her. Noticed unnoticeably.</w:t>
      </w:r>
    </w:p>
    <w:p w:rsidR="0008581E" w:rsidRPr="00B3633A" w:rsidRDefault="0008581E">
      <w:pPr>
        <w:pStyle w:val="0DraftNormal"/>
        <w:rPr>
          <w:rFonts w:ascii="Montserrat" w:hAnsi="Montserrat"/>
          <w:sz w:val="24"/>
        </w:rPr>
      </w:pPr>
    </w:p>
    <w:p w:rsidR="0008581E" w:rsidRPr="00B3633A" w:rsidRDefault="0008581E">
      <w:pPr>
        <w:pStyle w:val="0DraftNormal"/>
        <w:rPr>
          <w:rFonts w:ascii="Montserrat" w:hAnsi="Montserrat"/>
          <w:sz w:val="24"/>
        </w:rPr>
      </w:pPr>
      <w:r w:rsidRPr="00B3633A">
        <w:rPr>
          <w:rFonts w:ascii="Montserrat" w:hAnsi="Montserrat"/>
          <w:sz w:val="24"/>
        </w:rPr>
        <w:t>A true exposure to the Arts from an adept master.</w:t>
      </w:r>
    </w:p>
    <w:p w:rsidR="0008581E" w:rsidRPr="00B3633A" w:rsidRDefault="0008581E">
      <w:pPr>
        <w:pStyle w:val="0DraftNormal"/>
        <w:rPr>
          <w:rFonts w:ascii="Montserrat" w:hAnsi="Montserrat"/>
          <w:sz w:val="24"/>
        </w:rPr>
      </w:pPr>
    </w:p>
    <w:p w:rsidR="0008581E" w:rsidRPr="00B3633A" w:rsidRDefault="0008581E">
      <w:pPr>
        <w:pStyle w:val="0DraftNormal"/>
        <w:rPr>
          <w:rFonts w:ascii="Montserrat" w:hAnsi="Montserrat"/>
          <w:sz w:val="24"/>
        </w:rPr>
      </w:pPr>
      <w:r w:rsidRPr="00B3633A">
        <w:rPr>
          <w:rFonts w:ascii="Montserrat" w:hAnsi="Montserrat"/>
          <w:sz w:val="24"/>
        </w:rPr>
        <w:t>Friends and teammates chasing leads and fulfilling duties.</w:t>
      </w:r>
    </w:p>
    <w:p w:rsidR="0008581E" w:rsidRPr="00B3633A" w:rsidRDefault="0008581E">
      <w:pPr>
        <w:pStyle w:val="0DraftNormal"/>
        <w:rPr>
          <w:rFonts w:ascii="Montserrat" w:hAnsi="Montserrat"/>
          <w:sz w:val="24"/>
        </w:rPr>
      </w:pPr>
    </w:p>
    <w:p w:rsidR="0008581E" w:rsidRPr="00B3633A" w:rsidRDefault="0008581E">
      <w:pPr>
        <w:pStyle w:val="0DraftNormal"/>
        <w:rPr>
          <w:rFonts w:ascii="Montserrat" w:hAnsi="Montserrat"/>
          <w:sz w:val="24"/>
        </w:rPr>
      </w:pPr>
      <w:r w:rsidRPr="00B3633A">
        <w:rPr>
          <w:rFonts w:ascii="Montserrat" w:hAnsi="Montserrat"/>
          <w:sz w:val="24"/>
        </w:rPr>
        <w:t>Av's mind weighs the advice of her friends. Even Temper speaks to her about her bond with Kzeisza.</w:t>
      </w:r>
    </w:p>
    <w:p w:rsidR="0008581E" w:rsidRPr="00B3633A" w:rsidRDefault="0008581E">
      <w:pPr>
        <w:pStyle w:val="0DraftNormal"/>
        <w:rPr>
          <w:rFonts w:ascii="Montserrat" w:hAnsi="Montserrat"/>
          <w:sz w:val="24"/>
        </w:rPr>
      </w:pPr>
    </w:p>
    <w:p w:rsidR="0008581E" w:rsidRPr="00B3633A" w:rsidRDefault="0008581E">
      <w:pPr>
        <w:pStyle w:val="0DraftNormal"/>
        <w:rPr>
          <w:rFonts w:ascii="Montserrat" w:hAnsi="Montserrat"/>
          <w:sz w:val="24"/>
        </w:rPr>
      </w:pPr>
      <w:r w:rsidRPr="00B3633A">
        <w:rPr>
          <w:rFonts w:ascii="Montserrat" w:hAnsi="Montserrat"/>
          <w:sz w:val="24"/>
        </w:rPr>
        <w:t>Av pushing herself—her touters accellerate their training.</w:t>
      </w:r>
    </w:p>
    <w:p w:rsidR="0008581E" w:rsidRPr="00B3633A" w:rsidRDefault="0008581E">
      <w:pPr>
        <w:pStyle w:val="0DraftNormal"/>
        <w:rPr>
          <w:rFonts w:ascii="Montserrat" w:hAnsi="Montserrat"/>
          <w:sz w:val="24"/>
        </w:rPr>
      </w:pPr>
    </w:p>
    <w:p w:rsidR="0008581E" w:rsidRPr="00B3633A" w:rsidRDefault="0008581E">
      <w:pPr>
        <w:pStyle w:val="0DraftNormal"/>
        <w:rPr>
          <w:rFonts w:ascii="Montserrat" w:hAnsi="Montserrat"/>
          <w:sz w:val="24"/>
        </w:rPr>
      </w:pPr>
      <w:r w:rsidRPr="00B3633A">
        <w:rPr>
          <w:rFonts w:ascii="Montserrat" w:hAnsi="Montserrat"/>
          <w:sz w:val="24"/>
        </w:rPr>
        <w:t>bid for destiny—gathering loose ends of all sorts</w:t>
      </w:r>
    </w:p>
    <w:p w:rsidR="0008581E" w:rsidRPr="00B3633A" w:rsidRDefault="0008581E">
      <w:pPr>
        <w:pStyle w:val="0DraftNormal"/>
        <w:rPr>
          <w:rFonts w:ascii="Montserrat" w:hAnsi="Montserrat"/>
          <w:sz w:val="24"/>
        </w:rPr>
      </w:pPr>
    </w:p>
    <w:p w:rsidR="0008581E" w:rsidRPr="00B3633A" w:rsidRDefault="0008581E">
      <w:pPr>
        <w:pStyle w:val="0DraftNormal"/>
        <w:rPr>
          <w:rFonts w:ascii="Montserrat" w:hAnsi="Montserrat"/>
          <w:sz w:val="24"/>
        </w:rPr>
      </w:pPr>
      <w:r w:rsidRPr="00B3633A">
        <w:rPr>
          <w:rFonts w:ascii="Montserrat" w:hAnsi="Montserrat"/>
          <w:sz w:val="24"/>
        </w:rPr>
        <w:t>An interruption—a visit, a bid for destiny.</w:t>
      </w:r>
    </w:p>
    <w:p w:rsidR="0008581E" w:rsidRPr="00B3633A" w:rsidRDefault="0008581E">
      <w:pPr>
        <w:pStyle w:val="0DraftNormal"/>
        <w:rPr>
          <w:rFonts w:ascii="Montserrat" w:hAnsi="Montserrat"/>
          <w:sz w:val="24"/>
        </w:rPr>
      </w:pPr>
    </w:p>
    <w:p w:rsidR="0008581E" w:rsidRPr="00B3633A" w:rsidRDefault="0008581E">
      <w:pPr>
        <w:pStyle w:val="0DraftNormal"/>
        <w:rPr>
          <w:rFonts w:ascii="Montserrat" w:hAnsi="Montserrat"/>
          <w:sz w:val="24"/>
        </w:rPr>
      </w:pPr>
      <w:r w:rsidRPr="00B3633A">
        <w:rPr>
          <w:rFonts w:ascii="Montserrat" w:hAnsi="Montserrat"/>
          <w:sz w:val="24"/>
        </w:rPr>
        <w:t>A conversation with a Devourer.</w:t>
      </w:r>
    </w:p>
    <w:p w:rsidR="0008581E" w:rsidRPr="00B3633A" w:rsidRDefault="0008581E">
      <w:pPr>
        <w:pStyle w:val="0DraftNormal"/>
        <w:rPr>
          <w:rFonts w:ascii="Montserrat" w:hAnsi="Montserrat"/>
          <w:sz w:val="24"/>
        </w:rPr>
      </w:pPr>
    </w:p>
    <w:p w:rsidR="0008581E" w:rsidRPr="00B3633A" w:rsidRDefault="0008581E">
      <w:pPr>
        <w:pStyle w:val="0DraftNormal"/>
        <w:rPr>
          <w:rFonts w:ascii="Montserrat" w:hAnsi="Montserrat"/>
          <w:sz w:val="24"/>
        </w:rPr>
      </w:pPr>
      <w:r w:rsidRPr="00B3633A">
        <w:rPr>
          <w:rFonts w:ascii="Montserrat" w:hAnsi="Montserrat"/>
          <w:sz w:val="24"/>
        </w:rPr>
        <w:t>A path strayed down before—Av seeking to embody something closer to her nature.</w:t>
      </w:r>
    </w:p>
    <w:p w:rsidR="0008581E" w:rsidRPr="00B3633A" w:rsidRDefault="0008581E">
      <w:pPr>
        <w:pStyle w:val="0DraftNormal"/>
        <w:rPr>
          <w:rFonts w:ascii="Montserrat" w:hAnsi="Montserrat"/>
          <w:sz w:val="24"/>
        </w:rPr>
      </w:pPr>
    </w:p>
    <w:p w:rsidR="0008581E" w:rsidRPr="00B3633A" w:rsidRDefault="0008581E">
      <w:pPr>
        <w:pStyle w:val="0DraftNormal"/>
        <w:rPr>
          <w:rFonts w:ascii="Montserrat" w:hAnsi="Montserrat"/>
          <w:sz w:val="24"/>
        </w:rPr>
      </w:pPr>
      <w:r w:rsidRPr="00B3633A">
        <w:rPr>
          <w:rFonts w:ascii="Montserrat" w:hAnsi="Montserrat"/>
          <w:sz w:val="24"/>
        </w:rPr>
        <w:t>Uneasy return to her studies.</w:t>
      </w:r>
    </w:p>
    <w:p w:rsidR="0008581E" w:rsidRPr="00B3633A" w:rsidRDefault="0008581E">
      <w:pPr>
        <w:pStyle w:val="0DraftNormal"/>
        <w:rPr>
          <w:rFonts w:ascii="Montserrat" w:hAnsi="Montserrat"/>
          <w:sz w:val="24"/>
        </w:rPr>
      </w:pPr>
    </w:p>
    <w:p w:rsidR="0008581E" w:rsidRPr="00B3633A" w:rsidRDefault="0008581E">
      <w:pPr>
        <w:pStyle w:val="0DraftNormal"/>
        <w:rPr>
          <w:rFonts w:ascii="Montserrat" w:hAnsi="Montserrat"/>
          <w:sz w:val="24"/>
        </w:rPr>
      </w:pPr>
      <w:r w:rsidRPr="00B3633A">
        <w:rPr>
          <w:rFonts w:ascii="Montserrat" w:hAnsi="Montserrat"/>
          <w:sz w:val="24"/>
        </w:rPr>
        <w:t>Her haitus ends—recalled to duty.</w:t>
      </w:r>
    </w:p>
    <w:p w:rsidR="0008581E" w:rsidRPr="00B3633A" w:rsidRDefault="0008581E">
      <w:pPr>
        <w:pStyle w:val="0DraftNormal"/>
        <w:rPr>
          <w:rFonts w:ascii="Montserrat" w:hAnsi="Montserrat"/>
          <w:sz w:val="24"/>
        </w:rPr>
      </w:pPr>
    </w:p>
    <w:p w:rsidR="0008581E" w:rsidRPr="00B3633A" w:rsidRDefault="0008581E">
      <w:pPr>
        <w:pStyle w:val="0DraftNormal"/>
        <w:rPr>
          <w:rFonts w:ascii="Montserrat" w:hAnsi="Montserrat"/>
          <w:sz w:val="24"/>
        </w:rPr>
      </w:pPr>
      <w:r w:rsidRPr="00B3633A">
        <w:rPr>
          <w:rFonts w:ascii="Montserrat" w:hAnsi="Montserrat"/>
          <w:sz w:val="24"/>
        </w:rPr>
        <w:t>No time to catch up.</w:t>
      </w:r>
    </w:p>
    <w:p w:rsidR="0008581E" w:rsidRPr="00B3633A" w:rsidRDefault="0008581E">
      <w:pPr>
        <w:pStyle w:val="0DraftNormal"/>
        <w:rPr>
          <w:rFonts w:ascii="Montserrat" w:hAnsi="Montserrat"/>
          <w:sz w:val="24"/>
        </w:rPr>
      </w:pPr>
    </w:p>
    <w:p w:rsidR="0008581E" w:rsidRPr="00B3633A" w:rsidRDefault="0008581E">
      <w:pPr>
        <w:pStyle w:val="0DraftNormal"/>
        <w:rPr>
          <w:rFonts w:ascii="Montserrat" w:hAnsi="Montserrat"/>
          <w:sz w:val="24"/>
        </w:rPr>
      </w:pPr>
      <w:r w:rsidRPr="00B3633A">
        <w:rPr>
          <w:rFonts w:ascii="Montserrat" w:hAnsi="Montserrat"/>
          <w:sz w:val="24"/>
        </w:rPr>
        <w:t>The plan. A few days to rough out.</w:t>
      </w:r>
    </w:p>
    <w:p w:rsidR="0008581E" w:rsidRPr="00B3633A" w:rsidRDefault="0008581E">
      <w:pPr>
        <w:pStyle w:val="0DraftNormal"/>
        <w:rPr>
          <w:rFonts w:ascii="Montserrat" w:hAnsi="Montserrat"/>
          <w:sz w:val="24"/>
        </w:rPr>
      </w:pPr>
    </w:p>
    <w:p w:rsidR="0008581E" w:rsidRPr="00B3633A" w:rsidRDefault="0008581E">
      <w:pPr>
        <w:pStyle w:val="0DraftNormal"/>
        <w:rPr>
          <w:rFonts w:ascii="Montserrat" w:hAnsi="Montserrat"/>
          <w:sz w:val="24"/>
        </w:rPr>
      </w:pPr>
      <w:r w:rsidRPr="00B3633A">
        <w:rPr>
          <w:rFonts w:ascii="Montserrat" w:hAnsi="Montserrat"/>
          <w:sz w:val="24"/>
        </w:rPr>
        <w:t>Trouble shooting problems with dry run simulations.</w:t>
      </w:r>
    </w:p>
    <w:p w:rsidR="0008581E" w:rsidRPr="00B3633A" w:rsidRDefault="0008581E">
      <w:pPr>
        <w:pStyle w:val="0DraftNormal"/>
        <w:rPr>
          <w:rFonts w:ascii="Montserrat" w:hAnsi="Montserrat"/>
          <w:sz w:val="24"/>
        </w:rPr>
      </w:pPr>
    </w:p>
    <w:p w:rsidR="0008581E" w:rsidRPr="00B3633A" w:rsidRDefault="0008581E">
      <w:pPr>
        <w:pStyle w:val="0DraftNormal"/>
        <w:rPr>
          <w:rFonts w:ascii="Montserrat" w:hAnsi="Montserrat"/>
          <w:sz w:val="24"/>
        </w:rPr>
      </w:pPr>
      <w:r w:rsidRPr="00B3633A">
        <w:rPr>
          <w:rFonts w:ascii="Montserrat" w:hAnsi="Montserrat"/>
          <w:sz w:val="24"/>
        </w:rPr>
        <w:t>Early simulation—trouble with details. AO unmasked.</w:t>
      </w:r>
    </w:p>
    <w:p w:rsidR="0008581E" w:rsidRPr="00B3633A" w:rsidRDefault="0008581E">
      <w:pPr>
        <w:pStyle w:val="0DraftNormal"/>
        <w:rPr>
          <w:rFonts w:ascii="Montserrat" w:hAnsi="Montserrat"/>
          <w:sz w:val="24"/>
        </w:rPr>
      </w:pPr>
    </w:p>
    <w:p w:rsidR="0008581E" w:rsidRPr="00B3633A" w:rsidRDefault="0008581E">
      <w:pPr>
        <w:pStyle w:val="0DraftNormal"/>
        <w:rPr>
          <w:rFonts w:ascii="Montserrat" w:hAnsi="Montserrat"/>
          <w:sz w:val="24"/>
        </w:rPr>
      </w:pPr>
      <w:r w:rsidRPr="00B3633A">
        <w:rPr>
          <w:rFonts w:ascii="Montserrat" w:hAnsi="Montserrat"/>
          <w:sz w:val="24"/>
        </w:rPr>
        <w:t>Holding Av down.</w:t>
      </w:r>
    </w:p>
    <w:p w:rsidR="0008581E" w:rsidRPr="00B3633A" w:rsidRDefault="0008581E">
      <w:pPr>
        <w:pStyle w:val="0DraftNormal"/>
        <w:rPr>
          <w:rFonts w:ascii="Montserrat" w:hAnsi="Montserrat"/>
          <w:sz w:val="24"/>
        </w:rPr>
      </w:pPr>
    </w:p>
    <w:p w:rsidR="0008581E" w:rsidRPr="00B3633A" w:rsidRDefault="0008581E">
      <w:pPr>
        <w:pStyle w:val="0DraftNormal"/>
        <w:rPr>
          <w:rFonts w:ascii="Montserrat" w:hAnsi="Montserrat"/>
          <w:sz w:val="24"/>
        </w:rPr>
      </w:pPr>
      <w:r w:rsidRPr="00B3633A">
        <w:rPr>
          <w:rFonts w:ascii="Montserrat" w:hAnsi="Montserrat"/>
          <w:sz w:val="24"/>
        </w:rPr>
        <w:t>Entering Necormantic texts into the Book of Intents.</w:t>
      </w:r>
    </w:p>
    <w:p w:rsidR="0008581E" w:rsidRPr="00B3633A" w:rsidRDefault="0008581E">
      <w:pPr>
        <w:pStyle w:val="0DraftNormal"/>
        <w:rPr>
          <w:rFonts w:ascii="Montserrat" w:hAnsi="Montserrat"/>
          <w:sz w:val="24"/>
        </w:rPr>
      </w:pPr>
    </w:p>
    <w:p w:rsidR="0008581E" w:rsidRPr="00B3633A" w:rsidRDefault="0008581E">
      <w:pPr>
        <w:pStyle w:val="0DraftNormal"/>
        <w:rPr>
          <w:rFonts w:ascii="Montserrat" w:hAnsi="Montserrat"/>
          <w:sz w:val="24"/>
        </w:rPr>
      </w:pPr>
      <w:r w:rsidRPr="00B3633A">
        <w:rPr>
          <w:rFonts w:ascii="Montserrat" w:hAnsi="Montserrat"/>
          <w:sz w:val="24"/>
        </w:rPr>
        <w:t>AO stands ready to take advantage of any weakening of SWAT.</w:t>
      </w:r>
    </w:p>
    <w:p w:rsidR="0008581E" w:rsidRPr="00B3633A" w:rsidRDefault="0008581E">
      <w:pPr>
        <w:pStyle w:val="0DraftNormal"/>
        <w:rPr>
          <w:rFonts w:ascii="Montserrat" w:hAnsi="Montserrat"/>
          <w:sz w:val="24"/>
        </w:rPr>
      </w:pPr>
    </w:p>
    <w:p w:rsidR="0008581E" w:rsidRPr="00B3633A" w:rsidRDefault="0008581E">
      <w:pPr>
        <w:pStyle w:val="0DraftNormal"/>
        <w:rPr>
          <w:rFonts w:ascii="Montserrat" w:hAnsi="Montserrat"/>
          <w:sz w:val="24"/>
        </w:rPr>
      </w:pPr>
      <w:r w:rsidRPr="00B3633A">
        <w:rPr>
          <w:rFonts w:ascii="Montserrat" w:hAnsi="Montserrat"/>
          <w:sz w:val="24"/>
        </w:rPr>
        <w:t>Into third week planning—Kzeisza showing worry.</w:t>
      </w:r>
    </w:p>
    <w:p w:rsidR="0008581E" w:rsidRPr="00B3633A" w:rsidRDefault="0008581E">
      <w:pPr>
        <w:pStyle w:val="0DraftNormal"/>
        <w:rPr>
          <w:rFonts w:ascii="Montserrat" w:hAnsi="Montserrat"/>
          <w:sz w:val="24"/>
        </w:rPr>
      </w:pPr>
    </w:p>
    <w:p w:rsidR="0008581E" w:rsidRPr="00B3633A" w:rsidRDefault="0008581E">
      <w:pPr>
        <w:pStyle w:val="0DraftNormal"/>
        <w:rPr>
          <w:rFonts w:ascii="Montserrat" w:hAnsi="Montserrat"/>
          <w:sz w:val="24"/>
        </w:rPr>
      </w:pPr>
      <w:r w:rsidRPr="00B3633A">
        <w:rPr>
          <w:rFonts w:ascii="Montserrat" w:hAnsi="Montserrat"/>
          <w:sz w:val="24"/>
        </w:rPr>
        <w:t xml:space="preserve">The plan is to remove the presence of NLS SWAT. It will take them nearly three weeks to be ready to put that plan into motion, using their immediate resources, with a better than ninety percent chance of success, and one hundred percent chance of partial success. Once they have the solid framework of a plan, they begin to run simulations, the setting up of which involves a few disturbing elements. Running a simulation which accounts for magical and technological practices and techniques inspires some frightening experiments. However, Av's enemy has finally been unmasked, and they are ready to take advantage of this extraction. In fact, they have a new boldness which has Kzeisza worried. </w:t>
      </w:r>
    </w:p>
    <w:p w:rsidR="0008581E" w:rsidRPr="00B3633A" w:rsidRDefault="0008581E">
      <w:pPr>
        <w:pStyle w:val="0DraftNormal"/>
        <w:rPr>
          <w:rFonts w:ascii="Montserrat" w:hAnsi="Montserrat"/>
          <w:sz w:val="24"/>
        </w:rPr>
      </w:pPr>
    </w:p>
    <w:p w:rsidR="0008581E" w:rsidRPr="00B3633A" w:rsidRDefault="0008581E">
      <w:pPr>
        <w:pStyle w:val="0DraftNormal"/>
        <w:rPr>
          <w:rFonts w:ascii="Montserrat" w:hAnsi="Montserrat"/>
          <w:spacing w:val="-2"/>
          <w:sz w:val="24"/>
        </w:rPr>
      </w:pPr>
      <w:r w:rsidRPr="00B3633A">
        <w:rPr>
          <w:rFonts w:ascii="Montserrat" w:hAnsi="Montserrat"/>
          <w:spacing w:val="-2"/>
          <w:sz w:val="24"/>
        </w:rPr>
        <w:t>Even in light of the horrifying revelations she has so recently endured, she is still compelled by her responsibilities. In a time old tradition, she has chosen to bury her troubles in her work. In this case however, her work does not need the extra trouble. What should be a routine endeavor to invite a culture fragment into the new alliance somehow seems to be a nightmare of intrigue and mystery. Somewhere in all of this diplomacy is a death trap, and the only out for her is to out think whomever is weaving this labyrinth. What she can not expect, however, is that the divine powers are not through with her yet. In fact, they have hardly begun to make their full claim on her. Only when all she has loved has been torn from her by her own hand does she learn what waits to embrace her.</w:t>
      </w:r>
    </w:p>
    <w:p w:rsidR="0008581E" w:rsidRPr="00B3633A" w:rsidRDefault="0008581E">
      <w:pPr>
        <w:pStyle w:val="0DraftNormal"/>
        <w:rPr>
          <w:rFonts w:ascii="Montserrat" w:hAnsi="Montserrat"/>
          <w:spacing w:val="-2"/>
          <w:sz w:val="24"/>
        </w:rPr>
      </w:pPr>
    </w:p>
    <w:p w:rsidR="0008581E" w:rsidRPr="00B3633A" w:rsidRDefault="0008581E">
      <w:pPr>
        <w:pStyle w:val="0DraftNormal"/>
        <w:rPr>
          <w:rFonts w:ascii="Montserrat" w:hAnsi="Montserrat"/>
          <w:spacing w:val="-2"/>
          <w:sz w:val="24"/>
        </w:rPr>
      </w:pPr>
      <w:r w:rsidRPr="00B3633A">
        <w:rPr>
          <w:rFonts w:ascii="Montserrat" w:hAnsi="Montserrat"/>
          <w:spacing w:val="-2"/>
          <w:sz w:val="24"/>
        </w:rPr>
        <w:t>even while she is struggling to make sense out of her own life, many, many other individuals are struggling to make sense out of nexus. A desire that is not helped any by the insufferable interference of this upstart fragment. Even though there is so much for everyone to learn from nexus, it seems that as individuals and as an unwilling whole, they simply cannot recognize it. Is there any way for anyone to go back to what they were? Is there anything to go back to? Or far the worst suspicion, was any of it real to begin with? Faced with nexus, there is no way to know what to believe. But it is a slowly awakening fear that life is just a dream; and for those on nexus, it has almost certainly become a nightmare.</w:t>
      </w:r>
    </w:p>
    <w:p w:rsidR="0008581E" w:rsidRPr="00B3633A" w:rsidRDefault="0008581E">
      <w:pPr>
        <w:pStyle w:val="0DraftNormal"/>
        <w:rPr>
          <w:rFonts w:ascii="Montserrat" w:hAnsi="Montserrat"/>
          <w:spacing w:val="-2"/>
          <w:sz w:val="24"/>
        </w:rPr>
      </w:pPr>
    </w:p>
    <w:p w:rsidR="0008581E" w:rsidRPr="00B3633A" w:rsidRDefault="0008581E">
      <w:pPr>
        <w:pStyle w:val="0DraftNormal"/>
        <w:rPr>
          <w:rFonts w:ascii="Montserrat" w:hAnsi="Montserrat"/>
          <w:spacing w:val="-2"/>
          <w:sz w:val="24"/>
        </w:rPr>
      </w:pPr>
      <w:r w:rsidRPr="00B3633A">
        <w:rPr>
          <w:rFonts w:ascii="Montserrat" w:hAnsi="Montserrat"/>
          <w:spacing w:val="-2"/>
          <w:sz w:val="24"/>
        </w:rPr>
        <w:t>For an individual like avonlea, who believes in virtually any possibility, the irony is that even the immediate possibilities can exceed any preconceived expectations. On nexus, where many different realities have been randomly subjected to one another without reason and seemingly without purpose, certain consequences of human nature, and existence, become manifest. This series treats the concepts and expressions of such things as magic, and super-technology with equal seriousness and deliberation. It delves into the higher workings of nature as an arena for the heroine and the reader to venture and explore. This book revolves around the subtle evolution of avonlea towards an appointment in the divine order of the greatest of mysteries. It is an examination of growing beyond the limits of reality, and ascending to a level of existence as real and demanding as what we like to call reality. It explores those parts of life that cannot be denied and which must be faced more so than not in order to transcend our common limits.</w:t>
      </w:r>
    </w:p>
    <w:p w:rsidR="0008581E" w:rsidRPr="00B3633A" w:rsidRDefault="0008581E">
      <w:pPr>
        <w:pStyle w:val="0DraftNormal"/>
        <w:rPr>
          <w:rFonts w:ascii="Montserrat" w:hAnsi="Montserrat"/>
          <w:spacing w:val="-2"/>
          <w:sz w:val="24"/>
        </w:rPr>
      </w:pPr>
    </w:p>
    <w:p w:rsidR="0008581E" w:rsidRPr="00B3633A" w:rsidRDefault="0008581E">
      <w:pPr>
        <w:pStyle w:val="0DraftNormal"/>
        <w:rPr>
          <w:rFonts w:ascii="Montserrat" w:hAnsi="Montserrat"/>
          <w:spacing w:val="-2"/>
          <w:sz w:val="24"/>
        </w:rPr>
      </w:pPr>
      <w:r w:rsidRPr="00B3633A">
        <w:rPr>
          <w:rFonts w:ascii="Montserrat" w:hAnsi="Montserrat"/>
          <w:spacing w:val="-2"/>
          <w:sz w:val="24"/>
        </w:rPr>
        <w:t>more than anything else, i point out that this is a living character. We may never meet her in our own world, but she has her own reality. Much of what appears in this book is the result of her own intentions. I may have written the words, but she created the story through her own actions. I, like kzeisza, the ageless dragon that is her nemesis and most intimate acquaintance, have had to embrace her self expression and not attempt to alter or excuse it. Just as she challenges him to judge her, she challenges us all to dare the same.</w:t>
      </w:r>
    </w:p>
    <w:p w:rsidR="0008581E" w:rsidRPr="00B3633A" w:rsidRDefault="0008581E">
      <w:pPr>
        <w:pStyle w:val="0DraftNormal"/>
        <w:rPr>
          <w:rFonts w:ascii="Montserrat" w:hAnsi="Montserrat"/>
          <w:spacing w:val="-2"/>
          <w:sz w:val="24"/>
        </w:rPr>
      </w:pPr>
    </w:p>
    <w:p w:rsidR="0008581E" w:rsidRPr="00B3633A" w:rsidRDefault="0008581E">
      <w:pPr>
        <w:pStyle w:val="0DraftNormal"/>
        <w:rPr>
          <w:rFonts w:ascii="Montserrat" w:hAnsi="Montserrat"/>
          <w:spacing w:val="-2"/>
          <w:sz w:val="24"/>
        </w:rPr>
      </w:pPr>
      <w:r w:rsidRPr="00B3633A">
        <w:rPr>
          <w:rFonts w:ascii="Montserrat" w:hAnsi="Montserrat"/>
          <w:spacing w:val="-2"/>
          <w:sz w:val="24"/>
        </w:rPr>
        <w:t>A piercing glance from avonlea. A near twilight scene highlighting the red of her hair, and the cool depths of shadows, high contrast warm and cool. A vivid quality of light. There is a warm erotic intensity both in color scheme and in her expression. She stands, hair blazing, confronting the dragon, kzeisza. The focus is on her. Signs of the dragon are in the background and reflected in her eyes or other pools or windows, as they happen to occur in the final draft. She is clothed in her second skin, and in her human form. Her mouth is slightly open, and her canines are slightly visible. The fine sculpture of her features is haunting in the untamed, animal irreverence for glamorous beauty.</w:t>
      </w:r>
    </w:p>
    <w:p w:rsidR="0008581E" w:rsidRPr="00B3633A" w:rsidRDefault="0008581E">
      <w:pPr>
        <w:pStyle w:val="0DraftNormal"/>
        <w:rPr>
          <w:rFonts w:ascii="Montserrat" w:hAnsi="Montserrat"/>
          <w:spacing w:val="-2"/>
          <w:sz w:val="24"/>
        </w:rPr>
      </w:pPr>
    </w:p>
    <w:p w:rsidR="0008581E" w:rsidRPr="00B3633A" w:rsidRDefault="0008581E">
      <w:pPr>
        <w:pStyle w:val="0DraftNormal"/>
        <w:rPr>
          <w:rFonts w:ascii="Montserrat" w:hAnsi="Montserrat"/>
          <w:spacing w:val="-2"/>
          <w:sz w:val="24"/>
        </w:rPr>
      </w:pPr>
      <w:r w:rsidRPr="00B3633A">
        <w:rPr>
          <w:rFonts w:ascii="Montserrat" w:hAnsi="Montserrat"/>
          <w:spacing w:val="-2"/>
          <w:sz w:val="24"/>
        </w:rPr>
        <w:t>Sure, i've got time to run a quick first contact, i'll take white with me...</w:t>
      </w:r>
    </w:p>
    <w:p w:rsidR="0008581E" w:rsidRPr="00B3633A" w:rsidRDefault="0008581E">
      <w:pPr>
        <w:pStyle w:val="0DraftNormal"/>
        <w:rPr>
          <w:rFonts w:ascii="Montserrat" w:hAnsi="Montserrat"/>
          <w:spacing w:val="-2"/>
          <w:sz w:val="24"/>
        </w:rPr>
      </w:pPr>
    </w:p>
    <w:p w:rsidR="0008581E" w:rsidRPr="00B3633A" w:rsidRDefault="0008581E">
      <w:pPr>
        <w:pStyle w:val="0DraftNormal"/>
        <w:rPr>
          <w:rFonts w:ascii="Montserrat" w:hAnsi="Montserrat"/>
          <w:spacing w:val="-2"/>
          <w:sz w:val="24"/>
        </w:rPr>
      </w:pPr>
      <w:r w:rsidRPr="00B3633A">
        <w:rPr>
          <w:rFonts w:ascii="Montserrat" w:hAnsi="Montserrat"/>
          <w:spacing w:val="-2"/>
          <w:sz w:val="24"/>
        </w:rPr>
        <w:t>Gosh, a welcoming committee...</w:t>
      </w:r>
    </w:p>
    <w:p w:rsidR="0008581E" w:rsidRPr="00B3633A" w:rsidRDefault="0008581E">
      <w:pPr>
        <w:pStyle w:val="0DraftNormal"/>
        <w:rPr>
          <w:rFonts w:ascii="Montserrat" w:hAnsi="Montserrat"/>
          <w:spacing w:val="-2"/>
          <w:sz w:val="24"/>
        </w:rPr>
      </w:pPr>
    </w:p>
    <w:p w:rsidR="0008581E" w:rsidRPr="00B3633A" w:rsidRDefault="0008581E">
      <w:pPr>
        <w:pStyle w:val="0DraftNormal"/>
        <w:rPr>
          <w:rFonts w:ascii="Montserrat" w:hAnsi="Montserrat"/>
          <w:spacing w:val="-2"/>
          <w:sz w:val="24"/>
        </w:rPr>
      </w:pPr>
      <w:r w:rsidRPr="00B3633A">
        <w:rPr>
          <w:rFonts w:ascii="Montserrat" w:hAnsi="Montserrat"/>
          <w:spacing w:val="-2"/>
          <w:sz w:val="24"/>
        </w:rPr>
        <w:t>Uh, boss, they don't like it, and there isn't really any one person in charge here... Sure, no problem, i'll take care of it.</w:t>
      </w:r>
    </w:p>
    <w:p w:rsidR="0008581E" w:rsidRPr="00B3633A" w:rsidRDefault="0008581E">
      <w:pPr>
        <w:pStyle w:val="0DraftNormal"/>
        <w:rPr>
          <w:rFonts w:ascii="Montserrat" w:hAnsi="Montserrat"/>
          <w:spacing w:val="-2"/>
          <w:sz w:val="24"/>
        </w:rPr>
      </w:pPr>
    </w:p>
    <w:p w:rsidR="0008581E" w:rsidRPr="00B3633A" w:rsidRDefault="0008581E">
      <w:pPr>
        <w:pStyle w:val="0DraftNormal"/>
        <w:rPr>
          <w:rFonts w:ascii="Montserrat" w:hAnsi="Montserrat"/>
          <w:spacing w:val="-2"/>
          <w:sz w:val="24"/>
        </w:rPr>
      </w:pPr>
      <w:r w:rsidRPr="00B3633A">
        <w:rPr>
          <w:rFonts w:ascii="Montserrat" w:hAnsi="Montserrat"/>
          <w:spacing w:val="-2"/>
          <w:sz w:val="24"/>
        </w:rPr>
        <w:t>Okay, there in, you mind if i catch up on some of my studies...?</w:t>
      </w:r>
    </w:p>
    <w:p w:rsidR="0008581E" w:rsidRPr="00B3633A" w:rsidRDefault="0008581E">
      <w:pPr>
        <w:pStyle w:val="0DraftNormal"/>
        <w:rPr>
          <w:rFonts w:ascii="Montserrat" w:hAnsi="Montserrat"/>
          <w:spacing w:val="-2"/>
          <w:sz w:val="24"/>
        </w:rPr>
      </w:pPr>
    </w:p>
    <w:p w:rsidR="0008581E" w:rsidRPr="00B3633A" w:rsidRDefault="0008581E">
      <w:pPr>
        <w:pStyle w:val="0DraftNormal"/>
        <w:rPr>
          <w:rFonts w:ascii="Montserrat" w:hAnsi="Montserrat"/>
          <w:spacing w:val="-2"/>
          <w:sz w:val="24"/>
        </w:rPr>
      </w:pPr>
      <w:r w:rsidRPr="00B3633A">
        <w:rPr>
          <w:rFonts w:ascii="Montserrat" w:hAnsi="Montserrat"/>
          <w:spacing w:val="-2"/>
          <w:sz w:val="24"/>
        </w:rPr>
        <w:t>What!?! She said yes?!? Sure, i'll talk it over with her...</w:t>
      </w:r>
    </w:p>
    <w:p w:rsidR="0008581E" w:rsidRPr="00B3633A" w:rsidRDefault="0008581E">
      <w:pPr>
        <w:pStyle w:val="0DraftNormal"/>
        <w:rPr>
          <w:rFonts w:ascii="Montserrat" w:hAnsi="Montserrat"/>
          <w:spacing w:val="-2"/>
          <w:sz w:val="24"/>
        </w:rPr>
      </w:pPr>
    </w:p>
    <w:p w:rsidR="0008581E" w:rsidRPr="00B3633A" w:rsidRDefault="0008581E">
      <w:pPr>
        <w:pStyle w:val="0DraftNormal"/>
        <w:rPr>
          <w:rFonts w:ascii="Montserrat" w:hAnsi="Montserrat"/>
          <w:spacing w:val="-2"/>
          <w:sz w:val="24"/>
        </w:rPr>
      </w:pPr>
      <w:r w:rsidRPr="00B3633A">
        <w:rPr>
          <w:rFonts w:ascii="Montserrat" w:hAnsi="Montserrat"/>
          <w:spacing w:val="-2"/>
          <w:sz w:val="24"/>
        </w:rPr>
        <w:t>Uh, boss, i might have to transfer to freelance for a while, say like eternity... I've sort of been asked to take on this other job... What, sure, no problem, i'll get someone to look into it...</w:t>
      </w:r>
    </w:p>
    <w:p w:rsidR="0008581E" w:rsidRPr="00B3633A" w:rsidRDefault="0008581E">
      <w:pPr>
        <w:pStyle w:val="0DraftNormal"/>
        <w:rPr>
          <w:rFonts w:ascii="Montserrat" w:hAnsi="Montserrat"/>
          <w:spacing w:val="-2"/>
          <w:sz w:val="24"/>
        </w:rPr>
      </w:pPr>
    </w:p>
    <w:p w:rsidR="0008581E" w:rsidRPr="00B3633A" w:rsidRDefault="0008581E">
      <w:pPr>
        <w:pStyle w:val="0DraftNormal"/>
        <w:rPr>
          <w:rFonts w:ascii="Montserrat" w:hAnsi="Montserrat"/>
          <w:spacing w:val="-2"/>
          <w:sz w:val="24"/>
        </w:rPr>
      </w:pPr>
      <w:r w:rsidRPr="00B3633A">
        <w:rPr>
          <w:rFonts w:ascii="Montserrat" w:hAnsi="Montserrat"/>
          <w:spacing w:val="-2"/>
          <w:sz w:val="24"/>
        </w:rPr>
        <w:t xml:space="preserve">A new first contact - stepping out - working things out... Once more, she is on the frontier. She continues to work on her arts as she goes along. She has plenty of time to think. As she closes in on the new arrival, she goes more and more on guard. An advance troop from this import encounters her and her escort, and they attack. Av and blanc try to neutralize the attack, and approach the leader with her proposal. This is a culture more along the lines of what her world resembled, and as yet has not had much exposure to the world of (caoi yn) or that which she has experienced there. Warily, they take her back to their city, as they call it. She is taken to see a man of some repute who listens to her stories and her offer. More or less convinced by her sincerity and her demonstrations of technology, he explains the situation she faces here to her. </w:t>
      </w:r>
    </w:p>
    <w:p w:rsidR="0008581E" w:rsidRPr="00B3633A" w:rsidRDefault="0008581E">
      <w:pPr>
        <w:pStyle w:val="0DraftNormal"/>
        <w:rPr>
          <w:rFonts w:ascii="Montserrat" w:hAnsi="Montserrat"/>
          <w:spacing w:val="-2"/>
          <w:sz w:val="24"/>
        </w:rPr>
      </w:pPr>
    </w:p>
    <w:p w:rsidR="0008581E" w:rsidRPr="00B3633A" w:rsidRDefault="0008581E">
      <w:pPr>
        <w:pStyle w:val="0DraftNormal"/>
        <w:rPr>
          <w:rFonts w:ascii="Montserrat" w:hAnsi="Montserrat"/>
          <w:spacing w:val="-2"/>
          <w:sz w:val="24"/>
        </w:rPr>
      </w:pPr>
      <w:r w:rsidRPr="00B3633A">
        <w:rPr>
          <w:rFonts w:ascii="Montserrat" w:hAnsi="Montserrat"/>
          <w:spacing w:val="-2"/>
          <w:sz w:val="24"/>
        </w:rPr>
        <w:t>s</w:t>
      </w:r>
      <w:r w:rsidRPr="00B3633A">
        <w:rPr>
          <w:rFonts w:ascii="Montserrat" w:hAnsi="Montserrat"/>
          <w:sz w:val="24"/>
        </w:rPr>
        <w:t xml:space="preserve"> their action against the advance fills the second guard leader with suspicion and antagonism towards Av, her mission and her proposal. This is a culture more along the lines of what her world resembled, and as yet has not had much exposure to the world of (caoi yn)</w:t>
      </w:r>
      <w:r w:rsidRPr="00B3633A">
        <w:rPr>
          <w:rFonts w:ascii="Montserrat" w:hAnsi="Montserrat"/>
          <w:spacing w:val="-2"/>
          <w:sz w:val="24"/>
        </w:rPr>
        <w:t xml:space="preserve"> or that which she has experienced there. Warily, they take her back to their city, as they call it. She is taken to see a man of some repute who listens to her stories and her offer. More or less convinced by her sincerity and her demonstrations of technology, he explains the situation she faces here to her. </w:t>
      </w:r>
    </w:p>
    <w:p w:rsidR="0008581E" w:rsidRPr="00B3633A" w:rsidRDefault="0008581E">
      <w:pPr>
        <w:pStyle w:val="0DraftNormal"/>
        <w:rPr>
          <w:rFonts w:ascii="Montserrat" w:hAnsi="Montserrat"/>
          <w:spacing w:val="-2"/>
          <w:sz w:val="24"/>
        </w:rPr>
      </w:pPr>
    </w:p>
    <w:p w:rsidR="0008581E" w:rsidRPr="00B3633A" w:rsidRDefault="0008581E">
      <w:pPr>
        <w:pStyle w:val="0DraftNormal"/>
        <w:rPr>
          <w:rFonts w:ascii="Montserrat" w:hAnsi="Montserrat"/>
          <w:spacing w:val="-2"/>
          <w:sz w:val="24"/>
        </w:rPr>
      </w:pPr>
      <w:r w:rsidRPr="00B3633A">
        <w:rPr>
          <w:rFonts w:ascii="Montserrat" w:hAnsi="Montserrat"/>
          <w:spacing w:val="-2"/>
          <w:sz w:val="24"/>
        </w:rPr>
        <w:t xml:space="preserve">RAsiaa will be given the charge of pursuing av's solution, as she has the best resource for the task. Av, on the other hand, is not to be allowed to neglect her role as the primary negotiator. The more alliances they forge, the stronger the peace will be, and a new province had been spotted which called for her investigation. Still shocked by her hot retort at kzeisza, she meekly and gratefully accepts the mission, once more unable to take her team with her, thanks to kzeisza's dabbling. She actively wonders what all of his attentions will come to. She weighs what they experience together against what it does to them. She realizes that it has mostly confused her. She can only accept what they share for what it is. Explanations and expectations only feed her confusion. What she believes she has shared with kzeisza has been sensual not sexual. She understands how the game of sex can seem so damning - remembering how it has constricted her between rook, kevin, dirk and Asia. For her, her sexuality is merely a release for her sensuality. For her, the reproductive element of sex is dead - without the possability of a mate. What she has endured has had too much of the politics of mating. She is not yet aware of how deep kzeisza's obsession with her has become. She has no choice but to recognise how she has come to love kzeisza, kevin and rook, and she wonders if she wants to. As if she can possibly escape it. </w:t>
      </w:r>
    </w:p>
    <w:p w:rsidR="0008581E" w:rsidRPr="00B3633A" w:rsidRDefault="0008581E">
      <w:pPr>
        <w:pStyle w:val="0DraftNormal"/>
        <w:rPr>
          <w:rFonts w:ascii="Montserrat" w:hAnsi="Montserrat"/>
          <w:spacing w:val="-2"/>
          <w:sz w:val="24"/>
        </w:rPr>
      </w:pPr>
    </w:p>
    <w:p w:rsidR="0008581E" w:rsidRPr="00B3633A" w:rsidRDefault="0008581E">
      <w:pPr>
        <w:pStyle w:val="0DraftNormal"/>
        <w:rPr>
          <w:rFonts w:ascii="Montserrat" w:hAnsi="Montserrat"/>
          <w:spacing w:val="-2"/>
          <w:sz w:val="24"/>
        </w:rPr>
      </w:pPr>
      <w:r w:rsidRPr="00B3633A">
        <w:rPr>
          <w:rFonts w:ascii="Montserrat" w:hAnsi="Montserrat"/>
          <w:spacing w:val="-2"/>
          <w:sz w:val="24"/>
        </w:rPr>
        <w:t xml:space="preserve">A welcoming commitee - an unbalanced situation... Av is dragged to a few audiences, and endures a great deal of angst to get her message across. The local factions are at odds, and her skills and patience as a diplomat are strained to new limits. Her childhood had witnessed the consequences of small province politics and intrigue, and here it was especially thick. It was very much like entering a gothic. For such a vulnerable island in this chaotic world, they sure gave the impression of being able to sway the fate of the entire world. She was even aware that the kind of pseudo-monarchy that this was could be unbeleivably dangerous to a normal person. She imagined that even she could find herself facing some sudden and outlandish charge of treason, and find herself facing a summarry execution. She even began to wonder in the politics in this community did not actually run into and affect the world and shards of cultures around it and in it. Her intuition even screamed out "trap!" From the moment she entered. </w:t>
      </w:r>
    </w:p>
    <w:p w:rsidR="0008581E" w:rsidRPr="00B3633A" w:rsidRDefault="0008581E">
      <w:pPr>
        <w:pStyle w:val="0DraftNormal"/>
        <w:rPr>
          <w:rFonts w:ascii="Montserrat" w:hAnsi="Montserrat"/>
          <w:spacing w:val="-2"/>
          <w:sz w:val="24"/>
        </w:rPr>
      </w:pPr>
    </w:p>
    <w:p w:rsidR="0008581E" w:rsidRPr="00B3633A" w:rsidRDefault="0008581E">
      <w:pPr>
        <w:pStyle w:val="0DraftNormal"/>
        <w:rPr>
          <w:rFonts w:ascii="Montserrat" w:hAnsi="Montserrat"/>
          <w:spacing w:val="-2"/>
          <w:sz w:val="24"/>
        </w:rPr>
      </w:pPr>
      <w:r w:rsidRPr="00B3633A">
        <w:rPr>
          <w:rFonts w:ascii="Montserrat" w:hAnsi="Montserrat"/>
          <w:spacing w:val="-2"/>
          <w:sz w:val="24"/>
        </w:rPr>
        <w:t>Negotiations - making decisions - pulling it together... Av has a lot of negative reports to send back to kzeisza. They do not like the situation they face, and soothing their petty fears and paranoia takes a lot of effort. The way the locals were dissembling, she would almost think they had some other offer that they were weighing against hers. She began to work fast to catch up to the things that were falling into place around her. Still trying to secure an allience, she rooted around for the makings of the trap which loomed in her mind. The leaders she talked with made a very public figure of her, with various tours and intorductions. Blanc stayed watchful in the shadows, though. If there is a trap, she concludes, then it is something of a conspiricy between an enemy of mine, and whoever stands to gain the most from a shady agreement at this time. So she had the beginnings of an idea about whom she could confide in and make her plans with. From there, it is only a matter of disabling the local people who were being used by this, and making them useless for such an exploit.</w:t>
      </w:r>
    </w:p>
    <w:p w:rsidR="0008581E" w:rsidRPr="00B3633A" w:rsidRDefault="0008581E">
      <w:pPr>
        <w:pStyle w:val="0DraftNormal"/>
        <w:rPr>
          <w:rFonts w:ascii="Montserrat" w:hAnsi="Montserrat"/>
          <w:spacing w:val="-2"/>
          <w:sz w:val="24"/>
        </w:rPr>
      </w:pPr>
    </w:p>
    <w:p w:rsidR="0008581E" w:rsidRPr="00B3633A" w:rsidRDefault="0008581E">
      <w:pPr>
        <w:pStyle w:val="0DraftNormal"/>
        <w:rPr>
          <w:rFonts w:ascii="Montserrat" w:hAnsi="Montserrat"/>
          <w:spacing w:val="-2"/>
          <w:sz w:val="24"/>
        </w:rPr>
      </w:pPr>
      <w:r w:rsidRPr="00B3633A">
        <w:rPr>
          <w:rFonts w:ascii="Montserrat" w:hAnsi="Montserrat"/>
          <w:spacing w:val="-2"/>
          <w:sz w:val="24"/>
        </w:rPr>
        <w:t>In dirk's mind, he was utterly snubbed. For whatever reasons, he is swayed by the manipulations of ao and has involved himself in a conspiracy to discredit av. In his mind, he intends to turn this province utterly against her, ruin her work for kzeisza, and have her imprisoned and condemned here so that he can blaze in at the last minute and save her. To that end, he arrived far ahead of her, and began to set her up, while remaining well obfuscated in his manipulations. What he does not know, is that he is expendable to his allies, and that their plans are more thorough about seeing her dead.</w:t>
      </w:r>
    </w:p>
    <w:p w:rsidR="0008581E" w:rsidRPr="00B3633A" w:rsidRDefault="0008581E">
      <w:pPr>
        <w:pStyle w:val="0DraftNormal"/>
        <w:rPr>
          <w:rFonts w:ascii="Montserrat" w:hAnsi="Montserrat"/>
          <w:spacing w:val="-2"/>
          <w:sz w:val="24"/>
        </w:rPr>
      </w:pPr>
    </w:p>
    <w:p w:rsidR="0008581E" w:rsidRPr="00B3633A" w:rsidRDefault="0008581E">
      <w:pPr>
        <w:pStyle w:val="0DraftNormal"/>
        <w:rPr>
          <w:rFonts w:ascii="Montserrat" w:hAnsi="Montserrat"/>
          <w:spacing w:val="-2"/>
          <w:sz w:val="24"/>
        </w:rPr>
      </w:pPr>
      <w:r w:rsidRPr="00B3633A">
        <w:rPr>
          <w:rFonts w:ascii="Montserrat" w:hAnsi="Montserrat"/>
          <w:spacing w:val="-2"/>
          <w:sz w:val="24"/>
        </w:rPr>
        <w:t xml:space="preserve">Onslaught - an inevitible duel - embracing the unknown... Disabling the threat to the alliance, and a local threat to her in the power of the locals did not eliminate the opposition to her. She is lured out into the night, where she is visited by the devourer, who tells her in cryptic terms what she has destined for herself by her choice of divinity. What she understands is that she can not hope to ever escape the inevitable embrace of the devourer. To accent that revelation, she comes to face her possible demise. Her actions did not save her from her enemies. Her wit did not stop the threat. In fact, it only forced it into the open. When the onslaught comes, kzeisza ignores her plea that he not interfere. His is the rationale that they are his enemies while she is just their intended victim. Av has to finally declare - she does not want to love them. Not kzeisza, nor kevin, or rook. She does, but she cannot bear to. All she can see is how any devotion to her is damning to them. She doesn't want them to love her. It is almost as if she knows already that she will soon abandon them for her destiny. That her ascension will wAsia away her concerns for those she loves. Seeing no other choice, she and kzeisza square off, for neither is willing to give up their love or their honor. Kzeisza is forced to demonstrate how easilly he could destroy her, and abandons her there in the woods. There, fate finds her. Shattered by the event, she is completely unprepared for the news he brings. She has been named avatar of mystery and the unknown. </w:t>
      </w:r>
    </w:p>
    <w:p w:rsidR="0008581E" w:rsidRPr="00B3633A" w:rsidRDefault="0008581E">
      <w:pPr>
        <w:pStyle w:val="0DraftNormal"/>
        <w:rPr>
          <w:rFonts w:ascii="Montserrat" w:hAnsi="Montserrat"/>
          <w:spacing w:val="-2"/>
          <w:sz w:val="24"/>
        </w:rPr>
      </w:pPr>
    </w:p>
    <w:p w:rsidR="0008581E" w:rsidRPr="00B3633A" w:rsidRDefault="0008581E">
      <w:pPr>
        <w:pStyle w:val="0DraftNormal"/>
        <w:rPr>
          <w:rFonts w:ascii="Montserrat" w:hAnsi="Montserrat"/>
          <w:spacing w:val="-2"/>
          <w:sz w:val="24"/>
        </w:rPr>
      </w:pPr>
      <w:r w:rsidRPr="00B3633A">
        <w:rPr>
          <w:rFonts w:ascii="Montserrat" w:hAnsi="Montserrat"/>
          <w:spacing w:val="-2"/>
          <w:sz w:val="24"/>
        </w:rPr>
        <w:t>Dirk was unmasked. Instead of facing his failure and this ultimate devestation of their friendship, he flees. His parting accusation, her blame in all of this and her blindedness to her own seduction, is the thorn which poisons her against the love she has had.</w:t>
      </w:r>
    </w:p>
    <w:p w:rsidR="0008581E" w:rsidRPr="00B3633A" w:rsidRDefault="0008581E">
      <w:pPr>
        <w:pStyle w:val="0DraftNormal"/>
        <w:rPr>
          <w:rFonts w:ascii="Montserrat" w:hAnsi="Montserrat"/>
          <w:spacing w:val="-2"/>
          <w:sz w:val="24"/>
        </w:rPr>
      </w:pPr>
    </w:p>
    <w:p w:rsidR="0008581E" w:rsidRPr="00B3633A" w:rsidRDefault="0008581E">
      <w:pPr>
        <w:pStyle w:val="0DraftNormal"/>
        <w:rPr>
          <w:rFonts w:ascii="Montserrat" w:hAnsi="Montserrat"/>
          <w:spacing w:val="-2"/>
          <w:sz w:val="24"/>
        </w:rPr>
      </w:pPr>
      <w:r w:rsidRPr="00B3633A">
        <w:rPr>
          <w:rFonts w:ascii="Montserrat" w:hAnsi="Montserrat"/>
          <w:spacing w:val="-2"/>
          <w:sz w:val="24"/>
        </w:rPr>
        <w:t>So many loose ends - mutual realization - freelance... After embracing her new office, she takes a final moment to try and tie up the loose ends remaining as the aftermath of her ordeal. This is, she realizes, only the beginning.</w:t>
      </w:r>
    </w:p>
    <w:p w:rsidR="0008581E" w:rsidRPr="00B3633A" w:rsidRDefault="0008581E">
      <w:pPr>
        <w:pStyle w:val="0DraftNormal"/>
        <w:rPr>
          <w:rFonts w:ascii="Montserrat" w:hAnsi="Montserrat"/>
          <w:spacing w:val="-2"/>
          <w:sz w:val="24"/>
        </w:rPr>
      </w:pPr>
    </w:p>
    <w:p w:rsidR="0008581E" w:rsidRPr="00B3633A" w:rsidRDefault="0008581E">
      <w:pPr>
        <w:pStyle w:val="0DraftNormal"/>
        <w:rPr>
          <w:rFonts w:ascii="Montserrat" w:hAnsi="Montserrat"/>
          <w:spacing w:val="-2"/>
          <w:sz w:val="24"/>
        </w:rPr>
      </w:pPr>
      <w:r w:rsidRPr="00B3633A">
        <w:rPr>
          <w:rFonts w:ascii="Montserrat" w:hAnsi="Montserrat"/>
          <w:spacing w:val="-2"/>
          <w:sz w:val="24"/>
        </w:rPr>
        <w:t>Seventh</w:t>
      </w:r>
    </w:p>
    <w:p w:rsidR="0008581E" w:rsidRPr="00B3633A" w:rsidRDefault="0008581E">
      <w:pPr>
        <w:pStyle w:val="0DraftNormal"/>
        <w:rPr>
          <w:rFonts w:ascii="Montserrat" w:hAnsi="Montserrat"/>
          <w:spacing w:val="-2"/>
          <w:sz w:val="24"/>
        </w:rPr>
      </w:pPr>
    </w:p>
    <w:p w:rsidR="0008581E" w:rsidRPr="00B3633A" w:rsidRDefault="0008581E">
      <w:pPr>
        <w:pStyle w:val="0DraftNormal"/>
        <w:rPr>
          <w:rFonts w:ascii="Montserrat" w:hAnsi="Montserrat"/>
          <w:spacing w:val="-2"/>
          <w:sz w:val="24"/>
        </w:rPr>
      </w:pPr>
      <w:r w:rsidRPr="00B3633A">
        <w:rPr>
          <w:rFonts w:ascii="Montserrat" w:hAnsi="Montserrat"/>
          <w:spacing w:val="-2"/>
          <w:sz w:val="24"/>
        </w:rPr>
        <w:t>Committed to an existence immersed in the inconceivable avonlea must learn that she has not even begun to understand the demands of her own destiny. Especially as she learns that destiny itself is not inevitable. Can she live up to the subconscious designs she has placed over her self? Intimate encounters with virtually identical—yet disturbingly different—entities only accentuate her own uniqueness.</w:t>
      </w:r>
    </w:p>
    <w:p w:rsidR="0008581E" w:rsidRPr="00B3633A" w:rsidRDefault="0008581E">
      <w:pPr>
        <w:pStyle w:val="0DraftNormal"/>
        <w:rPr>
          <w:rFonts w:ascii="Montserrat" w:hAnsi="Montserrat"/>
          <w:spacing w:val="-2"/>
          <w:sz w:val="24"/>
        </w:rPr>
      </w:pPr>
    </w:p>
    <w:p w:rsidR="0008581E" w:rsidRPr="00B3633A" w:rsidRDefault="0008581E">
      <w:pPr>
        <w:pStyle w:val="0DraftNormal"/>
        <w:rPr>
          <w:rFonts w:ascii="Montserrat" w:hAnsi="Montserrat"/>
          <w:spacing w:val="-2"/>
          <w:sz w:val="24"/>
        </w:rPr>
      </w:pPr>
      <w:r w:rsidRPr="00B3633A">
        <w:rPr>
          <w:rFonts w:ascii="Montserrat" w:hAnsi="Montserrat"/>
          <w:spacing w:val="-2"/>
          <w:sz w:val="24"/>
        </w:rPr>
        <w:t>things have been moving very fast, both for her and for the stolen people of nexus. Every living thing is deeply aware that nexus itself will not give them time to adapt casually. All of the rules of peoples lives have been shattered and even as people strive to create new perspectives by which to survive nexus, it continues to mock them. So people are beginning to simply abandon all rules. Some, however, know that there must be some way to remain civilized. Living in this vast whirl of wondrous and frightening possibilities, people are beginning to realize what the hidden gift of nexus is. For some, it is an awakening into unexpected freedom, for others it is an omen of frightening proportions. And they are willing to destroy anyone else who has realized it.</w:t>
      </w:r>
    </w:p>
    <w:p w:rsidR="0008581E" w:rsidRPr="00B3633A" w:rsidRDefault="0008581E">
      <w:pPr>
        <w:pStyle w:val="0DraftNormal"/>
        <w:rPr>
          <w:rFonts w:ascii="Montserrat" w:hAnsi="Montserrat"/>
          <w:spacing w:val="-2"/>
          <w:sz w:val="24"/>
        </w:rPr>
      </w:pPr>
    </w:p>
    <w:p w:rsidR="0008581E" w:rsidRPr="00B3633A" w:rsidRDefault="0008581E">
      <w:pPr>
        <w:pStyle w:val="0DraftNormal"/>
        <w:rPr>
          <w:rFonts w:ascii="Montserrat" w:hAnsi="Montserrat"/>
          <w:spacing w:val="-2"/>
          <w:sz w:val="24"/>
        </w:rPr>
      </w:pPr>
      <w:r w:rsidRPr="00B3633A">
        <w:rPr>
          <w:rFonts w:ascii="Montserrat" w:hAnsi="Montserrat"/>
          <w:spacing w:val="-2"/>
          <w:sz w:val="24"/>
        </w:rPr>
        <w:t>Clearly, the object of this volume is avonlea's acquaintance with the divine office of avatar. There is a quality and form to such an appointment that is best explored from the perspective available. There is much for av to learn about her divinity and its effects on her. Among the currents in this story are her personal transformations, many of which seem to change little of her situation, her quest to reclaim triel manor, and the things she learns about her displacement she could not otherwise have known, her first tentative forays into the threshold level, where her acquaintance with an and morgan come about, and the unspeakable shadow which is attaching itself to her.</w:t>
      </w:r>
    </w:p>
    <w:p w:rsidR="0008581E" w:rsidRPr="00B3633A" w:rsidRDefault="0008581E">
      <w:pPr>
        <w:pStyle w:val="0DraftNormal"/>
        <w:rPr>
          <w:rFonts w:ascii="Montserrat" w:hAnsi="Montserrat"/>
          <w:spacing w:val="-2"/>
          <w:sz w:val="24"/>
        </w:rPr>
      </w:pPr>
    </w:p>
    <w:p w:rsidR="0008581E" w:rsidRPr="00B3633A" w:rsidRDefault="0008581E">
      <w:pPr>
        <w:pStyle w:val="0DraftNormal"/>
        <w:rPr>
          <w:rFonts w:ascii="Montserrat" w:hAnsi="Montserrat"/>
          <w:spacing w:val="-2"/>
          <w:sz w:val="24"/>
        </w:rPr>
      </w:pPr>
      <w:r w:rsidRPr="00B3633A">
        <w:rPr>
          <w:rFonts w:ascii="Montserrat" w:hAnsi="Montserrat"/>
          <w:spacing w:val="-2"/>
          <w:sz w:val="24"/>
        </w:rPr>
        <w:t>Av, an and morgan, together; making eye contact with the observer. The background is comprised of elements specific to their three distinct realms of origin. These elements will blend in a folded nature. Each character will be affected most by the elements of their origin. Morgan will be colored and lighted according to night light. Avonlea will be in the bright light of parish skies. Andrea will be in the uncertain light of dreams. The impression given by their body language is that they have simultaneously been startled with the awareness of an observer. Also implied is that this is a meeting of equals, strangers, and kindred spirits. Morgan has an air of great maturity, avonlea has the quality of eternal youthfulness, and an is just ageless. This cover is a demanding compare and contrast exercise. The three are virtually identical and yet different in nature and temperament.</w:t>
      </w:r>
    </w:p>
    <w:p w:rsidR="0008581E" w:rsidRPr="00B3633A" w:rsidRDefault="0008581E">
      <w:pPr>
        <w:pStyle w:val="0DraftNormal"/>
        <w:rPr>
          <w:rFonts w:ascii="Montserrat" w:hAnsi="Montserrat"/>
          <w:spacing w:val="-2"/>
          <w:sz w:val="24"/>
        </w:rPr>
      </w:pPr>
    </w:p>
    <w:p w:rsidR="0008581E" w:rsidRPr="00B3633A" w:rsidRDefault="0008581E">
      <w:pPr>
        <w:pStyle w:val="0DraftNormal"/>
        <w:rPr>
          <w:rFonts w:ascii="Montserrat" w:hAnsi="Montserrat"/>
          <w:spacing w:val="-2"/>
          <w:sz w:val="24"/>
        </w:rPr>
      </w:pPr>
      <w:r w:rsidRPr="00B3633A">
        <w:rPr>
          <w:rFonts w:ascii="Montserrat" w:hAnsi="Montserrat"/>
          <w:spacing w:val="-2"/>
          <w:sz w:val="24"/>
        </w:rPr>
        <w:t>One of the turns in this story is the manner in which avonlea converts a balrog into her personal servant, her butler, as it were. Both of them being divine entities, after a fAsiaion, it is an appointment made out of mutual respect, and it contrives to unite the household under her--even the litch.</w:t>
      </w:r>
    </w:p>
    <w:p w:rsidR="0008581E" w:rsidRPr="00B3633A" w:rsidRDefault="0008581E">
      <w:pPr>
        <w:pStyle w:val="0DraftNormal"/>
        <w:rPr>
          <w:rFonts w:ascii="Montserrat" w:hAnsi="Montserrat"/>
          <w:spacing w:val="-2"/>
          <w:sz w:val="24"/>
        </w:rPr>
      </w:pPr>
    </w:p>
    <w:p w:rsidR="0008581E" w:rsidRPr="00B3633A" w:rsidRDefault="0008581E">
      <w:pPr>
        <w:pStyle w:val="0DraftNormal"/>
        <w:rPr>
          <w:rFonts w:ascii="Montserrat" w:hAnsi="Montserrat"/>
          <w:spacing w:val="-2"/>
          <w:sz w:val="24"/>
        </w:rPr>
      </w:pPr>
      <w:r w:rsidRPr="00B3633A">
        <w:rPr>
          <w:rFonts w:ascii="Montserrat" w:hAnsi="Montserrat"/>
          <w:spacing w:val="-2"/>
          <w:sz w:val="24"/>
        </w:rPr>
        <w:t>Having long known the freedom of self integrity, and almost as long, remained fully responsible to the demands of her integrity, avonlea has now begun to confront the demands of responsibility to a position of authority and significance, and to only slightly lesser a degree, responsibility to worlds and people outside of herself. She is confronted on many fronts by the requirements and benefits of her mystical office, as they interact with her own nature. This in short order, becomes the most extreme learning experience she has ever known. The thing she seems to be learning the most about, though, is herself. This eventually draws her to seek out her kindred spirits, where or however they may be.</w:t>
      </w:r>
    </w:p>
    <w:p w:rsidR="0008581E" w:rsidRPr="00B3633A" w:rsidRDefault="0008581E">
      <w:pPr>
        <w:pStyle w:val="0DraftNormal"/>
        <w:rPr>
          <w:rFonts w:ascii="Montserrat" w:hAnsi="Montserrat"/>
          <w:spacing w:val="-2"/>
          <w:sz w:val="24"/>
        </w:rPr>
      </w:pPr>
    </w:p>
    <w:p w:rsidR="0008581E" w:rsidRPr="00B3633A" w:rsidRDefault="0008581E">
      <w:pPr>
        <w:pStyle w:val="0DraftNormal"/>
        <w:rPr>
          <w:rFonts w:ascii="Montserrat" w:hAnsi="Montserrat"/>
          <w:spacing w:val="-2"/>
          <w:sz w:val="24"/>
        </w:rPr>
      </w:pPr>
      <w:r w:rsidRPr="00B3633A">
        <w:rPr>
          <w:rFonts w:ascii="Montserrat" w:hAnsi="Montserrat"/>
          <w:spacing w:val="-2"/>
          <w:sz w:val="24"/>
        </w:rPr>
        <w:t>Well, it's a matter of unfinished business... Say, are you going to be someone new every time i talk to you?</w:t>
      </w:r>
    </w:p>
    <w:p w:rsidR="0008581E" w:rsidRPr="00B3633A" w:rsidRDefault="0008581E">
      <w:pPr>
        <w:pStyle w:val="0DraftNormal"/>
        <w:rPr>
          <w:rFonts w:ascii="Montserrat" w:hAnsi="Montserrat"/>
          <w:spacing w:val="-2"/>
          <w:sz w:val="24"/>
        </w:rPr>
      </w:pPr>
    </w:p>
    <w:p w:rsidR="0008581E" w:rsidRPr="00B3633A" w:rsidRDefault="0008581E">
      <w:pPr>
        <w:pStyle w:val="0DraftNormal"/>
        <w:rPr>
          <w:rFonts w:ascii="Montserrat" w:hAnsi="Montserrat"/>
          <w:spacing w:val="-2"/>
          <w:sz w:val="24"/>
        </w:rPr>
      </w:pPr>
      <w:r w:rsidRPr="00B3633A">
        <w:rPr>
          <w:rFonts w:ascii="Montserrat" w:hAnsi="Montserrat"/>
          <w:spacing w:val="-2"/>
          <w:sz w:val="24"/>
        </w:rPr>
        <w:t>Hi guys, i'm here to show you where the library is... What do you mean, 'you've already dealt with it?' since when did things get done around here without me?</w:t>
      </w:r>
    </w:p>
    <w:p w:rsidR="0008581E" w:rsidRPr="00B3633A" w:rsidRDefault="0008581E">
      <w:pPr>
        <w:pStyle w:val="0DraftNormal"/>
        <w:rPr>
          <w:rFonts w:ascii="Montserrat" w:hAnsi="Montserrat"/>
          <w:spacing w:val="-2"/>
          <w:sz w:val="24"/>
        </w:rPr>
      </w:pPr>
    </w:p>
    <w:p w:rsidR="0008581E" w:rsidRPr="00B3633A" w:rsidRDefault="0008581E">
      <w:pPr>
        <w:pStyle w:val="0DraftNormal"/>
        <w:rPr>
          <w:rFonts w:ascii="Montserrat" w:hAnsi="Montserrat"/>
          <w:spacing w:val="-2"/>
          <w:sz w:val="24"/>
        </w:rPr>
      </w:pPr>
      <w:r w:rsidRPr="00B3633A">
        <w:rPr>
          <w:rFonts w:ascii="Montserrat" w:hAnsi="Montserrat"/>
          <w:spacing w:val="-2"/>
          <w:sz w:val="24"/>
        </w:rPr>
        <w:t>Uh, hi boss. I'm sort of trying to find my house, and i was wondering if i could get some of your people to help me...</w:t>
      </w:r>
    </w:p>
    <w:p w:rsidR="0008581E" w:rsidRPr="00B3633A" w:rsidRDefault="0008581E">
      <w:pPr>
        <w:pStyle w:val="0DraftNormal"/>
        <w:rPr>
          <w:rFonts w:ascii="Montserrat" w:hAnsi="Montserrat"/>
          <w:spacing w:val="-2"/>
          <w:sz w:val="24"/>
        </w:rPr>
      </w:pPr>
    </w:p>
    <w:p w:rsidR="0008581E" w:rsidRPr="00B3633A" w:rsidRDefault="0008581E">
      <w:pPr>
        <w:pStyle w:val="0DraftNormal"/>
        <w:rPr>
          <w:rFonts w:ascii="Montserrat" w:hAnsi="Montserrat"/>
          <w:spacing w:val="-2"/>
          <w:sz w:val="24"/>
        </w:rPr>
      </w:pPr>
      <w:r w:rsidRPr="00B3633A">
        <w:rPr>
          <w:rFonts w:ascii="Montserrat" w:hAnsi="Montserrat"/>
          <w:spacing w:val="-2"/>
          <w:sz w:val="24"/>
        </w:rPr>
        <w:t>Yeah, avatar of mystery and the unknown...</w:t>
      </w:r>
    </w:p>
    <w:p w:rsidR="0008581E" w:rsidRPr="00B3633A" w:rsidRDefault="0008581E">
      <w:pPr>
        <w:pStyle w:val="0DraftNormal"/>
        <w:rPr>
          <w:rFonts w:ascii="Montserrat" w:hAnsi="Montserrat"/>
          <w:spacing w:val="-2"/>
          <w:sz w:val="24"/>
        </w:rPr>
      </w:pPr>
    </w:p>
    <w:p w:rsidR="0008581E" w:rsidRPr="00B3633A" w:rsidRDefault="0008581E">
      <w:pPr>
        <w:pStyle w:val="0DraftNormal"/>
        <w:rPr>
          <w:rFonts w:ascii="Montserrat" w:hAnsi="Montserrat"/>
          <w:spacing w:val="-2"/>
          <w:sz w:val="24"/>
        </w:rPr>
      </w:pPr>
      <w:r w:rsidRPr="00B3633A">
        <w:rPr>
          <w:rFonts w:ascii="Montserrat" w:hAnsi="Montserrat"/>
          <w:spacing w:val="-2"/>
          <w:sz w:val="24"/>
        </w:rPr>
        <w:t>You've got something 'better' to teach me? Wait, i already knew that...</w:t>
      </w:r>
    </w:p>
    <w:p w:rsidR="0008581E" w:rsidRPr="00B3633A" w:rsidRDefault="0008581E">
      <w:pPr>
        <w:pStyle w:val="0DraftNormal"/>
        <w:rPr>
          <w:rFonts w:ascii="Montserrat" w:hAnsi="Montserrat"/>
          <w:spacing w:val="-2"/>
          <w:sz w:val="24"/>
        </w:rPr>
      </w:pPr>
    </w:p>
    <w:p w:rsidR="0008581E" w:rsidRPr="00B3633A" w:rsidRDefault="0008581E">
      <w:pPr>
        <w:pStyle w:val="0DraftNormal"/>
        <w:rPr>
          <w:rFonts w:ascii="Montserrat" w:hAnsi="Montserrat"/>
          <w:spacing w:val="-2"/>
          <w:sz w:val="24"/>
        </w:rPr>
      </w:pPr>
      <w:r w:rsidRPr="00B3633A">
        <w:rPr>
          <w:rFonts w:ascii="Montserrat" w:hAnsi="Montserrat"/>
          <w:spacing w:val="-2"/>
          <w:sz w:val="24"/>
        </w:rPr>
        <w:t>Well, its sort of like this... What do you mean, you don't get it? I'm not trying to be obscure...</w:t>
      </w:r>
    </w:p>
    <w:p w:rsidR="0008581E" w:rsidRPr="00B3633A" w:rsidRDefault="0008581E">
      <w:pPr>
        <w:pStyle w:val="0DraftNormal"/>
        <w:rPr>
          <w:rFonts w:ascii="Montserrat" w:hAnsi="Montserrat"/>
          <w:spacing w:val="-2"/>
          <w:sz w:val="24"/>
        </w:rPr>
      </w:pPr>
    </w:p>
    <w:p w:rsidR="0008581E" w:rsidRPr="00B3633A" w:rsidRDefault="0008581E">
      <w:pPr>
        <w:pStyle w:val="0DraftNormal"/>
        <w:rPr>
          <w:rFonts w:ascii="Montserrat" w:hAnsi="Montserrat"/>
          <w:spacing w:val="-2"/>
          <w:sz w:val="24"/>
        </w:rPr>
      </w:pPr>
      <w:r w:rsidRPr="00B3633A">
        <w:rPr>
          <w:rFonts w:ascii="Montserrat" w:hAnsi="Montserrat"/>
          <w:spacing w:val="-2"/>
          <w:sz w:val="24"/>
        </w:rPr>
        <w:t>Sorry, i forgot, those are really blessed now... No i think most people find it far more frightening than death or evil...</w:t>
      </w:r>
    </w:p>
    <w:p w:rsidR="0008581E" w:rsidRPr="00B3633A" w:rsidRDefault="0008581E">
      <w:pPr>
        <w:pStyle w:val="0DraftNormal"/>
        <w:rPr>
          <w:rFonts w:ascii="Montserrat" w:hAnsi="Montserrat"/>
          <w:spacing w:val="-2"/>
          <w:sz w:val="24"/>
        </w:rPr>
      </w:pPr>
    </w:p>
    <w:p w:rsidR="0008581E" w:rsidRPr="00B3633A" w:rsidRDefault="0008581E">
      <w:pPr>
        <w:pStyle w:val="0DraftNormal"/>
        <w:rPr>
          <w:rFonts w:ascii="Montserrat" w:hAnsi="Montserrat"/>
          <w:spacing w:val="-2"/>
          <w:sz w:val="24"/>
        </w:rPr>
      </w:pPr>
      <w:r w:rsidRPr="00B3633A">
        <w:rPr>
          <w:rFonts w:ascii="Montserrat" w:hAnsi="Montserrat"/>
          <w:spacing w:val="-2"/>
          <w:sz w:val="24"/>
        </w:rPr>
        <w:t>Actually, you're not going to believe it, but i'm essentially working a lot with death these days, too... It is, after all, one of the greatest mysteries of them all. Death is at once far more and far less than anyone imagines it to be. I just call it the door...</w:t>
      </w:r>
    </w:p>
    <w:p w:rsidR="0008581E" w:rsidRPr="00B3633A" w:rsidRDefault="0008581E">
      <w:pPr>
        <w:pStyle w:val="0DraftNormal"/>
        <w:rPr>
          <w:rFonts w:ascii="Montserrat" w:hAnsi="Montserrat"/>
          <w:spacing w:val="-2"/>
          <w:sz w:val="24"/>
        </w:rPr>
      </w:pPr>
    </w:p>
    <w:p w:rsidR="0008581E" w:rsidRPr="00B3633A" w:rsidRDefault="0008581E">
      <w:pPr>
        <w:pStyle w:val="0DraftNormal"/>
        <w:rPr>
          <w:rFonts w:ascii="Montserrat" w:hAnsi="Montserrat"/>
          <w:spacing w:val="-2"/>
          <w:sz w:val="24"/>
        </w:rPr>
      </w:pPr>
      <w:r w:rsidRPr="00B3633A">
        <w:rPr>
          <w:rFonts w:ascii="Montserrat" w:hAnsi="Montserrat"/>
          <w:spacing w:val="-2"/>
          <w:sz w:val="24"/>
        </w:rPr>
        <w:t>Have you ever noticed that the more things make sense, the harder it is to make sense out of things?</w:t>
      </w:r>
    </w:p>
    <w:p w:rsidR="0008581E" w:rsidRPr="00B3633A" w:rsidRDefault="0008581E">
      <w:pPr>
        <w:pStyle w:val="0DraftNormal"/>
        <w:rPr>
          <w:rFonts w:ascii="Montserrat" w:hAnsi="Montserrat"/>
          <w:spacing w:val="-2"/>
          <w:sz w:val="24"/>
        </w:rPr>
      </w:pPr>
    </w:p>
    <w:p w:rsidR="0008581E" w:rsidRPr="00B3633A" w:rsidRDefault="0008581E">
      <w:pPr>
        <w:pStyle w:val="0DraftNormal"/>
        <w:rPr>
          <w:rFonts w:ascii="Montserrat" w:hAnsi="Montserrat"/>
          <w:spacing w:val="-2"/>
          <w:sz w:val="24"/>
        </w:rPr>
      </w:pPr>
      <w:r w:rsidRPr="00B3633A">
        <w:rPr>
          <w:rFonts w:ascii="Montserrat" w:hAnsi="Montserrat"/>
          <w:spacing w:val="-2"/>
          <w:sz w:val="24"/>
        </w:rPr>
        <w:t>What makes them so dangerous to us, boss, is the fact that they are so alien to us... Sure, i'll talk to them</w:t>
      </w:r>
    </w:p>
    <w:p w:rsidR="0008581E" w:rsidRPr="00B3633A" w:rsidRDefault="0008581E">
      <w:pPr>
        <w:pStyle w:val="0DraftNormal"/>
        <w:rPr>
          <w:rFonts w:ascii="Montserrat" w:hAnsi="Montserrat"/>
          <w:spacing w:val="-2"/>
          <w:sz w:val="24"/>
        </w:rPr>
      </w:pPr>
    </w:p>
    <w:p w:rsidR="0008581E" w:rsidRPr="00B3633A" w:rsidRDefault="0008581E">
      <w:pPr>
        <w:pStyle w:val="0DraftNormal"/>
        <w:rPr>
          <w:rFonts w:ascii="Montserrat" w:hAnsi="Montserrat"/>
          <w:spacing w:val="-2"/>
          <w:sz w:val="24"/>
        </w:rPr>
      </w:pPr>
      <w:r w:rsidRPr="00B3633A">
        <w:rPr>
          <w:rFonts w:ascii="Montserrat" w:hAnsi="Montserrat"/>
          <w:spacing w:val="-2"/>
          <w:sz w:val="24"/>
        </w:rPr>
        <w:t>Greetings sivai, what do you want? Fine, i'll look into it. Who, him? Oh, that was just the great devourer... He chooses that form just to tease me... Do you have any idea how many beings exist solely to devour mysteries and the unknown...? He keeps me on my toes, after all, i'm just an underling. His heart is ever set on my liege...</w:t>
      </w:r>
    </w:p>
    <w:p w:rsidR="0008581E" w:rsidRPr="00B3633A" w:rsidRDefault="0008581E">
      <w:pPr>
        <w:pStyle w:val="0DraftNormal"/>
        <w:rPr>
          <w:rFonts w:ascii="Montserrat" w:hAnsi="Montserrat"/>
          <w:spacing w:val="-2"/>
          <w:sz w:val="24"/>
        </w:rPr>
      </w:pPr>
    </w:p>
    <w:p w:rsidR="0008581E" w:rsidRPr="00B3633A" w:rsidRDefault="0008581E">
      <w:pPr>
        <w:pStyle w:val="0DraftNormal"/>
        <w:rPr>
          <w:rFonts w:ascii="Montserrat" w:hAnsi="Montserrat"/>
          <w:spacing w:val="-2"/>
          <w:sz w:val="24"/>
        </w:rPr>
      </w:pPr>
      <w:r w:rsidRPr="00B3633A">
        <w:rPr>
          <w:rFonts w:ascii="Montserrat" w:hAnsi="Montserrat"/>
          <w:spacing w:val="-2"/>
          <w:sz w:val="24"/>
        </w:rPr>
        <w:t>Av learns, through experience, how her body copes with extensive damage, such as her own weapon deals out.</w:t>
      </w:r>
    </w:p>
    <w:p w:rsidR="0008581E" w:rsidRPr="00B3633A" w:rsidRDefault="0008581E">
      <w:pPr>
        <w:pStyle w:val="0DraftNormal"/>
        <w:rPr>
          <w:rFonts w:ascii="Montserrat" w:hAnsi="Montserrat"/>
          <w:spacing w:val="-2"/>
          <w:sz w:val="24"/>
        </w:rPr>
      </w:pPr>
    </w:p>
    <w:p w:rsidR="0008581E" w:rsidRPr="00B3633A" w:rsidRDefault="0008581E">
      <w:pPr>
        <w:pStyle w:val="0DraftNormal"/>
        <w:rPr>
          <w:rFonts w:ascii="Montserrat" w:hAnsi="Montserrat"/>
          <w:spacing w:val="-2"/>
          <w:sz w:val="24"/>
        </w:rPr>
      </w:pPr>
      <w:r w:rsidRPr="00B3633A">
        <w:rPr>
          <w:rFonts w:ascii="Montserrat" w:hAnsi="Montserrat"/>
          <w:spacing w:val="-2"/>
          <w:sz w:val="24"/>
        </w:rPr>
        <w:t>Part of me seems to hover just this side of the threshold, while i conduct my affairs here...</w:t>
      </w:r>
    </w:p>
    <w:p w:rsidR="0008581E" w:rsidRPr="00B3633A" w:rsidRDefault="0008581E">
      <w:pPr>
        <w:pStyle w:val="0DraftNormal"/>
        <w:rPr>
          <w:rFonts w:ascii="Montserrat" w:hAnsi="Montserrat"/>
          <w:spacing w:val="-2"/>
          <w:sz w:val="24"/>
        </w:rPr>
      </w:pPr>
    </w:p>
    <w:p w:rsidR="0008581E" w:rsidRPr="00B3633A" w:rsidRDefault="0008581E">
      <w:pPr>
        <w:pStyle w:val="0DraftNormal"/>
        <w:rPr>
          <w:rFonts w:ascii="Montserrat" w:hAnsi="Montserrat"/>
          <w:spacing w:val="-2"/>
          <w:sz w:val="24"/>
        </w:rPr>
      </w:pPr>
      <w:r w:rsidRPr="00B3633A">
        <w:rPr>
          <w:rFonts w:ascii="Montserrat" w:hAnsi="Montserrat"/>
          <w:spacing w:val="-2"/>
          <w:sz w:val="24"/>
        </w:rPr>
        <w:t xml:space="preserve">Well, my job is mostly to represent her here, though wherever i actually am at any given moment is good enough, too... Well, there just aren't that many of us to cover one world apiece. Besides, i think i am the only one of there is... </w:t>
      </w:r>
    </w:p>
    <w:p w:rsidR="0008581E" w:rsidRPr="00B3633A" w:rsidRDefault="0008581E">
      <w:pPr>
        <w:pStyle w:val="0DraftNormal"/>
        <w:rPr>
          <w:rFonts w:ascii="Montserrat" w:hAnsi="Montserrat"/>
          <w:spacing w:val="-2"/>
          <w:sz w:val="24"/>
        </w:rPr>
      </w:pPr>
    </w:p>
    <w:p w:rsidR="0008581E" w:rsidRPr="00B3633A" w:rsidRDefault="0008581E">
      <w:pPr>
        <w:pStyle w:val="0DraftNormal"/>
        <w:rPr>
          <w:rFonts w:ascii="Montserrat" w:hAnsi="Montserrat"/>
          <w:spacing w:val="-2"/>
          <w:sz w:val="24"/>
        </w:rPr>
      </w:pPr>
      <w:r w:rsidRPr="00B3633A">
        <w:rPr>
          <w:rFonts w:ascii="Montserrat" w:hAnsi="Montserrat"/>
          <w:spacing w:val="-2"/>
          <w:sz w:val="24"/>
        </w:rPr>
        <w:t>Hello again, nice pelt, uhm, you know, i used to work with a group of people, it sort of made me more effective... What? You mean i do have subordinates? Well, yes. Thank you. Um, who are they? Right, i'll know..</w:t>
      </w:r>
    </w:p>
    <w:p w:rsidR="0008581E" w:rsidRPr="00B3633A" w:rsidRDefault="0008581E">
      <w:pPr>
        <w:pStyle w:val="0DraftNormal"/>
        <w:rPr>
          <w:rFonts w:ascii="Montserrat" w:hAnsi="Montserrat"/>
          <w:spacing w:val="-2"/>
          <w:sz w:val="24"/>
        </w:rPr>
      </w:pPr>
    </w:p>
    <w:p w:rsidR="0008581E" w:rsidRPr="00B3633A" w:rsidRDefault="0008581E">
      <w:pPr>
        <w:pStyle w:val="0DraftNormal"/>
        <w:rPr>
          <w:rFonts w:ascii="Montserrat" w:hAnsi="Montserrat"/>
          <w:spacing w:val="-2"/>
          <w:sz w:val="24"/>
        </w:rPr>
      </w:pPr>
      <w:r w:rsidRPr="00B3633A">
        <w:rPr>
          <w:rFonts w:ascii="Montserrat" w:hAnsi="Montserrat"/>
          <w:spacing w:val="-2"/>
          <w:sz w:val="24"/>
        </w:rPr>
        <w:t>I used to be so irresponsible, when did i change?</w:t>
      </w:r>
    </w:p>
    <w:p w:rsidR="0008581E" w:rsidRPr="00B3633A" w:rsidRDefault="0008581E">
      <w:pPr>
        <w:pStyle w:val="0DraftNormal"/>
        <w:rPr>
          <w:rFonts w:ascii="Montserrat" w:hAnsi="Montserrat"/>
          <w:spacing w:val="-2"/>
          <w:sz w:val="24"/>
        </w:rPr>
      </w:pPr>
    </w:p>
    <w:p w:rsidR="0008581E" w:rsidRPr="00B3633A" w:rsidRDefault="0008581E">
      <w:pPr>
        <w:pStyle w:val="0DraftNormal"/>
        <w:rPr>
          <w:rFonts w:ascii="Montserrat" w:hAnsi="Montserrat"/>
          <w:spacing w:val="-2"/>
          <w:sz w:val="24"/>
        </w:rPr>
      </w:pPr>
      <w:r w:rsidRPr="00B3633A">
        <w:rPr>
          <w:rFonts w:ascii="Montserrat" w:hAnsi="Montserrat"/>
          <w:spacing w:val="-2"/>
          <w:sz w:val="24"/>
        </w:rPr>
        <w:t>No, there's not much which i can conceive of any more that i can't figure out how to do, but i can't dwell on it. You can't exactly sit down and write a book about these kind of things. Who would ever understand it? It would all seem like involuted gobble</w:t>
      </w:r>
      <w:r w:rsidRPr="00B3633A">
        <w:rPr>
          <w:rFonts w:ascii="Montserrat" w:hAnsi="Montserrat"/>
          <w:spacing w:val="-2"/>
          <w:sz w:val="24"/>
        </w:rPr>
        <w:noBreakHyphen/>
        <w:t>de</w:t>
      </w:r>
      <w:r w:rsidRPr="00B3633A">
        <w:rPr>
          <w:rFonts w:ascii="Montserrat" w:hAnsi="Montserrat"/>
          <w:spacing w:val="-2"/>
          <w:sz w:val="24"/>
        </w:rPr>
        <w:noBreakHyphen/>
        <w:t>gook...</w:t>
      </w:r>
    </w:p>
    <w:p w:rsidR="0008581E" w:rsidRPr="00B3633A" w:rsidRDefault="0008581E">
      <w:pPr>
        <w:pStyle w:val="0DraftNormal"/>
        <w:rPr>
          <w:rFonts w:ascii="Montserrat" w:hAnsi="Montserrat"/>
          <w:spacing w:val="-2"/>
          <w:sz w:val="24"/>
        </w:rPr>
      </w:pPr>
    </w:p>
    <w:p w:rsidR="0008581E" w:rsidRPr="00B3633A" w:rsidRDefault="0008581E">
      <w:pPr>
        <w:pStyle w:val="0DraftNormal"/>
        <w:rPr>
          <w:rFonts w:ascii="Montserrat" w:hAnsi="Montserrat"/>
          <w:spacing w:val="-2"/>
          <w:sz w:val="24"/>
        </w:rPr>
      </w:pPr>
      <w:r w:rsidRPr="00B3633A">
        <w:rPr>
          <w:rFonts w:ascii="Montserrat" w:hAnsi="Montserrat"/>
          <w:spacing w:val="-2"/>
          <w:sz w:val="24"/>
        </w:rPr>
        <w:t>I don't know if i am exactly sane anymore. Just last night i was sitting on my couch carrying on an animated conversation with a glass of water, i had thought at the time that it was just a matter of understanding the way a glass of water thought...</w:t>
      </w:r>
    </w:p>
    <w:p w:rsidR="0008581E" w:rsidRPr="00B3633A" w:rsidRDefault="0008581E">
      <w:pPr>
        <w:pStyle w:val="0DraftNormal"/>
        <w:rPr>
          <w:rFonts w:ascii="Montserrat" w:hAnsi="Montserrat"/>
          <w:spacing w:val="-2"/>
          <w:sz w:val="24"/>
        </w:rPr>
      </w:pPr>
    </w:p>
    <w:p w:rsidR="0008581E" w:rsidRPr="00B3633A" w:rsidRDefault="0008581E">
      <w:pPr>
        <w:pStyle w:val="0DraftNormal"/>
        <w:rPr>
          <w:rFonts w:ascii="Montserrat" w:hAnsi="Montserrat"/>
          <w:spacing w:val="-2"/>
          <w:sz w:val="24"/>
        </w:rPr>
      </w:pPr>
      <w:r w:rsidRPr="00B3633A">
        <w:rPr>
          <w:rFonts w:ascii="Montserrat" w:hAnsi="Montserrat"/>
          <w:spacing w:val="-2"/>
          <w:sz w:val="24"/>
        </w:rPr>
        <w:t>No, what i am and what i do are not a matter of losing my sanity and indulging in fanciful whims... There is a rhythm to my understanding which is entirely unlike language in that the sense of a thing is not in the name that holds it but in the pitch and position it takes at the moment...</w:t>
      </w:r>
    </w:p>
    <w:p w:rsidR="0008581E" w:rsidRPr="00B3633A" w:rsidRDefault="0008581E">
      <w:pPr>
        <w:pStyle w:val="0DraftNormal"/>
        <w:rPr>
          <w:rFonts w:ascii="Montserrat" w:hAnsi="Montserrat"/>
          <w:spacing w:val="-2"/>
          <w:sz w:val="24"/>
        </w:rPr>
      </w:pPr>
    </w:p>
    <w:p w:rsidR="0008581E" w:rsidRPr="00B3633A" w:rsidRDefault="0008581E">
      <w:pPr>
        <w:pStyle w:val="0DraftNormal"/>
        <w:rPr>
          <w:rFonts w:ascii="Montserrat" w:hAnsi="Montserrat"/>
          <w:spacing w:val="-2"/>
          <w:sz w:val="24"/>
        </w:rPr>
      </w:pPr>
      <w:r w:rsidRPr="00B3633A">
        <w:rPr>
          <w:rFonts w:ascii="Montserrat" w:hAnsi="Montserrat"/>
          <w:spacing w:val="-2"/>
          <w:sz w:val="24"/>
        </w:rPr>
        <w:t>Do you wish to destroy your mind? I'm telling you, i can see plain as day that what you are doing is exactly what your own mind is most set against... Master your mind before you attempt to master the universe, you've got better odds of surviving that way. I'm not trying to stop you, you are trying to stop you, i am just letting you in on what is going on with you...</w:t>
      </w:r>
    </w:p>
    <w:p w:rsidR="0008581E" w:rsidRPr="00B3633A" w:rsidRDefault="0008581E">
      <w:pPr>
        <w:pStyle w:val="0DraftNormal"/>
        <w:rPr>
          <w:rFonts w:ascii="Montserrat" w:hAnsi="Montserrat"/>
          <w:spacing w:val="-2"/>
          <w:sz w:val="24"/>
        </w:rPr>
      </w:pPr>
    </w:p>
    <w:p w:rsidR="0008581E" w:rsidRPr="00B3633A" w:rsidRDefault="0008581E">
      <w:pPr>
        <w:pStyle w:val="0DraftNormal"/>
        <w:rPr>
          <w:rFonts w:ascii="Montserrat" w:hAnsi="Montserrat"/>
          <w:spacing w:val="-2"/>
          <w:sz w:val="24"/>
        </w:rPr>
      </w:pPr>
      <w:r w:rsidRPr="00B3633A">
        <w:rPr>
          <w:rFonts w:ascii="Montserrat" w:hAnsi="Montserrat"/>
          <w:spacing w:val="-2"/>
          <w:sz w:val="24"/>
        </w:rPr>
        <w:t>Often, it is in dealing with the pursuits of another that one comes to see themselves. For av, in seeing this other so clearly, she becomes aware of a lack of vision for herself.</w:t>
      </w:r>
    </w:p>
    <w:p w:rsidR="0008581E" w:rsidRPr="00B3633A" w:rsidRDefault="0008581E">
      <w:pPr>
        <w:pStyle w:val="0DraftNormal"/>
        <w:rPr>
          <w:rFonts w:ascii="Montserrat" w:hAnsi="Montserrat"/>
          <w:spacing w:val="-2"/>
          <w:sz w:val="24"/>
        </w:rPr>
      </w:pPr>
    </w:p>
    <w:p w:rsidR="0008581E" w:rsidRPr="00B3633A" w:rsidRDefault="0008581E">
      <w:pPr>
        <w:pStyle w:val="0DraftNormal"/>
        <w:rPr>
          <w:rFonts w:ascii="Montserrat" w:hAnsi="Montserrat"/>
          <w:spacing w:val="-2"/>
          <w:sz w:val="24"/>
        </w:rPr>
      </w:pPr>
      <w:r w:rsidRPr="00B3633A">
        <w:rPr>
          <w:rFonts w:ascii="Montserrat" w:hAnsi="Montserrat"/>
          <w:spacing w:val="-2"/>
          <w:sz w:val="24"/>
        </w:rPr>
        <w:t>How do i know what's what with others, yet still get driven to distraction trying to figure out myself?</w:t>
      </w:r>
    </w:p>
    <w:p w:rsidR="0008581E" w:rsidRPr="00B3633A" w:rsidRDefault="0008581E">
      <w:pPr>
        <w:pStyle w:val="0DraftNormal"/>
        <w:rPr>
          <w:rFonts w:ascii="Montserrat" w:hAnsi="Montserrat"/>
          <w:spacing w:val="-2"/>
          <w:sz w:val="24"/>
        </w:rPr>
      </w:pPr>
    </w:p>
    <w:p w:rsidR="0008581E" w:rsidRPr="00B3633A" w:rsidRDefault="0008581E">
      <w:pPr>
        <w:pStyle w:val="0DraftNormal"/>
        <w:rPr>
          <w:rFonts w:ascii="Montserrat" w:hAnsi="Montserrat"/>
          <w:spacing w:val="-2"/>
          <w:sz w:val="24"/>
        </w:rPr>
      </w:pPr>
      <w:r w:rsidRPr="00B3633A">
        <w:rPr>
          <w:rFonts w:ascii="Montserrat" w:hAnsi="Montserrat"/>
          <w:spacing w:val="-2"/>
          <w:sz w:val="24"/>
        </w:rPr>
        <w:t>This is the question that has been led up to. Realizing the need to deal with the aspects of one's own existence. This decision is momentous in itself. From the contemplation of this question will arise the awareness of what needs to be done. For av, it is a call to confront what, to her, remains unknown.</w:t>
      </w:r>
    </w:p>
    <w:p w:rsidR="0008581E" w:rsidRPr="00B3633A" w:rsidRDefault="0008581E">
      <w:pPr>
        <w:pStyle w:val="0DraftNormal"/>
        <w:rPr>
          <w:rFonts w:ascii="Montserrat" w:hAnsi="Montserrat"/>
          <w:spacing w:val="-2"/>
          <w:sz w:val="24"/>
        </w:rPr>
      </w:pPr>
    </w:p>
    <w:p w:rsidR="0008581E" w:rsidRPr="00B3633A" w:rsidRDefault="0008581E">
      <w:pPr>
        <w:pStyle w:val="0DraftNormal"/>
        <w:rPr>
          <w:rFonts w:ascii="Montserrat" w:hAnsi="Montserrat"/>
          <w:spacing w:val="-2"/>
          <w:sz w:val="24"/>
        </w:rPr>
      </w:pPr>
      <w:r w:rsidRPr="00B3633A">
        <w:rPr>
          <w:rFonts w:ascii="Montserrat" w:hAnsi="Montserrat"/>
          <w:spacing w:val="-2"/>
          <w:sz w:val="24"/>
        </w:rPr>
        <w:t>You're right, i've never gone through the threshold myself. I won't even begin to fulfill my role until i have embraced the heart of that which i have committed myself to. In order to find myself, i need to find my limits...</w:t>
      </w:r>
    </w:p>
    <w:p w:rsidR="0008581E" w:rsidRPr="00B3633A" w:rsidRDefault="0008581E">
      <w:pPr>
        <w:pStyle w:val="0DraftNormal"/>
        <w:rPr>
          <w:rFonts w:ascii="Montserrat" w:hAnsi="Montserrat"/>
          <w:spacing w:val="-2"/>
          <w:sz w:val="24"/>
        </w:rPr>
      </w:pPr>
    </w:p>
    <w:p w:rsidR="0008581E" w:rsidRPr="00B3633A" w:rsidRDefault="0008581E">
      <w:pPr>
        <w:pStyle w:val="0DraftNormal"/>
        <w:rPr>
          <w:rFonts w:ascii="Montserrat" w:hAnsi="Montserrat"/>
          <w:spacing w:val="-2"/>
          <w:sz w:val="24"/>
        </w:rPr>
      </w:pPr>
      <w:r w:rsidRPr="00B3633A">
        <w:rPr>
          <w:rFonts w:ascii="Montserrat" w:hAnsi="Montserrat"/>
          <w:spacing w:val="-2"/>
          <w:sz w:val="24"/>
        </w:rPr>
        <w:t>Av decides to confront the full unknown of death. She leaves, looking for death itself, not through cause, but simply through will. She will find that it is but a door. A door like would separate the houses of two different realities. A door like the transition of going to sleep. Like all in existence, death is a thing which is always present in its final form. Death is, only when the will to remain is broken. For one who has the will, the moment of death will remain at arms length until one chooses to embrace it. It can be that simple an act. But, death is not a place at which the will can remain. One must veer aside. To such a place as the threshold.</w:t>
      </w:r>
    </w:p>
    <w:p w:rsidR="0008581E" w:rsidRPr="00B3633A" w:rsidRDefault="0008581E">
      <w:pPr>
        <w:pStyle w:val="0DraftNormal"/>
        <w:rPr>
          <w:rFonts w:ascii="Montserrat" w:hAnsi="Montserrat"/>
          <w:spacing w:val="-2"/>
          <w:sz w:val="24"/>
        </w:rPr>
      </w:pPr>
    </w:p>
    <w:p w:rsidR="0008581E" w:rsidRPr="00B3633A" w:rsidRDefault="0008581E">
      <w:pPr>
        <w:pStyle w:val="0DraftNormal"/>
        <w:rPr>
          <w:rFonts w:ascii="Montserrat" w:hAnsi="Montserrat"/>
          <w:spacing w:val="-2"/>
          <w:sz w:val="24"/>
        </w:rPr>
      </w:pPr>
      <w:r w:rsidRPr="00B3633A">
        <w:rPr>
          <w:rFonts w:ascii="Montserrat" w:hAnsi="Montserrat"/>
          <w:spacing w:val="-2"/>
          <w:sz w:val="24"/>
        </w:rPr>
        <w:t>Um, hello. Who are you? You live here? Um, well, i work here, i guess...</w:t>
      </w:r>
    </w:p>
    <w:p w:rsidR="0008581E" w:rsidRPr="00B3633A" w:rsidRDefault="0008581E">
      <w:pPr>
        <w:pStyle w:val="0DraftNormal"/>
        <w:rPr>
          <w:rFonts w:ascii="Montserrat" w:hAnsi="Montserrat"/>
          <w:spacing w:val="-2"/>
          <w:sz w:val="24"/>
        </w:rPr>
      </w:pPr>
    </w:p>
    <w:p w:rsidR="0008581E" w:rsidRPr="00B3633A" w:rsidRDefault="0008581E">
      <w:pPr>
        <w:pStyle w:val="0DraftNormal"/>
        <w:rPr>
          <w:rFonts w:ascii="Montserrat" w:hAnsi="Montserrat"/>
          <w:spacing w:val="-2"/>
          <w:sz w:val="24"/>
        </w:rPr>
      </w:pPr>
      <w:r w:rsidRPr="00B3633A">
        <w:rPr>
          <w:rFonts w:ascii="Montserrat" w:hAnsi="Montserrat"/>
          <w:spacing w:val="-2"/>
          <w:sz w:val="24"/>
        </w:rPr>
        <w:t>An and av meet, a recurrence of the dead twin visual, and a resulting fascination, lead to curiosity. The climax of this chapter is the vision, the sensual embrace, which i recall. Both are swallowed by their passion and infatuation, and both embrace it without fear or self recrimination. They discover their difficulty in fulfilling their mutual hunger to be much the cause of their overwhelming desire. Their intimacy is bound by touch, and they become lost in the mystery of their attraction.</w:t>
      </w:r>
    </w:p>
    <w:p w:rsidR="0008581E" w:rsidRPr="00B3633A" w:rsidRDefault="0008581E">
      <w:pPr>
        <w:pStyle w:val="0DraftNormal"/>
        <w:rPr>
          <w:rFonts w:ascii="Montserrat" w:hAnsi="Montserrat"/>
          <w:spacing w:val="-2"/>
          <w:sz w:val="24"/>
        </w:rPr>
      </w:pPr>
    </w:p>
    <w:p w:rsidR="0008581E" w:rsidRPr="00B3633A" w:rsidRDefault="0008581E">
      <w:pPr>
        <w:pStyle w:val="0DraftNormal"/>
        <w:rPr>
          <w:rFonts w:ascii="Montserrat" w:hAnsi="Montserrat"/>
          <w:spacing w:val="-2"/>
          <w:sz w:val="24"/>
        </w:rPr>
      </w:pPr>
      <w:r w:rsidRPr="00B3633A">
        <w:rPr>
          <w:rFonts w:ascii="Montserrat" w:hAnsi="Montserrat"/>
          <w:spacing w:val="-2"/>
          <w:sz w:val="24"/>
        </w:rPr>
        <w:t xml:space="preserve">Why do i feel so open to you? Unlike mystery, untouchable and always looking right through me... I feel like i can actually touch you... </w:t>
      </w:r>
    </w:p>
    <w:p w:rsidR="0008581E" w:rsidRPr="00B3633A" w:rsidRDefault="0008581E">
      <w:pPr>
        <w:pStyle w:val="0DraftNormal"/>
        <w:rPr>
          <w:rFonts w:ascii="Montserrat" w:hAnsi="Montserrat"/>
          <w:spacing w:val="-2"/>
          <w:sz w:val="24"/>
        </w:rPr>
      </w:pPr>
    </w:p>
    <w:p w:rsidR="0008581E" w:rsidRPr="00B3633A" w:rsidRDefault="0008581E">
      <w:pPr>
        <w:pStyle w:val="0DraftNormal"/>
        <w:rPr>
          <w:rFonts w:ascii="Montserrat" w:hAnsi="Montserrat"/>
          <w:spacing w:val="-2"/>
          <w:sz w:val="24"/>
        </w:rPr>
      </w:pPr>
      <w:r w:rsidRPr="00B3633A">
        <w:rPr>
          <w:rFonts w:ascii="Montserrat" w:hAnsi="Montserrat"/>
          <w:spacing w:val="-2"/>
          <w:sz w:val="24"/>
        </w:rPr>
        <w:t>You've embraced the devourer?!? And you're still around to talk about it?</w:t>
      </w:r>
    </w:p>
    <w:p w:rsidR="0008581E" w:rsidRPr="00B3633A" w:rsidRDefault="0008581E">
      <w:pPr>
        <w:pStyle w:val="0DraftNormal"/>
        <w:rPr>
          <w:rFonts w:ascii="Montserrat" w:hAnsi="Montserrat"/>
          <w:spacing w:val="-2"/>
          <w:sz w:val="24"/>
        </w:rPr>
      </w:pPr>
    </w:p>
    <w:p w:rsidR="0008581E" w:rsidRPr="00B3633A" w:rsidRDefault="0008581E">
      <w:pPr>
        <w:pStyle w:val="0DraftNormal"/>
        <w:rPr>
          <w:rFonts w:ascii="Montserrat" w:hAnsi="Montserrat"/>
          <w:spacing w:val="-2"/>
          <w:sz w:val="24"/>
        </w:rPr>
      </w:pPr>
      <w:r w:rsidRPr="00B3633A">
        <w:rPr>
          <w:rFonts w:ascii="Montserrat" w:hAnsi="Montserrat"/>
          <w:spacing w:val="-2"/>
          <w:sz w:val="24"/>
        </w:rPr>
        <w:t>Laying in their spent embrace, they come fast to know and confide in each other. They find, in their mirror of their acquaintance, the equals each had sought unknowingly. They allude to the presence of another, whom each seems to sense. They lose track of time, and wander through the house of contemplation. They also touch the honest core of intimacy, the caress of mere presence.</w:t>
      </w:r>
    </w:p>
    <w:p w:rsidR="0008581E" w:rsidRPr="00B3633A" w:rsidRDefault="0008581E">
      <w:pPr>
        <w:pStyle w:val="0DraftNormal"/>
        <w:rPr>
          <w:rFonts w:ascii="Montserrat" w:hAnsi="Montserrat"/>
          <w:spacing w:val="-2"/>
          <w:sz w:val="24"/>
        </w:rPr>
      </w:pPr>
    </w:p>
    <w:p w:rsidR="0008581E" w:rsidRPr="00B3633A" w:rsidRDefault="0008581E">
      <w:pPr>
        <w:pStyle w:val="0DraftNormal"/>
        <w:rPr>
          <w:rFonts w:ascii="Montserrat" w:hAnsi="Montserrat"/>
          <w:spacing w:val="-2"/>
          <w:sz w:val="24"/>
        </w:rPr>
      </w:pPr>
      <w:r w:rsidRPr="00B3633A">
        <w:rPr>
          <w:rFonts w:ascii="Montserrat" w:hAnsi="Montserrat"/>
          <w:spacing w:val="-2"/>
          <w:sz w:val="24"/>
        </w:rPr>
        <w:t>This is xanadau. Someone is dreaming us.</w:t>
      </w:r>
    </w:p>
    <w:p w:rsidR="0008581E" w:rsidRPr="00B3633A" w:rsidRDefault="0008581E">
      <w:pPr>
        <w:pStyle w:val="0DraftNormal"/>
        <w:rPr>
          <w:rFonts w:ascii="Montserrat" w:hAnsi="Montserrat"/>
          <w:spacing w:val="-2"/>
          <w:sz w:val="24"/>
        </w:rPr>
      </w:pPr>
    </w:p>
    <w:p w:rsidR="0008581E" w:rsidRPr="00B3633A" w:rsidRDefault="0008581E">
      <w:pPr>
        <w:pStyle w:val="0DraftNormal"/>
        <w:rPr>
          <w:rFonts w:ascii="Montserrat" w:hAnsi="Montserrat"/>
          <w:spacing w:val="-2"/>
          <w:sz w:val="24"/>
        </w:rPr>
      </w:pPr>
      <w:r w:rsidRPr="00B3633A">
        <w:rPr>
          <w:rFonts w:ascii="Montserrat" w:hAnsi="Montserrat"/>
          <w:spacing w:val="-2"/>
          <w:sz w:val="24"/>
        </w:rPr>
        <w:t>What do you mean 'i intrigue you' ? I am afraid to understand you, sometimes... Sure, i'd like to meet one of your acquaintances... What should i expect?</w:t>
      </w:r>
    </w:p>
    <w:p w:rsidR="0008581E" w:rsidRPr="00B3633A" w:rsidRDefault="0008581E">
      <w:pPr>
        <w:pStyle w:val="0DraftNormal"/>
        <w:rPr>
          <w:rFonts w:ascii="Montserrat" w:hAnsi="Montserrat"/>
          <w:spacing w:val="-2"/>
          <w:sz w:val="24"/>
        </w:rPr>
      </w:pPr>
    </w:p>
    <w:p w:rsidR="0008581E" w:rsidRPr="00B3633A" w:rsidRDefault="0008581E">
      <w:pPr>
        <w:pStyle w:val="0DraftNormal"/>
        <w:rPr>
          <w:rFonts w:ascii="Montserrat" w:hAnsi="Montserrat"/>
          <w:spacing w:val="-2"/>
          <w:sz w:val="24"/>
        </w:rPr>
      </w:pPr>
      <w:r w:rsidRPr="00B3633A">
        <w:rPr>
          <w:rFonts w:ascii="Montserrat" w:hAnsi="Montserrat"/>
          <w:spacing w:val="-2"/>
          <w:sz w:val="24"/>
        </w:rPr>
        <w:t>An conceives of an idea, and maneuvers av to a point in which to set her notion in motion. This is the beginning of a powerful alliance, which in time will aid them all. Av, led by fascination, is caught between contemplation of what these changes might come to mean, and infatuation with the character of her new acquaintance with an. An, aware of the trial which awaits av in her future, is as much enamored with av as mournful for her fate. She fights to not interfere, and yet some allusion is made. Enough to lend the idea that sivai will attempt to consume her.</w:t>
      </w:r>
    </w:p>
    <w:p w:rsidR="0008581E" w:rsidRPr="00B3633A" w:rsidRDefault="0008581E">
      <w:pPr>
        <w:pStyle w:val="0DraftNormal"/>
        <w:rPr>
          <w:rFonts w:ascii="Montserrat" w:hAnsi="Montserrat"/>
          <w:spacing w:val="-2"/>
          <w:sz w:val="24"/>
        </w:rPr>
      </w:pPr>
    </w:p>
    <w:p w:rsidR="0008581E" w:rsidRPr="00B3633A" w:rsidRDefault="0008581E">
      <w:pPr>
        <w:pStyle w:val="0DraftNormal"/>
        <w:rPr>
          <w:rFonts w:ascii="Montserrat" w:hAnsi="Montserrat"/>
          <w:spacing w:val="-2"/>
          <w:sz w:val="24"/>
        </w:rPr>
      </w:pPr>
      <w:r w:rsidRPr="00B3633A">
        <w:rPr>
          <w:rFonts w:ascii="Montserrat" w:hAnsi="Montserrat"/>
          <w:spacing w:val="-2"/>
          <w:sz w:val="24"/>
        </w:rPr>
        <w:t>I don't think any of us so much as said a word...</w:t>
      </w:r>
    </w:p>
    <w:p w:rsidR="0008581E" w:rsidRPr="00B3633A" w:rsidRDefault="0008581E">
      <w:pPr>
        <w:pStyle w:val="0DraftNormal"/>
        <w:rPr>
          <w:rFonts w:ascii="Montserrat" w:hAnsi="Montserrat"/>
          <w:spacing w:val="-2"/>
          <w:sz w:val="24"/>
        </w:rPr>
      </w:pPr>
    </w:p>
    <w:p w:rsidR="0008581E" w:rsidRPr="00B3633A" w:rsidRDefault="0008581E">
      <w:pPr>
        <w:pStyle w:val="0DraftNormal"/>
        <w:rPr>
          <w:rFonts w:ascii="Montserrat" w:hAnsi="Montserrat"/>
          <w:spacing w:val="-2"/>
          <w:sz w:val="24"/>
        </w:rPr>
      </w:pPr>
      <w:r w:rsidRPr="00B3633A">
        <w:rPr>
          <w:rFonts w:ascii="Montserrat" w:hAnsi="Montserrat"/>
          <w:spacing w:val="-2"/>
          <w:sz w:val="24"/>
        </w:rPr>
        <w:t>This meeting is influenced by the emphatic encouragement of an. These three reflections of one another, one living, one undead, and one on the threshold, are as distinct from one another as they are alike. The fascination, to touch the image of oneself. To explore the similarities, and be astounded the very differences in nature, which affect even the texture of skin, hair, and breath. To point out the different hungers and appetites, and succulence of their satisfaction. For a vampire, the richness of av's blood, and the fragility of an's form, are intoxicating. For them, the stillness of her body and impossibly refined textures of her flesh, morgan is more the animate object than living being. She tasting of intoxicating blood, from her tears to her center. In an, the promise of a young goddess, in av, the wildness of her animal nature. With this orgy of communion, they each help define each other, more fully and intimately than they had previously known. Their lament, that there is no term more appropriate to them than lovers. They have no name for what they have attained in one another.</w:t>
      </w:r>
    </w:p>
    <w:p w:rsidR="0008581E" w:rsidRPr="00B3633A" w:rsidRDefault="0008581E">
      <w:pPr>
        <w:pStyle w:val="0DraftNormal"/>
        <w:rPr>
          <w:rFonts w:ascii="Montserrat" w:hAnsi="Montserrat"/>
          <w:spacing w:val="-2"/>
          <w:sz w:val="24"/>
        </w:rPr>
      </w:pPr>
    </w:p>
    <w:p w:rsidR="0008581E" w:rsidRPr="00B3633A" w:rsidRDefault="0008581E">
      <w:pPr>
        <w:pStyle w:val="0DraftNormal"/>
        <w:rPr>
          <w:rFonts w:ascii="Montserrat" w:hAnsi="Montserrat"/>
          <w:spacing w:val="-2"/>
          <w:sz w:val="24"/>
        </w:rPr>
      </w:pPr>
      <w:r w:rsidRPr="00B3633A">
        <w:rPr>
          <w:rFonts w:ascii="Montserrat" w:hAnsi="Montserrat"/>
          <w:spacing w:val="-2"/>
          <w:sz w:val="24"/>
        </w:rPr>
        <w:t>The more i come to know about myself, the more i begin to feel that i am only just beginning to understand myself</w:t>
      </w:r>
    </w:p>
    <w:p w:rsidR="0008581E" w:rsidRPr="00B3633A" w:rsidRDefault="0008581E">
      <w:pPr>
        <w:pStyle w:val="0DraftNormal"/>
        <w:rPr>
          <w:rFonts w:ascii="Montserrat" w:hAnsi="Montserrat"/>
          <w:spacing w:val="-2"/>
          <w:sz w:val="24"/>
        </w:rPr>
      </w:pPr>
    </w:p>
    <w:p w:rsidR="0008581E" w:rsidRPr="00B3633A" w:rsidRDefault="0008581E">
      <w:pPr>
        <w:pStyle w:val="0DraftNormal"/>
        <w:rPr>
          <w:rFonts w:ascii="Montserrat" w:hAnsi="Montserrat"/>
          <w:spacing w:val="-2"/>
          <w:sz w:val="24"/>
        </w:rPr>
      </w:pPr>
      <w:r w:rsidRPr="00B3633A">
        <w:rPr>
          <w:rFonts w:ascii="Montserrat" w:hAnsi="Montserrat"/>
          <w:spacing w:val="-2"/>
          <w:sz w:val="24"/>
        </w:rPr>
        <w:t>From the depths of intimacy, begins to come the understanding of self, and its existence. This may indeed be the only thing which gives her any promise of surviving what is to come.</w:t>
      </w:r>
    </w:p>
    <w:p w:rsidR="0008581E" w:rsidRPr="00B3633A" w:rsidRDefault="0008581E">
      <w:pPr>
        <w:pStyle w:val="0DraftNormal"/>
        <w:rPr>
          <w:rFonts w:ascii="Montserrat" w:hAnsi="Montserrat"/>
          <w:spacing w:val="-2"/>
          <w:sz w:val="24"/>
        </w:rPr>
      </w:pPr>
    </w:p>
    <w:p w:rsidR="0008581E" w:rsidRPr="00B3633A" w:rsidRDefault="0008581E">
      <w:pPr>
        <w:pStyle w:val="0DraftNormal"/>
        <w:rPr>
          <w:rFonts w:ascii="Montserrat" w:hAnsi="Montserrat"/>
          <w:spacing w:val="-2"/>
          <w:sz w:val="24"/>
        </w:rPr>
      </w:pPr>
      <w:r w:rsidRPr="00B3633A">
        <w:rPr>
          <w:rFonts w:ascii="Montserrat" w:hAnsi="Montserrat"/>
          <w:spacing w:val="-2"/>
          <w:sz w:val="24"/>
        </w:rPr>
        <w:t>I think i am beginning to understand what i am supposed to be doing now...</w:t>
      </w:r>
    </w:p>
    <w:p w:rsidR="0008581E" w:rsidRPr="00B3633A" w:rsidRDefault="0008581E">
      <w:pPr>
        <w:pStyle w:val="0DraftNormal"/>
        <w:rPr>
          <w:rFonts w:ascii="Montserrat" w:hAnsi="Montserrat"/>
          <w:spacing w:val="-2"/>
          <w:sz w:val="24"/>
        </w:rPr>
      </w:pPr>
    </w:p>
    <w:p w:rsidR="0008581E" w:rsidRPr="00B3633A" w:rsidRDefault="0008581E">
      <w:pPr>
        <w:pStyle w:val="0DraftNormal"/>
        <w:rPr>
          <w:rFonts w:ascii="Montserrat" w:hAnsi="Montserrat"/>
          <w:spacing w:val="-2"/>
          <w:sz w:val="24"/>
        </w:rPr>
      </w:pPr>
      <w:r w:rsidRPr="00B3633A">
        <w:rPr>
          <w:rFonts w:ascii="Montserrat" w:hAnsi="Montserrat"/>
          <w:spacing w:val="-2"/>
          <w:sz w:val="24"/>
        </w:rPr>
        <w:t>When you fight the unknown, you fight me</w:t>
      </w:r>
    </w:p>
    <w:p w:rsidR="0008581E" w:rsidRPr="00B3633A" w:rsidRDefault="0008581E">
      <w:pPr>
        <w:pStyle w:val="0DraftNormal"/>
        <w:rPr>
          <w:rFonts w:ascii="Montserrat" w:hAnsi="Montserrat"/>
          <w:spacing w:val="-2"/>
          <w:sz w:val="24"/>
        </w:rPr>
      </w:pPr>
    </w:p>
    <w:p w:rsidR="0008581E" w:rsidRPr="00B3633A" w:rsidRDefault="0008581E">
      <w:pPr>
        <w:pStyle w:val="0DraftNormal"/>
        <w:rPr>
          <w:rFonts w:ascii="Montserrat" w:hAnsi="Montserrat"/>
          <w:spacing w:val="-2"/>
          <w:sz w:val="24"/>
        </w:rPr>
      </w:pPr>
      <w:r w:rsidRPr="00B3633A">
        <w:rPr>
          <w:rFonts w:ascii="Montserrat" w:hAnsi="Montserrat"/>
          <w:spacing w:val="-2"/>
          <w:sz w:val="24"/>
        </w:rPr>
        <w:t>When you unravel a mystery, you unravel me</w:t>
      </w:r>
    </w:p>
    <w:p w:rsidR="0008581E" w:rsidRPr="00B3633A" w:rsidRDefault="0008581E">
      <w:pPr>
        <w:pStyle w:val="0DraftNormal"/>
        <w:rPr>
          <w:rFonts w:ascii="Montserrat" w:hAnsi="Montserrat"/>
          <w:spacing w:val="-2"/>
          <w:sz w:val="24"/>
        </w:rPr>
      </w:pPr>
    </w:p>
    <w:p w:rsidR="0008581E" w:rsidRPr="00B3633A" w:rsidRDefault="0008581E">
      <w:pPr>
        <w:pStyle w:val="0DraftNormal"/>
        <w:rPr>
          <w:rFonts w:ascii="Montserrat" w:hAnsi="Montserrat"/>
          <w:spacing w:val="-2"/>
          <w:sz w:val="24"/>
        </w:rPr>
      </w:pPr>
      <w:r w:rsidRPr="00B3633A">
        <w:rPr>
          <w:rFonts w:ascii="Montserrat" w:hAnsi="Montserrat"/>
          <w:spacing w:val="-2"/>
          <w:sz w:val="24"/>
        </w:rPr>
        <w:t>But there will always be more to me, and the devourer occasionally restores my cloak of secrets. There are some who see me, many who don't. When i choose to be someone, i am like the moon, both obscure and bright, or the sun, blindingly brilliant, so i warn you, be content to gaze at me through my mask, for mystery is the spice of life... The brightest light creates the darkest shadows.</w:t>
      </w:r>
    </w:p>
    <w:p w:rsidR="0008581E" w:rsidRPr="00B3633A" w:rsidRDefault="0008581E">
      <w:pPr>
        <w:pStyle w:val="0DraftNormal"/>
        <w:rPr>
          <w:rFonts w:ascii="Montserrat" w:hAnsi="Montserrat"/>
          <w:spacing w:val="-2"/>
          <w:sz w:val="24"/>
        </w:rPr>
      </w:pPr>
    </w:p>
    <w:p w:rsidR="0008581E" w:rsidRPr="00B3633A" w:rsidRDefault="0008581E">
      <w:pPr>
        <w:pStyle w:val="0DraftNormal"/>
        <w:rPr>
          <w:rFonts w:ascii="Montserrat" w:hAnsi="Montserrat"/>
          <w:spacing w:val="-2"/>
          <w:sz w:val="24"/>
        </w:rPr>
      </w:pPr>
      <w:r w:rsidRPr="00B3633A">
        <w:rPr>
          <w:rFonts w:ascii="Montserrat" w:hAnsi="Montserrat"/>
          <w:spacing w:val="-2"/>
          <w:sz w:val="24"/>
        </w:rPr>
        <w:t>This chapter will culminate with the approach of the devourer, and will echo with the promise of his touch, and when she realizes his function in existence, she finds the first seed of acceptance with which to meet her coming challenge. The fullness of mystery is truly beginning to come to her, for here awaits the path of destruction. She will be tested against fear of the unknown, and tested for endurance of will. He will be like a seducer. A courting gentleman, who surprises her with his passion, and then leaves her aching for his touch. And this is how it will end.</w:t>
      </w:r>
    </w:p>
    <w:p w:rsidR="0008581E" w:rsidRPr="00B3633A" w:rsidRDefault="0008581E">
      <w:pPr>
        <w:pStyle w:val="0DraftNormal"/>
        <w:rPr>
          <w:rFonts w:ascii="Montserrat" w:hAnsi="Montserrat"/>
          <w:spacing w:val="-2"/>
          <w:sz w:val="24"/>
        </w:rPr>
      </w:pPr>
    </w:p>
    <w:p w:rsidR="0008581E" w:rsidRPr="00B3633A" w:rsidRDefault="0008581E">
      <w:pPr>
        <w:pStyle w:val="0DraftNormal"/>
        <w:rPr>
          <w:rFonts w:ascii="Montserrat" w:hAnsi="Montserrat"/>
          <w:spacing w:val="-2"/>
          <w:sz w:val="24"/>
        </w:rPr>
      </w:pPr>
      <w:r w:rsidRPr="00B3633A">
        <w:rPr>
          <w:rFonts w:ascii="Montserrat" w:hAnsi="Montserrat"/>
          <w:spacing w:val="-2"/>
          <w:sz w:val="24"/>
        </w:rPr>
        <w:t>Eighth</w:t>
      </w:r>
    </w:p>
    <w:p w:rsidR="0008581E" w:rsidRPr="00B3633A" w:rsidRDefault="0008581E">
      <w:pPr>
        <w:pStyle w:val="0DraftNormal"/>
        <w:rPr>
          <w:rFonts w:ascii="Montserrat" w:hAnsi="Montserrat"/>
          <w:spacing w:val="-2"/>
          <w:sz w:val="24"/>
        </w:rPr>
      </w:pPr>
    </w:p>
    <w:p w:rsidR="0008581E" w:rsidRPr="00B3633A" w:rsidRDefault="0008581E">
      <w:pPr>
        <w:pStyle w:val="0DraftNormal"/>
        <w:rPr>
          <w:rFonts w:ascii="Montserrat" w:hAnsi="Montserrat"/>
          <w:spacing w:val="-2"/>
          <w:sz w:val="24"/>
        </w:rPr>
      </w:pPr>
      <w:r w:rsidRPr="00B3633A">
        <w:rPr>
          <w:rFonts w:ascii="Montserrat" w:hAnsi="Montserrat"/>
          <w:spacing w:val="-2"/>
          <w:sz w:val="24"/>
        </w:rPr>
        <w:t>Avonlea is at a hard time in her life. She must decide if she will continue to follow her destiny, or begin to pursue her own autonomy. A time for her to really decide what she wants. To understand this question, she has left nexus and the unknown. Only to enter a trap; one that strips away her confidence and self possession (not to mention the illusions of her sanity). It is a trap we are quite familiar with—a world of doubt. Our world. A world revered to be the most demanding and crucifying to exist in.  Due to this, av is forced to struggle for her own identity—forced to look for herself. As such things go, she is not expecting what she must learn about herself. "avonlea" is not what anyone would call normal. In fact, so many people find her mysterious, enigmatic, or just plain odd, that chances are few people could actually know what to call her. To understand her, one really has to get to know her. Unfortunately, she is not very easy to get to know. She seems to take special pains to reveal as little as possible about herself to anyone. Why? That is part of the mystery. When confronted with the question, `is not plain humanity good enough for you?' she can only reply that she never really knew what that was. She is a very enticing and alluring creature, so naturally it is this which creates the current of this story. A new adversary and admirer is entranced in her and becomes obsessed with penetrating the mystery surrounding her. Ironically, so is she. Even her experiences can not save her from the inertia of sanity that can make her question the validity of her own reality. She does not have much time to learn that this is a world that will kill you to help you; lock you away if you don't fit in. A night in a padded cell is a blow of many proportions; a twisting dagger of synchronicity in her gut. Her brother, kev, is found, having passed through death's door. He brings with him, her old conflict of desire. By this point she is hardly sure who or what she is; she has long since begun to desperately ask who she is. His presence is the shattering blow to her mystique. Eventually the questions come, `can the truth destroy you?' `do you really want to know?' she begins to splint her self back together but finds that there may indeed be a harsh price. Dare she deliver a killing blow to another's reality?</w:t>
      </w:r>
    </w:p>
    <w:p w:rsidR="0008581E" w:rsidRPr="00B3633A" w:rsidRDefault="0008581E">
      <w:pPr>
        <w:pStyle w:val="0DraftNormal"/>
        <w:rPr>
          <w:rFonts w:ascii="Montserrat" w:hAnsi="Montserrat"/>
          <w:spacing w:val="-2"/>
          <w:sz w:val="24"/>
        </w:rPr>
      </w:pPr>
    </w:p>
    <w:p w:rsidR="0008581E" w:rsidRPr="00B3633A" w:rsidRDefault="0008581E">
      <w:pPr>
        <w:pStyle w:val="0DraftNormal"/>
        <w:rPr>
          <w:rFonts w:ascii="Montserrat" w:hAnsi="Montserrat"/>
          <w:spacing w:val="-2"/>
          <w:sz w:val="24"/>
        </w:rPr>
      </w:pPr>
      <w:r w:rsidRPr="00B3633A">
        <w:rPr>
          <w:rFonts w:ascii="Montserrat" w:hAnsi="Montserrat"/>
          <w:spacing w:val="-2"/>
          <w:sz w:val="24"/>
        </w:rPr>
        <w:t>There are many things to learn about avonlea. She is not human. She appears as human as anyone else. However. She is a tigermorph exotic. She can almost effortlessly shift into an anthropomorphic analog of a tiger, or a tiger itself. In any such shift, she can recover from the degradations of physical damage; she heals with each shift. There are many complications in her life created by her nature. Because her parents were also exotics, they had made their living in a circus. This determined avonlea's childhood influences for her. She was trained in many unusual skills from infancy. She was also one of a mixed brood of children. Exotics cannot half breed, and her mother was the only female in the troop. Av's father, his twin, and their friend and adversary all sired cubs from her mother. As she reached menarche, she learned how strong an urge exotics felt with one another compared to what they felt for normal humanoids. Av had to learn the difference between sexual drive and sensual drive. In her, both were very powerful. A quirk of her nature that is hard to account for is her knack for attracting weird influences. The first indication of the sublime potential she will eventually realize. It was this trait which squared her on the path of nexus and her destiny. It brought her triel manor. It brought her the deck of fate. It brought her to nexus, and the paf. It brought her to vancouver, to kzeisza, to Asia, and it brought her to mystery.</w:t>
      </w:r>
    </w:p>
    <w:p w:rsidR="0008581E" w:rsidRPr="00B3633A" w:rsidRDefault="0008581E">
      <w:pPr>
        <w:pStyle w:val="0DraftNormal"/>
        <w:rPr>
          <w:rFonts w:ascii="Montserrat" w:hAnsi="Montserrat"/>
          <w:spacing w:val="-2"/>
          <w:sz w:val="24"/>
        </w:rPr>
      </w:pPr>
    </w:p>
    <w:p w:rsidR="0008581E" w:rsidRPr="00B3633A" w:rsidRDefault="0008581E">
      <w:pPr>
        <w:pStyle w:val="0DraftNormal"/>
        <w:rPr>
          <w:rFonts w:ascii="Montserrat" w:hAnsi="Montserrat"/>
          <w:spacing w:val="-2"/>
          <w:sz w:val="24"/>
        </w:rPr>
      </w:pPr>
      <w:r w:rsidRPr="00B3633A">
        <w:rPr>
          <w:rFonts w:ascii="Montserrat" w:hAnsi="Montserrat"/>
          <w:spacing w:val="-2"/>
          <w:sz w:val="24"/>
        </w:rPr>
        <w:t>to reach her destiny, she endured many transformations that have made her something unknown to her self. She has awoken a powerful intuition. She had inherited a vast magical potential. She has become a divinity. She has gained an extraordinary touch of luck. She has bloomed into alluring beauty. Indeed, to a glance, anything that could truly see, she would seem an angel. She is an avatar. Nexus has weaned her of the illusions of a set reality. She knows that there is a truth to all possibilities. She is hungry to explore those possibilities. Even though those possibilities would seem insane to anyone else. She has reached a point where she may go anywhere she desires but home.</w:t>
      </w:r>
    </w:p>
    <w:p w:rsidR="0008581E" w:rsidRPr="00B3633A" w:rsidRDefault="0008581E">
      <w:pPr>
        <w:pStyle w:val="0DraftNormal"/>
        <w:rPr>
          <w:rFonts w:ascii="Montserrat" w:hAnsi="Montserrat"/>
          <w:spacing w:val="-2"/>
          <w:sz w:val="24"/>
        </w:rPr>
      </w:pPr>
    </w:p>
    <w:p w:rsidR="0008581E" w:rsidRPr="00B3633A" w:rsidRDefault="0008581E">
      <w:pPr>
        <w:pStyle w:val="0DraftNormal"/>
        <w:rPr>
          <w:rFonts w:ascii="Montserrat" w:hAnsi="Montserrat"/>
          <w:spacing w:val="-2"/>
          <w:sz w:val="24"/>
        </w:rPr>
      </w:pPr>
      <w:r w:rsidRPr="00B3633A">
        <w:rPr>
          <w:rFonts w:ascii="Montserrat" w:hAnsi="Montserrat"/>
          <w:vanish/>
          <w:spacing w:val="-2"/>
          <w:sz w:val="24"/>
        </w:rPr>
        <w:t xml:space="preserve">As it is clear that UNPROMISED is too demanding a book for a first time publication.  I need to get the attention of the business another way.  As I wanted to do a series of books focusing on specific characters such as Av and Kzeisza, it seems that I could write a more effective book that merely concentrates on exploring Avonlea.  As the UNFOLDING is a series in intent, there is no reason why this effort should disqualify any of the things I intended with UNPROMISED.  </w:t>
      </w:r>
    </w:p>
    <w:p w:rsidR="0008581E" w:rsidRPr="00B3633A" w:rsidRDefault="0008581E">
      <w:pPr>
        <w:pStyle w:val="0DraftNormal"/>
        <w:rPr>
          <w:rFonts w:ascii="Montserrat" w:hAnsi="Montserrat"/>
          <w:spacing w:val="-2"/>
          <w:sz w:val="24"/>
        </w:rPr>
      </w:pPr>
    </w:p>
    <w:p w:rsidR="0008581E" w:rsidRPr="00B3633A" w:rsidRDefault="0008581E">
      <w:pPr>
        <w:pStyle w:val="0DraftNormal"/>
        <w:rPr>
          <w:rFonts w:ascii="Montserrat" w:hAnsi="Montserrat"/>
          <w:spacing w:val="-2"/>
          <w:sz w:val="24"/>
        </w:rPr>
      </w:pPr>
      <w:r w:rsidRPr="00B3633A">
        <w:rPr>
          <w:rFonts w:ascii="Montserrat" w:hAnsi="Montserrat"/>
          <w:spacing w:val="-2"/>
          <w:sz w:val="24"/>
        </w:rPr>
        <w:t>one of the things she learns about the strange and unusual in this world is the capacity for people to never really notice it. When it is noticed, then it trips the mind into an altered state where the witness is very vulnerable and disturbed. The lack of intuition and the negligence of people toward their own spirits could account for the lack of magic or divinity, but the frame of mind that claims knowledge and cleaves to ignorance so common here seems far more the culprit.</w:t>
      </w:r>
    </w:p>
    <w:p w:rsidR="0008581E" w:rsidRPr="00B3633A" w:rsidRDefault="0008581E">
      <w:pPr>
        <w:pStyle w:val="0DraftNormal"/>
        <w:rPr>
          <w:rFonts w:ascii="Montserrat" w:hAnsi="Montserrat"/>
          <w:spacing w:val="-2"/>
          <w:sz w:val="24"/>
        </w:rPr>
      </w:pPr>
    </w:p>
    <w:p w:rsidR="0008581E" w:rsidRPr="00B3633A" w:rsidRDefault="0008581E">
      <w:pPr>
        <w:pStyle w:val="0DraftNormal"/>
        <w:rPr>
          <w:rFonts w:ascii="Montserrat" w:hAnsi="Montserrat"/>
          <w:spacing w:val="-2"/>
          <w:sz w:val="24"/>
        </w:rPr>
      </w:pPr>
      <w:r w:rsidRPr="00B3633A">
        <w:rPr>
          <w:rFonts w:ascii="Montserrat" w:hAnsi="Montserrat"/>
          <w:spacing w:val="-2"/>
          <w:sz w:val="24"/>
        </w:rPr>
        <w:t>Av is in contact with an through dreams and hallucinations. This is one device to call question on her sanity from the start, as none else would ever see it. The assumptive premise of this story is the matter of sanity. The appearances are that av lives in this world and has created her own in her mind. That is the view that develops in those she interacts with up to the point where things begin to break down. This is an inversion of what writers more typically do, i have brought my character to this world, rather than taking a character form this world to another. In fact the questions brought up in the story are almost enough to shake avonlea from her own grasp of her own reality. Her presence is seen to be dangerous when those exposed to her begin to lose their grip on reality and they are noticed by others significant to them in their world. That is how she gets locked up. When she begins to lose her grip, she actually fluctuates from this world and when she regains consciousness, her witnesses have been dealt a severe blow. Some have been stupefied, others have been shaken so badly that they run raving. As a group, they are all caught by the police and her possession of a .44 and her actions to defend herself escalate the situation. Her own uncertainty makes her unable to draw on her abilities, a thing that has happened enough times before now to make this a serious nail in her coffin. It is only the chance meeting with kev that gives her the slim chance to recover her equilibrium. In continuity, this story is placed between unbound and undone of within undone.</w:t>
      </w:r>
    </w:p>
    <w:p w:rsidR="0008581E" w:rsidRPr="00B3633A" w:rsidRDefault="0008581E">
      <w:pPr>
        <w:pStyle w:val="0DraftNormal"/>
        <w:rPr>
          <w:rFonts w:ascii="Montserrat" w:hAnsi="Montserrat"/>
          <w:spacing w:val="-2"/>
          <w:sz w:val="24"/>
        </w:rPr>
      </w:pPr>
    </w:p>
    <w:p w:rsidR="0008581E" w:rsidRPr="00B3633A" w:rsidRDefault="0008581E">
      <w:pPr>
        <w:pStyle w:val="0DraftNormal"/>
        <w:rPr>
          <w:rFonts w:ascii="Montserrat" w:hAnsi="Montserrat"/>
          <w:spacing w:val="-2"/>
          <w:sz w:val="24"/>
        </w:rPr>
      </w:pPr>
      <w:r w:rsidRPr="00B3633A">
        <w:rPr>
          <w:rFonts w:ascii="Montserrat" w:hAnsi="Montserrat"/>
          <w:spacing w:val="-2"/>
          <w:sz w:val="24"/>
        </w:rPr>
        <w:t xml:space="preserve">Written in my format in twenty-one chapters of twenty-one pages per. The book will be around a hundred and eighty-nine thousand words long. The genre will be fiction. The themes will be drama, erotica, and philosophic on the nature of sanity, reality and responsibility. My manuscript should be around four hundred and forty-one pages long. At the very best, it would take me two months and two days to finish the first complete draft. That is working full time, eight hours a day without a day off. I need a lot of support to work with that much commitment. The same complications my characters have to face, i have to face. Food, rent, bills, and work. If i were willing to spend sixteen hours a day working, i could manage both the manuscript and the obligatory job, but i have many crucial commitments that i can not afford to neglect. So i will say that at this time, i can not write at my highest capacity. Writing at half that capacity, it would take me almost six months to finish my first draft. I would like to strive for something closer to the two month ideal. I imagine that the biggest difference will be in my planning stages. If i do my groundwork well, the writing should be relatively undemanding. If i were to set myself up for the all out push, i would need a savings of between six hundred and a thousand dollars. That is for two to three months rent, food and expense money. I would have to stay on a very tight budget and live with extremely reasonable rent. I could reasonably maintain this budget working part time. A weekend job at six dollars an hour would gross about three-eighty a month. I would only need about three hundred in savings to supplement my income enough to get by. </w:t>
      </w:r>
    </w:p>
    <w:p w:rsidR="0008581E" w:rsidRPr="00B3633A" w:rsidRDefault="0008581E">
      <w:pPr>
        <w:pStyle w:val="0DraftNormal"/>
        <w:rPr>
          <w:rFonts w:ascii="Montserrat" w:hAnsi="Montserrat"/>
          <w:spacing w:val="-2"/>
          <w:sz w:val="24"/>
        </w:rPr>
      </w:pPr>
    </w:p>
    <w:p w:rsidR="0008581E" w:rsidRPr="00B3633A" w:rsidRDefault="0008581E">
      <w:pPr>
        <w:pStyle w:val="0DraftNormal"/>
        <w:rPr>
          <w:rFonts w:ascii="Montserrat" w:hAnsi="Montserrat"/>
          <w:spacing w:val="-2"/>
          <w:sz w:val="24"/>
        </w:rPr>
      </w:pPr>
      <w:r w:rsidRPr="00B3633A">
        <w:rPr>
          <w:rFonts w:ascii="Montserrat" w:hAnsi="Montserrat"/>
          <w:spacing w:val="-2"/>
          <w:sz w:val="24"/>
        </w:rPr>
        <w:t xml:space="preserve">I began these notes on the winter solstice of ninety-three. Before i begin the sounding, i need to question the assumptions of this book. I want to maintain the tone and theme of the book within the limits of this world and what it considers real, so the basic assumptions that are made in the book need to be aligned with the basic assumptions about this world by the reader. This is the best way to make a truly satisfactory critical examination of what avonlea really is. Put into the perspective of our world, all the revelations need to be made from the position we are all most familiar with, our own. I want to justify the character in our eyes, because that is exactly the stretch of perspective we must confront to really confront her with any seriousness. It also allows me, as a writer, to bridge the various genres i will be using throughout my writing career. If i want to be taken seriously by the readers, then i have to take them seriously. If i can sculpt this story to meet these standards, then i will have established myself as an author to be taken seriously no matter what i write. </w:t>
      </w:r>
    </w:p>
    <w:p w:rsidR="0008581E" w:rsidRPr="00B3633A" w:rsidRDefault="0008581E">
      <w:pPr>
        <w:pStyle w:val="0DraftNormal"/>
        <w:rPr>
          <w:rFonts w:ascii="Montserrat" w:hAnsi="Montserrat"/>
          <w:spacing w:val="-2"/>
          <w:sz w:val="24"/>
        </w:rPr>
      </w:pPr>
    </w:p>
    <w:p w:rsidR="0008581E" w:rsidRPr="00B3633A" w:rsidRDefault="0008581E">
      <w:pPr>
        <w:pStyle w:val="0DraftNormal"/>
        <w:rPr>
          <w:rFonts w:ascii="Montserrat" w:hAnsi="Montserrat"/>
          <w:spacing w:val="-2"/>
          <w:sz w:val="24"/>
        </w:rPr>
      </w:pPr>
      <w:r w:rsidRPr="00B3633A">
        <w:rPr>
          <w:rFonts w:ascii="Montserrat" w:hAnsi="Montserrat"/>
          <w:spacing w:val="-2"/>
          <w:sz w:val="24"/>
        </w:rPr>
        <w:t>In what manner do i wish to present this? I think that it would be difficult to present this in a first person context, though it could be done. Av knows who she is and what she is trying to do, so i doubt she would bother to explain all the contexts of her thoughts or the aim of her actions. However, the reader might find it hard to have the central mystery of the story acting as their source of involvement in the story. A third person approach would allow some insight into her, while preserving the sense of uncertainty that surrounds her. None of the other characters are qualified to relate all of what has to be said in the story.</w:t>
      </w:r>
    </w:p>
    <w:p w:rsidR="0008581E" w:rsidRPr="00B3633A" w:rsidRDefault="0008581E">
      <w:pPr>
        <w:pStyle w:val="0DraftNormal"/>
        <w:rPr>
          <w:rFonts w:ascii="Montserrat" w:hAnsi="Montserrat"/>
          <w:spacing w:val="-2"/>
          <w:sz w:val="24"/>
        </w:rPr>
      </w:pPr>
    </w:p>
    <w:p w:rsidR="0008581E" w:rsidRPr="00B3633A" w:rsidRDefault="0008581E">
      <w:pPr>
        <w:pStyle w:val="0DraftNormal"/>
        <w:rPr>
          <w:rFonts w:ascii="Montserrat" w:hAnsi="Montserrat"/>
          <w:spacing w:val="-2"/>
          <w:sz w:val="24"/>
        </w:rPr>
      </w:pPr>
      <w:r w:rsidRPr="00B3633A">
        <w:rPr>
          <w:rFonts w:ascii="Montserrat" w:hAnsi="Montserrat"/>
          <w:spacing w:val="-2"/>
          <w:sz w:val="24"/>
        </w:rPr>
        <w:t xml:space="preserve">What is the objective of this book? This story is the only one involving avonlea in which she is really approached as a mystery in contrast to our conventional view of reality and our way of thinking. In exploring her in this context, i can dispense with delving completely into her background and focus on the questions confronting her raises. It simply asks us to really suspend our beliefs and argument over what is real, by introducing us to an exception to our rules coming to terms with the limitations these rules place on us. </w:t>
      </w:r>
    </w:p>
    <w:p w:rsidR="0008581E" w:rsidRPr="00B3633A" w:rsidRDefault="0008581E">
      <w:pPr>
        <w:pStyle w:val="0DraftNormal"/>
        <w:rPr>
          <w:rFonts w:ascii="Montserrat" w:hAnsi="Montserrat"/>
          <w:spacing w:val="-2"/>
          <w:sz w:val="24"/>
        </w:rPr>
      </w:pPr>
    </w:p>
    <w:p w:rsidR="0008581E" w:rsidRPr="00B3633A" w:rsidRDefault="0008581E">
      <w:pPr>
        <w:pStyle w:val="0DraftNormal"/>
        <w:rPr>
          <w:rFonts w:ascii="Montserrat" w:hAnsi="Montserrat"/>
          <w:spacing w:val="-2"/>
          <w:sz w:val="24"/>
        </w:rPr>
      </w:pPr>
      <w:r w:rsidRPr="00B3633A">
        <w:rPr>
          <w:rFonts w:ascii="Montserrat" w:hAnsi="Montserrat"/>
          <w:spacing w:val="-2"/>
          <w:sz w:val="24"/>
        </w:rPr>
        <w:t>What aspects and considerations are the most important to consider in the overall project?</w:t>
      </w:r>
    </w:p>
    <w:p w:rsidR="0008581E" w:rsidRPr="00B3633A" w:rsidRDefault="0008581E">
      <w:pPr>
        <w:pStyle w:val="0DraftNormal"/>
        <w:rPr>
          <w:rFonts w:ascii="Montserrat" w:hAnsi="Montserrat"/>
          <w:spacing w:val="-2"/>
          <w:sz w:val="24"/>
        </w:rPr>
      </w:pPr>
    </w:p>
    <w:p w:rsidR="0008581E" w:rsidRPr="00B3633A" w:rsidRDefault="0008581E">
      <w:pPr>
        <w:pStyle w:val="0DraftNormal"/>
        <w:rPr>
          <w:rFonts w:ascii="Montserrat" w:hAnsi="Montserrat"/>
          <w:spacing w:val="-2"/>
          <w:sz w:val="24"/>
        </w:rPr>
      </w:pPr>
      <w:r w:rsidRPr="00B3633A">
        <w:rPr>
          <w:rFonts w:ascii="Montserrat" w:hAnsi="Montserrat"/>
          <w:spacing w:val="-2"/>
          <w:sz w:val="24"/>
        </w:rPr>
        <w:t>How precise and how well researched does this have to be?</w:t>
      </w:r>
    </w:p>
    <w:p w:rsidR="0008581E" w:rsidRPr="00B3633A" w:rsidRDefault="0008581E">
      <w:pPr>
        <w:pStyle w:val="0DraftNormal"/>
        <w:rPr>
          <w:rFonts w:ascii="Montserrat" w:hAnsi="Montserrat"/>
          <w:spacing w:val="-2"/>
          <w:sz w:val="24"/>
        </w:rPr>
      </w:pPr>
    </w:p>
    <w:p w:rsidR="0008581E" w:rsidRPr="00B3633A" w:rsidRDefault="0008581E">
      <w:pPr>
        <w:pStyle w:val="0DraftNormal"/>
        <w:rPr>
          <w:rFonts w:ascii="Montserrat" w:hAnsi="Montserrat"/>
          <w:spacing w:val="-2"/>
          <w:sz w:val="24"/>
        </w:rPr>
      </w:pPr>
      <w:r w:rsidRPr="00B3633A">
        <w:rPr>
          <w:rFonts w:ascii="Montserrat" w:hAnsi="Montserrat"/>
          <w:spacing w:val="-2"/>
          <w:sz w:val="24"/>
        </w:rPr>
        <w:t>What important messages and premises does it stand on?</w:t>
      </w:r>
    </w:p>
    <w:p w:rsidR="0008581E" w:rsidRPr="00B3633A" w:rsidRDefault="0008581E">
      <w:pPr>
        <w:pStyle w:val="0DraftNormal"/>
        <w:rPr>
          <w:rFonts w:ascii="Montserrat" w:hAnsi="Montserrat"/>
          <w:spacing w:val="-2"/>
          <w:sz w:val="24"/>
        </w:rPr>
      </w:pPr>
    </w:p>
    <w:p w:rsidR="0008581E" w:rsidRPr="00B3633A" w:rsidRDefault="0008581E">
      <w:pPr>
        <w:pStyle w:val="0DraftNormal"/>
        <w:rPr>
          <w:rFonts w:ascii="Montserrat" w:hAnsi="Montserrat"/>
          <w:spacing w:val="-2"/>
          <w:sz w:val="24"/>
        </w:rPr>
      </w:pPr>
      <w:r w:rsidRPr="00B3633A">
        <w:rPr>
          <w:rFonts w:ascii="Montserrat" w:hAnsi="Montserrat"/>
          <w:spacing w:val="-2"/>
          <w:sz w:val="24"/>
        </w:rPr>
        <w:t>What is the basic appeal of the story to the reader, or publisher?</w:t>
      </w:r>
    </w:p>
    <w:p w:rsidR="0008581E" w:rsidRPr="00B3633A" w:rsidRDefault="0008581E">
      <w:pPr>
        <w:pStyle w:val="0DraftNormal"/>
        <w:rPr>
          <w:rFonts w:ascii="Montserrat" w:hAnsi="Montserrat"/>
          <w:spacing w:val="-2"/>
          <w:sz w:val="24"/>
        </w:rPr>
      </w:pPr>
    </w:p>
    <w:p w:rsidR="0008581E" w:rsidRPr="00B3633A" w:rsidRDefault="0008581E">
      <w:pPr>
        <w:pStyle w:val="0DraftNormal"/>
        <w:rPr>
          <w:rFonts w:ascii="Montserrat" w:hAnsi="Montserrat"/>
          <w:spacing w:val="-2"/>
          <w:sz w:val="24"/>
        </w:rPr>
      </w:pPr>
      <w:r w:rsidRPr="00B3633A">
        <w:rPr>
          <w:rFonts w:ascii="Montserrat" w:hAnsi="Montserrat"/>
          <w:spacing w:val="-2"/>
          <w:sz w:val="24"/>
        </w:rPr>
        <w:t>Where does all this take place? The best place for this, really, is the bay area. Berkeley, oakland, san francisco. I know it well enough to let it guide me into a truly realistic depth.</w:t>
      </w:r>
    </w:p>
    <w:p w:rsidR="0008581E" w:rsidRPr="00B3633A" w:rsidRDefault="0008581E">
      <w:pPr>
        <w:pStyle w:val="0DraftNormal"/>
        <w:rPr>
          <w:rFonts w:ascii="Montserrat" w:hAnsi="Montserrat"/>
          <w:spacing w:val="-2"/>
          <w:sz w:val="24"/>
        </w:rPr>
      </w:pPr>
    </w:p>
    <w:p w:rsidR="0008581E" w:rsidRPr="00B3633A" w:rsidRDefault="0008581E">
      <w:pPr>
        <w:pStyle w:val="0DraftNormal"/>
        <w:rPr>
          <w:rFonts w:ascii="Montserrat" w:hAnsi="Montserrat"/>
          <w:spacing w:val="-2"/>
          <w:sz w:val="24"/>
        </w:rPr>
      </w:pPr>
      <w:r w:rsidRPr="00B3633A">
        <w:rPr>
          <w:rFonts w:ascii="Montserrat" w:hAnsi="Montserrat"/>
          <w:spacing w:val="-2"/>
          <w:sz w:val="24"/>
        </w:rPr>
        <w:t>What necessary research must be done to support the story in its setting? I need to find out what real places and institutions are appropriate to the requirements of the story and sculpt the details of the story around them. It would probably be best to stay in the area, though it is not a certainty. Av is fluent in english, japanese and her own native tongue. In any instance where it comes up, i need to know how to present her uses of these languages in her speech. For english there will be no problem but for japanese and neh, i must do research or development on those languages.</w:t>
      </w:r>
    </w:p>
    <w:p w:rsidR="0008581E" w:rsidRPr="00B3633A" w:rsidRDefault="0008581E">
      <w:pPr>
        <w:pStyle w:val="0DraftNormal"/>
        <w:rPr>
          <w:rFonts w:ascii="Montserrat" w:hAnsi="Montserrat"/>
          <w:spacing w:val="-2"/>
          <w:sz w:val="24"/>
        </w:rPr>
      </w:pPr>
    </w:p>
    <w:p w:rsidR="0008581E" w:rsidRPr="00B3633A" w:rsidRDefault="0008581E">
      <w:pPr>
        <w:pStyle w:val="0DraftNormal"/>
        <w:rPr>
          <w:rFonts w:ascii="Montserrat" w:hAnsi="Montserrat"/>
          <w:spacing w:val="-2"/>
          <w:sz w:val="24"/>
        </w:rPr>
      </w:pPr>
      <w:r w:rsidRPr="00B3633A">
        <w:rPr>
          <w:rFonts w:ascii="Montserrat" w:hAnsi="Montserrat"/>
          <w:spacing w:val="-2"/>
          <w:sz w:val="24"/>
        </w:rPr>
        <w:t>When does it take place? The best time for continuity is during the three months of my travel around the continent. That would fit the requirements of av not being able to find me. In her own continuity, it would be after unbound. Three months might be too wide a scope for the story, but chances are that things will move in fits and starts as new things occur, so the time frame might reasonable fill this period in expansions and contractions. The time required for av to breakdown and also gather all of the research she needs will ultimately dictate the exact movement of the plot.</w:t>
      </w:r>
    </w:p>
    <w:p w:rsidR="0008581E" w:rsidRPr="00B3633A" w:rsidRDefault="0008581E">
      <w:pPr>
        <w:pStyle w:val="0DraftNormal"/>
        <w:rPr>
          <w:rFonts w:ascii="Montserrat" w:hAnsi="Montserrat"/>
          <w:spacing w:val="-2"/>
          <w:sz w:val="24"/>
        </w:rPr>
      </w:pPr>
    </w:p>
    <w:p w:rsidR="0008581E" w:rsidRPr="00B3633A" w:rsidRDefault="0008581E">
      <w:pPr>
        <w:pStyle w:val="0DraftNormal"/>
        <w:rPr>
          <w:rFonts w:ascii="Montserrat" w:hAnsi="Montserrat"/>
          <w:spacing w:val="-2"/>
          <w:sz w:val="24"/>
        </w:rPr>
      </w:pPr>
      <w:r w:rsidRPr="00B3633A">
        <w:rPr>
          <w:rFonts w:ascii="Montserrat" w:hAnsi="Montserrat"/>
          <w:spacing w:val="-2"/>
          <w:sz w:val="24"/>
        </w:rPr>
        <w:t>Who exactly is involved in this? Avonlea is the main character, and her presence in this world is modified by the influence of an, her brother, her nemesis, enigma, all of whom are like her much out of place here. The group of individuals who take her in, the small group of artists, a handful of opportunists and contacts that av meets outside of her group of new friends, and the police, and other official persons who end up involving themselves by way of complication represented by society round out the overall cast. Individuals who are mentioned but do not appear, like myself and morgan, are used as devices for av failing to find support for her reality. In each case other individuals are confronted instead who are essentially roadblocks and prevent her from making further progress into these pursuits.</w:t>
      </w:r>
    </w:p>
    <w:p w:rsidR="0008581E" w:rsidRPr="00B3633A" w:rsidRDefault="0008581E">
      <w:pPr>
        <w:pStyle w:val="0DraftNormal"/>
        <w:rPr>
          <w:rFonts w:ascii="Montserrat" w:hAnsi="Montserrat"/>
          <w:spacing w:val="-2"/>
          <w:sz w:val="24"/>
        </w:rPr>
      </w:pPr>
    </w:p>
    <w:p w:rsidR="0008581E" w:rsidRPr="00B3633A" w:rsidRDefault="0008581E">
      <w:pPr>
        <w:pStyle w:val="0DraftNormal"/>
        <w:rPr>
          <w:rFonts w:ascii="Montserrat" w:hAnsi="Montserrat"/>
          <w:spacing w:val="-2"/>
          <w:sz w:val="24"/>
        </w:rPr>
      </w:pPr>
      <w:r w:rsidRPr="00B3633A">
        <w:rPr>
          <w:rFonts w:ascii="Montserrat" w:hAnsi="Montserrat"/>
          <w:spacing w:val="-2"/>
          <w:sz w:val="24"/>
        </w:rPr>
        <w:t>Who are the people that av ends up falling in with? The group of people that come to her aid are thirteenth generation young adults; a mix of college students, disenchanted but honorable sorts who think along the fine line between magic and science, computer jockeys, sca members, gamers, and the like. Among them are artists and writers; real people. My own friends are the perfects models for these characters. The less than perfect, but better than average. Humans. I have not define exactly who these characters are yet, so i will have to do that soon.</w:t>
      </w:r>
    </w:p>
    <w:p w:rsidR="0008581E" w:rsidRPr="00B3633A" w:rsidRDefault="0008581E">
      <w:pPr>
        <w:pStyle w:val="0DraftNormal"/>
        <w:rPr>
          <w:rFonts w:ascii="Montserrat" w:hAnsi="Montserrat"/>
          <w:spacing w:val="-2"/>
          <w:sz w:val="24"/>
        </w:rPr>
      </w:pPr>
    </w:p>
    <w:p w:rsidR="0008581E" w:rsidRPr="00B3633A" w:rsidRDefault="0008581E">
      <w:pPr>
        <w:pStyle w:val="0DraftNormal"/>
        <w:rPr>
          <w:rFonts w:ascii="Montserrat" w:hAnsi="Montserrat"/>
          <w:spacing w:val="-2"/>
          <w:sz w:val="24"/>
        </w:rPr>
      </w:pPr>
      <w:r w:rsidRPr="00B3633A">
        <w:rPr>
          <w:rFonts w:ascii="Montserrat" w:hAnsi="Montserrat"/>
          <w:spacing w:val="-2"/>
          <w:sz w:val="24"/>
        </w:rPr>
        <w:t>Is av the only unique character recognized in the story or are there other characters that break the skin of our assumptions? Besides her brother, an and possibly aislynn, who else really needs to be involved? Morgan does not turn up, though av looks hard to find her. Perhaps there are a few individuals who are evolved enough to recognize av for what she is; and thus know to stay away.</w:t>
      </w:r>
    </w:p>
    <w:p w:rsidR="0008581E" w:rsidRPr="00B3633A" w:rsidRDefault="0008581E">
      <w:pPr>
        <w:pStyle w:val="0DraftNormal"/>
        <w:rPr>
          <w:rFonts w:ascii="Montserrat" w:hAnsi="Montserrat"/>
          <w:spacing w:val="-2"/>
          <w:sz w:val="24"/>
        </w:rPr>
      </w:pPr>
    </w:p>
    <w:p w:rsidR="0008581E" w:rsidRPr="00B3633A" w:rsidRDefault="0008581E">
      <w:pPr>
        <w:pStyle w:val="0DraftNormal"/>
        <w:rPr>
          <w:rFonts w:ascii="Montserrat" w:hAnsi="Montserrat"/>
          <w:spacing w:val="-2"/>
          <w:sz w:val="24"/>
        </w:rPr>
      </w:pPr>
      <w:r w:rsidRPr="00B3633A">
        <w:rPr>
          <w:rFonts w:ascii="Montserrat" w:hAnsi="Montserrat"/>
          <w:spacing w:val="-2"/>
          <w:sz w:val="24"/>
        </w:rPr>
        <w:t>If there are others, how do they figure in, and what are the consequences of their involvement? Those who have their own power and enlightenment will guard against her presence. They will observe her and tell her to go back to where she belongs. These warnings will be unexplained, and the implications obscured. Aislynn is a torment to av, and they would most likely have some animosity, few words, and stare each other down. Aislynn would probably do whatever it could to facilitate the deterioration of av's sanity. Probably to the point of delivering her a shattering blow. An tries to assist av, but only contributes to the ablation of her intimate's grip. Kev is the factor that restores av's own reality. It only takes that one agreement of consensus reality to restore her faith in her own mind. Oddly enough, it is something of a sin that assures her at last. The forbidden desire she can only know with her own kind--even if it is her brother.</w:t>
      </w:r>
    </w:p>
    <w:p w:rsidR="0008581E" w:rsidRPr="00B3633A" w:rsidRDefault="0008581E">
      <w:pPr>
        <w:pStyle w:val="0DraftNormal"/>
        <w:rPr>
          <w:rFonts w:ascii="Montserrat" w:hAnsi="Montserrat"/>
          <w:spacing w:val="-2"/>
          <w:sz w:val="24"/>
        </w:rPr>
      </w:pPr>
    </w:p>
    <w:p w:rsidR="0008581E" w:rsidRPr="00B3633A" w:rsidRDefault="0008581E">
      <w:pPr>
        <w:pStyle w:val="0DraftNormal"/>
        <w:rPr>
          <w:rFonts w:ascii="Montserrat" w:hAnsi="Montserrat"/>
          <w:spacing w:val="-2"/>
          <w:sz w:val="24"/>
        </w:rPr>
      </w:pPr>
      <w:r w:rsidRPr="00B3633A">
        <w:rPr>
          <w:rFonts w:ascii="Montserrat" w:hAnsi="Montserrat"/>
          <w:spacing w:val="-2"/>
          <w:sz w:val="24"/>
        </w:rPr>
        <w:t>For av, her introduction to the concept of role-playing games is a shattering blow. Ont that makes her begin to ask some of the deadly questions that are her undoing. This is a parallel to the hidden library ordeal that morgan and rAsiaa endure at a later date. I will probably need to get permission to use references to actual game systems that have parallels suitable to express.</w:t>
      </w:r>
    </w:p>
    <w:p w:rsidR="0008581E" w:rsidRPr="00B3633A" w:rsidRDefault="0008581E">
      <w:pPr>
        <w:pStyle w:val="0DraftNormal"/>
        <w:rPr>
          <w:rFonts w:ascii="Montserrat" w:hAnsi="Montserrat"/>
          <w:spacing w:val="-2"/>
          <w:sz w:val="24"/>
        </w:rPr>
      </w:pPr>
    </w:p>
    <w:p w:rsidR="0008581E" w:rsidRPr="00B3633A" w:rsidRDefault="0008581E">
      <w:pPr>
        <w:pStyle w:val="0DraftNormal"/>
        <w:rPr>
          <w:rFonts w:ascii="Montserrat" w:hAnsi="Montserrat"/>
          <w:spacing w:val="-2"/>
          <w:sz w:val="24"/>
        </w:rPr>
      </w:pPr>
      <w:r w:rsidRPr="00B3633A">
        <w:rPr>
          <w:rFonts w:ascii="Montserrat" w:hAnsi="Montserrat"/>
          <w:spacing w:val="-2"/>
          <w:sz w:val="24"/>
        </w:rPr>
        <w:t xml:space="preserve">How does avonlea get here? There are many possible causes for her translation to this world, but none of them easily fall within reason. She might have been sent here by another, either at their discretion or by their interpretation of her intent. She would most likely not talk about it, but it would come out somewhere why she thought she was here, at least. She is clearly here to resolve her perspective. An knows that she is here and manages to get in touch with her. It is easiest to say that she just wakes up here. The basic mechanism being a shift in attention, which would account for the change in her mental stability. </w:t>
      </w:r>
    </w:p>
    <w:p w:rsidR="0008581E" w:rsidRPr="00B3633A" w:rsidRDefault="0008581E">
      <w:pPr>
        <w:pStyle w:val="0DraftNormal"/>
        <w:rPr>
          <w:rFonts w:ascii="Montserrat" w:hAnsi="Montserrat"/>
          <w:spacing w:val="-2"/>
          <w:sz w:val="24"/>
        </w:rPr>
      </w:pPr>
    </w:p>
    <w:p w:rsidR="0008581E" w:rsidRPr="00B3633A" w:rsidRDefault="0008581E">
      <w:pPr>
        <w:pStyle w:val="0DraftNormal"/>
        <w:rPr>
          <w:rFonts w:ascii="Montserrat" w:hAnsi="Montserrat"/>
          <w:spacing w:val="-2"/>
          <w:sz w:val="24"/>
        </w:rPr>
      </w:pPr>
      <w:r w:rsidRPr="00B3633A">
        <w:rPr>
          <w:rFonts w:ascii="Montserrat" w:hAnsi="Montserrat"/>
          <w:spacing w:val="-2"/>
          <w:sz w:val="24"/>
        </w:rPr>
        <w:t>When do we join her in the story? The best point to join her is right when she wakes up here for the first time. Then we get the full benefit of how the transition hits her. The tension between what she expects and what she confronts.</w:t>
      </w:r>
    </w:p>
    <w:p w:rsidR="0008581E" w:rsidRPr="00B3633A" w:rsidRDefault="0008581E">
      <w:pPr>
        <w:pStyle w:val="0DraftNormal"/>
        <w:rPr>
          <w:rFonts w:ascii="Montserrat" w:hAnsi="Montserrat"/>
          <w:spacing w:val="-2"/>
          <w:sz w:val="24"/>
        </w:rPr>
      </w:pPr>
    </w:p>
    <w:p w:rsidR="0008581E" w:rsidRPr="00B3633A" w:rsidRDefault="0008581E">
      <w:pPr>
        <w:pStyle w:val="0DraftNormal"/>
        <w:rPr>
          <w:rFonts w:ascii="Montserrat" w:hAnsi="Montserrat"/>
          <w:spacing w:val="-2"/>
          <w:sz w:val="24"/>
        </w:rPr>
      </w:pPr>
      <w:r w:rsidRPr="00B3633A">
        <w:rPr>
          <w:rFonts w:ascii="Montserrat" w:hAnsi="Montserrat"/>
          <w:spacing w:val="-2"/>
          <w:sz w:val="24"/>
        </w:rPr>
        <w:t xml:space="preserve">Is she already here, struggling to get her bearings? By joining her at the moment of her conscious arrival, i can present it as if she has been here all along. The basic assumption this creates in the reader sets them up for the entire conflict of the story. The very first act is a bit of sleight of hand. Obviously, we will find her a bit disoriented with her environment in specifics, but conscious of where she is in general. She has plenty of opportunity to orient herself passably before she gets drawn into any interaction. </w:t>
      </w:r>
    </w:p>
    <w:p w:rsidR="0008581E" w:rsidRPr="00B3633A" w:rsidRDefault="0008581E">
      <w:pPr>
        <w:pStyle w:val="0DraftNormal"/>
        <w:rPr>
          <w:rFonts w:ascii="Montserrat" w:hAnsi="Montserrat"/>
          <w:spacing w:val="-2"/>
          <w:sz w:val="24"/>
        </w:rPr>
      </w:pPr>
    </w:p>
    <w:p w:rsidR="0008581E" w:rsidRPr="00B3633A" w:rsidRDefault="0008581E">
      <w:pPr>
        <w:pStyle w:val="0DraftNormal"/>
        <w:rPr>
          <w:rFonts w:ascii="Montserrat" w:hAnsi="Montserrat"/>
          <w:spacing w:val="-2"/>
          <w:sz w:val="24"/>
        </w:rPr>
      </w:pPr>
      <w:r w:rsidRPr="00B3633A">
        <w:rPr>
          <w:rFonts w:ascii="Montserrat" w:hAnsi="Montserrat"/>
          <w:spacing w:val="-2"/>
          <w:sz w:val="24"/>
        </w:rPr>
        <w:t>How does she manage to assimilate into our society at all? Her first task is to orient herself. She accomplishes this while misdirecting the reader. She knows the language and knows how an information based society functions, so she knows enough to check readily available sources, which she does without our attention being drawn clearly to it. "is this today's paper?" The man answering her is the one to indicate the required date. From the same paper, she can get an idea of where she is as well. From there she can check the phone book for the name of someone she suspects to exist here, she does not find the name, but has an opportunity to confirm where she is. From there, she is at the mercy of her situation to make acquaintances and acquire funds. She can not get legitimate work, having no verifiable identity. Av spends a few days and nights trying to find a niche she can slip into. Her options are limited to under the table work, and she is propositioned several times for sex by men who perceive her as a prostitute in her white bodyglove and her flight jacket. This is where one of the obsessors comes into the picture. She has her first windfall when a group of individuals step in on a scene between her and one of the men who has propositioned her and won't take no for an answer. Having involved themselves, they take her into their protection (in numbers, basically) and begin to talk to her. They learn that she is not from around here and has no id or money. Her accent marks her as being from somewhere else, so they take her general disorientation raises no questions into her real mysterious origins. Finally, they offer to help her out. They offer to put her up for a few nights, and get her a job or something. This is how she eventually gets a few modeling jobs with artists, and meets another of her obsessors.</w:t>
      </w:r>
    </w:p>
    <w:p w:rsidR="0008581E" w:rsidRPr="00B3633A" w:rsidRDefault="0008581E">
      <w:pPr>
        <w:pStyle w:val="0DraftNormal"/>
        <w:rPr>
          <w:rFonts w:ascii="Montserrat" w:hAnsi="Montserrat"/>
          <w:spacing w:val="-2"/>
          <w:sz w:val="24"/>
        </w:rPr>
      </w:pPr>
    </w:p>
    <w:p w:rsidR="0008581E" w:rsidRPr="00B3633A" w:rsidRDefault="0008581E">
      <w:pPr>
        <w:pStyle w:val="0DraftNormal"/>
        <w:rPr>
          <w:rFonts w:ascii="Montserrat" w:hAnsi="Montserrat"/>
          <w:spacing w:val="-2"/>
          <w:sz w:val="24"/>
        </w:rPr>
      </w:pPr>
      <w:r w:rsidRPr="00B3633A">
        <w:rPr>
          <w:rFonts w:ascii="Montserrat" w:hAnsi="Montserrat"/>
          <w:spacing w:val="-2"/>
          <w:sz w:val="24"/>
        </w:rPr>
        <w:t xml:space="preserve">Since she begins to break down in our world, we have to assume that she is not fully in control of the situation. What reasonable coincidences bring her into contact with the characters of this world, and put her into a situation to function among us? The reasonable coincidences are the group of altruistic young men and women who get involved; the type that would do something to stop a man or group of men from harassing a lone woman on the street. They do not all wish to get terribly involved, but her pleasant demeanor and unfortunate situation sway them to do what little they can. Her name does not cause much trouble, and she is the only one who seems surprised to find the books by l. M. Montgomery which have her name in their title. All she has to do is wander into the right bookstore to find it, and it jumps right out at her. Her intelligence is contrasted by her ignorance of this world. The more she is questioned, the more it begins to catch her new friend's attention. She is notably reluctant to talk too much about who, and what she is, and where she comes from. Right away, even among her new friends lads begin to come on to her; to which she does not react typically. </w:t>
      </w:r>
    </w:p>
    <w:p w:rsidR="0008581E" w:rsidRPr="00B3633A" w:rsidRDefault="0008581E">
      <w:pPr>
        <w:pStyle w:val="0DraftNormal"/>
        <w:rPr>
          <w:rFonts w:ascii="Montserrat" w:hAnsi="Montserrat"/>
          <w:spacing w:val="-2"/>
          <w:sz w:val="24"/>
        </w:rPr>
      </w:pPr>
    </w:p>
    <w:p w:rsidR="0008581E" w:rsidRPr="00B3633A" w:rsidRDefault="0008581E">
      <w:pPr>
        <w:pStyle w:val="0DraftNormal"/>
        <w:rPr>
          <w:rFonts w:ascii="Montserrat" w:hAnsi="Montserrat"/>
          <w:spacing w:val="-2"/>
          <w:sz w:val="24"/>
        </w:rPr>
      </w:pPr>
      <w:r w:rsidRPr="00B3633A">
        <w:rPr>
          <w:rFonts w:ascii="Montserrat" w:hAnsi="Montserrat"/>
          <w:spacing w:val="-2"/>
          <w:sz w:val="24"/>
        </w:rPr>
        <w:t>How does she deal with the discrepancies of her being in this world? Her lack of any record of existence; her lack of corroboration for any stories or claims she makes? At first, she evades such questions. Shortly, this begins to annoy even those who are helping her. So she begins responding enigmatically. She knows they won't believe her; though they protest exuberantly that they will. Unable to tell the truth, she tries to fabricate stories but the inconsistencies slowly grow. Finally, she begins to confide in those who show the most flexibility. Her outlandish claims, though exceptionally consistent, are totally unverifiable. She tries to make claims only about things she can do, thinking that she can at least prove that. She has bad luck in her timing, though, and it only makes her seem more fallacious. As to her purpose, it makes little sense to others. She pursues it solidly, though, not letting any questions stop or distract her. Her secret agenda itself cause some of her problems. There are many things that will serve multiple purposes. Her learning of the presence of computers trips her into a chain of discrepancies. Her familiarity with computers, but none of the kind named by those who know anything about them. Her desire to access a directory network and an inquiry about where she ever used one before. Her irreconcilable experience in vancouver and questions about her place of origin. The reason she had even inquired was so that she could follow her agenda.</w:t>
      </w:r>
    </w:p>
    <w:p w:rsidR="0008581E" w:rsidRPr="00B3633A" w:rsidRDefault="0008581E">
      <w:pPr>
        <w:pStyle w:val="0DraftNormal"/>
        <w:rPr>
          <w:rFonts w:ascii="Montserrat" w:hAnsi="Montserrat"/>
          <w:spacing w:val="-2"/>
          <w:sz w:val="24"/>
        </w:rPr>
      </w:pPr>
    </w:p>
    <w:p w:rsidR="0008581E" w:rsidRPr="00B3633A" w:rsidRDefault="0008581E">
      <w:pPr>
        <w:pStyle w:val="0DraftNormal"/>
        <w:rPr>
          <w:rFonts w:ascii="Montserrat" w:hAnsi="Montserrat"/>
          <w:spacing w:val="-2"/>
          <w:sz w:val="24"/>
        </w:rPr>
      </w:pPr>
      <w:r w:rsidRPr="00B3633A">
        <w:rPr>
          <w:rFonts w:ascii="Montserrat" w:hAnsi="Montserrat"/>
          <w:spacing w:val="-2"/>
          <w:sz w:val="24"/>
        </w:rPr>
        <w:t>Does her arrival disorient her enough that she easily becomes susceptible to the doubts that claim her, or are those doubts accumulated through exposure to others, the inability to corroborate herself, and having her sanity called into question? It is a combination of influences, her arrival leaves her in an unstable and confused state. The strength of her intuition is such that this bit of confusion about her own memories makes them difficult to distinguish from the possible pasts that could have placed her in this situation. There is room enough for her arrival to become uncertain and disorienting once she begins questioning her assumption as to her own identity and origin. Resorting to analysis, the possability of her being an avatar from another world with unbelievable powers as compared to being a deluded and mentally unstable who only believes the former is rather implausible.</w:t>
      </w:r>
    </w:p>
    <w:p w:rsidR="0008581E" w:rsidRPr="00B3633A" w:rsidRDefault="0008581E">
      <w:pPr>
        <w:pStyle w:val="0DraftNormal"/>
        <w:rPr>
          <w:rFonts w:ascii="Montserrat" w:hAnsi="Montserrat"/>
          <w:spacing w:val="-2"/>
          <w:sz w:val="24"/>
        </w:rPr>
      </w:pPr>
    </w:p>
    <w:p w:rsidR="0008581E" w:rsidRPr="00B3633A" w:rsidRDefault="0008581E">
      <w:pPr>
        <w:pStyle w:val="0DraftNormal"/>
        <w:rPr>
          <w:rFonts w:ascii="Montserrat" w:hAnsi="Montserrat"/>
          <w:spacing w:val="-2"/>
          <w:sz w:val="24"/>
        </w:rPr>
      </w:pPr>
      <w:r w:rsidRPr="00B3633A">
        <w:rPr>
          <w:rFonts w:ascii="Montserrat" w:hAnsi="Montserrat"/>
          <w:spacing w:val="-2"/>
          <w:sz w:val="24"/>
        </w:rPr>
        <w:t>What other events add to the complications or give any definition to the events? This, i need to research. There are sure to be events around that time i will want to acknowledge as well as those i create for the story.</w:t>
      </w:r>
    </w:p>
    <w:p w:rsidR="0008581E" w:rsidRPr="00B3633A" w:rsidRDefault="0008581E">
      <w:pPr>
        <w:pStyle w:val="0DraftNormal"/>
        <w:rPr>
          <w:rFonts w:ascii="Montserrat" w:hAnsi="Montserrat"/>
          <w:spacing w:val="-2"/>
          <w:sz w:val="24"/>
        </w:rPr>
      </w:pPr>
    </w:p>
    <w:p w:rsidR="0008581E" w:rsidRPr="00B3633A" w:rsidRDefault="0008581E">
      <w:pPr>
        <w:pStyle w:val="0DraftNormal"/>
        <w:rPr>
          <w:rFonts w:ascii="Montserrat" w:hAnsi="Montserrat"/>
          <w:spacing w:val="-2"/>
          <w:sz w:val="24"/>
        </w:rPr>
      </w:pPr>
      <w:r w:rsidRPr="00B3633A">
        <w:rPr>
          <w:rFonts w:ascii="Montserrat" w:hAnsi="Montserrat"/>
          <w:spacing w:val="-2"/>
          <w:sz w:val="24"/>
        </w:rPr>
        <w:t>As it happens, av will be around just in time for the renaissance faire. Her friends definitely include several anachronists who contrive to bring her along. The experience is both exhilarating and revealing to all involved. This should be an entertaining plot segment.</w:t>
      </w:r>
    </w:p>
    <w:p w:rsidR="0008581E" w:rsidRPr="00B3633A" w:rsidRDefault="0008581E">
      <w:pPr>
        <w:pStyle w:val="0DraftNormal"/>
        <w:rPr>
          <w:rFonts w:ascii="Montserrat" w:hAnsi="Montserrat"/>
          <w:spacing w:val="-2"/>
          <w:sz w:val="24"/>
        </w:rPr>
      </w:pPr>
    </w:p>
    <w:p w:rsidR="0008581E" w:rsidRPr="00B3633A" w:rsidRDefault="0008581E">
      <w:pPr>
        <w:pStyle w:val="0DraftNormal"/>
        <w:rPr>
          <w:rFonts w:ascii="Montserrat" w:hAnsi="Montserrat"/>
          <w:spacing w:val="-2"/>
          <w:sz w:val="24"/>
        </w:rPr>
      </w:pPr>
      <w:r w:rsidRPr="00B3633A">
        <w:rPr>
          <w:rFonts w:ascii="Montserrat" w:hAnsi="Montserrat"/>
          <w:spacing w:val="-2"/>
          <w:sz w:val="24"/>
        </w:rPr>
        <w:t>Odd as it sounds, one of the situations likely to befall her, should she ever be alone at home for it to happen, is an interview with christian or mormon recruiters. Her reaction to a couple of stranger knocking on her door, and asking to talk about god ought to be rather unique. Claiming to be unfamiliar with local beliefs, and responding to the question "do you believe in god?" With "which one?" Should provoke an interesting scene. Writing the scene would require unusual research.</w:t>
      </w:r>
    </w:p>
    <w:p w:rsidR="0008581E" w:rsidRPr="00B3633A" w:rsidRDefault="0008581E">
      <w:pPr>
        <w:pStyle w:val="0DraftNormal"/>
        <w:rPr>
          <w:rFonts w:ascii="Montserrat" w:hAnsi="Montserrat"/>
          <w:spacing w:val="-2"/>
          <w:sz w:val="24"/>
        </w:rPr>
      </w:pPr>
    </w:p>
    <w:p w:rsidR="0008581E" w:rsidRPr="00B3633A" w:rsidRDefault="0008581E">
      <w:pPr>
        <w:pStyle w:val="0DraftNormal"/>
        <w:rPr>
          <w:rFonts w:ascii="Montserrat" w:hAnsi="Montserrat"/>
          <w:spacing w:val="-2"/>
          <w:sz w:val="24"/>
        </w:rPr>
      </w:pPr>
      <w:r w:rsidRPr="00B3633A">
        <w:rPr>
          <w:rFonts w:ascii="Montserrat" w:hAnsi="Montserrat"/>
          <w:spacing w:val="-2"/>
          <w:sz w:val="24"/>
        </w:rPr>
        <w:t>What failure in her knowledge and guidance from an causes her to be unable to find the one or two individuals in this world that could corroborate her existence and story? An is a muse. Her connection to people in this world is through their dreams. There is only one individual that she knows well enough to come up with an address. He, however, is not around to be found. Morgan is another individual, but there is no human means to communicate with her. Av spends several long nights trying to find her in san francisco. She recognizes the house where an directed her to from her first meeting with morgan, though it is subtly different. As she begins to question her sanity, it becomes very hard for her to acknowledge an, anyway. The manner in which an communicates with av only adds to the confusion she enters.</w:t>
      </w:r>
    </w:p>
    <w:p w:rsidR="0008581E" w:rsidRPr="00B3633A" w:rsidRDefault="0008581E">
      <w:pPr>
        <w:pStyle w:val="0DraftNormal"/>
        <w:rPr>
          <w:rFonts w:ascii="Montserrat" w:hAnsi="Montserrat"/>
          <w:spacing w:val="-2"/>
          <w:sz w:val="24"/>
        </w:rPr>
      </w:pPr>
    </w:p>
    <w:p w:rsidR="0008581E" w:rsidRPr="00B3633A" w:rsidRDefault="0008581E">
      <w:pPr>
        <w:pStyle w:val="0DraftNormal"/>
        <w:rPr>
          <w:rFonts w:ascii="Montserrat" w:hAnsi="Montserrat"/>
          <w:spacing w:val="-2"/>
          <w:sz w:val="24"/>
        </w:rPr>
      </w:pPr>
      <w:r w:rsidRPr="00B3633A">
        <w:rPr>
          <w:rFonts w:ascii="Montserrat" w:hAnsi="Montserrat"/>
          <w:spacing w:val="-2"/>
          <w:sz w:val="24"/>
        </w:rPr>
        <w:t xml:space="preserve">How does the examination of her nature begin? From the very beginning, she presents us with an enigmatic reluctance to reveal herself. The more others are drawn to understand her or disprove her the more we see strange things about her. She says some things straight out that are misinterpreted by others, and presumable the reader. The sleight of hand is the making of similar comments by others in the meaning the reader will expect. Many people in this group believe in magic, and can rationalize the possibility of magic. However, the reality of magic for them is more the subliminal kind accepted by various cultures in our world. Synchronistic events, mostly. Her demeanor is openly explored through interaction. Her physical nature is indicated more through discrepancies than revelation. The connection of her tiger exploits is not given away, and should seem a complete red herring, or at least be misinterpreted as having an entirely different import. She will admit to being raised in a circus, and though she will not be able to substantiate this, it will rationalize her claims about tigers and their natures. Her tigerishness should seem to appear a totemic affectation. Her skill as a martial artist, fencer and acrobat are details of her association with her acquaintances. They even earn her some respect among those with similar interests. Though her style is not recognizable. </w:t>
      </w:r>
    </w:p>
    <w:p w:rsidR="0008581E" w:rsidRPr="00B3633A" w:rsidRDefault="0008581E">
      <w:pPr>
        <w:pStyle w:val="0DraftNormal"/>
        <w:rPr>
          <w:rFonts w:ascii="Montserrat" w:hAnsi="Montserrat"/>
          <w:spacing w:val="-2"/>
          <w:sz w:val="24"/>
        </w:rPr>
      </w:pPr>
    </w:p>
    <w:p w:rsidR="0008581E" w:rsidRPr="00B3633A" w:rsidRDefault="0008581E">
      <w:pPr>
        <w:pStyle w:val="0DraftNormal"/>
        <w:rPr>
          <w:rFonts w:ascii="Montserrat" w:hAnsi="Montserrat"/>
          <w:spacing w:val="-2"/>
          <w:sz w:val="24"/>
        </w:rPr>
      </w:pPr>
      <w:r w:rsidRPr="00B3633A">
        <w:rPr>
          <w:rFonts w:ascii="Montserrat" w:hAnsi="Montserrat"/>
          <w:spacing w:val="-2"/>
          <w:sz w:val="24"/>
        </w:rPr>
        <w:t xml:space="preserve">How does she go about presenting a picture of herself, and does she bother to obscure the specifics enough to preserve her appearance in this world? She learned enough during her first few nights to keep quiet about herself. In fact, it is one of her mistakes prior to her acquaintance with the allies she makes that helps to complicate things for her later. She is basically honest and has a hard time refusing to answer a direct question. If someone expressed that they really what to know, then she will answer. Though she questions if they really want to have proof. Some circumstances contrive to reveal other things about her to us, such as posing for the artist who obsesses on her. She is a physical and sensual creature which comes out on its own and leads to some of her problems. Her interest in the tiger mystery gives some clues but very misleadingly. She can not validify her existence no matter how hard she might try, so her mysteriousness is very hard to dispel. Her affinity for strange and unnatural things lends its faint touch, but not so much that it blows the realist weight. It is when she is arrested that her illegitimacy here really comes into tight focus. Rather, harsh examination. </w:t>
      </w:r>
    </w:p>
    <w:p w:rsidR="0008581E" w:rsidRPr="00B3633A" w:rsidRDefault="0008581E">
      <w:pPr>
        <w:pStyle w:val="0DraftNormal"/>
        <w:rPr>
          <w:rFonts w:ascii="Montserrat" w:hAnsi="Montserrat"/>
          <w:spacing w:val="-2"/>
          <w:sz w:val="24"/>
        </w:rPr>
      </w:pPr>
    </w:p>
    <w:p w:rsidR="0008581E" w:rsidRPr="00B3633A" w:rsidRDefault="0008581E">
      <w:pPr>
        <w:pStyle w:val="0DraftNormal"/>
        <w:rPr>
          <w:rFonts w:ascii="Montserrat" w:hAnsi="Montserrat"/>
          <w:spacing w:val="-2"/>
          <w:sz w:val="24"/>
        </w:rPr>
      </w:pPr>
      <w:r w:rsidRPr="00B3633A">
        <w:rPr>
          <w:rFonts w:ascii="Montserrat" w:hAnsi="Montserrat"/>
          <w:spacing w:val="-2"/>
          <w:sz w:val="24"/>
        </w:rPr>
        <w:t>How do all of her facets manage to be explored in the course of the story? To answer this, i need to know what all the facets of her character are. Which ones i want to explore. There is a lot to this girl. Some of it is downright improbable, but it is all her. Right now, all i know is that she needs to be revealed in such a manner that most of the details are there by the climax. At that point it should be solely a matter of slipping them all together. However, i can not give it away if i can at all help it. The best way to present her is through careful misdirection. It should not be obvious what i am getting at until i give that final clue. If i do it right, i should have the reader holding onto the edge of their suspension of disbelief. That final push ought to plunge them into the sudden uncertainty about what is really being said here. I want to make them question the idea that this is just fiction.</w:t>
      </w:r>
    </w:p>
    <w:p w:rsidR="0008581E" w:rsidRPr="00B3633A" w:rsidRDefault="0008581E">
      <w:pPr>
        <w:pStyle w:val="0DraftNormal"/>
        <w:rPr>
          <w:rFonts w:ascii="Montserrat" w:hAnsi="Montserrat"/>
          <w:spacing w:val="-2"/>
          <w:sz w:val="24"/>
        </w:rPr>
      </w:pPr>
    </w:p>
    <w:p w:rsidR="0008581E" w:rsidRPr="00B3633A" w:rsidRDefault="0008581E">
      <w:pPr>
        <w:pStyle w:val="0DraftNormal"/>
        <w:rPr>
          <w:rFonts w:ascii="Montserrat" w:hAnsi="Montserrat"/>
          <w:spacing w:val="-2"/>
          <w:sz w:val="24"/>
        </w:rPr>
      </w:pPr>
      <w:r w:rsidRPr="00B3633A">
        <w:rPr>
          <w:rFonts w:ascii="Montserrat" w:hAnsi="Montserrat"/>
          <w:spacing w:val="-2"/>
          <w:sz w:val="24"/>
        </w:rPr>
        <w:t>What are the complications created by the demands of our world on the characters? The same as we all know. Time is money, and everyone else wants both from you in as much quantity as they can squeeze out of you. Busses will always keep you waiting. Bosses will always keep you straining. Communication will lag and falter. Self-importance will make petty tyrants out of people. Rent has to be paid. That food must be paid for. Rape is a crime, and rapists are not always caught. Death is an unknown and a reasonable man fears the unknown. Beauty is in the eye of the beholder. Sanity is always somebody else's guess. Reality is really about consequences. Knowledge is power. Power corrupts. Enlightenment absolves. Nobody knows the rules. The answers are everywhere; what we need are people who ask the right questions.</w:t>
      </w:r>
    </w:p>
    <w:p w:rsidR="0008581E" w:rsidRPr="00B3633A" w:rsidRDefault="0008581E">
      <w:pPr>
        <w:pStyle w:val="0DraftNormal"/>
        <w:rPr>
          <w:rFonts w:ascii="Montserrat" w:hAnsi="Montserrat"/>
          <w:spacing w:val="-2"/>
          <w:sz w:val="24"/>
        </w:rPr>
      </w:pPr>
    </w:p>
    <w:p w:rsidR="0008581E" w:rsidRPr="00B3633A" w:rsidRDefault="0008581E">
      <w:pPr>
        <w:pStyle w:val="0DraftNormal"/>
        <w:rPr>
          <w:rFonts w:ascii="Montserrat" w:hAnsi="Montserrat"/>
          <w:spacing w:val="-2"/>
          <w:sz w:val="24"/>
        </w:rPr>
      </w:pPr>
      <w:r w:rsidRPr="00B3633A">
        <w:rPr>
          <w:rFonts w:ascii="Montserrat" w:hAnsi="Montserrat"/>
          <w:spacing w:val="-2"/>
          <w:sz w:val="24"/>
        </w:rPr>
        <w:t>How is it that she loses effective mastery of her abilities? Reasonably, this world would have to conspire to defeat any attempt to overtly prove herself until such time as all questions are forfeit? The basic disorientation of her abilities that she never questioned before begins to come into question the longer she is called to explain herself and support her rationale. Her powers work fine in the beginning. Part of her problem begins when she begins to question whether she should use an ability in a given situation. The reactions she gets from even a hint of her ability to others alarms her; her displays are met with shock, fear, disorientation, and efforts to explain away the implications of what she does. People suspect that she is hiding things, but things of a more deceitful and manipulative nature. Leaving impossibly late to go to a job and yet arriving on time brings suspicion. Knowing things that she should not, doing things that to all appearances she could not have done, and other uses of her abilities are met with all the wrong reactions. Av began with an uncertainty about how her abilities would be reacted to, and that evolves into a fear. That fear keeps her subtle, and begins to incapacitate her. It is really a loss of resolve and decisiveness that hamstrings her powers. By the time she is willing to confront people with her powers to prove herself, they no longer serve her reliably. Failing in those circumstances is the death blow to her mastery. In losing faith in her power, she begins to lose faith in her own clarity and in time, even her own sanity.</w:t>
      </w:r>
    </w:p>
    <w:p w:rsidR="0008581E" w:rsidRPr="00B3633A" w:rsidRDefault="0008581E">
      <w:pPr>
        <w:pStyle w:val="0DraftNormal"/>
        <w:rPr>
          <w:rFonts w:ascii="Montserrat" w:hAnsi="Montserrat"/>
          <w:spacing w:val="-2"/>
          <w:sz w:val="24"/>
        </w:rPr>
      </w:pPr>
    </w:p>
    <w:p w:rsidR="0008581E" w:rsidRPr="00B3633A" w:rsidRDefault="0008581E">
      <w:pPr>
        <w:pStyle w:val="0DraftNormal"/>
        <w:rPr>
          <w:rFonts w:ascii="Montserrat" w:hAnsi="Montserrat"/>
          <w:spacing w:val="-2"/>
          <w:sz w:val="24"/>
        </w:rPr>
      </w:pPr>
      <w:r w:rsidRPr="00B3633A">
        <w:rPr>
          <w:rFonts w:ascii="Montserrat" w:hAnsi="Montserrat"/>
          <w:spacing w:val="-2"/>
          <w:sz w:val="24"/>
        </w:rPr>
        <w:t>What are the questions that really are her undoing? Av is forced to acknowledge that the abilities she is used to employing all have disorienting and mind altering side effects. When asked to confront what she is really doing, she realizes that she cannot justify her powers in a deterministic sense. When she attempts to breakdown what she is doing the abilities themselves evaporate. Even her own power to shift does not respond well to the imposition of doubt, and her intuition is itself invested into her growing sense of doubt. She begins to realize that by simply asking the question she loses the ability to act. When confronted by the doubt and skepticism of others this only becomes more pronounced.</w:t>
      </w:r>
    </w:p>
    <w:p w:rsidR="0008581E" w:rsidRPr="00B3633A" w:rsidRDefault="0008581E">
      <w:pPr>
        <w:pStyle w:val="0DraftNormal"/>
        <w:rPr>
          <w:rFonts w:ascii="Montserrat" w:hAnsi="Montserrat"/>
          <w:spacing w:val="-2"/>
          <w:sz w:val="24"/>
        </w:rPr>
      </w:pPr>
    </w:p>
    <w:p w:rsidR="0008581E" w:rsidRPr="00B3633A" w:rsidRDefault="0008581E">
      <w:pPr>
        <w:pStyle w:val="0DraftNormal"/>
        <w:rPr>
          <w:rFonts w:ascii="Montserrat" w:hAnsi="Montserrat"/>
          <w:spacing w:val="-2"/>
          <w:sz w:val="24"/>
        </w:rPr>
      </w:pPr>
      <w:r w:rsidRPr="00B3633A">
        <w:rPr>
          <w:rFonts w:ascii="Montserrat" w:hAnsi="Montserrat"/>
          <w:spacing w:val="-2"/>
          <w:sz w:val="24"/>
        </w:rPr>
        <w:t>How does she come to ask or consider these questions? The more she has to accommodate the reality around her, the more she is called upon to justify her mysterious actions.</w:t>
      </w:r>
    </w:p>
    <w:p w:rsidR="0008581E" w:rsidRPr="00B3633A" w:rsidRDefault="0008581E">
      <w:pPr>
        <w:pStyle w:val="0DraftNormal"/>
        <w:rPr>
          <w:rFonts w:ascii="Montserrat" w:hAnsi="Montserrat"/>
          <w:spacing w:val="-2"/>
          <w:sz w:val="24"/>
        </w:rPr>
      </w:pPr>
    </w:p>
    <w:p w:rsidR="0008581E" w:rsidRPr="00B3633A" w:rsidRDefault="0008581E">
      <w:pPr>
        <w:pStyle w:val="0DraftNormal"/>
        <w:rPr>
          <w:rFonts w:ascii="Montserrat" w:hAnsi="Montserrat"/>
          <w:spacing w:val="-2"/>
          <w:sz w:val="24"/>
        </w:rPr>
      </w:pPr>
      <w:r w:rsidRPr="00B3633A">
        <w:rPr>
          <w:rFonts w:ascii="Montserrat" w:hAnsi="Montserrat"/>
          <w:spacing w:val="-2"/>
          <w:sz w:val="24"/>
        </w:rPr>
        <w:t>What are the positions and motivations of the other influential characters?</w:t>
      </w:r>
    </w:p>
    <w:p w:rsidR="0008581E" w:rsidRPr="00B3633A" w:rsidRDefault="0008581E">
      <w:pPr>
        <w:pStyle w:val="0DraftNormal"/>
        <w:rPr>
          <w:rFonts w:ascii="Montserrat" w:hAnsi="Montserrat"/>
          <w:spacing w:val="-2"/>
          <w:sz w:val="24"/>
        </w:rPr>
      </w:pPr>
    </w:p>
    <w:p w:rsidR="0008581E" w:rsidRPr="00B3633A" w:rsidRDefault="0008581E">
      <w:pPr>
        <w:pStyle w:val="0DraftNormal"/>
        <w:rPr>
          <w:rFonts w:ascii="Montserrat" w:hAnsi="Montserrat"/>
          <w:spacing w:val="-2"/>
          <w:sz w:val="24"/>
        </w:rPr>
      </w:pPr>
      <w:r w:rsidRPr="00B3633A">
        <w:rPr>
          <w:rFonts w:ascii="Montserrat" w:hAnsi="Montserrat"/>
          <w:spacing w:val="-2"/>
          <w:sz w:val="24"/>
        </w:rPr>
        <w:t>What concessions are made for the positions and motivations of secondary characters?</w:t>
      </w:r>
    </w:p>
    <w:p w:rsidR="0008581E" w:rsidRPr="00B3633A" w:rsidRDefault="0008581E">
      <w:pPr>
        <w:pStyle w:val="0DraftNormal"/>
        <w:rPr>
          <w:rFonts w:ascii="Montserrat" w:hAnsi="Montserrat"/>
          <w:spacing w:val="-2"/>
          <w:sz w:val="24"/>
        </w:rPr>
      </w:pPr>
    </w:p>
    <w:p w:rsidR="0008581E" w:rsidRPr="00B3633A" w:rsidRDefault="0008581E">
      <w:pPr>
        <w:pStyle w:val="0DraftNormal"/>
        <w:rPr>
          <w:rFonts w:ascii="Montserrat" w:hAnsi="Montserrat"/>
          <w:spacing w:val="-2"/>
          <w:sz w:val="24"/>
        </w:rPr>
      </w:pPr>
      <w:r w:rsidRPr="00B3633A">
        <w:rPr>
          <w:rFonts w:ascii="Montserrat" w:hAnsi="Montserrat"/>
          <w:spacing w:val="-2"/>
          <w:sz w:val="24"/>
        </w:rPr>
        <w:t>What leads to the intimacy and the crossing of erotic boundaries?</w:t>
      </w:r>
    </w:p>
    <w:p w:rsidR="0008581E" w:rsidRPr="00B3633A" w:rsidRDefault="0008581E">
      <w:pPr>
        <w:pStyle w:val="0DraftNormal"/>
        <w:rPr>
          <w:rFonts w:ascii="Montserrat" w:hAnsi="Montserrat"/>
          <w:spacing w:val="-2"/>
          <w:sz w:val="24"/>
        </w:rPr>
      </w:pPr>
    </w:p>
    <w:p w:rsidR="0008581E" w:rsidRPr="00B3633A" w:rsidRDefault="0008581E">
      <w:pPr>
        <w:pStyle w:val="0DraftNormal"/>
        <w:rPr>
          <w:rFonts w:ascii="Montserrat" w:hAnsi="Montserrat"/>
          <w:spacing w:val="-2"/>
          <w:sz w:val="24"/>
        </w:rPr>
      </w:pPr>
      <w:r w:rsidRPr="00B3633A">
        <w:rPr>
          <w:rFonts w:ascii="Montserrat" w:hAnsi="Montserrat"/>
          <w:spacing w:val="-2"/>
          <w:sz w:val="24"/>
        </w:rPr>
        <w:t>With whom do these strayings occur, and what are the consequences of these liaisons?</w:t>
      </w:r>
    </w:p>
    <w:p w:rsidR="0008581E" w:rsidRPr="00B3633A" w:rsidRDefault="0008581E">
      <w:pPr>
        <w:pStyle w:val="0DraftNormal"/>
        <w:rPr>
          <w:rFonts w:ascii="Montserrat" w:hAnsi="Montserrat"/>
          <w:spacing w:val="-2"/>
          <w:sz w:val="24"/>
        </w:rPr>
      </w:pPr>
    </w:p>
    <w:p w:rsidR="0008581E" w:rsidRPr="00B3633A" w:rsidRDefault="0008581E">
      <w:pPr>
        <w:pStyle w:val="0DraftNormal"/>
        <w:rPr>
          <w:rFonts w:ascii="Montserrat" w:hAnsi="Montserrat"/>
          <w:spacing w:val="-2"/>
          <w:sz w:val="24"/>
        </w:rPr>
      </w:pPr>
      <w:r w:rsidRPr="00B3633A">
        <w:rPr>
          <w:rFonts w:ascii="Montserrat" w:hAnsi="Montserrat"/>
          <w:spacing w:val="-2"/>
          <w:sz w:val="24"/>
        </w:rPr>
        <w:t>Are they mutually consented to or is she manipulated into them in any way?</w:t>
      </w:r>
    </w:p>
    <w:p w:rsidR="0008581E" w:rsidRPr="00B3633A" w:rsidRDefault="0008581E">
      <w:pPr>
        <w:pStyle w:val="0DraftNormal"/>
        <w:rPr>
          <w:rFonts w:ascii="Montserrat" w:hAnsi="Montserrat"/>
          <w:spacing w:val="-2"/>
          <w:sz w:val="24"/>
        </w:rPr>
      </w:pPr>
    </w:p>
    <w:p w:rsidR="0008581E" w:rsidRPr="00B3633A" w:rsidRDefault="0008581E">
      <w:pPr>
        <w:pStyle w:val="0DraftNormal"/>
        <w:rPr>
          <w:rFonts w:ascii="Montserrat" w:hAnsi="Montserrat"/>
          <w:spacing w:val="-2"/>
          <w:sz w:val="24"/>
        </w:rPr>
      </w:pPr>
      <w:r w:rsidRPr="00B3633A">
        <w:rPr>
          <w:rFonts w:ascii="Montserrat" w:hAnsi="Montserrat"/>
          <w:spacing w:val="-2"/>
          <w:sz w:val="24"/>
        </w:rPr>
        <w:t>How does she feel about such possibilities or situations?</w:t>
      </w:r>
    </w:p>
    <w:p w:rsidR="0008581E" w:rsidRPr="00B3633A" w:rsidRDefault="0008581E">
      <w:pPr>
        <w:pStyle w:val="0DraftNormal"/>
        <w:rPr>
          <w:rFonts w:ascii="Montserrat" w:hAnsi="Montserrat"/>
          <w:spacing w:val="-2"/>
          <w:sz w:val="24"/>
        </w:rPr>
      </w:pPr>
    </w:p>
    <w:p w:rsidR="0008581E" w:rsidRPr="00B3633A" w:rsidRDefault="0008581E">
      <w:pPr>
        <w:pStyle w:val="0DraftNormal"/>
        <w:rPr>
          <w:rFonts w:ascii="Montserrat" w:hAnsi="Montserrat"/>
          <w:spacing w:val="-2"/>
          <w:sz w:val="24"/>
        </w:rPr>
      </w:pPr>
      <w:r w:rsidRPr="00B3633A">
        <w:rPr>
          <w:rFonts w:ascii="Montserrat" w:hAnsi="Montserrat"/>
          <w:spacing w:val="-2"/>
          <w:sz w:val="24"/>
        </w:rPr>
        <w:t>How does her nature affect these questions?</w:t>
      </w:r>
    </w:p>
    <w:p w:rsidR="0008581E" w:rsidRPr="00B3633A" w:rsidRDefault="0008581E">
      <w:pPr>
        <w:pStyle w:val="0DraftNormal"/>
        <w:rPr>
          <w:rFonts w:ascii="Montserrat" w:hAnsi="Montserrat"/>
          <w:spacing w:val="-2"/>
          <w:sz w:val="24"/>
        </w:rPr>
      </w:pPr>
    </w:p>
    <w:p w:rsidR="0008581E" w:rsidRPr="00B3633A" w:rsidRDefault="0008581E">
      <w:pPr>
        <w:pStyle w:val="0DraftNormal"/>
        <w:rPr>
          <w:rFonts w:ascii="Montserrat" w:hAnsi="Montserrat"/>
          <w:spacing w:val="-2"/>
          <w:sz w:val="24"/>
        </w:rPr>
      </w:pPr>
      <w:r w:rsidRPr="00B3633A">
        <w:rPr>
          <w:rFonts w:ascii="Montserrat" w:hAnsi="Montserrat"/>
          <w:spacing w:val="-2"/>
          <w:sz w:val="24"/>
        </w:rPr>
        <w:t>Do any influences follow her from her world to affect the plot?</w:t>
      </w:r>
    </w:p>
    <w:p w:rsidR="0008581E" w:rsidRPr="00B3633A" w:rsidRDefault="0008581E">
      <w:pPr>
        <w:pStyle w:val="0DraftNormal"/>
        <w:rPr>
          <w:rFonts w:ascii="Montserrat" w:hAnsi="Montserrat"/>
          <w:spacing w:val="-2"/>
          <w:sz w:val="24"/>
        </w:rPr>
      </w:pPr>
    </w:p>
    <w:p w:rsidR="0008581E" w:rsidRPr="00B3633A" w:rsidRDefault="0008581E">
      <w:pPr>
        <w:pStyle w:val="0DraftNormal"/>
        <w:rPr>
          <w:rFonts w:ascii="Montserrat" w:hAnsi="Montserrat"/>
          <w:spacing w:val="-2"/>
          <w:sz w:val="24"/>
        </w:rPr>
      </w:pPr>
      <w:r w:rsidRPr="00B3633A">
        <w:rPr>
          <w:rFonts w:ascii="Montserrat" w:hAnsi="Montserrat"/>
          <w:spacing w:val="-2"/>
          <w:sz w:val="24"/>
        </w:rPr>
        <w:t>How did her brother end up here, or in what condition or circumstances? When her brother died, he had been shaken badly from his sense of reality. When the blow itself came, it pushed him both out of his mind and out of his world. In a dreaming and disoriented state, he slipped through many possible worlds and arrived here very depleted. He was practically a shell of himself when he solidified here for lack of energy to shift on. Unable to find the support here to restore his equilibrium, he wandered and scavenged, in a lost daze. He was far from rational and sane.</w:t>
      </w:r>
    </w:p>
    <w:p w:rsidR="0008581E" w:rsidRPr="00B3633A" w:rsidRDefault="0008581E">
      <w:pPr>
        <w:pStyle w:val="0DraftNormal"/>
        <w:rPr>
          <w:rFonts w:ascii="Montserrat" w:hAnsi="Montserrat"/>
          <w:spacing w:val="-2"/>
          <w:sz w:val="24"/>
        </w:rPr>
      </w:pPr>
    </w:p>
    <w:p w:rsidR="0008581E" w:rsidRPr="00B3633A" w:rsidRDefault="0008581E">
      <w:pPr>
        <w:pStyle w:val="0DraftNormal"/>
        <w:rPr>
          <w:rFonts w:ascii="Montserrat" w:hAnsi="Montserrat"/>
          <w:spacing w:val="-2"/>
          <w:sz w:val="24"/>
        </w:rPr>
      </w:pPr>
      <w:r w:rsidRPr="00B3633A">
        <w:rPr>
          <w:rFonts w:ascii="Montserrat" w:hAnsi="Montserrat"/>
          <w:spacing w:val="-2"/>
          <w:sz w:val="24"/>
        </w:rPr>
        <w:t>How did he deal with these complications? His situation was a living hell, and his old life was like a half forgotten dream. Nothing was familiar, and he could not speak the languages he encountered. He could only rely on his instincts to help him survive. In all likelihood, he was spotted often in his tiger form hunting in the hills and parks. He would have experienced people hunting him in rural areas, so eventually he would live in the shadows near the cities where he could at least beg or scavenge.</w:t>
      </w:r>
    </w:p>
    <w:p w:rsidR="0008581E" w:rsidRPr="00B3633A" w:rsidRDefault="0008581E">
      <w:pPr>
        <w:pStyle w:val="0DraftNormal"/>
        <w:rPr>
          <w:rFonts w:ascii="Montserrat" w:hAnsi="Montserrat"/>
          <w:spacing w:val="-2"/>
          <w:sz w:val="24"/>
        </w:rPr>
      </w:pPr>
    </w:p>
    <w:p w:rsidR="0008581E" w:rsidRPr="00B3633A" w:rsidRDefault="0008581E">
      <w:pPr>
        <w:pStyle w:val="0DraftNormal"/>
        <w:rPr>
          <w:rFonts w:ascii="Montserrat" w:hAnsi="Montserrat"/>
          <w:spacing w:val="-2"/>
          <w:sz w:val="24"/>
        </w:rPr>
      </w:pPr>
      <w:r w:rsidRPr="00B3633A">
        <w:rPr>
          <w:rFonts w:ascii="Montserrat" w:hAnsi="Montserrat"/>
          <w:spacing w:val="-2"/>
          <w:sz w:val="24"/>
        </w:rPr>
        <w:t xml:space="preserve">How did he end up at the criminal insane asylum? Without any human association, and no ability to communicate, he became very animalistic. Being a predator by nature, he managed to make quite a menace of himself even in human form. That he was intelligent could not escape anyone's notice, but he was practically feral. He struggled hard to learn english through second hand exposure. However, the best he was exposed to was street talk. A very nasty incident occurred where he attempted to approach people for help and only managed to threaten them. The police were called and they tried to arrest and subdue him. He defended himself and the fight got way out of hand, and he killed them all in his tiger analog form. The deaths were seen as brutal and insane. The next time the cops went after him they were loaded for bear. When he managed to survive he was taken to a hospital. He seemed docile enough when he had recovered. In the hands of the public defender, he was declared criminally insane and put into an institution for the criminally insane. Enough clues about these events are still around for av to begin to piece something about it together before her own confinement. However, the whole thing is still a total surprise when she finally confronts him. </w:t>
      </w:r>
    </w:p>
    <w:p w:rsidR="0008581E" w:rsidRPr="00B3633A" w:rsidRDefault="0008581E">
      <w:pPr>
        <w:pStyle w:val="0DraftNormal"/>
        <w:rPr>
          <w:rFonts w:ascii="Montserrat" w:hAnsi="Montserrat"/>
          <w:spacing w:val="-2"/>
          <w:sz w:val="24"/>
        </w:rPr>
      </w:pPr>
    </w:p>
    <w:p w:rsidR="0008581E" w:rsidRPr="00B3633A" w:rsidRDefault="0008581E">
      <w:pPr>
        <w:pStyle w:val="0DraftNormal"/>
        <w:rPr>
          <w:rFonts w:ascii="Montserrat" w:hAnsi="Montserrat"/>
          <w:spacing w:val="-2"/>
          <w:sz w:val="24"/>
        </w:rPr>
      </w:pPr>
      <w:r w:rsidRPr="00B3633A">
        <w:rPr>
          <w:rFonts w:ascii="Montserrat" w:hAnsi="Montserrat"/>
          <w:spacing w:val="-2"/>
          <w:sz w:val="24"/>
        </w:rPr>
        <w:t>Essentially, she begins to put together the various stories and come to the conclusion that one of her kind had somehow arrived here and been so confused by the society it had encountered that it had appeared to have been dangerous and insane. Of course, by this time she is beginning to perceive that she herself is arguably dangerous and insane. The mystery for her is to find out who this other tiger is and where he is now, for that seems to be the only way for her to assure herself of her own reality. To the others, her actions only become that much more alarming.</w:t>
      </w:r>
    </w:p>
    <w:p w:rsidR="0008581E" w:rsidRPr="00B3633A" w:rsidRDefault="0008581E">
      <w:pPr>
        <w:pStyle w:val="0DraftNormal"/>
        <w:rPr>
          <w:rFonts w:ascii="Montserrat" w:hAnsi="Montserrat"/>
          <w:spacing w:val="-2"/>
          <w:sz w:val="24"/>
        </w:rPr>
      </w:pPr>
    </w:p>
    <w:p w:rsidR="0008581E" w:rsidRPr="00B3633A" w:rsidRDefault="0008581E">
      <w:pPr>
        <w:pStyle w:val="0DraftNormal"/>
        <w:rPr>
          <w:rFonts w:ascii="Montserrat" w:hAnsi="Montserrat"/>
          <w:spacing w:val="-2"/>
          <w:sz w:val="24"/>
        </w:rPr>
      </w:pPr>
      <w:r w:rsidRPr="00B3633A">
        <w:rPr>
          <w:rFonts w:ascii="Montserrat" w:hAnsi="Montserrat"/>
          <w:spacing w:val="-2"/>
          <w:sz w:val="24"/>
        </w:rPr>
        <w:t xml:space="preserve">Do her magic and other abilities fail her outright, or is it an ablation of their effectiveness that builds up a wall of insecurity and indecisiveness in using them? This sort of repeats an earlier answer. She does not lose her abilities outright. It is her struggle with certainty and the pressure created by her inability to confront those who question her that ablates her control. The only magic which can not fail her is her ring of levitation. However, no one is likely to be convinced into trying it on and jumping off a cliff. By the time it becomes an issue, though, it is only good for emergencies. </w:t>
      </w:r>
    </w:p>
    <w:p w:rsidR="0008581E" w:rsidRPr="00B3633A" w:rsidRDefault="0008581E">
      <w:pPr>
        <w:pStyle w:val="0DraftNormal"/>
        <w:rPr>
          <w:rFonts w:ascii="Montserrat" w:hAnsi="Montserrat"/>
          <w:spacing w:val="-2"/>
          <w:sz w:val="24"/>
        </w:rPr>
      </w:pPr>
    </w:p>
    <w:p w:rsidR="0008581E" w:rsidRPr="00B3633A" w:rsidRDefault="0008581E">
      <w:pPr>
        <w:pStyle w:val="0DraftNormal"/>
        <w:rPr>
          <w:rFonts w:ascii="Montserrat" w:hAnsi="Montserrat"/>
          <w:spacing w:val="-2"/>
          <w:sz w:val="24"/>
        </w:rPr>
      </w:pPr>
      <w:r w:rsidRPr="00B3633A">
        <w:rPr>
          <w:rFonts w:ascii="Montserrat" w:hAnsi="Montserrat"/>
          <w:spacing w:val="-2"/>
          <w:sz w:val="24"/>
        </w:rPr>
        <w:t>If her abilities ablate is it a cause of reality conspiring to through her use of those abilities into uncertainty, and allow her to be challenged and her sanity questioned? Yes.</w:t>
      </w:r>
    </w:p>
    <w:p w:rsidR="0008581E" w:rsidRPr="00B3633A" w:rsidRDefault="0008581E">
      <w:pPr>
        <w:pStyle w:val="0DraftNormal"/>
        <w:rPr>
          <w:rFonts w:ascii="Montserrat" w:hAnsi="Montserrat"/>
          <w:spacing w:val="-2"/>
          <w:sz w:val="24"/>
        </w:rPr>
      </w:pPr>
    </w:p>
    <w:p w:rsidR="0008581E" w:rsidRPr="00B3633A" w:rsidRDefault="0008581E">
      <w:pPr>
        <w:pStyle w:val="0DraftNormal"/>
        <w:rPr>
          <w:rFonts w:ascii="Montserrat" w:hAnsi="Montserrat"/>
          <w:spacing w:val="-2"/>
          <w:sz w:val="24"/>
        </w:rPr>
      </w:pPr>
      <w:r w:rsidRPr="00B3633A">
        <w:rPr>
          <w:rFonts w:ascii="Montserrat" w:hAnsi="Montserrat"/>
          <w:spacing w:val="-2"/>
          <w:sz w:val="24"/>
        </w:rPr>
        <w:t>How do her own and other's actions lead to the crisis that takes place? Her inscrutability causes suspicion in too many people. The more they try to find her out, the deeper the mystery gets. People almost can not help themselves. The less they can accept her and her word, the more they press. When she manages to convince some people, the whole situation comes apart at the seams. The more sure they all were that she was wrong, the more she had to prove herself right. Instead, she puts them all into a state of chaotic uncertainty. Their reaction to this failure of reality is varied and disruptive.</w:t>
      </w:r>
    </w:p>
    <w:p w:rsidR="0008581E" w:rsidRPr="00B3633A" w:rsidRDefault="0008581E">
      <w:pPr>
        <w:pStyle w:val="0DraftNormal"/>
        <w:rPr>
          <w:rFonts w:ascii="Montserrat" w:hAnsi="Montserrat"/>
          <w:spacing w:val="-2"/>
          <w:sz w:val="24"/>
        </w:rPr>
      </w:pPr>
    </w:p>
    <w:p w:rsidR="0008581E" w:rsidRPr="00B3633A" w:rsidRDefault="0008581E">
      <w:pPr>
        <w:pStyle w:val="0DraftNormal"/>
        <w:rPr>
          <w:rFonts w:ascii="Montserrat" w:hAnsi="Montserrat"/>
          <w:spacing w:val="-2"/>
          <w:sz w:val="24"/>
        </w:rPr>
      </w:pPr>
      <w:r w:rsidRPr="00B3633A">
        <w:rPr>
          <w:rFonts w:ascii="Montserrat" w:hAnsi="Montserrat"/>
          <w:spacing w:val="-2"/>
          <w:sz w:val="24"/>
        </w:rPr>
        <w:t xml:space="preserve">It is not an easy feat to get av and kev close enough for their reunion. He is kept in the high security wards and is usually drugged into submission. He had managed to break out of his straight jacket and shred his cell shortly after his confinement. By this time, he had learned enough to hide his nature from his captors, so he did not tiger out when they came in to sedate him. After that, he no longer had the frame of mind to do it again. In order for av to be detained anywhere near him, she had to do practically the same thing. Each of them have the metabolism to recover their minds enough to be coherent by the time an opportunity for them to communicate comes. From there it is just a mater of time until she manages to slip into his cell, though at this point i still am not revealing exactly how she accomplishes this. </w:t>
      </w:r>
    </w:p>
    <w:p w:rsidR="0008581E" w:rsidRPr="00B3633A" w:rsidRDefault="0008581E">
      <w:pPr>
        <w:pStyle w:val="0DraftNormal"/>
        <w:rPr>
          <w:rFonts w:ascii="Montserrat" w:hAnsi="Montserrat"/>
          <w:spacing w:val="-2"/>
          <w:sz w:val="24"/>
        </w:rPr>
      </w:pPr>
    </w:p>
    <w:p w:rsidR="0008581E" w:rsidRPr="00B3633A" w:rsidRDefault="0008581E">
      <w:pPr>
        <w:pStyle w:val="0DraftNormal"/>
        <w:rPr>
          <w:rFonts w:ascii="Montserrat" w:hAnsi="Montserrat"/>
          <w:spacing w:val="-2"/>
          <w:sz w:val="24"/>
        </w:rPr>
      </w:pPr>
      <w:r w:rsidRPr="00B3633A">
        <w:rPr>
          <w:rFonts w:ascii="Montserrat" w:hAnsi="Montserrat"/>
          <w:spacing w:val="-2"/>
          <w:sz w:val="24"/>
        </w:rPr>
        <w:t>What is the real crux of this story? The question of what is real itself comes into question. For every one who becomes convinced, many more become skeptical and persecuting. The inertia of our common thought itself grinds it all together with a mindless self righteousness.</w:t>
      </w:r>
    </w:p>
    <w:p w:rsidR="0008581E" w:rsidRPr="00B3633A" w:rsidRDefault="0008581E">
      <w:pPr>
        <w:pStyle w:val="0DraftNormal"/>
        <w:rPr>
          <w:rFonts w:ascii="Montserrat" w:hAnsi="Montserrat"/>
          <w:spacing w:val="-2"/>
          <w:sz w:val="24"/>
        </w:rPr>
      </w:pPr>
    </w:p>
    <w:p w:rsidR="0008581E" w:rsidRPr="00B3633A" w:rsidRDefault="0008581E">
      <w:pPr>
        <w:pStyle w:val="0DraftNormal"/>
        <w:rPr>
          <w:rFonts w:ascii="Montserrat" w:hAnsi="Montserrat"/>
          <w:spacing w:val="-2"/>
          <w:sz w:val="24"/>
        </w:rPr>
      </w:pPr>
      <w:r w:rsidRPr="00B3633A">
        <w:rPr>
          <w:rFonts w:ascii="Montserrat" w:hAnsi="Montserrat"/>
          <w:spacing w:val="-2"/>
          <w:sz w:val="24"/>
        </w:rPr>
        <w:t>What is the climax? The first peak is the confrontation that shatters the sanity of herself and her friends. The second is the revelation in the asylum. At this point reality comes apart and no one even cares about it. They finally abandon themselves to it and embrace its paradox. But with this comes a new question; how to live in the shadow of this event?</w:t>
      </w:r>
    </w:p>
    <w:p w:rsidR="0008581E" w:rsidRPr="00B3633A" w:rsidRDefault="0008581E">
      <w:pPr>
        <w:pStyle w:val="0DraftNormal"/>
        <w:rPr>
          <w:rFonts w:ascii="Montserrat" w:hAnsi="Montserrat"/>
          <w:spacing w:val="-2"/>
          <w:sz w:val="24"/>
        </w:rPr>
      </w:pPr>
    </w:p>
    <w:p w:rsidR="0008581E" w:rsidRPr="00B3633A" w:rsidRDefault="0008581E">
      <w:pPr>
        <w:pStyle w:val="0DraftNormal"/>
        <w:rPr>
          <w:rFonts w:ascii="Montserrat" w:hAnsi="Montserrat"/>
          <w:spacing w:val="-2"/>
          <w:sz w:val="24"/>
        </w:rPr>
      </w:pPr>
      <w:r w:rsidRPr="00B3633A">
        <w:rPr>
          <w:rFonts w:ascii="Montserrat" w:hAnsi="Montserrat"/>
          <w:spacing w:val="-2"/>
          <w:sz w:val="24"/>
        </w:rPr>
        <w:t xml:space="preserve">What is the impact of this course of events on this world and the characters in it that come into contact with it? The people are still there. The world is still there. Those who cross that line even find their new world not so different that it once was. Only the implications of the impossible have been overturned. The cops still have alleged psychotics on the loose. The obsessive people still obsess. The impact on this world will be personal. The asking of vital questions, and hopefully the pursuit of answers. Those deaths that are mentioned resulted in real grief, and for those with a conscience, much thought and possibly recriminations. </w:t>
      </w:r>
    </w:p>
    <w:p w:rsidR="0008581E" w:rsidRPr="00B3633A" w:rsidRDefault="0008581E">
      <w:pPr>
        <w:pStyle w:val="0DraftNormal"/>
        <w:rPr>
          <w:rFonts w:ascii="Montserrat" w:hAnsi="Montserrat"/>
          <w:spacing w:val="-2"/>
          <w:sz w:val="24"/>
        </w:rPr>
      </w:pPr>
    </w:p>
    <w:p w:rsidR="0008581E" w:rsidRPr="00B3633A" w:rsidRDefault="0008581E">
      <w:pPr>
        <w:pStyle w:val="0DraftNormal"/>
        <w:rPr>
          <w:rFonts w:ascii="Montserrat" w:hAnsi="Montserrat"/>
          <w:spacing w:val="-2"/>
          <w:sz w:val="24"/>
        </w:rPr>
      </w:pPr>
      <w:r w:rsidRPr="00B3633A">
        <w:rPr>
          <w:rFonts w:ascii="Montserrat" w:hAnsi="Montserrat"/>
          <w:spacing w:val="-2"/>
          <w:sz w:val="24"/>
        </w:rPr>
        <w:t>How is this climax resolved? Reality allows only one escape. Death. Death makes dreams real. To defy reality one must accept that there is an alternative in dreams. For some, the climax is resolved when av finally reveals herself, or when an approaches to take her back. For some, the climax is becoming poised right on the line between waking and dreaming, when death can not get a grip on them. For some, it is the horror of being unable to return to reality. They can not even know if any of this even happened; their sanity can not accept this new turn, and the question comes hard upon them. Are we totally gone, curled up and drooling in the asylum? The final resolution is the advice, look at what you have; it is as real as anything you ever experienced, how are we ever to know what is truly real? You have to take whatever you have, deal with it, live with it. It is a question of responsibility. Self determination. Your old life is dead, you are not. If you haven't stopped, then keep going, don't trip on it.</w:t>
      </w:r>
    </w:p>
    <w:p w:rsidR="0008581E" w:rsidRPr="00B3633A" w:rsidRDefault="0008581E">
      <w:pPr>
        <w:pStyle w:val="0DraftNormal"/>
        <w:rPr>
          <w:rFonts w:ascii="Montserrat" w:hAnsi="Montserrat"/>
          <w:spacing w:val="-2"/>
          <w:sz w:val="24"/>
        </w:rPr>
      </w:pPr>
    </w:p>
    <w:p w:rsidR="0008581E" w:rsidRPr="00B3633A" w:rsidRDefault="0008581E">
      <w:pPr>
        <w:pStyle w:val="0DraftNormal"/>
        <w:rPr>
          <w:rFonts w:ascii="Montserrat" w:hAnsi="Montserrat"/>
          <w:spacing w:val="-2"/>
          <w:sz w:val="24"/>
        </w:rPr>
      </w:pPr>
      <w:r w:rsidRPr="00B3633A">
        <w:rPr>
          <w:rFonts w:ascii="Montserrat" w:hAnsi="Montserrat"/>
          <w:spacing w:val="-2"/>
          <w:sz w:val="24"/>
        </w:rPr>
        <w:t>What questions remain unanswered in the end, and should such questions exist? Really, it is the question of existing. What do we do with what we have got? These are questions i can not answer for the reader, and yet there is no point in not posing them anyway.</w:t>
      </w:r>
    </w:p>
    <w:p w:rsidR="0008581E" w:rsidRPr="00B3633A" w:rsidRDefault="0008581E">
      <w:pPr>
        <w:pStyle w:val="0DraftNormal"/>
        <w:rPr>
          <w:rFonts w:ascii="Montserrat" w:hAnsi="Montserrat"/>
          <w:spacing w:val="-2"/>
          <w:sz w:val="24"/>
        </w:rPr>
      </w:pPr>
    </w:p>
    <w:p w:rsidR="0008581E" w:rsidRPr="00B3633A" w:rsidRDefault="0008581E">
      <w:pPr>
        <w:pStyle w:val="0DraftNormal"/>
        <w:rPr>
          <w:rFonts w:ascii="Montserrat" w:hAnsi="Montserrat"/>
          <w:spacing w:val="-2"/>
          <w:sz w:val="24"/>
        </w:rPr>
      </w:pPr>
      <w:r w:rsidRPr="00B3633A">
        <w:rPr>
          <w:rFonts w:ascii="Montserrat" w:hAnsi="Montserrat"/>
          <w:spacing w:val="-2"/>
          <w:sz w:val="24"/>
        </w:rPr>
        <w:t>Ninth</w:t>
      </w:r>
    </w:p>
    <w:p w:rsidR="0008581E" w:rsidRPr="00B3633A" w:rsidRDefault="0008581E">
      <w:pPr>
        <w:pStyle w:val="0DraftNormal"/>
        <w:rPr>
          <w:rFonts w:ascii="Montserrat" w:hAnsi="Montserrat"/>
          <w:spacing w:val="-2"/>
          <w:sz w:val="24"/>
        </w:rPr>
      </w:pPr>
    </w:p>
    <w:p w:rsidR="0008581E" w:rsidRPr="00B3633A" w:rsidRDefault="0008581E">
      <w:pPr>
        <w:pStyle w:val="0DraftNormal"/>
        <w:rPr>
          <w:rFonts w:ascii="Montserrat" w:hAnsi="Montserrat"/>
          <w:spacing w:val="-2"/>
          <w:sz w:val="24"/>
        </w:rPr>
      </w:pPr>
      <w:r w:rsidRPr="00B3633A">
        <w:rPr>
          <w:rFonts w:ascii="Montserrat" w:hAnsi="Montserrat"/>
          <w:spacing w:val="-2"/>
          <w:sz w:val="24"/>
        </w:rPr>
        <w:t>Having realized herself, she has suddenly come upon her inevitable trial by fire. Her will and identity will be tested—pushed beyond all mortal limits. Her destruction will be excruciating and slow as she stubbornly fights and resists the caresses of the devourer—the touch of destruction. Her desperation will cause her to make herself an abomination to her old self before she finally must realize the truth.</w:t>
      </w:r>
    </w:p>
    <w:p w:rsidR="0008581E" w:rsidRPr="00B3633A" w:rsidRDefault="0008581E">
      <w:pPr>
        <w:pStyle w:val="0DraftNormal"/>
        <w:rPr>
          <w:rFonts w:ascii="Montserrat" w:hAnsi="Montserrat"/>
          <w:spacing w:val="-2"/>
          <w:sz w:val="24"/>
        </w:rPr>
      </w:pPr>
    </w:p>
    <w:p w:rsidR="0008581E" w:rsidRPr="00B3633A" w:rsidRDefault="0008581E">
      <w:pPr>
        <w:pStyle w:val="0DraftNormal"/>
        <w:rPr>
          <w:rFonts w:ascii="Montserrat" w:hAnsi="Montserrat"/>
          <w:spacing w:val="-2"/>
          <w:sz w:val="24"/>
        </w:rPr>
      </w:pPr>
      <w:r w:rsidRPr="00B3633A">
        <w:rPr>
          <w:rFonts w:ascii="Montserrat" w:hAnsi="Montserrat"/>
          <w:spacing w:val="-2"/>
          <w:sz w:val="24"/>
        </w:rPr>
        <w:t>Avonlea is going to literally be torn apart by this story. Repeatedly. Until there is on doubt in her or our minds. She is going to become an anathema to herself before it is all torn from her. In this will occur the study of nanogenetic technology. The requirements and capabilities of cloning. The options that can be explored and conditions which turn options into necessities. The only fool proof clone method is equivalent to childbirth. Which produces a distinct individual with the exact same genetic potential as the donor. Unless the mind of the donor can be imprinted into the brain of the slip. A clone is referred to as a slip, after the practice of ceramic and porcelain casting; having come from the same mold. Accelerated growth is possible but in special cases like an exotic, only with synchronous media interface. The side effects being that the final product of mind and slip is only faintly anchored to reality. The consequences of this are illustrated in unleAsiaed. Accelerated growth with mind imprint is better if the imprint is done before the slip is withdrawn. Withdrawal is the period where the body is reset to normal growth rates and biorythms. This is the point where instability will occur in an exotic slip. During the matrix cleaning stage where the master code is defined, modifications can be made. Since there is a high demand for interface capability, female neural interfaces are nanogenetically amended to the matrix. In the experimental race to restore avonlea to a functional body, many variations are cleaned before they achieve a perfect matrix with the required alterations. The opportunity to transfer av into the slip are lost when her cybernetic frame is demolished and her transplanted brain along with it. The matter of her reconstruction into a cyber frame is a unique process, too. Ambushed and viciously dismembered in her quarters, in front of her dragon friend, rAsiaa--who mysteriously disappears at the same time--she is certain to die. However, the implants she has already received alerted nyon of the attack, and his team arrives with barely enough time to do a head and spine extraction on her; the only way to preserve her mind and experiences. This ordeal is excruciating for av to say the least. During this time, they manage to do a partial psyche extraction which eventually becomes the subjective base of the sense construct used on the slips that are generated in unleAsiaed. They manage to keep her head alive and manage to grow her a frame which she uses to astonishing extent before her demise.</w:t>
      </w:r>
    </w:p>
    <w:p w:rsidR="0008581E" w:rsidRPr="00B3633A" w:rsidRDefault="0008581E">
      <w:pPr>
        <w:pStyle w:val="0DraftNormal"/>
        <w:rPr>
          <w:rFonts w:ascii="Montserrat" w:hAnsi="Montserrat"/>
          <w:spacing w:val="-2"/>
          <w:sz w:val="24"/>
        </w:rPr>
      </w:pPr>
    </w:p>
    <w:p w:rsidR="0008581E" w:rsidRPr="00B3633A" w:rsidRDefault="0008581E">
      <w:pPr>
        <w:pStyle w:val="0DraftNormal"/>
        <w:rPr>
          <w:rFonts w:ascii="Montserrat" w:hAnsi="Montserrat"/>
          <w:spacing w:val="-2"/>
          <w:sz w:val="24"/>
        </w:rPr>
      </w:pPr>
      <w:r w:rsidRPr="00B3633A">
        <w:rPr>
          <w:rFonts w:ascii="Montserrat" w:hAnsi="Montserrat"/>
          <w:spacing w:val="-2"/>
          <w:sz w:val="24"/>
        </w:rPr>
        <w:t>In being undone, there are many specific details and elements that must be well considered. Why she is effected by the disruptive elements; why she breaks with the rules she established for herself and her household in the previous volume; the exact conduct of the devourer and other key players such as kzeisza, how the transformations she undergoes affect both her and those acquainted with her, and many other real matters of consequence. Already, one part is clear. Her undoing begins as quite that. One of the first maiming blows which cripple her is in fact a combined effect of her exotic and divine natures and the demonic nature of her mauler. What maims her, destroys her attacker. Her nature is rended by her absorption of this entity. She is warped by this inclusion enough to be permanently maimed and infected with a growing debilitation to both of her high natures. Her own body becomes a battle ground for a war of etheric powers. To wit, her first blow is delivered by an entity that normally killed its host, as it possesses and digests their very being. The only she can overcome this inclusion is to embrace it from within and consume it. The part of her capable of this has long been repressed, it must be noted. She does not accomplish this until the end, when the survival of her will demands that she do so. Until then, she is hardly able to withstand the ablation of her being at the hands of other unspeakable minions. As we see.</w:t>
      </w:r>
    </w:p>
    <w:p w:rsidR="0008581E" w:rsidRPr="00B3633A" w:rsidRDefault="0008581E">
      <w:pPr>
        <w:pStyle w:val="0DraftNormal"/>
        <w:rPr>
          <w:rFonts w:ascii="Montserrat" w:hAnsi="Montserrat"/>
          <w:spacing w:val="-2"/>
          <w:sz w:val="24"/>
        </w:rPr>
      </w:pPr>
    </w:p>
    <w:p w:rsidR="0008581E" w:rsidRPr="00B3633A" w:rsidRDefault="0008581E">
      <w:pPr>
        <w:pStyle w:val="0DraftNormal"/>
        <w:rPr>
          <w:rFonts w:ascii="Montserrat" w:hAnsi="Montserrat"/>
          <w:spacing w:val="-2"/>
          <w:sz w:val="24"/>
        </w:rPr>
      </w:pPr>
      <w:r w:rsidRPr="00B3633A">
        <w:rPr>
          <w:rFonts w:ascii="Montserrat" w:hAnsi="Montserrat"/>
          <w:spacing w:val="-2"/>
          <w:sz w:val="24"/>
        </w:rPr>
        <w:t>Av, splayed out and unraveling in proportion to the sequence of her dismembering. The parts of her that are taken first are more unraveled than the last parts. A subjective image reminiscent of the portrait of mystery i clipped. Red and earth tones; parchment tint color scheme.</w:t>
      </w:r>
    </w:p>
    <w:p w:rsidR="0008581E" w:rsidRPr="00B3633A" w:rsidRDefault="0008581E">
      <w:pPr>
        <w:pStyle w:val="0DraftNormal"/>
        <w:rPr>
          <w:rFonts w:ascii="Montserrat" w:hAnsi="Montserrat"/>
          <w:spacing w:val="-2"/>
          <w:sz w:val="24"/>
        </w:rPr>
      </w:pPr>
    </w:p>
    <w:p w:rsidR="0008581E" w:rsidRPr="00B3633A" w:rsidRDefault="0008581E">
      <w:pPr>
        <w:pStyle w:val="0DraftNormal"/>
        <w:rPr>
          <w:rFonts w:ascii="Montserrat" w:hAnsi="Montserrat"/>
          <w:spacing w:val="-2"/>
          <w:sz w:val="24"/>
        </w:rPr>
      </w:pPr>
      <w:r w:rsidRPr="00B3633A">
        <w:rPr>
          <w:rFonts w:ascii="Montserrat" w:hAnsi="Montserrat"/>
          <w:spacing w:val="-2"/>
          <w:sz w:val="24"/>
        </w:rPr>
        <w:t>The previous book culminated with the approach of the devourer, and foreshadowed the promise of his touch, where she realized his function in existence, and found the first seed of acceptance with which to meet her coming challenge. The fullness of mystery is truly beginning to come to her, for here, awaits the path of destruction. She will be tested against fear of the unknown, and tested for endurance of will. Much as then, he will be like a seducer. A courting gentleman, who surprises her with his passion, and then leaves her aching for his touch. And this is how it will continue.</w:t>
      </w:r>
    </w:p>
    <w:p w:rsidR="0008581E" w:rsidRPr="00B3633A" w:rsidRDefault="0008581E">
      <w:pPr>
        <w:pStyle w:val="0DraftNormal"/>
        <w:rPr>
          <w:rFonts w:ascii="Montserrat" w:hAnsi="Montserrat"/>
          <w:spacing w:val="-2"/>
          <w:sz w:val="24"/>
        </w:rPr>
      </w:pPr>
    </w:p>
    <w:p w:rsidR="0008581E" w:rsidRPr="00B3633A" w:rsidRDefault="0008581E">
      <w:pPr>
        <w:pStyle w:val="0DraftNormal"/>
        <w:rPr>
          <w:rFonts w:ascii="Montserrat" w:hAnsi="Montserrat"/>
          <w:spacing w:val="-2"/>
          <w:sz w:val="24"/>
        </w:rPr>
      </w:pPr>
      <w:r w:rsidRPr="00B3633A">
        <w:rPr>
          <w:rFonts w:ascii="Montserrat" w:hAnsi="Montserrat"/>
          <w:spacing w:val="-2"/>
          <w:sz w:val="24"/>
        </w:rPr>
        <w:t>How strong a will does it take to withstand the rending embrace of the devourer? Beyond the threshold, only the will exists, and the devourer. (Av) faces the very undoing of her being. She will lose her flesh, her power to shift, her magic and her mysteries. When all has been laid bare by the stealing caresses of sivai, and (Av) stands naked to the soul and will, will she endure his final kiss? What are the consequences of a sensual being deprived of all capacity to touch and feel? Can she hope to survive, and will she ever know why this is happening to her?</w:t>
      </w:r>
    </w:p>
    <w:p w:rsidR="0008581E" w:rsidRPr="00B3633A" w:rsidRDefault="0008581E">
      <w:pPr>
        <w:pStyle w:val="0DraftNormal"/>
        <w:rPr>
          <w:rFonts w:ascii="Montserrat" w:hAnsi="Montserrat"/>
          <w:spacing w:val="-2"/>
          <w:sz w:val="24"/>
        </w:rPr>
      </w:pPr>
    </w:p>
    <w:p w:rsidR="0008581E" w:rsidRPr="00B3633A" w:rsidRDefault="0008581E">
      <w:pPr>
        <w:pStyle w:val="0DraftNormal"/>
        <w:rPr>
          <w:rFonts w:ascii="Montserrat" w:hAnsi="Montserrat"/>
          <w:spacing w:val="-2"/>
          <w:sz w:val="24"/>
        </w:rPr>
      </w:pPr>
      <w:r w:rsidRPr="00B3633A">
        <w:rPr>
          <w:rFonts w:ascii="Montserrat" w:hAnsi="Montserrat"/>
          <w:spacing w:val="-2"/>
          <w:sz w:val="24"/>
        </w:rPr>
        <w:t xml:space="preserve">Portents of doom. You surprise me, child. I had hoped we would have more time before it came to this. Your probation is over. You are no longer under my protection. The mysteries are dangerous, so you must take care. You may not understand what is happening to you until it is too late, on this side of the threshold. All you have is your will. </w:t>
      </w:r>
    </w:p>
    <w:p w:rsidR="0008581E" w:rsidRPr="00B3633A" w:rsidRDefault="0008581E">
      <w:pPr>
        <w:pStyle w:val="0DraftNormal"/>
        <w:rPr>
          <w:rFonts w:ascii="Montserrat" w:hAnsi="Montserrat"/>
          <w:spacing w:val="-2"/>
          <w:sz w:val="24"/>
        </w:rPr>
      </w:pPr>
    </w:p>
    <w:p w:rsidR="0008581E" w:rsidRPr="00B3633A" w:rsidRDefault="0008581E">
      <w:pPr>
        <w:pStyle w:val="0DraftNormal"/>
        <w:rPr>
          <w:rFonts w:ascii="Montserrat" w:hAnsi="Montserrat"/>
          <w:spacing w:val="-2"/>
          <w:sz w:val="24"/>
        </w:rPr>
      </w:pPr>
      <w:r w:rsidRPr="00B3633A">
        <w:rPr>
          <w:rFonts w:ascii="Montserrat" w:hAnsi="Montserrat"/>
          <w:spacing w:val="-2"/>
          <w:sz w:val="24"/>
        </w:rPr>
        <w:t xml:space="preserve">I have been watching you. I too dwell within the mysteries. You may have no fear of the unknown but you will fear me. </w:t>
      </w:r>
    </w:p>
    <w:p w:rsidR="0008581E" w:rsidRPr="00B3633A" w:rsidRDefault="0008581E">
      <w:pPr>
        <w:pStyle w:val="0DraftNormal"/>
        <w:rPr>
          <w:rFonts w:ascii="Montserrat" w:hAnsi="Montserrat"/>
          <w:spacing w:val="-2"/>
          <w:sz w:val="24"/>
        </w:rPr>
      </w:pPr>
    </w:p>
    <w:p w:rsidR="0008581E" w:rsidRPr="00B3633A" w:rsidRDefault="0008581E">
      <w:pPr>
        <w:pStyle w:val="0DraftNormal"/>
        <w:rPr>
          <w:rFonts w:ascii="Montserrat" w:hAnsi="Montserrat"/>
          <w:spacing w:val="-2"/>
          <w:sz w:val="24"/>
        </w:rPr>
      </w:pPr>
      <w:r w:rsidRPr="00B3633A">
        <w:rPr>
          <w:rFonts w:ascii="Montserrat" w:hAnsi="Montserrat"/>
          <w:spacing w:val="-2"/>
          <w:sz w:val="24"/>
        </w:rPr>
        <w:t>There are things which lurk in the shadows which even i am frightened instinctively by. Not evil, but utterly alien. My lady, can you not at least tell me what it is you wish for me to find for you? Where do i begin to look?</w:t>
      </w:r>
    </w:p>
    <w:p w:rsidR="0008581E" w:rsidRPr="00B3633A" w:rsidRDefault="0008581E">
      <w:pPr>
        <w:pStyle w:val="0DraftNormal"/>
        <w:rPr>
          <w:rFonts w:ascii="Montserrat" w:hAnsi="Montserrat"/>
          <w:spacing w:val="-2"/>
          <w:sz w:val="24"/>
        </w:rPr>
      </w:pPr>
    </w:p>
    <w:p w:rsidR="0008581E" w:rsidRPr="00B3633A" w:rsidRDefault="0008581E">
      <w:pPr>
        <w:pStyle w:val="0DraftNormal"/>
        <w:rPr>
          <w:rFonts w:ascii="Montserrat" w:hAnsi="Montserrat"/>
          <w:spacing w:val="-2"/>
          <w:sz w:val="24"/>
        </w:rPr>
      </w:pPr>
      <w:r w:rsidRPr="00B3633A">
        <w:rPr>
          <w:rFonts w:ascii="Montserrat" w:hAnsi="Montserrat"/>
          <w:spacing w:val="-2"/>
          <w:sz w:val="24"/>
        </w:rPr>
        <w:t xml:space="preserve">I know these things. They are infinitely capable of destroying her. They are very much my own minions. </w:t>
      </w:r>
    </w:p>
    <w:p w:rsidR="0008581E" w:rsidRPr="00B3633A" w:rsidRDefault="0008581E">
      <w:pPr>
        <w:pStyle w:val="0DraftNormal"/>
        <w:rPr>
          <w:rFonts w:ascii="Montserrat" w:hAnsi="Montserrat"/>
          <w:spacing w:val="-2"/>
          <w:sz w:val="24"/>
        </w:rPr>
      </w:pPr>
    </w:p>
    <w:p w:rsidR="0008581E" w:rsidRPr="00B3633A" w:rsidRDefault="0008581E">
      <w:pPr>
        <w:pStyle w:val="0DraftNormal"/>
        <w:rPr>
          <w:rFonts w:ascii="Montserrat" w:hAnsi="Montserrat"/>
          <w:spacing w:val="-2"/>
          <w:sz w:val="24"/>
        </w:rPr>
      </w:pPr>
      <w:r w:rsidRPr="00B3633A">
        <w:rPr>
          <w:rFonts w:ascii="Montserrat" w:hAnsi="Montserrat"/>
          <w:spacing w:val="-2"/>
          <w:sz w:val="24"/>
        </w:rPr>
        <w:t xml:space="preserve">I am equal to your mistress. You do not comprehend the nature of our relationship, she feeds my hunger. But, do you understand, i am hungry for you. I wish to know you as you are now, so that i may remember... So that i will know. You hunger as well. </w:t>
      </w:r>
    </w:p>
    <w:p w:rsidR="0008581E" w:rsidRPr="00B3633A" w:rsidRDefault="0008581E">
      <w:pPr>
        <w:pStyle w:val="0DraftNormal"/>
        <w:rPr>
          <w:rFonts w:ascii="Montserrat" w:hAnsi="Montserrat"/>
          <w:spacing w:val="-2"/>
          <w:sz w:val="24"/>
        </w:rPr>
      </w:pPr>
    </w:p>
    <w:p w:rsidR="0008581E" w:rsidRPr="00B3633A" w:rsidRDefault="0008581E">
      <w:pPr>
        <w:pStyle w:val="0DraftNormal"/>
        <w:rPr>
          <w:rFonts w:ascii="Montserrat" w:hAnsi="Montserrat"/>
          <w:spacing w:val="-2"/>
          <w:sz w:val="24"/>
        </w:rPr>
      </w:pPr>
      <w:r w:rsidRPr="00B3633A">
        <w:rPr>
          <w:rFonts w:ascii="Montserrat" w:hAnsi="Montserrat"/>
          <w:spacing w:val="-2"/>
          <w:sz w:val="24"/>
        </w:rPr>
        <w:t xml:space="preserve">Powerful enemies inevitably will overwhelm you. They will take the time to do the worst they can, study your weaknesses, and nail them when you least expect it. </w:t>
      </w:r>
    </w:p>
    <w:p w:rsidR="0008581E" w:rsidRPr="00B3633A" w:rsidRDefault="0008581E">
      <w:pPr>
        <w:pStyle w:val="0DraftNormal"/>
        <w:rPr>
          <w:rFonts w:ascii="Montserrat" w:hAnsi="Montserrat"/>
          <w:spacing w:val="-2"/>
          <w:sz w:val="24"/>
        </w:rPr>
      </w:pPr>
    </w:p>
    <w:p w:rsidR="0008581E" w:rsidRPr="00B3633A" w:rsidRDefault="0008581E">
      <w:pPr>
        <w:pStyle w:val="0DraftNormal"/>
        <w:rPr>
          <w:rFonts w:ascii="Montserrat" w:hAnsi="Montserrat"/>
          <w:spacing w:val="-2"/>
          <w:sz w:val="24"/>
        </w:rPr>
      </w:pPr>
      <w:r w:rsidRPr="00B3633A">
        <w:rPr>
          <w:rFonts w:ascii="Montserrat" w:hAnsi="Montserrat"/>
          <w:spacing w:val="-2"/>
          <w:sz w:val="24"/>
        </w:rPr>
        <w:t xml:space="preserve">Wounds that will not heal. A leg, torn from body and spirit, with irreparable damage. </w:t>
      </w:r>
    </w:p>
    <w:p w:rsidR="0008581E" w:rsidRPr="00B3633A" w:rsidRDefault="0008581E">
      <w:pPr>
        <w:pStyle w:val="0DraftNormal"/>
        <w:rPr>
          <w:rFonts w:ascii="Montserrat" w:hAnsi="Montserrat"/>
          <w:spacing w:val="-2"/>
          <w:sz w:val="24"/>
        </w:rPr>
      </w:pPr>
    </w:p>
    <w:p w:rsidR="0008581E" w:rsidRPr="00B3633A" w:rsidRDefault="0008581E">
      <w:pPr>
        <w:pStyle w:val="0DraftNormal"/>
        <w:rPr>
          <w:rFonts w:ascii="Montserrat" w:hAnsi="Montserrat"/>
          <w:spacing w:val="-2"/>
          <w:sz w:val="24"/>
        </w:rPr>
      </w:pPr>
      <w:r w:rsidRPr="00B3633A">
        <w:rPr>
          <w:rFonts w:ascii="Montserrat" w:hAnsi="Montserrat"/>
          <w:spacing w:val="-2"/>
          <w:sz w:val="24"/>
        </w:rPr>
        <w:t xml:space="preserve">No! Don't look at me! Don't touch me... I am maimed, how can you possibly find me appealing? I only wish to remind you of your nature. I wish to help you explore this present. You are in a position to feel what all your life you have only imagined. You never know if there will be another chance to feel tomorrow.  Relearn yourself, you might come to understand why you have been made thus... </w:t>
      </w:r>
    </w:p>
    <w:p w:rsidR="0008581E" w:rsidRPr="00B3633A" w:rsidRDefault="0008581E">
      <w:pPr>
        <w:pStyle w:val="0DraftNormal"/>
        <w:rPr>
          <w:rFonts w:ascii="Montserrat" w:hAnsi="Montserrat"/>
          <w:spacing w:val="-2"/>
          <w:sz w:val="24"/>
        </w:rPr>
      </w:pPr>
    </w:p>
    <w:p w:rsidR="0008581E" w:rsidRPr="00B3633A" w:rsidRDefault="0008581E">
      <w:pPr>
        <w:pStyle w:val="0DraftNormal"/>
        <w:rPr>
          <w:rFonts w:ascii="Montserrat" w:hAnsi="Montserrat"/>
          <w:spacing w:val="-2"/>
          <w:sz w:val="24"/>
        </w:rPr>
      </w:pPr>
      <w:r w:rsidRPr="00B3633A">
        <w:rPr>
          <w:rFonts w:ascii="Montserrat" w:hAnsi="Montserrat"/>
          <w:spacing w:val="-2"/>
          <w:sz w:val="24"/>
        </w:rPr>
        <w:t xml:space="preserve">I've tried everything i know. That's why i came to you. You are telling me there is nothing you can do? Nothing but that? It feels so alien. It is so hard to shift. Its not the same... Its different. Still, i'm lucky to be alive. I wonder if i'll ever get used to this interfacing thing, though. </w:t>
      </w:r>
    </w:p>
    <w:p w:rsidR="0008581E" w:rsidRPr="00B3633A" w:rsidRDefault="0008581E">
      <w:pPr>
        <w:pStyle w:val="0DraftNormal"/>
        <w:rPr>
          <w:rFonts w:ascii="Montserrat" w:hAnsi="Montserrat"/>
          <w:spacing w:val="-2"/>
          <w:sz w:val="24"/>
        </w:rPr>
      </w:pPr>
    </w:p>
    <w:p w:rsidR="0008581E" w:rsidRPr="00B3633A" w:rsidRDefault="0008581E">
      <w:pPr>
        <w:pStyle w:val="0DraftNormal"/>
        <w:rPr>
          <w:rFonts w:ascii="Montserrat" w:hAnsi="Montserrat"/>
          <w:spacing w:val="-2"/>
          <w:sz w:val="24"/>
        </w:rPr>
      </w:pPr>
      <w:r w:rsidRPr="00B3633A">
        <w:rPr>
          <w:rFonts w:ascii="Montserrat" w:hAnsi="Montserrat"/>
          <w:spacing w:val="-2"/>
          <w:sz w:val="24"/>
        </w:rPr>
        <w:t xml:space="preserve">Not again! Never again! He knew. He knew and he said nothing! I feel so empty. I can still tell what's not there, despite the virtual sensory constructs. </w:t>
      </w:r>
    </w:p>
    <w:p w:rsidR="0008581E" w:rsidRPr="00B3633A" w:rsidRDefault="0008581E">
      <w:pPr>
        <w:pStyle w:val="0DraftNormal"/>
        <w:rPr>
          <w:rFonts w:ascii="Montserrat" w:hAnsi="Montserrat"/>
          <w:spacing w:val="-2"/>
          <w:sz w:val="24"/>
        </w:rPr>
      </w:pPr>
    </w:p>
    <w:p w:rsidR="0008581E" w:rsidRPr="00B3633A" w:rsidRDefault="0008581E">
      <w:pPr>
        <w:pStyle w:val="0DraftNormal"/>
        <w:rPr>
          <w:rFonts w:ascii="Montserrat" w:hAnsi="Montserrat"/>
          <w:spacing w:val="-2"/>
          <w:sz w:val="24"/>
        </w:rPr>
      </w:pPr>
      <w:r w:rsidRPr="00B3633A">
        <w:rPr>
          <w:rFonts w:ascii="Montserrat" w:hAnsi="Montserrat"/>
          <w:spacing w:val="-2"/>
          <w:sz w:val="24"/>
        </w:rPr>
        <w:t xml:space="preserve">I'm ready for them this time! </w:t>
      </w:r>
    </w:p>
    <w:p w:rsidR="0008581E" w:rsidRPr="00B3633A" w:rsidRDefault="0008581E">
      <w:pPr>
        <w:pStyle w:val="0DraftNormal"/>
        <w:rPr>
          <w:rFonts w:ascii="Montserrat" w:hAnsi="Montserrat"/>
          <w:spacing w:val="-2"/>
          <w:sz w:val="24"/>
        </w:rPr>
      </w:pPr>
    </w:p>
    <w:p w:rsidR="0008581E" w:rsidRPr="00B3633A" w:rsidRDefault="0008581E">
      <w:pPr>
        <w:pStyle w:val="0DraftNormal"/>
        <w:rPr>
          <w:rFonts w:ascii="Montserrat" w:hAnsi="Montserrat"/>
          <w:spacing w:val="-2"/>
          <w:sz w:val="24"/>
        </w:rPr>
      </w:pPr>
      <w:r w:rsidRPr="00B3633A">
        <w:rPr>
          <w:rFonts w:ascii="Montserrat" w:hAnsi="Montserrat"/>
          <w:spacing w:val="-2"/>
          <w:sz w:val="24"/>
        </w:rPr>
        <w:t xml:space="preserve">Why are you here. Why do you mock me? Doesn't mystery know how much trouble i am in? Please, take me back. I cannot get there now. </w:t>
      </w:r>
    </w:p>
    <w:p w:rsidR="0008581E" w:rsidRPr="00B3633A" w:rsidRDefault="0008581E">
      <w:pPr>
        <w:pStyle w:val="0DraftNormal"/>
        <w:rPr>
          <w:rFonts w:ascii="Montserrat" w:hAnsi="Montserrat"/>
          <w:spacing w:val="-2"/>
          <w:sz w:val="24"/>
        </w:rPr>
      </w:pPr>
    </w:p>
    <w:p w:rsidR="0008581E" w:rsidRPr="00B3633A" w:rsidRDefault="0008581E">
      <w:pPr>
        <w:pStyle w:val="0DraftNormal"/>
        <w:rPr>
          <w:rFonts w:ascii="Montserrat" w:hAnsi="Montserrat"/>
          <w:spacing w:val="-2"/>
          <w:sz w:val="24"/>
        </w:rPr>
      </w:pPr>
      <w:r w:rsidRPr="00B3633A">
        <w:rPr>
          <w:rFonts w:ascii="Montserrat" w:hAnsi="Montserrat"/>
          <w:spacing w:val="-2"/>
          <w:sz w:val="24"/>
        </w:rPr>
        <w:t>Your body is fighting the implants, you have not had the time you need to adjust. You are extremely fragile right now. Very vulnerable.  We've never seen anything like this before. There is no deterioration or atrophy in any of the viable tissue. Its as if your body refuses to acknowledge that these parts are missing.</w:t>
      </w:r>
    </w:p>
    <w:p w:rsidR="0008581E" w:rsidRPr="00B3633A" w:rsidRDefault="0008581E">
      <w:pPr>
        <w:pStyle w:val="0DraftNormal"/>
        <w:rPr>
          <w:rFonts w:ascii="Montserrat" w:hAnsi="Montserrat"/>
          <w:spacing w:val="-2"/>
          <w:sz w:val="24"/>
        </w:rPr>
      </w:pPr>
    </w:p>
    <w:p w:rsidR="0008581E" w:rsidRPr="00B3633A" w:rsidRDefault="0008581E">
      <w:pPr>
        <w:pStyle w:val="0DraftNormal"/>
        <w:rPr>
          <w:rFonts w:ascii="Montserrat" w:hAnsi="Montserrat"/>
          <w:spacing w:val="-2"/>
          <w:sz w:val="24"/>
        </w:rPr>
      </w:pPr>
      <w:r w:rsidRPr="00B3633A">
        <w:rPr>
          <w:rFonts w:ascii="Montserrat" w:hAnsi="Montserrat"/>
          <w:spacing w:val="-2"/>
          <w:sz w:val="24"/>
        </w:rPr>
        <w:t xml:space="preserve">Where his hand caresses, what his lips kiss. The world stutters – a glimpse of nothing. </w:t>
      </w:r>
    </w:p>
    <w:p w:rsidR="0008581E" w:rsidRPr="00B3633A" w:rsidRDefault="0008581E">
      <w:pPr>
        <w:pStyle w:val="0DraftNormal"/>
        <w:rPr>
          <w:rFonts w:ascii="Montserrat" w:hAnsi="Montserrat"/>
          <w:spacing w:val="-2"/>
          <w:sz w:val="24"/>
        </w:rPr>
      </w:pPr>
    </w:p>
    <w:p w:rsidR="0008581E" w:rsidRPr="00B3633A" w:rsidRDefault="0008581E">
      <w:pPr>
        <w:pStyle w:val="0DraftNormal"/>
        <w:rPr>
          <w:rFonts w:ascii="Montserrat" w:hAnsi="Montserrat"/>
          <w:spacing w:val="-2"/>
          <w:sz w:val="24"/>
        </w:rPr>
      </w:pPr>
      <w:r w:rsidRPr="00B3633A">
        <w:rPr>
          <w:rFonts w:ascii="Montserrat" w:hAnsi="Montserrat"/>
          <w:spacing w:val="-2"/>
          <w:sz w:val="24"/>
        </w:rPr>
        <w:t xml:space="preserve">The breaking blow. Extensive burns that cripple, maim and blind her leading side. Only what remains sound can be restored. This leaves her barely more than half of a person. Nerve damage disrupts her capacity to focus, and access the threshold, or the abstract. Her intuition has lost its voice. </w:t>
      </w:r>
    </w:p>
    <w:p w:rsidR="0008581E" w:rsidRPr="00B3633A" w:rsidRDefault="0008581E">
      <w:pPr>
        <w:pStyle w:val="0DraftNormal"/>
        <w:rPr>
          <w:rFonts w:ascii="Montserrat" w:hAnsi="Montserrat"/>
          <w:spacing w:val="-2"/>
          <w:sz w:val="24"/>
        </w:rPr>
      </w:pPr>
    </w:p>
    <w:p w:rsidR="0008581E" w:rsidRPr="00B3633A" w:rsidRDefault="0008581E">
      <w:pPr>
        <w:pStyle w:val="0DraftNormal"/>
        <w:rPr>
          <w:rFonts w:ascii="Montserrat" w:hAnsi="Montserrat"/>
          <w:spacing w:val="-2"/>
          <w:sz w:val="24"/>
        </w:rPr>
      </w:pPr>
      <w:r w:rsidRPr="00B3633A">
        <w:rPr>
          <w:rFonts w:ascii="Montserrat" w:hAnsi="Montserrat"/>
          <w:spacing w:val="-2"/>
          <w:sz w:val="24"/>
        </w:rPr>
        <w:t>This isn't real! Where was i? A stim construct? Oh, gods, i forgot. I look horrible, what is happening to me? I can not live like this. I'm not only just half blind. I am mind blind! You are telling me there is nothing you can do? Nothing but that? It feels so alien. It is so hard to shift. Its not the same... Its different. There are noticeable holes in her grasp of the world at this point. Holes that frighten her remaining intuition.</w:t>
      </w:r>
    </w:p>
    <w:p w:rsidR="0008581E" w:rsidRPr="00B3633A" w:rsidRDefault="0008581E">
      <w:pPr>
        <w:pStyle w:val="0DraftNormal"/>
        <w:rPr>
          <w:rFonts w:ascii="Montserrat" w:hAnsi="Montserrat"/>
          <w:spacing w:val="-2"/>
          <w:sz w:val="24"/>
        </w:rPr>
      </w:pPr>
    </w:p>
    <w:p w:rsidR="0008581E" w:rsidRPr="00B3633A" w:rsidRDefault="0008581E">
      <w:pPr>
        <w:pStyle w:val="0DraftNormal"/>
        <w:rPr>
          <w:rFonts w:ascii="Montserrat" w:hAnsi="Montserrat"/>
          <w:spacing w:val="-2"/>
          <w:sz w:val="24"/>
        </w:rPr>
      </w:pPr>
      <w:r w:rsidRPr="00B3633A">
        <w:rPr>
          <w:rFonts w:ascii="Montserrat" w:hAnsi="Montserrat"/>
          <w:spacing w:val="-2"/>
          <w:sz w:val="24"/>
        </w:rPr>
        <w:t>Is all of this stuff necessary? I never conceived what this would be like. This reminds me of the things blanc taught me. You again.</w:t>
      </w:r>
    </w:p>
    <w:p w:rsidR="0008581E" w:rsidRPr="00B3633A" w:rsidRDefault="0008581E">
      <w:pPr>
        <w:pStyle w:val="0DraftNormal"/>
        <w:rPr>
          <w:rFonts w:ascii="Montserrat" w:hAnsi="Montserrat"/>
          <w:spacing w:val="-2"/>
          <w:sz w:val="24"/>
        </w:rPr>
      </w:pPr>
    </w:p>
    <w:p w:rsidR="0008581E" w:rsidRPr="00B3633A" w:rsidRDefault="0008581E">
      <w:pPr>
        <w:pStyle w:val="0DraftNormal"/>
        <w:rPr>
          <w:rFonts w:ascii="Montserrat" w:hAnsi="Montserrat"/>
          <w:spacing w:val="-2"/>
          <w:sz w:val="24"/>
        </w:rPr>
      </w:pPr>
      <w:r w:rsidRPr="00B3633A">
        <w:rPr>
          <w:rFonts w:ascii="Montserrat" w:hAnsi="Montserrat"/>
          <w:spacing w:val="-2"/>
          <w:sz w:val="24"/>
        </w:rPr>
        <w:t xml:space="preserve">There is what one is, and what one does. For you and i, one defines the other. </w:t>
      </w:r>
    </w:p>
    <w:p w:rsidR="0008581E" w:rsidRPr="00B3633A" w:rsidRDefault="0008581E">
      <w:pPr>
        <w:pStyle w:val="0DraftNormal"/>
        <w:rPr>
          <w:rFonts w:ascii="Montserrat" w:hAnsi="Montserrat"/>
          <w:spacing w:val="-2"/>
          <w:sz w:val="24"/>
        </w:rPr>
      </w:pPr>
    </w:p>
    <w:p w:rsidR="0008581E" w:rsidRPr="00B3633A" w:rsidRDefault="0008581E">
      <w:pPr>
        <w:pStyle w:val="0DraftNormal"/>
        <w:rPr>
          <w:rFonts w:ascii="Montserrat" w:hAnsi="Montserrat"/>
          <w:spacing w:val="-2"/>
          <w:sz w:val="24"/>
        </w:rPr>
      </w:pPr>
      <w:r w:rsidRPr="00B3633A">
        <w:rPr>
          <w:rFonts w:ascii="Montserrat" w:hAnsi="Montserrat"/>
          <w:spacing w:val="-2"/>
          <w:sz w:val="24"/>
        </w:rPr>
        <w:t xml:space="preserve">I have to try. I have to adapt.  The world crumbles. She becomes completely disassociated from her environment, but cannot access any dream or threshold. It had peeled away in layers. </w:t>
      </w:r>
    </w:p>
    <w:p w:rsidR="0008581E" w:rsidRPr="00B3633A" w:rsidRDefault="0008581E">
      <w:pPr>
        <w:pStyle w:val="0DraftNormal"/>
        <w:rPr>
          <w:rFonts w:ascii="Montserrat" w:hAnsi="Montserrat"/>
          <w:spacing w:val="-2"/>
          <w:sz w:val="24"/>
        </w:rPr>
      </w:pPr>
    </w:p>
    <w:p w:rsidR="0008581E" w:rsidRPr="00B3633A" w:rsidRDefault="0008581E">
      <w:pPr>
        <w:pStyle w:val="0DraftNormal"/>
        <w:rPr>
          <w:rFonts w:ascii="Montserrat" w:hAnsi="Montserrat"/>
          <w:spacing w:val="-2"/>
          <w:sz w:val="24"/>
        </w:rPr>
      </w:pPr>
      <w:r w:rsidRPr="00B3633A">
        <w:rPr>
          <w:rFonts w:ascii="Montserrat" w:hAnsi="Montserrat"/>
          <w:spacing w:val="-2"/>
          <w:sz w:val="24"/>
        </w:rPr>
        <w:t xml:space="preserve">This body is mostly dead. A puppet of technological nature, though i am still a creature of will. If i just extend that will...  There are more pronounced holes in her grasp of the world. </w:t>
      </w:r>
    </w:p>
    <w:p w:rsidR="0008581E" w:rsidRPr="00B3633A" w:rsidRDefault="0008581E">
      <w:pPr>
        <w:pStyle w:val="0DraftNormal"/>
        <w:rPr>
          <w:rFonts w:ascii="Montserrat" w:hAnsi="Montserrat"/>
          <w:spacing w:val="-2"/>
          <w:sz w:val="24"/>
        </w:rPr>
      </w:pPr>
    </w:p>
    <w:p w:rsidR="0008581E" w:rsidRPr="00B3633A" w:rsidRDefault="0008581E">
      <w:pPr>
        <w:pStyle w:val="0DraftNormal"/>
        <w:rPr>
          <w:rFonts w:ascii="Montserrat" w:hAnsi="Montserrat"/>
          <w:spacing w:val="-2"/>
          <w:sz w:val="24"/>
        </w:rPr>
      </w:pPr>
      <w:r w:rsidRPr="00B3633A">
        <w:rPr>
          <w:rFonts w:ascii="Montserrat" w:hAnsi="Montserrat"/>
          <w:spacing w:val="-2"/>
          <w:sz w:val="24"/>
        </w:rPr>
        <w:t xml:space="preserve">Do not trifle with me. Do not ask again. If the way is lost, then you must find a new way, as before, from within yourself. I can not give it to you. It would be as empty as this eye is blind. Useless. I cannot help myself, nor can you. What we are have always been drawn to each other, like lovers. Each caress could be the last, savour them. Again, the world breaks down. </w:t>
      </w:r>
    </w:p>
    <w:p w:rsidR="0008581E" w:rsidRPr="00B3633A" w:rsidRDefault="0008581E">
      <w:pPr>
        <w:pStyle w:val="0DraftNormal"/>
        <w:rPr>
          <w:rFonts w:ascii="Montserrat" w:hAnsi="Montserrat"/>
          <w:spacing w:val="-2"/>
          <w:sz w:val="24"/>
        </w:rPr>
      </w:pPr>
    </w:p>
    <w:p w:rsidR="0008581E" w:rsidRPr="00B3633A" w:rsidRDefault="0008581E">
      <w:pPr>
        <w:pStyle w:val="0DraftNormal"/>
        <w:rPr>
          <w:rFonts w:ascii="Montserrat" w:hAnsi="Montserrat"/>
          <w:spacing w:val="-2"/>
          <w:sz w:val="24"/>
        </w:rPr>
      </w:pPr>
      <w:r w:rsidRPr="00B3633A">
        <w:rPr>
          <w:rFonts w:ascii="Montserrat" w:hAnsi="Montserrat"/>
          <w:spacing w:val="-2"/>
          <w:sz w:val="24"/>
        </w:rPr>
        <w:t xml:space="preserve">The deepest cut. This time, injury will cost her her entire ability to shift. It will destroy most of her delicate body and spirit. It becomes cruel and torturous, sparing her life while whittling away at her being. The remains are grisly and her recovery is even more torturous, as she nearly gives up the will to go on. She retains the memory of her horribly sensual dismemberment, and only her rage manages to deny her the luxury of release.  She is scarcely capable of assembling the world any more. </w:t>
      </w:r>
    </w:p>
    <w:p w:rsidR="0008581E" w:rsidRPr="00B3633A" w:rsidRDefault="0008581E">
      <w:pPr>
        <w:pStyle w:val="0DraftNormal"/>
        <w:rPr>
          <w:rFonts w:ascii="Montserrat" w:hAnsi="Montserrat"/>
          <w:spacing w:val="-2"/>
          <w:sz w:val="24"/>
        </w:rPr>
      </w:pPr>
    </w:p>
    <w:p w:rsidR="0008581E" w:rsidRPr="00B3633A" w:rsidRDefault="0008581E">
      <w:pPr>
        <w:pStyle w:val="0DraftNormal"/>
        <w:rPr>
          <w:rFonts w:ascii="Montserrat" w:hAnsi="Montserrat"/>
          <w:spacing w:val="-2"/>
          <w:sz w:val="24"/>
        </w:rPr>
      </w:pPr>
      <w:r w:rsidRPr="00B3633A">
        <w:rPr>
          <w:rFonts w:ascii="Montserrat" w:hAnsi="Montserrat"/>
          <w:spacing w:val="-2"/>
          <w:sz w:val="24"/>
        </w:rPr>
        <w:t xml:space="preserve">I am not remotely human anymore. How can i begin to fight back? I know there is not much left. Do what you can, i have to keep going or i will go insane. Do not leave me in this stim construct, give me something i can use in the real world. I can't tell if i am awake or asleep in here. </w:t>
      </w:r>
    </w:p>
    <w:p w:rsidR="0008581E" w:rsidRPr="00B3633A" w:rsidRDefault="0008581E">
      <w:pPr>
        <w:pStyle w:val="0DraftNormal"/>
        <w:rPr>
          <w:rFonts w:ascii="Montserrat" w:hAnsi="Montserrat"/>
          <w:spacing w:val="-2"/>
          <w:sz w:val="24"/>
        </w:rPr>
      </w:pPr>
    </w:p>
    <w:p w:rsidR="0008581E" w:rsidRPr="00B3633A" w:rsidRDefault="0008581E">
      <w:pPr>
        <w:pStyle w:val="0DraftNormal"/>
        <w:rPr>
          <w:rFonts w:ascii="Montserrat" w:hAnsi="Montserrat"/>
          <w:spacing w:val="-2"/>
          <w:sz w:val="24"/>
        </w:rPr>
      </w:pPr>
      <w:r w:rsidRPr="00B3633A">
        <w:rPr>
          <w:rFonts w:ascii="Montserrat" w:hAnsi="Montserrat"/>
          <w:spacing w:val="-2"/>
          <w:sz w:val="24"/>
        </w:rPr>
        <w:t xml:space="preserve"> </w:t>
      </w:r>
    </w:p>
    <w:p w:rsidR="0008581E" w:rsidRPr="00B3633A" w:rsidRDefault="0008581E">
      <w:pPr>
        <w:pStyle w:val="0DraftNormal"/>
        <w:rPr>
          <w:rFonts w:ascii="Montserrat" w:hAnsi="Montserrat"/>
          <w:spacing w:val="-2"/>
          <w:sz w:val="24"/>
        </w:rPr>
      </w:pPr>
    </w:p>
    <w:p w:rsidR="0008581E" w:rsidRPr="00B3633A" w:rsidRDefault="0008581E">
      <w:pPr>
        <w:pStyle w:val="0DraftNormal"/>
        <w:rPr>
          <w:rFonts w:ascii="Montserrat" w:hAnsi="Montserrat"/>
          <w:spacing w:val="-2"/>
          <w:sz w:val="24"/>
        </w:rPr>
      </w:pPr>
      <w:r w:rsidRPr="00B3633A">
        <w:rPr>
          <w:rFonts w:ascii="Montserrat" w:hAnsi="Montserrat"/>
          <w:spacing w:val="-2"/>
          <w:sz w:val="24"/>
        </w:rPr>
        <w:t xml:space="preserve">How long did all of this take? ...oh. Gods. Who paid for this? I thought as much. But he will not talk to me. I might as well be dead to him, i suppose.  </w:t>
      </w:r>
    </w:p>
    <w:p w:rsidR="0008581E" w:rsidRPr="00B3633A" w:rsidRDefault="0008581E">
      <w:pPr>
        <w:pStyle w:val="0DraftNormal"/>
        <w:rPr>
          <w:rFonts w:ascii="Montserrat" w:hAnsi="Montserrat"/>
          <w:spacing w:val="-2"/>
          <w:sz w:val="24"/>
        </w:rPr>
      </w:pPr>
    </w:p>
    <w:p w:rsidR="0008581E" w:rsidRPr="00B3633A" w:rsidRDefault="0008581E">
      <w:pPr>
        <w:pStyle w:val="0DraftNormal"/>
        <w:rPr>
          <w:rFonts w:ascii="Montserrat" w:hAnsi="Montserrat"/>
          <w:spacing w:val="-2"/>
          <w:sz w:val="24"/>
        </w:rPr>
      </w:pPr>
      <w:r w:rsidRPr="00B3633A">
        <w:rPr>
          <w:rFonts w:ascii="Montserrat" w:hAnsi="Montserrat"/>
          <w:spacing w:val="-2"/>
          <w:sz w:val="24"/>
        </w:rPr>
        <w:t>The calm before the storm</w:t>
      </w:r>
    </w:p>
    <w:p w:rsidR="0008581E" w:rsidRPr="00B3633A" w:rsidRDefault="0008581E">
      <w:pPr>
        <w:pStyle w:val="0DraftNormal"/>
        <w:rPr>
          <w:rFonts w:ascii="Montserrat" w:hAnsi="Montserrat"/>
          <w:spacing w:val="-2"/>
          <w:sz w:val="24"/>
        </w:rPr>
      </w:pPr>
    </w:p>
    <w:p w:rsidR="0008581E" w:rsidRPr="00B3633A" w:rsidRDefault="0008581E">
      <w:pPr>
        <w:pStyle w:val="0DraftNormal"/>
        <w:rPr>
          <w:rFonts w:ascii="Montserrat" w:hAnsi="Montserrat"/>
          <w:spacing w:val="-2"/>
          <w:sz w:val="24"/>
        </w:rPr>
      </w:pPr>
      <w:r w:rsidRPr="00B3633A">
        <w:rPr>
          <w:rFonts w:ascii="Montserrat" w:hAnsi="Montserrat"/>
          <w:spacing w:val="-2"/>
          <w:sz w:val="24"/>
        </w:rPr>
        <w:t>She is getting out of tune. We need to shut this experiment down. She is too dangerous. If she starts hallucinating while her systems are on line, she could wreak havoc. She is too sensitive, she can feel when she is in a construct. We might only make things worse.</w:t>
      </w:r>
    </w:p>
    <w:p w:rsidR="0008581E" w:rsidRPr="00B3633A" w:rsidRDefault="0008581E">
      <w:pPr>
        <w:pStyle w:val="0DraftNormal"/>
        <w:rPr>
          <w:rFonts w:ascii="Montserrat" w:hAnsi="Montserrat"/>
          <w:spacing w:val="-2"/>
          <w:sz w:val="24"/>
        </w:rPr>
      </w:pPr>
    </w:p>
    <w:p w:rsidR="0008581E" w:rsidRPr="00B3633A" w:rsidRDefault="0008581E">
      <w:pPr>
        <w:pStyle w:val="0DraftNormal"/>
        <w:rPr>
          <w:rFonts w:ascii="Montserrat" w:hAnsi="Montserrat"/>
          <w:spacing w:val="-2"/>
          <w:sz w:val="24"/>
        </w:rPr>
      </w:pPr>
      <w:r w:rsidRPr="00B3633A">
        <w:rPr>
          <w:rFonts w:ascii="Montserrat" w:hAnsi="Montserrat"/>
          <w:spacing w:val="-2"/>
          <w:sz w:val="24"/>
        </w:rPr>
        <w:t xml:space="preserve">Do you understand that i am destroying you. That is what i am. You are mystery, i consume you, i restore your mystery. But i am also pleasure, and discovery, and exploration. By devouring one, i reveal the other. As i consume what is, i restore what is not. By penetrating the unknown, i unveil new frontiers, new discoveries. I am a dangerous lover. </w:t>
      </w:r>
    </w:p>
    <w:p w:rsidR="0008581E" w:rsidRPr="00B3633A" w:rsidRDefault="0008581E">
      <w:pPr>
        <w:pStyle w:val="0DraftNormal"/>
        <w:rPr>
          <w:rFonts w:ascii="Montserrat" w:hAnsi="Montserrat"/>
          <w:spacing w:val="-2"/>
          <w:sz w:val="24"/>
        </w:rPr>
      </w:pPr>
    </w:p>
    <w:p w:rsidR="0008581E" w:rsidRPr="00B3633A" w:rsidRDefault="0008581E">
      <w:pPr>
        <w:pStyle w:val="0DraftNormal"/>
        <w:rPr>
          <w:rFonts w:ascii="Montserrat" w:hAnsi="Montserrat"/>
          <w:spacing w:val="-2"/>
          <w:sz w:val="24"/>
        </w:rPr>
      </w:pPr>
      <w:r w:rsidRPr="00B3633A">
        <w:rPr>
          <w:rFonts w:ascii="Montserrat" w:hAnsi="Montserrat"/>
          <w:spacing w:val="-2"/>
          <w:sz w:val="24"/>
        </w:rPr>
        <w:t xml:space="preserve">I think i begin to see. It is twisted, but clear enough. A paradox, but of intent and action. I am willing to fight, i am not about to quit. I dare you to destroy me. But i warn you, there is far more to me than even you suspect.  </w:t>
      </w:r>
    </w:p>
    <w:p w:rsidR="0008581E" w:rsidRPr="00B3633A" w:rsidRDefault="0008581E">
      <w:pPr>
        <w:pStyle w:val="0DraftNormal"/>
        <w:rPr>
          <w:rFonts w:ascii="Montserrat" w:hAnsi="Montserrat"/>
          <w:spacing w:val="-2"/>
          <w:sz w:val="24"/>
        </w:rPr>
      </w:pPr>
    </w:p>
    <w:p w:rsidR="0008581E" w:rsidRPr="00B3633A" w:rsidRDefault="0008581E">
      <w:pPr>
        <w:pStyle w:val="0DraftNormal"/>
        <w:rPr>
          <w:rFonts w:ascii="Montserrat" w:hAnsi="Montserrat"/>
          <w:spacing w:val="-2"/>
          <w:sz w:val="24"/>
        </w:rPr>
      </w:pPr>
      <w:r w:rsidRPr="00B3633A">
        <w:rPr>
          <w:rFonts w:ascii="Montserrat" w:hAnsi="Montserrat"/>
          <w:spacing w:val="-2"/>
          <w:sz w:val="24"/>
        </w:rPr>
        <w:t xml:space="preserve">It is not flesh. My will, my spirit cannot make use of it, and it interferes with my equilibrium to even consider attempting to shift. However, i can thread myself along the virtual senses. Thread my will into the machine, like i was threading it into the matrix. I can almost use the magic that i created. It is almost psychic, rather than magical. This is the only thing my intuition works with anymore. </w:t>
      </w:r>
    </w:p>
    <w:p w:rsidR="0008581E" w:rsidRPr="00B3633A" w:rsidRDefault="0008581E">
      <w:pPr>
        <w:pStyle w:val="0DraftNormal"/>
        <w:rPr>
          <w:rFonts w:ascii="Montserrat" w:hAnsi="Montserrat"/>
          <w:spacing w:val="-2"/>
          <w:sz w:val="24"/>
        </w:rPr>
      </w:pPr>
    </w:p>
    <w:p w:rsidR="0008581E" w:rsidRPr="00B3633A" w:rsidRDefault="0008581E">
      <w:pPr>
        <w:pStyle w:val="0DraftNormal"/>
        <w:rPr>
          <w:rFonts w:ascii="Montserrat" w:hAnsi="Montserrat"/>
          <w:spacing w:val="-2"/>
          <w:sz w:val="24"/>
        </w:rPr>
      </w:pPr>
      <w:r w:rsidRPr="00B3633A">
        <w:rPr>
          <w:rFonts w:ascii="Montserrat" w:hAnsi="Montserrat"/>
          <w:spacing w:val="-2"/>
          <w:sz w:val="24"/>
        </w:rPr>
        <w:t xml:space="preserve">I am the bird! This extension through the plane works better than i had anticipated. When it transmodes, it is almost like being able to shift! My mind and spirit are still quite adept at this. I am ten times more efficient in this mode than even the best trained interface pilots. I've got the instinct for this kind of thing! </w:t>
      </w:r>
    </w:p>
    <w:p w:rsidR="0008581E" w:rsidRPr="00B3633A" w:rsidRDefault="0008581E">
      <w:pPr>
        <w:pStyle w:val="0DraftNormal"/>
        <w:rPr>
          <w:rFonts w:ascii="Montserrat" w:hAnsi="Montserrat"/>
          <w:spacing w:val="-2"/>
          <w:sz w:val="24"/>
        </w:rPr>
      </w:pPr>
    </w:p>
    <w:p w:rsidR="0008581E" w:rsidRPr="00B3633A" w:rsidRDefault="0008581E">
      <w:pPr>
        <w:pStyle w:val="0DraftNormal"/>
        <w:rPr>
          <w:rFonts w:ascii="Montserrat" w:hAnsi="Montserrat"/>
          <w:spacing w:val="-2"/>
          <w:sz w:val="24"/>
        </w:rPr>
      </w:pPr>
      <w:r w:rsidRPr="00B3633A">
        <w:rPr>
          <w:rFonts w:ascii="Montserrat" w:hAnsi="Montserrat"/>
          <w:spacing w:val="-2"/>
          <w:sz w:val="24"/>
        </w:rPr>
        <w:t xml:space="preserve">She has found release through a combat machine. She is adapting far better than anyone could have ever anticipated. It is the first time i've seen her happy, or care free, since this all began. She is also using the matrix rather extensively. Kzeisza is even acknowledging her again. She seems to have recovered most of her strength of will, her magnitude. She is mixing her experience within a technical machine with her recall of magic and organic functions. </w:t>
      </w:r>
    </w:p>
    <w:p w:rsidR="0008581E" w:rsidRPr="00B3633A" w:rsidRDefault="0008581E">
      <w:pPr>
        <w:pStyle w:val="0DraftNormal"/>
        <w:rPr>
          <w:rFonts w:ascii="Montserrat" w:hAnsi="Montserrat"/>
          <w:spacing w:val="-2"/>
          <w:sz w:val="24"/>
        </w:rPr>
      </w:pPr>
    </w:p>
    <w:p w:rsidR="0008581E" w:rsidRPr="00B3633A" w:rsidRDefault="0008581E">
      <w:pPr>
        <w:pStyle w:val="0DraftNormal"/>
        <w:rPr>
          <w:rFonts w:ascii="Montserrat" w:hAnsi="Montserrat"/>
          <w:spacing w:val="-2"/>
          <w:sz w:val="24"/>
        </w:rPr>
      </w:pPr>
      <w:r w:rsidRPr="00B3633A">
        <w:rPr>
          <w:rFonts w:ascii="Montserrat" w:hAnsi="Montserrat"/>
          <w:spacing w:val="-2"/>
          <w:sz w:val="24"/>
        </w:rPr>
        <w:t xml:space="preserve">She has regained her edge. She has made herself equal to her affliction. She is going after a cause. She is taking the fight home to the enemy.  What are you talking about? Her psyche profile. Her dreams are building toward a confrontation. She is indifferent to her accomplishments, and she is becoming indifferent to her condition. </w:t>
      </w:r>
    </w:p>
    <w:p w:rsidR="0008581E" w:rsidRPr="00B3633A" w:rsidRDefault="0008581E">
      <w:pPr>
        <w:pStyle w:val="0DraftNormal"/>
        <w:rPr>
          <w:rFonts w:ascii="Montserrat" w:hAnsi="Montserrat"/>
          <w:spacing w:val="-2"/>
          <w:sz w:val="24"/>
        </w:rPr>
      </w:pPr>
    </w:p>
    <w:p w:rsidR="0008581E" w:rsidRPr="00B3633A" w:rsidRDefault="0008581E">
      <w:pPr>
        <w:pStyle w:val="0DraftNormal"/>
        <w:rPr>
          <w:rFonts w:ascii="Montserrat" w:hAnsi="Montserrat"/>
          <w:spacing w:val="-2"/>
          <w:sz w:val="24"/>
        </w:rPr>
      </w:pPr>
      <w:r w:rsidRPr="00B3633A">
        <w:rPr>
          <w:rFonts w:ascii="Montserrat" w:hAnsi="Montserrat"/>
          <w:spacing w:val="-2"/>
          <w:sz w:val="24"/>
        </w:rPr>
        <w:t>Overconfidence – she comes up against the worst odds. Overwhelmed and outnumbered, she is whittled down, from phoenix fighter, to combat armor, to cyberframe. The final blow is shattering. A death blow which pulverizes her residual organics. It cripples her spirit, and sling</w:t>
      </w:r>
      <w:r w:rsidRPr="00B3633A">
        <w:rPr>
          <w:rFonts w:ascii="Montserrat" w:hAnsi="Montserrat"/>
          <w:spacing w:val="-2"/>
          <w:sz w:val="24"/>
        </w:rPr>
        <w:noBreakHyphen/>
        <w:t>shots it into the fringe of the threshold.</w:t>
      </w:r>
    </w:p>
    <w:p w:rsidR="0008581E" w:rsidRPr="00B3633A" w:rsidRDefault="0008581E">
      <w:pPr>
        <w:pStyle w:val="0DraftNormal"/>
        <w:rPr>
          <w:rFonts w:ascii="Montserrat" w:hAnsi="Montserrat"/>
          <w:spacing w:val="-2"/>
          <w:sz w:val="24"/>
        </w:rPr>
      </w:pPr>
    </w:p>
    <w:p w:rsidR="0008581E" w:rsidRPr="00B3633A" w:rsidRDefault="0008581E">
      <w:pPr>
        <w:pStyle w:val="0DraftNormal"/>
        <w:rPr>
          <w:rFonts w:ascii="Montserrat" w:hAnsi="Montserrat"/>
          <w:spacing w:val="-2"/>
          <w:sz w:val="24"/>
        </w:rPr>
      </w:pPr>
      <w:r w:rsidRPr="00B3633A">
        <w:rPr>
          <w:rFonts w:ascii="Montserrat" w:hAnsi="Montserrat"/>
          <w:spacing w:val="-2"/>
          <w:sz w:val="24"/>
        </w:rPr>
        <w:t xml:space="preserve">No more toys. No more games. No more body, no more machine. Soon, no more dream. I can take away what you believe yourself to be. Make you an absolute mystery, even to yourself. But, he cannot take away her will. Once he has taken everything else away, that remains, and that is enough. If she has the will to remember herself as a particular thing. The will to recall her experiences. To choose to find herself. She takes from him his final kiss... </w:t>
      </w:r>
    </w:p>
    <w:p w:rsidR="0008581E" w:rsidRPr="00B3633A" w:rsidRDefault="0008581E">
      <w:pPr>
        <w:pStyle w:val="0DraftNormal"/>
        <w:rPr>
          <w:rFonts w:ascii="Montserrat" w:hAnsi="Montserrat"/>
          <w:spacing w:val="-2"/>
          <w:sz w:val="24"/>
        </w:rPr>
      </w:pPr>
    </w:p>
    <w:p w:rsidR="0008581E" w:rsidRPr="00B3633A" w:rsidRDefault="0008581E">
      <w:pPr>
        <w:pStyle w:val="0DraftNormal"/>
        <w:rPr>
          <w:rFonts w:ascii="Montserrat" w:hAnsi="Montserrat"/>
          <w:spacing w:val="-2"/>
          <w:sz w:val="24"/>
        </w:rPr>
      </w:pPr>
      <w:r w:rsidRPr="00B3633A">
        <w:rPr>
          <w:rFonts w:ascii="Montserrat" w:hAnsi="Montserrat"/>
          <w:spacing w:val="-2"/>
          <w:sz w:val="24"/>
        </w:rPr>
        <w:t xml:space="preserve">I recalled far more than i thought i would be free to. I understand it, but i want to continue with what i had. I can stand on my own, but i cannot leave behind what i stood for. I want to see what could have happened next if i had an opportunity for this or that. I can love you now sivai. Now, we can be lovers. Or at least compatible parts. </w:t>
      </w:r>
    </w:p>
    <w:p w:rsidR="0008581E" w:rsidRPr="00B3633A" w:rsidRDefault="0008581E">
      <w:pPr>
        <w:pStyle w:val="0DraftNormal"/>
        <w:rPr>
          <w:rFonts w:ascii="Montserrat" w:hAnsi="Montserrat"/>
          <w:spacing w:val="-2"/>
          <w:sz w:val="24"/>
        </w:rPr>
      </w:pPr>
    </w:p>
    <w:p w:rsidR="0008581E" w:rsidRPr="00B3633A" w:rsidRDefault="0008581E">
      <w:pPr>
        <w:pStyle w:val="0DraftNormal"/>
        <w:rPr>
          <w:rFonts w:ascii="Montserrat" w:hAnsi="Montserrat"/>
          <w:spacing w:val="-2"/>
          <w:sz w:val="24"/>
        </w:rPr>
      </w:pPr>
      <w:r w:rsidRPr="00B3633A">
        <w:rPr>
          <w:rFonts w:ascii="Montserrat" w:hAnsi="Montserrat"/>
          <w:spacing w:val="-2"/>
          <w:sz w:val="24"/>
        </w:rPr>
        <w:t>Tenth</w:t>
      </w:r>
    </w:p>
    <w:p w:rsidR="0008581E" w:rsidRPr="00B3633A" w:rsidRDefault="0008581E">
      <w:pPr>
        <w:pStyle w:val="0DraftNormal"/>
        <w:rPr>
          <w:rFonts w:ascii="Montserrat" w:hAnsi="Montserrat"/>
          <w:spacing w:val="-2"/>
          <w:sz w:val="24"/>
        </w:rPr>
      </w:pPr>
    </w:p>
    <w:p w:rsidR="0008581E" w:rsidRPr="00B3633A" w:rsidRDefault="0008581E">
      <w:pPr>
        <w:pStyle w:val="0DraftNormal"/>
        <w:rPr>
          <w:rFonts w:ascii="Montserrat" w:hAnsi="Montserrat"/>
          <w:spacing w:val="-2"/>
          <w:sz w:val="24"/>
        </w:rPr>
      </w:pPr>
      <w:r w:rsidRPr="00B3633A">
        <w:rPr>
          <w:rFonts w:ascii="Montserrat" w:hAnsi="Montserrat"/>
          <w:spacing w:val="-2"/>
          <w:sz w:val="24"/>
        </w:rPr>
        <w:t>Nature abhors a void. The paf has similar sentiments. The death of avonlea—following the revolutionary work and development inspired by her complex biological nature—creates a vacancy which must be filled. The consequences of growing clones and genetically re-engineered variants from the matrix taken from avonlea lead to a startling transformation of her avatarhood. As the experimentation proceeds, a strange phenomenon is revealed. Each of these slips created from her genes and conditioned with her memories and experiences begins to assume aspects of her personality and nature. Unexpectedly, the divine spirit and soul of avonlea, her essence, embraces each of her images—even though she herself is, well, dead. And each of these reflections must come to terms with being distorted reflections of this unknown avonlea. Each must struggle with the legacy of self destructiveness that is also part of avonlea's nature.</w:t>
      </w:r>
    </w:p>
    <w:p w:rsidR="0008581E" w:rsidRPr="00B3633A" w:rsidRDefault="0008581E">
      <w:pPr>
        <w:pStyle w:val="0DraftNormal"/>
        <w:rPr>
          <w:rFonts w:ascii="Montserrat" w:hAnsi="Montserrat"/>
          <w:spacing w:val="-2"/>
          <w:sz w:val="24"/>
        </w:rPr>
      </w:pPr>
    </w:p>
    <w:p w:rsidR="0008581E" w:rsidRPr="00B3633A" w:rsidRDefault="0008581E">
      <w:pPr>
        <w:pStyle w:val="0DraftNormal"/>
        <w:rPr>
          <w:rFonts w:ascii="Montserrat" w:hAnsi="Montserrat"/>
          <w:spacing w:val="-2"/>
          <w:sz w:val="24"/>
        </w:rPr>
      </w:pPr>
      <w:r w:rsidRPr="00B3633A">
        <w:rPr>
          <w:rFonts w:ascii="Montserrat" w:hAnsi="Montserrat"/>
          <w:spacing w:val="-2"/>
          <w:sz w:val="24"/>
        </w:rPr>
        <w:t>An opportune beginning of the book is the introduction of one of the important characters long acquainted with av, aware of the reasons why she was not retrievable, and believing her to be dead, with the first successfully withdrawn slip. It is a meting of a stranger with a familiar face. Quite a shocker. The task of this story is to emphasize that this is not avonlea. This individual is confronted with having to learn what avonlea was, both in body, spirit, and the world. As more of the slips are withdrawn, they turn to her for guidance in dealing with the subconscious afterimages of avonlea they were imprinted with</w:t>
      </w:r>
    </w:p>
    <w:p w:rsidR="0008581E" w:rsidRPr="00B3633A" w:rsidRDefault="0008581E">
      <w:pPr>
        <w:pStyle w:val="0DraftNormal"/>
        <w:rPr>
          <w:rFonts w:ascii="Montserrat" w:hAnsi="Montserrat"/>
          <w:spacing w:val="-2"/>
          <w:sz w:val="24"/>
        </w:rPr>
      </w:pPr>
    </w:p>
    <w:p w:rsidR="0008581E" w:rsidRPr="00B3633A" w:rsidRDefault="0008581E">
      <w:pPr>
        <w:pStyle w:val="0DraftNormal"/>
        <w:rPr>
          <w:rFonts w:ascii="Montserrat" w:hAnsi="Montserrat"/>
          <w:spacing w:val="-2"/>
          <w:sz w:val="24"/>
        </w:rPr>
      </w:pPr>
      <w:r w:rsidRPr="00B3633A">
        <w:rPr>
          <w:rFonts w:ascii="Montserrat" w:hAnsi="Montserrat"/>
          <w:spacing w:val="-2"/>
          <w:sz w:val="24"/>
        </w:rPr>
        <w:t>Eleventh</w:t>
      </w:r>
    </w:p>
    <w:p w:rsidR="0008581E" w:rsidRPr="00B3633A" w:rsidRDefault="0008581E">
      <w:pPr>
        <w:pStyle w:val="0DraftNormal"/>
        <w:rPr>
          <w:rFonts w:ascii="Montserrat" w:hAnsi="Montserrat"/>
          <w:spacing w:val="-2"/>
          <w:sz w:val="24"/>
        </w:rPr>
      </w:pPr>
    </w:p>
    <w:p w:rsidR="0008581E" w:rsidRPr="00B3633A" w:rsidRDefault="0008581E">
      <w:pPr>
        <w:pStyle w:val="0DraftNormal"/>
        <w:rPr>
          <w:rFonts w:ascii="Montserrat" w:hAnsi="Montserrat"/>
          <w:spacing w:val="-2"/>
          <w:sz w:val="24"/>
        </w:rPr>
      </w:pPr>
      <w:r w:rsidRPr="00B3633A">
        <w:rPr>
          <w:rFonts w:ascii="Montserrat" w:hAnsi="Montserrat"/>
          <w:spacing w:val="-2"/>
          <w:sz w:val="24"/>
        </w:rPr>
        <w:t>Though still astonishing and disturbing, it is no longer a mystery; what the shades of avonlea have become. Rare. Unusual. Avonlea, in a score of bodies, and yet somehow of one mind, seems almost resurrected. The legacy of her memories, her spirit and her flesh unleAsiaed from the constraints of one form. Which seemed wondrous and fine, until the experiment which created them produced the individual her recreators idealized. The perfect embodiment of the potential that avonlea herself only hinted at, in the flesh. But the question comes: how many individuals can represent the same spirit, the same soul; the same personality? How can twisted images of avonlea compare to this perfect vision? How can they bear to live with her, even knowing that all of them are of one mind?</w:t>
      </w:r>
    </w:p>
    <w:p w:rsidR="0008581E" w:rsidRPr="00B3633A" w:rsidRDefault="0008581E">
      <w:pPr>
        <w:pStyle w:val="0DraftNormal"/>
        <w:rPr>
          <w:rFonts w:ascii="Montserrat" w:hAnsi="Montserrat"/>
          <w:spacing w:val="-2"/>
          <w:sz w:val="24"/>
        </w:rPr>
      </w:pPr>
    </w:p>
    <w:p w:rsidR="0008581E" w:rsidRPr="00B3633A" w:rsidRDefault="0008581E">
      <w:pPr>
        <w:pStyle w:val="0DraftNormal"/>
        <w:rPr>
          <w:rFonts w:ascii="Montserrat" w:hAnsi="Montserrat"/>
          <w:spacing w:val="-2"/>
          <w:sz w:val="24"/>
        </w:rPr>
      </w:pPr>
      <w:r w:rsidRPr="00B3633A">
        <w:rPr>
          <w:rFonts w:ascii="Montserrat" w:hAnsi="Montserrat"/>
          <w:spacing w:val="-2"/>
          <w:sz w:val="24"/>
        </w:rPr>
        <w:t>even as she, this new imprint exotic metamorph, struggles along with her artificed twins to find her own identity in the face of the 'real' world, she too must confront the legacy of their predecessor. Before she realizes that it is happening, she embraces her smoldering fascination with kzeisza. Unable to discern if this is her fascination or the compulsion of avonlea's memories, she is quickly lost. She—a phoenix risen from her own Asiaes—would trade her physical immortality to embrace the essence of the dragon. He would for the first time come to know true love—a thing most unprecedented. And nothing but chaos, or madness, can result.</w:t>
      </w:r>
    </w:p>
    <w:p w:rsidR="0008581E" w:rsidRPr="00B3633A" w:rsidRDefault="0008581E">
      <w:pPr>
        <w:pStyle w:val="0DraftNormal"/>
        <w:rPr>
          <w:rFonts w:ascii="Montserrat" w:hAnsi="Montserrat"/>
          <w:spacing w:val="-2"/>
          <w:sz w:val="24"/>
        </w:rPr>
      </w:pPr>
    </w:p>
    <w:p w:rsidR="0008581E" w:rsidRPr="00B3633A" w:rsidRDefault="0008581E">
      <w:pPr>
        <w:pStyle w:val="0DraftNormal"/>
        <w:rPr>
          <w:rFonts w:ascii="Montserrat" w:hAnsi="Montserrat"/>
          <w:spacing w:val="-2"/>
          <w:sz w:val="24"/>
        </w:rPr>
      </w:pPr>
      <w:r w:rsidRPr="00B3633A">
        <w:rPr>
          <w:rFonts w:ascii="Montserrat" w:hAnsi="Montserrat"/>
          <w:spacing w:val="-2"/>
          <w:sz w:val="24"/>
        </w:rPr>
        <w:t>Twelfth</w:t>
      </w:r>
    </w:p>
    <w:p w:rsidR="0008581E" w:rsidRPr="00B3633A" w:rsidRDefault="0008581E">
      <w:pPr>
        <w:pStyle w:val="0DraftNormal"/>
        <w:rPr>
          <w:rFonts w:ascii="Montserrat" w:hAnsi="Montserrat"/>
          <w:spacing w:val="-2"/>
          <w:sz w:val="24"/>
        </w:rPr>
      </w:pPr>
    </w:p>
    <w:p w:rsidR="0008581E" w:rsidRPr="00B3633A" w:rsidRDefault="0008581E">
      <w:pPr>
        <w:pStyle w:val="0DraftNormal"/>
        <w:rPr>
          <w:rFonts w:ascii="Montserrat" w:hAnsi="Montserrat"/>
          <w:spacing w:val="-2"/>
          <w:sz w:val="24"/>
        </w:rPr>
      </w:pPr>
      <w:r w:rsidRPr="00B3633A">
        <w:rPr>
          <w:rFonts w:ascii="Montserrat" w:hAnsi="Montserrat"/>
          <w:spacing w:val="-2"/>
          <w:sz w:val="24"/>
        </w:rPr>
        <w:t>Into the abyss. Or abyss. Avonlea and morgan the younger have moved beyond the sphere of closed realms and embarked on a journey across the thresholds of time, space and alternity. These two fragile, mortal godlings must dance lightly along the impossible margin, as many things surround them which at times have sought actively to destroy each of them. Morgan, the product of an unholy fusion of science and magic, is more demon than divine. Av having crossed so far from her native birth, seeks to find a way to reclaim her soul for herself or prove that she was mystery all along.</w:t>
      </w:r>
    </w:p>
    <w:p w:rsidR="0008581E" w:rsidRPr="00B3633A" w:rsidRDefault="0008581E">
      <w:pPr>
        <w:pStyle w:val="0DraftNormal"/>
        <w:rPr>
          <w:rFonts w:ascii="Montserrat" w:hAnsi="Montserrat"/>
          <w:spacing w:val="-2"/>
          <w:sz w:val="24"/>
        </w:rPr>
      </w:pPr>
    </w:p>
    <w:p w:rsidR="0008581E" w:rsidRPr="00B3633A" w:rsidRDefault="0008581E">
      <w:pPr>
        <w:pStyle w:val="0DraftNormal"/>
        <w:rPr>
          <w:rFonts w:ascii="Montserrat" w:hAnsi="Montserrat"/>
          <w:spacing w:val="-2"/>
          <w:sz w:val="24"/>
        </w:rPr>
      </w:pPr>
      <w:r w:rsidRPr="00B3633A">
        <w:rPr>
          <w:rFonts w:ascii="Montserrat" w:hAnsi="Montserrat"/>
          <w:spacing w:val="-2"/>
          <w:sz w:val="24"/>
        </w:rPr>
        <w:t>Thirteenth</w:t>
      </w:r>
    </w:p>
    <w:p w:rsidR="0008581E" w:rsidRPr="00B3633A" w:rsidRDefault="0008581E">
      <w:pPr>
        <w:pStyle w:val="0DraftNormal"/>
        <w:rPr>
          <w:rFonts w:ascii="Montserrat" w:hAnsi="Montserrat"/>
          <w:spacing w:val="-2"/>
          <w:sz w:val="24"/>
        </w:rPr>
      </w:pPr>
    </w:p>
    <w:p w:rsidR="0008581E" w:rsidRPr="00B3633A" w:rsidRDefault="0008581E">
      <w:pPr>
        <w:pStyle w:val="0DraftNormal"/>
        <w:rPr>
          <w:rFonts w:ascii="Montserrat" w:hAnsi="Montserrat"/>
          <w:spacing w:val="-2"/>
          <w:sz w:val="24"/>
        </w:rPr>
      </w:pPr>
      <w:r w:rsidRPr="00B3633A">
        <w:rPr>
          <w:rFonts w:ascii="Montserrat" w:hAnsi="Montserrat"/>
          <w:spacing w:val="-2"/>
          <w:sz w:val="24"/>
        </w:rPr>
        <w:t>Kidnapping the clone. Because of her divine nature, her clones are a potential danger. Nineteen years have passed since her death. Avonlea seeks out one of her first clones, the one that grew from infancy in real time (the literal first successful clone.) In light of my decision to work on avonlea, a more direct examination of av than is possible in the light of nexus, this is the feature of another spotlight. The focus for this note, though is the exploration of the self taken to an external angle. It is a work on its own. The main point being that av transcended her personal death to return to where she was dead and confront the living progeny of her self. This is the first time she physically returns to nexus after her death. In unfathomed she and abyss move entirely outside of nexus, and in unresolved her phoenix slip is the actual character involved.</w:t>
      </w:r>
    </w:p>
    <w:p w:rsidR="0008581E" w:rsidRPr="00B3633A" w:rsidRDefault="0008581E">
      <w:pPr>
        <w:pStyle w:val="0DraftNormal"/>
        <w:rPr>
          <w:rFonts w:ascii="Montserrat" w:hAnsi="Montserrat"/>
          <w:spacing w:val="-2"/>
          <w:sz w:val="24"/>
        </w:rPr>
      </w:pPr>
    </w:p>
    <w:p w:rsidR="0008581E" w:rsidRPr="00B3633A" w:rsidRDefault="0008581E">
      <w:pPr>
        <w:pStyle w:val="0DraftNormal"/>
        <w:rPr>
          <w:rFonts w:ascii="Montserrat" w:hAnsi="Montserrat"/>
          <w:spacing w:val="-2"/>
          <w:sz w:val="24"/>
        </w:rPr>
      </w:pPr>
      <w:r w:rsidRPr="00B3633A">
        <w:rPr>
          <w:rFonts w:ascii="Montserrat" w:hAnsi="Montserrat"/>
          <w:spacing w:val="-2"/>
          <w:sz w:val="24"/>
        </w:rPr>
        <w:t>In this book, avonlea is allowed to slip free of me to a degree by allowing her slip to go free. The part of her that sets her free is the part that frees her as well. Whatever avonlea is outside of myself joins her replica, who has, like her, examined the avonlea architecture trying to find a place in it for herself, and in the end chooses to pursue her own existence. Which is the only way for avonlea to leave me.</w:t>
      </w:r>
    </w:p>
    <w:p w:rsidR="0008581E" w:rsidRPr="00B3633A" w:rsidRDefault="0008581E">
      <w:pPr>
        <w:pStyle w:val="0DraftNormal"/>
        <w:rPr>
          <w:rFonts w:ascii="Montserrat" w:hAnsi="Montserrat"/>
          <w:spacing w:val="-2"/>
          <w:sz w:val="24"/>
        </w:rPr>
      </w:pPr>
    </w:p>
    <w:p w:rsidR="0008581E" w:rsidRPr="00B3633A" w:rsidRDefault="0008581E">
      <w:pPr>
        <w:pStyle w:val="0DraftNormal"/>
        <w:rPr>
          <w:rFonts w:ascii="Montserrat" w:hAnsi="Montserrat"/>
          <w:spacing w:val="-2"/>
          <w:sz w:val="24"/>
        </w:rPr>
      </w:pPr>
      <w:r w:rsidRPr="00B3633A">
        <w:rPr>
          <w:rFonts w:ascii="Montserrat" w:hAnsi="Montserrat"/>
          <w:spacing w:val="-2"/>
          <w:sz w:val="24"/>
        </w:rPr>
        <w:t>Fourteenth</w:t>
      </w:r>
    </w:p>
    <w:p w:rsidR="0008581E" w:rsidRPr="00B3633A" w:rsidRDefault="0008581E">
      <w:pPr>
        <w:pStyle w:val="0DraftNormal"/>
        <w:rPr>
          <w:rFonts w:ascii="Montserrat" w:hAnsi="Montserrat"/>
          <w:spacing w:val="-2"/>
          <w:sz w:val="24"/>
        </w:rPr>
      </w:pPr>
    </w:p>
    <w:p w:rsidR="0008581E" w:rsidRPr="00B3633A" w:rsidRDefault="0008581E">
      <w:pPr>
        <w:pStyle w:val="0DraftNormal"/>
        <w:rPr>
          <w:rFonts w:ascii="Montserrat" w:hAnsi="Montserrat"/>
          <w:spacing w:val="-2"/>
          <w:sz w:val="24"/>
        </w:rPr>
      </w:pPr>
      <w:r w:rsidRPr="00B3633A">
        <w:rPr>
          <w:rFonts w:ascii="Montserrat" w:hAnsi="Montserrat"/>
          <w:spacing w:val="-2"/>
          <w:sz w:val="24"/>
        </w:rPr>
        <w:t>A man of power finds her attractive—in her strength and her divinity, though he is a deamonic sort. His way is to stalk her; to catch her unawares, psychically deactivate her conscious control of herself, turning her into an unwilling participant, a living toy for him to sexually exploit. She is torn between the pleasure he causes her in using her in this manner and the fact that he has so utterly violated her. She finds herself wishing he had killed her and raped her corpse rather than leaving her alive with the knowledge that she has been turned onto an object for pleasure against her will. This is the sounding of a new chord in her existence, though. It is time for her to go beyond mystery. To become unpromised once more, save to herself. This desire was awoken in avonlea, the first spotlight on her. To learn at this time how vulnerable she still is, she must embrace the lesson for which she died. To live by her own will. It will bring her to confront an, and it will bring her to confront me. What do you want?</w:t>
      </w:r>
    </w:p>
    <w:p w:rsidR="0008581E" w:rsidRPr="00B3633A" w:rsidRDefault="0008581E">
      <w:pPr>
        <w:pStyle w:val="0DraftNormal"/>
        <w:rPr>
          <w:rFonts w:ascii="Montserrat" w:hAnsi="Montserrat"/>
          <w:spacing w:val="-2"/>
          <w:sz w:val="24"/>
        </w:rPr>
      </w:pPr>
    </w:p>
    <w:p w:rsidR="0008581E" w:rsidRPr="00B3633A" w:rsidRDefault="0008581E">
      <w:pPr>
        <w:pStyle w:val="0DraftNormal"/>
        <w:rPr>
          <w:rFonts w:ascii="Montserrat" w:hAnsi="Montserrat"/>
          <w:spacing w:val="-2"/>
          <w:sz w:val="24"/>
        </w:rPr>
      </w:pPr>
      <w:r w:rsidRPr="00B3633A">
        <w:rPr>
          <w:rFonts w:ascii="Montserrat" w:hAnsi="Montserrat"/>
          <w:spacing w:val="-2"/>
          <w:sz w:val="24"/>
        </w:rPr>
        <w:br w:type="page"/>
        <w:t>I have to start somewhere. What can i take for granted? I am dealing with avonlea, andrea (who is referred to as amadea throughout), and eden. This will be occuring at the retreat, where there are more than enough pieces present to fuel the entire event. Avonlea has come here to recover from the ordeal of her rape, so this is the end of all of the things i have seen of her to date. She has enough time to relax and become bored enough that she decides to visit the library (amadea, recognising the scene shaping up subliminally gives av the idea by taking out this book to confirm her suspicions) and discovers the other books about her. For hours she will tear through the accounts before they overwhelm and disturb her to the point that she is obsessed by the implications. The rough part of the book is the day or so while she is thoroughly shaken by this event. Eventually eden goes looking for her and the first confrontation occurs. Having read what she has, she has noted the misnomer of my calling the devourer eden. Now the association scares her in connection with eden. The foundation of her reality shaken, amadea and eden are extremely concerned about her, but av is only increasingly obsessed and in the few hours after eden brings her back to the terraces, she begins to put together the picture. Discussing it intensly with amadea and eden, gradually begins to reach the conclusion that there really is a david aislynn who wrote those books. Her doubt persists stubbornly until an shows her the book she herself took from the library. Av devours it incredulously; finally tearing herself away as she catches up to herself in it. Over the next two days, an and eden desperately try to repair the integrity of av's grasp on herself by trying to update her grasp of existence. The horrifying familiarity of these concepts alarms av who is desperate to know why she feels like she already knew all of this. The two alternately try to make her glimpse the truth of who she is, was or could be, and confound her with the paradox of being at once entity and expression. They are forced to dispell the notion of gods in favor of the idea of absolute individuality—self embodiment. The more they pull her together the more certain she becomes that she has to confront her author. The more intense the situation itself becomes. To be certain, the long association that she and an (and eden) have had, enshrouds the whole character of this near soul shattering blow. Av is made fully aware of the connection between herself and her author. Her obsession begins to submit to her normal character and the idea becomes seductive rather than threatening. She begins to realize that many times she had had the strangest suspicion of this odd truth. Even though they are still helping her to understand how this can be true and yet not the obliteration of her self, they begin to discuss what this whole thing is supposed to mean. In analyzing the author, they end up analyzing themselves. However they cut it, it amounts to a choice—the choice that they embody. The choice to exist. I cannot just lay it out is plain terms, but the process of their analysis will illuminate the connections between them. Av's final conflict is to define herself as the true author of her self. To do that, she has to realize about me what i realized about her. We are the same being. The arguement to support this has burned throughout the book itself. The book is an Asia of that flame. Very carefully, she works out exactly how she can reach me. At the last, an asks her what she intends to do (now that, a few days later, she has restored her equilibrium). Av gazes at her, and wordlessly approaches the threshold.</w:t>
      </w:r>
    </w:p>
    <w:p w:rsidR="0008581E" w:rsidRPr="00B3633A" w:rsidRDefault="0008581E">
      <w:pPr>
        <w:pStyle w:val="0DraftNormal"/>
        <w:rPr>
          <w:rFonts w:ascii="Montserrat" w:hAnsi="Montserrat"/>
          <w:spacing w:val="-2"/>
          <w:sz w:val="24"/>
        </w:rPr>
      </w:pPr>
    </w:p>
    <w:p w:rsidR="0008581E" w:rsidRPr="00B3633A" w:rsidRDefault="0008581E">
      <w:pPr>
        <w:pStyle w:val="0DraftNormal"/>
        <w:rPr>
          <w:rFonts w:ascii="Montserrat" w:hAnsi="Montserrat"/>
          <w:spacing w:val="-2"/>
          <w:sz w:val="24"/>
        </w:rPr>
      </w:pPr>
      <w:r w:rsidRPr="00B3633A">
        <w:rPr>
          <w:rFonts w:ascii="Montserrat" w:hAnsi="Montserrat"/>
          <w:spacing w:val="-2"/>
          <w:sz w:val="24"/>
        </w:rPr>
        <w:t>A surprise ending... An goes to the terminal in her study and warms it up. She begins writing "david aislynn, by aes amadea..."</w:t>
      </w:r>
    </w:p>
    <w:p w:rsidR="0008581E" w:rsidRPr="00B3633A" w:rsidRDefault="0008581E">
      <w:pPr>
        <w:pStyle w:val="0DraftNormal"/>
        <w:rPr>
          <w:rFonts w:ascii="Montserrat" w:hAnsi="Montserrat"/>
          <w:spacing w:val="-2"/>
          <w:sz w:val="24"/>
        </w:rPr>
      </w:pPr>
    </w:p>
    <w:p w:rsidR="0008581E" w:rsidRPr="00B3633A" w:rsidRDefault="0008581E">
      <w:pPr>
        <w:pStyle w:val="0DraftNormal"/>
        <w:rPr>
          <w:rFonts w:ascii="Montserrat" w:hAnsi="Montserrat"/>
          <w:sz w:val="24"/>
        </w:rPr>
      </w:pPr>
      <w:r w:rsidRPr="00B3633A">
        <w:rPr>
          <w:rFonts w:ascii="Montserrat" w:hAnsi="Montserrat"/>
          <w:sz w:val="24"/>
        </w:rPr>
        <w:t>Mon aegis/av aes—nineveh</w:t>
      </w:r>
    </w:p>
    <w:p w:rsidR="0008581E" w:rsidRPr="00B3633A" w:rsidRDefault="0008581E">
      <w:pPr>
        <w:pStyle w:val="0DraftNormal"/>
        <w:rPr>
          <w:rFonts w:ascii="Montserrat" w:hAnsi="Montserrat"/>
          <w:sz w:val="24"/>
        </w:rPr>
      </w:pPr>
    </w:p>
    <w:p w:rsidR="0008581E" w:rsidRPr="00B3633A" w:rsidRDefault="0008581E">
      <w:pPr>
        <w:pStyle w:val="0DraftNormal"/>
        <w:rPr>
          <w:rFonts w:ascii="Montserrat" w:hAnsi="Montserrat"/>
          <w:sz w:val="24"/>
        </w:rPr>
      </w:pPr>
      <w:r w:rsidRPr="00B3633A">
        <w:rPr>
          <w:rFonts w:ascii="Montserrat" w:hAnsi="Montserrat"/>
          <w:sz w:val="24"/>
        </w:rPr>
        <w:t xml:space="preserve">anjael, an immature avatar overridden by an angel overridden by a mature avatar; her soul is under extreme compression by this configuration. [this has a lot to do with why she became seduced by the destructive side of the avatar.] To further complicate matters, she is </w:t>
      </w:r>
      <w:r w:rsidRPr="00B3633A">
        <w:rPr>
          <w:rFonts w:ascii="Montserrat" w:hAnsi="Montserrat"/>
          <w:i/>
          <w:sz w:val="24"/>
        </w:rPr>
        <w:t>mon aegis</w:t>
      </w:r>
      <w:r w:rsidRPr="00B3633A">
        <w:rPr>
          <w:rFonts w:ascii="Montserrat" w:hAnsi="Montserrat"/>
          <w:sz w:val="24"/>
        </w:rPr>
        <w:t>, a seed of aes nineveh. Avael, on the other hand is a customized mature [if nieve] avatar. She has an angel aspect, but not the limitations [being an angel to herself as her avatar base]. After the confrontation avael becomes a regressed avatar, and then a true phoenix avatar [while anjael becomes a muse avatar and contributes to the dragon avatar that remains attached to av]. Avael becomes a god in her own right shortly beyond the scope of this story by confronting the unknown and discovering the unique shadow of herself. No longer nineveh to aegis or xanadau, she embraces the devourer in herself and becomes mystery.</w:t>
      </w:r>
    </w:p>
    <w:p w:rsidR="0008581E" w:rsidRPr="00B3633A" w:rsidRDefault="0008581E">
      <w:pPr>
        <w:pStyle w:val="0DraftNormal"/>
        <w:rPr>
          <w:rFonts w:ascii="Montserrat" w:hAnsi="Montserrat"/>
          <w:sz w:val="24"/>
        </w:rPr>
      </w:pPr>
    </w:p>
    <w:p w:rsidR="0008581E" w:rsidRPr="00B3633A" w:rsidRDefault="0008581E">
      <w:pPr>
        <w:pStyle w:val="0DraftNormal"/>
        <w:rPr>
          <w:rFonts w:ascii="Montserrat" w:hAnsi="Montserrat"/>
          <w:sz w:val="24"/>
        </w:rPr>
      </w:pPr>
      <w:r w:rsidRPr="00B3633A">
        <w:rPr>
          <w:rFonts w:ascii="Montserrat" w:hAnsi="Montserrat"/>
          <w:sz w:val="24"/>
        </w:rPr>
        <w:t>all points are beginning and end. The only difference is a kind of magnitude and that magnitude has a kind of mass. A way of drawing together an astounding number of the threads that join these infinite points. The nineveh overture contains a point through which so much is drawn, in a paradox, that more than time and space are twisted into a fugue. The effect of this beginning/end is the total obfuscation of genesis for many realities. The consequences of this execution is the seeding of its own origin.</w:t>
      </w:r>
    </w:p>
    <w:p w:rsidR="0008581E" w:rsidRPr="00B3633A" w:rsidRDefault="0008581E">
      <w:pPr>
        <w:pStyle w:val="0DraftNormal"/>
        <w:rPr>
          <w:rFonts w:ascii="Montserrat" w:hAnsi="Montserrat"/>
          <w:sz w:val="24"/>
        </w:rPr>
      </w:pPr>
    </w:p>
    <w:p w:rsidR="0008581E" w:rsidRPr="00B3633A" w:rsidRDefault="0008581E">
      <w:pPr>
        <w:pStyle w:val="0DraftNormal"/>
        <w:rPr>
          <w:rFonts w:ascii="Montserrat" w:hAnsi="Montserrat"/>
          <w:sz w:val="24"/>
        </w:rPr>
      </w:pPr>
      <w:r w:rsidRPr="00B3633A">
        <w:rPr>
          <w:rFonts w:ascii="Montserrat" w:hAnsi="Montserrat"/>
          <w:sz w:val="24"/>
        </w:rPr>
        <w:t>among the initial considerations, formative designs and tentative decisions have been advanced. These details are still mutable, and most require significant work. Nineveh overture is more a reference to my thoughts on this chapter of the legend than a title. Likewise, most of the references used in my notes are mnemonic tags, and are not to be taken as literal devices. The devices that will actually influence the story described in these notes will be announced as such in the concluding notes.</w:t>
      </w:r>
    </w:p>
    <w:p w:rsidR="0008581E" w:rsidRPr="00B3633A" w:rsidRDefault="0008581E">
      <w:pPr>
        <w:pStyle w:val="0DraftNormal"/>
        <w:rPr>
          <w:rFonts w:ascii="Montserrat" w:hAnsi="Montserrat"/>
          <w:sz w:val="24"/>
        </w:rPr>
      </w:pPr>
    </w:p>
    <w:p w:rsidR="0008581E" w:rsidRPr="00B3633A" w:rsidRDefault="0008581E">
      <w:pPr>
        <w:pStyle w:val="0DraftNormal"/>
        <w:rPr>
          <w:rFonts w:ascii="Montserrat" w:hAnsi="Montserrat"/>
          <w:sz w:val="24"/>
        </w:rPr>
      </w:pPr>
      <w:r w:rsidRPr="00B3633A">
        <w:rPr>
          <w:rFonts w:ascii="Montserrat" w:hAnsi="Montserrat"/>
          <w:sz w:val="24"/>
        </w:rPr>
        <w:t>this science ... Which had dispelled myth had summoned back that darkest of mythical figures—anjeal nineveh. Anjael [anjael: the dream of divinity, perfection] the was once the brightest of the angelic race. The power of nineveh was too great a temptation, however, and changed her. She is not evil, but she became the most fearsome of beings. The angel of death, darkness and destruction. In this aspect she has been known by many a dying race. She, seeing so much more of what their new truths implied, planned to show them vividly what they hadn't dared contemplate themselves. She came to athael [athael: the dream of ], finally, because he was the greatest artist, explorer, and experimentalist ever known. Virtually the author of new thought.</w:t>
      </w:r>
    </w:p>
    <w:p w:rsidR="0008581E" w:rsidRPr="00B3633A" w:rsidRDefault="0008581E">
      <w:pPr>
        <w:pStyle w:val="0DraftNormal"/>
        <w:rPr>
          <w:rFonts w:ascii="Montserrat" w:hAnsi="Montserrat"/>
          <w:sz w:val="24"/>
        </w:rPr>
      </w:pPr>
    </w:p>
    <w:p w:rsidR="0008581E" w:rsidRPr="00B3633A" w:rsidRDefault="0008581E">
      <w:pPr>
        <w:pStyle w:val="0DraftNormal"/>
        <w:rPr>
          <w:rFonts w:ascii="Montserrat" w:hAnsi="Montserrat"/>
          <w:sz w:val="24"/>
        </w:rPr>
      </w:pPr>
      <w:r w:rsidRPr="00B3633A">
        <w:rPr>
          <w:rFonts w:ascii="Montserrat" w:hAnsi="Montserrat"/>
          <w:sz w:val="24"/>
        </w:rPr>
        <w:t xml:space="preserve">athael took up the creation of avael more for the test of his ability than to aid in or further the interests of anjael. Anjael provided the model of attention used to create this envisioned child. Anjael also brought in clandestine backing from some of the most diabolical of the anijin adepts. They worked out the means to give anjael this unique oppertunity. Deliberately, there was no provision for the mind of the god child. She wasn't supposed to have enough time to develop a mature enough mind to resist the way that they would seize her soul. Not surprisingly, those of the anijin who took a clue from this fact sought a piece of the ideal—nin. Unfortunately, they had little idea at first just what they were going to give anjeal. Those, like athael and most of the anije, who contribute to the rising of avael know even less of what it might entail. Most of those who witness the awakening of avael catch a glimpse of the crucial truth about her nature. To those who would dare steal the soul of their god, the scheme begins to form. To those who would never dare, and are sensible enough to fear what might happen if they did, the thought is seeded to remove the temptation entirely. Although avael inherited the awesome psionic potential of her 'mother', she apparently evinces none of the potential of her "father", the will contributed by the demon of creation, athael. Believing that he was creating a gift to god, he obeyed the angel of darkness. However, by deliberately misunderstanding anjael's desire that the gift have a virgin mind, he provided her with the kind of mind that needed no instruction. The intuitive power of the child was derived from his own power of creation—the technique that is not a technique. However, doing this cost him the selflessness from which he derived his power. </w:t>
      </w:r>
    </w:p>
    <w:p w:rsidR="0008581E" w:rsidRPr="00B3633A" w:rsidRDefault="0008581E">
      <w:pPr>
        <w:pStyle w:val="0DraftNormal"/>
        <w:rPr>
          <w:rFonts w:ascii="Montserrat" w:hAnsi="Montserrat"/>
          <w:sz w:val="24"/>
        </w:rPr>
      </w:pPr>
    </w:p>
    <w:p w:rsidR="0008581E" w:rsidRPr="00B3633A" w:rsidRDefault="0008581E">
      <w:pPr>
        <w:pStyle w:val="0DraftNormal"/>
        <w:rPr>
          <w:rFonts w:ascii="Montserrat" w:hAnsi="Montserrat"/>
          <w:sz w:val="24"/>
        </w:rPr>
      </w:pPr>
      <w:r w:rsidRPr="00B3633A">
        <w:rPr>
          <w:rFonts w:ascii="Montserrat" w:hAnsi="Montserrat"/>
          <w:sz w:val="24"/>
        </w:rPr>
        <w:t>the lever upon which the assumption of avael depends is derived from this peice of conceptual logic: the identity or singularity of understanding—the power of understanding to reduce complexity to a singularity or a unity—must extend even to the absolute. This ends the arguement upon which similar ventures had collapsed. There is no identifying the absolute, rather the absolute is defined by its own understanding. The task the summoners face is to catch the understanding of the absolute [avael: the dream of dreaming], not to understand the absolute they are tampering with. The assumption merely requires a kind of mirror into which the avael can be confronted with itself. A mirror of the mind's eye. The second componant is the lens through which the avael can be focused on itself; that is, captured in the flesh.</w:t>
      </w:r>
    </w:p>
    <w:p w:rsidR="0008581E" w:rsidRPr="00B3633A" w:rsidRDefault="0008581E">
      <w:pPr>
        <w:pStyle w:val="0DraftNormal"/>
        <w:rPr>
          <w:rFonts w:ascii="Montserrat" w:hAnsi="Montserrat"/>
          <w:sz w:val="24"/>
        </w:rPr>
      </w:pPr>
    </w:p>
    <w:p w:rsidR="0008581E" w:rsidRPr="00B3633A" w:rsidRDefault="0008581E">
      <w:pPr>
        <w:pStyle w:val="0DraftNormal"/>
        <w:rPr>
          <w:rFonts w:ascii="Montserrat" w:hAnsi="Montserrat"/>
          <w:sz w:val="24"/>
        </w:rPr>
      </w:pPr>
      <w:r w:rsidRPr="00B3633A">
        <w:rPr>
          <w:rFonts w:ascii="Montserrat" w:hAnsi="Montserrat"/>
          <w:sz w:val="24"/>
        </w:rPr>
        <w:t>avael wakes and sees the world she once engendered through untainted eyes. Faced with an immediate lack of perspective, she instinctively taps into the gift athael granted her. She summons her psionic potential and unconsciously reads deeply into the minds of an unguessable number of local sentients, seeking so broad a perception that some kind of perspective has to fall quickly into place. The inner hearts she espies in that initial moment are beyond her ability to define, but she sees enough to know fear. Of them all there is one she instinctively fears most, and irrationally feels the most compelling bond. She is drawn to anjael, sensing love and empathy so resonant that it overcomes the terror she feels underlying that attraction. From athael she senses only pride and respect, and he seems to be the only safe one.</w:t>
      </w:r>
    </w:p>
    <w:p w:rsidR="0008581E" w:rsidRPr="00B3633A" w:rsidRDefault="0008581E">
      <w:pPr>
        <w:pStyle w:val="0DraftNormal"/>
        <w:rPr>
          <w:rFonts w:ascii="Montserrat" w:hAnsi="Montserrat"/>
          <w:sz w:val="24"/>
        </w:rPr>
      </w:pPr>
    </w:p>
    <w:p w:rsidR="0008581E" w:rsidRPr="00B3633A" w:rsidRDefault="0008581E">
      <w:pPr>
        <w:pStyle w:val="0DraftNormal"/>
        <w:rPr>
          <w:rFonts w:ascii="Montserrat" w:hAnsi="Montserrat"/>
          <w:sz w:val="24"/>
        </w:rPr>
      </w:pPr>
      <w:r w:rsidRPr="00B3633A">
        <w:rPr>
          <w:rFonts w:ascii="Montserrat" w:hAnsi="Montserrat"/>
          <w:sz w:val="24"/>
        </w:rPr>
        <w:t>the awakening of avael is felt far more widely than would have been intended. So being, it is quite impossible to keep her presence a secret. The remergence of nineveh in aegis raises questions that force certain individuals to investigate the concept of nineveh. 'Nineveh' means voice of god. Theoretically the proto-consciousness of the divine body of aegis and xanadau, it came into being at the prodding of an exceptional being—who naturally has been forgotten over time. Its awareness focused on the worldmind of aegis; it embraced the mortals' level of existence and manifested. As is known it was the recognized presence of the nineveh that caused the rise of the anij. Throughout its early existence, it embraced mortals, such as those sacrificed to it in summoning. Acting through these hosts, aegis itself was shaped. Usually, it relinquished its host and moved on. Twice, it has coveted a 'mortal' so much that it subverted itself to that mortal's will and being. The first, anjael, was corrupted and transformed. Along with her fall came the polarization of the anij. Anjael led the anijin by example while at the same time retaining her position among the anije. The second, of course, is avael. Which is the cause of no small alarm as the news spreads.</w:t>
      </w:r>
    </w:p>
    <w:p w:rsidR="0008581E" w:rsidRPr="00B3633A" w:rsidRDefault="0008581E">
      <w:pPr>
        <w:pStyle w:val="0DraftNormal"/>
        <w:rPr>
          <w:rFonts w:ascii="Montserrat" w:hAnsi="Montserrat"/>
          <w:sz w:val="24"/>
        </w:rPr>
      </w:pPr>
    </w:p>
    <w:p w:rsidR="0008581E" w:rsidRPr="00B3633A" w:rsidRDefault="0008581E">
      <w:pPr>
        <w:pStyle w:val="0DraftNormal"/>
        <w:rPr>
          <w:rFonts w:ascii="Montserrat" w:hAnsi="Montserrat"/>
          <w:sz w:val="24"/>
        </w:rPr>
      </w:pPr>
      <w:r w:rsidRPr="00B3633A">
        <w:rPr>
          <w:rFonts w:ascii="Montserrat" w:hAnsi="Montserrat"/>
          <w:sz w:val="24"/>
        </w:rPr>
        <w:t>avael is treated as the central mystery—the enigma—of the story. This is the best way to handle the issue of godhood; she is envelope being explored and cannot be subject to direct exposition by the author. Questions about her have to be addressed through the views of the other characters and in the course of events. Avael is the root of expressed divinity—the focus of the domini mantle. A result of a society questioning the existence of god(s) and nature being forced to answer. In the long and short of it, avael, the answer, chooses to disqualify the question. As far as applies to herself there cannot be such a question.</w:t>
      </w:r>
    </w:p>
    <w:p w:rsidR="0008581E" w:rsidRPr="00B3633A" w:rsidRDefault="0008581E">
      <w:pPr>
        <w:pStyle w:val="0DraftNormal"/>
        <w:rPr>
          <w:rFonts w:ascii="Montserrat" w:hAnsi="Montserrat"/>
          <w:sz w:val="24"/>
        </w:rPr>
      </w:pPr>
    </w:p>
    <w:p w:rsidR="0008581E" w:rsidRPr="00B3633A" w:rsidRDefault="0008581E">
      <w:pPr>
        <w:pStyle w:val="0DraftNormal"/>
        <w:rPr>
          <w:rFonts w:ascii="Montserrat" w:hAnsi="Montserrat"/>
          <w:i/>
          <w:sz w:val="24"/>
        </w:rPr>
      </w:pPr>
      <w:r w:rsidRPr="00B3633A">
        <w:rPr>
          <w:rFonts w:ascii="Montserrat" w:hAnsi="Montserrat"/>
          <w:i/>
          <w:sz w:val="24"/>
        </w:rPr>
        <w:t>do you believe in god?</w:t>
      </w:r>
    </w:p>
    <w:p w:rsidR="0008581E" w:rsidRPr="00B3633A" w:rsidRDefault="0008581E">
      <w:pPr>
        <w:pStyle w:val="0DraftNormal"/>
        <w:rPr>
          <w:rFonts w:ascii="Montserrat" w:hAnsi="Montserrat"/>
          <w:i/>
          <w:sz w:val="24"/>
        </w:rPr>
      </w:pPr>
    </w:p>
    <w:p w:rsidR="0008581E" w:rsidRPr="00B3633A" w:rsidRDefault="0008581E">
      <w:pPr>
        <w:pStyle w:val="0DraftNormal"/>
        <w:rPr>
          <w:rFonts w:ascii="Montserrat" w:hAnsi="Montserrat"/>
          <w:sz w:val="24"/>
        </w:rPr>
      </w:pPr>
      <w:r w:rsidRPr="00B3633A">
        <w:rPr>
          <w:rFonts w:ascii="Montserrat" w:hAnsi="Montserrat"/>
          <w:i/>
          <w:sz w:val="24"/>
        </w:rPr>
        <w:t>i can't answer that, the real question is, 'do i believe in myself?'</w:t>
      </w:r>
    </w:p>
    <w:p w:rsidR="0008581E" w:rsidRPr="00B3633A" w:rsidRDefault="0008581E">
      <w:pPr>
        <w:pStyle w:val="0DraftNormal"/>
        <w:rPr>
          <w:rFonts w:ascii="Montserrat" w:hAnsi="Montserrat"/>
          <w:sz w:val="24"/>
        </w:rPr>
      </w:pPr>
    </w:p>
    <w:p w:rsidR="0008581E" w:rsidRPr="00B3633A" w:rsidRDefault="0008581E">
      <w:pPr>
        <w:pStyle w:val="0DraftNormal"/>
        <w:rPr>
          <w:rFonts w:ascii="Montserrat" w:hAnsi="Montserrat"/>
          <w:sz w:val="24"/>
        </w:rPr>
      </w:pPr>
      <w:r w:rsidRPr="00B3633A">
        <w:rPr>
          <w:rFonts w:ascii="Montserrat" w:hAnsi="Montserrat"/>
          <w:sz w:val="24"/>
        </w:rPr>
        <w:t>she has an extremely open and sensual nature, as she is fueled with a passion for experience. She has strong associations with death, in the arena of transformation, but is seen as untarnishable in her role of destroyer, for she is so willing to embrace destruction herself. She is never swallowed by death everlasting, being so passionate for life that she must constantly rise up from her Asiaes and renew herself. Take flight once more. Soaring throughout the depths of the absolute, flickering on the boundry of all and nothing. Ecstatic in her own flight, a solitary dancer.</w:t>
      </w:r>
    </w:p>
    <w:p w:rsidR="0008581E" w:rsidRPr="00B3633A" w:rsidRDefault="0008581E">
      <w:pPr>
        <w:pStyle w:val="0DraftNormal"/>
        <w:rPr>
          <w:rFonts w:ascii="Montserrat" w:hAnsi="Montserrat"/>
          <w:sz w:val="24"/>
        </w:rPr>
      </w:pPr>
    </w:p>
    <w:p w:rsidR="0008581E" w:rsidRPr="00B3633A" w:rsidRDefault="0008581E">
      <w:pPr>
        <w:pStyle w:val="0DraftNormal"/>
        <w:rPr>
          <w:rFonts w:ascii="Montserrat" w:hAnsi="Montserrat"/>
          <w:sz w:val="24"/>
        </w:rPr>
      </w:pPr>
      <w:r w:rsidRPr="00B3633A">
        <w:rPr>
          <w:rFonts w:ascii="Montserrat" w:hAnsi="Montserrat"/>
          <w:sz w:val="24"/>
        </w:rPr>
        <w:t>she betrays nothing of what she sees or is thinking. She will look right through whoever meets her eye, right to the depths of their soul, without pause or comment. She never passes judgement, doing what she must without discrimination or explaination.</w:t>
      </w:r>
    </w:p>
    <w:p w:rsidR="0008581E" w:rsidRPr="00B3633A" w:rsidRDefault="0008581E">
      <w:pPr>
        <w:pStyle w:val="0DraftNormal"/>
        <w:rPr>
          <w:rFonts w:ascii="Montserrat" w:hAnsi="Montserrat"/>
          <w:sz w:val="24"/>
        </w:rPr>
      </w:pPr>
    </w:p>
    <w:p w:rsidR="0008581E" w:rsidRPr="00B3633A" w:rsidRDefault="0008581E">
      <w:pPr>
        <w:pStyle w:val="0DraftNormal"/>
        <w:rPr>
          <w:rFonts w:ascii="Montserrat" w:hAnsi="Montserrat"/>
          <w:sz w:val="24"/>
        </w:rPr>
      </w:pPr>
      <w:r w:rsidRPr="00B3633A">
        <w:rPr>
          <w:rFonts w:ascii="Montserrat" w:hAnsi="Montserrat"/>
          <w:i/>
          <w:sz w:val="24"/>
        </w:rPr>
        <w:t>penetrating all, was her willingness to be touched; to be penetrated—as her being penetrated the world.</w:t>
      </w:r>
    </w:p>
    <w:p w:rsidR="0008581E" w:rsidRPr="00B3633A" w:rsidRDefault="0008581E">
      <w:pPr>
        <w:pStyle w:val="0DraftNormal"/>
        <w:rPr>
          <w:rFonts w:ascii="Montserrat" w:hAnsi="Montserrat"/>
          <w:sz w:val="24"/>
        </w:rPr>
      </w:pPr>
    </w:p>
    <w:p w:rsidR="0008581E" w:rsidRPr="00B3633A" w:rsidRDefault="0008581E">
      <w:pPr>
        <w:pStyle w:val="0DraftNormal"/>
        <w:rPr>
          <w:rFonts w:ascii="Montserrat" w:hAnsi="Montserrat"/>
          <w:sz w:val="24"/>
        </w:rPr>
      </w:pPr>
      <w:r w:rsidRPr="00B3633A">
        <w:rPr>
          <w:rFonts w:ascii="Montserrat" w:hAnsi="Montserrat"/>
          <w:sz w:val="24"/>
        </w:rPr>
        <w:t>once she is deemed stable enough to leave intensive care, she is taken into the house of anjael where her introduction to her world is mixed with a strange and subtle seduction. Anjael is alarmed to discover how quickly she adapts to the social interface; learning most of what she needs to participate through sheer absorption. Still, she is too nieve to see through the deep subterfuge anjael is laying about her. With anjael as her guide, she is rapidly intoxicated on the possabilities of her self.</w:t>
      </w:r>
    </w:p>
    <w:p w:rsidR="0008581E" w:rsidRPr="00B3633A" w:rsidRDefault="0008581E">
      <w:pPr>
        <w:pStyle w:val="0DraftNormal"/>
        <w:rPr>
          <w:rFonts w:ascii="Montserrat" w:hAnsi="Montserrat"/>
          <w:sz w:val="24"/>
        </w:rPr>
      </w:pPr>
    </w:p>
    <w:p w:rsidR="0008581E" w:rsidRPr="00B3633A" w:rsidRDefault="0008581E">
      <w:pPr>
        <w:pStyle w:val="0DraftNormal"/>
        <w:rPr>
          <w:rFonts w:ascii="Montserrat" w:hAnsi="Montserrat"/>
          <w:sz w:val="24"/>
        </w:rPr>
      </w:pPr>
      <w:r w:rsidRPr="00B3633A">
        <w:rPr>
          <w:rFonts w:ascii="Montserrat" w:hAnsi="Montserrat"/>
          <w:sz w:val="24"/>
        </w:rPr>
        <w:t>as anjael promised, it is easy enough to provoke avael into demonstrating the profoundity of her true nature. Afterward, few can doubt the godly mantle of avael. Anjael, also called nineveh, promises to be the controlling force of this young god, but of course that in itself alarms some of her creators enough to show their hand too early.</w:t>
      </w:r>
    </w:p>
    <w:p w:rsidR="0008581E" w:rsidRPr="00B3633A" w:rsidRDefault="0008581E">
      <w:pPr>
        <w:pStyle w:val="0DraftNormal"/>
        <w:rPr>
          <w:rFonts w:ascii="Montserrat" w:hAnsi="Montserrat"/>
          <w:sz w:val="24"/>
        </w:rPr>
      </w:pPr>
    </w:p>
    <w:p w:rsidR="0008581E" w:rsidRPr="00B3633A" w:rsidRDefault="0008581E">
      <w:pPr>
        <w:pStyle w:val="0DraftNormal"/>
        <w:rPr>
          <w:rFonts w:ascii="Montserrat" w:hAnsi="Montserrat"/>
          <w:sz w:val="24"/>
        </w:rPr>
      </w:pPr>
      <w:r w:rsidRPr="00B3633A">
        <w:rPr>
          <w:rFonts w:ascii="Montserrat" w:hAnsi="Montserrat"/>
          <w:sz w:val="24"/>
        </w:rPr>
        <w:t>death comes for avael. She flees at first not understanding, but when she is finally cornered, she lAsiaes out, not knowing her own power. Then, before she can think about what she has done, anjael steps in and distracts her. In the wings, other plots are gaining strength, and some are beginning to recognize the signs of the fall. Some of them even begin to grasp what the real danger is about avael. Her immaturity.</w:t>
      </w:r>
    </w:p>
    <w:p w:rsidR="0008581E" w:rsidRPr="00B3633A" w:rsidRDefault="0008581E">
      <w:pPr>
        <w:pStyle w:val="0DraftNormal"/>
        <w:rPr>
          <w:rFonts w:ascii="Montserrat" w:hAnsi="Montserrat"/>
          <w:sz w:val="24"/>
        </w:rPr>
      </w:pPr>
    </w:p>
    <w:p w:rsidR="0008581E" w:rsidRPr="00B3633A" w:rsidRDefault="0008581E">
      <w:pPr>
        <w:pStyle w:val="0DraftNormal"/>
        <w:rPr>
          <w:rFonts w:ascii="Montserrat" w:hAnsi="Montserrat"/>
          <w:sz w:val="24"/>
        </w:rPr>
      </w:pPr>
      <w:r w:rsidRPr="00B3633A">
        <w:rPr>
          <w:rFonts w:ascii="Montserrat" w:hAnsi="Montserrat"/>
          <w:sz w:val="24"/>
        </w:rPr>
        <w:t>too late the host, now the phoenix race, realized the true meaning of the dragon plan. By the sacrafice and consumption of a phoenix, a dragon could steal part of the ideal's soul and become divine.</w:t>
      </w:r>
    </w:p>
    <w:p w:rsidR="0008581E" w:rsidRPr="00B3633A" w:rsidRDefault="0008581E">
      <w:pPr>
        <w:pStyle w:val="0DraftNormal"/>
        <w:rPr>
          <w:rFonts w:ascii="Montserrat" w:hAnsi="Montserrat"/>
          <w:sz w:val="24"/>
        </w:rPr>
      </w:pPr>
    </w:p>
    <w:p w:rsidR="0008581E" w:rsidRPr="00B3633A" w:rsidRDefault="0008581E">
      <w:pPr>
        <w:pStyle w:val="0DraftNormal"/>
        <w:rPr>
          <w:rFonts w:ascii="Montserrat" w:hAnsi="Montserrat"/>
          <w:sz w:val="24"/>
        </w:rPr>
      </w:pPr>
      <w:r w:rsidRPr="00B3633A">
        <w:rPr>
          <w:rFonts w:ascii="Montserrat" w:hAnsi="Montserrat"/>
          <w:sz w:val="24"/>
        </w:rPr>
        <w:t>anjael is not the obvious antagonist. In fact athael is deviously depicted as the dangerous one, since he contrived to provide avael with what amounts to a dangerous mind. When anjael realizes that she is losing control of avael she finds out why and points the finger of blame. How can anjael control the god, she challenges. It is not hard for her to convince her allies to leave the job of stopping avael to her. Who else has what it takes? She even tries to use this against avael. If avael simply relinquished her power over to anjael, then anjael can convince the others not to destroy her, she argues. Unfortunately, for anjael, avael has had too much time to think by the time this confrontation occurs.</w:t>
      </w:r>
    </w:p>
    <w:p w:rsidR="0008581E" w:rsidRPr="00B3633A" w:rsidRDefault="0008581E">
      <w:pPr>
        <w:pStyle w:val="0DraftNormal"/>
        <w:rPr>
          <w:rFonts w:ascii="Montserrat" w:hAnsi="Montserrat"/>
          <w:sz w:val="24"/>
        </w:rPr>
      </w:pPr>
    </w:p>
    <w:p w:rsidR="0008581E" w:rsidRPr="00B3633A" w:rsidRDefault="0008581E">
      <w:pPr>
        <w:pStyle w:val="0DraftNormal"/>
        <w:rPr>
          <w:rFonts w:ascii="Montserrat" w:hAnsi="Montserrat"/>
          <w:sz w:val="24"/>
        </w:rPr>
      </w:pPr>
      <w:r w:rsidRPr="00B3633A">
        <w:rPr>
          <w:rFonts w:ascii="Montserrat" w:hAnsi="Montserrat"/>
          <w:sz w:val="24"/>
        </w:rPr>
        <w:t xml:space="preserve">avael was utterly innocent and was tricked into following in anjael's footsteps, as this story takes some pains to show. She has no choice but to learn that she was set up to fall. What she does, acting on this realization, is her bid to redeem herself. All she has to do is keep the power of the phoenix out of the hands of the aemnijin anijin race and avoid anjael as well. </w:t>
      </w:r>
    </w:p>
    <w:p w:rsidR="0008581E" w:rsidRPr="00B3633A" w:rsidRDefault="0008581E">
      <w:pPr>
        <w:pStyle w:val="0DraftNormal"/>
        <w:rPr>
          <w:rFonts w:ascii="Montserrat" w:hAnsi="Montserrat"/>
          <w:sz w:val="24"/>
        </w:rPr>
      </w:pPr>
    </w:p>
    <w:p w:rsidR="0008581E" w:rsidRPr="00B3633A" w:rsidRDefault="0008581E">
      <w:pPr>
        <w:pStyle w:val="0DraftNormal"/>
        <w:rPr>
          <w:rFonts w:ascii="Montserrat" w:hAnsi="Montserrat"/>
          <w:sz w:val="24"/>
        </w:rPr>
      </w:pPr>
      <w:r w:rsidRPr="00B3633A">
        <w:rPr>
          <w:rFonts w:ascii="Montserrat" w:hAnsi="Montserrat"/>
          <w:sz w:val="24"/>
        </w:rPr>
        <w:t>incidentally, an anije and an anijin in association with the avael devolve into aemnije and aemnijin avatars as a dragon-phoenix pair. We witness something of their agonizing temptation toward realization of their "one self".</w:t>
      </w:r>
    </w:p>
    <w:p w:rsidR="0008581E" w:rsidRPr="00B3633A" w:rsidRDefault="0008581E">
      <w:pPr>
        <w:pStyle w:val="0DraftNormal"/>
        <w:rPr>
          <w:rFonts w:ascii="Montserrat" w:hAnsi="Montserrat"/>
          <w:sz w:val="24"/>
        </w:rPr>
      </w:pPr>
    </w:p>
    <w:p w:rsidR="0008581E" w:rsidRPr="00B3633A" w:rsidRDefault="0008581E">
      <w:pPr>
        <w:pStyle w:val="0DraftNormal"/>
        <w:rPr>
          <w:rFonts w:ascii="Montserrat" w:hAnsi="Montserrat"/>
          <w:sz w:val="24"/>
        </w:rPr>
      </w:pPr>
      <w:r w:rsidRPr="00B3633A">
        <w:rPr>
          <w:rFonts w:ascii="Montserrat" w:hAnsi="Montserrat"/>
          <w:sz w:val="24"/>
        </w:rPr>
        <w:t>athael was the first to revert to mortality and regain his soul. Thus changed, he returned with the angels and some of their kind who had become phoenix and also mortal, to steal the god-child from the clutches of anjael. Athael is one of the few dragons that manages to remain true to himself. Thus, the god child is captured [in spite of the arguement that she is merely liberated] by the host and a few of the humans of the highest order. However, there are dragons who seek far more than to acquire their own souls. Among them, the angel of death persues nineveh, claiming her for herself, seeking to assume the mantle of divinity.</w:t>
      </w:r>
    </w:p>
    <w:p w:rsidR="0008581E" w:rsidRPr="00B3633A" w:rsidRDefault="0008581E">
      <w:pPr>
        <w:pStyle w:val="0DraftNormal"/>
        <w:rPr>
          <w:rFonts w:ascii="Montserrat" w:hAnsi="Montserrat"/>
          <w:sz w:val="24"/>
        </w:rPr>
      </w:pPr>
    </w:p>
    <w:p w:rsidR="0008581E" w:rsidRPr="00B3633A" w:rsidRDefault="0008581E">
      <w:pPr>
        <w:pStyle w:val="0DraftNormal"/>
        <w:rPr>
          <w:rFonts w:ascii="Montserrat" w:hAnsi="Montserrat"/>
          <w:sz w:val="24"/>
        </w:rPr>
      </w:pPr>
      <w:r w:rsidRPr="00B3633A">
        <w:rPr>
          <w:rFonts w:ascii="Montserrat" w:hAnsi="Montserrat"/>
          <w:sz w:val="24"/>
        </w:rPr>
        <w:t>though they cannot really hide her, avael manages to prolong her flight among the humans, and in their company she has time to learn many things anjael was careful to keep from her. She also has time to grasp the meaning of what she has seen all along, that being what the host really is, even though the fall has too much momentum now to stop. However, the biggest peices defy her until she is confronted by them. She doesn't really know who to trust at any point, but most of her concentration is spent on merely staying ahead of the chase and alive.</w:t>
      </w:r>
    </w:p>
    <w:p w:rsidR="0008581E" w:rsidRPr="00B3633A" w:rsidRDefault="0008581E">
      <w:pPr>
        <w:pStyle w:val="0DraftNormal"/>
        <w:rPr>
          <w:rFonts w:ascii="Montserrat" w:hAnsi="Montserrat"/>
          <w:sz w:val="24"/>
        </w:rPr>
      </w:pPr>
    </w:p>
    <w:p w:rsidR="0008581E" w:rsidRPr="00B3633A" w:rsidRDefault="0008581E">
      <w:pPr>
        <w:pStyle w:val="0DraftNormal"/>
        <w:rPr>
          <w:rFonts w:ascii="Montserrat" w:hAnsi="Montserrat"/>
          <w:sz w:val="24"/>
        </w:rPr>
      </w:pPr>
      <w:r w:rsidRPr="00B3633A">
        <w:rPr>
          <w:rFonts w:ascii="Montserrat" w:hAnsi="Montserrat"/>
          <w:sz w:val="24"/>
        </w:rPr>
        <w:t>the intercourse between avael and anjael is that of a being following its instinct as a god toward aer favorite disciple. Avael sees the unique individual within the mantle of power that has possessed her. She sees how her own soul hungers for the anjael soul so consumately that it would anhilate avael [in essence, itself] to have her—and anjael's love in return is as selfless and heedless of its own danger of suffocation in the embrace of the amnii aemmnii. Out of this deep inexpressible love avael was conceived both as a gift to nin and sacrifice for nin's lover. Avael, as the conscious realization of both these intents, must find the perspective lacking in anjael nineveh, to save both of them from their inner selves or save the universe from both of them. Unfortunately, there is an obstacle in her way; a pressing need to understand the truth of this attraction that may well have damned her.</w:t>
      </w:r>
    </w:p>
    <w:p w:rsidR="0008581E" w:rsidRPr="00B3633A" w:rsidRDefault="0008581E">
      <w:pPr>
        <w:pStyle w:val="0DraftNormal"/>
        <w:rPr>
          <w:rFonts w:ascii="Montserrat" w:hAnsi="Montserrat"/>
          <w:sz w:val="24"/>
        </w:rPr>
      </w:pPr>
    </w:p>
    <w:p w:rsidR="0008581E" w:rsidRPr="00B3633A" w:rsidRDefault="0008581E">
      <w:pPr>
        <w:pStyle w:val="0DraftNormal"/>
        <w:rPr>
          <w:rFonts w:ascii="Montserrat" w:hAnsi="Montserrat"/>
          <w:sz w:val="24"/>
        </w:rPr>
      </w:pPr>
      <w:r w:rsidRPr="00B3633A">
        <w:rPr>
          <w:rFonts w:ascii="Montserrat" w:hAnsi="Montserrat"/>
          <w:sz w:val="24"/>
        </w:rPr>
        <w:t>that curiosity is a reincarnation of the original attraction. The avatar nineveh encountered in the being anjael such a powerful resonance that it was compelled to investigate her. It tried to delve into her soul to understand this enigma and became irretreivable attached to it. Anjeal was in fact a part of nin itself conceived in doubt—a dream of the dreamer itself. A point buried within the point that was nin, according to point paradox, a second self conceived on the cusp of its own inner chaos. A stage in the god's evolution which was instinctive, though premature and utterly unanticipated. So in this fAsiaion, while avael is the enigma confronted by the reader, anjael is the enigma that challenges avael. If she can resist the lure of the paradox's singularity that threatens to collapse creation itself through her destruction.</w:t>
      </w:r>
    </w:p>
    <w:p w:rsidR="0008581E" w:rsidRPr="00B3633A" w:rsidRDefault="0008581E">
      <w:pPr>
        <w:pStyle w:val="0DraftNormal"/>
        <w:rPr>
          <w:rFonts w:ascii="Montserrat" w:hAnsi="Montserrat"/>
          <w:sz w:val="24"/>
        </w:rPr>
      </w:pPr>
    </w:p>
    <w:p w:rsidR="0008581E" w:rsidRPr="00B3633A" w:rsidRDefault="0008581E">
      <w:pPr>
        <w:pStyle w:val="0DraftNormal"/>
        <w:rPr>
          <w:rFonts w:ascii="Montserrat" w:hAnsi="Montserrat"/>
          <w:sz w:val="24"/>
        </w:rPr>
      </w:pPr>
      <w:r w:rsidRPr="00B3633A">
        <w:rPr>
          <w:rFonts w:ascii="Montserrat" w:hAnsi="Montserrat"/>
          <w:sz w:val="24"/>
        </w:rPr>
        <w:t>probing this dual enigmma, it turns out that avael herself is the third reiteration of self conception for the soul of nin. In her turn, conceived in intuition, she is the answer to the question raised by anjael's existence. She is conceived sharing the identity of nin and possessing a unique identity in alignment with it through which nin can become aes—a multi-faceted unity. An expression of divine paradox; the nothing, one, and all.</w:t>
      </w:r>
    </w:p>
    <w:p w:rsidR="0008581E" w:rsidRPr="00B3633A" w:rsidRDefault="0008581E">
      <w:pPr>
        <w:pStyle w:val="0DraftNormal"/>
        <w:rPr>
          <w:rFonts w:ascii="Montserrat" w:hAnsi="Montserrat"/>
          <w:sz w:val="24"/>
        </w:rPr>
      </w:pPr>
    </w:p>
    <w:p w:rsidR="0008581E" w:rsidRPr="00B3633A" w:rsidRDefault="0008581E">
      <w:pPr>
        <w:pStyle w:val="0DraftNormal"/>
        <w:rPr>
          <w:rFonts w:ascii="Montserrat" w:hAnsi="Montserrat"/>
          <w:sz w:val="24"/>
        </w:rPr>
      </w:pPr>
      <w:r w:rsidRPr="00B3633A">
        <w:rPr>
          <w:rFonts w:ascii="Montserrat" w:hAnsi="Montserrat"/>
          <w:sz w:val="24"/>
        </w:rPr>
        <w:t>the possbility avael exploits in the climax is entertained earlier by her discovering an ability to duplicate herself for limited periods. What she has discovered is diafracture. It is also one of the few things that anjael cannot bring herself to do.</w:t>
      </w:r>
    </w:p>
    <w:p w:rsidR="0008581E" w:rsidRPr="00B3633A" w:rsidRDefault="0008581E">
      <w:pPr>
        <w:pStyle w:val="0DraftNormal"/>
        <w:rPr>
          <w:rFonts w:ascii="Montserrat" w:hAnsi="Montserrat"/>
          <w:sz w:val="24"/>
        </w:rPr>
      </w:pPr>
    </w:p>
    <w:p w:rsidR="0008581E" w:rsidRPr="00B3633A" w:rsidRDefault="0008581E">
      <w:pPr>
        <w:pStyle w:val="0DraftNormal"/>
        <w:rPr>
          <w:rFonts w:ascii="Montserrat" w:hAnsi="Montserrat"/>
          <w:sz w:val="24"/>
        </w:rPr>
      </w:pPr>
      <w:r w:rsidRPr="00B3633A">
        <w:rPr>
          <w:rFonts w:ascii="Montserrat" w:hAnsi="Montserrat"/>
          <w:sz w:val="24"/>
        </w:rPr>
        <w:t xml:space="preserve">in a course of confrontations and one ultimate conflict, the umbra of the phoenix is unleAsiaed, a power far more destructive than what the angel of death ever wielded. The angel's perfection is revoked by nin and assumed exclusively by the god, and as the wave consumes the throne of the dragon empire in </w:t>
      </w:r>
      <w:r w:rsidRPr="00B3633A">
        <w:rPr>
          <w:rFonts w:ascii="Montserrat" w:hAnsi="Montserrat"/>
          <w:i/>
          <w:sz w:val="24"/>
        </w:rPr>
        <w:t>heaven</w:t>
      </w:r>
      <w:r w:rsidRPr="00B3633A">
        <w:rPr>
          <w:rFonts w:ascii="Montserrat" w:hAnsi="Montserrat"/>
          <w:sz w:val="24"/>
        </w:rPr>
        <w:t>, destroying indiscriminantly, the angel of death sees a place to hide.</w:t>
      </w:r>
    </w:p>
    <w:p w:rsidR="0008581E" w:rsidRPr="00B3633A" w:rsidRDefault="0008581E">
      <w:pPr>
        <w:pStyle w:val="0DraftNormal"/>
        <w:rPr>
          <w:rFonts w:ascii="Montserrat" w:hAnsi="Montserrat"/>
          <w:sz w:val="24"/>
        </w:rPr>
      </w:pPr>
    </w:p>
    <w:p w:rsidR="0008581E" w:rsidRPr="00B3633A" w:rsidRDefault="0008581E">
      <w:pPr>
        <w:pStyle w:val="0DraftNormal"/>
        <w:rPr>
          <w:rFonts w:ascii="Montserrat" w:hAnsi="Montserrat"/>
          <w:sz w:val="24"/>
        </w:rPr>
      </w:pPr>
      <w:r w:rsidRPr="00B3633A">
        <w:rPr>
          <w:rFonts w:ascii="Montserrat" w:hAnsi="Montserrat"/>
          <w:sz w:val="24"/>
        </w:rPr>
        <w:t xml:space="preserve">avael and anjael become the personification of creation and destruction and their ultimate confrontation creates waves which distort was and will be. They come together to the very brink of deciding </w:t>
      </w:r>
      <w:r w:rsidRPr="00B3633A">
        <w:rPr>
          <w:rFonts w:ascii="Montserrat" w:hAnsi="Montserrat"/>
          <w:i/>
          <w:sz w:val="24"/>
        </w:rPr>
        <w:t>is</w:t>
      </w:r>
      <w:r w:rsidRPr="00B3633A">
        <w:rPr>
          <w:rFonts w:ascii="Montserrat" w:hAnsi="Montserrat"/>
          <w:sz w:val="24"/>
        </w:rPr>
        <w:t xml:space="preserve"> and </w:t>
      </w:r>
      <w:r w:rsidRPr="00B3633A">
        <w:rPr>
          <w:rFonts w:ascii="Montserrat" w:hAnsi="Montserrat"/>
          <w:i/>
          <w:sz w:val="24"/>
        </w:rPr>
        <w:t>never was.</w:t>
      </w:r>
      <w:r w:rsidRPr="00B3633A">
        <w:rPr>
          <w:rFonts w:ascii="Montserrat" w:hAnsi="Montserrat"/>
          <w:sz w:val="24"/>
        </w:rPr>
        <w:t xml:space="preserve"> Nineveh, Asiaamed and violated [by the darkness of herself, no less] and in violation of her promise [her divine contract] regirgitated the shattered realm, and hid her essence within it. A delicate maneuver of psychic and spiritual diafracture. Avael almost fails to understand what she has to do to preserve </w:t>
      </w:r>
      <w:r w:rsidRPr="00B3633A">
        <w:rPr>
          <w:rFonts w:ascii="Montserrat" w:hAnsi="Montserrat"/>
          <w:i/>
          <w:sz w:val="24"/>
        </w:rPr>
        <w:t>willl be</w:t>
      </w:r>
      <w:r w:rsidRPr="00B3633A">
        <w:rPr>
          <w:rFonts w:ascii="Montserrat" w:hAnsi="Montserrat"/>
          <w:sz w:val="24"/>
        </w:rPr>
        <w:t xml:space="preserve"> from </w:t>
      </w:r>
      <w:r w:rsidRPr="00B3633A">
        <w:rPr>
          <w:rFonts w:ascii="Montserrat" w:hAnsi="Montserrat"/>
          <w:i/>
          <w:sz w:val="24"/>
        </w:rPr>
        <w:t>never was.</w:t>
      </w:r>
      <w:r w:rsidRPr="00B3633A">
        <w:rPr>
          <w:rFonts w:ascii="Montserrat" w:hAnsi="Montserrat"/>
          <w:sz w:val="24"/>
        </w:rPr>
        <w:t xml:space="preserve"> What happens to the anij is basically a side effect of this dangerous fluctuation of nin. The accelleration of many beings into godhood is a consequence that avael will have to pay for after solving the confrontation with anjael nineveh. When it comes right down to it, avael saves creation by shattering the unity of nin with the awakening of a multitude of her dreams of self. Unprepared for this, the soul of creation fragments and can no longer maintain the polarized struggle that avael and anjael manifested in. They, like the waking dreams, are suddenly reduced to self expressions of far less magnitude than a nineveh. Nor, after this, would they want it. However, the potential for nineveh now resides in the essence of all of the others. Unavoidably this also hides the angel of death, to be loosed with the scattered godly potential. Not surprisingly, it clings to the portal of nineveh's will. In time, it will be reborn as a part of kev, as nineveh is reborn in av.</w:t>
      </w:r>
    </w:p>
    <w:p w:rsidR="0008581E" w:rsidRPr="00B3633A" w:rsidRDefault="0008581E">
      <w:pPr>
        <w:pStyle w:val="0DraftNormal"/>
        <w:rPr>
          <w:rFonts w:ascii="Montserrat" w:hAnsi="Montserrat"/>
          <w:sz w:val="24"/>
        </w:rPr>
      </w:pPr>
    </w:p>
    <w:p w:rsidR="0008581E" w:rsidRPr="00B3633A" w:rsidRDefault="0008581E">
      <w:pPr>
        <w:pStyle w:val="0DraftNormal"/>
        <w:rPr>
          <w:rFonts w:ascii="Montserrat" w:hAnsi="Montserrat"/>
          <w:sz w:val="24"/>
        </w:rPr>
      </w:pPr>
      <w:r w:rsidRPr="00B3633A">
        <w:rPr>
          <w:rFonts w:ascii="Montserrat" w:hAnsi="Montserrat"/>
          <w:sz w:val="24"/>
        </w:rPr>
        <w:t>anjael, entering xanadau, walks the timeless path and carries the mass to bend the dreaming alone toward the birth of the meu xan, who in their own time become the waking dreams from which she herself descended in aegis.</w:t>
      </w:r>
    </w:p>
    <w:p w:rsidR="0008581E" w:rsidRPr="00B3633A" w:rsidRDefault="0008581E">
      <w:pPr>
        <w:pStyle w:val="0DraftNormal"/>
        <w:rPr>
          <w:rFonts w:ascii="Montserrat" w:hAnsi="Montserrat"/>
          <w:sz w:val="24"/>
        </w:rPr>
      </w:pPr>
    </w:p>
    <w:p w:rsidR="0008581E" w:rsidRPr="00B3633A" w:rsidRDefault="0008581E">
      <w:pPr>
        <w:pStyle w:val="0DraftNormal"/>
        <w:rPr>
          <w:rFonts w:ascii="Montserrat" w:hAnsi="Montserrat"/>
          <w:sz w:val="24"/>
        </w:rPr>
      </w:pPr>
      <w:r w:rsidRPr="00B3633A">
        <w:rPr>
          <w:rFonts w:ascii="Montserrat" w:hAnsi="Montserrat"/>
          <w:sz w:val="24"/>
        </w:rPr>
        <w:t>avael, embracing the scarred aegis, leads the domini into the eternal. Her mass twists together a web of time and space in which many unbounded realms are united and divided. She becomes mystery and her survival gives birth to gods [the domini].</w:t>
      </w:r>
    </w:p>
    <w:p w:rsidR="0008581E" w:rsidRPr="00B3633A" w:rsidRDefault="0008581E">
      <w:pPr>
        <w:pStyle w:val="0DraftNormal"/>
        <w:rPr>
          <w:rFonts w:ascii="Montserrat" w:hAnsi="Montserrat"/>
          <w:sz w:val="24"/>
        </w:rPr>
      </w:pPr>
    </w:p>
    <w:p w:rsidR="0008581E" w:rsidRPr="00B3633A" w:rsidRDefault="0008581E">
      <w:pPr>
        <w:pStyle w:val="0DraftNormal"/>
        <w:rPr>
          <w:rFonts w:ascii="Montserrat" w:hAnsi="Montserrat"/>
          <w:sz w:val="24"/>
        </w:rPr>
      </w:pPr>
      <w:r w:rsidRPr="00B3633A">
        <w:rPr>
          <w:rFonts w:ascii="Montserrat" w:hAnsi="Montserrat"/>
          <w:sz w:val="24"/>
        </w:rPr>
        <w:t>Nineveh : overture</w:t>
      </w:r>
      <w:r w:rsidRPr="00B3633A">
        <w:rPr>
          <w:rFonts w:ascii="Montserrat" w:hAnsi="Montserrat"/>
          <w:sz w:val="24"/>
        </w:rPr>
        <w:fldChar w:fldCharType="begin"/>
      </w:r>
      <w:r w:rsidRPr="00B3633A">
        <w:rPr>
          <w:rFonts w:ascii="Montserrat" w:hAnsi="Montserrat"/>
          <w:sz w:val="24"/>
        </w:rPr>
        <w:instrText xml:space="preserve">PRIVATE </w:instrText>
      </w:r>
      <w:r w:rsidRPr="00B3633A">
        <w:rPr>
          <w:rFonts w:ascii="Montserrat" w:hAnsi="Montserrat"/>
          <w:sz w:val="24"/>
        </w:rPr>
        <w:fldChar w:fldCharType="end"/>
      </w:r>
    </w:p>
    <w:p w:rsidR="0008581E" w:rsidRPr="00B3633A" w:rsidRDefault="0008581E">
      <w:pPr>
        <w:pStyle w:val="0DraftNormal"/>
        <w:rPr>
          <w:rFonts w:ascii="Montserrat" w:hAnsi="Montserrat"/>
          <w:sz w:val="24"/>
        </w:rPr>
      </w:pPr>
    </w:p>
    <w:p w:rsidR="0008581E" w:rsidRPr="00B3633A" w:rsidRDefault="0008581E">
      <w:pPr>
        <w:pStyle w:val="0DraftNormal"/>
        <w:rPr>
          <w:rFonts w:ascii="Montserrat" w:hAnsi="Montserrat"/>
          <w:sz w:val="24"/>
        </w:rPr>
      </w:pPr>
      <w:r w:rsidRPr="00B3633A">
        <w:rPr>
          <w:rFonts w:ascii="Montserrat" w:hAnsi="Montserrat"/>
          <w:sz w:val="24"/>
        </w:rPr>
        <w:t>nineveh : into the fray</w:t>
      </w:r>
    </w:p>
    <w:p w:rsidR="0008581E" w:rsidRPr="00B3633A" w:rsidRDefault="0008581E">
      <w:pPr>
        <w:pStyle w:val="0DraftNormal"/>
        <w:rPr>
          <w:rFonts w:ascii="Montserrat" w:hAnsi="Montserrat"/>
          <w:sz w:val="24"/>
        </w:rPr>
      </w:pPr>
    </w:p>
    <w:p w:rsidR="0008581E" w:rsidRPr="00B3633A" w:rsidRDefault="0008581E">
      <w:pPr>
        <w:pStyle w:val="0DraftNormal"/>
        <w:rPr>
          <w:rFonts w:ascii="Montserrat" w:hAnsi="Montserrat"/>
          <w:sz w:val="24"/>
        </w:rPr>
      </w:pPr>
      <w:r w:rsidRPr="00B3633A">
        <w:rPr>
          <w:rFonts w:ascii="Montserrat" w:hAnsi="Montserrat"/>
          <w:sz w:val="24"/>
        </w:rPr>
        <w:t>nineveh : into the fire</w:t>
      </w:r>
    </w:p>
    <w:p w:rsidR="0008581E" w:rsidRPr="00B3633A" w:rsidRDefault="0008581E">
      <w:pPr>
        <w:pStyle w:val="0DraftNormal"/>
        <w:rPr>
          <w:rFonts w:ascii="Montserrat" w:hAnsi="Montserrat"/>
          <w:sz w:val="24"/>
        </w:rPr>
      </w:pPr>
    </w:p>
    <w:p w:rsidR="0008581E" w:rsidRPr="00B3633A" w:rsidRDefault="0008581E">
      <w:pPr>
        <w:pStyle w:val="0DraftNormal"/>
        <w:rPr>
          <w:rFonts w:ascii="Montserrat" w:hAnsi="Montserrat"/>
          <w:sz w:val="24"/>
        </w:rPr>
      </w:pPr>
      <w:r w:rsidRPr="00B3633A">
        <w:rPr>
          <w:rFonts w:ascii="Montserrat" w:hAnsi="Montserrat"/>
          <w:sz w:val="24"/>
        </w:rPr>
        <w:t>nineveh : into the unknown</w:t>
      </w:r>
    </w:p>
    <w:p w:rsidR="0008581E" w:rsidRPr="00B3633A" w:rsidRDefault="0008581E">
      <w:pPr>
        <w:pStyle w:val="0DraftNormal"/>
        <w:rPr>
          <w:rFonts w:ascii="Montserrat" w:hAnsi="Montserrat"/>
          <w:sz w:val="24"/>
        </w:rPr>
      </w:pPr>
    </w:p>
    <w:p w:rsidR="0008581E" w:rsidRPr="00B3633A" w:rsidRDefault="0008581E">
      <w:pPr>
        <w:pStyle w:val="0DraftNormal"/>
        <w:rPr>
          <w:rFonts w:ascii="Montserrat" w:hAnsi="Montserrat"/>
          <w:sz w:val="24"/>
        </w:rPr>
      </w:pPr>
      <w:r w:rsidRPr="00B3633A">
        <w:rPr>
          <w:rFonts w:ascii="Montserrat" w:hAnsi="Montserrat"/>
          <w:sz w:val="24"/>
        </w:rPr>
        <w:t>nineveh : into oblivion</w:t>
      </w:r>
    </w:p>
    <w:p w:rsidR="0008581E" w:rsidRPr="00B3633A" w:rsidRDefault="0008581E">
      <w:pPr>
        <w:pStyle w:val="0DraftNormal"/>
        <w:rPr>
          <w:rFonts w:ascii="Montserrat" w:hAnsi="Montserrat"/>
          <w:sz w:val="24"/>
        </w:rPr>
      </w:pPr>
    </w:p>
    <w:p w:rsidR="0008581E" w:rsidRPr="00B3633A" w:rsidRDefault="0008581E">
      <w:pPr>
        <w:pStyle w:val="0DraftNormal"/>
        <w:rPr>
          <w:rFonts w:ascii="Montserrat" w:hAnsi="Montserrat"/>
          <w:sz w:val="24"/>
        </w:rPr>
      </w:pPr>
      <w:r w:rsidRPr="00B3633A">
        <w:rPr>
          <w:rFonts w:ascii="Montserrat" w:hAnsi="Montserrat"/>
          <w:sz w:val="24"/>
        </w:rPr>
        <w:t>nineveh : body and soul</w:t>
      </w:r>
    </w:p>
    <w:p w:rsidR="0008581E" w:rsidRPr="00B3633A" w:rsidRDefault="0008581E">
      <w:pPr>
        <w:pStyle w:val="0DraftNormal"/>
        <w:rPr>
          <w:rFonts w:ascii="Montserrat" w:hAnsi="Montserrat"/>
          <w:sz w:val="24"/>
        </w:rPr>
      </w:pPr>
    </w:p>
    <w:p w:rsidR="0008581E" w:rsidRPr="00B3633A" w:rsidRDefault="0008581E">
      <w:pPr>
        <w:pStyle w:val="0DraftNormal"/>
        <w:rPr>
          <w:rFonts w:ascii="Montserrat" w:hAnsi="Montserrat"/>
          <w:sz w:val="24"/>
        </w:rPr>
      </w:pPr>
      <w:r w:rsidRPr="00B3633A">
        <w:rPr>
          <w:rFonts w:ascii="Montserrat" w:hAnsi="Montserrat"/>
          <w:sz w:val="24"/>
        </w:rPr>
        <w:t>kzhan</w:t>
      </w:r>
    </w:p>
    <w:p w:rsidR="0008581E" w:rsidRPr="00B3633A" w:rsidRDefault="0008581E">
      <w:pPr>
        <w:pStyle w:val="0DraftNormal"/>
        <w:rPr>
          <w:rFonts w:ascii="Montserrat" w:hAnsi="Montserrat"/>
          <w:sz w:val="24"/>
        </w:rPr>
      </w:pPr>
    </w:p>
    <w:p w:rsidR="0008581E" w:rsidRPr="00B3633A" w:rsidRDefault="0008581E">
      <w:pPr>
        <w:pStyle w:val="0DraftNormal"/>
        <w:rPr>
          <w:rFonts w:ascii="Montserrat" w:hAnsi="Montserrat"/>
          <w:sz w:val="24"/>
        </w:rPr>
      </w:pPr>
      <w:r w:rsidRPr="00B3633A">
        <w:rPr>
          <w:rFonts w:ascii="Montserrat" w:hAnsi="Montserrat"/>
          <w:sz w:val="24"/>
        </w:rPr>
        <w:t>kzhan : the way of dragons</w:t>
      </w:r>
    </w:p>
    <w:p w:rsidR="0008581E" w:rsidRPr="00B3633A" w:rsidRDefault="0008581E">
      <w:pPr>
        <w:pStyle w:val="0DraftNormal"/>
        <w:rPr>
          <w:rFonts w:ascii="Montserrat" w:hAnsi="Montserrat"/>
          <w:sz w:val="24"/>
        </w:rPr>
      </w:pPr>
    </w:p>
    <w:p w:rsidR="0008581E" w:rsidRPr="00B3633A" w:rsidRDefault="0008581E">
      <w:pPr>
        <w:pStyle w:val="0DraftNormal"/>
        <w:rPr>
          <w:rFonts w:ascii="Montserrat" w:hAnsi="Montserrat"/>
          <w:sz w:val="24"/>
        </w:rPr>
      </w:pPr>
      <w:r w:rsidRPr="00B3633A">
        <w:rPr>
          <w:rFonts w:ascii="Montserrat" w:hAnsi="Montserrat"/>
          <w:sz w:val="24"/>
        </w:rPr>
        <w:t>kzhan : dragon doors</w:t>
      </w:r>
    </w:p>
    <w:p w:rsidR="0008581E" w:rsidRPr="00B3633A" w:rsidRDefault="0008581E">
      <w:pPr>
        <w:pStyle w:val="0DraftNormal"/>
        <w:rPr>
          <w:rFonts w:ascii="Montserrat" w:hAnsi="Montserrat"/>
          <w:sz w:val="24"/>
        </w:rPr>
      </w:pPr>
    </w:p>
    <w:p w:rsidR="0008581E" w:rsidRPr="00B3633A" w:rsidRDefault="0008581E">
      <w:pPr>
        <w:pStyle w:val="0DraftNormal"/>
        <w:rPr>
          <w:rFonts w:ascii="Montserrat" w:hAnsi="Montserrat"/>
          <w:sz w:val="24"/>
        </w:rPr>
      </w:pPr>
      <w:r w:rsidRPr="00B3633A">
        <w:rPr>
          <w:rFonts w:ascii="Montserrat" w:hAnsi="Montserrat"/>
          <w:sz w:val="24"/>
        </w:rPr>
        <w:t>kzhan : dragons' breadth</w:t>
      </w:r>
    </w:p>
    <w:p w:rsidR="0008581E" w:rsidRPr="00B3633A" w:rsidRDefault="0008581E">
      <w:pPr>
        <w:pStyle w:val="0DraftNormal"/>
        <w:rPr>
          <w:rFonts w:ascii="Montserrat" w:hAnsi="Montserrat"/>
          <w:sz w:val="24"/>
        </w:rPr>
      </w:pPr>
    </w:p>
    <w:p w:rsidR="0008581E" w:rsidRPr="00B3633A" w:rsidRDefault="0008581E">
      <w:pPr>
        <w:pStyle w:val="0DraftNormal"/>
        <w:rPr>
          <w:rFonts w:ascii="Montserrat" w:hAnsi="Montserrat"/>
          <w:sz w:val="24"/>
        </w:rPr>
      </w:pPr>
      <w:r w:rsidRPr="00B3633A">
        <w:rPr>
          <w:rFonts w:ascii="Montserrat" w:hAnsi="Montserrat"/>
          <w:sz w:val="24"/>
        </w:rPr>
        <w:t>kzhan : dragon dreams</w:t>
      </w:r>
    </w:p>
    <w:p w:rsidR="0008581E" w:rsidRPr="00B3633A" w:rsidRDefault="0008581E">
      <w:pPr>
        <w:pStyle w:val="0DraftNormal"/>
        <w:rPr>
          <w:rFonts w:ascii="Montserrat" w:hAnsi="Montserrat"/>
          <w:sz w:val="24"/>
        </w:rPr>
      </w:pPr>
    </w:p>
    <w:p w:rsidR="0008581E" w:rsidRPr="00B3633A" w:rsidRDefault="0008581E">
      <w:pPr>
        <w:pStyle w:val="0DraftNormal"/>
        <w:rPr>
          <w:rFonts w:ascii="Montserrat" w:hAnsi="Montserrat"/>
          <w:sz w:val="24"/>
        </w:rPr>
      </w:pPr>
      <w:r w:rsidRPr="00B3633A">
        <w:rPr>
          <w:rFonts w:ascii="Montserrat" w:hAnsi="Montserrat"/>
          <w:sz w:val="24"/>
        </w:rPr>
        <w:t>kzhan : mind and spirit</w:t>
      </w:r>
    </w:p>
    <w:p w:rsidR="0008581E" w:rsidRPr="00B3633A" w:rsidRDefault="0008581E">
      <w:pPr>
        <w:pStyle w:val="0DraftNormal"/>
        <w:rPr>
          <w:rFonts w:ascii="Montserrat" w:hAnsi="Montserrat"/>
          <w:sz w:val="24"/>
        </w:rPr>
      </w:pPr>
    </w:p>
    <w:p w:rsidR="0008581E" w:rsidRPr="00B3633A" w:rsidRDefault="0008581E">
      <w:pPr>
        <w:pStyle w:val="0DraftNormal"/>
        <w:rPr>
          <w:rFonts w:ascii="Montserrat" w:hAnsi="Montserrat"/>
          <w:sz w:val="24"/>
        </w:rPr>
      </w:pPr>
      <w:r w:rsidRPr="00B3633A">
        <w:rPr>
          <w:rFonts w:ascii="Montserrat" w:hAnsi="Montserrat"/>
          <w:sz w:val="24"/>
        </w:rPr>
        <w:t>dragon, phoenix</w:t>
      </w:r>
    </w:p>
    <w:p w:rsidR="0008581E" w:rsidRPr="00B3633A" w:rsidRDefault="0008581E">
      <w:pPr>
        <w:pStyle w:val="0DraftNormal"/>
        <w:rPr>
          <w:rFonts w:ascii="Montserrat" w:hAnsi="Montserrat"/>
          <w:sz w:val="24"/>
        </w:rPr>
      </w:pPr>
    </w:p>
    <w:p w:rsidR="0008581E" w:rsidRPr="00B3633A" w:rsidRDefault="0008581E">
      <w:pPr>
        <w:pStyle w:val="0DraftNormal"/>
        <w:rPr>
          <w:rFonts w:ascii="Montserrat" w:hAnsi="Montserrat"/>
          <w:sz w:val="24"/>
        </w:rPr>
      </w:pPr>
      <w:r w:rsidRPr="00B3633A">
        <w:rPr>
          <w:rFonts w:ascii="Montserrat" w:hAnsi="Montserrat"/>
          <w:sz w:val="24"/>
        </w:rPr>
        <w:t>nix</w:t>
      </w:r>
    </w:p>
    <w:p w:rsidR="0008581E" w:rsidRPr="00B3633A" w:rsidRDefault="0008581E">
      <w:pPr>
        <w:pStyle w:val="0DraftNormal"/>
        <w:rPr>
          <w:rFonts w:ascii="Montserrat" w:hAnsi="Montserrat"/>
          <w:sz w:val="24"/>
        </w:rPr>
      </w:pPr>
    </w:p>
    <w:p w:rsidR="0008581E" w:rsidRPr="00B3633A" w:rsidRDefault="0008581E">
      <w:pPr>
        <w:pStyle w:val="0DraftNormal"/>
        <w:rPr>
          <w:rFonts w:ascii="Montserrat" w:hAnsi="Montserrat"/>
          <w:sz w:val="24"/>
        </w:rPr>
      </w:pPr>
      <w:r w:rsidRPr="00B3633A">
        <w:rPr>
          <w:rFonts w:ascii="Montserrat" w:hAnsi="Montserrat"/>
          <w:sz w:val="24"/>
        </w:rPr>
        <w:br w:type="page"/>
        <w:t>They are bound together by love and destiny, but she is betrothed to his twin and coveted by their benefactor. While destiny could not be denied, it left their lives wrecked on the cruel tides of fate—as much confounded by political, social and racial conventions as by their nine offspring. Two of these children share between them a strange destiny, which begins its course in a trial of death. Avaunaioma nineveh, believing her brother dead strikes out uncertainly to reclaim the heritage her parents abandoned, unwittingly involving herself in the tangled intrigues of the upper class elite. She is granted title to an abandoned province, which she is not in the least intended to survive claiming. Emerging mysteriously changed and quietly victorious, she must confront her would be executioners and their plot to destroy her people.</w:t>
      </w:r>
    </w:p>
    <w:p w:rsidR="0008581E" w:rsidRPr="00B3633A" w:rsidRDefault="0008581E">
      <w:pPr>
        <w:pStyle w:val="0DraftNormal"/>
        <w:rPr>
          <w:rFonts w:ascii="Montserrat" w:hAnsi="Montserrat"/>
          <w:sz w:val="24"/>
        </w:rPr>
      </w:pPr>
    </w:p>
    <w:p w:rsidR="0008581E" w:rsidRPr="00B3633A" w:rsidRDefault="0008581E">
      <w:pPr>
        <w:pStyle w:val="0DraftNormal"/>
        <w:rPr>
          <w:rFonts w:ascii="Montserrat" w:hAnsi="Montserrat"/>
          <w:sz w:val="24"/>
        </w:rPr>
      </w:pPr>
      <w:r w:rsidRPr="00B3633A">
        <w:rPr>
          <w:rFonts w:ascii="Montserrat" w:hAnsi="Montserrat"/>
          <w:sz w:val="24"/>
        </w:rPr>
        <w:t>k'sias avaun nineveh returned to the world of the living to be whisked away into a grueling apprenticeship in the arts arcane. Led to belive in the loss of his sister he forces himself to forget and master this most sacred branch of magic. Word of the new purge reaches him as his initiation comes to an end. Inexplicably, his master grants his wish to fight the purge. On his way to join he is met by a dragon who gives him a mission to seek the aid of dragon kind in aborting the mutual destruction of man and fey. To his great disappointment his plea is ignored, and with astonishment he made an unwilling and revered guest. He is dubbed kzhan (the closest draconic pronounciation of his face name), and left in the care of his old master. Kzhan's exotic nature is slowly being disrupted even as he carefully works to uncover the reason for his imprisonment. Too late, and all at once he discovers the point of their interest in him and their intent to invade the realm of men. But to know the secret of the dragons is to become one of them.</w:t>
      </w:r>
    </w:p>
    <w:p w:rsidR="0008581E" w:rsidRPr="00B3633A" w:rsidRDefault="0008581E">
      <w:pPr>
        <w:pStyle w:val="0DraftNormal"/>
        <w:rPr>
          <w:rFonts w:ascii="Montserrat" w:hAnsi="Montserrat"/>
          <w:sz w:val="24"/>
        </w:rPr>
      </w:pPr>
    </w:p>
    <w:p w:rsidR="0008581E" w:rsidRPr="00B3633A" w:rsidRDefault="0008581E">
      <w:pPr>
        <w:pStyle w:val="0DraftNormal"/>
        <w:rPr>
          <w:rFonts w:ascii="Montserrat" w:hAnsi="Montserrat"/>
          <w:sz w:val="24"/>
        </w:rPr>
      </w:pPr>
      <w:r w:rsidRPr="00B3633A">
        <w:rPr>
          <w:rFonts w:ascii="Montserrat" w:hAnsi="Montserrat"/>
          <w:sz w:val="24"/>
        </w:rPr>
        <w:t>the way of dragons. Realizing that what what has happened to him is irreversable and that it is inevitable what he will eventually become, kzhan bends his keen intellect and impecible will to embracing the way of dragon. Kzhan grudgingly finds he must admit that there are advantages in a curse of immortality. Unlike dragonborn, to whom human society is an irrelevant if chaotic amusement, he is the product of an essentially human childhood. But like dragonborn, he learns to live in fear of mature dragons. In a decisive campaign, he reforges himself into a dragonling even a full dragon must respect and be wary of.</w:t>
      </w:r>
    </w:p>
    <w:p w:rsidR="0008581E" w:rsidRPr="00B3633A" w:rsidRDefault="0008581E">
      <w:pPr>
        <w:pStyle w:val="0DraftNormal"/>
        <w:rPr>
          <w:rFonts w:ascii="Montserrat" w:hAnsi="Montserrat"/>
          <w:sz w:val="24"/>
        </w:rPr>
      </w:pPr>
    </w:p>
    <w:p w:rsidR="0008581E" w:rsidRPr="00B3633A" w:rsidRDefault="0008581E">
      <w:pPr>
        <w:pStyle w:val="0DraftNormal"/>
        <w:rPr>
          <w:rFonts w:ascii="Montserrat" w:hAnsi="Montserrat"/>
          <w:sz w:val="24"/>
        </w:rPr>
      </w:pPr>
      <w:r w:rsidRPr="00B3633A">
        <w:rPr>
          <w:rFonts w:ascii="Montserrat" w:hAnsi="Montserrat"/>
          <w:sz w:val="24"/>
        </w:rPr>
        <w:t>dragon doors. Kzhan has lost all that made him an exotic, but his honor will not allow him to abide the dragon assault on the realm of men where his people were already in a war for survival. The only way to avoid this unwanted role, he must go through the dragon doors. He enters a realm beyond the pale of his experience and begins a desperate race to survive as a young dragon.</w:t>
      </w:r>
    </w:p>
    <w:p w:rsidR="0008581E" w:rsidRPr="00B3633A" w:rsidRDefault="0008581E">
      <w:pPr>
        <w:pStyle w:val="0DraftNormal"/>
        <w:rPr>
          <w:rFonts w:ascii="Montserrat" w:hAnsi="Montserrat"/>
          <w:sz w:val="24"/>
        </w:rPr>
      </w:pPr>
    </w:p>
    <w:p w:rsidR="0008581E" w:rsidRPr="00B3633A" w:rsidRDefault="0008581E">
      <w:pPr>
        <w:pStyle w:val="0DraftNormal"/>
        <w:rPr>
          <w:rFonts w:ascii="Montserrat" w:hAnsi="Montserrat"/>
          <w:sz w:val="24"/>
        </w:rPr>
      </w:pPr>
      <w:r w:rsidRPr="00B3633A">
        <w:rPr>
          <w:rFonts w:ascii="Montserrat" w:hAnsi="Montserrat"/>
          <w:sz w:val="24"/>
        </w:rPr>
        <w:t>dragons' breadth. Over centuries kzhan has become a true and formidable dragon. So much so that he has begun to forget the life he was born to. Now kzeisza anzoar aioch kzhan has abandoned all semblance of humanity and come to a strange and primitive world for the hunt. A world dominated by fierce and titanic creatures—dinosaurs—in which lurk some of the most dangerous dragons in the known universe. Here in this violent young world kzhan will explore the full extent of his wit and skill. Only the best of dragons can survive.</w:t>
      </w:r>
    </w:p>
    <w:p w:rsidR="0008581E" w:rsidRPr="00B3633A" w:rsidRDefault="0008581E">
      <w:pPr>
        <w:pStyle w:val="0DraftNormal"/>
        <w:rPr>
          <w:rFonts w:ascii="Montserrat" w:hAnsi="Montserrat"/>
          <w:sz w:val="24"/>
        </w:rPr>
      </w:pPr>
    </w:p>
    <w:p w:rsidR="0008581E" w:rsidRPr="00B3633A" w:rsidRDefault="0008581E">
      <w:pPr>
        <w:pStyle w:val="0DraftNormal"/>
        <w:rPr>
          <w:rFonts w:ascii="Montserrat" w:hAnsi="Montserrat"/>
          <w:sz w:val="24"/>
        </w:rPr>
      </w:pPr>
      <w:r w:rsidRPr="00B3633A">
        <w:rPr>
          <w:rFonts w:ascii="Montserrat" w:hAnsi="Montserrat"/>
          <w:sz w:val="24"/>
        </w:rPr>
        <w:t>dragon dreams. Kzhan has slept beyond the almost immortal endurance of his kind, but a strange invasion of his dreams has begun to lure him back from the brink of oblivion. Struggling to comprehend this disturbance, he has dreamed himself into the waking world to investigate, calling forth a dim memory of a human guise. He discovers a world of men somehow evolved convergently over the ages. These men have begun to tap into the powerful dreaming minds of the sleeping dragons—other survivors of the hunt, like himself—and used this to reshape their world into something beyond evolution. However, a world cannot be recast out of dragon dreams without waking a few dragons. An arcane wisdom of human interaction and an amused curiosity lure him, and kzeisza rises once more to take part in the world.</w:t>
      </w:r>
    </w:p>
    <w:p w:rsidR="0008581E" w:rsidRPr="00B3633A" w:rsidRDefault="0008581E">
      <w:pPr>
        <w:pStyle w:val="0DraftNormal"/>
        <w:rPr>
          <w:rFonts w:ascii="Montserrat" w:hAnsi="Montserrat"/>
          <w:sz w:val="24"/>
        </w:rPr>
      </w:pPr>
    </w:p>
    <w:p w:rsidR="0008581E" w:rsidRPr="00B3633A" w:rsidRDefault="0008581E">
      <w:pPr>
        <w:pStyle w:val="0DraftNormal"/>
        <w:rPr>
          <w:rFonts w:ascii="Montserrat" w:hAnsi="Montserrat"/>
          <w:sz w:val="24"/>
        </w:rPr>
      </w:pPr>
      <w:r w:rsidRPr="00B3633A">
        <w:rPr>
          <w:rFonts w:ascii="Montserrat" w:hAnsi="Montserrat"/>
          <w:sz w:val="24"/>
        </w:rPr>
        <w:t>mind and spirit. Following the death of avonlea, kzeisza bore witness to a strange experiment. A group of individuals carefully redesigned from the genetic material of the impressive av were slipped into kzeisza's world. Both fascinated and disturbed he found them to be impressive variations on her vast potential, and yet to a one they lacked any hint of the allure she had for him. Motivated by a strange feeling of angst and curiosity he strives to divine the reason for her effect on him and eventually confronts his mortal origins. It is a realization that transcends time. The fog of a dragon eternity slips away and impales him on its irony. Charged with a vitality unfelt since that forgotten time and magnified by epochs of experience he sifts through the veil of the infinite expression for some sign of her existence. He finds her much closer than he could have ever dreamed. Without a second thought, he goes to her and with her back to the world where they began.</w:t>
      </w:r>
    </w:p>
    <w:p w:rsidR="0008581E" w:rsidRPr="00B3633A" w:rsidRDefault="0008581E">
      <w:pPr>
        <w:pStyle w:val="0DraftNormal"/>
        <w:rPr>
          <w:rFonts w:ascii="Montserrat" w:hAnsi="Montserrat"/>
          <w:sz w:val="24"/>
        </w:rPr>
      </w:pPr>
    </w:p>
    <w:p w:rsidR="0008581E" w:rsidRPr="00B3633A" w:rsidRDefault="0008581E">
      <w:pPr>
        <w:pStyle w:val="0DraftNormal"/>
        <w:rPr>
          <w:rFonts w:ascii="Montserrat" w:hAnsi="Montserrat"/>
          <w:sz w:val="24"/>
        </w:rPr>
      </w:pPr>
      <w:r w:rsidRPr="00B3633A">
        <w:rPr>
          <w:rFonts w:ascii="Montserrat" w:hAnsi="Montserrat"/>
          <w:sz w:val="24"/>
        </w:rPr>
        <w:t>dragon and phoenix arrive in a world lightyears and dreams and eternities away. One tingling with the rememberance of a self lost to time and the other burning with the loss of a self in one obliterating instant. Kzeisza encounters his mortal self and delivers his mission, realizing the totality of what loss and acheivement he in that moment condemned himself to. She acts quickly to interceed in the beginings of a war she can not tolerate. As she begins her work to control the tides of war, she is approached by none other than kevin zhan. His quiet and wise counsel calm her and remind her of how close she is to her self she thought lost to her. They becoome aware of the rise of the dragons and the threat of such a common and deadly foe speedily unites man, fey and the undead under av. Her suspicions about kevin zhan somehow manage to maintain enough precidence in her mind that she figures out that kevin is but a guise of kzeisza. In the early clAsia of dragons and the allies it is made obvious that there is something unusual about the dragons' intent. They seem intent on specifically attacking av herself. Av confides what she guessed of her history to kevin. Between them they begin to delve at last into the connections between her intuitive guess, his experience as a dragon, and ultimately a strange story from their family legacy. When av hears him tell it, she is stunned and rapidly comes to fully realize just who and what kzeisza really is. Soon after, as things are becoming more desperate, they realize the answer; they realize what it is that each and every dragon seeks, so much so as to explain the way they seem to fight each other to reach her. They also realize their one destiny together. As they embrace one another, fully as they never dared before, they both lose and gain their selves—and a divine promise is fulfilled.</w:t>
      </w:r>
    </w:p>
    <w:p w:rsidR="0008581E" w:rsidRPr="00B3633A" w:rsidRDefault="0008581E">
      <w:pPr>
        <w:pStyle w:val="0DraftNormal"/>
        <w:rPr>
          <w:rFonts w:ascii="Montserrat" w:hAnsi="Montserrat"/>
          <w:sz w:val="24"/>
        </w:rPr>
      </w:pPr>
    </w:p>
    <w:p w:rsidR="0008581E" w:rsidRPr="00B3633A" w:rsidRDefault="0008581E">
      <w:pPr>
        <w:pStyle w:val="0DraftNormal"/>
        <w:rPr>
          <w:rFonts w:ascii="Montserrat" w:hAnsi="Montserrat"/>
          <w:sz w:val="24"/>
        </w:rPr>
      </w:pPr>
      <w:r w:rsidRPr="00B3633A">
        <w:rPr>
          <w:rFonts w:ascii="Montserrat" w:hAnsi="Montserrat"/>
          <w:sz w:val="24"/>
        </w:rPr>
        <w:t>and then there was nix. Phoenix, or a dragon-phoenix. A god reborn. However, noone ever said that being a god was a peice of cake, especially after such a long exile.</w:t>
      </w:r>
    </w:p>
    <w:p w:rsidR="0008581E" w:rsidRPr="00B3633A" w:rsidRDefault="0008581E">
      <w:pPr>
        <w:pStyle w:val="0DraftNormal"/>
        <w:rPr>
          <w:rFonts w:ascii="Montserrat" w:hAnsi="Montserrat"/>
          <w:sz w:val="24"/>
        </w:rPr>
      </w:pPr>
    </w:p>
    <w:p w:rsidR="0008581E" w:rsidRPr="00B3633A" w:rsidRDefault="0008581E">
      <w:pPr>
        <w:pStyle w:val="0DraftNormal"/>
        <w:rPr>
          <w:rFonts w:ascii="Montserrat" w:hAnsi="Montserrat"/>
          <w:sz w:val="24"/>
        </w:rPr>
      </w:pPr>
      <w:r w:rsidRPr="00B3633A">
        <w:rPr>
          <w:rFonts w:ascii="Montserrat" w:hAnsi="Montserrat"/>
          <w:sz w:val="24"/>
        </w:rPr>
        <w:br w:type="page"/>
        <w:t>Nineveh etc</w:t>
      </w:r>
    </w:p>
    <w:p w:rsidR="0008581E" w:rsidRPr="00B3633A" w:rsidRDefault="0008581E">
      <w:pPr>
        <w:pStyle w:val="0DraftNormal"/>
        <w:rPr>
          <w:rFonts w:ascii="Montserrat" w:hAnsi="Montserrat"/>
          <w:sz w:val="24"/>
        </w:rPr>
      </w:pPr>
    </w:p>
    <w:p w:rsidR="0008581E" w:rsidRPr="00B3633A" w:rsidRDefault="0008581E">
      <w:pPr>
        <w:pStyle w:val="0DraftNormal"/>
        <w:rPr>
          <w:rFonts w:ascii="Montserrat" w:hAnsi="Montserrat"/>
          <w:sz w:val="24"/>
        </w:rPr>
      </w:pPr>
      <w:r w:rsidRPr="00B3633A">
        <w:rPr>
          <w:rFonts w:ascii="Montserrat" w:hAnsi="Montserrat"/>
          <w:sz w:val="24"/>
        </w:rPr>
        <w:t>i know what i am getting myself into, but, alas, there is nothing to do for it. This is her story, and there is a great deal to it. I am of half a mind to let her tell it. I know that presents some difficulties, what with so much material extant. In order for any of it to go anywhere, i will be forced to do a good deal of messaging the body—of writing, i mean. There are a lot of good little bits, so that is where i will have to start. As i go, i can see how much or how well i can make it obedient to the aes suggested below.</w:t>
      </w:r>
    </w:p>
    <w:p w:rsidR="0008581E" w:rsidRPr="00B3633A" w:rsidRDefault="0008581E">
      <w:pPr>
        <w:pStyle w:val="0DraftNormal"/>
        <w:rPr>
          <w:rFonts w:ascii="Montserrat" w:hAnsi="Montserrat"/>
          <w:sz w:val="24"/>
        </w:rPr>
      </w:pPr>
    </w:p>
    <w:p w:rsidR="0008581E" w:rsidRPr="00B3633A" w:rsidRDefault="0008581E">
      <w:pPr>
        <w:pStyle w:val="0DraftNormal"/>
        <w:rPr>
          <w:rFonts w:ascii="Montserrat" w:hAnsi="Montserrat"/>
          <w:sz w:val="24"/>
        </w:rPr>
      </w:pPr>
      <w:r w:rsidRPr="00B3633A">
        <w:rPr>
          <w:rFonts w:ascii="Montserrat" w:hAnsi="Montserrat"/>
          <w:sz w:val="24"/>
        </w:rPr>
        <w:t>[this book is a set up for a later book in which my featured favorites and other infamous foci of other books are brought together in an epic. Among them the master of damnation.]</w:t>
      </w:r>
    </w:p>
    <w:p w:rsidR="0008581E" w:rsidRPr="00B3633A" w:rsidRDefault="0008581E">
      <w:pPr>
        <w:pStyle w:val="0DraftNormal"/>
        <w:rPr>
          <w:rFonts w:ascii="Montserrat" w:hAnsi="Montserrat"/>
          <w:sz w:val="24"/>
        </w:rPr>
      </w:pPr>
    </w:p>
    <w:p w:rsidR="0008581E" w:rsidRPr="00B3633A" w:rsidRDefault="0008581E">
      <w:pPr>
        <w:pStyle w:val="0DraftNormal"/>
        <w:rPr>
          <w:rFonts w:ascii="Montserrat" w:hAnsi="Montserrat"/>
          <w:sz w:val="24"/>
        </w:rPr>
      </w:pPr>
      <w:r w:rsidRPr="00B3633A">
        <w:rPr>
          <w:rFonts w:ascii="Montserrat" w:hAnsi="Montserrat"/>
          <w:sz w:val="24"/>
        </w:rPr>
        <w:br w:type="page"/>
      </w:r>
      <w:r w:rsidR="00B3633A" w:rsidRPr="00B3633A">
        <w:rPr>
          <w:rFonts w:ascii="Montserrat" w:hAnsi="Montserrat"/>
          <w:noProof/>
          <w:sz w:val="24"/>
        </w:rPr>
        <w:pict>
          <v:rect id="_x0000_s1031" style="position:absolute;margin-left:0;margin-top:0;width:468pt;height:.05pt;z-index:-251657216;mso-position-horizontal-relative:margin" o:allowincell="f" fillcolor="black" stroked="f" strokeweight=".05pt">
            <v:fill color2="black"/>
            <w10:wrap anchorx="margin"/>
          </v:rect>
        </w:pict>
      </w:r>
    </w:p>
    <w:p w:rsidR="0008581E" w:rsidRPr="00B3633A" w:rsidRDefault="0008581E">
      <w:pPr>
        <w:pStyle w:val="0DraftNormal"/>
        <w:rPr>
          <w:rFonts w:ascii="Montserrat" w:hAnsi="Montserrat"/>
          <w:sz w:val="24"/>
        </w:rPr>
      </w:pPr>
    </w:p>
    <w:p w:rsidR="0008581E" w:rsidRPr="00B3633A" w:rsidRDefault="0008581E">
      <w:pPr>
        <w:pStyle w:val="0DraftNormal"/>
        <w:rPr>
          <w:rFonts w:ascii="Montserrat" w:hAnsi="Montserrat"/>
          <w:sz w:val="24"/>
        </w:rPr>
      </w:pPr>
      <w:r w:rsidRPr="00B3633A">
        <w:rPr>
          <w:rFonts w:ascii="Montserrat" w:hAnsi="Montserrat"/>
          <w:sz w:val="24"/>
        </w:rPr>
        <w:t>previous efforts</w:t>
      </w:r>
    </w:p>
    <w:p w:rsidR="0008581E" w:rsidRPr="00B3633A" w:rsidRDefault="0008581E">
      <w:pPr>
        <w:pStyle w:val="0DraftNormal"/>
        <w:rPr>
          <w:rFonts w:ascii="Montserrat" w:hAnsi="Montserrat"/>
          <w:sz w:val="24"/>
        </w:rPr>
      </w:pPr>
    </w:p>
    <w:p w:rsidR="0008581E" w:rsidRPr="00B3633A" w:rsidRDefault="0008581E">
      <w:pPr>
        <w:pStyle w:val="0DraftNormal"/>
        <w:rPr>
          <w:rFonts w:ascii="Montserrat" w:hAnsi="Montserrat"/>
          <w:sz w:val="24"/>
        </w:rPr>
      </w:pPr>
      <w:r w:rsidRPr="00B3633A">
        <w:rPr>
          <w:rFonts w:ascii="Montserrat" w:hAnsi="Montserrat"/>
          <w:sz w:val="24"/>
        </w:rPr>
        <w:t>i have collected, split and stripped down a large portion of previous written material wich is presently in the most delicious state of apieron. Easily over a thousand pages of material that in no wise is even considering so tidy an association as should fit within a single skin. However, all of it is good in one wise or another.</w:t>
      </w:r>
    </w:p>
    <w:p w:rsidR="0008581E" w:rsidRPr="00B3633A" w:rsidRDefault="0008581E">
      <w:pPr>
        <w:pStyle w:val="0DraftNormal"/>
        <w:rPr>
          <w:rFonts w:ascii="Montserrat" w:hAnsi="Montserrat"/>
          <w:sz w:val="24"/>
        </w:rPr>
      </w:pPr>
    </w:p>
    <w:p w:rsidR="0008581E" w:rsidRPr="00B3633A" w:rsidRDefault="0008581E">
      <w:pPr>
        <w:pStyle w:val="0DraftNormal"/>
        <w:rPr>
          <w:rFonts w:ascii="Montserrat" w:hAnsi="Montserrat"/>
          <w:sz w:val="24"/>
        </w:rPr>
      </w:pPr>
      <w:r w:rsidRPr="00B3633A">
        <w:rPr>
          <w:rFonts w:ascii="Montserrat" w:hAnsi="Montserrat"/>
          <w:sz w:val="24"/>
        </w:rPr>
        <w:t>advised efforts</w:t>
      </w:r>
    </w:p>
    <w:p w:rsidR="0008581E" w:rsidRPr="00B3633A" w:rsidRDefault="0008581E">
      <w:pPr>
        <w:pStyle w:val="0DraftNormal"/>
        <w:rPr>
          <w:rFonts w:ascii="Montserrat" w:hAnsi="Montserrat"/>
          <w:sz w:val="24"/>
        </w:rPr>
      </w:pPr>
    </w:p>
    <w:p w:rsidR="0008581E" w:rsidRPr="00B3633A" w:rsidRDefault="0008581E">
      <w:pPr>
        <w:pStyle w:val="0DraftNormal"/>
        <w:rPr>
          <w:rFonts w:ascii="Montserrat" w:hAnsi="Montserrat"/>
          <w:sz w:val="24"/>
        </w:rPr>
      </w:pPr>
      <w:r w:rsidRPr="00B3633A">
        <w:rPr>
          <w:rFonts w:ascii="Montserrat" w:hAnsi="Montserrat"/>
          <w:sz w:val="24"/>
        </w:rPr>
        <w:t>yes. Go through the mess and pick out the little gems that i like. Simply a collection of potent and practical scenery as i have had the good fortune to have saddled myself with and which have forestalled the almost inevitable tantrum of frustrated artists and writers of yore.</w:t>
      </w:r>
    </w:p>
    <w:p w:rsidR="0008581E" w:rsidRPr="00B3633A" w:rsidRDefault="0008581E">
      <w:pPr>
        <w:pStyle w:val="0DraftNormal"/>
        <w:rPr>
          <w:rFonts w:ascii="Montserrat" w:hAnsi="Montserrat"/>
          <w:sz w:val="24"/>
        </w:rPr>
      </w:pPr>
    </w:p>
    <w:p w:rsidR="0008581E" w:rsidRPr="00B3633A" w:rsidRDefault="0008581E">
      <w:pPr>
        <w:pStyle w:val="0DraftNormal"/>
        <w:rPr>
          <w:rFonts w:ascii="Montserrat" w:hAnsi="Montserrat"/>
          <w:sz w:val="24"/>
        </w:rPr>
      </w:pPr>
      <w:r w:rsidRPr="00B3633A">
        <w:rPr>
          <w:rFonts w:ascii="Montserrat" w:hAnsi="Montserrat"/>
          <w:sz w:val="24"/>
        </w:rPr>
        <w:br w:type="page"/>
      </w:r>
      <w:r w:rsidR="00B3633A" w:rsidRPr="00B3633A">
        <w:rPr>
          <w:rFonts w:ascii="Montserrat" w:hAnsi="Montserrat"/>
          <w:noProof/>
          <w:sz w:val="24"/>
        </w:rPr>
        <w:pict>
          <v:rect id="_x0000_s1032" style="position:absolute;margin-left:0;margin-top:0;width:468pt;height:.05pt;z-index:-251656192;mso-position-horizontal-relative:margin" o:allowincell="f" fillcolor="black" stroked="f" strokeweight=".05pt">
            <v:fill color2="black"/>
            <w10:wrap anchorx="margin"/>
          </v:rect>
        </w:pict>
      </w:r>
    </w:p>
    <w:p w:rsidR="0008581E" w:rsidRPr="00B3633A" w:rsidRDefault="0008581E">
      <w:pPr>
        <w:pStyle w:val="0DraftNormal"/>
        <w:rPr>
          <w:rFonts w:ascii="Montserrat" w:hAnsi="Montserrat"/>
          <w:sz w:val="24"/>
        </w:rPr>
      </w:pPr>
    </w:p>
    <w:p w:rsidR="0008581E" w:rsidRPr="00B3633A" w:rsidRDefault="0008581E">
      <w:pPr>
        <w:pStyle w:val="0DraftNormal"/>
        <w:rPr>
          <w:rFonts w:ascii="Montserrat" w:hAnsi="Montserrat"/>
          <w:sz w:val="24"/>
        </w:rPr>
      </w:pPr>
      <w:r w:rsidRPr="00B3633A">
        <w:rPr>
          <w:rFonts w:ascii="Montserrat" w:hAnsi="Montserrat"/>
          <w:sz w:val="24"/>
        </w:rPr>
        <w:t>her thread. Av had to wake up to herself. Much more than a lifetime, her vast past is woven together with notes of immediacy by virtue of her reflection and revelation.</w:t>
      </w:r>
    </w:p>
    <w:p w:rsidR="0008581E" w:rsidRPr="00B3633A" w:rsidRDefault="0008581E">
      <w:pPr>
        <w:pStyle w:val="0DraftNormal"/>
        <w:rPr>
          <w:rFonts w:ascii="Montserrat" w:hAnsi="Montserrat"/>
          <w:sz w:val="24"/>
        </w:rPr>
      </w:pPr>
    </w:p>
    <w:p w:rsidR="0008581E" w:rsidRPr="00B3633A" w:rsidRDefault="0008581E">
      <w:pPr>
        <w:pStyle w:val="0DraftNormal"/>
        <w:rPr>
          <w:rFonts w:ascii="Montserrat" w:hAnsi="Montserrat"/>
          <w:sz w:val="24"/>
        </w:rPr>
      </w:pPr>
      <w:r w:rsidRPr="00B3633A">
        <w:rPr>
          <w:rFonts w:ascii="Montserrat" w:hAnsi="Montserrat"/>
          <w:sz w:val="24"/>
        </w:rPr>
        <w:t xml:space="preserve">there was the paradox in her origin. </w:t>
      </w:r>
    </w:p>
    <w:p w:rsidR="0008581E" w:rsidRPr="00B3633A" w:rsidRDefault="0008581E">
      <w:pPr>
        <w:pStyle w:val="0DraftNormal"/>
        <w:rPr>
          <w:rFonts w:ascii="Montserrat" w:hAnsi="Montserrat"/>
          <w:sz w:val="24"/>
        </w:rPr>
      </w:pPr>
    </w:p>
    <w:p w:rsidR="0008581E" w:rsidRPr="00B3633A" w:rsidRDefault="0008581E">
      <w:pPr>
        <w:pStyle w:val="0DraftNormal"/>
        <w:rPr>
          <w:rFonts w:ascii="Montserrat" w:hAnsi="Montserrat"/>
          <w:sz w:val="24"/>
        </w:rPr>
      </w:pPr>
      <w:r w:rsidRPr="00B3633A">
        <w:rPr>
          <w:rFonts w:ascii="Montserrat" w:hAnsi="Montserrat"/>
          <w:sz w:val="24"/>
        </w:rPr>
        <w:t>either she died so that her own world would come into existence, or a shadow of her world was created from her out of kzeisza's trap. Maybe she just spontaneously came into existence. It is hard to say. It is the hardest question about her to answer. Long ago, in the dragon's age, before that grand race became the dreaming wyrms of lore, the divine one, the phoenix was captured in the flesh. In the war of dragons, each seeking to possess their divine and beloved phoenix, her dreadful shadow was awakened and enraged. The wave of destruction she unwittingly unleAsiaed swallowed this world. Before she could lament this act, she realized that a trap had been sprung on her and to escape it, she regurgitated the devoured world and hid her essence within it. The world, scarred by this became lost to the empire and strange to its ageless ways. The minds and great works of art of that which had passed through the phoenix were altered and misted. Changed in nature, it became a world of fantastic nature. From the secret heart of the phoenix, dreams and horrors were born in the flesh. These things, somehow aware of their unbelonging soon vanished to hidden shadows like the great dragon doors, but the memory of them became the foundation of the new mythology. Time's passage and such addled memories created the world in which the phoenix slowly pulled its Asiaes together. Soon, she will be reborn in full, and the dragons are waiting for her. Waiting for her dread embrace.</w:t>
      </w:r>
    </w:p>
    <w:p w:rsidR="0008581E" w:rsidRPr="00B3633A" w:rsidRDefault="0008581E">
      <w:pPr>
        <w:pStyle w:val="0DraftNormal"/>
        <w:rPr>
          <w:rFonts w:ascii="Montserrat" w:hAnsi="Montserrat"/>
          <w:sz w:val="24"/>
        </w:rPr>
      </w:pPr>
    </w:p>
    <w:p w:rsidR="0008581E" w:rsidRPr="00B3633A" w:rsidRDefault="0008581E">
      <w:pPr>
        <w:pStyle w:val="0DraftNormal"/>
        <w:rPr>
          <w:rFonts w:ascii="Montserrat" w:hAnsi="Montserrat"/>
          <w:sz w:val="24"/>
        </w:rPr>
      </w:pPr>
      <w:r w:rsidRPr="00B3633A">
        <w:rPr>
          <w:rFonts w:ascii="Montserrat" w:hAnsi="Montserrat"/>
          <w:sz w:val="24"/>
        </w:rPr>
        <w:t xml:space="preserve">av was born to exiled exotics in a circus. </w:t>
      </w:r>
    </w:p>
    <w:p w:rsidR="0008581E" w:rsidRPr="00B3633A" w:rsidRDefault="0008581E">
      <w:pPr>
        <w:pStyle w:val="0DraftNormal"/>
        <w:rPr>
          <w:rFonts w:ascii="Montserrat" w:hAnsi="Montserrat"/>
          <w:sz w:val="24"/>
        </w:rPr>
      </w:pPr>
    </w:p>
    <w:p w:rsidR="0008581E" w:rsidRPr="00B3633A" w:rsidRDefault="0008581E">
      <w:pPr>
        <w:pStyle w:val="0DraftNormal"/>
        <w:rPr>
          <w:rFonts w:ascii="Montserrat" w:hAnsi="Montserrat"/>
          <w:sz w:val="24"/>
        </w:rPr>
      </w:pPr>
      <w:r w:rsidRPr="00B3633A">
        <w:rPr>
          <w:rFonts w:ascii="Montserrat" w:hAnsi="Montserrat"/>
          <w:sz w:val="24"/>
        </w:rPr>
        <w:t xml:space="preserve">av was one of ten children born of the same mother and three fathers. </w:t>
      </w:r>
    </w:p>
    <w:p w:rsidR="0008581E" w:rsidRPr="00B3633A" w:rsidRDefault="0008581E">
      <w:pPr>
        <w:pStyle w:val="0DraftNormal"/>
        <w:rPr>
          <w:rFonts w:ascii="Montserrat" w:hAnsi="Montserrat"/>
          <w:sz w:val="24"/>
        </w:rPr>
      </w:pPr>
    </w:p>
    <w:p w:rsidR="0008581E" w:rsidRPr="00B3633A" w:rsidRDefault="0008581E">
      <w:pPr>
        <w:pStyle w:val="0DraftNormal"/>
        <w:rPr>
          <w:rFonts w:ascii="Montserrat" w:hAnsi="Montserrat"/>
          <w:sz w:val="24"/>
        </w:rPr>
      </w:pPr>
      <w:r w:rsidRPr="00B3633A">
        <w:rPr>
          <w:rFonts w:ascii="Montserrat" w:hAnsi="Montserrat"/>
          <w:sz w:val="24"/>
        </w:rPr>
        <w:t xml:space="preserve">her childhood was packed with training for versatility, and a dearth of conventional influences. </w:t>
      </w:r>
    </w:p>
    <w:p w:rsidR="0008581E" w:rsidRPr="00B3633A" w:rsidRDefault="0008581E">
      <w:pPr>
        <w:pStyle w:val="0DraftNormal"/>
        <w:rPr>
          <w:rFonts w:ascii="Montserrat" w:hAnsi="Montserrat"/>
          <w:sz w:val="24"/>
        </w:rPr>
      </w:pPr>
    </w:p>
    <w:p w:rsidR="0008581E" w:rsidRPr="00B3633A" w:rsidRDefault="0008581E">
      <w:pPr>
        <w:pStyle w:val="0DraftNormal"/>
        <w:rPr>
          <w:rFonts w:ascii="Montserrat" w:hAnsi="Montserrat"/>
          <w:sz w:val="24"/>
        </w:rPr>
      </w:pPr>
      <w:r w:rsidRPr="00B3633A">
        <w:rPr>
          <w:rFonts w:ascii="Montserrat" w:hAnsi="Montserrat"/>
          <w:sz w:val="24"/>
        </w:rPr>
        <w:t>the witnesses thread. There were things that he could learn about her during their time together.</w:t>
      </w:r>
    </w:p>
    <w:p w:rsidR="0008581E" w:rsidRPr="00B3633A" w:rsidRDefault="0008581E">
      <w:pPr>
        <w:pStyle w:val="0DraftNormal"/>
        <w:rPr>
          <w:rFonts w:ascii="Montserrat" w:hAnsi="Montserrat"/>
          <w:sz w:val="24"/>
        </w:rPr>
      </w:pPr>
    </w:p>
    <w:p w:rsidR="0008581E" w:rsidRPr="00B3633A" w:rsidRDefault="0008581E">
      <w:pPr>
        <w:pStyle w:val="0DraftNormal"/>
        <w:rPr>
          <w:rFonts w:ascii="Montserrat" w:hAnsi="Montserrat"/>
          <w:sz w:val="24"/>
        </w:rPr>
      </w:pPr>
      <w:r w:rsidRPr="00B3633A">
        <w:rPr>
          <w:rFonts w:ascii="Montserrat" w:hAnsi="Montserrat"/>
          <w:sz w:val="24"/>
        </w:rPr>
        <w:t xml:space="preserve">as an exotic child, av had many dark and sensual character traits. </w:t>
      </w:r>
    </w:p>
    <w:p w:rsidR="0008581E" w:rsidRPr="00B3633A" w:rsidRDefault="0008581E">
      <w:pPr>
        <w:pStyle w:val="0DraftNormal"/>
        <w:rPr>
          <w:rFonts w:ascii="Montserrat" w:hAnsi="Montserrat"/>
          <w:sz w:val="24"/>
        </w:rPr>
      </w:pPr>
    </w:p>
    <w:p w:rsidR="0008581E" w:rsidRPr="00B3633A" w:rsidRDefault="0008581E">
      <w:pPr>
        <w:pStyle w:val="0DraftNormal"/>
        <w:rPr>
          <w:rFonts w:ascii="Montserrat" w:hAnsi="Montserrat"/>
          <w:sz w:val="24"/>
        </w:rPr>
      </w:pPr>
      <w:r w:rsidRPr="00B3633A">
        <w:rPr>
          <w:rFonts w:ascii="Montserrat" w:hAnsi="Montserrat"/>
          <w:sz w:val="24"/>
        </w:rPr>
        <w:t xml:space="preserve">av's bloodlust destroyed her aerial career and added to the death of the circus. </w:t>
      </w:r>
    </w:p>
    <w:p w:rsidR="0008581E" w:rsidRPr="00B3633A" w:rsidRDefault="0008581E">
      <w:pPr>
        <w:pStyle w:val="0DraftNormal"/>
        <w:rPr>
          <w:rFonts w:ascii="Montserrat" w:hAnsi="Montserrat"/>
          <w:sz w:val="24"/>
        </w:rPr>
      </w:pPr>
    </w:p>
    <w:p w:rsidR="0008581E" w:rsidRPr="00B3633A" w:rsidRDefault="0008581E">
      <w:pPr>
        <w:pStyle w:val="0DraftNormal"/>
        <w:rPr>
          <w:rFonts w:ascii="Montserrat" w:hAnsi="Montserrat"/>
          <w:sz w:val="24"/>
        </w:rPr>
      </w:pPr>
      <w:r w:rsidRPr="00B3633A">
        <w:rPr>
          <w:rFonts w:ascii="Montserrat" w:hAnsi="Montserrat"/>
          <w:sz w:val="24"/>
        </w:rPr>
        <w:t xml:space="preserve">av went through an initiation death not knowing that she had. </w:t>
      </w:r>
    </w:p>
    <w:p w:rsidR="0008581E" w:rsidRPr="00B3633A" w:rsidRDefault="0008581E">
      <w:pPr>
        <w:pStyle w:val="0DraftNormal"/>
        <w:rPr>
          <w:rFonts w:ascii="Montserrat" w:hAnsi="Montserrat"/>
          <w:sz w:val="24"/>
        </w:rPr>
      </w:pPr>
    </w:p>
    <w:p w:rsidR="0008581E" w:rsidRPr="00B3633A" w:rsidRDefault="0008581E">
      <w:pPr>
        <w:pStyle w:val="0DraftNormal"/>
        <w:rPr>
          <w:rFonts w:ascii="Montserrat" w:hAnsi="Montserrat"/>
          <w:sz w:val="24"/>
        </w:rPr>
      </w:pPr>
      <w:r w:rsidRPr="00B3633A">
        <w:rPr>
          <w:rFonts w:ascii="Montserrat" w:hAnsi="Montserrat"/>
          <w:sz w:val="24"/>
        </w:rPr>
        <w:t xml:space="preserve">av wandered alone until becoming involved in society. </w:t>
      </w:r>
    </w:p>
    <w:p w:rsidR="0008581E" w:rsidRPr="00B3633A" w:rsidRDefault="0008581E">
      <w:pPr>
        <w:pStyle w:val="0DraftNormal"/>
        <w:rPr>
          <w:rFonts w:ascii="Montserrat" w:hAnsi="Montserrat"/>
          <w:sz w:val="24"/>
        </w:rPr>
      </w:pPr>
    </w:p>
    <w:p w:rsidR="0008581E" w:rsidRPr="00B3633A" w:rsidRDefault="0008581E">
      <w:pPr>
        <w:pStyle w:val="0DraftNormal"/>
        <w:rPr>
          <w:rFonts w:ascii="Montserrat" w:hAnsi="Montserrat"/>
          <w:sz w:val="24"/>
        </w:rPr>
      </w:pPr>
      <w:r w:rsidRPr="00B3633A">
        <w:rPr>
          <w:rFonts w:ascii="Montserrat" w:hAnsi="Montserrat"/>
          <w:sz w:val="24"/>
        </w:rPr>
        <w:t xml:space="preserve">av acquired the title and land of a cursed province and unlocked her destiny. </w:t>
      </w:r>
    </w:p>
    <w:p w:rsidR="0008581E" w:rsidRPr="00B3633A" w:rsidRDefault="0008581E">
      <w:pPr>
        <w:pStyle w:val="0DraftNormal"/>
        <w:rPr>
          <w:rFonts w:ascii="Montserrat" w:hAnsi="Montserrat"/>
          <w:sz w:val="24"/>
        </w:rPr>
      </w:pPr>
    </w:p>
    <w:p w:rsidR="0008581E" w:rsidRPr="00B3633A" w:rsidRDefault="0008581E">
      <w:pPr>
        <w:pStyle w:val="0DraftNormal"/>
        <w:rPr>
          <w:rFonts w:ascii="Montserrat" w:hAnsi="Montserrat"/>
          <w:sz w:val="24"/>
        </w:rPr>
      </w:pPr>
      <w:r w:rsidRPr="00B3633A">
        <w:rPr>
          <w:rFonts w:ascii="Montserrat" w:hAnsi="Montserrat"/>
          <w:sz w:val="24"/>
        </w:rPr>
        <w:t>tigalnihayr, manor at tiegaldomin. The ancestral home of the mad family of the legendary dragon slayer brahym tiegal is ages warped by the dragon door it was the patriarch's folly to make the foundation of his home. Beyond the limits of human arts to dispell, the manor has been abandoned and its truth forgotten. Within it have nested the castings of the human race's shadow, waiting. Waiting for the lock to spring open under the stress of so much darkness gathered within it. This world, an old outpost who's human and dragon host have been forgotten by a dead empire has begun to glow with hints of the old empire twisted by a new taint of superstition and mystery. Should the lock open this fable shrouded world will be reacquainted with the corpse of the dead dragon empire.</w:t>
      </w:r>
    </w:p>
    <w:p w:rsidR="0008581E" w:rsidRPr="00B3633A" w:rsidRDefault="0008581E">
      <w:pPr>
        <w:pStyle w:val="0DraftNormal"/>
        <w:rPr>
          <w:rFonts w:ascii="Montserrat" w:hAnsi="Montserrat"/>
          <w:sz w:val="24"/>
        </w:rPr>
      </w:pPr>
    </w:p>
    <w:p w:rsidR="0008581E" w:rsidRPr="00B3633A" w:rsidRDefault="0008581E">
      <w:pPr>
        <w:pStyle w:val="0DraftNormal"/>
        <w:rPr>
          <w:rFonts w:ascii="Montserrat" w:hAnsi="Montserrat"/>
          <w:sz w:val="24"/>
        </w:rPr>
      </w:pPr>
      <w:r w:rsidRPr="00B3633A">
        <w:rPr>
          <w:rFonts w:ascii="Montserrat" w:hAnsi="Montserrat"/>
          <w:sz w:val="24"/>
        </w:rPr>
        <w:t>there was a hidden thread, the prehistory of her arrival at the retreat and thus something easily brought to her mind, if not as easily comprehensible. Av was displaced to the nexus.</w:t>
      </w:r>
    </w:p>
    <w:p w:rsidR="0008581E" w:rsidRPr="00B3633A" w:rsidRDefault="0008581E">
      <w:pPr>
        <w:pStyle w:val="0DraftNormal"/>
        <w:rPr>
          <w:rFonts w:ascii="Montserrat" w:hAnsi="Montserrat"/>
          <w:sz w:val="24"/>
        </w:rPr>
      </w:pPr>
    </w:p>
    <w:p w:rsidR="0008581E" w:rsidRPr="00B3633A" w:rsidRDefault="0008581E">
      <w:pPr>
        <w:pStyle w:val="0DraftNormal"/>
        <w:rPr>
          <w:rFonts w:ascii="Montserrat" w:hAnsi="Montserrat"/>
          <w:sz w:val="24"/>
        </w:rPr>
      </w:pPr>
      <w:r w:rsidRPr="00B3633A">
        <w:rPr>
          <w:rFonts w:ascii="Montserrat" w:hAnsi="Montserrat"/>
          <w:sz w:val="24"/>
        </w:rPr>
        <w:t xml:space="preserve">a dragon door is a lock the likes of which only the mind can be a key. Dragon doors were fugues; gateways between spaces and times. A corridor to realms beyond thought as well as to those frighteningly within. Only a mind as keen as a dragon's had the fineness to easily pass and turn the great lock. Hence, in the time of dragonkind's golden empire, these strange dimensional whorls were veritible doors spanning a vast empire spanning galaxies. Such a thing, now in the time and the lands of human rule, is but a nagging beacon of madness. </w:t>
      </w:r>
    </w:p>
    <w:p w:rsidR="0008581E" w:rsidRPr="00B3633A" w:rsidRDefault="0008581E">
      <w:pPr>
        <w:pStyle w:val="0DraftNormal"/>
        <w:rPr>
          <w:rFonts w:ascii="Montserrat" w:hAnsi="Montserrat"/>
          <w:sz w:val="24"/>
        </w:rPr>
      </w:pPr>
    </w:p>
    <w:p w:rsidR="0008581E" w:rsidRPr="00B3633A" w:rsidRDefault="0008581E">
      <w:pPr>
        <w:pStyle w:val="0DraftNormal"/>
        <w:rPr>
          <w:rFonts w:ascii="Montserrat" w:hAnsi="Montserrat"/>
          <w:sz w:val="24"/>
        </w:rPr>
      </w:pPr>
      <w:r w:rsidRPr="00B3633A">
        <w:rPr>
          <w:rFonts w:ascii="Montserrat" w:hAnsi="Montserrat"/>
          <w:sz w:val="24"/>
        </w:rPr>
        <w:t xml:space="preserve">av was drafted into the paf during the rise of [a god of death and destruction; possibly a manifestation of the devourer]. </w:t>
      </w:r>
    </w:p>
    <w:p w:rsidR="0008581E" w:rsidRPr="00B3633A" w:rsidRDefault="0008581E">
      <w:pPr>
        <w:pStyle w:val="0DraftNormal"/>
        <w:rPr>
          <w:rFonts w:ascii="Montserrat" w:hAnsi="Montserrat"/>
          <w:sz w:val="24"/>
        </w:rPr>
      </w:pPr>
    </w:p>
    <w:p w:rsidR="0008581E" w:rsidRPr="00B3633A" w:rsidRDefault="0008581E">
      <w:pPr>
        <w:pStyle w:val="0DraftNormal"/>
        <w:rPr>
          <w:rFonts w:ascii="Montserrat" w:hAnsi="Montserrat"/>
          <w:sz w:val="24"/>
        </w:rPr>
      </w:pPr>
      <w:r w:rsidRPr="00B3633A">
        <w:rPr>
          <w:rFonts w:ascii="Montserrat" w:hAnsi="Montserrat"/>
          <w:sz w:val="24"/>
        </w:rPr>
        <w:t xml:space="preserve">av threw herself into mastering the tools available to her in the paf. </w:t>
      </w:r>
    </w:p>
    <w:p w:rsidR="0008581E" w:rsidRPr="00B3633A" w:rsidRDefault="0008581E">
      <w:pPr>
        <w:pStyle w:val="0DraftNormal"/>
        <w:rPr>
          <w:rFonts w:ascii="Montserrat" w:hAnsi="Montserrat"/>
          <w:sz w:val="24"/>
        </w:rPr>
      </w:pPr>
    </w:p>
    <w:p w:rsidR="0008581E" w:rsidRPr="00B3633A" w:rsidRDefault="0008581E">
      <w:pPr>
        <w:pStyle w:val="0DraftNormal"/>
        <w:rPr>
          <w:rFonts w:ascii="Montserrat" w:hAnsi="Montserrat"/>
          <w:sz w:val="24"/>
        </w:rPr>
      </w:pPr>
      <w:r w:rsidRPr="00B3633A">
        <w:rPr>
          <w:rFonts w:ascii="Montserrat" w:hAnsi="Montserrat"/>
          <w:sz w:val="24"/>
        </w:rPr>
        <w:t xml:space="preserve">av was altered by a biokinetic to become a more efficient pilot. </w:t>
      </w:r>
    </w:p>
    <w:p w:rsidR="0008581E" w:rsidRPr="00B3633A" w:rsidRDefault="0008581E">
      <w:pPr>
        <w:pStyle w:val="0DraftNormal"/>
        <w:rPr>
          <w:rFonts w:ascii="Montserrat" w:hAnsi="Montserrat"/>
          <w:sz w:val="24"/>
        </w:rPr>
      </w:pPr>
    </w:p>
    <w:p w:rsidR="0008581E" w:rsidRPr="00B3633A" w:rsidRDefault="0008581E">
      <w:pPr>
        <w:pStyle w:val="0DraftNormal"/>
        <w:rPr>
          <w:rFonts w:ascii="Montserrat" w:hAnsi="Montserrat"/>
          <w:sz w:val="24"/>
        </w:rPr>
      </w:pPr>
      <w:r w:rsidRPr="00B3633A">
        <w:rPr>
          <w:rFonts w:ascii="Montserrat" w:hAnsi="Montserrat"/>
          <w:sz w:val="24"/>
        </w:rPr>
        <w:t xml:space="preserve">the paf in the nexus is derived from the pieces of two parallel earths, in which one had attained technical perfection and the other had missed it by a hair due to the availability of psionic upstarts. </w:t>
      </w:r>
    </w:p>
    <w:p w:rsidR="0008581E" w:rsidRPr="00B3633A" w:rsidRDefault="0008581E">
      <w:pPr>
        <w:pStyle w:val="0DraftNormal"/>
        <w:rPr>
          <w:rFonts w:ascii="Montserrat" w:hAnsi="Montserrat"/>
          <w:sz w:val="24"/>
        </w:rPr>
      </w:pPr>
    </w:p>
    <w:p w:rsidR="0008581E" w:rsidRPr="00B3633A" w:rsidRDefault="0008581E">
      <w:pPr>
        <w:pStyle w:val="0DraftNormal"/>
        <w:rPr>
          <w:rFonts w:ascii="Montserrat" w:hAnsi="Montserrat"/>
          <w:sz w:val="24"/>
        </w:rPr>
      </w:pPr>
      <w:r w:rsidRPr="00B3633A">
        <w:rPr>
          <w:rFonts w:ascii="Montserrat" w:hAnsi="Montserrat"/>
          <w:sz w:val="24"/>
        </w:rPr>
        <w:t xml:space="preserve">av left the paf expecting to find a way home but instead ended up in kzeisza's trap. </w:t>
      </w:r>
    </w:p>
    <w:p w:rsidR="0008581E" w:rsidRPr="00B3633A" w:rsidRDefault="0008581E">
      <w:pPr>
        <w:pStyle w:val="0DraftNormal"/>
        <w:rPr>
          <w:rFonts w:ascii="Montserrat" w:hAnsi="Montserrat"/>
          <w:sz w:val="24"/>
        </w:rPr>
      </w:pPr>
    </w:p>
    <w:p w:rsidR="0008581E" w:rsidRPr="00B3633A" w:rsidRDefault="0008581E">
      <w:pPr>
        <w:pStyle w:val="0DraftNormal"/>
        <w:rPr>
          <w:rFonts w:ascii="Montserrat" w:hAnsi="Montserrat"/>
          <w:sz w:val="24"/>
        </w:rPr>
      </w:pPr>
      <w:r w:rsidRPr="00B3633A">
        <w:rPr>
          <w:rFonts w:ascii="Montserrat" w:hAnsi="Montserrat"/>
          <w:sz w:val="24"/>
        </w:rPr>
        <w:t xml:space="preserve">av became involved in the aegis project in upstart research and the alliance pact. </w:t>
      </w:r>
    </w:p>
    <w:p w:rsidR="0008581E" w:rsidRPr="00B3633A" w:rsidRDefault="0008581E">
      <w:pPr>
        <w:pStyle w:val="0DraftNormal"/>
        <w:rPr>
          <w:rFonts w:ascii="Montserrat" w:hAnsi="Montserrat"/>
          <w:sz w:val="24"/>
        </w:rPr>
      </w:pPr>
    </w:p>
    <w:p w:rsidR="0008581E" w:rsidRPr="00B3633A" w:rsidRDefault="0008581E">
      <w:pPr>
        <w:pStyle w:val="0DraftNormal"/>
        <w:rPr>
          <w:rFonts w:ascii="Montserrat" w:hAnsi="Montserrat"/>
          <w:sz w:val="24"/>
        </w:rPr>
      </w:pPr>
      <w:r w:rsidRPr="00B3633A">
        <w:rPr>
          <w:rFonts w:ascii="Montserrat" w:hAnsi="Montserrat"/>
          <w:sz w:val="24"/>
        </w:rPr>
        <w:t xml:space="preserve">av was confronted by divine agencies regarding her open destiny. </w:t>
      </w:r>
    </w:p>
    <w:p w:rsidR="0008581E" w:rsidRPr="00B3633A" w:rsidRDefault="0008581E">
      <w:pPr>
        <w:pStyle w:val="0DraftNormal"/>
        <w:rPr>
          <w:rFonts w:ascii="Montserrat" w:hAnsi="Montserrat"/>
          <w:sz w:val="24"/>
        </w:rPr>
      </w:pPr>
    </w:p>
    <w:p w:rsidR="0008581E" w:rsidRPr="00B3633A" w:rsidRDefault="0008581E">
      <w:pPr>
        <w:pStyle w:val="0DraftNormal"/>
        <w:rPr>
          <w:rFonts w:ascii="Montserrat" w:hAnsi="Montserrat"/>
          <w:sz w:val="24"/>
        </w:rPr>
      </w:pPr>
      <w:r w:rsidRPr="00B3633A">
        <w:rPr>
          <w:rFonts w:ascii="Montserrat" w:hAnsi="Montserrat"/>
          <w:sz w:val="24"/>
        </w:rPr>
        <w:t xml:space="preserve">av was placed in a key position in the alliance project. </w:t>
      </w:r>
    </w:p>
    <w:p w:rsidR="0008581E" w:rsidRPr="00B3633A" w:rsidRDefault="0008581E">
      <w:pPr>
        <w:pStyle w:val="0DraftNormal"/>
        <w:rPr>
          <w:rFonts w:ascii="Montserrat" w:hAnsi="Montserrat"/>
          <w:sz w:val="24"/>
        </w:rPr>
      </w:pPr>
    </w:p>
    <w:p w:rsidR="0008581E" w:rsidRPr="00B3633A" w:rsidRDefault="0008581E">
      <w:pPr>
        <w:pStyle w:val="0DraftNormal"/>
        <w:rPr>
          <w:rFonts w:ascii="Montserrat" w:hAnsi="Montserrat"/>
          <w:sz w:val="24"/>
        </w:rPr>
      </w:pPr>
      <w:r w:rsidRPr="00B3633A">
        <w:rPr>
          <w:rFonts w:ascii="Montserrat" w:hAnsi="Montserrat"/>
          <w:sz w:val="24"/>
        </w:rPr>
        <w:t xml:space="preserve">av was sucked into an intimate relationship with kzeisza. </w:t>
      </w:r>
    </w:p>
    <w:p w:rsidR="0008581E" w:rsidRPr="00B3633A" w:rsidRDefault="0008581E">
      <w:pPr>
        <w:pStyle w:val="0DraftNormal"/>
        <w:rPr>
          <w:rFonts w:ascii="Montserrat" w:hAnsi="Montserrat"/>
          <w:sz w:val="24"/>
        </w:rPr>
      </w:pPr>
    </w:p>
    <w:p w:rsidR="0008581E" w:rsidRPr="00B3633A" w:rsidRDefault="0008581E">
      <w:pPr>
        <w:pStyle w:val="0DraftNormal"/>
        <w:rPr>
          <w:rFonts w:ascii="Montserrat" w:hAnsi="Montserrat"/>
          <w:sz w:val="24"/>
        </w:rPr>
      </w:pPr>
      <w:r w:rsidRPr="00B3633A">
        <w:rPr>
          <w:rFonts w:ascii="Montserrat" w:hAnsi="Montserrat"/>
          <w:sz w:val="24"/>
        </w:rPr>
        <w:t xml:space="preserve">av began an unintentional apprenticeship in dreaming as kzeisza's morsel. </w:t>
      </w:r>
    </w:p>
    <w:p w:rsidR="0008581E" w:rsidRPr="00B3633A" w:rsidRDefault="0008581E">
      <w:pPr>
        <w:pStyle w:val="0DraftNormal"/>
        <w:rPr>
          <w:rFonts w:ascii="Montserrat" w:hAnsi="Montserrat"/>
          <w:sz w:val="24"/>
        </w:rPr>
      </w:pPr>
    </w:p>
    <w:p w:rsidR="0008581E" w:rsidRPr="00B3633A" w:rsidRDefault="0008581E">
      <w:pPr>
        <w:pStyle w:val="0DraftNormal"/>
        <w:rPr>
          <w:rFonts w:ascii="Montserrat" w:hAnsi="Montserrat"/>
          <w:sz w:val="24"/>
        </w:rPr>
      </w:pPr>
      <w:r w:rsidRPr="00B3633A">
        <w:rPr>
          <w:rFonts w:ascii="Montserrat" w:hAnsi="Montserrat"/>
          <w:sz w:val="24"/>
        </w:rPr>
        <w:t xml:space="preserve">av's acquaintance with Athenasia is the root of their friendship and the entering of kzeisza's trap. </w:t>
      </w:r>
    </w:p>
    <w:p w:rsidR="0008581E" w:rsidRPr="00B3633A" w:rsidRDefault="0008581E">
      <w:pPr>
        <w:pStyle w:val="0DraftNormal"/>
        <w:rPr>
          <w:rFonts w:ascii="Montserrat" w:hAnsi="Montserrat"/>
          <w:sz w:val="24"/>
        </w:rPr>
      </w:pPr>
    </w:p>
    <w:p w:rsidR="0008581E" w:rsidRPr="00B3633A" w:rsidRDefault="0008581E">
      <w:pPr>
        <w:pStyle w:val="0DraftNormal"/>
        <w:rPr>
          <w:rFonts w:ascii="Montserrat" w:hAnsi="Montserrat"/>
          <w:sz w:val="24"/>
        </w:rPr>
      </w:pPr>
      <w:r w:rsidRPr="00B3633A">
        <w:rPr>
          <w:rFonts w:ascii="Montserrat" w:hAnsi="Montserrat"/>
          <w:sz w:val="24"/>
        </w:rPr>
        <w:t xml:space="preserve">av and Athenasia were intended to do the devourer's work for him; sacrificing themselves to undo the nexus. </w:t>
      </w:r>
    </w:p>
    <w:p w:rsidR="0008581E" w:rsidRPr="00B3633A" w:rsidRDefault="0008581E">
      <w:pPr>
        <w:pStyle w:val="0DraftNormal"/>
        <w:rPr>
          <w:rFonts w:ascii="Montserrat" w:hAnsi="Montserrat"/>
          <w:sz w:val="24"/>
        </w:rPr>
      </w:pPr>
    </w:p>
    <w:p w:rsidR="0008581E" w:rsidRPr="00B3633A" w:rsidRDefault="0008581E">
      <w:pPr>
        <w:pStyle w:val="0DraftNormal"/>
        <w:rPr>
          <w:rFonts w:ascii="Montserrat" w:hAnsi="Montserrat"/>
          <w:sz w:val="24"/>
        </w:rPr>
      </w:pPr>
      <w:r w:rsidRPr="00B3633A">
        <w:rPr>
          <w:rFonts w:ascii="Montserrat" w:hAnsi="Montserrat"/>
          <w:sz w:val="24"/>
        </w:rPr>
        <w:t xml:space="preserve">av was used as a research focus and source material by paf/aegis researchers. </w:t>
      </w:r>
    </w:p>
    <w:p w:rsidR="0008581E" w:rsidRPr="00B3633A" w:rsidRDefault="0008581E">
      <w:pPr>
        <w:pStyle w:val="0DraftNormal"/>
        <w:rPr>
          <w:rFonts w:ascii="Montserrat" w:hAnsi="Montserrat"/>
          <w:sz w:val="24"/>
        </w:rPr>
      </w:pPr>
    </w:p>
    <w:p w:rsidR="0008581E" w:rsidRPr="00B3633A" w:rsidRDefault="0008581E">
      <w:pPr>
        <w:pStyle w:val="0DraftNormal"/>
        <w:rPr>
          <w:rFonts w:ascii="Montserrat" w:hAnsi="Montserrat"/>
          <w:sz w:val="24"/>
        </w:rPr>
      </w:pPr>
      <w:r w:rsidRPr="00B3633A">
        <w:rPr>
          <w:rFonts w:ascii="Montserrat" w:hAnsi="Montserrat"/>
          <w:sz w:val="24"/>
        </w:rPr>
        <w:t xml:space="preserve">av was forced to contend with kzeisza's trap and several divine claims on her to make her own claim on herself. </w:t>
      </w:r>
    </w:p>
    <w:p w:rsidR="0008581E" w:rsidRPr="00B3633A" w:rsidRDefault="0008581E">
      <w:pPr>
        <w:pStyle w:val="0DraftNormal"/>
        <w:rPr>
          <w:rFonts w:ascii="Montserrat" w:hAnsi="Montserrat"/>
          <w:sz w:val="24"/>
        </w:rPr>
      </w:pPr>
    </w:p>
    <w:p w:rsidR="0008581E" w:rsidRPr="00B3633A" w:rsidRDefault="0008581E">
      <w:pPr>
        <w:pStyle w:val="0DraftNormal"/>
        <w:rPr>
          <w:rFonts w:ascii="Montserrat" w:hAnsi="Montserrat"/>
          <w:sz w:val="24"/>
        </w:rPr>
      </w:pPr>
      <w:r w:rsidRPr="00B3633A">
        <w:rPr>
          <w:rFonts w:ascii="Montserrat" w:hAnsi="Montserrat"/>
          <w:sz w:val="24"/>
        </w:rPr>
        <w:t>among those who claimed her for their own, one was mystery; paying back a favor to nineveh.</w:t>
      </w:r>
    </w:p>
    <w:p w:rsidR="0008581E" w:rsidRPr="00B3633A" w:rsidRDefault="0008581E">
      <w:pPr>
        <w:pStyle w:val="0DraftNormal"/>
        <w:rPr>
          <w:rFonts w:ascii="Montserrat" w:hAnsi="Montserrat"/>
          <w:sz w:val="24"/>
        </w:rPr>
      </w:pPr>
    </w:p>
    <w:p w:rsidR="0008581E" w:rsidRPr="00B3633A" w:rsidRDefault="0008581E">
      <w:pPr>
        <w:pStyle w:val="0DraftNormal"/>
        <w:rPr>
          <w:rFonts w:ascii="Montserrat" w:hAnsi="Montserrat"/>
          <w:sz w:val="24"/>
        </w:rPr>
      </w:pPr>
      <w:r w:rsidRPr="00B3633A">
        <w:rPr>
          <w:rFonts w:ascii="Montserrat" w:hAnsi="Montserrat"/>
          <w:sz w:val="24"/>
        </w:rPr>
        <w:t xml:space="preserve">av endured a grueling disintegration at the hands of the devourer, and died to escape the paradox of her origin. </w:t>
      </w:r>
    </w:p>
    <w:p w:rsidR="0008581E" w:rsidRPr="00B3633A" w:rsidRDefault="0008581E">
      <w:pPr>
        <w:pStyle w:val="0DraftNormal"/>
        <w:rPr>
          <w:rFonts w:ascii="Montserrat" w:hAnsi="Montserrat"/>
          <w:sz w:val="24"/>
        </w:rPr>
      </w:pPr>
    </w:p>
    <w:p w:rsidR="0008581E" w:rsidRPr="00B3633A" w:rsidRDefault="0008581E">
      <w:pPr>
        <w:pStyle w:val="0DraftNormal"/>
        <w:rPr>
          <w:rFonts w:ascii="Montserrat" w:hAnsi="Montserrat"/>
          <w:sz w:val="24"/>
        </w:rPr>
      </w:pPr>
      <w:r w:rsidRPr="00B3633A">
        <w:rPr>
          <w:rFonts w:ascii="Montserrat" w:hAnsi="Montserrat"/>
          <w:sz w:val="24"/>
        </w:rPr>
        <w:t xml:space="preserve">the paradox of her origin changed; now she had created herself—world and origin. </w:t>
      </w:r>
    </w:p>
    <w:p w:rsidR="0008581E" w:rsidRPr="00B3633A" w:rsidRDefault="0008581E">
      <w:pPr>
        <w:pStyle w:val="0DraftNormal"/>
        <w:rPr>
          <w:rFonts w:ascii="Montserrat" w:hAnsi="Montserrat"/>
          <w:sz w:val="24"/>
        </w:rPr>
      </w:pPr>
    </w:p>
    <w:p w:rsidR="0008581E" w:rsidRPr="00B3633A" w:rsidRDefault="0008581E">
      <w:pPr>
        <w:pStyle w:val="0DraftNormal"/>
        <w:rPr>
          <w:rFonts w:ascii="Montserrat" w:hAnsi="Montserrat"/>
          <w:sz w:val="24"/>
        </w:rPr>
      </w:pPr>
      <w:r w:rsidRPr="00B3633A">
        <w:rPr>
          <w:rFonts w:ascii="Montserrat" w:hAnsi="Montserrat"/>
          <w:sz w:val="24"/>
        </w:rPr>
        <w:t xml:space="preserve">av realized she was a young—possibly newborn—god. </w:t>
      </w:r>
    </w:p>
    <w:p w:rsidR="0008581E" w:rsidRPr="00B3633A" w:rsidRDefault="0008581E">
      <w:pPr>
        <w:pStyle w:val="0DraftNormal"/>
        <w:rPr>
          <w:rFonts w:ascii="Montserrat" w:hAnsi="Montserrat"/>
          <w:sz w:val="24"/>
        </w:rPr>
      </w:pPr>
    </w:p>
    <w:p w:rsidR="0008581E" w:rsidRPr="00B3633A" w:rsidRDefault="0008581E">
      <w:pPr>
        <w:pStyle w:val="0DraftNormal"/>
        <w:rPr>
          <w:rFonts w:ascii="Montserrat" w:hAnsi="Montserrat"/>
          <w:sz w:val="24"/>
        </w:rPr>
      </w:pPr>
      <w:r w:rsidRPr="00B3633A">
        <w:rPr>
          <w:rFonts w:ascii="Montserrat" w:hAnsi="Montserrat"/>
          <w:sz w:val="24"/>
        </w:rPr>
        <w:t xml:space="preserve">av cut away from the nexus to regroup at the retreat. </w:t>
      </w:r>
    </w:p>
    <w:p w:rsidR="0008581E" w:rsidRPr="00B3633A" w:rsidRDefault="0008581E">
      <w:pPr>
        <w:pStyle w:val="0DraftNormal"/>
        <w:rPr>
          <w:rFonts w:ascii="Montserrat" w:hAnsi="Montserrat"/>
          <w:sz w:val="24"/>
        </w:rPr>
      </w:pPr>
    </w:p>
    <w:p w:rsidR="0008581E" w:rsidRPr="00B3633A" w:rsidRDefault="0008581E">
      <w:pPr>
        <w:pStyle w:val="0DraftNormal"/>
        <w:rPr>
          <w:rFonts w:ascii="Montserrat" w:hAnsi="Montserrat"/>
          <w:sz w:val="24"/>
        </w:rPr>
      </w:pPr>
      <w:r w:rsidRPr="00B3633A">
        <w:rPr>
          <w:rFonts w:ascii="Montserrat" w:hAnsi="Montserrat"/>
          <w:sz w:val="24"/>
        </w:rPr>
        <w:t xml:space="preserve">av realized that she had entered a different kind of existence, and had to her credit accomplishments she was obliged to substantiate for herself. </w:t>
      </w:r>
    </w:p>
    <w:p w:rsidR="0008581E" w:rsidRPr="00B3633A" w:rsidRDefault="0008581E">
      <w:pPr>
        <w:pStyle w:val="0DraftNormal"/>
        <w:rPr>
          <w:rFonts w:ascii="Montserrat" w:hAnsi="Montserrat"/>
          <w:sz w:val="24"/>
        </w:rPr>
      </w:pPr>
    </w:p>
    <w:p w:rsidR="0008581E" w:rsidRPr="00B3633A" w:rsidRDefault="0008581E">
      <w:pPr>
        <w:pStyle w:val="0DraftNormal"/>
        <w:rPr>
          <w:rFonts w:ascii="Montserrat" w:hAnsi="Montserrat"/>
          <w:sz w:val="24"/>
        </w:rPr>
      </w:pPr>
      <w:r w:rsidRPr="00B3633A">
        <w:rPr>
          <w:rFonts w:ascii="Montserrat" w:hAnsi="Montserrat"/>
          <w:sz w:val="24"/>
        </w:rPr>
        <w:t>Dragon : phoenix</w:t>
      </w:r>
    </w:p>
    <w:p w:rsidR="0008581E" w:rsidRPr="00B3633A" w:rsidRDefault="0008581E">
      <w:pPr>
        <w:pStyle w:val="0DraftNormal"/>
        <w:rPr>
          <w:rFonts w:ascii="Montserrat" w:hAnsi="Montserrat"/>
          <w:sz w:val="24"/>
        </w:rPr>
      </w:pPr>
    </w:p>
    <w:p w:rsidR="0008581E" w:rsidRPr="00B3633A" w:rsidRDefault="0008581E">
      <w:pPr>
        <w:pStyle w:val="0DraftNormal"/>
        <w:rPr>
          <w:rFonts w:ascii="Montserrat" w:hAnsi="Montserrat"/>
          <w:sz w:val="24"/>
        </w:rPr>
      </w:pPr>
      <w:r w:rsidRPr="00B3633A">
        <w:rPr>
          <w:rFonts w:ascii="Montserrat" w:hAnsi="Montserrat"/>
          <w:sz w:val="24"/>
        </w:rPr>
        <w:t>...an eternal tale of the forbidden</w:t>
      </w:r>
      <w:r w:rsidRPr="00B3633A">
        <w:rPr>
          <w:rFonts w:ascii="Montserrat" w:hAnsi="Montserrat"/>
          <w:sz w:val="24"/>
        </w:rPr>
        <w:fldChar w:fldCharType="begin"/>
      </w:r>
      <w:r w:rsidRPr="00B3633A">
        <w:rPr>
          <w:rFonts w:ascii="Montserrat" w:hAnsi="Montserrat"/>
          <w:sz w:val="24"/>
        </w:rPr>
        <w:instrText xml:space="preserve">PRIVATE </w:instrText>
      </w:r>
      <w:r w:rsidRPr="00B3633A">
        <w:rPr>
          <w:rFonts w:ascii="Montserrat" w:hAnsi="Montserrat"/>
          <w:sz w:val="24"/>
        </w:rPr>
        <w:fldChar w:fldCharType="end"/>
      </w:r>
    </w:p>
    <w:p w:rsidR="0008581E" w:rsidRPr="00B3633A" w:rsidRDefault="0008581E">
      <w:pPr>
        <w:pStyle w:val="0DraftNormal"/>
        <w:rPr>
          <w:rFonts w:ascii="Montserrat" w:hAnsi="Montserrat"/>
          <w:sz w:val="24"/>
        </w:rPr>
      </w:pPr>
    </w:p>
    <w:p w:rsidR="0008581E" w:rsidRPr="00B3633A" w:rsidRDefault="0008581E">
      <w:pPr>
        <w:pStyle w:val="0DraftNormal"/>
        <w:rPr>
          <w:rFonts w:ascii="Montserrat" w:hAnsi="Montserrat"/>
          <w:sz w:val="24"/>
        </w:rPr>
      </w:pPr>
      <w:r w:rsidRPr="00B3633A">
        <w:rPr>
          <w:rFonts w:ascii="Montserrat" w:hAnsi="Montserrat"/>
          <w:sz w:val="24"/>
        </w:rPr>
        <w:t>temptation whispers of things undreamed. In the mind, obscure in its labyrinthine folds, lurk untold mysteries and secrets. Or answers. Are there really dragons? Are there really gods? What do you do when you subconsciously have the power to make either real? When the subconscious mind merges with the conscious, a whole life—a whole world, can be created in an instant; so how can you find out what was real? Will you ever know who you really were? Only when the literal and metaphorical become entwined can dreams chance to become real. For two, to whom life has become almost a dream, an impossible opportunity has opened up the abyss of the unknowable mind. Apetite—desire, lures them in.</w:t>
      </w:r>
    </w:p>
    <w:p w:rsidR="0008581E" w:rsidRPr="00B3633A" w:rsidRDefault="0008581E">
      <w:pPr>
        <w:pStyle w:val="0DraftNormal"/>
        <w:rPr>
          <w:rFonts w:ascii="Montserrat" w:hAnsi="Montserrat"/>
          <w:sz w:val="24"/>
        </w:rPr>
      </w:pPr>
    </w:p>
    <w:p w:rsidR="0008581E" w:rsidRPr="00B3633A" w:rsidRDefault="0008581E">
      <w:pPr>
        <w:pStyle w:val="0DraftNormal"/>
        <w:rPr>
          <w:rFonts w:ascii="Montserrat" w:hAnsi="Montserrat"/>
          <w:sz w:val="24"/>
        </w:rPr>
      </w:pPr>
      <w:r w:rsidRPr="00B3633A">
        <w:rPr>
          <w:rFonts w:ascii="Montserrat" w:hAnsi="Montserrat"/>
          <w:sz w:val="24"/>
        </w:rPr>
        <w:t xml:space="preserve">one wonders what lurks beneath a human face. She, a vibrant child of intuition. He, a timeless aparition of doubt. Once behind each others masks, they will know. The devourer and the amaranth. A dragon and a phoenix. </w:t>
      </w:r>
    </w:p>
    <w:p w:rsidR="0008581E" w:rsidRPr="00B3633A" w:rsidRDefault="0008581E">
      <w:pPr>
        <w:pStyle w:val="0DraftNormal"/>
        <w:rPr>
          <w:rFonts w:ascii="Montserrat" w:hAnsi="Montserrat"/>
          <w:sz w:val="24"/>
        </w:rPr>
      </w:pPr>
    </w:p>
    <w:p w:rsidR="0008581E" w:rsidRPr="00B3633A" w:rsidRDefault="0008581E">
      <w:pPr>
        <w:pStyle w:val="0DraftNormal"/>
        <w:rPr>
          <w:rFonts w:ascii="Montserrat" w:hAnsi="Montserrat"/>
          <w:sz w:val="24"/>
        </w:rPr>
      </w:pPr>
      <w:r w:rsidRPr="00B3633A">
        <w:rPr>
          <w:rFonts w:ascii="Montserrat" w:hAnsi="Montserrat"/>
          <w:sz w:val="24"/>
        </w:rPr>
        <w:t>the look. He looks at her almost as if he can see right through her. She straight to the depths of her soul. The way a dragon would look at one. The way one looks at oneself through a mirror. He says that he picked it up from her. She tends to look at people like that when she is deep in conversation with them, or when there is a long lull in conversation. But she doesn't figure this all out until after he repeats the look and frightens her again, they talk about where he picked it up; it only sinks in when she confronts herself in the mirror as things are getting hard on her. Naturally, kzeisza looks at her that way a lot. An obsessed, devouring look that itself almost devours her. It scares her when she gets it. It pushes her in an intersting direction.</w:t>
      </w:r>
    </w:p>
    <w:p w:rsidR="0008581E" w:rsidRPr="00B3633A" w:rsidRDefault="0008581E">
      <w:pPr>
        <w:pStyle w:val="0DraftNormal"/>
        <w:rPr>
          <w:rFonts w:ascii="Montserrat" w:hAnsi="Montserrat"/>
          <w:sz w:val="24"/>
        </w:rPr>
      </w:pPr>
    </w:p>
    <w:p w:rsidR="0008581E" w:rsidRPr="00B3633A" w:rsidRDefault="0008581E">
      <w:pPr>
        <w:pStyle w:val="0DraftNormal"/>
        <w:rPr>
          <w:rFonts w:ascii="Montserrat" w:hAnsi="Montserrat"/>
          <w:sz w:val="24"/>
        </w:rPr>
      </w:pPr>
      <w:r w:rsidRPr="00B3633A">
        <w:rPr>
          <w:rFonts w:ascii="Montserrat" w:hAnsi="Montserrat"/>
          <w:sz w:val="24"/>
        </w:rPr>
        <w:t xml:space="preserve">establishing her phoenix aspect is the greater part of this work. It involves her becoming more deeply involved with the upstart research, almost becoming the center of its focus. It pits her against kzeisza and kevin as they slowly begin to merge in her mind. Her fight with the dragon becomes symbolic of the struggle implicit in the upstart question—taming the unconscious mind armed with the power to shape reality. For her, the struggle is one of terms. She wants to keep kevin and kzeisza seperate from her own identity. She wants to deny that they are reflections of herself, but the only way for her to wake up from nexus is to face the truth. Which she can avoid only up to the point where she realizes that she is the phoenix to his dragon, the anima to his animus—and realizes what these metaphors mean. Finally, armed with this crucial awareness of herself, she must choose between the paradox of </w:t>
      </w:r>
      <w:r w:rsidRPr="00B3633A">
        <w:rPr>
          <w:rFonts w:ascii="Montserrat" w:hAnsi="Montserrat"/>
          <w:spacing w:val="-1"/>
          <w:sz w:val="24"/>
        </w:rPr>
        <w:t>(caoi yn)</w:t>
      </w:r>
      <w:r w:rsidRPr="00B3633A">
        <w:rPr>
          <w:rFonts w:ascii="Montserrat" w:hAnsi="Montserrat"/>
          <w:sz w:val="24"/>
        </w:rPr>
        <w:t xml:space="preserve"> and the resolution of herself. She has to risk this confrontation with her own shadow, and the unknown of what this action will bring to herself and anyone associated with her. Ironic, since she has been an avatar of the unknown throughout all of this.</w:t>
      </w:r>
    </w:p>
    <w:p w:rsidR="0008581E" w:rsidRPr="00B3633A" w:rsidRDefault="0008581E">
      <w:pPr>
        <w:pStyle w:val="0DraftNormal"/>
        <w:rPr>
          <w:rFonts w:ascii="Montserrat" w:hAnsi="Montserrat"/>
          <w:sz w:val="24"/>
        </w:rPr>
      </w:pPr>
    </w:p>
    <w:p w:rsidR="0008581E" w:rsidRPr="00B3633A" w:rsidRDefault="0008581E">
      <w:pPr>
        <w:pStyle w:val="0DraftNormal"/>
        <w:rPr>
          <w:rFonts w:ascii="Montserrat" w:hAnsi="Montserrat"/>
          <w:sz w:val="24"/>
        </w:rPr>
      </w:pPr>
      <w:r w:rsidRPr="00B3633A">
        <w:rPr>
          <w:rFonts w:ascii="Montserrat" w:hAnsi="Montserrat"/>
          <w:sz w:val="24"/>
        </w:rPr>
        <w:t xml:space="preserve">is it worth it? It is an interesting canvas, but it refuses to resolve itself into something of interest to anyone but myself. What is the intrest for the typical reader? How would i build or compose it to satisfy the demands of good writing, the market, and art? How do i slim it down enough to be a good book? </w:t>
      </w:r>
    </w:p>
    <w:p w:rsidR="0008581E" w:rsidRPr="00B3633A" w:rsidRDefault="0008581E">
      <w:pPr>
        <w:pStyle w:val="0DraftNormal"/>
        <w:rPr>
          <w:rFonts w:ascii="Montserrat" w:hAnsi="Montserrat"/>
          <w:sz w:val="24"/>
        </w:rPr>
      </w:pPr>
    </w:p>
    <w:p w:rsidR="0008581E" w:rsidRPr="00B3633A" w:rsidRDefault="0008581E">
      <w:pPr>
        <w:pStyle w:val="0DraftNormal"/>
        <w:rPr>
          <w:rFonts w:ascii="Montserrat" w:hAnsi="Montserrat"/>
          <w:sz w:val="24"/>
        </w:rPr>
      </w:pPr>
      <w:r w:rsidRPr="00B3633A">
        <w:rPr>
          <w:rFonts w:ascii="Montserrat" w:hAnsi="Montserrat"/>
          <w:sz w:val="24"/>
        </w:rPr>
        <w:t>action</w:t>
      </w:r>
    </w:p>
    <w:p w:rsidR="0008581E" w:rsidRPr="00B3633A" w:rsidRDefault="0008581E">
      <w:pPr>
        <w:pStyle w:val="0DraftNormal"/>
        <w:rPr>
          <w:rFonts w:ascii="Montserrat" w:hAnsi="Montserrat"/>
          <w:sz w:val="24"/>
        </w:rPr>
      </w:pPr>
    </w:p>
    <w:p w:rsidR="0008581E" w:rsidRPr="00B3633A" w:rsidRDefault="0008581E">
      <w:pPr>
        <w:pStyle w:val="0DraftNormal"/>
        <w:rPr>
          <w:rFonts w:ascii="Montserrat" w:hAnsi="Montserrat"/>
          <w:sz w:val="24"/>
        </w:rPr>
      </w:pPr>
      <w:r w:rsidRPr="00B3633A">
        <w:rPr>
          <w:rFonts w:ascii="Montserrat" w:hAnsi="Montserrat"/>
          <w:sz w:val="24"/>
        </w:rPr>
        <w:t>intrigue</w:t>
      </w:r>
    </w:p>
    <w:p w:rsidR="0008581E" w:rsidRPr="00B3633A" w:rsidRDefault="0008581E">
      <w:pPr>
        <w:pStyle w:val="0DraftNormal"/>
        <w:rPr>
          <w:rFonts w:ascii="Montserrat" w:hAnsi="Montserrat"/>
          <w:sz w:val="24"/>
        </w:rPr>
      </w:pPr>
    </w:p>
    <w:p w:rsidR="0008581E" w:rsidRPr="00B3633A" w:rsidRDefault="0008581E">
      <w:pPr>
        <w:pStyle w:val="0DraftNormal"/>
        <w:rPr>
          <w:rFonts w:ascii="Montserrat" w:hAnsi="Montserrat"/>
          <w:sz w:val="24"/>
        </w:rPr>
      </w:pPr>
      <w:r w:rsidRPr="00B3633A">
        <w:rPr>
          <w:rFonts w:ascii="Montserrat" w:hAnsi="Montserrat"/>
          <w:sz w:val="24"/>
        </w:rPr>
        <w:t>explanation</w:t>
      </w:r>
    </w:p>
    <w:p w:rsidR="0008581E" w:rsidRPr="00B3633A" w:rsidRDefault="0008581E">
      <w:pPr>
        <w:pStyle w:val="0DraftNormal"/>
        <w:rPr>
          <w:rFonts w:ascii="Montserrat" w:hAnsi="Montserrat"/>
          <w:sz w:val="24"/>
        </w:rPr>
      </w:pPr>
    </w:p>
    <w:p w:rsidR="0008581E" w:rsidRPr="00B3633A" w:rsidRDefault="0008581E">
      <w:pPr>
        <w:pStyle w:val="0DraftNormal"/>
        <w:rPr>
          <w:rFonts w:ascii="Montserrat" w:hAnsi="Montserrat"/>
          <w:sz w:val="24"/>
        </w:rPr>
      </w:pPr>
      <w:r w:rsidRPr="00B3633A">
        <w:rPr>
          <w:rFonts w:ascii="Montserrat" w:hAnsi="Montserrat"/>
          <w:sz w:val="24"/>
        </w:rPr>
        <w:t>expression</w:t>
      </w:r>
    </w:p>
    <w:p w:rsidR="0008581E" w:rsidRPr="00B3633A" w:rsidRDefault="0008581E">
      <w:pPr>
        <w:pStyle w:val="0DraftNormal"/>
        <w:rPr>
          <w:rFonts w:ascii="Montserrat" w:hAnsi="Montserrat"/>
          <w:sz w:val="24"/>
        </w:rPr>
      </w:pPr>
    </w:p>
    <w:p w:rsidR="0008581E" w:rsidRPr="00B3633A" w:rsidRDefault="0008581E">
      <w:pPr>
        <w:pStyle w:val="0DraftNormal"/>
        <w:rPr>
          <w:rFonts w:ascii="Montserrat" w:hAnsi="Montserrat"/>
          <w:sz w:val="24"/>
        </w:rPr>
      </w:pPr>
      <w:r w:rsidRPr="00B3633A">
        <w:rPr>
          <w:rFonts w:ascii="Montserrat" w:hAnsi="Montserrat"/>
          <w:sz w:val="24"/>
        </w:rPr>
        <w:t>00000000.nin [nineveh : point paradox]</w:t>
      </w:r>
    </w:p>
    <w:p w:rsidR="0008581E" w:rsidRPr="00B3633A" w:rsidRDefault="0008581E">
      <w:pPr>
        <w:pStyle w:val="0DraftNormal"/>
        <w:rPr>
          <w:rFonts w:ascii="Montserrat" w:hAnsi="Montserrat"/>
          <w:sz w:val="24"/>
        </w:rPr>
      </w:pPr>
    </w:p>
    <w:p w:rsidR="0008581E" w:rsidRPr="00B3633A" w:rsidRDefault="0008581E">
      <w:pPr>
        <w:pStyle w:val="0DraftNormal"/>
        <w:rPr>
          <w:rFonts w:ascii="Montserrat" w:hAnsi="Montserrat"/>
          <w:sz w:val="24"/>
        </w:rPr>
      </w:pPr>
      <w:r w:rsidRPr="00B3633A">
        <w:rPr>
          <w:rFonts w:ascii="Montserrat" w:hAnsi="Montserrat"/>
          <w:sz w:val="24"/>
        </w:rPr>
        <w:t>07 20 95, 13:33</w:t>
      </w:r>
      <w:r w:rsidRPr="00B3633A">
        <w:rPr>
          <w:rFonts w:ascii="Montserrat" w:hAnsi="Montserrat"/>
          <w:sz w:val="24"/>
        </w:rPr>
        <w:fldChar w:fldCharType="begin"/>
      </w:r>
      <w:r w:rsidRPr="00B3633A">
        <w:rPr>
          <w:rFonts w:ascii="Montserrat" w:hAnsi="Montserrat"/>
          <w:sz w:val="24"/>
        </w:rPr>
        <w:instrText xml:space="preserve">PRIVATE </w:instrText>
      </w:r>
      <w:r w:rsidRPr="00B3633A">
        <w:rPr>
          <w:rFonts w:ascii="Montserrat" w:hAnsi="Montserrat"/>
          <w:sz w:val="24"/>
        </w:rPr>
        <w:fldChar w:fldCharType="end"/>
      </w:r>
    </w:p>
    <w:p w:rsidR="0008581E" w:rsidRPr="00B3633A" w:rsidRDefault="0008581E">
      <w:pPr>
        <w:pStyle w:val="0DraftNormal"/>
        <w:rPr>
          <w:rFonts w:ascii="Montserrat" w:hAnsi="Montserrat"/>
          <w:sz w:val="24"/>
        </w:rPr>
      </w:pPr>
    </w:p>
    <w:p w:rsidR="0008581E" w:rsidRPr="00B3633A" w:rsidRDefault="0008581E">
      <w:pPr>
        <w:pStyle w:val="0DraftNormal"/>
        <w:rPr>
          <w:rFonts w:ascii="Montserrat" w:hAnsi="Montserrat"/>
          <w:sz w:val="24"/>
        </w:rPr>
      </w:pPr>
      <w:r w:rsidRPr="00B3633A">
        <w:rPr>
          <w:rFonts w:ascii="Montserrat" w:hAnsi="Montserrat"/>
          <w:sz w:val="24"/>
        </w:rPr>
        <w:t>beginning at the end. The funeral of avonjea—av'anaoma nineveh—avatar of mystery, witness of the unknown. The decade of her fall, her undoing, reveals a struggle against the inescapable embrace of death. This is the crucible, the purifying fire of nineveh's destiny. Her will and identity will be tested—pushed beyond all mortal limits. Her destruction will be excruciating and slow as she stubbornly fights and resists the caresses of the devourer—the touch of destruction. Her desperation will cause her to make herself an abomination to her old self before she finally must realize the truth. Armed with the finest in technique and technology, she fights in an invisible war. Forced to reveal her divine office to her co-exiles in order to fight for their lives in a game that can not be understood, she rose. A paladin, an angel of death, who must venture through death itself. A lone wild card, she paid the ultimate price. Her only hope of victory is the enigma of the point paradox.</w:t>
      </w:r>
    </w:p>
    <w:p w:rsidR="0008581E" w:rsidRPr="00B3633A" w:rsidRDefault="0008581E">
      <w:pPr>
        <w:pStyle w:val="0DraftNormal"/>
        <w:rPr>
          <w:rFonts w:ascii="Montserrat" w:hAnsi="Montserrat"/>
          <w:sz w:val="24"/>
        </w:rPr>
      </w:pPr>
    </w:p>
    <w:p w:rsidR="0008581E" w:rsidRPr="00B3633A" w:rsidRDefault="0008581E">
      <w:pPr>
        <w:pStyle w:val="0DraftNormal"/>
        <w:rPr>
          <w:rFonts w:ascii="Montserrat" w:hAnsi="Montserrat"/>
          <w:i/>
          <w:sz w:val="24"/>
        </w:rPr>
      </w:pPr>
      <w:r w:rsidRPr="00B3633A">
        <w:rPr>
          <w:rFonts w:ascii="Montserrat" w:hAnsi="Montserrat"/>
          <w:i/>
          <w:sz w:val="24"/>
        </w:rPr>
        <w:t>the beginning and end—an end and a beginning.</w:t>
      </w:r>
    </w:p>
    <w:p w:rsidR="0008581E" w:rsidRPr="00B3633A" w:rsidRDefault="0008581E">
      <w:pPr>
        <w:pStyle w:val="0DraftNormal"/>
        <w:rPr>
          <w:rFonts w:ascii="Montserrat" w:hAnsi="Montserrat"/>
          <w:i/>
          <w:sz w:val="24"/>
        </w:rPr>
      </w:pPr>
    </w:p>
    <w:p w:rsidR="0008581E" w:rsidRPr="00B3633A" w:rsidRDefault="0008581E">
      <w:pPr>
        <w:pStyle w:val="0DraftNormal"/>
        <w:rPr>
          <w:rFonts w:ascii="Montserrat" w:hAnsi="Montserrat"/>
          <w:i/>
          <w:sz w:val="24"/>
        </w:rPr>
      </w:pPr>
      <w:r w:rsidRPr="00B3633A">
        <w:rPr>
          <w:rFonts w:ascii="Montserrat" w:hAnsi="Montserrat"/>
          <w:i/>
          <w:sz w:val="24"/>
        </w:rPr>
        <w:t>a funeral for the dead champion and avatar—avonjea.</w:t>
      </w:r>
    </w:p>
    <w:p w:rsidR="0008581E" w:rsidRPr="00B3633A" w:rsidRDefault="0008581E">
      <w:pPr>
        <w:pStyle w:val="0DraftNormal"/>
        <w:rPr>
          <w:rFonts w:ascii="Montserrat" w:hAnsi="Montserrat"/>
          <w:i/>
          <w:sz w:val="24"/>
        </w:rPr>
      </w:pPr>
    </w:p>
    <w:p w:rsidR="0008581E" w:rsidRPr="00B3633A" w:rsidRDefault="0008581E">
      <w:pPr>
        <w:pStyle w:val="0DraftNormal"/>
        <w:rPr>
          <w:rFonts w:ascii="Montserrat" w:hAnsi="Montserrat"/>
          <w:i/>
          <w:sz w:val="24"/>
        </w:rPr>
      </w:pPr>
      <w:r w:rsidRPr="00B3633A">
        <w:rPr>
          <w:rFonts w:ascii="Montserrat" w:hAnsi="Montserrat"/>
          <w:i/>
          <w:sz w:val="24"/>
        </w:rPr>
        <w:t>present in the place of honor is her heir, a child—clone of her own flesh.</w:t>
      </w:r>
    </w:p>
    <w:p w:rsidR="0008581E" w:rsidRPr="00B3633A" w:rsidRDefault="0008581E">
      <w:pPr>
        <w:pStyle w:val="0DraftNormal"/>
        <w:rPr>
          <w:rFonts w:ascii="Montserrat" w:hAnsi="Montserrat"/>
          <w:i/>
          <w:sz w:val="24"/>
        </w:rPr>
      </w:pPr>
    </w:p>
    <w:p w:rsidR="0008581E" w:rsidRPr="00B3633A" w:rsidRDefault="0008581E">
      <w:pPr>
        <w:pStyle w:val="0DraftNormal"/>
        <w:rPr>
          <w:rFonts w:ascii="Montserrat" w:hAnsi="Montserrat"/>
          <w:i/>
          <w:sz w:val="24"/>
        </w:rPr>
      </w:pPr>
      <w:r w:rsidRPr="00B3633A">
        <w:rPr>
          <w:rFonts w:ascii="Montserrat" w:hAnsi="Montserrat"/>
          <w:i/>
          <w:sz w:val="24"/>
        </w:rPr>
        <w:t>the last rites are given by mystery herself.</w:t>
      </w:r>
    </w:p>
    <w:p w:rsidR="0008581E" w:rsidRPr="00B3633A" w:rsidRDefault="0008581E">
      <w:pPr>
        <w:pStyle w:val="0DraftNormal"/>
        <w:rPr>
          <w:rFonts w:ascii="Montserrat" w:hAnsi="Montserrat"/>
          <w:i/>
          <w:sz w:val="24"/>
        </w:rPr>
      </w:pPr>
    </w:p>
    <w:p w:rsidR="0008581E" w:rsidRPr="00B3633A" w:rsidRDefault="0008581E">
      <w:pPr>
        <w:pStyle w:val="0DraftNormal"/>
        <w:rPr>
          <w:rFonts w:ascii="Montserrat" w:hAnsi="Montserrat"/>
          <w:i/>
          <w:sz w:val="24"/>
        </w:rPr>
      </w:pPr>
      <w:r w:rsidRPr="00B3633A">
        <w:rPr>
          <w:rFonts w:ascii="Montserrat" w:hAnsi="Montserrat"/>
          <w:i/>
          <w:sz w:val="24"/>
        </w:rPr>
        <w:t>mystery permits the child to look upon her face; offering the child her progenetor's place.</w:t>
      </w:r>
    </w:p>
    <w:p w:rsidR="0008581E" w:rsidRPr="00B3633A" w:rsidRDefault="0008581E">
      <w:pPr>
        <w:pStyle w:val="0DraftNormal"/>
        <w:rPr>
          <w:rFonts w:ascii="Montserrat" w:hAnsi="Montserrat"/>
          <w:i/>
          <w:sz w:val="24"/>
        </w:rPr>
      </w:pPr>
    </w:p>
    <w:p w:rsidR="0008581E" w:rsidRPr="00B3633A" w:rsidRDefault="0008581E">
      <w:pPr>
        <w:pStyle w:val="0DraftNormal"/>
        <w:rPr>
          <w:rFonts w:ascii="Montserrat" w:hAnsi="Montserrat"/>
          <w:sz w:val="24"/>
        </w:rPr>
      </w:pPr>
      <w:r w:rsidRPr="00B3633A">
        <w:rPr>
          <w:rFonts w:ascii="Montserrat" w:hAnsi="Montserrat"/>
          <w:i/>
          <w:sz w:val="24"/>
        </w:rPr>
        <w:t>only the child witnesses the face behind the veil of mystery—av</w:t>
      </w:r>
      <w:r w:rsidRPr="00B3633A">
        <w:rPr>
          <w:rFonts w:ascii="Montserrat" w:hAnsi="Montserrat"/>
          <w:sz w:val="24"/>
        </w:rPr>
        <w:t>.</w:t>
      </w:r>
    </w:p>
    <w:p w:rsidR="0008581E" w:rsidRPr="00B3633A" w:rsidRDefault="0008581E">
      <w:pPr>
        <w:pStyle w:val="0DraftNormal"/>
        <w:rPr>
          <w:rFonts w:ascii="Montserrat" w:hAnsi="Montserrat"/>
          <w:sz w:val="24"/>
        </w:rPr>
      </w:pPr>
    </w:p>
    <w:p w:rsidR="0008581E" w:rsidRPr="00B3633A" w:rsidRDefault="0008581E">
      <w:pPr>
        <w:pStyle w:val="0DraftNormal"/>
        <w:rPr>
          <w:rFonts w:ascii="Montserrat" w:hAnsi="Montserrat"/>
          <w:sz w:val="24"/>
        </w:rPr>
      </w:pPr>
      <w:r w:rsidRPr="00B3633A">
        <w:rPr>
          <w:rFonts w:ascii="Montserrat" w:hAnsi="Montserrat"/>
          <w:sz w:val="24"/>
        </w:rPr>
        <w:t>this concentrates on av's walk through death in the devouring embrace of sivai. The essential arguement is the revelation of the point paradox, with hints of its impact on the infinite expression. The conflict is sivai's intent to dissolve the shadow of nexus [ember o'hennehey] of earth, and those who reside within. The adversity of the path is the fragmented elements of the exliles. These factions are the tools of the game, and are opposed by the unspeakable minions of sivai. First av must help unite these factions under the wise leadership of an ageless dragon. Then she must reveal herself as their champion—fusing together her inhumanity, the techniques of inspired and embodied art, the tools of technology and her divine fury. Even as this war unfolds, the mysteries of science and metascience join with magic to unravel the enigma of av's being in the hopes of restoring her from the ravages of her wounds or even creating a bioroid army with her vast talent. The avonjea-child is the first success, a prototype. The need for mature soldiers cannot be answered so easily, however. The unblessed minions are well aware of the need to destroy av and all hope of her potential forces them to concentrate on her. Her body, her talents and her mind are gradually whittled away along with her veneer of humanity. Worse, at no time is she safe from the presence of her nemesis. Sivai is tearing her apart, and he is savouring it. He makes damn sure that she is aware of it as he haunts her, driving her goddess away from her. But the more he hurts her, the more indomitible her spirit becomes. Her allies ache at her ablation but they can't help admiring her determination. Dreams of the point paradox ride her, and she struggles to comprehend it almost entirely in vain. Finally she realizes that this message comes not from her benefactor, but from somewhere in herself. But she cannot understand it until she is forced to embrace the naked point of her existence. For, though she is dead by then, she finally discovers that ultimately no force has the power to destroy her aes. Not even sivai. At the last, having left her daughter-self to finish her work in the odd realm, she reflects on these truths and learns from mystery that she had but stood in her mistresses stead in the arms of her lover—sivai.</w:t>
      </w:r>
    </w:p>
    <w:p w:rsidR="0008581E" w:rsidRPr="00B3633A" w:rsidRDefault="0008581E">
      <w:pPr>
        <w:pStyle w:val="0DraftNormal"/>
        <w:rPr>
          <w:rFonts w:ascii="Montserrat" w:hAnsi="Montserrat"/>
          <w:sz w:val="24"/>
        </w:rPr>
      </w:pPr>
    </w:p>
    <w:p w:rsidR="0008581E" w:rsidRPr="00B3633A" w:rsidRDefault="0008581E">
      <w:pPr>
        <w:pStyle w:val="0DraftNormal"/>
        <w:rPr>
          <w:rFonts w:ascii="Montserrat" w:hAnsi="Montserrat"/>
          <w:sz w:val="24"/>
        </w:rPr>
      </w:pPr>
      <w:r w:rsidRPr="00B3633A">
        <w:rPr>
          <w:rFonts w:ascii="Montserrat" w:hAnsi="Montserrat"/>
          <w:sz w:val="24"/>
        </w:rPr>
        <w:t>in the course of her early involvement circumstances present her with the opportunity to relate partially how she came to nexus [and how she came to be what she is when we first confront her]. For her to fall to kzeisza's trap and eden's designs, would be to fall back into the loop of her own bootstrap. The means by which she would fulfill eden's desire would destroy her. Rather it did destroy her once before, depending on how you look at it. The alternative of embracing eden ultimately forces her to either sell her soul to the unknown or assume the obligation of recreating herself—origin, and world. It is in her best interest for her to escape the loop of kzeisza's trap—if she can manage to find a way to fulfill the promise for which she exists. This conundrum is essentially the apex of this book. Escaping this, however, requires that she override her instinctive self at the crucial moment.</w:t>
      </w:r>
    </w:p>
    <w:p w:rsidR="0008581E" w:rsidRPr="00B3633A" w:rsidRDefault="0008581E">
      <w:pPr>
        <w:pStyle w:val="0DraftNormal"/>
        <w:rPr>
          <w:rFonts w:ascii="Montserrat" w:hAnsi="Montserrat"/>
          <w:sz w:val="24"/>
        </w:rPr>
      </w:pPr>
    </w:p>
    <w:p w:rsidR="0008581E" w:rsidRPr="00B3633A" w:rsidRDefault="0008581E">
      <w:pPr>
        <w:pStyle w:val="0DraftNormal"/>
        <w:rPr>
          <w:rFonts w:ascii="Montserrat" w:hAnsi="Montserrat"/>
          <w:sz w:val="24"/>
        </w:rPr>
      </w:pPr>
      <w:r w:rsidRPr="00B3633A">
        <w:rPr>
          <w:rFonts w:ascii="Montserrat" w:hAnsi="Montserrat"/>
          <w:sz w:val="24"/>
        </w:rPr>
        <w:t>avonjea is going to literally be torn apart by this story. Repeatedly. Until there is no doubt in her or our minds. She is going to become an anathema to herself before it is all torn from her. One of the first maiming blows which cripple her is in fact a combined effect of her exotic and divine natures and the demonic nature of her mauler. What maims her, destroys her attacker. Her nature is rended by her absorption of this entity. She is warped by this inclusion enough to be permanently maimed and infected with a growing debilitation to both of her high natures. Her own body becomes a battle ground for a war of etheric powers. To wit, her first blow is delivered by an entity that normally killed its host, as it possesses and digests their very being. The only way she can overcome this inclusion is to embrace it from within and consume it. The part of her capable of this has long been repressed, it must be noted. She does not accomplish this until the end, when the survival of her will demands that she do so. Until then, she is hardly able to withstand the ablation of her being at the hands of other unspeakable minions. As we see.</w:t>
      </w:r>
    </w:p>
    <w:p w:rsidR="0008581E" w:rsidRPr="00B3633A" w:rsidRDefault="0008581E">
      <w:pPr>
        <w:pStyle w:val="0DraftNormal"/>
        <w:rPr>
          <w:rFonts w:ascii="Montserrat" w:hAnsi="Montserrat"/>
          <w:sz w:val="24"/>
        </w:rPr>
      </w:pPr>
    </w:p>
    <w:p w:rsidR="0008581E" w:rsidRPr="00B3633A" w:rsidRDefault="0008581E">
      <w:pPr>
        <w:pStyle w:val="0DraftNormal"/>
        <w:rPr>
          <w:rFonts w:ascii="Montserrat" w:hAnsi="Montserrat"/>
          <w:sz w:val="24"/>
        </w:rPr>
      </w:pPr>
      <w:r w:rsidRPr="00B3633A">
        <w:rPr>
          <w:rFonts w:ascii="Montserrat" w:hAnsi="Montserrat"/>
          <w:sz w:val="24"/>
        </w:rPr>
        <w:t>in part of the story will occur the study of nanogenetic technology. The requirements and capabilities of cloning. The options that can be explored and conditions which turn options into necessities. The only fool proof clone method is equivalent to childbirth. Which produces a distinct individual with the exact same genetic potential as the donor. Unless the mind of the donor can be imprinted into the brain of the slip. A clone is referred to as a slip, after the practice of ceramic and porcelain casting; having come from the same mold. Accelerated growth is possible but in special cases like an exotic, only with synchronous media interface. The side effects being that the final product of mind and slip is only faintly anchored to reality. The consequences of this are illustrated in unleAsiaed. Accelerated growth with mind imprint is better if the imprint is done before the slip is withdrawn. Withdrawal is the period where the body is reset to normal growth rates and biorythms. This is the point where instability will occur in an exotic slip. During the matrix cleaning stage where the master code is defined, modifications can be made. Since there is a high demand for interface capability, female neural interfaces are nanogenetically amended to the matrix or biokinetically programmed into the original prior to seeding the matrix. Av was adapted by a biokinetic to interface with paf hardware, and the biopath's influence is the key to nyon succeeding with generating the first slip. In the experimental race to restore avonjea to a functional body, many variations are cleaned before they achieve a perfect matrix with the required alterations. The breakthrough does not come about until it is too late for av, and the child prototype is not imprinted with av's memories. The opportunity to transfer av into the slip are lost when her cybernetic frame is demolished and her transplanted brain along with it. The matter of her reconstruction into a cyber frame is a unique process, too. Ambushed and viciously dismembered in her quarters, in front of her dragon friend, rAsiaanna—who mysteriously disappears at the same time—she is certain to die. However, the implants she has already received alerted nyon of the attack, and his team arrives with barely enough time to do a head and spine extraction on her; the only way to preserve her mind and experiences. This ordeal is excruciating for av to say the least. During this time, they manage to do a partial psyche extraction which eventually becomes the subjective base of the sense construct used on the slips that are generated in unleAsiaed. They manage to keep her head alive and manage to grow her a frame which she uses to astonishing extent before her demise.</w:t>
      </w:r>
    </w:p>
    <w:p w:rsidR="0008581E" w:rsidRPr="00B3633A" w:rsidRDefault="0008581E">
      <w:pPr>
        <w:pStyle w:val="0DraftNormal"/>
        <w:rPr>
          <w:rFonts w:ascii="Montserrat" w:hAnsi="Montserrat"/>
          <w:sz w:val="24"/>
        </w:rPr>
      </w:pPr>
    </w:p>
    <w:p w:rsidR="0008581E" w:rsidRPr="00B3633A" w:rsidRDefault="0008581E">
      <w:pPr>
        <w:pStyle w:val="0DraftNormal"/>
        <w:rPr>
          <w:rFonts w:ascii="Montserrat" w:hAnsi="Montserrat"/>
          <w:sz w:val="24"/>
        </w:rPr>
      </w:pPr>
      <w:r w:rsidRPr="00B3633A">
        <w:rPr>
          <w:rFonts w:ascii="Montserrat" w:hAnsi="Montserrat"/>
          <w:sz w:val="24"/>
        </w:rPr>
        <w:br w:type="page"/>
        <w:t>Apprehensions</w:t>
      </w:r>
    </w:p>
    <w:p w:rsidR="0008581E" w:rsidRPr="00B3633A" w:rsidRDefault="0008581E">
      <w:pPr>
        <w:pStyle w:val="0DraftNormal"/>
        <w:rPr>
          <w:rFonts w:ascii="Montserrat" w:hAnsi="Montserrat"/>
          <w:sz w:val="24"/>
        </w:rPr>
      </w:pPr>
    </w:p>
    <w:p w:rsidR="0008581E" w:rsidRPr="00B3633A" w:rsidRDefault="0008581E">
      <w:pPr>
        <w:pStyle w:val="0DraftNormal"/>
        <w:rPr>
          <w:rFonts w:ascii="Montserrat" w:hAnsi="Montserrat"/>
          <w:sz w:val="24"/>
        </w:rPr>
      </w:pPr>
      <w:r w:rsidRPr="00B3633A">
        <w:rPr>
          <w:rFonts w:ascii="Montserrat" w:hAnsi="Montserrat"/>
          <w:sz w:val="24"/>
        </w:rPr>
        <w:t xml:space="preserve">An embodiment of existence itself, dually creation and destruction. </w:t>
      </w:r>
    </w:p>
    <w:p w:rsidR="0008581E" w:rsidRPr="00B3633A" w:rsidRDefault="0008581E">
      <w:pPr>
        <w:pStyle w:val="0DraftNormal"/>
        <w:rPr>
          <w:rFonts w:ascii="Montserrat" w:hAnsi="Montserrat"/>
          <w:sz w:val="24"/>
        </w:rPr>
      </w:pPr>
    </w:p>
    <w:p w:rsidR="0008581E" w:rsidRPr="00B3633A" w:rsidRDefault="0008581E">
      <w:pPr>
        <w:pStyle w:val="0DraftNormal"/>
        <w:rPr>
          <w:rFonts w:ascii="Montserrat" w:hAnsi="Montserrat"/>
          <w:sz w:val="24"/>
        </w:rPr>
      </w:pPr>
      <w:r w:rsidRPr="00B3633A">
        <w:rPr>
          <w:rFonts w:ascii="Montserrat" w:hAnsi="Montserrat"/>
          <w:sz w:val="24"/>
        </w:rPr>
        <w:t xml:space="preserve">Prior to her embodiment in me, she was formless... An idea. Maybe even an ideal. </w:t>
      </w:r>
    </w:p>
    <w:p w:rsidR="0008581E" w:rsidRPr="00B3633A" w:rsidRDefault="0008581E">
      <w:pPr>
        <w:pStyle w:val="0DraftNormal"/>
        <w:rPr>
          <w:rFonts w:ascii="Montserrat" w:hAnsi="Montserrat"/>
          <w:sz w:val="24"/>
        </w:rPr>
      </w:pPr>
    </w:p>
    <w:p w:rsidR="0008581E" w:rsidRPr="00B3633A" w:rsidRDefault="0008581E">
      <w:pPr>
        <w:pStyle w:val="0DraftNormal"/>
        <w:rPr>
          <w:rFonts w:ascii="Montserrat" w:hAnsi="Montserrat"/>
          <w:sz w:val="24"/>
        </w:rPr>
      </w:pPr>
      <w:r w:rsidRPr="00B3633A">
        <w:rPr>
          <w:rFonts w:ascii="Montserrat" w:hAnsi="Montserrat"/>
          <w:sz w:val="24"/>
        </w:rPr>
        <w:t xml:space="preserve">Before that, in leiu of a personal avatar, she incarnated randomly in the endless realms of the infinite expression. I changed that in her. </w:t>
      </w:r>
    </w:p>
    <w:p w:rsidR="0008581E" w:rsidRPr="00B3633A" w:rsidRDefault="0008581E">
      <w:pPr>
        <w:pStyle w:val="0DraftNormal"/>
        <w:rPr>
          <w:rFonts w:ascii="Montserrat" w:hAnsi="Montserrat"/>
          <w:sz w:val="24"/>
        </w:rPr>
      </w:pPr>
    </w:p>
    <w:p w:rsidR="0008581E" w:rsidRPr="00B3633A" w:rsidRDefault="0008581E">
      <w:pPr>
        <w:pStyle w:val="0DraftNormal"/>
        <w:rPr>
          <w:rFonts w:ascii="Montserrat" w:hAnsi="Montserrat"/>
          <w:sz w:val="24"/>
        </w:rPr>
      </w:pPr>
      <w:r w:rsidRPr="00B3633A">
        <w:rPr>
          <w:rFonts w:ascii="Montserrat" w:hAnsi="Montserrat"/>
          <w:sz w:val="24"/>
        </w:rPr>
        <w:t xml:space="preserve">We don't need a model. We have me. Upon being exposed to my perspective of her own realm, she has assumed an affinity. She will identify with an idealized feminine form, although she is functionally a free-gender. </w:t>
      </w:r>
    </w:p>
    <w:p w:rsidR="0008581E" w:rsidRPr="00B3633A" w:rsidRDefault="0008581E">
      <w:pPr>
        <w:pStyle w:val="0DraftNormal"/>
        <w:rPr>
          <w:rFonts w:ascii="Montserrat" w:hAnsi="Montserrat"/>
          <w:sz w:val="24"/>
        </w:rPr>
      </w:pPr>
    </w:p>
    <w:p w:rsidR="0008581E" w:rsidRPr="00B3633A" w:rsidRDefault="0008581E">
      <w:pPr>
        <w:pStyle w:val="0DraftNormal"/>
        <w:rPr>
          <w:rFonts w:ascii="Montserrat" w:hAnsi="Montserrat"/>
          <w:sz w:val="24"/>
        </w:rPr>
      </w:pPr>
      <w:r w:rsidRPr="00B3633A">
        <w:rPr>
          <w:rFonts w:ascii="Montserrat" w:hAnsi="Montserrat"/>
          <w:sz w:val="24"/>
        </w:rPr>
        <w:t xml:space="preserve">A solid living light of silk, no less carnal for her divine mantle. </w:t>
      </w:r>
    </w:p>
    <w:p w:rsidR="0008581E" w:rsidRPr="00B3633A" w:rsidRDefault="0008581E">
      <w:pPr>
        <w:pStyle w:val="0DraftNormal"/>
        <w:rPr>
          <w:rFonts w:ascii="Montserrat" w:hAnsi="Montserrat"/>
          <w:sz w:val="24"/>
        </w:rPr>
      </w:pPr>
    </w:p>
    <w:p w:rsidR="0008581E" w:rsidRPr="00B3633A" w:rsidRDefault="0008581E">
      <w:pPr>
        <w:pStyle w:val="0DraftNormal"/>
        <w:rPr>
          <w:rFonts w:ascii="Montserrat" w:hAnsi="Montserrat"/>
          <w:sz w:val="24"/>
        </w:rPr>
      </w:pPr>
      <w:r w:rsidRPr="00B3633A">
        <w:rPr>
          <w:rFonts w:ascii="Montserrat" w:hAnsi="Montserrat"/>
          <w:sz w:val="24"/>
        </w:rPr>
        <w:t>This is what you have learned—what you've seen—wandering in the abyss?</w:t>
      </w:r>
    </w:p>
    <w:p w:rsidR="0008581E" w:rsidRPr="00B3633A" w:rsidRDefault="0008581E">
      <w:pPr>
        <w:pStyle w:val="0DraftNormal"/>
        <w:rPr>
          <w:rFonts w:ascii="Montserrat" w:hAnsi="Montserrat"/>
          <w:sz w:val="24"/>
        </w:rPr>
      </w:pPr>
    </w:p>
    <w:p w:rsidR="0008581E" w:rsidRPr="00B3633A" w:rsidRDefault="0008581E">
      <w:pPr>
        <w:pStyle w:val="0DraftNormal"/>
        <w:rPr>
          <w:rFonts w:ascii="Montserrat" w:hAnsi="Montserrat"/>
          <w:sz w:val="24"/>
        </w:rPr>
      </w:pPr>
      <w:r w:rsidRPr="00B3633A">
        <w:rPr>
          <w:rFonts w:ascii="Montserrat" w:hAnsi="Montserrat"/>
          <w:sz w:val="24"/>
        </w:rPr>
        <w:t>Do you even know what nineveh did to me?</w:t>
      </w:r>
    </w:p>
    <w:p w:rsidR="0008581E" w:rsidRPr="00B3633A" w:rsidRDefault="0008581E">
      <w:pPr>
        <w:pStyle w:val="0DraftNormal"/>
        <w:rPr>
          <w:rFonts w:ascii="Montserrat" w:hAnsi="Montserrat"/>
          <w:sz w:val="24"/>
        </w:rPr>
      </w:pPr>
    </w:p>
    <w:p w:rsidR="0008581E" w:rsidRPr="00B3633A" w:rsidRDefault="0008581E">
      <w:pPr>
        <w:pStyle w:val="0DraftNormal"/>
        <w:rPr>
          <w:rFonts w:ascii="Montserrat" w:hAnsi="Montserrat"/>
          <w:sz w:val="24"/>
        </w:rPr>
      </w:pPr>
      <w:r w:rsidRPr="00B3633A">
        <w:rPr>
          <w:rFonts w:ascii="Montserrat" w:hAnsi="Montserrat"/>
          <w:sz w:val="24"/>
        </w:rPr>
        <w:t xml:space="preserve">Her flesh was a dense shell of energy, merely the coal of her [nineveh's] living flame—primordeal Asia from which she [nin] was born and into which she decays. </w:t>
      </w:r>
    </w:p>
    <w:p w:rsidR="0008581E" w:rsidRPr="00B3633A" w:rsidRDefault="0008581E">
      <w:pPr>
        <w:pStyle w:val="0DraftNormal"/>
        <w:rPr>
          <w:rFonts w:ascii="Montserrat" w:hAnsi="Montserrat"/>
          <w:sz w:val="24"/>
        </w:rPr>
      </w:pPr>
    </w:p>
    <w:p w:rsidR="0008581E" w:rsidRPr="00B3633A" w:rsidRDefault="0008581E">
      <w:pPr>
        <w:pStyle w:val="0DraftNormal"/>
        <w:rPr>
          <w:rFonts w:ascii="Montserrat" w:hAnsi="Montserrat"/>
          <w:sz w:val="24"/>
        </w:rPr>
      </w:pPr>
      <w:r w:rsidRPr="00B3633A">
        <w:rPr>
          <w:rFonts w:ascii="Montserrat" w:hAnsi="Montserrat"/>
          <w:sz w:val="24"/>
        </w:rPr>
        <w:t xml:space="preserve">Anjael's body was much like a filament or an ember, it is a perfect lense for the transmission of incalulable magnitudes of energy. </w:t>
      </w:r>
    </w:p>
    <w:p w:rsidR="0008581E" w:rsidRPr="00B3633A" w:rsidRDefault="0008581E">
      <w:pPr>
        <w:pStyle w:val="0DraftNormal"/>
        <w:rPr>
          <w:rFonts w:ascii="Montserrat" w:hAnsi="Montserrat"/>
          <w:sz w:val="24"/>
        </w:rPr>
      </w:pPr>
    </w:p>
    <w:p w:rsidR="0008581E" w:rsidRPr="00B3633A" w:rsidRDefault="0008581E">
      <w:pPr>
        <w:pStyle w:val="0DraftNormal"/>
        <w:rPr>
          <w:rFonts w:ascii="Montserrat" w:hAnsi="Montserrat"/>
          <w:sz w:val="24"/>
        </w:rPr>
      </w:pPr>
      <w:r w:rsidRPr="00B3633A">
        <w:rPr>
          <w:rFonts w:ascii="Montserrat" w:hAnsi="Montserrat"/>
          <w:sz w:val="24"/>
        </w:rPr>
        <w:t>Her body, in spite of its unique composition, was palpable and sensual.</w:t>
      </w:r>
    </w:p>
    <w:p w:rsidR="0008581E" w:rsidRPr="00B3633A" w:rsidRDefault="0008581E">
      <w:pPr>
        <w:pStyle w:val="0DraftNormal"/>
        <w:rPr>
          <w:rFonts w:ascii="Montserrat" w:hAnsi="Montserrat"/>
          <w:sz w:val="24"/>
        </w:rPr>
      </w:pPr>
    </w:p>
    <w:p w:rsidR="0008581E" w:rsidRPr="00B3633A" w:rsidRDefault="0008581E">
      <w:pPr>
        <w:pStyle w:val="0DraftNormal"/>
        <w:rPr>
          <w:rFonts w:ascii="Montserrat" w:hAnsi="Montserrat"/>
          <w:sz w:val="24"/>
        </w:rPr>
      </w:pPr>
      <w:r w:rsidRPr="00B3633A">
        <w:rPr>
          <w:rFonts w:ascii="Montserrat" w:hAnsi="Montserrat"/>
          <w:sz w:val="24"/>
        </w:rPr>
        <w:t xml:space="preserve">Her naked body glowed—burning with the fire of life—the perfect expression of an immortal will. Composed not of crude matter, but a perfect paradox. A bolt of eternal space twined into substance by the bonds of ceaseless time, defined by its own brilliant inner star. A form so constant and yet so ellusive that no rudimentary particle could be distinguished from the transcendant whole. </w:t>
      </w:r>
    </w:p>
    <w:p w:rsidR="0008581E" w:rsidRPr="00B3633A" w:rsidRDefault="0008581E">
      <w:pPr>
        <w:pStyle w:val="0DraftNormal"/>
        <w:rPr>
          <w:rFonts w:ascii="Montserrat" w:hAnsi="Montserrat"/>
          <w:sz w:val="24"/>
        </w:rPr>
      </w:pPr>
    </w:p>
    <w:p w:rsidR="0008581E" w:rsidRPr="00B3633A" w:rsidRDefault="0008581E">
      <w:pPr>
        <w:pStyle w:val="0DraftNormal"/>
        <w:rPr>
          <w:rFonts w:ascii="Montserrat" w:hAnsi="Montserrat"/>
          <w:sz w:val="24"/>
        </w:rPr>
      </w:pPr>
      <w:r w:rsidRPr="00B3633A">
        <w:rPr>
          <w:rFonts w:ascii="Montserrat" w:hAnsi="Montserrat"/>
          <w:sz w:val="24"/>
        </w:rPr>
        <w:t xml:space="preserve">Her bones are her promises, never meant to be broken. Binding these bones together is a language; both silent and musical. </w:t>
      </w:r>
    </w:p>
    <w:p w:rsidR="0008581E" w:rsidRPr="00B3633A" w:rsidRDefault="0008581E">
      <w:pPr>
        <w:pStyle w:val="0DraftNormal"/>
        <w:rPr>
          <w:rFonts w:ascii="Montserrat" w:hAnsi="Montserrat"/>
          <w:sz w:val="24"/>
        </w:rPr>
      </w:pPr>
    </w:p>
    <w:p w:rsidR="0008581E" w:rsidRPr="00B3633A" w:rsidRDefault="0008581E">
      <w:pPr>
        <w:pStyle w:val="0DraftNormal"/>
        <w:rPr>
          <w:rFonts w:ascii="Montserrat" w:hAnsi="Montserrat"/>
          <w:sz w:val="24"/>
        </w:rPr>
      </w:pPr>
      <w:r w:rsidRPr="00B3633A">
        <w:rPr>
          <w:rFonts w:ascii="Montserrat" w:hAnsi="Montserrat"/>
          <w:sz w:val="24"/>
        </w:rPr>
        <w:t>As a being—so vastly mobile—blessed with infinite nuance to a constant inner certainty.</w:t>
      </w:r>
    </w:p>
    <w:p w:rsidR="0008581E" w:rsidRPr="00B3633A" w:rsidRDefault="0008581E">
      <w:pPr>
        <w:pStyle w:val="0DraftNormal"/>
        <w:rPr>
          <w:rFonts w:ascii="Montserrat" w:hAnsi="Montserrat"/>
          <w:sz w:val="24"/>
        </w:rPr>
      </w:pPr>
    </w:p>
    <w:p w:rsidR="0008581E" w:rsidRPr="00B3633A" w:rsidRDefault="0008581E">
      <w:pPr>
        <w:pStyle w:val="0DraftNormal"/>
        <w:rPr>
          <w:rFonts w:ascii="Montserrat" w:hAnsi="Montserrat"/>
          <w:sz w:val="24"/>
        </w:rPr>
      </w:pPr>
      <w:r w:rsidRPr="00B3633A">
        <w:rPr>
          <w:rFonts w:ascii="Montserrat" w:hAnsi="Montserrat"/>
          <w:sz w:val="24"/>
        </w:rPr>
        <w:t xml:space="preserve">What appeared to be hair, was in truth a living form of matter in flux with energy. </w:t>
      </w:r>
    </w:p>
    <w:p w:rsidR="0008581E" w:rsidRPr="00B3633A" w:rsidRDefault="0008581E">
      <w:pPr>
        <w:pStyle w:val="0DraftNormal"/>
        <w:rPr>
          <w:rFonts w:ascii="Montserrat" w:hAnsi="Montserrat"/>
          <w:sz w:val="24"/>
        </w:rPr>
      </w:pPr>
    </w:p>
    <w:p w:rsidR="0008581E" w:rsidRPr="00B3633A" w:rsidRDefault="0008581E">
      <w:pPr>
        <w:pStyle w:val="0DraftNormal"/>
        <w:rPr>
          <w:rFonts w:ascii="Montserrat" w:hAnsi="Montserrat"/>
          <w:sz w:val="24"/>
        </w:rPr>
      </w:pPr>
      <w:r w:rsidRPr="00B3633A">
        <w:rPr>
          <w:rFonts w:ascii="Montserrat" w:hAnsi="Montserrat"/>
          <w:sz w:val="24"/>
        </w:rPr>
        <w:t xml:space="preserve">Threaded plasma, perhaps. </w:t>
      </w:r>
    </w:p>
    <w:p w:rsidR="0008581E" w:rsidRPr="00B3633A" w:rsidRDefault="0008581E">
      <w:pPr>
        <w:pStyle w:val="0DraftNormal"/>
        <w:rPr>
          <w:rFonts w:ascii="Montserrat" w:hAnsi="Montserrat"/>
          <w:sz w:val="24"/>
        </w:rPr>
      </w:pPr>
    </w:p>
    <w:p w:rsidR="0008581E" w:rsidRPr="00B3633A" w:rsidRDefault="0008581E">
      <w:pPr>
        <w:pStyle w:val="0DraftNormal"/>
        <w:rPr>
          <w:rFonts w:ascii="Montserrat" w:hAnsi="Montserrat"/>
          <w:sz w:val="24"/>
        </w:rPr>
      </w:pPr>
      <w:r w:rsidRPr="00B3633A">
        <w:rPr>
          <w:rFonts w:ascii="Montserrat" w:hAnsi="Montserrat"/>
          <w:sz w:val="24"/>
        </w:rPr>
        <w:t xml:space="preserve">Her sheath is even rarer material which can be woven purely by thought into her rainment. </w:t>
      </w:r>
    </w:p>
    <w:p w:rsidR="0008581E" w:rsidRPr="00B3633A" w:rsidRDefault="0008581E">
      <w:pPr>
        <w:pStyle w:val="0DraftNormal"/>
        <w:rPr>
          <w:rFonts w:ascii="Montserrat" w:hAnsi="Montserrat"/>
          <w:sz w:val="24"/>
        </w:rPr>
      </w:pPr>
    </w:p>
    <w:p w:rsidR="0008581E" w:rsidRPr="00B3633A" w:rsidRDefault="0008581E">
      <w:pPr>
        <w:pStyle w:val="0DraftNormal"/>
        <w:rPr>
          <w:rFonts w:ascii="Montserrat" w:hAnsi="Montserrat"/>
          <w:sz w:val="24"/>
        </w:rPr>
      </w:pPr>
      <w:r w:rsidRPr="00B3633A">
        <w:rPr>
          <w:rFonts w:ascii="Montserrat" w:hAnsi="Montserrat"/>
          <w:sz w:val="24"/>
        </w:rPr>
        <w:t xml:space="preserve">The energy of her body is bound up into an extremely effecient internal dynamic, and does not casually interact with things in her environment. </w:t>
      </w:r>
    </w:p>
    <w:p w:rsidR="0008581E" w:rsidRPr="00B3633A" w:rsidRDefault="0008581E">
      <w:pPr>
        <w:pStyle w:val="0DraftNormal"/>
        <w:rPr>
          <w:rFonts w:ascii="Montserrat" w:hAnsi="Montserrat"/>
          <w:sz w:val="24"/>
        </w:rPr>
      </w:pPr>
    </w:p>
    <w:p w:rsidR="0008581E" w:rsidRPr="00B3633A" w:rsidRDefault="0008581E">
      <w:pPr>
        <w:pStyle w:val="0DraftNormal"/>
        <w:rPr>
          <w:rFonts w:ascii="Montserrat" w:hAnsi="Montserrat"/>
          <w:spacing w:val="-1"/>
          <w:sz w:val="24"/>
        </w:rPr>
      </w:pPr>
      <w:r w:rsidRPr="00B3633A">
        <w:rPr>
          <w:rFonts w:ascii="Montserrat" w:hAnsi="Montserrat"/>
          <w:spacing w:val="-1"/>
          <w:sz w:val="24"/>
        </w:rPr>
        <w:t xml:space="preserve">This is a story about an individual who inadvertently became the crux of an impossible situation. </w:t>
      </w:r>
      <w:r w:rsidRPr="00B3633A">
        <w:rPr>
          <w:rFonts w:ascii="Montserrat" w:hAnsi="Montserrat"/>
          <w:spacing w:val="-1"/>
          <w:sz w:val="24"/>
        </w:rPr>
        <w:fldChar w:fldCharType="begin"/>
      </w:r>
      <w:r w:rsidRPr="00B3633A">
        <w:rPr>
          <w:rFonts w:ascii="Montserrat" w:hAnsi="Montserrat"/>
          <w:spacing w:val="-1"/>
          <w:sz w:val="24"/>
        </w:rPr>
        <w:instrText xml:space="preserve">PRIVATE </w:instrText>
      </w:r>
      <w:r w:rsidRPr="00B3633A">
        <w:rPr>
          <w:rFonts w:ascii="Montserrat" w:hAnsi="Montserrat"/>
          <w:spacing w:val="-1"/>
          <w:sz w:val="24"/>
        </w:rPr>
        <w:fldChar w:fldCharType="end"/>
      </w:r>
    </w:p>
    <w:p w:rsidR="0008581E" w:rsidRPr="00B3633A" w:rsidRDefault="0008581E">
      <w:pPr>
        <w:pStyle w:val="0DraftNormal"/>
        <w:rPr>
          <w:rFonts w:ascii="Montserrat" w:hAnsi="Montserrat"/>
          <w:spacing w:val="-1"/>
          <w:sz w:val="24"/>
        </w:rPr>
      </w:pPr>
    </w:p>
    <w:p w:rsidR="0008581E" w:rsidRPr="00B3633A" w:rsidRDefault="0008581E">
      <w:pPr>
        <w:pStyle w:val="0DraftNormal"/>
        <w:rPr>
          <w:rFonts w:ascii="Montserrat" w:hAnsi="Montserrat"/>
          <w:spacing w:val="-1"/>
          <w:sz w:val="24"/>
        </w:rPr>
      </w:pPr>
      <w:r w:rsidRPr="00B3633A">
        <w:rPr>
          <w:rFonts w:ascii="Montserrat" w:hAnsi="Montserrat"/>
          <w:spacing w:val="-1"/>
          <w:sz w:val="24"/>
        </w:rPr>
        <w:t xml:space="preserve">In it, you will see the beginning of an epic story which blended magic and science fiction with adventure, horror and erotica. </w:t>
      </w:r>
    </w:p>
    <w:p w:rsidR="0008581E" w:rsidRPr="00B3633A" w:rsidRDefault="0008581E">
      <w:pPr>
        <w:pStyle w:val="0DraftNormal"/>
        <w:rPr>
          <w:rFonts w:ascii="Montserrat" w:hAnsi="Montserrat"/>
          <w:spacing w:val="-1"/>
          <w:sz w:val="24"/>
        </w:rPr>
      </w:pPr>
    </w:p>
    <w:p w:rsidR="0008581E" w:rsidRPr="00B3633A" w:rsidRDefault="0008581E">
      <w:pPr>
        <w:pStyle w:val="0DraftNormal"/>
        <w:rPr>
          <w:rFonts w:ascii="Montserrat" w:hAnsi="Montserrat"/>
          <w:spacing w:val="-1"/>
          <w:sz w:val="24"/>
        </w:rPr>
      </w:pPr>
      <w:r w:rsidRPr="00B3633A">
        <w:rPr>
          <w:rFonts w:ascii="Montserrat" w:hAnsi="Montserrat"/>
          <w:spacing w:val="-1"/>
          <w:sz w:val="24"/>
        </w:rPr>
        <w:t xml:space="preserve">It is a tale that sheared across genres, daring to assault our faith and reason. </w:t>
      </w:r>
    </w:p>
    <w:p w:rsidR="0008581E" w:rsidRPr="00B3633A" w:rsidRDefault="0008581E">
      <w:pPr>
        <w:pStyle w:val="0DraftNormal"/>
        <w:rPr>
          <w:rFonts w:ascii="Montserrat" w:hAnsi="Montserrat"/>
          <w:spacing w:val="-1"/>
          <w:sz w:val="24"/>
        </w:rPr>
      </w:pPr>
    </w:p>
    <w:p w:rsidR="0008581E" w:rsidRPr="00B3633A" w:rsidRDefault="0008581E">
      <w:pPr>
        <w:pStyle w:val="0DraftNormal"/>
        <w:rPr>
          <w:rFonts w:ascii="Montserrat" w:hAnsi="Montserrat"/>
          <w:spacing w:val="-1"/>
          <w:sz w:val="24"/>
        </w:rPr>
      </w:pPr>
      <w:r w:rsidRPr="00B3633A">
        <w:rPr>
          <w:rFonts w:ascii="Montserrat" w:hAnsi="Montserrat"/>
          <w:spacing w:val="-1"/>
          <w:sz w:val="24"/>
        </w:rPr>
        <w:t xml:space="preserve">It all began in paradox. </w:t>
      </w:r>
    </w:p>
    <w:p w:rsidR="0008581E" w:rsidRPr="00B3633A" w:rsidRDefault="0008581E">
      <w:pPr>
        <w:pStyle w:val="0DraftNormal"/>
        <w:rPr>
          <w:rFonts w:ascii="Montserrat" w:hAnsi="Montserrat"/>
          <w:spacing w:val="-1"/>
          <w:sz w:val="24"/>
        </w:rPr>
      </w:pPr>
    </w:p>
    <w:p w:rsidR="0008581E" w:rsidRPr="00B3633A" w:rsidRDefault="0008581E">
      <w:pPr>
        <w:pStyle w:val="0DraftNormal"/>
        <w:rPr>
          <w:rFonts w:ascii="Montserrat" w:hAnsi="Montserrat"/>
          <w:spacing w:val="-1"/>
          <w:sz w:val="24"/>
        </w:rPr>
      </w:pPr>
      <w:r w:rsidRPr="00B3633A">
        <w:rPr>
          <w:rFonts w:ascii="Montserrat" w:hAnsi="Montserrat"/>
          <w:spacing w:val="-1"/>
          <w:sz w:val="24"/>
        </w:rPr>
        <w:t xml:space="preserve">A collision of lives stolen and stranded in a threshold nexus [an incomprehensible anomaly—in the guise of a world derived from innumerable fragments of other realities—which seemed doomed to chaotic dissolution]. </w:t>
      </w:r>
    </w:p>
    <w:p w:rsidR="0008581E" w:rsidRPr="00B3633A" w:rsidRDefault="0008581E">
      <w:pPr>
        <w:pStyle w:val="0DraftNormal"/>
        <w:rPr>
          <w:rFonts w:ascii="Montserrat" w:hAnsi="Montserrat"/>
          <w:spacing w:val="-1"/>
          <w:sz w:val="24"/>
        </w:rPr>
      </w:pPr>
    </w:p>
    <w:p w:rsidR="0008581E" w:rsidRPr="00B3633A" w:rsidRDefault="0008581E">
      <w:pPr>
        <w:pStyle w:val="0DraftNormal"/>
        <w:rPr>
          <w:rFonts w:ascii="Montserrat" w:hAnsi="Montserrat"/>
          <w:spacing w:val="-1"/>
          <w:sz w:val="24"/>
        </w:rPr>
      </w:pPr>
      <w:r w:rsidRPr="00B3633A">
        <w:rPr>
          <w:rFonts w:ascii="Montserrat" w:hAnsi="Montserrat"/>
          <w:spacing w:val="-1"/>
          <w:sz w:val="24"/>
        </w:rPr>
        <w:t xml:space="preserve">One year ago, av arrived in the nexus with her companions, all of whom were wildcards out of the deck of fate. </w:t>
      </w:r>
    </w:p>
    <w:p w:rsidR="0008581E" w:rsidRPr="00B3633A" w:rsidRDefault="0008581E">
      <w:pPr>
        <w:pStyle w:val="0DraftNormal"/>
        <w:rPr>
          <w:rFonts w:ascii="Montserrat" w:hAnsi="Montserrat"/>
          <w:spacing w:val="-1"/>
          <w:sz w:val="24"/>
        </w:rPr>
      </w:pPr>
    </w:p>
    <w:p w:rsidR="0008581E" w:rsidRPr="00B3633A" w:rsidRDefault="0008581E">
      <w:pPr>
        <w:pStyle w:val="0DraftNormal"/>
        <w:rPr>
          <w:rFonts w:ascii="Montserrat" w:hAnsi="Montserrat"/>
          <w:spacing w:val="-1"/>
          <w:sz w:val="24"/>
        </w:rPr>
      </w:pPr>
      <w:r w:rsidRPr="00B3633A">
        <w:rPr>
          <w:rFonts w:ascii="Montserrat" w:hAnsi="Montserrat"/>
          <w:spacing w:val="-1"/>
          <w:sz w:val="24"/>
        </w:rPr>
        <w:t xml:space="preserve">Waking in the ruins of tiegal manor, aged countless millennia they had time enough to realize the significance of what had happened, before the nexus swept them up. </w:t>
      </w:r>
    </w:p>
    <w:p w:rsidR="0008581E" w:rsidRPr="00B3633A" w:rsidRDefault="0008581E">
      <w:pPr>
        <w:pStyle w:val="0DraftNormal"/>
        <w:rPr>
          <w:rFonts w:ascii="Montserrat" w:hAnsi="Montserrat"/>
          <w:spacing w:val="-1"/>
          <w:sz w:val="24"/>
        </w:rPr>
      </w:pPr>
    </w:p>
    <w:p w:rsidR="0008581E" w:rsidRPr="00B3633A" w:rsidRDefault="0008581E">
      <w:pPr>
        <w:pStyle w:val="0DraftNormal"/>
        <w:rPr>
          <w:rFonts w:ascii="Montserrat" w:hAnsi="Montserrat"/>
          <w:spacing w:val="-1"/>
          <w:sz w:val="24"/>
        </w:rPr>
      </w:pPr>
      <w:r w:rsidRPr="00B3633A">
        <w:rPr>
          <w:rFonts w:ascii="Montserrat" w:hAnsi="Montserrat"/>
          <w:spacing w:val="-1"/>
          <w:sz w:val="24"/>
        </w:rPr>
        <w:t xml:space="preserve">For some reason, anyone arriving in the nexus with any communicable diseases arrived either cured or in total remission. </w:t>
      </w:r>
    </w:p>
    <w:p w:rsidR="0008581E" w:rsidRPr="00B3633A" w:rsidRDefault="0008581E">
      <w:pPr>
        <w:pStyle w:val="0DraftNormal"/>
        <w:rPr>
          <w:rFonts w:ascii="Montserrat" w:hAnsi="Montserrat"/>
          <w:spacing w:val="-1"/>
          <w:sz w:val="24"/>
        </w:rPr>
      </w:pPr>
    </w:p>
    <w:p w:rsidR="0008581E" w:rsidRPr="00B3633A" w:rsidRDefault="0008581E">
      <w:pPr>
        <w:pStyle w:val="0DraftNormal"/>
        <w:rPr>
          <w:rFonts w:ascii="Montserrat" w:hAnsi="Montserrat"/>
          <w:spacing w:val="-1"/>
          <w:sz w:val="24"/>
        </w:rPr>
      </w:pPr>
      <w:r w:rsidRPr="00B3633A">
        <w:rPr>
          <w:rFonts w:ascii="Montserrat" w:hAnsi="Montserrat"/>
          <w:spacing w:val="-1"/>
          <w:sz w:val="24"/>
        </w:rPr>
        <w:t xml:space="preserve">Since a plague never happened, it took a long time for anyone to wonder why no one had caught some alien disease. </w:t>
      </w:r>
    </w:p>
    <w:p w:rsidR="0008581E" w:rsidRPr="00B3633A" w:rsidRDefault="0008581E">
      <w:pPr>
        <w:pStyle w:val="0DraftNormal"/>
        <w:rPr>
          <w:rFonts w:ascii="Montserrat" w:hAnsi="Montserrat"/>
          <w:spacing w:val="-1"/>
          <w:sz w:val="24"/>
        </w:rPr>
      </w:pPr>
    </w:p>
    <w:p w:rsidR="0008581E" w:rsidRPr="00B3633A" w:rsidRDefault="0008581E">
      <w:pPr>
        <w:pStyle w:val="0DraftNormal"/>
        <w:rPr>
          <w:rFonts w:ascii="Montserrat" w:hAnsi="Montserrat"/>
          <w:spacing w:val="-1"/>
          <w:sz w:val="24"/>
        </w:rPr>
      </w:pPr>
      <w:r w:rsidRPr="00B3633A">
        <w:rPr>
          <w:rFonts w:ascii="Montserrat" w:hAnsi="Montserrat"/>
          <w:spacing w:val="-1"/>
          <w:sz w:val="24"/>
        </w:rPr>
        <w:t xml:space="preserve">Which meant that it was a while before anyone noticed this peculiarity. </w:t>
      </w:r>
    </w:p>
    <w:p w:rsidR="0008581E" w:rsidRPr="00B3633A" w:rsidRDefault="0008581E">
      <w:pPr>
        <w:pStyle w:val="0DraftNormal"/>
        <w:rPr>
          <w:rFonts w:ascii="Montserrat" w:hAnsi="Montserrat"/>
          <w:spacing w:val="-1"/>
          <w:sz w:val="24"/>
        </w:rPr>
      </w:pPr>
    </w:p>
    <w:p w:rsidR="0008581E" w:rsidRPr="00B3633A" w:rsidRDefault="0008581E">
      <w:pPr>
        <w:pStyle w:val="0DraftNormal"/>
        <w:rPr>
          <w:rFonts w:ascii="Montserrat" w:hAnsi="Montserrat"/>
          <w:spacing w:val="-1"/>
          <w:sz w:val="24"/>
        </w:rPr>
      </w:pPr>
      <w:r w:rsidRPr="00B3633A">
        <w:rPr>
          <w:rFonts w:ascii="Montserrat" w:hAnsi="Montserrat"/>
          <w:spacing w:val="-1"/>
          <w:sz w:val="24"/>
        </w:rPr>
        <w:t xml:space="preserve">In the nexus there were present many fragments of other realities; medium to ultra technology, individuals with powers, but little magic. </w:t>
      </w:r>
    </w:p>
    <w:p w:rsidR="0008581E" w:rsidRPr="00B3633A" w:rsidRDefault="0008581E">
      <w:pPr>
        <w:pStyle w:val="0DraftNormal"/>
        <w:rPr>
          <w:rFonts w:ascii="Montserrat" w:hAnsi="Montserrat"/>
          <w:spacing w:val="-1"/>
          <w:sz w:val="24"/>
        </w:rPr>
      </w:pPr>
    </w:p>
    <w:p w:rsidR="0008581E" w:rsidRPr="00B3633A" w:rsidRDefault="0008581E">
      <w:pPr>
        <w:pStyle w:val="0DraftNormal"/>
        <w:rPr>
          <w:rFonts w:ascii="Montserrat" w:hAnsi="Montserrat"/>
          <w:spacing w:val="-1"/>
          <w:sz w:val="24"/>
        </w:rPr>
      </w:pPr>
      <w:r w:rsidRPr="00B3633A">
        <w:rPr>
          <w:rFonts w:ascii="Montserrat" w:hAnsi="Montserrat"/>
          <w:spacing w:val="-1"/>
          <w:sz w:val="24"/>
        </w:rPr>
        <w:t xml:space="preserve">The magic that existed was a malignant type which easily took an aggressive advantage at the time. </w:t>
      </w:r>
    </w:p>
    <w:p w:rsidR="0008581E" w:rsidRPr="00B3633A" w:rsidRDefault="0008581E">
      <w:pPr>
        <w:pStyle w:val="0DraftNormal"/>
        <w:rPr>
          <w:rFonts w:ascii="Montserrat" w:hAnsi="Montserrat"/>
          <w:spacing w:val="-1"/>
          <w:sz w:val="24"/>
        </w:rPr>
      </w:pPr>
    </w:p>
    <w:p w:rsidR="0008581E" w:rsidRPr="00B3633A" w:rsidRDefault="0008581E">
      <w:pPr>
        <w:pStyle w:val="0DraftNormal"/>
        <w:rPr>
          <w:rFonts w:ascii="Montserrat" w:hAnsi="Montserrat"/>
          <w:spacing w:val="-1"/>
          <w:sz w:val="24"/>
        </w:rPr>
      </w:pPr>
      <w:r w:rsidRPr="00B3633A">
        <w:rPr>
          <w:rFonts w:ascii="Montserrat" w:hAnsi="Montserrat"/>
          <w:spacing w:val="-1"/>
          <w:sz w:val="24"/>
        </w:rPr>
        <w:t xml:space="preserve">Av and her friends were sucked into this formless war, due to the magic that they represented. </w:t>
      </w:r>
    </w:p>
    <w:p w:rsidR="0008581E" w:rsidRPr="00B3633A" w:rsidRDefault="0008581E">
      <w:pPr>
        <w:pStyle w:val="0DraftNormal"/>
        <w:rPr>
          <w:rFonts w:ascii="Montserrat" w:hAnsi="Montserrat"/>
          <w:spacing w:val="-1"/>
          <w:sz w:val="24"/>
        </w:rPr>
      </w:pPr>
    </w:p>
    <w:p w:rsidR="0008581E" w:rsidRPr="00B3633A" w:rsidRDefault="0008581E">
      <w:pPr>
        <w:pStyle w:val="0DraftNormal"/>
        <w:rPr>
          <w:rFonts w:ascii="Montserrat" w:hAnsi="Montserrat"/>
          <w:spacing w:val="-1"/>
          <w:sz w:val="24"/>
        </w:rPr>
      </w:pPr>
      <w:r w:rsidRPr="00B3633A">
        <w:rPr>
          <w:rFonts w:ascii="Montserrat" w:hAnsi="Montserrat"/>
          <w:spacing w:val="-1"/>
          <w:sz w:val="24"/>
        </w:rPr>
        <w:t xml:space="preserve">They actually represented magic removed of limitations. </w:t>
      </w:r>
    </w:p>
    <w:p w:rsidR="0008581E" w:rsidRPr="00B3633A" w:rsidRDefault="0008581E">
      <w:pPr>
        <w:pStyle w:val="0DraftNormal"/>
        <w:rPr>
          <w:rFonts w:ascii="Montserrat" w:hAnsi="Montserrat"/>
          <w:spacing w:val="-1"/>
          <w:sz w:val="24"/>
        </w:rPr>
      </w:pPr>
    </w:p>
    <w:p w:rsidR="0008581E" w:rsidRPr="00B3633A" w:rsidRDefault="0008581E">
      <w:pPr>
        <w:pStyle w:val="0DraftNormal"/>
        <w:rPr>
          <w:rFonts w:ascii="Montserrat" w:hAnsi="Montserrat"/>
          <w:spacing w:val="-1"/>
          <w:sz w:val="24"/>
        </w:rPr>
      </w:pPr>
      <w:r w:rsidRPr="00B3633A">
        <w:rPr>
          <w:rFonts w:ascii="Montserrat" w:hAnsi="Montserrat"/>
          <w:spacing w:val="-1"/>
          <w:sz w:val="24"/>
        </w:rPr>
        <w:t xml:space="preserve">The opposing power stabilized under a priest of a harsh and discriminating divinity. </w:t>
      </w:r>
    </w:p>
    <w:p w:rsidR="0008581E" w:rsidRPr="00B3633A" w:rsidRDefault="0008581E">
      <w:pPr>
        <w:pStyle w:val="0DraftNormal"/>
        <w:rPr>
          <w:rFonts w:ascii="Montserrat" w:hAnsi="Montserrat"/>
          <w:spacing w:val="-1"/>
          <w:sz w:val="24"/>
        </w:rPr>
      </w:pPr>
    </w:p>
    <w:p w:rsidR="0008581E" w:rsidRPr="00B3633A" w:rsidRDefault="0008581E">
      <w:pPr>
        <w:pStyle w:val="0DraftNormal"/>
        <w:rPr>
          <w:rFonts w:ascii="Montserrat" w:hAnsi="Montserrat"/>
          <w:spacing w:val="-1"/>
          <w:sz w:val="24"/>
        </w:rPr>
      </w:pPr>
      <w:r w:rsidRPr="00B3633A">
        <w:rPr>
          <w:rFonts w:ascii="Montserrat" w:hAnsi="Montserrat"/>
          <w:spacing w:val="-1"/>
          <w:sz w:val="24"/>
        </w:rPr>
        <w:t xml:space="preserve">An angry, bloodthirsty, tyrant of a god who's bid for the nexus was selfish and aberrant. </w:t>
      </w:r>
    </w:p>
    <w:p w:rsidR="0008581E" w:rsidRPr="00B3633A" w:rsidRDefault="0008581E">
      <w:pPr>
        <w:pStyle w:val="0DraftNormal"/>
        <w:rPr>
          <w:rFonts w:ascii="Montserrat" w:hAnsi="Montserrat"/>
          <w:spacing w:val="-1"/>
          <w:sz w:val="24"/>
        </w:rPr>
      </w:pPr>
    </w:p>
    <w:p w:rsidR="0008581E" w:rsidRPr="00B3633A" w:rsidRDefault="0008581E">
      <w:pPr>
        <w:pStyle w:val="0DraftNormal"/>
        <w:rPr>
          <w:rFonts w:ascii="Montserrat" w:hAnsi="Montserrat"/>
          <w:spacing w:val="-1"/>
          <w:sz w:val="24"/>
        </w:rPr>
      </w:pPr>
      <w:r w:rsidRPr="00B3633A">
        <w:rPr>
          <w:rFonts w:ascii="Montserrat" w:hAnsi="Montserrat"/>
          <w:spacing w:val="-1"/>
          <w:sz w:val="24"/>
        </w:rPr>
        <w:t xml:space="preserve">Throwing themselves into the fray, av and her friends were transformed into cultural gestalts. </w:t>
      </w:r>
    </w:p>
    <w:p w:rsidR="0008581E" w:rsidRPr="00B3633A" w:rsidRDefault="0008581E">
      <w:pPr>
        <w:pStyle w:val="0DraftNormal"/>
        <w:rPr>
          <w:rFonts w:ascii="Montserrat" w:hAnsi="Montserrat"/>
          <w:spacing w:val="-1"/>
          <w:sz w:val="24"/>
        </w:rPr>
      </w:pPr>
    </w:p>
    <w:p w:rsidR="0008581E" w:rsidRPr="00B3633A" w:rsidRDefault="0008581E">
      <w:pPr>
        <w:pStyle w:val="0DraftNormal"/>
        <w:rPr>
          <w:rFonts w:ascii="Montserrat" w:hAnsi="Montserrat"/>
          <w:spacing w:val="-1"/>
          <w:sz w:val="24"/>
        </w:rPr>
      </w:pPr>
      <w:r w:rsidRPr="00B3633A">
        <w:rPr>
          <w:rFonts w:ascii="Montserrat" w:hAnsi="Montserrat"/>
          <w:spacing w:val="-1"/>
          <w:sz w:val="24"/>
        </w:rPr>
        <w:t xml:space="preserve">Their views were torn apart and expanded by the conflict, necessitated for their survival. </w:t>
      </w:r>
    </w:p>
    <w:p w:rsidR="0008581E" w:rsidRPr="00B3633A" w:rsidRDefault="0008581E">
      <w:pPr>
        <w:pStyle w:val="0DraftNormal"/>
        <w:rPr>
          <w:rFonts w:ascii="Montserrat" w:hAnsi="Montserrat"/>
          <w:spacing w:val="-1"/>
          <w:sz w:val="24"/>
        </w:rPr>
      </w:pPr>
    </w:p>
    <w:p w:rsidR="0008581E" w:rsidRPr="00B3633A" w:rsidRDefault="0008581E">
      <w:pPr>
        <w:pStyle w:val="0DraftNormal"/>
        <w:rPr>
          <w:rFonts w:ascii="Montserrat" w:hAnsi="Montserrat"/>
          <w:spacing w:val="-1"/>
          <w:sz w:val="24"/>
        </w:rPr>
      </w:pPr>
      <w:r w:rsidRPr="00B3633A">
        <w:rPr>
          <w:rFonts w:ascii="Montserrat" w:hAnsi="Montserrat"/>
          <w:spacing w:val="-1"/>
          <w:sz w:val="24"/>
        </w:rPr>
        <w:t xml:space="preserve">Somehow, with their contribution, the summoning of this god was thwarted. </w:t>
      </w:r>
    </w:p>
    <w:p w:rsidR="0008581E" w:rsidRPr="00B3633A" w:rsidRDefault="0008581E">
      <w:pPr>
        <w:pStyle w:val="0DraftNormal"/>
        <w:rPr>
          <w:rFonts w:ascii="Montserrat" w:hAnsi="Montserrat"/>
          <w:spacing w:val="-1"/>
          <w:sz w:val="24"/>
        </w:rPr>
      </w:pPr>
    </w:p>
    <w:p w:rsidR="0008581E" w:rsidRPr="00B3633A" w:rsidRDefault="0008581E">
      <w:pPr>
        <w:pStyle w:val="0DraftNormal"/>
        <w:rPr>
          <w:rFonts w:ascii="Montserrat" w:hAnsi="Montserrat"/>
          <w:spacing w:val="-1"/>
          <w:sz w:val="24"/>
        </w:rPr>
      </w:pPr>
      <w:r w:rsidRPr="00B3633A">
        <w:rPr>
          <w:rFonts w:ascii="Montserrat" w:hAnsi="Montserrat"/>
          <w:spacing w:val="-1"/>
          <w:sz w:val="24"/>
        </w:rPr>
        <w:t xml:space="preserve">To this day, av was not sure how they accomplished it. </w:t>
      </w:r>
    </w:p>
    <w:p w:rsidR="0008581E" w:rsidRPr="00B3633A" w:rsidRDefault="0008581E">
      <w:pPr>
        <w:pStyle w:val="0DraftNormal"/>
        <w:rPr>
          <w:rFonts w:ascii="Montserrat" w:hAnsi="Montserrat"/>
          <w:spacing w:val="-1"/>
          <w:sz w:val="24"/>
        </w:rPr>
      </w:pPr>
    </w:p>
    <w:p w:rsidR="0008581E" w:rsidRPr="00B3633A" w:rsidRDefault="0008581E">
      <w:pPr>
        <w:pStyle w:val="0DraftNormal"/>
        <w:rPr>
          <w:rFonts w:ascii="Montserrat" w:hAnsi="Montserrat"/>
          <w:spacing w:val="-1"/>
          <w:sz w:val="24"/>
        </w:rPr>
      </w:pPr>
      <w:r w:rsidRPr="00B3633A">
        <w:rPr>
          <w:rFonts w:ascii="Montserrat" w:hAnsi="Montserrat"/>
          <w:spacing w:val="-1"/>
          <w:sz w:val="24"/>
        </w:rPr>
        <w:t xml:space="preserve">Turning their attention to the question of the nexus itself, finally, they started looking for a way to get back to their home world. </w:t>
      </w:r>
    </w:p>
    <w:p w:rsidR="0008581E" w:rsidRPr="00B3633A" w:rsidRDefault="0008581E">
      <w:pPr>
        <w:pStyle w:val="0DraftNormal"/>
        <w:rPr>
          <w:rFonts w:ascii="Montserrat" w:hAnsi="Montserrat"/>
          <w:spacing w:val="-1"/>
          <w:sz w:val="24"/>
        </w:rPr>
      </w:pPr>
    </w:p>
    <w:p w:rsidR="0008581E" w:rsidRPr="00B3633A" w:rsidRDefault="0008581E">
      <w:pPr>
        <w:pStyle w:val="0DraftNormal"/>
        <w:rPr>
          <w:rFonts w:ascii="Montserrat" w:hAnsi="Montserrat"/>
          <w:spacing w:val="-1"/>
          <w:sz w:val="24"/>
        </w:rPr>
      </w:pPr>
      <w:r w:rsidRPr="00B3633A">
        <w:rPr>
          <w:rFonts w:ascii="Montserrat" w:hAnsi="Montserrat"/>
          <w:spacing w:val="-1"/>
          <w:sz w:val="24"/>
        </w:rPr>
        <w:t xml:space="preserve">They learned of a mage rumored to have found a way to return people to their origins, and they left the paf to find him. </w:t>
      </w:r>
    </w:p>
    <w:p w:rsidR="0008581E" w:rsidRPr="00B3633A" w:rsidRDefault="0008581E">
      <w:pPr>
        <w:pStyle w:val="0DraftNormal"/>
        <w:rPr>
          <w:rFonts w:ascii="Montserrat" w:hAnsi="Montserrat"/>
          <w:spacing w:val="-1"/>
          <w:sz w:val="24"/>
        </w:rPr>
      </w:pPr>
    </w:p>
    <w:p w:rsidR="0008581E" w:rsidRPr="00B3633A" w:rsidRDefault="0008581E">
      <w:pPr>
        <w:pStyle w:val="0DraftNormal"/>
        <w:rPr>
          <w:rFonts w:ascii="Montserrat" w:hAnsi="Montserrat"/>
          <w:spacing w:val="-1"/>
          <w:sz w:val="24"/>
        </w:rPr>
      </w:pPr>
      <w:r w:rsidRPr="00B3633A">
        <w:rPr>
          <w:rFonts w:ascii="Montserrat" w:hAnsi="Montserrat"/>
          <w:spacing w:val="-1"/>
          <w:sz w:val="24"/>
        </w:rPr>
        <w:t xml:space="preserve">Along the way, av was drawn away to vancouver. </w:t>
      </w:r>
    </w:p>
    <w:p w:rsidR="0008581E" w:rsidRPr="00B3633A" w:rsidRDefault="0008581E">
      <w:pPr>
        <w:pStyle w:val="0DraftNormal"/>
        <w:rPr>
          <w:rFonts w:ascii="Montserrat" w:hAnsi="Montserrat"/>
          <w:spacing w:val="-1"/>
          <w:sz w:val="24"/>
        </w:rPr>
      </w:pPr>
    </w:p>
    <w:p w:rsidR="0008581E" w:rsidRPr="00B3633A" w:rsidRDefault="0008581E">
      <w:pPr>
        <w:pStyle w:val="0DraftNormal"/>
        <w:rPr>
          <w:rFonts w:ascii="Montserrat" w:hAnsi="Montserrat"/>
          <w:spacing w:val="-1"/>
          <w:sz w:val="24"/>
        </w:rPr>
      </w:pPr>
      <w:r w:rsidRPr="00B3633A">
        <w:rPr>
          <w:rFonts w:ascii="Montserrat" w:hAnsi="Montserrat"/>
          <w:spacing w:val="-1"/>
          <w:sz w:val="24"/>
        </w:rPr>
        <w:t xml:space="preserve">Which was where we actually entered the story. </w:t>
      </w:r>
    </w:p>
    <w:p w:rsidR="0008581E" w:rsidRPr="00B3633A" w:rsidRDefault="0008581E">
      <w:pPr>
        <w:pStyle w:val="0DraftNormal"/>
        <w:rPr>
          <w:rFonts w:ascii="Montserrat" w:hAnsi="Montserrat"/>
          <w:spacing w:val="-1"/>
          <w:sz w:val="24"/>
        </w:rPr>
      </w:pPr>
    </w:p>
    <w:p w:rsidR="0008581E" w:rsidRPr="00B3633A" w:rsidRDefault="0008581E">
      <w:pPr>
        <w:pStyle w:val="0DraftNormal"/>
        <w:rPr>
          <w:rFonts w:ascii="Montserrat" w:hAnsi="Montserrat"/>
          <w:spacing w:val="-1"/>
          <w:sz w:val="24"/>
        </w:rPr>
      </w:pPr>
      <w:r w:rsidRPr="00B3633A">
        <w:rPr>
          <w:rFonts w:ascii="Montserrat" w:hAnsi="Montserrat"/>
          <w:spacing w:val="-1"/>
          <w:sz w:val="24"/>
        </w:rPr>
        <w:t xml:space="preserve">Even at this point, av had not begun to know what was really going on. </w:t>
      </w:r>
    </w:p>
    <w:p w:rsidR="0008581E" w:rsidRPr="00B3633A" w:rsidRDefault="0008581E">
      <w:pPr>
        <w:pStyle w:val="0DraftNormal"/>
        <w:rPr>
          <w:rFonts w:ascii="Montserrat" w:hAnsi="Montserrat"/>
          <w:spacing w:val="-1"/>
          <w:sz w:val="24"/>
        </w:rPr>
      </w:pPr>
    </w:p>
    <w:p w:rsidR="0008581E" w:rsidRPr="00B3633A" w:rsidRDefault="0008581E">
      <w:pPr>
        <w:pStyle w:val="0DraftNormal"/>
        <w:rPr>
          <w:rFonts w:ascii="Montserrat" w:hAnsi="Montserrat"/>
          <w:spacing w:val="-1"/>
          <w:sz w:val="24"/>
        </w:rPr>
      </w:pPr>
      <w:r w:rsidRPr="00B3633A">
        <w:rPr>
          <w:rFonts w:ascii="Montserrat" w:hAnsi="Montserrat"/>
          <w:spacing w:val="-1"/>
          <w:sz w:val="24"/>
        </w:rPr>
        <w:t xml:space="preserve">In so far as her warped destiny was concerned, the pieces were not all present. </w:t>
      </w:r>
    </w:p>
    <w:p w:rsidR="0008581E" w:rsidRPr="00B3633A" w:rsidRDefault="0008581E">
      <w:pPr>
        <w:pStyle w:val="0DraftNormal"/>
        <w:rPr>
          <w:rFonts w:ascii="Montserrat" w:hAnsi="Montserrat"/>
          <w:spacing w:val="-1"/>
          <w:sz w:val="24"/>
        </w:rPr>
      </w:pPr>
    </w:p>
    <w:p w:rsidR="0008581E" w:rsidRPr="00B3633A" w:rsidRDefault="0008581E">
      <w:pPr>
        <w:pStyle w:val="0DraftNormal"/>
        <w:rPr>
          <w:rFonts w:ascii="Montserrat" w:hAnsi="Montserrat"/>
          <w:spacing w:val="-1"/>
          <w:sz w:val="24"/>
        </w:rPr>
      </w:pPr>
      <w:r w:rsidRPr="00B3633A">
        <w:rPr>
          <w:rFonts w:ascii="Montserrat" w:hAnsi="Montserrat"/>
          <w:spacing w:val="-1"/>
          <w:sz w:val="24"/>
        </w:rPr>
        <w:t xml:space="preserve">However, she was noticed upon becoming involved in the grey city. </w:t>
      </w:r>
    </w:p>
    <w:p w:rsidR="0008581E" w:rsidRPr="00B3633A" w:rsidRDefault="0008581E">
      <w:pPr>
        <w:pStyle w:val="0DraftNormal"/>
        <w:rPr>
          <w:rFonts w:ascii="Montserrat" w:hAnsi="Montserrat"/>
          <w:spacing w:val="-1"/>
          <w:sz w:val="24"/>
        </w:rPr>
      </w:pPr>
    </w:p>
    <w:p w:rsidR="0008581E" w:rsidRPr="00B3633A" w:rsidRDefault="0008581E">
      <w:pPr>
        <w:pStyle w:val="0DraftNormal"/>
        <w:rPr>
          <w:rFonts w:ascii="Montserrat" w:hAnsi="Montserrat"/>
          <w:spacing w:val="-1"/>
          <w:sz w:val="24"/>
        </w:rPr>
      </w:pPr>
      <w:r w:rsidRPr="00B3633A">
        <w:rPr>
          <w:rFonts w:ascii="Montserrat" w:hAnsi="Montserrat"/>
          <w:spacing w:val="-1"/>
          <w:sz w:val="24"/>
        </w:rPr>
        <w:t xml:space="preserve">She was an unnamed angel. </w:t>
      </w:r>
    </w:p>
    <w:p w:rsidR="0008581E" w:rsidRPr="00B3633A" w:rsidRDefault="0008581E">
      <w:pPr>
        <w:pStyle w:val="0DraftNormal"/>
        <w:rPr>
          <w:rFonts w:ascii="Montserrat" w:hAnsi="Montserrat"/>
          <w:spacing w:val="-1"/>
          <w:sz w:val="24"/>
        </w:rPr>
      </w:pPr>
    </w:p>
    <w:p w:rsidR="0008581E" w:rsidRPr="00B3633A" w:rsidRDefault="0008581E">
      <w:pPr>
        <w:pStyle w:val="0DraftNormal"/>
        <w:rPr>
          <w:rFonts w:ascii="Montserrat" w:hAnsi="Montserrat"/>
          <w:spacing w:val="-1"/>
          <w:sz w:val="24"/>
        </w:rPr>
      </w:pPr>
      <w:r w:rsidRPr="00B3633A">
        <w:rPr>
          <w:rFonts w:ascii="Montserrat" w:hAnsi="Montserrat"/>
          <w:spacing w:val="-1"/>
          <w:sz w:val="24"/>
        </w:rPr>
        <w:t xml:space="preserve">The seed of a god. </w:t>
      </w:r>
    </w:p>
    <w:p w:rsidR="0008581E" w:rsidRPr="00B3633A" w:rsidRDefault="0008581E">
      <w:pPr>
        <w:pStyle w:val="0DraftNormal"/>
        <w:rPr>
          <w:rFonts w:ascii="Montserrat" w:hAnsi="Montserrat"/>
          <w:spacing w:val="-1"/>
          <w:sz w:val="24"/>
        </w:rPr>
      </w:pPr>
    </w:p>
    <w:p w:rsidR="0008581E" w:rsidRPr="00B3633A" w:rsidRDefault="0008581E">
      <w:pPr>
        <w:pStyle w:val="0DraftNormal"/>
        <w:rPr>
          <w:rFonts w:ascii="Montserrat" w:hAnsi="Montserrat"/>
          <w:spacing w:val="-1"/>
          <w:sz w:val="24"/>
        </w:rPr>
      </w:pPr>
      <w:r w:rsidRPr="00B3633A">
        <w:rPr>
          <w:rFonts w:ascii="Montserrat" w:hAnsi="Montserrat"/>
          <w:spacing w:val="-1"/>
          <w:sz w:val="24"/>
        </w:rPr>
        <w:t xml:space="preserve">An enigma. </w:t>
      </w:r>
    </w:p>
    <w:p w:rsidR="0008581E" w:rsidRPr="00B3633A" w:rsidRDefault="0008581E">
      <w:pPr>
        <w:pStyle w:val="0DraftNormal"/>
        <w:rPr>
          <w:rFonts w:ascii="Montserrat" w:hAnsi="Montserrat"/>
          <w:spacing w:val="-1"/>
          <w:sz w:val="24"/>
        </w:rPr>
      </w:pPr>
    </w:p>
    <w:p w:rsidR="0008581E" w:rsidRPr="00B3633A" w:rsidRDefault="0008581E">
      <w:pPr>
        <w:pStyle w:val="0DraftNormal"/>
        <w:rPr>
          <w:rFonts w:ascii="Montserrat" w:hAnsi="Montserrat"/>
          <w:spacing w:val="-1"/>
          <w:sz w:val="24"/>
        </w:rPr>
      </w:pPr>
      <w:r w:rsidRPr="00B3633A">
        <w:rPr>
          <w:rFonts w:ascii="Montserrat" w:hAnsi="Montserrat"/>
          <w:spacing w:val="-1"/>
          <w:sz w:val="24"/>
        </w:rPr>
        <w:t xml:space="preserve">To a dragon older than civilization, this was a paradoxical encounter. </w:t>
      </w:r>
    </w:p>
    <w:p w:rsidR="0008581E" w:rsidRPr="00B3633A" w:rsidRDefault="0008581E">
      <w:pPr>
        <w:pStyle w:val="0DraftNormal"/>
        <w:rPr>
          <w:rFonts w:ascii="Montserrat" w:hAnsi="Montserrat"/>
          <w:spacing w:val="-1"/>
          <w:sz w:val="24"/>
        </w:rPr>
      </w:pPr>
    </w:p>
    <w:p w:rsidR="0008581E" w:rsidRPr="00B3633A" w:rsidRDefault="0008581E">
      <w:pPr>
        <w:pStyle w:val="0DraftNormal"/>
        <w:rPr>
          <w:rFonts w:ascii="Montserrat" w:hAnsi="Montserrat"/>
          <w:spacing w:val="-1"/>
          <w:sz w:val="24"/>
        </w:rPr>
      </w:pPr>
      <w:r w:rsidRPr="00B3633A">
        <w:rPr>
          <w:rFonts w:ascii="Montserrat" w:hAnsi="Montserrat"/>
          <w:spacing w:val="-1"/>
          <w:sz w:val="24"/>
        </w:rPr>
        <w:t xml:space="preserve">In potential, an equal, but in effect, a flicker in the dark. </w:t>
      </w:r>
    </w:p>
    <w:p w:rsidR="0008581E" w:rsidRPr="00B3633A" w:rsidRDefault="0008581E">
      <w:pPr>
        <w:pStyle w:val="0DraftNormal"/>
        <w:rPr>
          <w:rFonts w:ascii="Montserrat" w:hAnsi="Montserrat"/>
          <w:spacing w:val="-1"/>
          <w:sz w:val="24"/>
        </w:rPr>
      </w:pPr>
    </w:p>
    <w:p w:rsidR="0008581E" w:rsidRPr="00B3633A" w:rsidRDefault="0008581E">
      <w:pPr>
        <w:pStyle w:val="0DraftNormal"/>
        <w:rPr>
          <w:rFonts w:ascii="Montserrat" w:hAnsi="Montserrat"/>
          <w:spacing w:val="-1"/>
          <w:sz w:val="24"/>
        </w:rPr>
      </w:pPr>
      <w:r w:rsidRPr="00B3633A">
        <w:rPr>
          <w:rFonts w:ascii="Montserrat" w:hAnsi="Montserrat"/>
          <w:spacing w:val="-1"/>
          <w:sz w:val="24"/>
        </w:rPr>
        <w:t xml:space="preserve">Naturally, she presented him with a problem. </w:t>
      </w:r>
    </w:p>
    <w:p w:rsidR="0008581E" w:rsidRPr="00B3633A" w:rsidRDefault="0008581E">
      <w:pPr>
        <w:pStyle w:val="0DraftNormal"/>
        <w:rPr>
          <w:rFonts w:ascii="Montserrat" w:hAnsi="Montserrat"/>
          <w:spacing w:val="-1"/>
          <w:sz w:val="24"/>
        </w:rPr>
      </w:pPr>
    </w:p>
    <w:p w:rsidR="0008581E" w:rsidRPr="00B3633A" w:rsidRDefault="0008581E">
      <w:pPr>
        <w:pStyle w:val="0DraftNormal"/>
        <w:rPr>
          <w:rFonts w:ascii="Montserrat" w:hAnsi="Montserrat"/>
          <w:spacing w:val="-1"/>
          <w:sz w:val="24"/>
        </w:rPr>
      </w:pPr>
      <w:r w:rsidRPr="00B3633A">
        <w:rPr>
          <w:rFonts w:ascii="Montserrat" w:hAnsi="Montserrat"/>
          <w:spacing w:val="-1"/>
          <w:sz w:val="24"/>
        </w:rPr>
        <w:t xml:space="preserve">He was unaware of what destiny held for av under his influence, and could only suspect the possibility of her being his target. </w:t>
      </w:r>
    </w:p>
    <w:p w:rsidR="0008581E" w:rsidRPr="00B3633A" w:rsidRDefault="0008581E">
      <w:pPr>
        <w:pStyle w:val="0DraftNormal"/>
        <w:rPr>
          <w:rFonts w:ascii="Montserrat" w:hAnsi="Montserrat"/>
          <w:spacing w:val="-1"/>
          <w:sz w:val="24"/>
        </w:rPr>
      </w:pPr>
    </w:p>
    <w:p w:rsidR="0008581E" w:rsidRPr="00B3633A" w:rsidRDefault="0008581E">
      <w:pPr>
        <w:pStyle w:val="0DraftNormal"/>
        <w:rPr>
          <w:rFonts w:ascii="Montserrat" w:hAnsi="Montserrat"/>
          <w:spacing w:val="-1"/>
          <w:sz w:val="24"/>
        </w:rPr>
      </w:pPr>
      <w:r w:rsidRPr="00B3633A">
        <w:rPr>
          <w:rFonts w:ascii="Montserrat" w:hAnsi="Montserrat"/>
          <w:spacing w:val="-1"/>
          <w:sz w:val="24"/>
        </w:rPr>
        <w:t xml:space="preserve">That suspicion was enough to motivate him to getting a hold on her. </w:t>
      </w:r>
    </w:p>
    <w:p w:rsidR="0008581E" w:rsidRPr="00B3633A" w:rsidRDefault="0008581E">
      <w:pPr>
        <w:pStyle w:val="0DraftNormal"/>
        <w:rPr>
          <w:rFonts w:ascii="Montserrat" w:hAnsi="Montserrat"/>
          <w:spacing w:val="-1"/>
          <w:sz w:val="24"/>
        </w:rPr>
      </w:pPr>
    </w:p>
    <w:p w:rsidR="0008581E" w:rsidRPr="00B3633A" w:rsidRDefault="0008581E">
      <w:pPr>
        <w:pStyle w:val="0DraftNormal"/>
        <w:rPr>
          <w:rFonts w:ascii="Montserrat" w:hAnsi="Montserrat"/>
          <w:spacing w:val="-1"/>
          <w:sz w:val="24"/>
        </w:rPr>
      </w:pPr>
      <w:r w:rsidRPr="00B3633A">
        <w:rPr>
          <w:rFonts w:ascii="Montserrat" w:hAnsi="Montserrat"/>
          <w:spacing w:val="-1"/>
          <w:sz w:val="24"/>
        </w:rPr>
        <w:t xml:space="preserve">In entering vancouver, av became a catalyst for changing the entire world. </w:t>
      </w:r>
    </w:p>
    <w:p w:rsidR="0008581E" w:rsidRPr="00B3633A" w:rsidRDefault="0008581E">
      <w:pPr>
        <w:pStyle w:val="0DraftNormal"/>
        <w:rPr>
          <w:rFonts w:ascii="Montserrat" w:hAnsi="Montserrat"/>
          <w:spacing w:val="-1"/>
          <w:sz w:val="24"/>
        </w:rPr>
      </w:pPr>
    </w:p>
    <w:p w:rsidR="0008581E" w:rsidRPr="00B3633A" w:rsidRDefault="0008581E">
      <w:pPr>
        <w:pStyle w:val="0DraftNormal"/>
        <w:rPr>
          <w:rFonts w:ascii="Montserrat" w:hAnsi="Montserrat"/>
          <w:spacing w:val="-1"/>
          <w:sz w:val="24"/>
        </w:rPr>
      </w:pPr>
      <w:r w:rsidRPr="00B3633A">
        <w:rPr>
          <w:rFonts w:ascii="Montserrat" w:hAnsi="Montserrat"/>
          <w:spacing w:val="-1"/>
          <w:sz w:val="24"/>
        </w:rPr>
        <w:t xml:space="preserve">Though she was not aware of it, she demonstrated the power of an individual in the right place that is used against her in the possible sequel. </w:t>
      </w:r>
    </w:p>
    <w:p w:rsidR="0008581E" w:rsidRPr="00B3633A" w:rsidRDefault="0008581E">
      <w:pPr>
        <w:pStyle w:val="0DraftNormal"/>
        <w:rPr>
          <w:rFonts w:ascii="Montserrat" w:hAnsi="Montserrat"/>
          <w:spacing w:val="-1"/>
          <w:sz w:val="24"/>
        </w:rPr>
      </w:pPr>
    </w:p>
    <w:p w:rsidR="0008581E" w:rsidRPr="00B3633A" w:rsidRDefault="0008581E">
      <w:pPr>
        <w:pStyle w:val="0DraftNormal"/>
        <w:rPr>
          <w:rFonts w:ascii="Montserrat" w:hAnsi="Montserrat"/>
          <w:spacing w:val="-1"/>
          <w:sz w:val="24"/>
        </w:rPr>
      </w:pPr>
      <w:r w:rsidRPr="00B3633A">
        <w:rPr>
          <w:rFonts w:ascii="Montserrat" w:hAnsi="Montserrat"/>
          <w:spacing w:val="-1"/>
          <w:sz w:val="24"/>
        </w:rPr>
        <w:t xml:space="preserve">[the power of the culture envisioned in the sequel was the ability to be in the right place at the right time, holding all of the right cards, and knowing what was in your hand.] </w:t>
      </w:r>
    </w:p>
    <w:p w:rsidR="0008581E" w:rsidRPr="00B3633A" w:rsidRDefault="0008581E">
      <w:pPr>
        <w:pStyle w:val="0DraftNormal"/>
        <w:rPr>
          <w:rFonts w:ascii="Montserrat" w:hAnsi="Montserrat"/>
          <w:spacing w:val="-1"/>
          <w:sz w:val="24"/>
        </w:rPr>
      </w:pPr>
    </w:p>
    <w:p w:rsidR="0008581E" w:rsidRPr="00B3633A" w:rsidRDefault="0008581E">
      <w:pPr>
        <w:pStyle w:val="0DraftNormal"/>
        <w:rPr>
          <w:rFonts w:ascii="Montserrat" w:hAnsi="Montserrat"/>
          <w:spacing w:val="-1"/>
          <w:sz w:val="24"/>
        </w:rPr>
      </w:pPr>
      <w:r w:rsidRPr="00B3633A">
        <w:rPr>
          <w:rFonts w:ascii="Montserrat" w:hAnsi="Montserrat"/>
          <w:spacing w:val="-1"/>
          <w:sz w:val="24"/>
        </w:rPr>
        <w:t xml:space="preserve">Av knew what was in the deck. </w:t>
      </w:r>
    </w:p>
    <w:p w:rsidR="0008581E" w:rsidRPr="00B3633A" w:rsidRDefault="0008581E">
      <w:pPr>
        <w:pStyle w:val="0DraftNormal"/>
        <w:rPr>
          <w:rFonts w:ascii="Montserrat" w:hAnsi="Montserrat"/>
          <w:spacing w:val="-1"/>
          <w:sz w:val="24"/>
        </w:rPr>
      </w:pPr>
    </w:p>
    <w:p w:rsidR="0008581E" w:rsidRPr="00B3633A" w:rsidRDefault="0008581E">
      <w:pPr>
        <w:pStyle w:val="0DraftNormal"/>
        <w:rPr>
          <w:rFonts w:ascii="Montserrat" w:hAnsi="Montserrat"/>
          <w:spacing w:val="-1"/>
          <w:sz w:val="24"/>
        </w:rPr>
      </w:pPr>
      <w:r w:rsidRPr="00B3633A">
        <w:rPr>
          <w:rFonts w:ascii="Montserrat" w:hAnsi="Montserrat"/>
          <w:spacing w:val="-1"/>
          <w:sz w:val="24"/>
        </w:rPr>
        <w:t xml:space="preserve">She knew that there was something that needed to be done. </w:t>
      </w:r>
    </w:p>
    <w:p w:rsidR="0008581E" w:rsidRPr="00B3633A" w:rsidRDefault="0008581E">
      <w:pPr>
        <w:pStyle w:val="0DraftNormal"/>
        <w:rPr>
          <w:rFonts w:ascii="Montserrat" w:hAnsi="Montserrat"/>
          <w:spacing w:val="-1"/>
          <w:sz w:val="24"/>
        </w:rPr>
      </w:pPr>
    </w:p>
    <w:p w:rsidR="0008581E" w:rsidRPr="00B3633A" w:rsidRDefault="0008581E">
      <w:pPr>
        <w:pStyle w:val="0DraftNormal"/>
        <w:rPr>
          <w:rFonts w:ascii="Montserrat" w:hAnsi="Montserrat"/>
          <w:spacing w:val="-1"/>
          <w:sz w:val="24"/>
        </w:rPr>
      </w:pPr>
      <w:r w:rsidRPr="00B3633A">
        <w:rPr>
          <w:rFonts w:ascii="Montserrat" w:hAnsi="Montserrat"/>
          <w:spacing w:val="-1"/>
          <w:sz w:val="24"/>
        </w:rPr>
        <w:t xml:space="preserve">So, she did it. </w:t>
      </w:r>
    </w:p>
    <w:p w:rsidR="0008581E" w:rsidRPr="00B3633A" w:rsidRDefault="0008581E">
      <w:pPr>
        <w:pStyle w:val="0DraftNormal"/>
        <w:rPr>
          <w:rFonts w:ascii="Montserrat" w:hAnsi="Montserrat"/>
          <w:spacing w:val="-1"/>
          <w:sz w:val="24"/>
        </w:rPr>
      </w:pPr>
    </w:p>
    <w:p w:rsidR="0008581E" w:rsidRPr="00B3633A" w:rsidRDefault="0008581E">
      <w:pPr>
        <w:pStyle w:val="0DraftNormal"/>
        <w:rPr>
          <w:rFonts w:ascii="Montserrat" w:hAnsi="Montserrat"/>
          <w:spacing w:val="-1"/>
          <w:sz w:val="24"/>
        </w:rPr>
      </w:pPr>
      <w:r w:rsidRPr="00B3633A">
        <w:rPr>
          <w:rFonts w:ascii="Montserrat" w:hAnsi="Montserrat"/>
          <w:spacing w:val="-1"/>
          <w:sz w:val="24"/>
        </w:rPr>
        <w:t xml:space="preserve">The obvious part of the story was begun. </w:t>
      </w:r>
    </w:p>
    <w:p w:rsidR="0008581E" w:rsidRPr="00B3633A" w:rsidRDefault="0008581E">
      <w:pPr>
        <w:pStyle w:val="0DraftNormal"/>
        <w:rPr>
          <w:rFonts w:ascii="Montserrat" w:hAnsi="Montserrat"/>
          <w:spacing w:val="-1"/>
          <w:sz w:val="24"/>
        </w:rPr>
      </w:pPr>
    </w:p>
    <w:p w:rsidR="0008581E" w:rsidRPr="00B3633A" w:rsidRDefault="0008581E">
      <w:pPr>
        <w:pStyle w:val="0DraftNormal"/>
        <w:rPr>
          <w:rFonts w:ascii="Montserrat" w:hAnsi="Montserrat"/>
          <w:spacing w:val="-1"/>
          <w:sz w:val="24"/>
        </w:rPr>
      </w:pPr>
      <w:r w:rsidRPr="00B3633A">
        <w:rPr>
          <w:rFonts w:ascii="Montserrat" w:hAnsi="Montserrat"/>
          <w:spacing w:val="-1"/>
          <w:sz w:val="24"/>
        </w:rPr>
        <w:t xml:space="preserve">A bid to stabilize the nexus. </w:t>
      </w:r>
    </w:p>
    <w:p w:rsidR="0008581E" w:rsidRPr="00B3633A" w:rsidRDefault="0008581E">
      <w:pPr>
        <w:pStyle w:val="0DraftNormal"/>
        <w:rPr>
          <w:rFonts w:ascii="Montserrat" w:hAnsi="Montserrat"/>
          <w:spacing w:val="-1"/>
          <w:sz w:val="24"/>
        </w:rPr>
      </w:pPr>
    </w:p>
    <w:p w:rsidR="0008581E" w:rsidRPr="00B3633A" w:rsidRDefault="0008581E">
      <w:pPr>
        <w:pStyle w:val="0DraftNormal"/>
        <w:rPr>
          <w:rFonts w:ascii="Montserrat" w:hAnsi="Montserrat"/>
          <w:spacing w:val="-1"/>
          <w:sz w:val="24"/>
        </w:rPr>
      </w:pPr>
      <w:r w:rsidRPr="00B3633A">
        <w:rPr>
          <w:rFonts w:ascii="Montserrat" w:hAnsi="Montserrat"/>
          <w:spacing w:val="-1"/>
          <w:sz w:val="24"/>
        </w:rPr>
        <w:t xml:space="preserve">In the course of her early involvement circumstances presented her with the opportunity to relate partially how she came to the nexus [and how she came to be what she was when we first confronted her]. </w:t>
      </w:r>
    </w:p>
    <w:p w:rsidR="0008581E" w:rsidRPr="00B3633A" w:rsidRDefault="0008581E">
      <w:pPr>
        <w:pStyle w:val="0DraftNormal"/>
        <w:rPr>
          <w:rFonts w:ascii="Montserrat" w:hAnsi="Montserrat"/>
          <w:spacing w:val="-1"/>
          <w:sz w:val="24"/>
        </w:rPr>
      </w:pPr>
    </w:p>
    <w:p w:rsidR="0008581E" w:rsidRPr="00B3633A" w:rsidRDefault="0008581E">
      <w:pPr>
        <w:pStyle w:val="0DraftNormal"/>
        <w:rPr>
          <w:rFonts w:ascii="Montserrat" w:hAnsi="Montserrat"/>
          <w:spacing w:val="-1"/>
          <w:sz w:val="24"/>
        </w:rPr>
      </w:pPr>
      <w:r w:rsidRPr="00B3633A">
        <w:rPr>
          <w:rFonts w:ascii="Montserrat" w:hAnsi="Montserrat"/>
          <w:spacing w:val="-1"/>
          <w:sz w:val="24"/>
        </w:rPr>
        <w:t xml:space="preserve">For her, to fall to kzeisza's trap and eden's designs would be to fall back into the loop of her own bootstrap. </w:t>
      </w:r>
    </w:p>
    <w:p w:rsidR="0008581E" w:rsidRPr="00B3633A" w:rsidRDefault="0008581E">
      <w:pPr>
        <w:pStyle w:val="0DraftNormal"/>
        <w:rPr>
          <w:rFonts w:ascii="Montserrat" w:hAnsi="Montserrat"/>
          <w:spacing w:val="-1"/>
          <w:sz w:val="24"/>
        </w:rPr>
      </w:pPr>
    </w:p>
    <w:p w:rsidR="0008581E" w:rsidRPr="00B3633A" w:rsidRDefault="0008581E">
      <w:pPr>
        <w:pStyle w:val="0DraftNormal"/>
        <w:rPr>
          <w:rFonts w:ascii="Montserrat" w:hAnsi="Montserrat"/>
          <w:spacing w:val="-1"/>
          <w:sz w:val="24"/>
        </w:rPr>
      </w:pPr>
      <w:r w:rsidRPr="00B3633A">
        <w:rPr>
          <w:rFonts w:ascii="Montserrat" w:hAnsi="Montserrat"/>
          <w:spacing w:val="-1"/>
          <w:sz w:val="24"/>
        </w:rPr>
        <w:t xml:space="preserve">The means by which she would fulfill eden's desire would destroy her. </w:t>
      </w:r>
    </w:p>
    <w:p w:rsidR="0008581E" w:rsidRPr="00B3633A" w:rsidRDefault="0008581E">
      <w:pPr>
        <w:pStyle w:val="0DraftNormal"/>
        <w:rPr>
          <w:rFonts w:ascii="Montserrat" w:hAnsi="Montserrat"/>
          <w:spacing w:val="-1"/>
          <w:sz w:val="24"/>
        </w:rPr>
      </w:pPr>
    </w:p>
    <w:p w:rsidR="0008581E" w:rsidRPr="00B3633A" w:rsidRDefault="0008581E">
      <w:pPr>
        <w:pStyle w:val="0DraftNormal"/>
        <w:rPr>
          <w:rFonts w:ascii="Montserrat" w:hAnsi="Montserrat"/>
          <w:spacing w:val="-1"/>
          <w:sz w:val="24"/>
        </w:rPr>
      </w:pPr>
      <w:r w:rsidRPr="00B3633A">
        <w:rPr>
          <w:rFonts w:ascii="Montserrat" w:hAnsi="Montserrat"/>
          <w:spacing w:val="-1"/>
          <w:sz w:val="24"/>
        </w:rPr>
        <w:t xml:space="preserve">Rather it did destroy her once before, depending on how you look at it. </w:t>
      </w:r>
    </w:p>
    <w:p w:rsidR="0008581E" w:rsidRPr="00B3633A" w:rsidRDefault="0008581E">
      <w:pPr>
        <w:pStyle w:val="0DraftNormal"/>
        <w:rPr>
          <w:rFonts w:ascii="Montserrat" w:hAnsi="Montserrat"/>
          <w:spacing w:val="-1"/>
          <w:sz w:val="24"/>
        </w:rPr>
      </w:pPr>
    </w:p>
    <w:p w:rsidR="0008581E" w:rsidRPr="00B3633A" w:rsidRDefault="0008581E">
      <w:pPr>
        <w:pStyle w:val="0DraftNormal"/>
        <w:rPr>
          <w:rFonts w:ascii="Montserrat" w:hAnsi="Montserrat"/>
          <w:spacing w:val="-1"/>
          <w:sz w:val="24"/>
        </w:rPr>
      </w:pPr>
      <w:r w:rsidRPr="00B3633A">
        <w:rPr>
          <w:rFonts w:ascii="Montserrat" w:hAnsi="Montserrat"/>
          <w:spacing w:val="-1"/>
          <w:sz w:val="24"/>
        </w:rPr>
        <w:t xml:space="preserve">The alternative to embracing eden ultimately forced her to either sell her soul to the unknown or assume the obligation of recreating herself—origin, and world. </w:t>
      </w:r>
    </w:p>
    <w:p w:rsidR="0008581E" w:rsidRPr="00B3633A" w:rsidRDefault="0008581E">
      <w:pPr>
        <w:pStyle w:val="0DraftNormal"/>
        <w:rPr>
          <w:rFonts w:ascii="Montserrat" w:hAnsi="Montserrat"/>
          <w:spacing w:val="-1"/>
          <w:sz w:val="24"/>
        </w:rPr>
      </w:pPr>
    </w:p>
    <w:p w:rsidR="0008581E" w:rsidRPr="00B3633A" w:rsidRDefault="0008581E">
      <w:pPr>
        <w:pStyle w:val="0DraftNormal"/>
        <w:rPr>
          <w:rFonts w:ascii="Montserrat" w:hAnsi="Montserrat"/>
          <w:spacing w:val="-1"/>
          <w:sz w:val="24"/>
        </w:rPr>
      </w:pPr>
      <w:r w:rsidRPr="00B3633A">
        <w:rPr>
          <w:rFonts w:ascii="Montserrat" w:hAnsi="Montserrat"/>
          <w:spacing w:val="-1"/>
          <w:sz w:val="24"/>
        </w:rPr>
        <w:t xml:space="preserve">It was in her best interest for her to escape the loop of kzeisza's trap—if she could manage to find a way to fulfill the promise for which she existed. </w:t>
      </w:r>
    </w:p>
    <w:p w:rsidR="0008581E" w:rsidRPr="00B3633A" w:rsidRDefault="0008581E">
      <w:pPr>
        <w:pStyle w:val="0DraftNormal"/>
        <w:rPr>
          <w:rFonts w:ascii="Montserrat" w:hAnsi="Montserrat"/>
          <w:spacing w:val="-1"/>
          <w:sz w:val="24"/>
        </w:rPr>
      </w:pPr>
    </w:p>
    <w:p w:rsidR="0008581E" w:rsidRPr="00B3633A" w:rsidRDefault="0008581E">
      <w:pPr>
        <w:pStyle w:val="0DraftNormal"/>
        <w:rPr>
          <w:rFonts w:ascii="Montserrat" w:hAnsi="Montserrat"/>
          <w:spacing w:val="-1"/>
          <w:sz w:val="24"/>
        </w:rPr>
      </w:pPr>
      <w:r w:rsidRPr="00B3633A">
        <w:rPr>
          <w:rFonts w:ascii="Montserrat" w:hAnsi="Montserrat"/>
          <w:spacing w:val="-1"/>
          <w:sz w:val="24"/>
        </w:rPr>
        <w:t xml:space="preserve">This conundrum was essentially the apex of this book. </w:t>
      </w:r>
    </w:p>
    <w:p w:rsidR="0008581E" w:rsidRPr="00B3633A" w:rsidRDefault="0008581E">
      <w:pPr>
        <w:pStyle w:val="0DraftNormal"/>
        <w:rPr>
          <w:rFonts w:ascii="Montserrat" w:hAnsi="Montserrat"/>
          <w:spacing w:val="-1"/>
          <w:sz w:val="24"/>
        </w:rPr>
      </w:pPr>
    </w:p>
    <w:p w:rsidR="0008581E" w:rsidRPr="00B3633A" w:rsidRDefault="0008581E">
      <w:pPr>
        <w:pStyle w:val="0DraftNormal"/>
        <w:rPr>
          <w:rFonts w:ascii="Montserrat" w:hAnsi="Montserrat"/>
          <w:spacing w:val="-1"/>
          <w:sz w:val="24"/>
        </w:rPr>
      </w:pPr>
      <w:r w:rsidRPr="00B3633A">
        <w:rPr>
          <w:rFonts w:ascii="Montserrat" w:hAnsi="Montserrat"/>
          <w:spacing w:val="-1"/>
          <w:sz w:val="24"/>
        </w:rPr>
        <w:t xml:space="preserve">Escaping this, however, required that she override her instinctive self at the crucial moment. </w:t>
      </w:r>
    </w:p>
    <w:p w:rsidR="0008581E" w:rsidRPr="00B3633A" w:rsidRDefault="0008581E">
      <w:pPr>
        <w:pStyle w:val="0DraftNormal"/>
        <w:rPr>
          <w:rFonts w:ascii="Montserrat" w:hAnsi="Montserrat"/>
          <w:spacing w:val="-1"/>
          <w:sz w:val="24"/>
        </w:rPr>
      </w:pPr>
    </w:p>
    <w:p w:rsidR="0008581E" w:rsidRPr="00B3633A" w:rsidRDefault="0008581E">
      <w:pPr>
        <w:pStyle w:val="0DraftNormal"/>
        <w:rPr>
          <w:rFonts w:ascii="Montserrat" w:hAnsi="Montserrat"/>
          <w:spacing w:val="-1"/>
          <w:sz w:val="24"/>
        </w:rPr>
      </w:pPr>
      <w:r w:rsidRPr="00B3633A">
        <w:rPr>
          <w:rFonts w:ascii="Montserrat" w:hAnsi="Montserrat"/>
          <w:spacing w:val="-1"/>
          <w:sz w:val="24"/>
        </w:rPr>
        <w:br w:type="page"/>
        <w:t xml:space="preserve">The business of the aegis project could be set to the side while av played part participant, part outsider and observer. </w:t>
      </w:r>
    </w:p>
    <w:p w:rsidR="0008581E" w:rsidRPr="00B3633A" w:rsidRDefault="0008581E">
      <w:pPr>
        <w:pStyle w:val="0DraftNormal"/>
        <w:rPr>
          <w:rFonts w:ascii="Montserrat" w:hAnsi="Montserrat"/>
          <w:spacing w:val="-1"/>
          <w:sz w:val="24"/>
        </w:rPr>
      </w:pPr>
    </w:p>
    <w:p w:rsidR="0008581E" w:rsidRPr="00B3633A" w:rsidRDefault="0008581E">
      <w:pPr>
        <w:pStyle w:val="0DraftNormal"/>
        <w:rPr>
          <w:rFonts w:ascii="Montserrat" w:hAnsi="Montserrat"/>
          <w:spacing w:val="-1"/>
          <w:sz w:val="24"/>
        </w:rPr>
      </w:pPr>
      <w:r w:rsidRPr="00B3633A">
        <w:rPr>
          <w:rFonts w:ascii="Montserrat" w:hAnsi="Montserrat"/>
          <w:spacing w:val="-1"/>
          <w:sz w:val="24"/>
        </w:rPr>
        <w:t xml:space="preserve">The early part of the work was devoted to figuring out as much as possible about the nexus itself and what they could find at hand within it. </w:t>
      </w:r>
    </w:p>
    <w:p w:rsidR="0008581E" w:rsidRPr="00B3633A" w:rsidRDefault="0008581E">
      <w:pPr>
        <w:pStyle w:val="0DraftNormal"/>
        <w:rPr>
          <w:rFonts w:ascii="Montserrat" w:hAnsi="Montserrat"/>
          <w:spacing w:val="-1"/>
          <w:sz w:val="24"/>
        </w:rPr>
      </w:pPr>
    </w:p>
    <w:p w:rsidR="0008581E" w:rsidRPr="00B3633A" w:rsidRDefault="0008581E">
      <w:pPr>
        <w:pStyle w:val="0DraftNormal"/>
        <w:rPr>
          <w:rFonts w:ascii="Montserrat" w:hAnsi="Montserrat"/>
          <w:spacing w:val="-1"/>
          <w:sz w:val="24"/>
        </w:rPr>
      </w:pPr>
      <w:r w:rsidRPr="00B3633A">
        <w:rPr>
          <w:rFonts w:ascii="Montserrat" w:hAnsi="Montserrat"/>
          <w:spacing w:val="-1"/>
          <w:sz w:val="24"/>
        </w:rPr>
        <w:t xml:space="preserve">An effective device was to follow av's deaths. </w:t>
      </w:r>
    </w:p>
    <w:p w:rsidR="0008581E" w:rsidRPr="00B3633A" w:rsidRDefault="0008581E">
      <w:pPr>
        <w:pStyle w:val="0DraftNormal"/>
        <w:rPr>
          <w:rFonts w:ascii="Montserrat" w:hAnsi="Montserrat"/>
          <w:spacing w:val="-1"/>
          <w:sz w:val="24"/>
        </w:rPr>
      </w:pPr>
    </w:p>
    <w:p w:rsidR="0008581E" w:rsidRPr="00B3633A" w:rsidRDefault="0008581E">
      <w:pPr>
        <w:pStyle w:val="0DraftNormal"/>
        <w:rPr>
          <w:rFonts w:ascii="Montserrat" w:hAnsi="Montserrat"/>
          <w:spacing w:val="-1"/>
          <w:sz w:val="24"/>
        </w:rPr>
      </w:pPr>
      <w:r w:rsidRPr="00B3633A">
        <w:rPr>
          <w:rFonts w:ascii="Montserrat" w:hAnsi="Montserrat"/>
          <w:spacing w:val="-1"/>
          <w:sz w:val="24"/>
        </w:rPr>
        <w:t>Influences</w:t>
      </w:r>
    </w:p>
    <w:p w:rsidR="0008581E" w:rsidRPr="00B3633A" w:rsidRDefault="0008581E">
      <w:pPr>
        <w:pStyle w:val="0DraftNormal"/>
        <w:rPr>
          <w:rFonts w:ascii="Montserrat" w:hAnsi="Montserrat"/>
          <w:spacing w:val="-1"/>
          <w:sz w:val="24"/>
        </w:rPr>
      </w:pPr>
    </w:p>
    <w:p w:rsidR="0008581E" w:rsidRPr="00B3633A" w:rsidRDefault="0008581E">
      <w:pPr>
        <w:pStyle w:val="0DraftNormal"/>
        <w:rPr>
          <w:rFonts w:ascii="Montserrat" w:hAnsi="Montserrat"/>
          <w:spacing w:val="-1"/>
          <w:sz w:val="24"/>
        </w:rPr>
      </w:pPr>
      <w:r w:rsidRPr="00B3633A">
        <w:rPr>
          <w:rFonts w:ascii="Montserrat" w:hAnsi="Montserrat"/>
          <w:spacing w:val="-1"/>
          <w:sz w:val="24"/>
        </w:rPr>
        <w:t xml:space="preserve">opening and unfolding. </w:t>
      </w:r>
    </w:p>
    <w:p w:rsidR="0008581E" w:rsidRPr="00B3633A" w:rsidRDefault="0008581E">
      <w:pPr>
        <w:pStyle w:val="0DraftNormal"/>
        <w:rPr>
          <w:rFonts w:ascii="Montserrat" w:hAnsi="Montserrat"/>
          <w:spacing w:val="-1"/>
          <w:sz w:val="24"/>
        </w:rPr>
      </w:pPr>
    </w:p>
    <w:p w:rsidR="0008581E" w:rsidRPr="00B3633A" w:rsidRDefault="0008581E">
      <w:pPr>
        <w:pStyle w:val="0DraftNormal"/>
        <w:rPr>
          <w:rFonts w:ascii="Montserrat" w:hAnsi="Montserrat"/>
          <w:spacing w:val="-1"/>
          <w:sz w:val="24"/>
        </w:rPr>
      </w:pPr>
      <w:r w:rsidRPr="00B3633A">
        <w:rPr>
          <w:rFonts w:ascii="Montserrat" w:hAnsi="Montserrat"/>
          <w:spacing w:val="-1"/>
          <w:sz w:val="24"/>
        </w:rPr>
        <w:t xml:space="preserve">Av had to enter vancouver and kzeisza's influence. </w:t>
      </w:r>
    </w:p>
    <w:p w:rsidR="0008581E" w:rsidRPr="00B3633A" w:rsidRDefault="0008581E">
      <w:pPr>
        <w:pStyle w:val="0DraftNormal"/>
        <w:rPr>
          <w:rFonts w:ascii="Montserrat" w:hAnsi="Montserrat"/>
          <w:spacing w:val="-1"/>
          <w:sz w:val="24"/>
        </w:rPr>
      </w:pPr>
    </w:p>
    <w:p w:rsidR="0008581E" w:rsidRPr="00B3633A" w:rsidRDefault="0008581E">
      <w:pPr>
        <w:pStyle w:val="0DraftNormal"/>
        <w:rPr>
          <w:rFonts w:ascii="Montserrat" w:hAnsi="Montserrat"/>
          <w:spacing w:val="-1"/>
          <w:sz w:val="24"/>
        </w:rPr>
      </w:pPr>
      <w:r w:rsidRPr="00B3633A">
        <w:rPr>
          <w:rFonts w:ascii="Montserrat" w:hAnsi="Montserrat"/>
          <w:spacing w:val="-1"/>
          <w:sz w:val="24"/>
        </w:rPr>
        <w:t xml:space="preserve">The beginning needed to work with the given unknown to draw things in and past the initial paradox. </w:t>
      </w:r>
    </w:p>
    <w:p w:rsidR="0008581E" w:rsidRPr="00B3633A" w:rsidRDefault="0008581E">
      <w:pPr>
        <w:pStyle w:val="0DraftNormal"/>
        <w:rPr>
          <w:rFonts w:ascii="Montserrat" w:hAnsi="Montserrat"/>
          <w:spacing w:val="-1"/>
          <w:sz w:val="24"/>
        </w:rPr>
      </w:pPr>
    </w:p>
    <w:p w:rsidR="0008581E" w:rsidRPr="00B3633A" w:rsidRDefault="0008581E">
      <w:pPr>
        <w:pStyle w:val="0DraftNormal"/>
        <w:rPr>
          <w:rFonts w:ascii="Montserrat" w:hAnsi="Montserrat"/>
          <w:spacing w:val="-1"/>
          <w:sz w:val="24"/>
        </w:rPr>
      </w:pPr>
      <w:r w:rsidRPr="00B3633A">
        <w:rPr>
          <w:rFonts w:ascii="Montserrat" w:hAnsi="Montserrat"/>
          <w:spacing w:val="-1"/>
          <w:sz w:val="24"/>
        </w:rPr>
        <w:t xml:space="preserve">Av was an outsider, and if not for her curiosity she would have preferred to avoid involvement. </w:t>
      </w:r>
    </w:p>
    <w:p w:rsidR="0008581E" w:rsidRPr="00B3633A" w:rsidRDefault="0008581E">
      <w:pPr>
        <w:pStyle w:val="0DraftNormal"/>
        <w:rPr>
          <w:rFonts w:ascii="Montserrat" w:hAnsi="Montserrat"/>
          <w:spacing w:val="-1"/>
          <w:sz w:val="24"/>
        </w:rPr>
      </w:pPr>
    </w:p>
    <w:p w:rsidR="0008581E" w:rsidRPr="00B3633A" w:rsidRDefault="0008581E">
      <w:pPr>
        <w:pStyle w:val="0DraftNormal"/>
        <w:rPr>
          <w:rFonts w:ascii="Montserrat" w:hAnsi="Montserrat"/>
          <w:spacing w:val="-1"/>
          <w:sz w:val="24"/>
        </w:rPr>
      </w:pPr>
      <w:r w:rsidRPr="00B3633A">
        <w:rPr>
          <w:rFonts w:ascii="Montserrat" w:hAnsi="Montserrat"/>
          <w:spacing w:val="-1"/>
          <w:sz w:val="24"/>
        </w:rPr>
        <w:t xml:space="preserve">Because av did manage to get tripped into a confrontation, she came to the attention of local powers and a quick scramble ensued while each tried to get hold of her. </w:t>
      </w:r>
    </w:p>
    <w:p w:rsidR="0008581E" w:rsidRPr="00B3633A" w:rsidRDefault="0008581E">
      <w:pPr>
        <w:pStyle w:val="0DraftNormal"/>
        <w:rPr>
          <w:rFonts w:ascii="Montserrat" w:hAnsi="Montserrat"/>
          <w:spacing w:val="-1"/>
          <w:sz w:val="24"/>
        </w:rPr>
      </w:pPr>
    </w:p>
    <w:p w:rsidR="0008581E" w:rsidRPr="00B3633A" w:rsidRDefault="0008581E">
      <w:pPr>
        <w:pStyle w:val="0DraftNormal"/>
        <w:rPr>
          <w:rFonts w:ascii="Montserrat" w:hAnsi="Montserrat"/>
          <w:spacing w:val="-1"/>
          <w:sz w:val="24"/>
        </w:rPr>
      </w:pPr>
      <w:r w:rsidRPr="00B3633A">
        <w:rPr>
          <w:rFonts w:ascii="Montserrat" w:hAnsi="Montserrat"/>
          <w:spacing w:val="-1"/>
          <w:sz w:val="24"/>
        </w:rPr>
        <w:t xml:space="preserve">Av was revealed through repeated testing of her shift based invulnerability, beginning here where she suffered a mortal wound. </w:t>
      </w:r>
    </w:p>
    <w:p w:rsidR="0008581E" w:rsidRPr="00B3633A" w:rsidRDefault="0008581E">
      <w:pPr>
        <w:pStyle w:val="0DraftNormal"/>
        <w:rPr>
          <w:rFonts w:ascii="Montserrat" w:hAnsi="Montserrat"/>
          <w:spacing w:val="-1"/>
          <w:sz w:val="24"/>
        </w:rPr>
      </w:pPr>
    </w:p>
    <w:p w:rsidR="0008581E" w:rsidRPr="00B3633A" w:rsidRDefault="0008581E">
      <w:pPr>
        <w:pStyle w:val="0DraftNormal"/>
        <w:rPr>
          <w:rFonts w:ascii="Montserrat" w:hAnsi="Montserrat"/>
          <w:spacing w:val="-1"/>
          <w:sz w:val="24"/>
        </w:rPr>
      </w:pPr>
      <w:r w:rsidRPr="00B3633A">
        <w:rPr>
          <w:rFonts w:ascii="Montserrat" w:hAnsi="Montserrat"/>
          <w:spacing w:val="-1"/>
          <w:sz w:val="24"/>
        </w:rPr>
        <w:t xml:space="preserve">Kzeisza acquired av and sicced Athenasia (Asia) on her. </w:t>
      </w:r>
    </w:p>
    <w:p w:rsidR="0008581E" w:rsidRPr="00B3633A" w:rsidRDefault="0008581E">
      <w:pPr>
        <w:pStyle w:val="0DraftNormal"/>
        <w:rPr>
          <w:rFonts w:ascii="Montserrat" w:hAnsi="Montserrat"/>
          <w:spacing w:val="-1"/>
          <w:sz w:val="24"/>
        </w:rPr>
      </w:pPr>
    </w:p>
    <w:p w:rsidR="0008581E" w:rsidRPr="00B3633A" w:rsidRDefault="0008581E">
      <w:pPr>
        <w:pStyle w:val="0DraftNormal"/>
        <w:rPr>
          <w:rFonts w:ascii="Montserrat" w:hAnsi="Montserrat"/>
          <w:spacing w:val="-1"/>
          <w:sz w:val="24"/>
        </w:rPr>
      </w:pPr>
      <w:r w:rsidRPr="00B3633A">
        <w:rPr>
          <w:rFonts w:ascii="Montserrat" w:hAnsi="Montserrat"/>
          <w:spacing w:val="-1"/>
          <w:sz w:val="24"/>
        </w:rPr>
        <w:t xml:space="preserve">Inexplicably pushed, av confided in sri; and came under kzeisza's control. </w:t>
      </w:r>
    </w:p>
    <w:p w:rsidR="0008581E" w:rsidRPr="00B3633A" w:rsidRDefault="0008581E">
      <w:pPr>
        <w:pStyle w:val="0DraftNormal"/>
        <w:rPr>
          <w:rFonts w:ascii="Montserrat" w:hAnsi="Montserrat"/>
          <w:spacing w:val="-1"/>
          <w:sz w:val="24"/>
        </w:rPr>
      </w:pPr>
    </w:p>
    <w:p w:rsidR="0008581E" w:rsidRPr="00B3633A" w:rsidRDefault="0008581E">
      <w:pPr>
        <w:pStyle w:val="0DraftNormal"/>
        <w:rPr>
          <w:rFonts w:ascii="Montserrat" w:hAnsi="Montserrat"/>
          <w:spacing w:val="-1"/>
          <w:sz w:val="24"/>
        </w:rPr>
      </w:pPr>
      <w:r w:rsidRPr="00B3633A">
        <w:rPr>
          <w:rFonts w:ascii="Montserrat" w:hAnsi="Montserrat"/>
          <w:spacing w:val="-1"/>
          <w:sz w:val="24"/>
        </w:rPr>
        <w:t xml:space="preserve">Athenasia was assigned to be av's roommate and guide—with the job of determining av's potential. </w:t>
      </w:r>
    </w:p>
    <w:p w:rsidR="0008581E" w:rsidRPr="00B3633A" w:rsidRDefault="0008581E">
      <w:pPr>
        <w:pStyle w:val="0DraftNormal"/>
        <w:rPr>
          <w:rFonts w:ascii="Montserrat" w:hAnsi="Montserrat"/>
          <w:spacing w:val="-1"/>
          <w:sz w:val="24"/>
        </w:rPr>
      </w:pPr>
    </w:p>
    <w:p w:rsidR="0008581E" w:rsidRPr="00B3633A" w:rsidRDefault="0008581E">
      <w:pPr>
        <w:pStyle w:val="0DraftNormal"/>
        <w:rPr>
          <w:rFonts w:ascii="Montserrat" w:hAnsi="Montserrat"/>
          <w:spacing w:val="-1"/>
          <w:sz w:val="24"/>
        </w:rPr>
      </w:pPr>
      <w:r w:rsidRPr="00B3633A">
        <w:rPr>
          <w:rFonts w:ascii="Montserrat" w:hAnsi="Montserrat"/>
          <w:spacing w:val="-1"/>
          <w:sz w:val="24"/>
        </w:rPr>
        <w:t xml:space="preserve">Av was also probed by many others with an interest. </w:t>
      </w:r>
    </w:p>
    <w:p w:rsidR="0008581E" w:rsidRPr="00B3633A" w:rsidRDefault="0008581E">
      <w:pPr>
        <w:pStyle w:val="0DraftNormal"/>
        <w:rPr>
          <w:rFonts w:ascii="Montserrat" w:hAnsi="Montserrat"/>
          <w:spacing w:val="-1"/>
          <w:sz w:val="24"/>
        </w:rPr>
      </w:pPr>
    </w:p>
    <w:p w:rsidR="0008581E" w:rsidRPr="00B3633A" w:rsidRDefault="0008581E">
      <w:pPr>
        <w:pStyle w:val="0DraftNormal"/>
        <w:rPr>
          <w:rFonts w:ascii="Montserrat" w:hAnsi="Montserrat"/>
          <w:spacing w:val="-1"/>
          <w:sz w:val="24"/>
        </w:rPr>
      </w:pPr>
      <w:r w:rsidRPr="00B3633A">
        <w:rPr>
          <w:rFonts w:ascii="Montserrat" w:hAnsi="Montserrat"/>
          <w:spacing w:val="-1"/>
          <w:sz w:val="24"/>
        </w:rPr>
        <w:t xml:space="preserve">Av did the establishing mental fencing with kzeisza, and to a second degree with Athenasia (Asia). </w:t>
      </w:r>
    </w:p>
    <w:p w:rsidR="0008581E" w:rsidRPr="00B3633A" w:rsidRDefault="0008581E">
      <w:pPr>
        <w:pStyle w:val="0DraftNormal"/>
        <w:rPr>
          <w:rFonts w:ascii="Montserrat" w:hAnsi="Montserrat"/>
          <w:spacing w:val="-1"/>
          <w:sz w:val="24"/>
        </w:rPr>
      </w:pPr>
    </w:p>
    <w:p w:rsidR="0008581E" w:rsidRPr="00B3633A" w:rsidRDefault="0008581E">
      <w:pPr>
        <w:pStyle w:val="0DraftNormal"/>
        <w:rPr>
          <w:rFonts w:ascii="Montserrat" w:hAnsi="Montserrat"/>
          <w:spacing w:val="-1"/>
          <w:sz w:val="24"/>
        </w:rPr>
      </w:pPr>
      <w:r w:rsidRPr="00B3633A">
        <w:rPr>
          <w:rFonts w:ascii="Montserrat" w:hAnsi="Montserrat"/>
          <w:spacing w:val="-1"/>
          <w:sz w:val="24"/>
        </w:rPr>
        <w:t xml:space="preserve">Av made the acquaintance of rook [soon to be her assassin], and kevin zhan, who instantly became her ally. </w:t>
      </w:r>
    </w:p>
    <w:p w:rsidR="0008581E" w:rsidRPr="00B3633A" w:rsidRDefault="0008581E">
      <w:pPr>
        <w:pStyle w:val="0DraftNormal"/>
        <w:rPr>
          <w:rFonts w:ascii="Montserrat" w:hAnsi="Montserrat"/>
          <w:spacing w:val="-1"/>
          <w:sz w:val="24"/>
        </w:rPr>
      </w:pPr>
    </w:p>
    <w:p w:rsidR="0008581E" w:rsidRPr="00B3633A" w:rsidRDefault="0008581E">
      <w:pPr>
        <w:pStyle w:val="0DraftNormal"/>
        <w:rPr>
          <w:rFonts w:ascii="Montserrat" w:hAnsi="Montserrat"/>
          <w:spacing w:val="-1"/>
          <w:sz w:val="24"/>
        </w:rPr>
      </w:pPr>
      <w:r w:rsidRPr="00B3633A">
        <w:rPr>
          <w:rFonts w:ascii="Montserrat" w:hAnsi="Montserrat"/>
          <w:spacing w:val="-1"/>
          <w:sz w:val="24"/>
        </w:rPr>
        <w:t xml:space="preserve">Av, not pleased at being acquired, tried to convince sri of the dangers of the nexus. </w:t>
      </w:r>
    </w:p>
    <w:p w:rsidR="0008581E" w:rsidRPr="00B3633A" w:rsidRDefault="0008581E">
      <w:pPr>
        <w:pStyle w:val="0DraftNormal"/>
        <w:rPr>
          <w:rFonts w:ascii="Montserrat" w:hAnsi="Montserrat"/>
          <w:spacing w:val="-1"/>
          <w:sz w:val="24"/>
        </w:rPr>
      </w:pPr>
    </w:p>
    <w:p w:rsidR="0008581E" w:rsidRPr="00B3633A" w:rsidRDefault="0008581E">
      <w:pPr>
        <w:pStyle w:val="0DraftNormal"/>
        <w:rPr>
          <w:rFonts w:ascii="Montserrat" w:hAnsi="Montserrat"/>
          <w:spacing w:val="-1"/>
          <w:sz w:val="24"/>
        </w:rPr>
      </w:pPr>
      <w:r w:rsidRPr="00B3633A">
        <w:rPr>
          <w:rFonts w:ascii="Montserrat" w:hAnsi="Montserrat"/>
          <w:spacing w:val="-1"/>
          <w:sz w:val="24"/>
        </w:rPr>
        <w:t xml:space="preserve">She demanded action threatening to leave otherwise. </w:t>
      </w:r>
    </w:p>
    <w:p w:rsidR="0008581E" w:rsidRPr="00B3633A" w:rsidRDefault="0008581E">
      <w:pPr>
        <w:pStyle w:val="0DraftNormal"/>
        <w:rPr>
          <w:rFonts w:ascii="Montserrat" w:hAnsi="Montserrat"/>
          <w:spacing w:val="-1"/>
          <w:sz w:val="24"/>
        </w:rPr>
      </w:pPr>
    </w:p>
    <w:p w:rsidR="0008581E" w:rsidRPr="00B3633A" w:rsidRDefault="0008581E">
      <w:pPr>
        <w:pStyle w:val="0DraftNormal"/>
        <w:rPr>
          <w:rFonts w:ascii="Montserrat" w:hAnsi="Montserrat"/>
          <w:spacing w:val="-1"/>
          <w:sz w:val="24"/>
        </w:rPr>
      </w:pPr>
      <w:r w:rsidRPr="00B3633A">
        <w:rPr>
          <w:rFonts w:ascii="Montserrat" w:hAnsi="Montserrat"/>
          <w:spacing w:val="-1"/>
          <w:sz w:val="24"/>
        </w:rPr>
        <w:t xml:space="preserve">In getting a response, she also was encumbered with the responsibility of defining and initiating that action. </w:t>
      </w:r>
    </w:p>
    <w:p w:rsidR="0008581E" w:rsidRPr="00B3633A" w:rsidRDefault="0008581E">
      <w:pPr>
        <w:pStyle w:val="0DraftNormal"/>
        <w:rPr>
          <w:rFonts w:ascii="Montserrat" w:hAnsi="Montserrat"/>
          <w:spacing w:val="-1"/>
          <w:sz w:val="24"/>
        </w:rPr>
      </w:pPr>
    </w:p>
    <w:p w:rsidR="0008581E" w:rsidRPr="00B3633A" w:rsidRDefault="0008581E">
      <w:pPr>
        <w:pStyle w:val="0DraftNormal"/>
        <w:rPr>
          <w:rFonts w:ascii="Montserrat" w:hAnsi="Montserrat"/>
          <w:spacing w:val="-1"/>
          <w:sz w:val="24"/>
        </w:rPr>
      </w:pPr>
      <w:r w:rsidRPr="00B3633A">
        <w:rPr>
          <w:rFonts w:ascii="Montserrat" w:hAnsi="Montserrat"/>
          <w:spacing w:val="-1"/>
          <w:sz w:val="24"/>
        </w:rPr>
        <w:t xml:space="preserve">As a result, kzeisza's opponents noticed av's appearance and lAsiaed out at her expecting to wound kzeisza. </w:t>
      </w:r>
    </w:p>
    <w:p w:rsidR="0008581E" w:rsidRPr="00B3633A" w:rsidRDefault="0008581E">
      <w:pPr>
        <w:pStyle w:val="0DraftNormal"/>
        <w:rPr>
          <w:rFonts w:ascii="Montserrat" w:hAnsi="Montserrat"/>
          <w:spacing w:val="-1"/>
          <w:sz w:val="24"/>
        </w:rPr>
      </w:pPr>
    </w:p>
    <w:p w:rsidR="0008581E" w:rsidRPr="00B3633A" w:rsidRDefault="0008581E">
      <w:pPr>
        <w:pStyle w:val="0DraftNormal"/>
        <w:rPr>
          <w:rFonts w:ascii="Montserrat" w:hAnsi="Montserrat"/>
          <w:spacing w:val="-1"/>
          <w:sz w:val="24"/>
        </w:rPr>
      </w:pPr>
      <w:r w:rsidRPr="00B3633A">
        <w:rPr>
          <w:rFonts w:ascii="Montserrat" w:hAnsi="Montserrat"/>
          <w:spacing w:val="-1"/>
          <w:sz w:val="24"/>
        </w:rPr>
        <w:t xml:space="preserve">She provided fuel for their fire by bringing in the influences of the nexus in the guise of the paf. </w:t>
      </w:r>
    </w:p>
    <w:p w:rsidR="0008581E" w:rsidRPr="00B3633A" w:rsidRDefault="0008581E">
      <w:pPr>
        <w:pStyle w:val="0DraftNormal"/>
        <w:rPr>
          <w:rFonts w:ascii="Montserrat" w:hAnsi="Montserrat"/>
          <w:spacing w:val="-1"/>
          <w:sz w:val="24"/>
        </w:rPr>
      </w:pPr>
    </w:p>
    <w:p w:rsidR="0008581E" w:rsidRPr="00B3633A" w:rsidRDefault="0008581E">
      <w:pPr>
        <w:pStyle w:val="0DraftNormal"/>
        <w:rPr>
          <w:rFonts w:ascii="Montserrat" w:hAnsi="Montserrat"/>
          <w:spacing w:val="-1"/>
          <w:sz w:val="24"/>
        </w:rPr>
      </w:pPr>
      <w:r w:rsidRPr="00B3633A">
        <w:rPr>
          <w:rFonts w:ascii="Montserrat" w:hAnsi="Montserrat"/>
          <w:spacing w:val="-1"/>
          <w:sz w:val="24"/>
        </w:rPr>
        <w:t xml:space="preserve">This thread held together all of the technical and tactical influence. </w:t>
      </w:r>
    </w:p>
    <w:p w:rsidR="0008581E" w:rsidRPr="00B3633A" w:rsidRDefault="0008581E">
      <w:pPr>
        <w:pStyle w:val="0DraftNormal"/>
        <w:rPr>
          <w:rFonts w:ascii="Montserrat" w:hAnsi="Montserrat"/>
          <w:spacing w:val="-1"/>
          <w:sz w:val="24"/>
        </w:rPr>
      </w:pPr>
    </w:p>
    <w:p w:rsidR="0008581E" w:rsidRPr="00B3633A" w:rsidRDefault="0008581E">
      <w:pPr>
        <w:pStyle w:val="0DraftNormal"/>
        <w:rPr>
          <w:rFonts w:ascii="Montserrat" w:hAnsi="Montserrat"/>
          <w:spacing w:val="-1"/>
          <w:sz w:val="24"/>
        </w:rPr>
      </w:pPr>
      <w:r w:rsidRPr="00B3633A">
        <w:rPr>
          <w:rFonts w:ascii="Montserrat" w:hAnsi="Montserrat"/>
          <w:spacing w:val="-1"/>
          <w:sz w:val="24"/>
        </w:rPr>
        <w:t xml:space="preserve">This was a military with which av could take refuge—for a price, of course. </w:t>
      </w:r>
    </w:p>
    <w:p w:rsidR="0008581E" w:rsidRPr="00B3633A" w:rsidRDefault="0008581E">
      <w:pPr>
        <w:pStyle w:val="0DraftNormal"/>
        <w:rPr>
          <w:rFonts w:ascii="Montserrat" w:hAnsi="Montserrat"/>
          <w:spacing w:val="-1"/>
          <w:sz w:val="24"/>
        </w:rPr>
      </w:pPr>
    </w:p>
    <w:p w:rsidR="0008581E" w:rsidRPr="00B3633A" w:rsidRDefault="0008581E">
      <w:pPr>
        <w:pStyle w:val="0DraftNormal"/>
        <w:rPr>
          <w:rFonts w:ascii="Montserrat" w:hAnsi="Montserrat"/>
          <w:spacing w:val="-1"/>
          <w:sz w:val="24"/>
        </w:rPr>
      </w:pPr>
      <w:r w:rsidRPr="00B3633A">
        <w:rPr>
          <w:rFonts w:ascii="Montserrat" w:hAnsi="Montserrat"/>
          <w:spacing w:val="-1"/>
          <w:sz w:val="24"/>
        </w:rPr>
        <w:t xml:space="preserve">With this, other threads for revealing av opened up. </w:t>
      </w:r>
    </w:p>
    <w:p w:rsidR="0008581E" w:rsidRPr="00B3633A" w:rsidRDefault="0008581E">
      <w:pPr>
        <w:pStyle w:val="0DraftNormal"/>
        <w:rPr>
          <w:rFonts w:ascii="Montserrat" w:hAnsi="Montserrat"/>
          <w:spacing w:val="-1"/>
          <w:sz w:val="24"/>
        </w:rPr>
      </w:pPr>
    </w:p>
    <w:p w:rsidR="0008581E" w:rsidRPr="00B3633A" w:rsidRDefault="0008581E">
      <w:pPr>
        <w:pStyle w:val="0DraftNormal"/>
        <w:rPr>
          <w:rFonts w:ascii="Montserrat" w:hAnsi="Montserrat"/>
          <w:spacing w:val="-1"/>
          <w:sz w:val="24"/>
        </w:rPr>
      </w:pPr>
      <w:r w:rsidRPr="00B3633A">
        <w:rPr>
          <w:rFonts w:ascii="Montserrat" w:hAnsi="Montserrat"/>
          <w:spacing w:val="-1"/>
          <w:sz w:val="24"/>
        </w:rPr>
        <w:t xml:space="preserve">The complications were largely attributed to the fragmented nature of vancouver powers. </w:t>
      </w:r>
    </w:p>
    <w:p w:rsidR="0008581E" w:rsidRPr="00B3633A" w:rsidRDefault="0008581E">
      <w:pPr>
        <w:pStyle w:val="0DraftNormal"/>
        <w:rPr>
          <w:rFonts w:ascii="Montserrat" w:hAnsi="Montserrat"/>
          <w:spacing w:val="-1"/>
          <w:sz w:val="24"/>
        </w:rPr>
      </w:pPr>
    </w:p>
    <w:p w:rsidR="0008581E" w:rsidRPr="00B3633A" w:rsidRDefault="0008581E">
      <w:pPr>
        <w:pStyle w:val="0DraftNormal"/>
        <w:rPr>
          <w:rFonts w:ascii="Montserrat" w:hAnsi="Montserrat"/>
          <w:spacing w:val="-1"/>
          <w:sz w:val="24"/>
        </w:rPr>
      </w:pPr>
      <w:r w:rsidRPr="00B3633A">
        <w:rPr>
          <w:rFonts w:ascii="Montserrat" w:hAnsi="Montserrat"/>
          <w:spacing w:val="-1"/>
          <w:sz w:val="24"/>
        </w:rPr>
        <w:t xml:space="preserve">To wit, these were the powers that were involved either though agreement or opposition: sri, the paf, ao, nls, the unnamed and uncounted splinter groups of marauders, the divine entities of mystery, fate, the devourer, the unspeakable, the muses of xanadau, and various individuals of power. </w:t>
      </w:r>
    </w:p>
    <w:p w:rsidR="0008581E" w:rsidRPr="00B3633A" w:rsidRDefault="0008581E">
      <w:pPr>
        <w:pStyle w:val="0DraftNormal"/>
        <w:rPr>
          <w:rFonts w:ascii="Montserrat" w:hAnsi="Montserrat"/>
          <w:spacing w:val="-1"/>
          <w:sz w:val="24"/>
        </w:rPr>
      </w:pPr>
    </w:p>
    <w:p w:rsidR="0008581E" w:rsidRPr="00B3633A" w:rsidRDefault="0008581E">
      <w:pPr>
        <w:pStyle w:val="0DraftNormal"/>
        <w:rPr>
          <w:rFonts w:ascii="Montserrat" w:hAnsi="Montserrat"/>
          <w:spacing w:val="-1"/>
          <w:sz w:val="24"/>
        </w:rPr>
      </w:pPr>
      <w:r w:rsidRPr="00B3633A">
        <w:rPr>
          <w:rFonts w:ascii="Montserrat" w:hAnsi="Montserrat"/>
          <w:spacing w:val="-1"/>
          <w:sz w:val="24"/>
        </w:rPr>
        <w:t xml:space="preserve">Sri and the other aegis founders were becoming dedicated to the solidification of their cultures, technologies, arts and economies. </w:t>
      </w:r>
    </w:p>
    <w:p w:rsidR="0008581E" w:rsidRPr="00B3633A" w:rsidRDefault="0008581E">
      <w:pPr>
        <w:pStyle w:val="0DraftNormal"/>
        <w:rPr>
          <w:rFonts w:ascii="Montserrat" w:hAnsi="Montserrat"/>
          <w:spacing w:val="-1"/>
          <w:sz w:val="24"/>
        </w:rPr>
      </w:pPr>
    </w:p>
    <w:p w:rsidR="0008581E" w:rsidRPr="00B3633A" w:rsidRDefault="0008581E">
      <w:pPr>
        <w:pStyle w:val="0DraftNormal"/>
        <w:rPr>
          <w:rFonts w:ascii="Montserrat" w:hAnsi="Montserrat"/>
          <w:spacing w:val="-1"/>
          <w:sz w:val="24"/>
        </w:rPr>
      </w:pPr>
      <w:r w:rsidRPr="00B3633A">
        <w:rPr>
          <w:rFonts w:ascii="Montserrat" w:hAnsi="Montserrat"/>
          <w:spacing w:val="-1"/>
          <w:sz w:val="24"/>
        </w:rPr>
        <w:t xml:space="preserve">The marauders and opposing factions were interested in the pursuit of their own gains, which would be hindered by the formation of the pact. </w:t>
      </w:r>
    </w:p>
    <w:p w:rsidR="0008581E" w:rsidRPr="00B3633A" w:rsidRDefault="0008581E">
      <w:pPr>
        <w:pStyle w:val="0DraftNormal"/>
        <w:rPr>
          <w:rFonts w:ascii="Montserrat" w:hAnsi="Montserrat"/>
          <w:spacing w:val="-1"/>
          <w:sz w:val="24"/>
        </w:rPr>
      </w:pPr>
    </w:p>
    <w:p w:rsidR="0008581E" w:rsidRPr="00B3633A" w:rsidRDefault="0008581E">
      <w:pPr>
        <w:pStyle w:val="0DraftNormal"/>
        <w:rPr>
          <w:rFonts w:ascii="Montserrat" w:hAnsi="Montserrat"/>
          <w:spacing w:val="-1"/>
          <w:sz w:val="24"/>
        </w:rPr>
      </w:pPr>
      <w:r w:rsidRPr="00B3633A">
        <w:rPr>
          <w:rFonts w:ascii="Montserrat" w:hAnsi="Montserrat"/>
          <w:spacing w:val="-1"/>
          <w:sz w:val="24"/>
        </w:rPr>
        <w:t xml:space="preserve">Many gods were interested in claiming the nexus, while eden, the devourer was interested in undoing the nexus. </w:t>
      </w:r>
    </w:p>
    <w:p w:rsidR="0008581E" w:rsidRPr="00B3633A" w:rsidRDefault="0008581E">
      <w:pPr>
        <w:pStyle w:val="0DraftNormal"/>
        <w:rPr>
          <w:rFonts w:ascii="Montserrat" w:hAnsi="Montserrat"/>
          <w:spacing w:val="-1"/>
          <w:sz w:val="24"/>
        </w:rPr>
      </w:pPr>
    </w:p>
    <w:p w:rsidR="0008581E" w:rsidRPr="00B3633A" w:rsidRDefault="0008581E">
      <w:pPr>
        <w:pStyle w:val="0DraftNormal"/>
        <w:rPr>
          <w:rFonts w:ascii="Montserrat" w:hAnsi="Montserrat"/>
          <w:spacing w:val="-1"/>
          <w:sz w:val="24"/>
        </w:rPr>
      </w:pPr>
      <w:r w:rsidRPr="00B3633A">
        <w:rPr>
          <w:rFonts w:ascii="Montserrat" w:hAnsi="Montserrat"/>
          <w:spacing w:val="-1"/>
          <w:sz w:val="24"/>
        </w:rPr>
        <w:t xml:space="preserve">Mystery was somewhat neutral and her interests were unclear. </w:t>
      </w:r>
    </w:p>
    <w:p w:rsidR="0008581E" w:rsidRPr="00B3633A" w:rsidRDefault="0008581E">
      <w:pPr>
        <w:pStyle w:val="0DraftNormal"/>
        <w:rPr>
          <w:rFonts w:ascii="Montserrat" w:hAnsi="Montserrat"/>
          <w:spacing w:val="-1"/>
          <w:sz w:val="24"/>
        </w:rPr>
      </w:pPr>
    </w:p>
    <w:p w:rsidR="0008581E" w:rsidRPr="00B3633A" w:rsidRDefault="0008581E">
      <w:pPr>
        <w:pStyle w:val="0DraftNormal"/>
        <w:rPr>
          <w:rFonts w:ascii="Montserrat" w:hAnsi="Montserrat"/>
          <w:spacing w:val="-1"/>
          <w:sz w:val="24"/>
        </w:rPr>
      </w:pPr>
      <w:r w:rsidRPr="00B3633A">
        <w:rPr>
          <w:rFonts w:ascii="Montserrat" w:hAnsi="Montserrat"/>
          <w:spacing w:val="-1"/>
          <w:sz w:val="24"/>
        </w:rPr>
        <w:t xml:space="preserve">For most mortals, their interest was in finding a way to persevere long enough to find a way to go forward or back. </w:t>
      </w:r>
    </w:p>
    <w:p w:rsidR="0008581E" w:rsidRPr="00B3633A" w:rsidRDefault="0008581E">
      <w:pPr>
        <w:pStyle w:val="0DraftNormal"/>
        <w:rPr>
          <w:rFonts w:ascii="Montserrat" w:hAnsi="Montserrat"/>
          <w:spacing w:val="-1"/>
          <w:sz w:val="24"/>
        </w:rPr>
      </w:pPr>
    </w:p>
    <w:p w:rsidR="0008581E" w:rsidRPr="00B3633A" w:rsidRDefault="0008581E">
      <w:pPr>
        <w:pStyle w:val="0DraftNormal"/>
        <w:rPr>
          <w:rFonts w:ascii="Montserrat" w:hAnsi="Montserrat"/>
          <w:spacing w:val="-1"/>
          <w:sz w:val="24"/>
        </w:rPr>
      </w:pPr>
      <w:r w:rsidRPr="00B3633A">
        <w:rPr>
          <w:rFonts w:ascii="Montserrat" w:hAnsi="Montserrat"/>
          <w:spacing w:val="-1"/>
          <w:sz w:val="24"/>
        </w:rPr>
        <w:t xml:space="preserve">The riddle of the nexus itself would not entirely resolve itself, in spite of the upstart research, until av was too deeply involved. </w:t>
      </w:r>
    </w:p>
    <w:p w:rsidR="0008581E" w:rsidRPr="00B3633A" w:rsidRDefault="0008581E">
      <w:pPr>
        <w:pStyle w:val="0DraftNormal"/>
        <w:rPr>
          <w:rFonts w:ascii="Montserrat" w:hAnsi="Montserrat"/>
          <w:spacing w:val="-1"/>
          <w:sz w:val="24"/>
        </w:rPr>
      </w:pPr>
    </w:p>
    <w:p w:rsidR="0008581E" w:rsidRPr="00B3633A" w:rsidRDefault="0008581E">
      <w:pPr>
        <w:pStyle w:val="0DraftNormal"/>
        <w:rPr>
          <w:rFonts w:ascii="Montserrat" w:hAnsi="Montserrat"/>
          <w:spacing w:val="-1"/>
          <w:sz w:val="24"/>
        </w:rPr>
      </w:pPr>
      <w:r w:rsidRPr="00B3633A">
        <w:rPr>
          <w:rFonts w:ascii="Montserrat" w:hAnsi="Montserrat"/>
          <w:spacing w:val="-1"/>
          <w:sz w:val="24"/>
        </w:rPr>
        <w:t xml:space="preserve">Av had to be approached by eman and eden early enough in the flow to set her up as a tool against ember. </w:t>
      </w:r>
    </w:p>
    <w:p w:rsidR="0008581E" w:rsidRPr="00B3633A" w:rsidRDefault="0008581E">
      <w:pPr>
        <w:pStyle w:val="0DraftNormal"/>
        <w:rPr>
          <w:rFonts w:ascii="Montserrat" w:hAnsi="Montserrat"/>
          <w:spacing w:val="-1"/>
          <w:sz w:val="24"/>
        </w:rPr>
      </w:pPr>
    </w:p>
    <w:p w:rsidR="0008581E" w:rsidRPr="00B3633A" w:rsidRDefault="0008581E">
      <w:pPr>
        <w:pStyle w:val="0DraftNormal"/>
        <w:rPr>
          <w:rFonts w:ascii="Montserrat" w:hAnsi="Montserrat"/>
          <w:spacing w:val="-1"/>
          <w:sz w:val="24"/>
        </w:rPr>
      </w:pPr>
      <w:r w:rsidRPr="00B3633A">
        <w:rPr>
          <w:rFonts w:ascii="Montserrat" w:hAnsi="Montserrat"/>
          <w:spacing w:val="-1"/>
          <w:sz w:val="24"/>
        </w:rPr>
        <w:t xml:space="preserve">Eden would make his bid out of the very history of av's submission to seduction. </w:t>
      </w:r>
    </w:p>
    <w:p w:rsidR="0008581E" w:rsidRPr="00B3633A" w:rsidRDefault="0008581E">
      <w:pPr>
        <w:pStyle w:val="0DraftNormal"/>
        <w:rPr>
          <w:rFonts w:ascii="Montserrat" w:hAnsi="Montserrat"/>
          <w:spacing w:val="-1"/>
          <w:sz w:val="24"/>
        </w:rPr>
      </w:pPr>
    </w:p>
    <w:p w:rsidR="0008581E" w:rsidRPr="00B3633A" w:rsidRDefault="0008581E">
      <w:pPr>
        <w:pStyle w:val="0DraftNormal"/>
        <w:rPr>
          <w:rFonts w:ascii="Montserrat" w:hAnsi="Montserrat"/>
          <w:spacing w:val="-1"/>
          <w:sz w:val="24"/>
        </w:rPr>
      </w:pPr>
      <w:r w:rsidRPr="00B3633A">
        <w:rPr>
          <w:rFonts w:ascii="Montserrat" w:hAnsi="Montserrat"/>
          <w:spacing w:val="-1"/>
          <w:sz w:val="24"/>
        </w:rPr>
        <w:t xml:space="preserve">The first stroke was av's denial of eden and his assurance that she would inevitably be his. </w:t>
      </w:r>
    </w:p>
    <w:p w:rsidR="0008581E" w:rsidRPr="00B3633A" w:rsidRDefault="0008581E">
      <w:pPr>
        <w:pStyle w:val="0DraftNormal"/>
        <w:rPr>
          <w:rFonts w:ascii="Montserrat" w:hAnsi="Montserrat"/>
          <w:spacing w:val="-1"/>
          <w:sz w:val="24"/>
        </w:rPr>
      </w:pPr>
    </w:p>
    <w:p w:rsidR="0008581E" w:rsidRPr="00B3633A" w:rsidRDefault="0008581E">
      <w:pPr>
        <w:pStyle w:val="0DraftNormal"/>
        <w:rPr>
          <w:rFonts w:ascii="Montserrat" w:hAnsi="Montserrat"/>
          <w:spacing w:val="-1"/>
          <w:sz w:val="24"/>
        </w:rPr>
      </w:pPr>
      <w:r w:rsidRPr="00B3633A">
        <w:rPr>
          <w:rFonts w:ascii="Montserrat" w:hAnsi="Montserrat"/>
          <w:spacing w:val="-1"/>
          <w:sz w:val="24"/>
        </w:rPr>
        <w:t xml:space="preserve">Athanasia [immortal], artemisia [perfect] and aislynn [dream] step in representing amaranth [deathless] who was the god of the unknown. </w:t>
      </w:r>
    </w:p>
    <w:p w:rsidR="0008581E" w:rsidRPr="00B3633A" w:rsidRDefault="0008581E">
      <w:pPr>
        <w:pStyle w:val="0DraftNormal"/>
        <w:rPr>
          <w:rFonts w:ascii="Montserrat" w:hAnsi="Montserrat"/>
          <w:spacing w:val="-1"/>
          <w:sz w:val="24"/>
        </w:rPr>
      </w:pPr>
    </w:p>
    <w:p w:rsidR="0008581E" w:rsidRPr="00B3633A" w:rsidRDefault="0008581E">
      <w:pPr>
        <w:pStyle w:val="0DraftNormal"/>
        <w:rPr>
          <w:rFonts w:ascii="Montserrat" w:hAnsi="Montserrat"/>
          <w:spacing w:val="-1"/>
          <w:sz w:val="24"/>
        </w:rPr>
      </w:pPr>
      <w:r w:rsidRPr="00B3633A">
        <w:rPr>
          <w:rFonts w:ascii="Montserrat" w:hAnsi="Montserrat"/>
          <w:spacing w:val="-1"/>
          <w:sz w:val="24"/>
        </w:rPr>
        <w:t xml:space="preserve">They stake a claim to av as well. </w:t>
      </w:r>
    </w:p>
    <w:p w:rsidR="0008581E" w:rsidRPr="00B3633A" w:rsidRDefault="0008581E">
      <w:pPr>
        <w:pStyle w:val="0DraftNormal"/>
        <w:rPr>
          <w:rFonts w:ascii="Montserrat" w:hAnsi="Montserrat"/>
          <w:spacing w:val="-1"/>
          <w:sz w:val="24"/>
        </w:rPr>
      </w:pPr>
    </w:p>
    <w:p w:rsidR="0008581E" w:rsidRPr="00B3633A" w:rsidRDefault="0008581E">
      <w:pPr>
        <w:pStyle w:val="0DraftNormal"/>
        <w:rPr>
          <w:rFonts w:ascii="Montserrat" w:hAnsi="Montserrat"/>
          <w:spacing w:val="-1"/>
          <w:sz w:val="24"/>
        </w:rPr>
      </w:pPr>
      <w:r w:rsidRPr="00B3633A">
        <w:rPr>
          <w:rFonts w:ascii="Montserrat" w:hAnsi="Montserrat"/>
          <w:spacing w:val="-1"/>
          <w:sz w:val="24"/>
        </w:rPr>
        <w:t xml:space="preserve">Kzeisza and av began to fall into their liaison, setting Athenasia (Asia) at odds with kzeisza and fueling her uncertainty about her friendship with av. </w:t>
      </w:r>
    </w:p>
    <w:p w:rsidR="0008581E" w:rsidRPr="00B3633A" w:rsidRDefault="0008581E">
      <w:pPr>
        <w:pStyle w:val="0DraftNormal"/>
        <w:rPr>
          <w:rFonts w:ascii="Montserrat" w:hAnsi="Montserrat"/>
          <w:spacing w:val="-1"/>
          <w:sz w:val="24"/>
        </w:rPr>
      </w:pPr>
    </w:p>
    <w:p w:rsidR="0008581E" w:rsidRPr="00B3633A" w:rsidRDefault="0008581E">
      <w:pPr>
        <w:pStyle w:val="0DraftNormal"/>
        <w:rPr>
          <w:rFonts w:ascii="Montserrat" w:hAnsi="Montserrat"/>
          <w:spacing w:val="-1"/>
          <w:sz w:val="24"/>
        </w:rPr>
      </w:pPr>
      <w:r w:rsidRPr="00B3633A">
        <w:rPr>
          <w:rFonts w:ascii="Montserrat" w:hAnsi="Montserrat"/>
          <w:spacing w:val="-1"/>
          <w:sz w:val="24"/>
        </w:rPr>
        <w:t xml:space="preserve">Dragon dreams were the screen from the beginning. </w:t>
      </w:r>
    </w:p>
    <w:p w:rsidR="0008581E" w:rsidRPr="00B3633A" w:rsidRDefault="0008581E">
      <w:pPr>
        <w:pStyle w:val="0DraftNormal"/>
        <w:rPr>
          <w:rFonts w:ascii="Montserrat" w:hAnsi="Montserrat"/>
          <w:spacing w:val="-1"/>
          <w:sz w:val="24"/>
        </w:rPr>
      </w:pPr>
    </w:p>
    <w:p w:rsidR="0008581E" w:rsidRPr="00B3633A" w:rsidRDefault="0008581E">
      <w:pPr>
        <w:pStyle w:val="0DraftNormal"/>
        <w:rPr>
          <w:rFonts w:ascii="Montserrat" w:hAnsi="Montserrat"/>
          <w:spacing w:val="-1"/>
          <w:sz w:val="24"/>
        </w:rPr>
      </w:pPr>
      <w:r w:rsidRPr="00B3633A">
        <w:rPr>
          <w:rFonts w:ascii="Montserrat" w:hAnsi="Montserrat"/>
          <w:spacing w:val="-1"/>
          <w:sz w:val="24"/>
        </w:rPr>
        <w:t xml:space="preserve">They skin away the certainty of reality and lure av in to eden's embrace. </w:t>
      </w:r>
    </w:p>
    <w:p w:rsidR="0008581E" w:rsidRPr="00B3633A" w:rsidRDefault="0008581E">
      <w:pPr>
        <w:pStyle w:val="0DraftNormal"/>
        <w:rPr>
          <w:rFonts w:ascii="Montserrat" w:hAnsi="Montserrat"/>
          <w:spacing w:val="-1"/>
          <w:sz w:val="24"/>
        </w:rPr>
      </w:pPr>
    </w:p>
    <w:p w:rsidR="0008581E" w:rsidRPr="00B3633A" w:rsidRDefault="0008581E">
      <w:pPr>
        <w:pStyle w:val="0DraftNormal"/>
        <w:rPr>
          <w:rFonts w:ascii="Montserrat" w:hAnsi="Montserrat"/>
          <w:spacing w:val="-1"/>
          <w:sz w:val="24"/>
        </w:rPr>
      </w:pPr>
      <w:r w:rsidRPr="00B3633A">
        <w:rPr>
          <w:rFonts w:ascii="Montserrat" w:hAnsi="Montserrat"/>
          <w:spacing w:val="-1"/>
          <w:sz w:val="24"/>
        </w:rPr>
        <w:t xml:space="preserve">At a point, reality would give way to dream and av's corpse would be painted. </w:t>
      </w:r>
    </w:p>
    <w:p w:rsidR="0008581E" w:rsidRPr="00B3633A" w:rsidRDefault="0008581E">
      <w:pPr>
        <w:pStyle w:val="0DraftNormal"/>
        <w:rPr>
          <w:rFonts w:ascii="Montserrat" w:hAnsi="Montserrat"/>
          <w:spacing w:val="-1"/>
          <w:sz w:val="24"/>
        </w:rPr>
      </w:pPr>
    </w:p>
    <w:p w:rsidR="0008581E" w:rsidRPr="00B3633A" w:rsidRDefault="0008581E">
      <w:pPr>
        <w:pStyle w:val="0DraftNormal"/>
        <w:rPr>
          <w:rFonts w:ascii="Montserrat" w:hAnsi="Montserrat"/>
          <w:spacing w:val="-1"/>
          <w:sz w:val="24"/>
        </w:rPr>
      </w:pPr>
      <w:r w:rsidRPr="00B3633A">
        <w:rPr>
          <w:rFonts w:ascii="Montserrat" w:hAnsi="Montserrat"/>
          <w:spacing w:val="-1"/>
          <w:sz w:val="24"/>
        </w:rPr>
        <w:t xml:space="preserve">Av was pressed by Athenasia (Asia) and eden's influences to seize the roots of her potential, which were in turn revealed to kzeisza. </w:t>
      </w:r>
    </w:p>
    <w:p w:rsidR="0008581E" w:rsidRPr="00B3633A" w:rsidRDefault="0008581E">
      <w:pPr>
        <w:pStyle w:val="0DraftNormal"/>
        <w:rPr>
          <w:rFonts w:ascii="Montserrat" w:hAnsi="Montserrat"/>
          <w:spacing w:val="-1"/>
          <w:sz w:val="24"/>
        </w:rPr>
      </w:pPr>
    </w:p>
    <w:p w:rsidR="0008581E" w:rsidRPr="00B3633A" w:rsidRDefault="0008581E">
      <w:pPr>
        <w:pStyle w:val="0DraftNormal"/>
        <w:rPr>
          <w:rFonts w:ascii="Montserrat" w:hAnsi="Montserrat"/>
          <w:spacing w:val="-1"/>
          <w:sz w:val="24"/>
        </w:rPr>
      </w:pPr>
      <w:r w:rsidRPr="00B3633A">
        <w:rPr>
          <w:rFonts w:ascii="Montserrat" w:hAnsi="Montserrat"/>
          <w:spacing w:val="-1"/>
          <w:sz w:val="24"/>
        </w:rPr>
        <w:t xml:space="preserve">Av was forced through several confrontations in the interest of bringing her to the key confrontations and the climax. </w:t>
      </w:r>
    </w:p>
    <w:p w:rsidR="0008581E" w:rsidRPr="00B3633A" w:rsidRDefault="0008581E">
      <w:pPr>
        <w:pStyle w:val="0DraftNormal"/>
        <w:rPr>
          <w:rFonts w:ascii="Montserrat" w:hAnsi="Montserrat"/>
          <w:spacing w:val="-1"/>
          <w:sz w:val="24"/>
        </w:rPr>
      </w:pPr>
    </w:p>
    <w:p w:rsidR="0008581E" w:rsidRPr="00B3633A" w:rsidRDefault="0008581E">
      <w:pPr>
        <w:pStyle w:val="0DraftNormal"/>
        <w:rPr>
          <w:rFonts w:ascii="Montserrat" w:hAnsi="Montserrat"/>
          <w:spacing w:val="-1"/>
          <w:sz w:val="24"/>
        </w:rPr>
      </w:pPr>
      <w:r w:rsidRPr="00B3633A">
        <w:rPr>
          <w:rFonts w:ascii="Montserrat" w:hAnsi="Montserrat"/>
          <w:spacing w:val="-1"/>
          <w:sz w:val="24"/>
        </w:rPr>
        <w:t xml:space="preserve">This pulled the stray threads stringing far from the center together. </w:t>
      </w:r>
    </w:p>
    <w:p w:rsidR="0008581E" w:rsidRPr="00B3633A" w:rsidRDefault="0008581E">
      <w:pPr>
        <w:pStyle w:val="0DraftNormal"/>
        <w:rPr>
          <w:rFonts w:ascii="Montserrat" w:hAnsi="Montserrat"/>
          <w:spacing w:val="-1"/>
          <w:sz w:val="24"/>
        </w:rPr>
      </w:pPr>
    </w:p>
    <w:p w:rsidR="0008581E" w:rsidRPr="00B3633A" w:rsidRDefault="0008581E">
      <w:pPr>
        <w:pStyle w:val="0DraftNormal"/>
        <w:rPr>
          <w:rFonts w:ascii="Montserrat" w:hAnsi="Montserrat"/>
          <w:spacing w:val="-1"/>
          <w:sz w:val="24"/>
        </w:rPr>
      </w:pPr>
      <w:r w:rsidRPr="00B3633A">
        <w:rPr>
          <w:rFonts w:ascii="Montserrat" w:hAnsi="Montserrat"/>
          <w:spacing w:val="-1"/>
          <w:sz w:val="24"/>
        </w:rPr>
        <w:t xml:space="preserve">Av tied up these ends with a dance of denouncements as she was becoming more aware of the real shadow looming over her and thus over the nexus' future. </w:t>
      </w:r>
    </w:p>
    <w:p w:rsidR="0008581E" w:rsidRPr="00B3633A" w:rsidRDefault="0008581E">
      <w:pPr>
        <w:pStyle w:val="0DraftNormal"/>
        <w:rPr>
          <w:rFonts w:ascii="Montserrat" w:hAnsi="Montserrat"/>
          <w:spacing w:val="-1"/>
          <w:sz w:val="24"/>
        </w:rPr>
      </w:pPr>
    </w:p>
    <w:p w:rsidR="0008581E" w:rsidRPr="00B3633A" w:rsidRDefault="0008581E">
      <w:pPr>
        <w:pStyle w:val="0DraftNormal"/>
        <w:rPr>
          <w:rFonts w:ascii="Montserrat" w:hAnsi="Montserrat"/>
          <w:spacing w:val="-1"/>
          <w:sz w:val="24"/>
        </w:rPr>
      </w:pPr>
      <w:r w:rsidRPr="00B3633A">
        <w:rPr>
          <w:rFonts w:ascii="Montserrat" w:hAnsi="Montserrat"/>
          <w:spacing w:val="-1"/>
          <w:sz w:val="24"/>
        </w:rPr>
        <w:t xml:space="preserve">Reaching the end. </w:t>
      </w:r>
    </w:p>
    <w:p w:rsidR="0008581E" w:rsidRPr="00B3633A" w:rsidRDefault="0008581E">
      <w:pPr>
        <w:pStyle w:val="0DraftNormal"/>
        <w:rPr>
          <w:rFonts w:ascii="Montserrat" w:hAnsi="Montserrat"/>
          <w:spacing w:val="-1"/>
          <w:sz w:val="24"/>
        </w:rPr>
      </w:pPr>
    </w:p>
    <w:p w:rsidR="0008581E" w:rsidRPr="00B3633A" w:rsidRDefault="0008581E">
      <w:pPr>
        <w:pStyle w:val="0DraftNormal"/>
        <w:rPr>
          <w:rFonts w:ascii="Montserrat" w:hAnsi="Montserrat"/>
          <w:spacing w:val="-1"/>
          <w:sz w:val="24"/>
        </w:rPr>
      </w:pPr>
      <w:r w:rsidRPr="00B3633A">
        <w:rPr>
          <w:rFonts w:ascii="Montserrat" w:hAnsi="Montserrat"/>
          <w:spacing w:val="-1"/>
          <w:sz w:val="24"/>
        </w:rPr>
        <w:t xml:space="preserve">The end must be a thickening weave of darkness, sensuality, and devouring so indicative of the devourer, eden. </w:t>
      </w:r>
    </w:p>
    <w:p w:rsidR="0008581E" w:rsidRPr="00B3633A" w:rsidRDefault="0008581E">
      <w:pPr>
        <w:pStyle w:val="0DraftNormal"/>
        <w:rPr>
          <w:rFonts w:ascii="Montserrat" w:hAnsi="Montserrat"/>
          <w:spacing w:val="-1"/>
          <w:sz w:val="24"/>
        </w:rPr>
      </w:pPr>
    </w:p>
    <w:p w:rsidR="0008581E" w:rsidRPr="00B3633A" w:rsidRDefault="0008581E">
      <w:pPr>
        <w:pStyle w:val="0DraftNormal"/>
        <w:rPr>
          <w:rFonts w:ascii="Montserrat" w:hAnsi="Montserrat"/>
          <w:spacing w:val="-1"/>
          <w:sz w:val="24"/>
        </w:rPr>
      </w:pPr>
      <w:r w:rsidRPr="00B3633A">
        <w:rPr>
          <w:rFonts w:ascii="Montserrat" w:hAnsi="Montserrat"/>
          <w:spacing w:val="-1"/>
          <w:sz w:val="24"/>
        </w:rPr>
        <w:t xml:space="preserve">His taint had to thread its way from the beginning wisps to a cloying and palpable caress at the end. </w:t>
      </w:r>
    </w:p>
    <w:p w:rsidR="0008581E" w:rsidRPr="00B3633A" w:rsidRDefault="0008581E">
      <w:pPr>
        <w:pStyle w:val="0DraftNormal"/>
        <w:rPr>
          <w:rFonts w:ascii="Montserrat" w:hAnsi="Montserrat"/>
          <w:spacing w:val="-1"/>
          <w:sz w:val="24"/>
        </w:rPr>
      </w:pPr>
    </w:p>
    <w:p w:rsidR="0008581E" w:rsidRPr="00B3633A" w:rsidRDefault="0008581E">
      <w:pPr>
        <w:pStyle w:val="0DraftNormal"/>
        <w:rPr>
          <w:rFonts w:ascii="Montserrat" w:hAnsi="Montserrat"/>
          <w:spacing w:val="-1"/>
          <w:sz w:val="24"/>
        </w:rPr>
      </w:pPr>
      <w:r w:rsidRPr="00B3633A">
        <w:rPr>
          <w:rFonts w:ascii="Montserrat" w:hAnsi="Montserrat"/>
          <w:spacing w:val="-1"/>
          <w:sz w:val="24"/>
        </w:rPr>
        <w:t xml:space="preserve">Alter moods of the scenery to reflect this shift, even. </w:t>
      </w:r>
    </w:p>
    <w:p w:rsidR="0008581E" w:rsidRPr="00B3633A" w:rsidRDefault="0008581E">
      <w:pPr>
        <w:pStyle w:val="0DraftNormal"/>
        <w:rPr>
          <w:rFonts w:ascii="Montserrat" w:hAnsi="Montserrat"/>
          <w:spacing w:val="-1"/>
          <w:sz w:val="24"/>
        </w:rPr>
      </w:pPr>
    </w:p>
    <w:p w:rsidR="0008581E" w:rsidRPr="00B3633A" w:rsidRDefault="0008581E">
      <w:pPr>
        <w:pStyle w:val="0DraftNormal"/>
        <w:rPr>
          <w:rFonts w:ascii="Montserrat" w:hAnsi="Montserrat"/>
          <w:spacing w:val="-1"/>
          <w:sz w:val="24"/>
        </w:rPr>
      </w:pPr>
      <w:r w:rsidRPr="00B3633A">
        <w:rPr>
          <w:rFonts w:ascii="Montserrat" w:hAnsi="Montserrat"/>
          <w:spacing w:val="-1"/>
          <w:sz w:val="24"/>
        </w:rPr>
        <w:t xml:space="preserve">Av died to be born from her own Asiaes. </w:t>
      </w:r>
    </w:p>
    <w:p w:rsidR="0008581E" w:rsidRPr="00B3633A" w:rsidRDefault="0008581E">
      <w:pPr>
        <w:pStyle w:val="0DraftNormal"/>
        <w:rPr>
          <w:rFonts w:ascii="Montserrat" w:hAnsi="Montserrat"/>
          <w:spacing w:val="-1"/>
          <w:sz w:val="24"/>
        </w:rPr>
      </w:pPr>
    </w:p>
    <w:p w:rsidR="0008581E" w:rsidRPr="00B3633A" w:rsidRDefault="0008581E">
      <w:pPr>
        <w:pStyle w:val="0DraftNormal"/>
        <w:rPr>
          <w:rFonts w:ascii="Montserrat" w:hAnsi="Montserrat"/>
          <w:spacing w:val="-1"/>
          <w:sz w:val="24"/>
        </w:rPr>
      </w:pPr>
      <w:r w:rsidRPr="00B3633A">
        <w:rPr>
          <w:rFonts w:ascii="Montserrat" w:hAnsi="Montserrat"/>
          <w:spacing w:val="-1"/>
          <w:sz w:val="24"/>
        </w:rPr>
        <w:t xml:space="preserve">The ending was a new beginning. </w:t>
      </w:r>
    </w:p>
    <w:p w:rsidR="0008581E" w:rsidRPr="00B3633A" w:rsidRDefault="0008581E">
      <w:pPr>
        <w:pStyle w:val="0DraftNormal"/>
        <w:rPr>
          <w:rFonts w:ascii="Montserrat" w:hAnsi="Montserrat"/>
          <w:spacing w:val="-1"/>
          <w:sz w:val="24"/>
        </w:rPr>
      </w:pPr>
    </w:p>
    <w:p w:rsidR="0008581E" w:rsidRPr="00B3633A" w:rsidRDefault="0008581E">
      <w:pPr>
        <w:pStyle w:val="0DraftNormal"/>
        <w:rPr>
          <w:rFonts w:ascii="Montserrat" w:hAnsi="Montserrat"/>
          <w:spacing w:val="-1"/>
          <w:sz w:val="24"/>
        </w:rPr>
      </w:pPr>
      <w:r w:rsidRPr="00B3633A">
        <w:rPr>
          <w:rFonts w:ascii="Montserrat" w:hAnsi="Montserrat"/>
          <w:spacing w:val="-1"/>
          <w:sz w:val="24"/>
        </w:rPr>
        <w:t xml:space="preserve">Av was caught between this nexus and a host of beings acting within it; eden and eman [gods], kzeisza and Athenasia [dragons], zhan and rook [freeagents], and those [all the above and more] who saw her as a prize or object. </w:t>
      </w:r>
    </w:p>
    <w:p w:rsidR="0008581E" w:rsidRPr="00B3633A" w:rsidRDefault="0008581E">
      <w:pPr>
        <w:pStyle w:val="0DraftNormal"/>
        <w:rPr>
          <w:rFonts w:ascii="Montserrat" w:hAnsi="Montserrat"/>
          <w:spacing w:val="-1"/>
          <w:sz w:val="24"/>
        </w:rPr>
      </w:pPr>
    </w:p>
    <w:p w:rsidR="0008581E" w:rsidRPr="00B3633A" w:rsidRDefault="0008581E">
      <w:pPr>
        <w:pStyle w:val="0DraftNormal"/>
        <w:rPr>
          <w:rFonts w:ascii="Montserrat" w:hAnsi="Montserrat"/>
          <w:spacing w:val="-1"/>
          <w:sz w:val="24"/>
        </w:rPr>
      </w:pPr>
      <w:r w:rsidRPr="00B3633A">
        <w:rPr>
          <w:rFonts w:ascii="Montserrat" w:hAnsi="Montserrat"/>
          <w:spacing w:val="-1"/>
          <w:sz w:val="24"/>
        </w:rPr>
        <w:t xml:space="preserve">Av had the key to destroy the nexus, or the potential to create something invaluable from it. </w:t>
      </w:r>
    </w:p>
    <w:p w:rsidR="0008581E" w:rsidRPr="00B3633A" w:rsidRDefault="0008581E">
      <w:pPr>
        <w:pStyle w:val="0DraftNormal"/>
        <w:rPr>
          <w:rFonts w:ascii="Montserrat" w:hAnsi="Montserrat"/>
          <w:spacing w:val="-1"/>
          <w:sz w:val="24"/>
        </w:rPr>
      </w:pPr>
    </w:p>
    <w:p w:rsidR="0008581E" w:rsidRPr="00B3633A" w:rsidRDefault="0008581E">
      <w:pPr>
        <w:pStyle w:val="0DraftNormal"/>
        <w:rPr>
          <w:rFonts w:ascii="Montserrat" w:hAnsi="Montserrat"/>
          <w:spacing w:val="-1"/>
          <w:sz w:val="24"/>
        </w:rPr>
      </w:pPr>
      <w:r w:rsidRPr="00B3633A">
        <w:rPr>
          <w:rFonts w:ascii="Montserrat" w:hAnsi="Montserrat"/>
          <w:spacing w:val="-1"/>
          <w:sz w:val="24"/>
        </w:rPr>
        <w:t xml:space="preserve">But, in trying to grasp the situation, she was forced to explore the many secret parts of herself—only to discover a destiny she could not escape. </w:t>
      </w:r>
    </w:p>
    <w:p w:rsidR="0008581E" w:rsidRPr="00B3633A" w:rsidRDefault="0008581E">
      <w:pPr>
        <w:pStyle w:val="0DraftNormal"/>
        <w:rPr>
          <w:rFonts w:ascii="Montserrat" w:hAnsi="Montserrat"/>
          <w:spacing w:val="-1"/>
          <w:sz w:val="24"/>
        </w:rPr>
      </w:pPr>
    </w:p>
    <w:p w:rsidR="0008581E" w:rsidRPr="00B3633A" w:rsidRDefault="0008581E">
      <w:pPr>
        <w:pStyle w:val="0DraftNormal"/>
        <w:rPr>
          <w:rFonts w:ascii="Montserrat" w:hAnsi="Montserrat"/>
          <w:spacing w:val="-1"/>
          <w:sz w:val="24"/>
        </w:rPr>
      </w:pPr>
      <w:r w:rsidRPr="00B3633A">
        <w:rPr>
          <w:rFonts w:ascii="Montserrat" w:hAnsi="Montserrat"/>
          <w:spacing w:val="-1"/>
          <w:sz w:val="24"/>
        </w:rPr>
        <w:t xml:space="preserve">Should she either save or destroy the nexus, her soul would be lost. </w:t>
      </w:r>
    </w:p>
    <w:p w:rsidR="0008581E" w:rsidRPr="00B3633A" w:rsidRDefault="0008581E">
      <w:pPr>
        <w:pStyle w:val="0DraftNormal"/>
        <w:rPr>
          <w:rFonts w:ascii="Montserrat" w:hAnsi="Montserrat"/>
          <w:spacing w:val="-1"/>
          <w:sz w:val="24"/>
        </w:rPr>
      </w:pPr>
    </w:p>
    <w:p w:rsidR="0008581E" w:rsidRPr="00B3633A" w:rsidRDefault="0008581E">
      <w:pPr>
        <w:pStyle w:val="0DraftNormal"/>
        <w:rPr>
          <w:rFonts w:ascii="Montserrat" w:hAnsi="Montserrat"/>
          <w:spacing w:val="-1"/>
          <w:sz w:val="24"/>
        </w:rPr>
      </w:pPr>
      <w:r w:rsidRPr="00B3633A">
        <w:rPr>
          <w:rFonts w:ascii="Montserrat" w:hAnsi="Montserrat"/>
          <w:spacing w:val="-1"/>
          <w:sz w:val="24"/>
        </w:rPr>
        <w:t xml:space="preserve">The only way to preserve her soul was to allow herself to be destroyed. </w:t>
      </w:r>
    </w:p>
    <w:p w:rsidR="0008581E" w:rsidRPr="00B3633A" w:rsidRDefault="0008581E">
      <w:pPr>
        <w:pStyle w:val="0DraftNormal"/>
        <w:rPr>
          <w:rFonts w:ascii="Montserrat" w:hAnsi="Montserrat"/>
          <w:spacing w:val="-1"/>
          <w:sz w:val="24"/>
        </w:rPr>
      </w:pPr>
    </w:p>
    <w:p w:rsidR="0008581E" w:rsidRPr="00B3633A" w:rsidRDefault="0008581E">
      <w:pPr>
        <w:pStyle w:val="0DraftNormal"/>
        <w:rPr>
          <w:rFonts w:ascii="Montserrat" w:hAnsi="Montserrat"/>
          <w:spacing w:val="-1"/>
          <w:sz w:val="24"/>
        </w:rPr>
      </w:pPr>
      <w:r w:rsidRPr="00B3633A">
        <w:rPr>
          <w:rFonts w:ascii="Montserrat" w:hAnsi="Montserrat"/>
          <w:spacing w:val="-1"/>
          <w:sz w:val="24"/>
        </w:rPr>
        <w:t xml:space="preserve">But for her, dying and staying dead were almost impossible. </w:t>
      </w:r>
    </w:p>
    <w:p w:rsidR="0008581E" w:rsidRPr="00B3633A" w:rsidRDefault="0008581E">
      <w:pPr>
        <w:pStyle w:val="0DraftNormal"/>
        <w:rPr>
          <w:rFonts w:ascii="Montserrat" w:hAnsi="Montserrat"/>
          <w:spacing w:val="-1"/>
          <w:sz w:val="24"/>
        </w:rPr>
      </w:pPr>
    </w:p>
    <w:p w:rsidR="0008581E" w:rsidRPr="00B3633A" w:rsidRDefault="0008581E">
      <w:pPr>
        <w:pStyle w:val="0DraftNormal"/>
        <w:rPr>
          <w:rFonts w:ascii="Montserrat" w:hAnsi="Montserrat"/>
          <w:spacing w:val="-1"/>
          <w:sz w:val="24"/>
        </w:rPr>
      </w:pPr>
      <w:r w:rsidRPr="00B3633A">
        <w:rPr>
          <w:rFonts w:ascii="Montserrat" w:hAnsi="Montserrat"/>
          <w:spacing w:val="-1"/>
          <w:sz w:val="24"/>
        </w:rPr>
        <w:t xml:space="preserve">In spite of herself, av was counting off her deaths. </w:t>
      </w:r>
    </w:p>
    <w:p w:rsidR="0008581E" w:rsidRPr="00B3633A" w:rsidRDefault="0008581E">
      <w:pPr>
        <w:pStyle w:val="0DraftNormal"/>
        <w:rPr>
          <w:rFonts w:ascii="Montserrat" w:hAnsi="Montserrat"/>
          <w:spacing w:val="-1"/>
          <w:sz w:val="24"/>
        </w:rPr>
      </w:pPr>
    </w:p>
    <w:p w:rsidR="0008581E" w:rsidRPr="00B3633A" w:rsidRDefault="0008581E">
      <w:pPr>
        <w:pStyle w:val="0DraftNormal"/>
        <w:rPr>
          <w:rFonts w:ascii="Montserrat" w:hAnsi="Montserrat"/>
          <w:spacing w:val="-1"/>
          <w:sz w:val="24"/>
        </w:rPr>
      </w:pPr>
      <w:r w:rsidRPr="00B3633A">
        <w:rPr>
          <w:rFonts w:ascii="Montserrat" w:hAnsi="Montserrat"/>
          <w:spacing w:val="-1"/>
          <w:sz w:val="24"/>
        </w:rPr>
        <w:t xml:space="preserve">She had very little time to figure out what was going on before she would be unable to save herself. </w:t>
      </w:r>
    </w:p>
    <w:p w:rsidR="0008581E" w:rsidRPr="00B3633A" w:rsidRDefault="0008581E">
      <w:pPr>
        <w:pStyle w:val="0DraftNormal"/>
        <w:rPr>
          <w:rFonts w:ascii="Montserrat" w:hAnsi="Montserrat"/>
          <w:spacing w:val="-1"/>
          <w:sz w:val="24"/>
        </w:rPr>
      </w:pPr>
    </w:p>
    <w:p w:rsidR="0008581E" w:rsidRPr="00B3633A" w:rsidRDefault="0008581E">
      <w:pPr>
        <w:pStyle w:val="0DraftNormal"/>
        <w:rPr>
          <w:rFonts w:ascii="Montserrat" w:hAnsi="Montserrat"/>
          <w:spacing w:val="-1"/>
          <w:sz w:val="24"/>
        </w:rPr>
      </w:pPr>
      <w:r w:rsidRPr="00B3633A">
        <w:rPr>
          <w:rFonts w:ascii="Montserrat" w:hAnsi="Montserrat"/>
          <w:spacing w:val="-1"/>
          <w:sz w:val="24"/>
        </w:rPr>
        <w:t xml:space="preserve">In order for av to survive the challenge of the nexus and associated pressures, she had to defeat death and transcend it. </w:t>
      </w:r>
    </w:p>
    <w:p w:rsidR="0008581E" w:rsidRPr="00B3633A" w:rsidRDefault="0008581E">
      <w:pPr>
        <w:pStyle w:val="0DraftNormal"/>
        <w:rPr>
          <w:rFonts w:ascii="Montserrat" w:hAnsi="Montserrat"/>
          <w:spacing w:val="-1"/>
          <w:sz w:val="24"/>
        </w:rPr>
      </w:pPr>
    </w:p>
    <w:p w:rsidR="0008581E" w:rsidRPr="00B3633A" w:rsidRDefault="0008581E">
      <w:pPr>
        <w:pStyle w:val="0DraftNormal"/>
        <w:rPr>
          <w:rFonts w:ascii="Montserrat" w:hAnsi="Montserrat"/>
          <w:spacing w:val="-1"/>
          <w:sz w:val="24"/>
        </w:rPr>
      </w:pPr>
      <w:r w:rsidRPr="00B3633A">
        <w:rPr>
          <w:rFonts w:ascii="Montserrat" w:hAnsi="Montserrat"/>
          <w:spacing w:val="-1"/>
          <w:sz w:val="24"/>
        </w:rPr>
        <w:t xml:space="preserve">For av there was only one prize, herself. </w:t>
      </w:r>
    </w:p>
    <w:p w:rsidR="0008581E" w:rsidRPr="00B3633A" w:rsidRDefault="0008581E">
      <w:pPr>
        <w:pStyle w:val="0DraftNormal"/>
        <w:rPr>
          <w:rFonts w:ascii="Montserrat" w:hAnsi="Montserrat"/>
          <w:spacing w:val="-1"/>
          <w:sz w:val="24"/>
        </w:rPr>
      </w:pPr>
    </w:p>
    <w:p w:rsidR="0008581E" w:rsidRPr="00B3633A" w:rsidRDefault="0008581E">
      <w:pPr>
        <w:pStyle w:val="0DraftNormal"/>
        <w:rPr>
          <w:rFonts w:ascii="Montserrat" w:hAnsi="Montserrat"/>
          <w:spacing w:val="-1"/>
          <w:sz w:val="24"/>
        </w:rPr>
      </w:pPr>
      <w:r w:rsidRPr="00B3633A">
        <w:rPr>
          <w:rFonts w:ascii="Montserrat" w:hAnsi="Montserrat"/>
          <w:spacing w:val="-1"/>
          <w:sz w:val="24"/>
        </w:rPr>
        <w:t xml:space="preserve">The premise was simple, and at once complex. </w:t>
      </w:r>
    </w:p>
    <w:p w:rsidR="0008581E" w:rsidRPr="00B3633A" w:rsidRDefault="0008581E">
      <w:pPr>
        <w:pStyle w:val="0DraftNormal"/>
        <w:rPr>
          <w:rFonts w:ascii="Montserrat" w:hAnsi="Montserrat"/>
          <w:spacing w:val="-1"/>
          <w:sz w:val="24"/>
        </w:rPr>
      </w:pPr>
    </w:p>
    <w:p w:rsidR="0008581E" w:rsidRPr="00B3633A" w:rsidRDefault="0008581E">
      <w:pPr>
        <w:pStyle w:val="0DraftNormal"/>
        <w:rPr>
          <w:rFonts w:ascii="Montserrat" w:hAnsi="Montserrat"/>
          <w:spacing w:val="-1"/>
          <w:sz w:val="24"/>
        </w:rPr>
      </w:pPr>
      <w:r w:rsidRPr="00B3633A">
        <w:rPr>
          <w:rFonts w:ascii="Montserrat" w:hAnsi="Montserrat"/>
          <w:spacing w:val="-1"/>
          <w:sz w:val="24"/>
        </w:rPr>
        <w:t xml:space="preserve">Anything was possible. </w:t>
      </w:r>
    </w:p>
    <w:p w:rsidR="0008581E" w:rsidRPr="00B3633A" w:rsidRDefault="0008581E">
      <w:pPr>
        <w:pStyle w:val="0DraftNormal"/>
        <w:rPr>
          <w:rFonts w:ascii="Montserrat" w:hAnsi="Montserrat"/>
          <w:spacing w:val="-1"/>
          <w:sz w:val="24"/>
        </w:rPr>
      </w:pPr>
    </w:p>
    <w:p w:rsidR="0008581E" w:rsidRPr="00B3633A" w:rsidRDefault="0008581E">
      <w:pPr>
        <w:pStyle w:val="0DraftNormal"/>
        <w:rPr>
          <w:rFonts w:ascii="Montserrat" w:hAnsi="Montserrat"/>
          <w:spacing w:val="-1"/>
          <w:sz w:val="24"/>
        </w:rPr>
      </w:pPr>
      <w:r w:rsidRPr="00B3633A">
        <w:rPr>
          <w:rFonts w:ascii="Montserrat" w:hAnsi="Montserrat"/>
          <w:spacing w:val="-1"/>
          <w:sz w:val="24"/>
        </w:rPr>
        <w:t xml:space="preserve">But it all had consequences. </w:t>
      </w:r>
    </w:p>
    <w:p w:rsidR="0008581E" w:rsidRPr="00B3633A" w:rsidRDefault="0008581E">
      <w:pPr>
        <w:pStyle w:val="0DraftNormal"/>
        <w:rPr>
          <w:rFonts w:ascii="Montserrat" w:hAnsi="Montserrat"/>
          <w:spacing w:val="-1"/>
          <w:sz w:val="24"/>
        </w:rPr>
      </w:pPr>
    </w:p>
    <w:p w:rsidR="0008581E" w:rsidRPr="00B3633A" w:rsidRDefault="0008581E">
      <w:pPr>
        <w:pStyle w:val="0DraftNormal"/>
        <w:rPr>
          <w:rFonts w:ascii="Montserrat" w:hAnsi="Montserrat"/>
          <w:spacing w:val="-1"/>
          <w:sz w:val="24"/>
        </w:rPr>
      </w:pPr>
      <w:r w:rsidRPr="00B3633A">
        <w:rPr>
          <w:rFonts w:ascii="Montserrat" w:hAnsi="Montserrat"/>
          <w:spacing w:val="-1"/>
          <w:sz w:val="24"/>
        </w:rPr>
        <w:t xml:space="preserve">Reality [our concept—distinguished from the physical structure that supported it] is a thing that existed solely in the mind. </w:t>
      </w:r>
    </w:p>
    <w:p w:rsidR="0008581E" w:rsidRPr="00B3633A" w:rsidRDefault="0008581E">
      <w:pPr>
        <w:pStyle w:val="0DraftNormal"/>
        <w:rPr>
          <w:rFonts w:ascii="Montserrat" w:hAnsi="Montserrat"/>
          <w:spacing w:val="-1"/>
          <w:sz w:val="24"/>
        </w:rPr>
      </w:pPr>
    </w:p>
    <w:p w:rsidR="0008581E" w:rsidRPr="00B3633A" w:rsidRDefault="0008581E">
      <w:pPr>
        <w:pStyle w:val="0DraftNormal"/>
        <w:rPr>
          <w:rFonts w:ascii="Montserrat" w:hAnsi="Montserrat"/>
          <w:spacing w:val="-1"/>
          <w:sz w:val="24"/>
        </w:rPr>
      </w:pPr>
      <w:r w:rsidRPr="00B3633A">
        <w:rPr>
          <w:rFonts w:ascii="Montserrat" w:hAnsi="Montserrat"/>
          <w:spacing w:val="-1"/>
          <w:sz w:val="24"/>
        </w:rPr>
        <w:t xml:space="preserve">The world we are aware of is an image, created and interpreted in our minds from the information gathered through our perceptions. </w:t>
      </w:r>
    </w:p>
    <w:p w:rsidR="0008581E" w:rsidRPr="00B3633A" w:rsidRDefault="0008581E">
      <w:pPr>
        <w:pStyle w:val="0DraftNormal"/>
        <w:rPr>
          <w:rFonts w:ascii="Montserrat" w:hAnsi="Montserrat"/>
          <w:spacing w:val="-1"/>
          <w:sz w:val="24"/>
        </w:rPr>
      </w:pPr>
    </w:p>
    <w:p w:rsidR="0008581E" w:rsidRPr="00B3633A" w:rsidRDefault="0008581E">
      <w:pPr>
        <w:pStyle w:val="0DraftNormal"/>
        <w:rPr>
          <w:rFonts w:ascii="Montserrat" w:hAnsi="Montserrat"/>
          <w:spacing w:val="-1"/>
          <w:sz w:val="24"/>
        </w:rPr>
      </w:pPr>
      <w:r w:rsidRPr="00B3633A">
        <w:rPr>
          <w:rFonts w:ascii="Montserrat" w:hAnsi="Montserrat"/>
          <w:spacing w:val="-1"/>
          <w:sz w:val="24"/>
        </w:rPr>
        <w:t xml:space="preserve">This is one of the reasons why what we believe seems so important to us, for what could happen to us seemed largely dependant on what we can </w:t>
      </w:r>
      <w:r w:rsidRPr="00B3633A">
        <w:rPr>
          <w:rFonts w:ascii="Montserrat" w:hAnsi="Montserrat"/>
          <w:i/>
          <w:spacing w:val="-1"/>
          <w:sz w:val="24"/>
        </w:rPr>
        <w:t xml:space="preserve">believe </w:t>
      </w:r>
      <w:r w:rsidRPr="00B3633A">
        <w:rPr>
          <w:rFonts w:ascii="Montserrat" w:hAnsi="Montserrat"/>
          <w:spacing w:val="-1"/>
          <w:sz w:val="24"/>
        </w:rPr>
        <w:t xml:space="preserve">could happen to us. </w:t>
      </w:r>
    </w:p>
    <w:p w:rsidR="0008581E" w:rsidRPr="00B3633A" w:rsidRDefault="0008581E">
      <w:pPr>
        <w:pStyle w:val="0DraftNormal"/>
        <w:rPr>
          <w:rFonts w:ascii="Montserrat" w:hAnsi="Montserrat"/>
          <w:spacing w:val="-1"/>
          <w:sz w:val="24"/>
        </w:rPr>
      </w:pPr>
    </w:p>
    <w:p w:rsidR="0008581E" w:rsidRPr="00B3633A" w:rsidRDefault="0008581E">
      <w:pPr>
        <w:pStyle w:val="0DraftNormal"/>
        <w:rPr>
          <w:rFonts w:ascii="Montserrat" w:hAnsi="Montserrat"/>
          <w:spacing w:val="-1"/>
          <w:sz w:val="24"/>
        </w:rPr>
      </w:pPr>
      <w:r w:rsidRPr="00B3633A">
        <w:rPr>
          <w:rFonts w:ascii="Montserrat" w:hAnsi="Montserrat"/>
          <w:spacing w:val="-1"/>
          <w:sz w:val="24"/>
        </w:rPr>
        <w:t xml:space="preserve">For an individual like avonlea, who believed in virtually any possibility, the irony was that even the immediate possibilities could exceed any preconceived expectations. </w:t>
      </w:r>
    </w:p>
    <w:p w:rsidR="0008581E" w:rsidRPr="00B3633A" w:rsidRDefault="0008581E">
      <w:pPr>
        <w:pStyle w:val="0DraftNormal"/>
        <w:rPr>
          <w:rFonts w:ascii="Montserrat" w:hAnsi="Montserrat"/>
          <w:spacing w:val="-1"/>
          <w:sz w:val="24"/>
        </w:rPr>
      </w:pPr>
    </w:p>
    <w:p w:rsidR="0008581E" w:rsidRPr="00B3633A" w:rsidRDefault="0008581E">
      <w:pPr>
        <w:pStyle w:val="0DraftNormal"/>
        <w:rPr>
          <w:rFonts w:ascii="Montserrat" w:hAnsi="Montserrat"/>
          <w:spacing w:val="-1"/>
          <w:sz w:val="24"/>
        </w:rPr>
      </w:pPr>
      <w:r w:rsidRPr="00B3633A">
        <w:rPr>
          <w:rFonts w:ascii="Montserrat" w:hAnsi="Montserrat"/>
          <w:spacing w:val="-1"/>
          <w:sz w:val="24"/>
        </w:rPr>
        <w:t xml:space="preserve">In the nexus, where many different realities had been randomly subjected to one another without reason and seemingly without purpose, certain consequences of human nature, and existence, became manifest. </w:t>
      </w:r>
    </w:p>
    <w:p w:rsidR="0008581E" w:rsidRPr="00B3633A" w:rsidRDefault="0008581E">
      <w:pPr>
        <w:pStyle w:val="0DraftNormal"/>
        <w:rPr>
          <w:rFonts w:ascii="Montserrat" w:hAnsi="Montserrat"/>
          <w:spacing w:val="-1"/>
          <w:sz w:val="24"/>
        </w:rPr>
      </w:pPr>
    </w:p>
    <w:p w:rsidR="0008581E" w:rsidRPr="00B3633A" w:rsidRDefault="0008581E">
      <w:pPr>
        <w:pStyle w:val="0DraftNormal"/>
        <w:rPr>
          <w:rFonts w:ascii="Montserrat" w:hAnsi="Montserrat"/>
          <w:spacing w:val="-1"/>
          <w:sz w:val="24"/>
        </w:rPr>
      </w:pPr>
      <w:r w:rsidRPr="00B3633A">
        <w:rPr>
          <w:rFonts w:ascii="Montserrat" w:hAnsi="Montserrat"/>
          <w:spacing w:val="-1"/>
          <w:sz w:val="24"/>
        </w:rPr>
        <w:t xml:space="preserve">This work treats the concepts and expressions of such things as magic, and super-technology with equal seriousness and deliberation. </w:t>
      </w:r>
    </w:p>
    <w:p w:rsidR="0008581E" w:rsidRPr="00B3633A" w:rsidRDefault="0008581E">
      <w:pPr>
        <w:pStyle w:val="0DraftNormal"/>
        <w:rPr>
          <w:rFonts w:ascii="Montserrat" w:hAnsi="Montserrat"/>
          <w:spacing w:val="-1"/>
          <w:sz w:val="24"/>
        </w:rPr>
      </w:pPr>
    </w:p>
    <w:p w:rsidR="0008581E" w:rsidRPr="00B3633A" w:rsidRDefault="0008581E">
      <w:pPr>
        <w:pStyle w:val="0DraftNormal"/>
        <w:rPr>
          <w:rFonts w:ascii="Montserrat" w:hAnsi="Montserrat"/>
          <w:spacing w:val="-1"/>
          <w:sz w:val="24"/>
        </w:rPr>
      </w:pPr>
      <w:r w:rsidRPr="00B3633A">
        <w:rPr>
          <w:rFonts w:ascii="Montserrat" w:hAnsi="Montserrat"/>
          <w:spacing w:val="-1"/>
          <w:sz w:val="24"/>
        </w:rPr>
        <w:t xml:space="preserve">It delved into the higher workings of nature as an arena for the heroine and the reader to venture and explore. </w:t>
      </w:r>
    </w:p>
    <w:p w:rsidR="0008581E" w:rsidRPr="00B3633A" w:rsidRDefault="0008581E">
      <w:pPr>
        <w:pStyle w:val="0DraftNormal"/>
        <w:rPr>
          <w:rFonts w:ascii="Montserrat" w:hAnsi="Montserrat"/>
          <w:spacing w:val="-1"/>
          <w:sz w:val="24"/>
        </w:rPr>
      </w:pPr>
    </w:p>
    <w:p w:rsidR="0008581E" w:rsidRPr="00B3633A" w:rsidRDefault="0008581E">
      <w:pPr>
        <w:pStyle w:val="0DraftNormal"/>
        <w:rPr>
          <w:rFonts w:ascii="Montserrat" w:hAnsi="Montserrat"/>
          <w:spacing w:val="-1"/>
          <w:sz w:val="24"/>
        </w:rPr>
      </w:pPr>
      <w:r w:rsidRPr="00B3633A">
        <w:rPr>
          <w:rFonts w:ascii="Montserrat" w:hAnsi="Montserrat"/>
          <w:spacing w:val="-1"/>
          <w:sz w:val="24"/>
        </w:rPr>
        <w:t xml:space="preserve">It was an examination of growing beyond the limits of reality, and ascending to a level of existence as real and demanding as what we like to call reality. </w:t>
      </w:r>
    </w:p>
    <w:p w:rsidR="0008581E" w:rsidRPr="00B3633A" w:rsidRDefault="0008581E">
      <w:pPr>
        <w:pStyle w:val="0DraftNormal"/>
        <w:rPr>
          <w:rFonts w:ascii="Montserrat" w:hAnsi="Montserrat"/>
          <w:spacing w:val="-1"/>
          <w:sz w:val="24"/>
        </w:rPr>
      </w:pPr>
    </w:p>
    <w:p w:rsidR="0008581E" w:rsidRPr="00B3633A" w:rsidRDefault="0008581E">
      <w:pPr>
        <w:pStyle w:val="0DraftNormal"/>
        <w:rPr>
          <w:rFonts w:ascii="Montserrat" w:hAnsi="Montserrat"/>
          <w:spacing w:val="-1"/>
          <w:sz w:val="24"/>
        </w:rPr>
      </w:pPr>
      <w:r w:rsidRPr="00B3633A">
        <w:rPr>
          <w:rFonts w:ascii="Montserrat" w:hAnsi="Montserrat"/>
          <w:spacing w:val="-1"/>
          <w:sz w:val="24"/>
        </w:rPr>
        <w:t xml:space="preserve">It explored those parts of life that could not be denied and which must be faced more so than not in order to transcend our common limits. </w:t>
      </w:r>
    </w:p>
    <w:p w:rsidR="0008581E" w:rsidRPr="00B3633A" w:rsidRDefault="0008581E">
      <w:pPr>
        <w:pStyle w:val="0DraftNormal"/>
        <w:rPr>
          <w:rFonts w:ascii="Montserrat" w:hAnsi="Montserrat"/>
          <w:spacing w:val="-1"/>
          <w:sz w:val="24"/>
        </w:rPr>
      </w:pPr>
    </w:p>
    <w:p w:rsidR="0008581E" w:rsidRPr="00B3633A" w:rsidRDefault="0008581E">
      <w:pPr>
        <w:pStyle w:val="0DraftNormal"/>
        <w:rPr>
          <w:rFonts w:ascii="Montserrat" w:hAnsi="Montserrat"/>
          <w:spacing w:val="-1"/>
          <w:sz w:val="24"/>
        </w:rPr>
      </w:pPr>
      <w:r w:rsidRPr="00B3633A">
        <w:rPr>
          <w:rFonts w:ascii="Montserrat" w:hAnsi="Montserrat"/>
          <w:spacing w:val="-1"/>
          <w:sz w:val="24"/>
        </w:rPr>
        <w:t xml:space="preserve">The twist of this book was the fact that av's existence sprang from her own enslavement, and this story worked its way to a point where she was set against kzeisza in a contest over her very soul. </w:t>
      </w:r>
    </w:p>
    <w:p w:rsidR="0008581E" w:rsidRPr="00B3633A" w:rsidRDefault="0008581E">
      <w:pPr>
        <w:pStyle w:val="0DraftNormal"/>
        <w:rPr>
          <w:rFonts w:ascii="Montserrat" w:hAnsi="Montserrat"/>
          <w:spacing w:val="-1"/>
          <w:sz w:val="24"/>
        </w:rPr>
      </w:pPr>
    </w:p>
    <w:p w:rsidR="0008581E" w:rsidRPr="00B3633A" w:rsidRDefault="0008581E">
      <w:pPr>
        <w:pStyle w:val="0DraftNormal"/>
        <w:rPr>
          <w:rFonts w:ascii="Montserrat" w:hAnsi="Montserrat"/>
          <w:spacing w:val="-1"/>
          <w:sz w:val="24"/>
        </w:rPr>
      </w:pPr>
      <w:r w:rsidRPr="00B3633A">
        <w:rPr>
          <w:rFonts w:ascii="Montserrat" w:hAnsi="Montserrat"/>
          <w:spacing w:val="-1"/>
          <w:sz w:val="24"/>
        </w:rPr>
        <w:t xml:space="preserve">To win, she had to embrace the devourer and survive. </w:t>
      </w:r>
    </w:p>
    <w:p w:rsidR="0008581E" w:rsidRPr="00B3633A" w:rsidRDefault="0008581E">
      <w:pPr>
        <w:pStyle w:val="0DraftNormal"/>
        <w:rPr>
          <w:rFonts w:ascii="Montserrat" w:hAnsi="Montserrat"/>
          <w:spacing w:val="-1"/>
          <w:sz w:val="24"/>
        </w:rPr>
      </w:pPr>
    </w:p>
    <w:p w:rsidR="0008581E" w:rsidRPr="00B3633A" w:rsidRDefault="0008581E">
      <w:pPr>
        <w:pStyle w:val="0DraftNormal"/>
        <w:rPr>
          <w:rFonts w:ascii="Montserrat" w:hAnsi="Montserrat"/>
          <w:spacing w:val="-1"/>
          <w:sz w:val="24"/>
        </w:rPr>
      </w:pPr>
      <w:r w:rsidRPr="00B3633A">
        <w:rPr>
          <w:rFonts w:ascii="Montserrat" w:hAnsi="Montserrat"/>
          <w:spacing w:val="-1"/>
          <w:sz w:val="24"/>
        </w:rPr>
        <w:t xml:space="preserve">More than anything else, i point out that this is a living character. </w:t>
      </w:r>
    </w:p>
    <w:p w:rsidR="0008581E" w:rsidRPr="00B3633A" w:rsidRDefault="0008581E">
      <w:pPr>
        <w:pStyle w:val="0DraftNormal"/>
        <w:rPr>
          <w:rFonts w:ascii="Montserrat" w:hAnsi="Montserrat"/>
          <w:spacing w:val="-1"/>
          <w:sz w:val="24"/>
        </w:rPr>
      </w:pPr>
    </w:p>
    <w:p w:rsidR="0008581E" w:rsidRPr="00B3633A" w:rsidRDefault="0008581E">
      <w:pPr>
        <w:pStyle w:val="0DraftNormal"/>
        <w:rPr>
          <w:rFonts w:ascii="Montserrat" w:hAnsi="Montserrat"/>
          <w:spacing w:val="-1"/>
          <w:sz w:val="24"/>
        </w:rPr>
      </w:pPr>
      <w:r w:rsidRPr="00B3633A">
        <w:rPr>
          <w:rFonts w:ascii="Montserrat" w:hAnsi="Montserrat"/>
          <w:spacing w:val="-1"/>
          <w:sz w:val="24"/>
        </w:rPr>
        <w:t xml:space="preserve">We may never meet her in our own world, but she has her own reality. </w:t>
      </w:r>
    </w:p>
    <w:p w:rsidR="0008581E" w:rsidRPr="00B3633A" w:rsidRDefault="0008581E">
      <w:pPr>
        <w:pStyle w:val="0DraftNormal"/>
        <w:rPr>
          <w:rFonts w:ascii="Montserrat" w:hAnsi="Montserrat"/>
          <w:spacing w:val="-1"/>
          <w:sz w:val="24"/>
        </w:rPr>
      </w:pPr>
    </w:p>
    <w:p w:rsidR="0008581E" w:rsidRPr="00B3633A" w:rsidRDefault="0008581E">
      <w:pPr>
        <w:pStyle w:val="0DraftNormal"/>
        <w:rPr>
          <w:rFonts w:ascii="Montserrat" w:hAnsi="Montserrat"/>
          <w:spacing w:val="-1"/>
          <w:sz w:val="24"/>
        </w:rPr>
      </w:pPr>
      <w:r w:rsidRPr="00B3633A">
        <w:rPr>
          <w:rFonts w:ascii="Montserrat" w:hAnsi="Montserrat"/>
          <w:spacing w:val="-1"/>
          <w:sz w:val="24"/>
        </w:rPr>
        <w:t xml:space="preserve">Much of what appeared in this book was the result of her own intentions. </w:t>
      </w:r>
    </w:p>
    <w:p w:rsidR="0008581E" w:rsidRPr="00B3633A" w:rsidRDefault="0008581E">
      <w:pPr>
        <w:pStyle w:val="0DraftNormal"/>
        <w:rPr>
          <w:rFonts w:ascii="Montserrat" w:hAnsi="Montserrat"/>
          <w:spacing w:val="-1"/>
          <w:sz w:val="24"/>
        </w:rPr>
      </w:pPr>
    </w:p>
    <w:p w:rsidR="0008581E" w:rsidRPr="00B3633A" w:rsidRDefault="0008581E">
      <w:pPr>
        <w:pStyle w:val="0DraftNormal"/>
        <w:rPr>
          <w:rFonts w:ascii="Montserrat" w:hAnsi="Montserrat"/>
          <w:spacing w:val="-1"/>
          <w:sz w:val="24"/>
        </w:rPr>
      </w:pPr>
      <w:r w:rsidRPr="00B3633A">
        <w:rPr>
          <w:rFonts w:ascii="Montserrat" w:hAnsi="Montserrat"/>
          <w:spacing w:val="-1"/>
          <w:sz w:val="24"/>
        </w:rPr>
        <w:t xml:space="preserve">I may have written the words, but she created the story through her own actions. </w:t>
      </w:r>
    </w:p>
    <w:p w:rsidR="0008581E" w:rsidRPr="00B3633A" w:rsidRDefault="0008581E">
      <w:pPr>
        <w:pStyle w:val="0DraftNormal"/>
        <w:rPr>
          <w:rFonts w:ascii="Montserrat" w:hAnsi="Montserrat"/>
          <w:spacing w:val="-1"/>
          <w:sz w:val="24"/>
        </w:rPr>
      </w:pPr>
    </w:p>
    <w:p w:rsidR="0008581E" w:rsidRPr="00B3633A" w:rsidRDefault="0008581E">
      <w:pPr>
        <w:pStyle w:val="0DraftNormal"/>
        <w:rPr>
          <w:rFonts w:ascii="Montserrat" w:hAnsi="Montserrat"/>
          <w:spacing w:val="-1"/>
          <w:sz w:val="24"/>
        </w:rPr>
      </w:pPr>
      <w:r w:rsidRPr="00B3633A">
        <w:rPr>
          <w:rFonts w:ascii="Montserrat" w:hAnsi="Montserrat"/>
          <w:spacing w:val="-1"/>
          <w:sz w:val="24"/>
        </w:rPr>
        <w:t xml:space="preserve">I, like kzeisza, the ageless dragon that was her nemesis and eventually her most intimate acquaintance, have had to embrace her self expression and not attempt to alter or excuse it. </w:t>
      </w:r>
    </w:p>
    <w:p w:rsidR="0008581E" w:rsidRPr="00B3633A" w:rsidRDefault="0008581E">
      <w:pPr>
        <w:pStyle w:val="0DraftNormal"/>
        <w:rPr>
          <w:rFonts w:ascii="Montserrat" w:hAnsi="Montserrat"/>
          <w:spacing w:val="-1"/>
          <w:sz w:val="24"/>
        </w:rPr>
      </w:pPr>
    </w:p>
    <w:p w:rsidR="0008581E" w:rsidRPr="00B3633A" w:rsidRDefault="0008581E">
      <w:pPr>
        <w:pStyle w:val="0DraftNormal"/>
        <w:rPr>
          <w:rFonts w:ascii="Montserrat" w:hAnsi="Montserrat"/>
          <w:spacing w:val="-1"/>
          <w:sz w:val="24"/>
        </w:rPr>
      </w:pPr>
      <w:r w:rsidRPr="00B3633A">
        <w:rPr>
          <w:rFonts w:ascii="Montserrat" w:hAnsi="Montserrat"/>
          <w:spacing w:val="-1"/>
          <w:sz w:val="24"/>
        </w:rPr>
        <w:t xml:space="preserve">Just as she challenged him to judge her, she challenged us all to dare the same. </w:t>
      </w:r>
    </w:p>
    <w:p w:rsidR="0008581E" w:rsidRPr="00B3633A" w:rsidRDefault="0008581E">
      <w:pPr>
        <w:pStyle w:val="0DraftNormal"/>
        <w:rPr>
          <w:rFonts w:ascii="Montserrat" w:hAnsi="Montserrat"/>
          <w:spacing w:val="-1"/>
          <w:sz w:val="24"/>
        </w:rPr>
      </w:pPr>
    </w:p>
    <w:p w:rsidR="0008581E" w:rsidRPr="00B3633A" w:rsidRDefault="00B3633A">
      <w:pPr>
        <w:pStyle w:val="0DraftNormal"/>
        <w:rPr>
          <w:rFonts w:ascii="Montserrat" w:hAnsi="Montserrat"/>
          <w:spacing w:val="-1"/>
          <w:sz w:val="24"/>
        </w:rPr>
      </w:pPr>
      <w:r w:rsidRPr="00B3633A">
        <w:rPr>
          <w:rFonts w:ascii="Montserrat" w:hAnsi="Montserrat"/>
          <w:noProof/>
          <w:sz w:val="24"/>
        </w:rPr>
        <w:pict>
          <v:rect id="_x0000_s1033" style="position:absolute;margin-left:0;margin-top:0;width:324pt;height:.05pt;z-index:-251655168;mso-position-horizontal-relative:margin" o:allowincell="f" fillcolor="black" stroked="f" strokeweight=".05pt">
            <v:fill color2="black"/>
            <w10:wrap anchorx="margin"/>
          </v:rect>
        </w:pict>
      </w:r>
    </w:p>
    <w:p w:rsidR="0008581E" w:rsidRPr="00B3633A" w:rsidRDefault="0008581E">
      <w:pPr>
        <w:pStyle w:val="0DraftNormal"/>
        <w:rPr>
          <w:rFonts w:ascii="Montserrat" w:hAnsi="Montserrat"/>
          <w:spacing w:val="-1"/>
          <w:sz w:val="24"/>
        </w:rPr>
      </w:pPr>
    </w:p>
    <w:p w:rsidR="0008581E" w:rsidRPr="00B3633A" w:rsidRDefault="0008581E">
      <w:pPr>
        <w:pStyle w:val="0DraftNormal"/>
        <w:rPr>
          <w:rFonts w:ascii="Montserrat" w:hAnsi="Montserrat"/>
          <w:spacing w:val="-1"/>
          <w:sz w:val="24"/>
        </w:rPr>
      </w:pPr>
      <w:r w:rsidRPr="00B3633A">
        <w:rPr>
          <w:rFonts w:ascii="Montserrat" w:hAnsi="Montserrat"/>
          <w:spacing w:val="-1"/>
          <w:sz w:val="24"/>
        </w:rPr>
        <w:t>nothing :: absolute</w:t>
      </w:r>
    </w:p>
    <w:p w:rsidR="0008581E" w:rsidRPr="00B3633A" w:rsidRDefault="0008581E">
      <w:pPr>
        <w:pStyle w:val="0DraftNormal"/>
        <w:rPr>
          <w:rFonts w:ascii="Montserrat" w:hAnsi="Montserrat"/>
          <w:spacing w:val="-1"/>
          <w:sz w:val="24"/>
        </w:rPr>
      </w:pPr>
    </w:p>
    <w:p w:rsidR="0008581E" w:rsidRPr="00B3633A" w:rsidRDefault="0008581E">
      <w:pPr>
        <w:pStyle w:val="0DraftNormal"/>
        <w:rPr>
          <w:rFonts w:ascii="Montserrat" w:hAnsi="Montserrat"/>
          <w:i/>
          <w:spacing w:val="-1"/>
          <w:sz w:val="24"/>
        </w:rPr>
      </w:pPr>
      <w:r w:rsidRPr="00B3633A">
        <w:rPr>
          <w:rFonts w:ascii="Montserrat" w:hAnsi="Montserrat"/>
          <w:i/>
          <w:spacing w:val="-1"/>
          <w:sz w:val="24"/>
        </w:rPr>
        <w:t>Domain : media</w:t>
      </w:r>
    </w:p>
    <w:p w:rsidR="0008581E" w:rsidRPr="00B3633A" w:rsidRDefault="0008581E">
      <w:pPr>
        <w:pStyle w:val="0DraftNormal"/>
        <w:rPr>
          <w:rFonts w:ascii="Montserrat" w:hAnsi="Montserrat"/>
          <w:i/>
          <w:spacing w:val="-1"/>
          <w:sz w:val="24"/>
        </w:rPr>
      </w:pPr>
    </w:p>
    <w:p w:rsidR="0008581E" w:rsidRPr="00B3633A" w:rsidRDefault="0008581E">
      <w:pPr>
        <w:pStyle w:val="0DraftNormal"/>
        <w:rPr>
          <w:rFonts w:ascii="Montserrat" w:hAnsi="Montserrat"/>
          <w:spacing w:val="-1"/>
          <w:sz w:val="24"/>
        </w:rPr>
      </w:pPr>
      <w:r w:rsidRPr="00B3633A">
        <w:rPr>
          <w:rFonts w:ascii="Montserrat" w:hAnsi="Montserrat"/>
          <w:i/>
          <w:spacing w:val="-1"/>
          <w:sz w:val="24"/>
        </w:rPr>
        <w:t>object : subject</w:t>
      </w:r>
    </w:p>
    <w:p w:rsidR="0008581E" w:rsidRPr="00B3633A" w:rsidRDefault="0008581E">
      <w:pPr>
        <w:pStyle w:val="0DraftNormal"/>
        <w:rPr>
          <w:rFonts w:ascii="Montserrat" w:hAnsi="Montserrat"/>
          <w:spacing w:val="-1"/>
          <w:sz w:val="24"/>
        </w:rPr>
      </w:pPr>
    </w:p>
    <w:p w:rsidR="0008581E" w:rsidRPr="00B3633A" w:rsidRDefault="0008581E">
      <w:pPr>
        <w:pStyle w:val="0DraftNormal"/>
        <w:rPr>
          <w:rFonts w:ascii="Montserrat" w:hAnsi="Montserrat"/>
          <w:spacing w:val="-1"/>
          <w:sz w:val="24"/>
        </w:rPr>
      </w:pPr>
      <w:r w:rsidRPr="00B3633A">
        <w:rPr>
          <w:rFonts w:ascii="Montserrat" w:hAnsi="Montserrat"/>
          <w:spacing w:val="-1"/>
          <w:sz w:val="24"/>
        </w:rPr>
        <w:t>cusp : void (chaos)</w:t>
      </w:r>
    </w:p>
    <w:p w:rsidR="0008581E" w:rsidRPr="00B3633A" w:rsidRDefault="0008581E">
      <w:pPr>
        <w:pStyle w:val="0DraftNormal"/>
        <w:rPr>
          <w:rFonts w:ascii="Montserrat" w:hAnsi="Montserrat"/>
          <w:spacing w:val="-1"/>
          <w:sz w:val="24"/>
        </w:rPr>
      </w:pPr>
    </w:p>
    <w:p w:rsidR="0008581E" w:rsidRPr="00B3633A" w:rsidRDefault="0008581E">
      <w:pPr>
        <w:pStyle w:val="0DraftNormal"/>
        <w:rPr>
          <w:rFonts w:ascii="Montserrat" w:hAnsi="Montserrat"/>
          <w:spacing w:val="-1"/>
          <w:sz w:val="24"/>
        </w:rPr>
      </w:pPr>
      <w:r w:rsidRPr="00B3633A">
        <w:rPr>
          <w:rFonts w:ascii="Montserrat" w:hAnsi="Montserrat"/>
          <w:spacing w:val="-1"/>
          <w:sz w:val="24"/>
        </w:rPr>
        <w:t>Physical : material</w:t>
      </w:r>
    </w:p>
    <w:p w:rsidR="0008581E" w:rsidRPr="00B3633A" w:rsidRDefault="0008581E">
      <w:pPr>
        <w:pStyle w:val="0DraftNormal"/>
        <w:rPr>
          <w:rFonts w:ascii="Montserrat" w:hAnsi="Montserrat"/>
          <w:spacing w:val="-1"/>
          <w:sz w:val="24"/>
        </w:rPr>
      </w:pPr>
    </w:p>
    <w:p w:rsidR="0008581E" w:rsidRPr="00B3633A" w:rsidRDefault="0008581E">
      <w:pPr>
        <w:pStyle w:val="0DraftNormal"/>
        <w:rPr>
          <w:rFonts w:ascii="Montserrat" w:hAnsi="Montserrat"/>
          <w:spacing w:val="-1"/>
          <w:sz w:val="24"/>
        </w:rPr>
      </w:pPr>
      <w:r w:rsidRPr="00B3633A">
        <w:rPr>
          <w:rFonts w:ascii="Montserrat" w:hAnsi="Montserrat"/>
          <w:spacing w:val="-1"/>
          <w:sz w:val="24"/>
        </w:rPr>
        <w:t>body: oblis</w:t>
      </w:r>
    </w:p>
    <w:p w:rsidR="0008581E" w:rsidRPr="00B3633A" w:rsidRDefault="0008581E">
      <w:pPr>
        <w:pStyle w:val="0DraftNormal"/>
        <w:rPr>
          <w:rFonts w:ascii="Montserrat" w:hAnsi="Montserrat"/>
          <w:spacing w:val="-1"/>
          <w:sz w:val="24"/>
        </w:rPr>
      </w:pPr>
    </w:p>
    <w:p w:rsidR="0008581E" w:rsidRPr="00B3633A" w:rsidRDefault="0008581E">
      <w:pPr>
        <w:pStyle w:val="0DraftNormal"/>
        <w:rPr>
          <w:rFonts w:ascii="Montserrat" w:hAnsi="Montserrat"/>
          <w:spacing w:val="-1"/>
          <w:sz w:val="24"/>
        </w:rPr>
      </w:pPr>
      <w:r w:rsidRPr="00B3633A">
        <w:rPr>
          <w:rFonts w:ascii="Montserrat" w:hAnsi="Montserrat"/>
          <w:spacing w:val="-1"/>
          <w:sz w:val="24"/>
        </w:rPr>
        <w:t>attention : interaction</w:t>
      </w:r>
    </w:p>
    <w:p w:rsidR="0008581E" w:rsidRPr="00B3633A" w:rsidRDefault="0008581E">
      <w:pPr>
        <w:pStyle w:val="0DraftNormal"/>
        <w:rPr>
          <w:rFonts w:ascii="Montserrat" w:hAnsi="Montserrat"/>
          <w:spacing w:val="-1"/>
          <w:sz w:val="24"/>
        </w:rPr>
      </w:pPr>
    </w:p>
    <w:p w:rsidR="0008581E" w:rsidRPr="00B3633A" w:rsidRDefault="0008581E">
      <w:pPr>
        <w:pStyle w:val="0DraftNormal"/>
        <w:rPr>
          <w:rFonts w:ascii="Montserrat" w:hAnsi="Montserrat"/>
          <w:spacing w:val="-1"/>
          <w:sz w:val="24"/>
        </w:rPr>
      </w:pPr>
      <w:r w:rsidRPr="00B3633A">
        <w:rPr>
          <w:rFonts w:ascii="Montserrat" w:hAnsi="Montserrat"/>
          <w:spacing w:val="-1"/>
          <w:sz w:val="24"/>
        </w:rPr>
        <w:t>Mental : psychic</w:t>
      </w:r>
    </w:p>
    <w:p w:rsidR="0008581E" w:rsidRPr="00B3633A" w:rsidRDefault="0008581E">
      <w:pPr>
        <w:pStyle w:val="0DraftNormal"/>
        <w:rPr>
          <w:rFonts w:ascii="Montserrat" w:hAnsi="Montserrat"/>
          <w:spacing w:val="-1"/>
          <w:sz w:val="24"/>
        </w:rPr>
      </w:pPr>
    </w:p>
    <w:p w:rsidR="0008581E" w:rsidRPr="00B3633A" w:rsidRDefault="0008581E">
      <w:pPr>
        <w:pStyle w:val="0DraftNormal"/>
        <w:rPr>
          <w:rFonts w:ascii="Montserrat" w:hAnsi="Montserrat"/>
          <w:spacing w:val="-1"/>
          <w:sz w:val="24"/>
        </w:rPr>
      </w:pPr>
      <w:r w:rsidRPr="00B3633A">
        <w:rPr>
          <w:rFonts w:ascii="Montserrat" w:hAnsi="Montserrat"/>
          <w:spacing w:val="-1"/>
          <w:sz w:val="24"/>
        </w:rPr>
        <w:t>cusp : mind (order)</w:t>
      </w:r>
    </w:p>
    <w:p w:rsidR="0008581E" w:rsidRPr="00B3633A" w:rsidRDefault="0008581E">
      <w:pPr>
        <w:pStyle w:val="0DraftNormal"/>
        <w:rPr>
          <w:rFonts w:ascii="Montserrat" w:hAnsi="Montserrat"/>
          <w:spacing w:val="-1"/>
          <w:sz w:val="24"/>
        </w:rPr>
      </w:pPr>
    </w:p>
    <w:p w:rsidR="0008581E" w:rsidRPr="00B3633A" w:rsidRDefault="0008581E">
      <w:pPr>
        <w:pStyle w:val="0DraftNormal"/>
        <w:rPr>
          <w:rFonts w:ascii="Montserrat" w:hAnsi="Montserrat"/>
          <w:spacing w:val="-1"/>
          <w:sz w:val="24"/>
        </w:rPr>
      </w:pPr>
      <w:r w:rsidRPr="00B3633A">
        <w:rPr>
          <w:rFonts w:ascii="Montserrat" w:hAnsi="Montserrat"/>
          <w:spacing w:val="-1"/>
          <w:sz w:val="24"/>
        </w:rPr>
        <w:t>thought : reflection</w:t>
      </w:r>
    </w:p>
    <w:p w:rsidR="0008581E" w:rsidRPr="00B3633A" w:rsidRDefault="0008581E">
      <w:pPr>
        <w:pStyle w:val="0DraftNormal"/>
        <w:rPr>
          <w:rFonts w:ascii="Montserrat" w:hAnsi="Montserrat"/>
          <w:spacing w:val="-1"/>
          <w:sz w:val="24"/>
        </w:rPr>
      </w:pPr>
    </w:p>
    <w:p w:rsidR="0008581E" w:rsidRPr="00B3633A" w:rsidRDefault="0008581E">
      <w:pPr>
        <w:pStyle w:val="0DraftNormal"/>
        <w:rPr>
          <w:rFonts w:ascii="Montserrat" w:hAnsi="Montserrat"/>
          <w:spacing w:val="-1"/>
          <w:sz w:val="24"/>
        </w:rPr>
      </w:pPr>
      <w:r w:rsidRPr="00B3633A">
        <w:rPr>
          <w:rFonts w:ascii="Montserrat" w:hAnsi="Montserrat"/>
          <w:spacing w:val="-1"/>
          <w:sz w:val="24"/>
        </w:rPr>
        <w:t>Spiritual : magic</w:t>
      </w:r>
    </w:p>
    <w:p w:rsidR="0008581E" w:rsidRPr="00B3633A" w:rsidRDefault="0008581E">
      <w:pPr>
        <w:pStyle w:val="0DraftNormal"/>
        <w:rPr>
          <w:rFonts w:ascii="Montserrat" w:hAnsi="Montserrat"/>
          <w:spacing w:val="-1"/>
          <w:sz w:val="24"/>
        </w:rPr>
      </w:pPr>
    </w:p>
    <w:p w:rsidR="0008581E" w:rsidRPr="00B3633A" w:rsidRDefault="0008581E">
      <w:pPr>
        <w:pStyle w:val="0DraftNormal"/>
        <w:rPr>
          <w:rFonts w:ascii="Montserrat" w:hAnsi="Montserrat"/>
          <w:spacing w:val="-1"/>
          <w:sz w:val="24"/>
        </w:rPr>
      </w:pPr>
      <w:r w:rsidRPr="00B3633A">
        <w:rPr>
          <w:rFonts w:ascii="Montserrat" w:hAnsi="Montserrat"/>
          <w:spacing w:val="-1"/>
          <w:sz w:val="24"/>
        </w:rPr>
        <w:t>spirit : exis</w:t>
      </w:r>
    </w:p>
    <w:p w:rsidR="0008581E" w:rsidRPr="00B3633A" w:rsidRDefault="0008581E">
      <w:pPr>
        <w:pStyle w:val="0DraftNormal"/>
        <w:rPr>
          <w:rFonts w:ascii="Montserrat" w:hAnsi="Montserrat"/>
          <w:spacing w:val="-1"/>
          <w:sz w:val="24"/>
        </w:rPr>
      </w:pPr>
    </w:p>
    <w:p w:rsidR="0008581E" w:rsidRPr="00B3633A" w:rsidRDefault="0008581E">
      <w:pPr>
        <w:pStyle w:val="0DraftNormal"/>
        <w:rPr>
          <w:rFonts w:ascii="Montserrat" w:hAnsi="Montserrat"/>
          <w:spacing w:val="-1"/>
          <w:sz w:val="24"/>
        </w:rPr>
      </w:pPr>
      <w:r w:rsidRPr="00B3633A">
        <w:rPr>
          <w:rFonts w:ascii="Montserrat" w:hAnsi="Montserrat"/>
          <w:spacing w:val="-1"/>
          <w:sz w:val="24"/>
        </w:rPr>
        <w:t>will : expression</w:t>
      </w:r>
    </w:p>
    <w:p w:rsidR="0008581E" w:rsidRPr="00B3633A" w:rsidRDefault="0008581E">
      <w:pPr>
        <w:pStyle w:val="0DraftNormal"/>
        <w:rPr>
          <w:rFonts w:ascii="Montserrat" w:hAnsi="Montserrat"/>
          <w:spacing w:val="-1"/>
          <w:sz w:val="24"/>
        </w:rPr>
      </w:pPr>
    </w:p>
    <w:p w:rsidR="0008581E" w:rsidRPr="00B3633A" w:rsidRDefault="0008581E">
      <w:pPr>
        <w:pStyle w:val="0DraftNormal"/>
        <w:rPr>
          <w:rFonts w:ascii="Montserrat" w:hAnsi="Montserrat"/>
          <w:spacing w:val="-1"/>
          <w:sz w:val="24"/>
        </w:rPr>
      </w:pPr>
      <w:r w:rsidRPr="00B3633A">
        <w:rPr>
          <w:rFonts w:ascii="Montserrat" w:hAnsi="Montserrat"/>
          <w:spacing w:val="-1"/>
          <w:sz w:val="24"/>
        </w:rPr>
        <w:t>cusp : soul (paradox)</w:t>
      </w:r>
    </w:p>
    <w:p w:rsidR="0008581E" w:rsidRPr="00B3633A" w:rsidRDefault="0008581E">
      <w:pPr>
        <w:pStyle w:val="0DraftNormal"/>
        <w:rPr>
          <w:rFonts w:ascii="Montserrat" w:hAnsi="Montserrat"/>
          <w:spacing w:val="-1"/>
          <w:sz w:val="24"/>
        </w:rPr>
      </w:pPr>
    </w:p>
    <w:p w:rsidR="0008581E" w:rsidRPr="00B3633A" w:rsidRDefault="0008581E">
      <w:pPr>
        <w:pStyle w:val="0DraftNormal"/>
        <w:rPr>
          <w:rFonts w:ascii="Montserrat" w:hAnsi="Montserrat"/>
          <w:spacing w:val="-1"/>
          <w:sz w:val="24"/>
        </w:rPr>
      </w:pPr>
      <w:r w:rsidRPr="00B3633A">
        <w:rPr>
          <w:rFonts w:ascii="Montserrat" w:hAnsi="Montserrat"/>
          <w:spacing w:val="-1"/>
          <w:sz w:val="24"/>
        </w:rPr>
        <w:t>omnis</w:t>
      </w:r>
    </w:p>
    <w:p w:rsidR="0008581E" w:rsidRPr="00B3633A" w:rsidRDefault="0008581E">
      <w:pPr>
        <w:pStyle w:val="0DraftNormal"/>
        <w:rPr>
          <w:rFonts w:ascii="Montserrat" w:hAnsi="Montserrat"/>
          <w:spacing w:val="-1"/>
          <w:sz w:val="24"/>
        </w:rPr>
      </w:pPr>
    </w:p>
    <w:p w:rsidR="0008581E" w:rsidRPr="00B3633A" w:rsidRDefault="0008581E">
      <w:pPr>
        <w:pStyle w:val="0DraftNormal"/>
        <w:rPr>
          <w:rFonts w:ascii="Montserrat" w:hAnsi="Montserrat"/>
          <w:spacing w:val="-1"/>
          <w:sz w:val="24"/>
        </w:rPr>
      </w:pPr>
      <w:r w:rsidRPr="00B3633A">
        <w:rPr>
          <w:rFonts w:ascii="Montserrat" w:hAnsi="Montserrat"/>
          <w:spacing w:val="-1"/>
          <w:sz w:val="24"/>
        </w:rPr>
        <w:t xml:space="preserve">Avonlea, unpromised: siva 17. </w:t>
      </w:r>
    </w:p>
    <w:p w:rsidR="0008581E" w:rsidRPr="00B3633A" w:rsidRDefault="0008581E">
      <w:pPr>
        <w:pStyle w:val="0DraftNormal"/>
        <w:rPr>
          <w:rFonts w:ascii="Montserrat" w:hAnsi="Montserrat"/>
          <w:spacing w:val="-1"/>
          <w:sz w:val="24"/>
        </w:rPr>
      </w:pPr>
    </w:p>
    <w:p w:rsidR="0008581E" w:rsidRPr="00B3633A" w:rsidRDefault="0008581E">
      <w:pPr>
        <w:pStyle w:val="0DraftNormal"/>
        <w:rPr>
          <w:rFonts w:ascii="Montserrat" w:hAnsi="Montserrat"/>
          <w:spacing w:val="-1"/>
          <w:sz w:val="24"/>
        </w:rPr>
      </w:pPr>
      <w:r w:rsidRPr="00B3633A">
        <w:rPr>
          <w:rFonts w:ascii="Montserrat" w:hAnsi="Montserrat"/>
          <w:spacing w:val="-1"/>
          <w:sz w:val="24"/>
        </w:rPr>
        <w:t xml:space="preserve">Her wing designation, siva 17 was the first name we had of her. </w:t>
      </w:r>
    </w:p>
    <w:p w:rsidR="0008581E" w:rsidRPr="00B3633A" w:rsidRDefault="0008581E">
      <w:pPr>
        <w:pStyle w:val="0DraftNormal"/>
        <w:rPr>
          <w:rFonts w:ascii="Montserrat" w:hAnsi="Montserrat"/>
          <w:spacing w:val="-1"/>
          <w:sz w:val="24"/>
        </w:rPr>
      </w:pPr>
    </w:p>
    <w:p w:rsidR="0008581E" w:rsidRPr="00B3633A" w:rsidRDefault="0008581E">
      <w:pPr>
        <w:pStyle w:val="0DraftNormal"/>
        <w:rPr>
          <w:rFonts w:ascii="Montserrat" w:hAnsi="Montserrat"/>
          <w:spacing w:val="-1"/>
          <w:sz w:val="24"/>
        </w:rPr>
      </w:pPr>
      <w:r w:rsidRPr="00B3633A">
        <w:rPr>
          <w:rFonts w:ascii="Montserrat" w:hAnsi="Montserrat"/>
          <w:spacing w:val="-1"/>
          <w:sz w:val="24"/>
        </w:rPr>
        <w:t xml:space="preserve">She entered the city much as was originally seen, but, we would find out what she was capable of as a destroyer before we would get a deeper feel for her. </w:t>
      </w:r>
    </w:p>
    <w:p w:rsidR="0008581E" w:rsidRPr="00B3633A" w:rsidRDefault="0008581E">
      <w:pPr>
        <w:pStyle w:val="0DraftNormal"/>
        <w:rPr>
          <w:rFonts w:ascii="Montserrat" w:hAnsi="Montserrat"/>
          <w:spacing w:val="-1"/>
          <w:sz w:val="24"/>
        </w:rPr>
      </w:pPr>
    </w:p>
    <w:p w:rsidR="0008581E" w:rsidRPr="00B3633A" w:rsidRDefault="0008581E">
      <w:pPr>
        <w:pStyle w:val="0DraftNormal"/>
        <w:rPr>
          <w:rFonts w:ascii="Montserrat" w:hAnsi="Montserrat"/>
          <w:spacing w:val="-1"/>
          <w:sz w:val="24"/>
        </w:rPr>
      </w:pPr>
      <w:r w:rsidRPr="00B3633A">
        <w:rPr>
          <w:rFonts w:ascii="Montserrat" w:hAnsi="Montserrat"/>
          <w:spacing w:val="-1"/>
          <w:sz w:val="24"/>
        </w:rPr>
        <w:t xml:space="preserve">From the hard, faceless, armored knight would emerge a deceptively delicate, and enigmatic entity. </w:t>
      </w:r>
    </w:p>
    <w:p w:rsidR="0008581E" w:rsidRPr="00B3633A" w:rsidRDefault="0008581E">
      <w:pPr>
        <w:pStyle w:val="0DraftNormal"/>
        <w:rPr>
          <w:rFonts w:ascii="Montserrat" w:hAnsi="Montserrat"/>
          <w:spacing w:val="-1"/>
          <w:sz w:val="24"/>
        </w:rPr>
      </w:pPr>
    </w:p>
    <w:p w:rsidR="0008581E" w:rsidRPr="00B3633A" w:rsidRDefault="0008581E">
      <w:pPr>
        <w:pStyle w:val="0DraftNormal"/>
        <w:rPr>
          <w:rFonts w:ascii="Montserrat" w:hAnsi="Montserrat"/>
          <w:spacing w:val="-1"/>
          <w:sz w:val="24"/>
        </w:rPr>
      </w:pPr>
      <w:r w:rsidRPr="00B3633A">
        <w:rPr>
          <w:rFonts w:ascii="Montserrat" w:hAnsi="Montserrat"/>
          <w:spacing w:val="-1"/>
          <w:sz w:val="24"/>
        </w:rPr>
        <w:t xml:space="preserve">From the wages of her first night, would come enough admiration to lead to an offer of acceptance to accompany the enmity of swat and ao. </w:t>
      </w:r>
    </w:p>
    <w:p w:rsidR="0008581E" w:rsidRPr="00B3633A" w:rsidRDefault="0008581E">
      <w:pPr>
        <w:pStyle w:val="0DraftNormal"/>
        <w:rPr>
          <w:rFonts w:ascii="Montserrat" w:hAnsi="Montserrat"/>
          <w:spacing w:val="-1"/>
          <w:sz w:val="24"/>
        </w:rPr>
      </w:pPr>
    </w:p>
    <w:p w:rsidR="0008581E" w:rsidRPr="00B3633A" w:rsidRDefault="0008581E">
      <w:pPr>
        <w:pStyle w:val="0DraftNormal"/>
        <w:rPr>
          <w:rFonts w:ascii="Montserrat" w:hAnsi="Montserrat"/>
          <w:spacing w:val="-1"/>
          <w:sz w:val="24"/>
        </w:rPr>
      </w:pPr>
      <w:r w:rsidRPr="00B3633A">
        <w:rPr>
          <w:rFonts w:ascii="Montserrat" w:hAnsi="Montserrat"/>
          <w:spacing w:val="-1"/>
          <w:sz w:val="24"/>
        </w:rPr>
        <w:t xml:space="preserve">Her first engagement with vancouver gained her much respect—positive and negative. </w:t>
      </w:r>
    </w:p>
    <w:p w:rsidR="0008581E" w:rsidRPr="00B3633A" w:rsidRDefault="0008581E">
      <w:pPr>
        <w:pStyle w:val="0DraftNormal"/>
        <w:rPr>
          <w:rFonts w:ascii="Montserrat" w:hAnsi="Montserrat"/>
          <w:spacing w:val="-1"/>
          <w:sz w:val="24"/>
        </w:rPr>
      </w:pPr>
    </w:p>
    <w:p w:rsidR="0008581E" w:rsidRPr="00B3633A" w:rsidRDefault="0008581E">
      <w:pPr>
        <w:pStyle w:val="0DraftNormal"/>
        <w:rPr>
          <w:rFonts w:ascii="Montserrat" w:hAnsi="Montserrat"/>
          <w:spacing w:val="-1"/>
          <w:sz w:val="24"/>
        </w:rPr>
      </w:pPr>
      <w:r w:rsidRPr="00B3633A">
        <w:rPr>
          <w:rFonts w:ascii="Montserrat" w:hAnsi="Montserrat"/>
          <w:spacing w:val="-1"/>
          <w:sz w:val="24"/>
        </w:rPr>
        <w:t xml:space="preserve">Paf: pacific advance fleet (united earth defense forces) a planetary defense fleet composed of a command cruiser, three battleships, two launch platforms, a destroyer and a stealth cruiser. </w:t>
      </w:r>
    </w:p>
    <w:p w:rsidR="0008581E" w:rsidRPr="00B3633A" w:rsidRDefault="0008581E">
      <w:pPr>
        <w:pStyle w:val="0DraftNormal"/>
        <w:rPr>
          <w:rFonts w:ascii="Montserrat" w:hAnsi="Montserrat"/>
          <w:spacing w:val="-1"/>
          <w:sz w:val="24"/>
        </w:rPr>
      </w:pPr>
    </w:p>
    <w:p w:rsidR="0008581E" w:rsidRPr="00B3633A" w:rsidRDefault="0008581E">
      <w:pPr>
        <w:pStyle w:val="0DraftNormal"/>
        <w:rPr>
          <w:rFonts w:ascii="Montserrat" w:hAnsi="Montserrat"/>
          <w:spacing w:val="-1"/>
          <w:sz w:val="24"/>
        </w:rPr>
      </w:pPr>
      <w:r w:rsidRPr="00B3633A">
        <w:rPr>
          <w:rFonts w:ascii="Montserrat" w:hAnsi="Montserrat"/>
          <w:spacing w:val="-1"/>
          <w:sz w:val="24"/>
        </w:rPr>
        <w:t xml:space="preserve">This was what was left out of almost three hundred ships. </w:t>
      </w:r>
    </w:p>
    <w:p w:rsidR="0008581E" w:rsidRPr="00B3633A" w:rsidRDefault="0008581E">
      <w:pPr>
        <w:pStyle w:val="0DraftNormal"/>
        <w:rPr>
          <w:rFonts w:ascii="Montserrat" w:hAnsi="Montserrat"/>
          <w:spacing w:val="-1"/>
          <w:sz w:val="24"/>
        </w:rPr>
      </w:pPr>
    </w:p>
    <w:p w:rsidR="0008581E" w:rsidRPr="00B3633A" w:rsidRDefault="0008581E">
      <w:pPr>
        <w:pStyle w:val="0DraftNormal"/>
        <w:rPr>
          <w:rFonts w:ascii="Montserrat" w:hAnsi="Montserrat"/>
          <w:spacing w:val="-1"/>
          <w:sz w:val="24"/>
        </w:rPr>
      </w:pPr>
      <w:r w:rsidRPr="00B3633A">
        <w:rPr>
          <w:rFonts w:ascii="Montserrat" w:hAnsi="Montserrat"/>
          <w:spacing w:val="-1"/>
          <w:sz w:val="24"/>
        </w:rPr>
        <w:t xml:space="preserve">The cruisers were capable of fusing with the other vessels. </w:t>
      </w:r>
    </w:p>
    <w:p w:rsidR="0008581E" w:rsidRPr="00B3633A" w:rsidRDefault="0008581E">
      <w:pPr>
        <w:pStyle w:val="0DraftNormal"/>
        <w:rPr>
          <w:rFonts w:ascii="Montserrat" w:hAnsi="Montserrat"/>
          <w:spacing w:val="-1"/>
          <w:sz w:val="24"/>
        </w:rPr>
      </w:pPr>
    </w:p>
    <w:p w:rsidR="0008581E" w:rsidRPr="00B3633A" w:rsidRDefault="0008581E">
      <w:pPr>
        <w:pStyle w:val="0DraftNormal"/>
        <w:rPr>
          <w:rFonts w:ascii="Montserrat" w:hAnsi="Montserrat"/>
          <w:spacing w:val="-1"/>
          <w:sz w:val="24"/>
        </w:rPr>
      </w:pPr>
      <w:r w:rsidRPr="00B3633A">
        <w:rPr>
          <w:rFonts w:ascii="Montserrat" w:hAnsi="Montserrat"/>
          <w:spacing w:val="-1"/>
          <w:sz w:val="24"/>
        </w:rPr>
        <w:t xml:space="preserve">All ships had their own compliment of fighters and scouts. </w:t>
      </w:r>
    </w:p>
    <w:p w:rsidR="0008581E" w:rsidRPr="00B3633A" w:rsidRDefault="0008581E">
      <w:pPr>
        <w:pStyle w:val="0DraftNormal"/>
        <w:rPr>
          <w:rFonts w:ascii="Montserrat" w:hAnsi="Montserrat"/>
          <w:spacing w:val="-1"/>
          <w:sz w:val="24"/>
        </w:rPr>
      </w:pPr>
    </w:p>
    <w:p w:rsidR="0008581E" w:rsidRPr="00B3633A" w:rsidRDefault="0008581E">
      <w:pPr>
        <w:pStyle w:val="0DraftNormal"/>
        <w:rPr>
          <w:rFonts w:ascii="Montserrat" w:hAnsi="Montserrat"/>
          <w:spacing w:val="-1"/>
          <w:sz w:val="24"/>
        </w:rPr>
      </w:pPr>
      <w:r w:rsidRPr="00B3633A">
        <w:rPr>
          <w:rFonts w:ascii="Montserrat" w:hAnsi="Montserrat"/>
          <w:spacing w:val="-1"/>
          <w:sz w:val="24"/>
        </w:rPr>
        <w:t xml:space="preserve">One squadron for each. </w:t>
      </w:r>
    </w:p>
    <w:p w:rsidR="0008581E" w:rsidRPr="00B3633A" w:rsidRDefault="0008581E">
      <w:pPr>
        <w:pStyle w:val="0DraftNormal"/>
        <w:rPr>
          <w:rFonts w:ascii="Montserrat" w:hAnsi="Montserrat"/>
          <w:spacing w:val="-1"/>
          <w:sz w:val="24"/>
        </w:rPr>
      </w:pPr>
    </w:p>
    <w:p w:rsidR="0008581E" w:rsidRPr="00B3633A" w:rsidRDefault="0008581E">
      <w:pPr>
        <w:pStyle w:val="0DraftNormal"/>
        <w:rPr>
          <w:rFonts w:ascii="Montserrat" w:hAnsi="Montserrat"/>
          <w:spacing w:val="-1"/>
          <w:sz w:val="24"/>
        </w:rPr>
      </w:pPr>
      <w:r w:rsidRPr="00B3633A">
        <w:rPr>
          <w:rFonts w:ascii="Montserrat" w:hAnsi="Montserrat"/>
          <w:spacing w:val="-1"/>
          <w:sz w:val="24"/>
        </w:rPr>
        <w:t xml:space="preserve">The launch platforms each supported a full battalion of fighters and troops in addition to the lead squadron. </w:t>
      </w:r>
    </w:p>
    <w:p w:rsidR="0008581E" w:rsidRPr="00B3633A" w:rsidRDefault="0008581E">
      <w:pPr>
        <w:pStyle w:val="0DraftNormal"/>
        <w:rPr>
          <w:rFonts w:ascii="Montserrat" w:hAnsi="Montserrat"/>
          <w:spacing w:val="-1"/>
          <w:sz w:val="24"/>
        </w:rPr>
      </w:pPr>
    </w:p>
    <w:p w:rsidR="0008581E" w:rsidRPr="00B3633A" w:rsidRDefault="0008581E">
      <w:pPr>
        <w:pStyle w:val="0DraftNormal"/>
        <w:rPr>
          <w:rFonts w:ascii="Montserrat" w:hAnsi="Montserrat"/>
          <w:spacing w:val="-1"/>
          <w:sz w:val="24"/>
        </w:rPr>
      </w:pPr>
      <w:r w:rsidRPr="00B3633A">
        <w:rPr>
          <w:rFonts w:ascii="Montserrat" w:hAnsi="Montserrat"/>
          <w:spacing w:val="-1"/>
          <w:sz w:val="24"/>
        </w:rPr>
        <w:t xml:space="preserve">Siva and jinx squadrons were noted rivals. </w:t>
      </w:r>
    </w:p>
    <w:p w:rsidR="0008581E" w:rsidRPr="00B3633A" w:rsidRDefault="0008581E">
      <w:pPr>
        <w:pStyle w:val="0DraftNormal"/>
        <w:rPr>
          <w:rFonts w:ascii="Montserrat" w:hAnsi="Montserrat"/>
          <w:spacing w:val="-1"/>
          <w:sz w:val="24"/>
        </w:rPr>
      </w:pPr>
    </w:p>
    <w:p w:rsidR="0008581E" w:rsidRPr="00B3633A" w:rsidRDefault="0008581E">
      <w:pPr>
        <w:pStyle w:val="0DraftNormal"/>
        <w:rPr>
          <w:rFonts w:ascii="Montserrat" w:hAnsi="Montserrat"/>
          <w:spacing w:val="-1"/>
          <w:sz w:val="24"/>
        </w:rPr>
      </w:pPr>
      <w:r w:rsidRPr="00B3633A">
        <w:rPr>
          <w:rFonts w:ascii="Montserrat" w:hAnsi="Montserrat"/>
          <w:spacing w:val="-1"/>
          <w:sz w:val="24"/>
        </w:rPr>
        <w:t xml:space="preserve">Exultant: the flagship of the pacific advance fleet. </w:t>
      </w:r>
    </w:p>
    <w:p w:rsidR="0008581E" w:rsidRPr="00B3633A" w:rsidRDefault="0008581E">
      <w:pPr>
        <w:pStyle w:val="0DraftNormal"/>
        <w:rPr>
          <w:rFonts w:ascii="Montserrat" w:hAnsi="Montserrat"/>
          <w:spacing w:val="-1"/>
          <w:sz w:val="24"/>
        </w:rPr>
      </w:pPr>
    </w:p>
    <w:p w:rsidR="0008581E" w:rsidRPr="00B3633A" w:rsidRDefault="0008581E">
      <w:pPr>
        <w:pStyle w:val="0DraftNormal"/>
        <w:rPr>
          <w:rFonts w:ascii="Montserrat" w:hAnsi="Montserrat"/>
          <w:spacing w:val="-1"/>
          <w:sz w:val="24"/>
        </w:rPr>
      </w:pPr>
      <w:r w:rsidRPr="00B3633A">
        <w:rPr>
          <w:rFonts w:ascii="Montserrat" w:hAnsi="Montserrat"/>
          <w:spacing w:val="-1"/>
          <w:sz w:val="24"/>
        </w:rPr>
        <w:t xml:space="preserve">The ship was controlled from the captain's bridge, while the fleet was commanded by the admiral from the admiral's bridge (aka the fleet bridge.) Siva squadron was assigned to the exultant as its vanguard. </w:t>
      </w:r>
    </w:p>
    <w:p w:rsidR="0008581E" w:rsidRPr="00B3633A" w:rsidRDefault="0008581E">
      <w:pPr>
        <w:pStyle w:val="0DraftNormal"/>
        <w:rPr>
          <w:rFonts w:ascii="Montserrat" w:hAnsi="Montserrat"/>
          <w:spacing w:val="-1"/>
          <w:sz w:val="24"/>
        </w:rPr>
      </w:pPr>
    </w:p>
    <w:p w:rsidR="0008581E" w:rsidRPr="00B3633A" w:rsidRDefault="0008581E">
      <w:pPr>
        <w:pStyle w:val="0DraftNormal"/>
        <w:rPr>
          <w:rFonts w:ascii="Montserrat" w:hAnsi="Montserrat"/>
          <w:spacing w:val="-1"/>
          <w:sz w:val="24"/>
        </w:rPr>
      </w:pPr>
      <w:r w:rsidRPr="00B3633A">
        <w:rPr>
          <w:rFonts w:ascii="Montserrat" w:hAnsi="Montserrat"/>
          <w:spacing w:val="-1"/>
          <w:sz w:val="24"/>
        </w:rPr>
        <w:t xml:space="preserve">As the pact evolved, the exultant came to port in vancouver, along with a battle ship, the tempest, and a launch platform, the aegis. </w:t>
      </w:r>
    </w:p>
    <w:p w:rsidR="0008581E" w:rsidRPr="00B3633A" w:rsidRDefault="0008581E">
      <w:pPr>
        <w:pStyle w:val="0DraftNormal"/>
        <w:rPr>
          <w:rFonts w:ascii="Montserrat" w:hAnsi="Montserrat"/>
          <w:spacing w:val="-1"/>
          <w:sz w:val="24"/>
        </w:rPr>
      </w:pPr>
    </w:p>
    <w:p w:rsidR="0008581E" w:rsidRPr="00B3633A" w:rsidRDefault="0008581E">
      <w:pPr>
        <w:pStyle w:val="0DraftNormal"/>
        <w:rPr>
          <w:rFonts w:ascii="Montserrat" w:hAnsi="Montserrat"/>
          <w:spacing w:val="-1"/>
          <w:sz w:val="24"/>
        </w:rPr>
      </w:pPr>
      <w:r w:rsidRPr="00B3633A">
        <w:rPr>
          <w:rFonts w:ascii="Montserrat" w:hAnsi="Montserrat"/>
          <w:spacing w:val="-1"/>
          <w:sz w:val="24"/>
        </w:rPr>
        <w:t xml:space="preserve">Nls swat: neutral licensed securities special weapons and tactics. </w:t>
      </w:r>
    </w:p>
    <w:p w:rsidR="0008581E" w:rsidRPr="00B3633A" w:rsidRDefault="0008581E">
      <w:pPr>
        <w:pStyle w:val="0DraftNormal"/>
        <w:rPr>
          <w:rFonts w:ascii="Montserrat" w:hAnsi="Montserrat"/>
          <w:spacing w:val="-1"/>
          <w:sz w:val="24"/>
        </w:rPr>
      </w:pPr>
    </w:p>
    <w:p w:rsidR="0008581E" w:rsidRPr="00B3633A" w:rsidRDefault="0008581E">
      <w:pPr>
        <w:pStyle w:val="0DraftNormal"/>
        <w:rPr>
          <w:rFonts w:ascii="Montserrat" w:hAnsi="Montserrat"/>
          <w:spacing w:val="-1"/>
          <w:sz w:val="24"/>
        </w:rPr>
      </w:pPr>
      <w:r w:rsidRPr="00B3633A">
        <w:rPr>
          <w:rFonts w:ascii="Montserrat" w:hAnsi="Montserrat"/>
          <w:spacing w:val="-1"/>
          <w:sz w:val="24"/>
        </w:rPr>
        <w:t xml:space="preserve">An incorporated special peace keeping force contracted by the city corporate commission. </w:t>
      </w:r>
    </w:p>
    <w:p w:rsidR="0008581E" w:rsidRPr="00B3633A" w:rsidRDefault="0008581E">
      <w:pPr>
        <w:pStyle w:val="0DraftNormal"/>
        <w:rPr>
          <w:rFonts w:ascii="Montserrat" w:hAnsi="Montserrat"/>
          <w:spacing w:val="-1"/>
          <w:sz w:val="24"/>
        </w:rPr>
      </w:pPr>
    </w:p>
    <w:p w:rsidR="0008581E" w:rsidRPr="00B3633A" w:rsidRDefault="0008581E">
      <w:pPr>
        <w:pStyle w:val="0DraftNormal"/>
        <w:rPr>
          <w:rFonts w:ascii="Montserrat" w:hAnsi="Montserrat"/>
          <w:spacing w:val="-1"/>
          <w:sz w:val="24"/>
        </w:rPr>
      </w:pPr>
      <w:r w:rsidRPr="00B3633A">
        <w:rPr>
          <w:rFonts w:ascii="Montserrat" w:hAnsi="Montserrat"/>
          <w:spacing w:val="-1"/>
          <w:sz w:val="24"/>
        </w:rPr>
        <w:t xml:space="preserve">The residual force remaining in the dislocated city was cut off from its superior offices and by contract rights could option to protect their interests in a time of suitable crisis. </w:t>
      </w:r>
    </w:p>
    <w:p w:rsidR="0008581E" w:rsidRPr="00B3633A" w:rsidRDefault="0008581E">
      <w:pPr>
        <w:pStyle w:val="0DraftNormal"/>
        <w:rPr>
          <w:rFonts w:ascii="Montserrat" w:hAnsi="Montserrat"/>
          <w:spacing w:val="-1"/>
          <w:sz w:val="24"/>
        </w:rPr>
      </w:pPr>
    </w:p>
    <w:p w:rsidR="0008581E" w:rsidRPr="00B3633A" w:rsidRDefault="0008581E">
      <w:pPr>
        <w:pStyle w:val="0DraftNormal"/>
        <w:rPr>
          <w:rFonts w:ascii="Montserrat" w:hAnsi="Montserrat"/>
          <w:spacing w:val="-1"/>
          <w:sz w:val="24"/>
        </w:rPr>
      </w:pPr>
      <w:r w:rsidRPr="00B3633A">
        <w:rPr>
          <w:rFonts w:ascii="Montserrat" w:hAnsi="Montserrat"/>
          <w:spacing w:val="-1"/>
          <w:sz w:val="24"/>
        </w:rPr>
        <w:t xml:space="preserve">Though technically under the jurisdiction of the corporations funding its activities, it had its own reserves of funding which it would use in times of martial law, whereby allowing it to overrule the dictates of its patron corps. </w:t>
      </w:r>
    </w:p>
    <w:p w:rsidR="0008581E" w:rsidRPr="00B3633A" w:rsidRDefault="0008581E">
      <w:pPr>
        <w:pStyle w:val="0DraftNormal"/>
        <w:rPr>
          <w:rFonts w:ascii="Montserrat" w:hAnsi="Montserrat"/>
          <w:spacing w:val="-1"/>
          <w:sz w:val="24"/>
        </w:rPr>
      </w:pPr>
    </w:p>
    <w:p w:rsidR="0008581E" w:rsidRPr="00B3633A" w:rsidRDefault="0008581E">
      <w:pPr>
        <w:pStyle w:val="0DraftNormal"/>
        <w:rPr>
          <w:rFonts w:ascii="Montserrat" w:hAnsi="Montserrat"/>
          <w:spacing w:val="-1"/>
          <w:sz w:val="24"/>
        </w:rPr>
      </w:pPr>
      <w:r w:rsidRPr="00B3633A">
        <w:rPr>
          <w:rFonts w:ascii="Montserrat" w:hAnsi="Montserrat"/>
          <w:spacing w:val="-1"/>
          <w:sz w:val="24"/>
        </w:rPr>
        <w:t xml:space="preserve">Among its powers, it could create a governing council to act as a higher authority than the corporate entities. </w:t>
      </w:r>
    </w:p>
    <w:p w:rsidR="0008581E" w:rsidRPr="00B3633A" w:rsidRDefault="0008581E">
      <w:pPr>
        <w:pStyle w:val="0DraftNormal"/>
        <w:rPr>
          <w:rFonts w:ascii="Montserrat" w:hAnsi="Montserrat"/>
          <w:spacing w:val="-1"/>
          <w:sz w:val="24"/>
        </w:rPr>
      </w:pPr>
    </w:p>
    <w:p w:rsidR="0008581E" w:rsidRPr="00B3633A" w:rsidRDefault="0008581E">
      <w:pPr>
        <w:pStyle w:val="0DraftNormal"/>
        <w:rPr>
          <w:rFonts w:ascii="Montserrat" w:hAnsi="Montserrat"/>
          <w:spacing w:val="-1"/>
          <w:sz w:val="24"/>
        </w:rPr>
      </w:pPr>
      <w:r w:rsidRPr="00B3633A">
        <w:rPr>
          <w:rFonts w:ascii="Montserrat" w:hAnsi="Montserrat"/>
          <w:spacing w:val="-1"/>
          <w:sz w:val="24"/>
        </w:rPr>
        <w:t>During the few weeks it would take to create this formerly non existent government, the nls swat occupied the city and enforced martial law.</w:t>
      </w:r>
    </w:p>
    <w:p w:rsidR="0008581E" w:rsidRPr="00B3633A" w:rsidRDefault="0008581E">
      <w:pPr>
        <w:pStyle w:val="0DraftNormal"/>
        <w:rPr>
          <w:rFonts w:ascii="Montserrat" w:hAnsi="Montserrat"/>
          <w:spacing w:val="-1"/>
          <w:sz w:val="24"/>
        </w:rPr>
      </w:pPr>
    </w:p>
    <w:p w:rsidR="0008581E" w:rsidRPr="00B3633A" w:rsidRDefault="0008581E">
      <w:pPr>
        <w:pStyle w:val="0DraftNormal"/>
        <w:rPr>
          <w:rFonts w:ascii="Montserrat" w:hAnsi="Montserrat"/>
          <w:spacing w:val="-1"/>
          <w:sz w:val="24"/>
        </w:rPr>
      </w:pPr>
      <w:r w:rsidRPr="00B3633A">
        <w:rPr>
          <w:rFonts w:ascii="Montserrat" w:hAnsi="Montserrat"/>
          <w:spacing w:val="-1"/>
          <w:sz w:val="24"/>
        </w:rPr>
        <w:t xml:space="preserve">Ao—alpha omega: the opposition took early and immediate notice of av's presence in vancouver. </w:t>
      </w:r>
    </w:p>
    <w:p w:rsidR="0008581E" w:rsidRPr="00B3633A" w:rsidRDefault="0008581E">
      <w:pPr>
        <w:pStyle w:val="0DraftNormal"/>
        <w:rPr>
          <w:rFonts w:ascii="Montserrat" w:hAnsi="Montserrat"/>
          <w:spacing w:val="-1"/>
          <w:sz w:val="24"/>
        </w:rPr>
      </w:pPr>
    </w:p>
    <w:p w:rsidR="0008581E" w:rsidRPr="00B3633A" w:rsidRDefault="0008581E">
      <w:pPr>
        <w:pStyle w:val="0DraftNormal"/>
        <w:rPr>
          <w:rFonts w:ascii="Montserrat" w:hAnsi="Montserrat"/>
          <w:spacing w:val="-1"/>
          <w:sz w:val="24"/>
        </w:rPr>
      </w:pPr>
      <w:r w:rsidRPr="00B3633A">
        <w:rPr>
          <w:rFonts w:ascii="Montserrat" w:hAnsi="Montserrat"/>
          <w:spacing w:val="-1"/>
          <w:sz w:val="24"/>
        </w:rPr>
        <w:t xml:space="preserve">By the time she had secured her position with sri, she was targeted for elimination. </w:t>
      </w:r>
    </w:p>
    <w:p w:rsidR="0008581E" w:rsidRPr="00B3633A" w:rsidRDefault="0008581E">
      <w:pPr>
        <w:pStyle w:val="0DraftNormal"/>
        <w:rPr>
          <w:rFonts w:ascii="Montserrat" w:hAnsi="Montserrat"/>
          <w:spacing w:val="-1"/>
          <w:sz w:val="24"/>
        </w:rPr>
      </w:pPr>
    </w:p>
    <w:p w:rsidR="0008581E" w:rsidRPr="00B3633A" w:rsidRDefault="0008581E">
      <w:pPr>
        <w:pStyle w:val="0DraftNormal"/>
        <w:rPr>
          <w:rFonts w:ascii="Montserrat" w:hAnsi="Montserrat"/>
          <w:spacing w:val="-1"/>
          <w:sz w:val="24"/>
        </w:rPr>
      </w:pPr>
      <w:r w:rsidRPr="00B3633A">
        <w:rPr>
          <w:rFonts w:ascii="Montserrat" w:hAnsi="Montserrat"/>
          <w:spacing w:val="-1"/>
          <w:sz w:val="24"/>
        </w:rPr>
        <w:t xml:space="preserve">The standing rivalry between ao and earth corporations were well established and subtle, but her presence represented a potentially unstoppable takeover of not only the city, but the unmeasured resources of this new world. </w:t>
      </w:r>
    </w:p>
    <w:p w:rsidR="0008581E" w:rsidRPr="00B3633A" w:rsidRDefault="0008581E">
      <w:pPr>
        <w:pStyle w:val="0DraftNormal"/>
        <w:rPr>
          <w:rFonts w:ascii="Montserrat" w:hAnsi="Montserrat"/>
          <w:spacing w:val="-1"/>
          <w:sz w:val="24"/>
        </w:rPr>
      </w:pPr>
    </w:p>
    <w:p w:rsidR="0008581E" w:rsidRPr="00B3633A" w:rsidRDefault="0008581E">
      <w:pPr>
        <w:pStyle w:val="0DraftNormal"/>
        <w:rPr>
          <w:rFonts w:ascii="Montserrat" w:hAnsi="Montserrat"/>
          <w:spacing w:val="-1"/>
          <w:sz w:val="24"/>
        </w:rPr>
      </w:pPr>
      <w:r w:rsidRPr="00B3633A">
        <w:rPr>
          <w:rFonts w:ascii="Montserrat" w:hAnsi="Montserrat"/>
          <w:spacing w:val="-1"/>
          <w:sz w:val="24"/>
        </w:rPr>
        <w:t xml:space="preserve">She was clearly the pivotal figure in a broad scale alliance of powers. </w:t>
      </w:r>
    </w:p>
    <w:p w:rsidR="0008581E" w:rsidRPr="00B3633A" w:rsidRDefault="0008581E">
      <w:pPr>
        <w:pStyle w:val="0DraftNormal"/>
        <w:rPr>
          <w:rFonts w:ascii="Montserrat" w:hAnsi="Montserrat"/>
          <w:spacing w:val="-1"/>
          <w:sz w:val="24"/>
        </w:rPr>
      </w:pPr>
    </w:p>
    <w:p w:rsidR="0008581E" w:rsidRPr="00B3633A" w:rsidRDefault="0008581E">
      <w:pPr>
        <w:pStyle w:val="0DraftNormal"/>
        <w:rPr>
          <w:rFonts w:ascii="Montserrat" w:hAnsi="Montserrat"/>
          <w:spacing w:val="-1"/>
          <w:sz w:val="24"/>
        </w:rPr>
      </w:pPr>
      <w:r w:rsidRPr="00B3633A">
        <w:rPr>
          <w:rFonts w:ascii="Montserrat" w:hAnsi="Montserrat"/>
          <w:spacing w:val="-1"/>
          <w:sz w:val="24"/>
        </w:rPr>
        <w:t xml:space="preserve">Their greatest mistake was underestimating her in the beginning. </w:t>
      </w:r>
    </w:p>
    <w:p w:rsidR="0008581E" w:rsidRPr="00B3633A" w:rsidRDefault="0008581E">
      <w:pPr>
        <w:pStyle w:val="0DraftNormal"/>
        <w:rPr>
          <w:rFonts w:ascii="Montserrat" w:hAnsi="Montserrat"/>
          <w:spacing w:val="-1"/>
          <w:sz w:val="24"/>
        </w:rPr>
      </w:pPr>
    </w:p>
    <w:p w:rsidR="0008581E" w:rsidRPr="00B3633A" w:rsidRDefault="0008581E">
      <w:pPr>
        <w:pStyle w:val="0DraftNormal"/>
        <w:rPr>
          <w:rFonts w:ascii="Montserrat" w:hAnsi="Montserrat"/>
          <w:spacing w:val="-1"/>
          <w:sz w:val="24"/>
        </w:rPr>
      </w:pPr>
      <w:r w:rsidRPr="00B3633A">
        <w:rPr>
          <w:rFonts w:ascii="Montserrat" w:hAnsi="Montserrat"/>
          <w:spacing w:val="-1"/>
          <w:sz w:val="24"/>
        </w:rPr>
        <w:t xml:space="preserve">By proving herself a difficult target to eliminate, and especially after having tipped their hand, they began to work toward establishing a power base capable of challenging and disrupting what she had begun. </w:t>
      </w:r>
    </w:p>
    <w:p w:rsidR="0008581E" w:rsidRPr="00B3633A" w:rsidRDefault="0008581E">
      <w:pPr>
        <w:pStyle w:val="0DraftNormal"/>
        <w:rPr>
          <w:rFonts w:ascii="Montserrat" w:hAnsi="Montserrat"/>
          <w:spacing w:val="-1"/>
          <w:sz w:val="24"/>
        </w:rPr>
      </w:pPr>
    </w:p>
    <w:p w:rsidR="0008581E" w:rsidRPr="00B3633A" w:rsidRDefault="0008581E">
      <w:pPr>
        <w:pStyle w:val="0DraftNormal"/>
        <w:rPr>
          <w:rFonts w:ascii="Montserrat" w:hAnsi="Montserrat"/>
          <w:spacing w:val="-1"/>
          <w:sz w:val="24"/>
        </w:rPr>
      </w:pPr>
      <w:r w:rsidRPr="00B3633A">
        <w:rPr>
          <w:rFonts w:ascii="Montserrat" w:hAnsi="Montserrat"/>
          <w:spacing w:val="-1"/>
          <w:sz w:val="24"/>
        </w:rPr>
        <w:t xml:space="preserve">Theirs was an immoral stance concerned solely with seizing power at any expense. </w:t>
      </w:r>
    </w:p>
    <w:p w:rsidR="0008581E" w:rsidRPr="00B3633A" w:rsidRDefault="0008581E">
      <w:pPr>
        <w:pStyle w:val="0DraftNormal"/>
        <w:rPr>
          <w:rFonts w:ascii="Montserrat" w:hAnsi="Montserrat"/>
          <w:spacing w:val="-1"/>
          <w:sz w:val="24"/>
        </w:rPr>
      </w:pPr>
    </w:p>
    <w:p w:rsidR="0008581E" w:rsidRPr="00B3633A" w:rsidRDefault="0008581E">
      <w:pPr>
        <w:pStyle w:val="0DraftNormal"/>
        <w:rPr>
          <w:rFonts w:ascii="Montserrat" w:hAnsi="Montserrat"/>
          <w:spacing w:val="-1"/>
          <w:sz w:val="24"/>
        </w:rPr>
      </w:pPr>
      <w:r w:rsidRPr="00B3633A">
        <w:rPr>
          <w:rFonts w:ascii="Montserrat" w:hAnsi="Montserrat"/>
          <w:spacing w:val="-1"/>
          <w:sz w:val="24"/>
        </w:rPr>
        <w:t xml:space="preserve">Much of what they do was never discovered or disclosed. </w:t>
      </w:r>
    </w:p>
    <w:p w:rsidR="0008581E" w:rsidRPr="00B3633A" w:rsidRDefault="0008581E">
      <w:pPr>
        <w:pStyle w:val="0DraftNormal"/>
        <w:rPr>
          <w:rFonts w:ascii="Montserrat" w:hAnsi="Montserrat"/>
          <w:spacing w:val="-1"/>
          <w:sz w:val="24"/>
        </w:rPr>
      </w:pPr>
    </w:p>
    <w:p w:rsidR="0008581E" w:rsidRPr="00B3633A" w:rsidRDefault="0008581E">
      <w:pPr>
        <w:pStyle w:val="0DraftNormal"/>
        <w:rPr>
          <w:rFonts w:ascii="Montserrat" w:hAnsi="Montserrat"/>
          <w:spacing w:val="-1"/>
          <w:sz w:val="24"/>
        </w:rPr>
      </w:pPr>
      <w:r w:rsidRPr="00B3633A">
        <w:rPr>
          <w:rFonts w:ascii="Montserrat" w:hAnsi="Montserrat"/>
          <w:spacing w:val="-1"/>
          <w:sz w:val="24"/>
        </w:rPr>
        <w:t xml:space="preserve">They have to learn as they go along, but they do learn fast. </w:t>
      </w:r>
    </w:p>
    <w:p w:rsidR="0008581E" w:rsidRPr="00B3633A" w:rsidRDefault="0008581E">
      <w:pPr>
        <w:pStyle w:val="0DraftNormal"/>
        <w:rPr>
          <w:rFonts w:ascii="Montserrat" w:hAnsi="Montserrat"/>
          <w:spacing w:val="-1"/>
          <w:sz w:val="24"/>
        </w:rPr>
      </w:pPr>
    </w:p>
    <w:p w:rsidR="0008581E" w:rsidRPr="00B3633A" w:rsidRDefault="0008581E">
      <w:pPr>
        <w:pStyle w:val="0DraftNormal"/>
        <w:rPr>
          <w:rFonts w:ascii="Montserrat" w:hAnsi="Montserrat"/>
          <w:spacing w:val="-1"/>
          <w:sz w:val="24"/>
        </w:rPr>
      </w:pPr>
      <w:r w:rsidRPr="00B3633A">
        <w:rPr>
          <w:rFonts w:ascii="Montserrat" w:hAnsi="Montserrat"/>
          <w:spacing w:val="-1"/>
          <w:sz w:val="24"/>
        </w:rPr>
        <w:t xml:space="preserve">Av, splayed out and unraveling in proportion to the sequence of her dismembering. </w:t>
      </w:r>
    </w:p>
    <w:p w:rsidR="0008581E" w:rsidRPr="00B3633A" w:rsidRDefault="0008581E">
      <w:pPr>
        <w:pStyle w:val="0DraftNormal"/>
        <w:rPr>
          <w:rFonts w:ascii="Montserrat" w:hAnsi="Montserrat"/>
          <w:spacing w:val="-1"/>
          <w:sz w:val="24"/>
        </w:rPr>
      </w:pPr>
    </w:p>
    <w:p w:rsidR="0008581E" w:rsidRPr="00B3633A" w:rsidRDefault="0008581E">
      <w:pPr>
        <w:pStyle w:val="0DraftNormal"/>
        <w:rPr>
          <w:rFonts w:ascii="Montserrat" w:hAnsi="Montserrat"/>
          <w:spacing w:val="-1"/>
          <w:sz w:val="24"/>
        </w:rPr>
      </w:pPr>
      <w:r w:rsidRPr="00B3633A">
        <w:rPr>
          <w:rFonts w:ascii="Montserrat" w:hAnsi="Montserrat"/>
          <w:spacing w:val="-1"/>
          <w:sz w:val="24"/>
        </w:rPr>
        <w:t xml:space="preserve">The parts of her that were taken first were more unraveled than the last parts. </w:t>
      </w:r>
    </w:p>
    <w:p w:rsidR="0008581E" w:rsidRPr="00B3633A" w:rsidRDefault="0008581E">
      <w:pPr>
        <w:pStyle w:val="0DraftNormal"/>
        <w:rPr>
          <w:rFonts w:ascii="Montserrat" w:hAnsi="Montserrat"/>
          <w:spacing w:val="-1"/>
          <w:sz w:val="24"/>
        </w:rPr>
      </w:pPr>
    </w:p>
    <w:p w:rsidR="0008581E" w:rsidRPr="00B3633A" w:rsidRDefault="0008581E">
      <w:pPr>
        <w:pStyle w:val="0DraftNormal"/>
        <w:rPr>
          <w:rFonts w:ascii="Montserrat" w:hAnsi="Montserrat"/>
          <w:spacing w:val="-1"/>
          <w:sz w:val="24"/>
        </w:rPr>
      </w:pPr>
      <w:r w:rsidRPr="00B3633A">
        <w:rPr>
          <w:rFonts w:ascii="Montserrat" w:hAnsi="Montserrat"/>
          <w:spacing w:val="-1"/>
          <w:sz w:val="24"/>
        </w:rPr>
        <w:t xml:space="preserve">A subjective image reminiscent of the portrait of mystery i clipped. </w:t>
      </w:r>
    </w:p>
    <w:p w:rsidR="0008581E" w:rsidRPr="00B3633A" w:rsidRDefault="0008581E">
      <w:pPr>
        <w:pStyle w:val="0DraftNormal"/>
        <w:rPr>
          <w:rFonts w:ascii="Montserrat" w:hAnsi="Montserrat"/>
          <w:spacing w:val="-1"/>
          <w:sz w:val="24"/>
        </w:rPr>
      </w:pPr>
    </w:p>
    <w:p w:rsidR="0008581E" w:rsidRPr="00B3633A" w:rsidRDefault="0008581E">
      <w:pPr>
        <w:pStyle w:val="0DraftNormal"/>
        <w:rPr>
          <w:rFonts w:ascii="Montserrat" w:hAnsi="Montserrat"/>
          <w:spacing w:val="-1"/>
          <w:sz w:val="24"/>
        </w:rPr>
      </w:pPr>
      <w:r w:rsidRPr="00B3633A">
        <w:rPr>
          <w:rFonts w:ascii="Montserrat" w:hAnsi="Montserrat"/>
          <w:spacing w:val="-1"/>
          <w:sz w:val="24"/>
        </w:rPr>
        <w:t xml:space="preserve">Red and earth tones; parchment tint color scheme. </w:t>
      </w:r>
    </w:p>
    <w:p w:rsidR="0008581E" w:rsidRPr="00B3633A" w:rsidRDefault="0008581E">
      <w:pPr>
        <w:pStyle w:val="0DraftNormal"/>
        <w:rPr>
          <w:rFonts w:ascii="Montserrat" w:hAnsi="Montserrat"/>
          <w:spacing w:val="-1"/>
          <w:sz w:val="24"/>
        </w:rPr>
      </w:pPr>
    </w:p>
    <w:p w:rsidR="0008581E" w:rsidRPr="00B3633A" w:rsidRDefault="0008581E">
      <w:pPr>
        <w:pStyle w:val="0DraftNormal"/>
        <w:rPr>
          <w:rFonts w:ascii="Montserrat" w:hAnsi="Montserrat"/>
          <w:spacing w:val="-1"/>
          <w:sz w:val="24"/>
        </w:rPr>
      </w:pPr>
      <w:r w:rsidRPr="00B3633A">
        <w:rPr>
          <w:rFonts w:ascii="Montserrat" w:hAnsi="Montserrat"/>
          <w:spacing w:val="-1"/>
          <w:sz w:val="24"/>
        </w:rPr>
        <w:br w:type="page"/>
        <w:t xml:space="preserve">If this was home, hell if this was </w:t>
      </w:r>
      <w:r w:rsidRPr="00B3633A">
        <w:rPr>
          <w:rFonts w:ascii="Montserrat" w:hAnsi="Montserrat"/>
          <w:i/>
          <w:spacing w:val="-1"/>
          <w:sz w:val="24"/>
        </w:rPr>
        <w:t>earth</w:t>
      </w:r>
      <w:r w:rsidRPr="00B3633A">
        <w:rPr>
          <w:rFonts w:ascii="Montserrat" w:hAnsi="Montserrat"/>
          <w:spacing w:val="-1"/>
          <w:sz w:val="24"/>
        </w:rPr>
        <w:t xml:space="preserve"> even, this would be impossible</w:t>
      </w:r>
    </w:p>
    <w:p w:rsidR="0008581E" w:rsidRPr="00B3633A" w:rsidRDefault="0008581E">
      <w:pPr>
        <w:pStyle w:val="0DraftNormal"/>
        <w:rPr>
          <w:rFonts w:ascii="Montserrat" w:hAnsi="Montserrat"/>
          <w:spacing w:val="-1"/>
          <w:sz w:val="24"/>
        </w:rPr>
      </w:pPr>
    </w:p>
    <w:p w:rsidR="0008581E" w:rsidRPr="00B3633A" w:rsidRDefault="0008581E">
      <w:pPr>
        <w:pStyle w:val="0DraftNormal"/>
        <w:rPr>
          <w:rFonts w:ascii="Montserrat" w:hAnsi="Montserrat"/>
          <w:spacing w:val="-1"/>
          <w:sz w:val="24"/>
        </w:rPr>
      </w:pPr>
      <w:r w:rsidRPr="00B3633A">
        <w:rPr>
          <w:rFonts w:ascii="Montserrat" w:hAnsi="Montserrat"/>
          <w:spacing w:val="-1"/>
          <w:sz w:val="24"/>
        </w:rPr>
        <w:t>But i can tell you what was going on!</w:t>
      </w:r>
    </w:p>
    <w:p w:rsidR="0008581E" w:rsidRPr="00B3633A" w:rsidRDefault="0008581E">
      <w:pPr>
        <w:pStyle w:val="0DraftNormal"/>
        <w:rPr>
          <w:rFonts w:ascii="Montserrat" w:hAnsi="Montserrat"/>
          <w:spacing w:val="-1"/>
          <w:sz w:val="24"/>
        </w:rPr>
      </w:pPr>
    </w:p>
    <w:p w:rsidR="0008581E" w:rsidRPr="00B3633A" w:rsidRDefault="0008581E">
      <w:pPr>
        <w:pStyle w:val="0DraftNormal"/>
        <w:rPr>
          <w:rFonts w:ascii="Montserrat" w:hAnsi="Montserrat"/>
          <w:spacing w:val="-1"/>
          <w:sz w:val="24"/>
        </w:rPr>
      </w:pPr>
      <w:r w:rsidRPr="00B3633A">
        <w:rPr>
          <w:rFonts w:ascii="Montserrat" w:hAnsi="Montserrat"/>
          <w:i/>
          <w:spacing w:val="-1"/>
          <w:sz w:val="24"/>
        </w:rPr>
        <w:t>This</w:t>
      </w:r>
      <w:r w:rsidRPr="00B3633A">
        <w:rPr>
          <w:rFonts w:ascii="Montserrat" w:hAnsi="Montserrat"/>
          <w:spacing w:val="-1"/>
          <w:sz w:val="24"/>
        </w:rPr>
        <w:t xml:space="preserve"> is the lair of a </w:t>
      </w:r>
      <w:r w:rsidRPr="00B3633A">
        <w:rPr>
          <w:rFonts w:ascii="Montserrat" w:hAnsi="Montserrat"/>
          <w:i/>
          <w:spacing w:val="-1"/>
          <w:sz w:val="24"/>
        </w:rPr>
        <w:t>dragon!</w:t>
      </w:r>
    </w:p>
    <w:p w:rsidR="0008581E" w:rsidRPr="00B3633A" w:rsidRDefault="0008581E">
      <w:pPr>
        <w:pStyle w:val="0DraftNormal"/>
        <w:rPr>
          <w:rFonts w:ascii="Montserrat" w:hAnsi="Montserrat"/>
          <w:spacing w:val="-1"/>
          <w:sz w:val="24"/>
        </w:rPr>
      </w:pPr>
    </w:p>
    <w:p w:rsidR="0008581E" w:rsidRPr="00B3633A" w:rsidRDefault="0008581E">
      <w:pPr>
        <w:pStyle w:val="0DraftNormal"/>
        <w:rPr>
          <w:rFonts w:ascii="Montserrat" w:hAnsi="Montserrat"/>
          <w:spacing w:val="-1"/>
          <w:sz w:val="24"/>
        </w:rPr>
      </w:pPr>
      <w:r w:rsidRPr="00B3633A">
        <w:rPr>
          <w:rFonts w:ascii="Montserrat" w:hAnsi="Montserrat"/>
          <w:spacing w:val="-1"/>
          <w:sz w:val="24"/>
        </w:rPr>
        <w:t xml:space="preserve">You won't believe why i came back, but you've at least have to hear this... </w:t>
      </w:r>
    </w:p>
    <w:p w:rsidR="0008581E" w:rsidRPr="00B3633A" w:rsidRDefault="0008581E">
      <w:pPr>
        <w:pStyle w:val="0DraftNormal"/>
        <w:rPr>
          <w:rFonts w:ascii="Montserrat" w:hAnsi="Montserrat"/>
          <w:spacing w:val="-1"/>
          <w:sz w:val="24"/>
        </w:rPr>
      </w:pPr>
    </w:p>
    <w:p w:rsidR="0008581E" w:rsidRPr="00B3633A" w:rsidRDefault="0008581E">
      <w:pPr>
        <w:pStyle w:val="0DraftNormal"/>
        <w:rPr>
          <w:rFonts w:ascii="Montserrat" w:hAnsi="Montserrat"/>
          <w:spacing w:val="-1"/>
          <w:sz w:val="24"/>
        </w:rPr>
      </w:pPr>
      <w:r w:rsidRPr="00B3633A">
        <w:rPr>
          <w:rFonts w:ascii="Montserrat" w:hAnsi="Montserrat"/>
          <w:spacing w:val="-1"/>
          <w:sz w:val="24"/>
        </w:rPr>
        <w:t>An appointment with the head dragon: a matter of useful potential</w:t>
      </w:r>
    </w:p>
    <w:p w:rsidR="0008581E" w:rsidRPr="00B3633A" w:rsidRDefault="0008581E">
      <w:pPr>
        <w:pStyle w:val="0DraftNormal"/>
        <w:rPr>
          <w:rFonts w:ascii="Montserrat" w:hAnsi="Montserrat"/>
          <w:spacing w:val="-1"/>
          <w:sz w:val="24"/>
        </w:rPr>
      </w:pPr>
    </w:p>
    <w:p w:rsidR="0008581E" w:rsidRPr="00B3633A" w:rsidRDefault="0008581E">
      <w:pPr>
        <w:pStyle w:val="0DraftNormal"/>
        <w:rPr>
          <w:rFonts w:ascii="Montserrat" w:hAnsi="Montserrat"/>
          <w:spacing w:val="-1"/>
          <w:sz w:val="24"/>
        </w:rPr>
      </w:pPr>
      <w:r w:rsidRPr="00B3633A">
        <w:rPr>
          <w:rFonts w:ascii="Montserrat" w:hAnsi="Montserrat"/>
          <w:spacing w:val="-1"/>
          <w:sz w:val="24"/>
        </w:rPr>
        <w:t xml:space="preserve">I was born in a circus, and sometimes it seems like i've never left it, either... </w:t>
      </w:r>
    </w:p>
    <w:p w:rsidR="0008581E" w:rsidRPr="00B3633A" w:rsidRDefault="0008581E">
      <w:pPr>
        <w:pStyle w:val="0DraftNormal"/>
        <w:rPr>
          <w:rFonts w:ascii="Montserrat" w:hAnsi="Montserrat"/>
          <w:spacing w:val="-1"/>
          <w:sz w:val="24"/>
        </w:rPr>
      </w:pPr>
    </w:p>
    <w:p w:rsidR="0008581E" w:rsidRPr="00B3633A" w:rsidRDefault="0008581E">
      <w:pPr>
        <w:pStyle w:val="0DraftNormal"/>
        <w:rPr>
          <w:rFonts w:ascii="Montserrat" w:hAnsi="Montserrat"/>
          <w:spacing w:val="-1"/>
          <w:sz w:val="24"/>
        </w:rPr>
      </w:pPr>
      <w:r w:rsidRPr="00B3633A">
        <w:rPr>
          <w:rFonts w:ascii="Montserrat" w:hAnsi="Montserrat"/>
          <w:spacing w:val="-1"/>
          <w:sz w:val="24"/>
        </w:rPr>
        <w:t xml:space="preserve">We...um, seem to have a little problem off to the east. </w:t>
      </w:r>
    </w:p>
    <w:p w:rsidR="0008581E" w:rsidRPr="00B3633A" w:rsidRDefault="0008581E">
      <w:pPr>
        <w:pStyle w:val="0DraftNormal"/>
        <w:rPr>
          <w:rFonts w:ascii="Montserrat" w:hAnsi="Montserrat"/>
          <w:spacing w:val="-1"/>
          <w:sz w:val="24"/>
        </w:rPr>
      </w:pPr>
    </w:p>
    <w:p w:rsidR="0008581E" w:rsidRPr="00B3633A" w:rsidRDefault="0008581E">
      <w:pPr>
        <w:pStyle w:val="0DraftNormal"/>
        <w:rPr>
          <w:rFonts w:ascii="Montserrat" w:hAnsi="Montserrat"/>
          <w:spacing w:val="-1"/>
          <w:sz w:val="24"/>
        </w:rPr>
      </w:pPr>
      <w:r w:rsidRPr="00B3633A">
        <w:rPr>
          <w:rFonts w:ascii="Montserrat" w:hAnsi="Montserrat"/>
          <w:spacing w:val="-1"/>
          <w:sz w:val="24"/>
        </w:rPr>
        <w:t>Would you just run out there and find out what is going on?</w:t>
      </w:r>
    </w:p>
    <w:p w:rsidR="0008581E" w:rsidRPr="00B3633A" w:rsidRDefault="0008581E">
      <w:pPr>
        <w:pStyle w:val="0DraftNormal"/>
        <w:rPr>
          <w:rFonts w:ascii="Montserrat" w:hAnsi="Montserrat"/>
          <w:spacing w:val="-1"/>
          <w:sz w:val="24"/>
        </w:rPr>
      </w:pPr>
    </w:p>
    <w:p w:rsidR="0008581E" w:rsidRPr="00B3633A" w:rsidRDefault="0008581E">
      <w:pPr>
        <w:pStyle w:val="0DraftNormal"/>
        <w:rPr>
          <w:rFonts w:ascii="Montserrat" w:hAnsi="Montserrat"/>
          <w:spacing w:val="-1"/>
          <w:sz w:val="24"/>
        </w:rPr>
      </w:pPr>
      <w:r w:rsidRPr="00B3633A">
        <w:rPr>
          <w:rFonts w:ascii="Montserrat" w:hAnsi="Montserrat"/>
          <w:spacing w:val="-1"/>
          <w:sz w:val="24"/>
        </w:rPr>
        <w:t xml:space="preserve">It seemed like the thing to do... Could we just keep this in my name for the moment? </w:t>
      </w:r>
    </w:p>
    <w:p w:rsidR="0008581E" w:rsidRPr="00B3633A" w:rsidRDefault="0008581E">
      <w:pPr>
        <w:pStyle w:val="0DraftNormal"/>
        <w:rPr>
          <w:rFonts w:ascii="Montserrat" w:hAnsi="Montserrat"/>
          <w:spacing w:val="-1"/>
          <w:sz w:val="24"/>
        </w:rPr>
      </w:pPr>
    </w:p>
    <w:p w:rsidR="0008581E" w:rsidRPr="00B3633A" w:rsidRDefault="0008581E">
      <w:pPr>
        <w:pStyle w:val="0DraftNormal"/>
        <w:rPr>
          <w:rFonts w:ascii="Montserrat" w:hAnsi="Montserrat"/>
          <w:spacing w:val="-1"/>
          <w:sz w:val="24"/>
        </w:rPr>
      </w:pPr>
      <w:r w:rsidRPr="00B3633A">
        <w:rPr>
          <w:rFonts w:ascii="Montserrat" w:hAnsi="Montserrat"/>
          <w:spacing w:val="-1"/>
          <w:sz w:val="24"/>
        </w:rPr>
        <w:t xml:space="preserve">No, it doesn't work that way. </w:t>
      </w:r>
    </w:p>
    <w:p w:rsidR="0008581E" w:rsidRPr="00B3633A" w:rsidRDefault="0008581E">
      <w:pPr>
        <w:pStyle w:val="0DraftNormal"/>
        <w:rPr>
          <w:rFonts w:ascii="Montserrat" w:hAnsi="Montserrat"/>
          <w:spacing w:val="-1"/>
          <w:sz w:val="24"/>
        </w:rPr>
      </w:pPr>
    </w:p>
    <w:p w:rsidR="0008581E" w:rsidRPr="00B3633A" w:rsidRDefault="0008581E">
      <w:pPr>
        <w:pStyle w:val="0DraftNormal"/>
        <w:rPr>
          <w:rFonts w:ascii="Montserrat" w:hAnsi="Montserrat"/>
          <w:spacing w:val="-1"/>
          <w:sz w:val="24"/>
        </w:rPr>
      </w:pPr>
      <w:r w:rsidRPr="00B3633A">
        <w:rPr>
          <w:rFonts w:ascii="Montserrat" w:hAnsi="Montserrat"/>
          <w:spacing w:val="-1"/>
          <w:sz w:val="24"/>
        </w:rPr>
        <w:t xml:space="preserve">I don't think somebody likes you being here... Oh well, at least it was an exciting firefight, and car chase. </w:t>
      </w:r>
    </w:p>
    <w:p w:rsidR="0008581E" w:rsidRPr="00B3633A" w:rsidRDefault="0008581E">
      <w:pPr>
        <w:pStyle w:val="0DraftNormal"/>
        <w:rPr>
          <w:rFonts w:ascii="Montserrat" w:hAnsi="Montserrat"/>
          <w:spacing w:val="-1"/>
          <w:sz w:val="24"/>
        </w:rPr>
      </w:pPr>
    </w:p>
    <w:p w:rsidR="0008581E" w:rsidRPr="00B3633A" w:rsidRDefault="0008581E">
      <w:pPr>
        <w:pStyle w:val="0DraftNormal"/>
        <w:rPr>
          <w:rFonts w:ascii="Montserrat" w:hAnsi="Montserrat"/>
          <w:spacing w:val="-1"/>
          <w:sz w:val="24"/>
        </w:rPr>
      </w:pPr>
      <w:r w:rsidRPr="00B3633A">
        <w:rPr>
          <w:rFonts w:ascii="Montserrat" w:hAnsi="Montserrat"/>
          <w:spacing w:val="-1"/>
          <w:sz w:val="24"/>
        </w:rPr>
        <w:t xml:space="preserve">You've got good potential, i will teach you... </w:t>
      </w:r>
    </w:p>
    <w:p w:rsidR="0008581E" w:rsidRPr="00B3633A" w:rsidRDefault="0008581E">
      <w:pPr>
        <w:pStyle w:val="0DraftNormal"/>
        <w:rPr>
          <w:rFonts w:ascii="Montserrat" w:hAnsi="Montserrat"/>
          <w:spacing w:val="-1"/>
          <w:sz w:val="24"/>
        </w:rPr>
      </w:pPr>
    </w:p>
    <w:p w:rsidR="0008581E" w:rsidRPr="00B3633A" w:rsidRDefault="0008581E">
      <w:pPr>
        <w:pStyle w:val="0DraftNormal"/>
        <w:rPr>
          <w:rFonts w:ascii="Montserrat" w:hAnsi="Montserrat"/>
          <w:spacing w:val="-1"/>
          <w:sz w:val="24"/>
        </w:rPr>
      </w:pPr>
      <w:r w:rsidRPr="00B3633A">
        <w:rPr>
          <w:rFonts w:ascii="Montserrat" w:hAnsi="Montserrat"/>
          <w:spacing w:val="-1"/>
          <w:sz w:val="24"/>
        </w:rPr>
        <w:t>Great, mind if i ask what stone you just stepped out from under?</w:t>
      </w:r>
    </w:p>
    <w:p w:rsidR="0008581E" w:rsidRPr="00B3633A" w:rsidRDefault="0008581E">
      <w:pPr>
        <w:pStyle w:val="0DraftNormal"/>
        <w:rPr>
          <w:rFonts w:ascii="Montserrat" w:hAnsi="Montserrat"/>
          <w:spacing w:val="-1"/>
          <w:sz w:val="24"/>
        </w:rPr>
      </w:pPr>
    </w:p>
    <w:p w:rsidR="0008581E" w:rsidRPr="00B3633A" w:rsidRDefault="0008581E">
      <w:pPr>
        <w:pStyle w:val="0DraftNormal"/>
        <w:rPr>
          <w:rFonts w:ascii="Montserrat" w:hAnsi="Montserrat"/>
          <w:spacing w:val="-1"/>
          <w:sz w:val="24"/>
        </w:rPr>
      </w:pPr>
      <w:r w:rsidRPr="00B3633A">
        <w:rPr>
          <w:rFonts w:ascii="Montserrat" w:hAnsi="Montserrat"/>
          <w:spacing w:val="-1"/>
          <w:sz w:val="24"/>
        </w:rPr>
        <w:t xml:space="preserve">Ah, we have a bid for your clerical appointment, a representative of evil on your own world has spoken for you. </w:t>
      </w:r>
    </w:p>
    <w:p w:rsidR="0008581E" w:rsidRPr="00B3633A" w:rsidRDefault="0008581E">
      <w:pPr>
        <w:pStyle w:val="0DraftNormal"/>
        <w:rPr>
          <w:rFonts w:ascii="Montserrat" w:hAnsi="Montserrat"/>
          <w:spacing w:val="-1"/>
          <w:sz w:val="24"/>
        </w:rPr>
      </w:pPr>
    </w:p>
    <w:p w:rsidR="0008581E" w:rsidRPr="00B3633A" w:rsidRDefault="0008581E">
      <w:pPr>
        <w:pStyle w:val="0DraftNormal"/>
        <w:rPr>
          <w:rFonts w:ascii="Montserrat" w:hAnsi="Montserrat"/>
          <w:spacing w:val="-1"/>
          <w:sz w:val="24"/>
        </w:rPr>
      </w:pPr>
      <w:r w:rsidRPr="00B3633A">
        <w:rPr>
          <w:rFonts w:ascii="Montserrat" w:hAnsi="Montserrat"/>
          <w:spacing w:val="-1"/>
          <w:sz w:val="24"/>
        </w:rPr>
        <w:t xml:space="preserve">Um, i think you and i need to get a few things straight here... </w:t>
      </w:r>
    </w:p>
    <w:p w:rsidR="0008581E" w:rsidRPr="00B3633A" w:rsidRDefault="0008581E">
      <w:pPr>
        <w:pStyle w:val="0DraftNormal"/>
        <w:rPr>
          <w:rFonts w:ascii="Montserrat" w:hAnsi="Montserrat"/>
          <w:spacing w:val="-1"/>
          <w:sz w:val="24"/>
        </w:rPr>
      </w:pPr>
    </w:p>
    <w:p w:rsidR="0008581E" w:rsidRPr="00B3633A" w:rsidRDefault="0008581E">
      <w:pPr>
        <w:pStyle w:val="0DraftNormal"/>
        <w:rPr>
          <w:rFonts w:ascii="Montserrat" w:hAnsi="Montserrat"/>
          <w:spacing w:val="-1"/>
          <w:sz w:val="24"/>
        </w:rPr>
      </w:pPr>
      <w:r w:rsidRPr="00B3633A">
        <w:rPr>
          <w:rFonts w:ascii="Montserrat" w:hAnsi="Montserrat"/>
          <w:spacing w:val="-1"/>
          <w:sz w:val="24"/>
        </w:rPr>
        <w:t>Well, could you suggest someone a little more to your particular nature. Perhaps?</w:t>
      </w:r>
    </w:p>
    <w:p w:rsidR="0008581E" w:rsidRPr="00B3633A" w:rsidRDefault="0008581E">
      <w:pPr>
        <w:pStyle w:val="0DraftNormal"/>
        <w:rPr>
          <w:rFonts w:ascii="Montserrat" w:hAnsi="Montserrat"/>
          <w:spacing w:val="-1"/>
          <w:sz w:val="24"/>
        </w:rPr>
      </w:pPr>
    </w:p>
    <w:p w:rsidR="0008581E" w:rsidRPr="00B3633A" w:rsidRDefault="0008581E">
      <w:pPr>
        <w:pStyle w:val="0DraftNormal"/>
        <w:rPr>
          <w:rFonts w:ascii="Montserrat" w:hAnsi="Montserrat"/>
          <w:spacing w:val="-1"/>
          <w:sz w:val="24"/>
        </w:rPr>
      </w:pPr>
      <w:r w:rsidRPr="00B3633A">
        <w:rPr>
          <w:rFonts w:ascii="Montserrat" w:hAnsi="Montserrat"/>
          <w:spacing w:val="-1"/>
          <w:sz w:val="24"/>
        </w:rPr>
        <w:t xml:space="preserve">Well, i'll ask her... Er... Him, whatever. </w:t>
      </w:r>
    </w:p>
    <w:p w:rsidR="0008581E" w:rsidRPr="00B3633A" w:rsidRDefault="0008581E">
      <w:pPr>
        <w:pStyle w:val="0DraftNormal"/>
        <w:rPr>
          <w:rFonts w:ascii="Montserrat" w:hAnsi="Montserrat"/>
          <w:spacing w:val="-1"/>
          <w:sz w:val="24"/>
        </w:rPr>
      </w:pPr>
    </w:p>
    <w:p w:rsidR="0008581E" w:rsidRPr="00B3633A" w:rsidRDefault="0008581E">
      <w:pPr>
        <w:pStyle w:val="0DraftNormal"/>
        <w:rPr>
          <w:rFonts w:ascii="Montserrat" w:hAnsi="Montserrat"/>
          <w:spacing w:val="-1"/>
          <w:sz w:val="24"/>
        </w:rPr>
      </w:pPr>
      <w:r w:rsidRPr="00B3633A">
        <w:rPr>
          <w:rFonts w:ascii="Montserrat" w:hAnsi="Montserrat"/>
          <w:spacing w:val="-1"/>
          <w:sz w:val="24"/>
        </w:rPr>
        <w:t xml:space="preserve">This might get interesting. </w:t>
      </w:r>
    </w:p>
    <w:p w:rsidR="0008581E" w:rsidRPr="00B3633A" w:rsidRDefault="0008581E">
      <w:pPr>
        <w:pStyle w:val="0DraftNormal"/>
        <w:rPr>
          <w:rFonts w:ascii="Montserrat" w:hAnsi="Montserrat"/>
          <w:spacing w:val="-1"/>
          <w:sz w:val="24"/>
        </w:rPr>
      </w:pPr>
    </w:p>
    <w:p w:rsidR="0008581E" w:rsidRPr="00B3633A" w:rsidRDefault="0008581E">
      <w:pPr>
        <w:pStyle w:val="0DraftNormal"/>
        <w:rPr>
          <w:rFonts w:ascii="Montserrat" w:hAnsi="Montserrat"/>
          <w:spacing w:val="-1"/>
          <w:sz w:val="24"/>
        </w:rPr>
      </w:pPr>
      <w:r w:rsidRPr="00B3633A">
        <w:rPr>
          <w:rFonts w:ascii="Montserrat" w:hAnsi="Montserrat"/>
          <w:spacing w:val="-1"/>
          <w:sz w:val="24"/>
        </w:rPr>
        <w:t xml:space="preserve">What do you mean, you need us to remove the local authorities? </w:t>
      </w:r>
    </w:p>
    <w:p w:rsidR="0008581E" w:rsidRPr="00B3633A" w:rsidRDefault="0008581E">
      <w:pPr>
        <w:pStyle w:val="0DraftNormal"/>
        <w:rPr>
          <w:rFonts w:ascii="Montserrat" w:hAnsi="Montserrat"/>
          <w:spacing w:val="-1"/>
          <w:sz w:val="24"/>
        </w:rPr>
      </w:pPr>
    </w:p>
    <w:p w:rsidR="0008581E" w:rsidRPr="00B3633A" w:rsidRDefault="0008581E">
      <w:pPr>
        <w:pStyle w:val="0DraftNormal"/>
        <w:rPr>
          <w:rFonts w:ascii="Montserrat" w:hAnsi="Montserrat"/>
          <w:spacing w:val="-1"/>
          <w:sz w:val="24"/>
        </w:rPr>
      </w:pPr>
      <w:r w:rsidRPr="00B3633A">
        <w:rPr>
          <w:rFonts w:ascii="Montserrat" w:hAnsi="Montserrat"/>
          <w:spacing w:val="-1"/>
          <w:sz w:val="24"/>
        </w:rPr>
        <w:t xml:space="preserve">Right, well get right on it. </w:t>
      </w:r>
    </w:p>
    <w:p w:rsidR="0008581E" w:rsidRPr="00B3633A" w:rsidRDefault="0008581E">
      <w:pPr>
        <w:pStyle w:val="0DraftNormal"/>
        <w:rPr>
          <w:rFonts w:ascii="Montserrat" w:hAnsi="Montserrat"/>
          <w:spacing w:val="-1"/>
          <w:sz w:val="24"/>
        </w:rPr>
      </w:pPr>
    </w:p>
    <w:p w:rsidR="0008581E" w:rsidRPr="00B3633A" w:rsidRDefault="0008581E">
      <w:pPr>
        <w:pStyle w:val="0DraftNormal"/>
        <w:rPr>
          <w:rFonts w:ascii="Montserrat" w:hAnsi="Montserrat"/>
          <w:spacing w:val="-1"/>
          <w:sz w:val="24"/>
        </w:rPr>
      </w:pPr>
      <w:r w:rsidRPr="00B3633A">
        <w:rPr>
          <w:rFonts w:ascii="Montserrat" w:hAnsi="Montserrat"/>
          <w:spacing w:val="-1"/>
          <w:sz w:val="24"/>
        </w:rPr>
        <w:t xml:space="preserve">What do you mean, you don't want us to remove the local authorities? </w:t>
      </w:r>
    </w:p>
    <w:p w:rsidR="0008581E" w:rsidRPr="00B3633A" w:rsidRDefault="0008581E">
      <w:pPr>
        <w:pStyle w:val="0DraftNormal"/>
        <w:rPr>
          <w:rFonts w:ascii="Montserrat" w:hAnsi="Montserrat"/>
          <w:spacing w:val="-1"/>
          <w:sz w:val="24"/>
        </w:rPr>
      </w:pPr>
    </w:p>
    <w:p w:rsidR="0008581E" w:rsidRPr="00B3633A" w:rsidRDefault="0008581E">
      <w:pPr>
        <w:pStyle w:val="0DraftNormal"/>
        <w:rPr>
          <w:rFonts w:ascii="Montserrat" w:hAnsi="Montserrat"/>
          <w:spacing w:val="-1"/>
          <w:sz w:val="24"/>
        </w:rPr>
      </w:pPr>
      <w:r w:rsidRPr="00B3633A">
        <w:rPr>
          <w:rFonts w:ascii="Montserrat" w:hAnsi="Montserrat"/>
          <w:spacing w:val="-1"/>
          <w:sz w:val="24"/>
        </w:rPr>
        <w:t xml:space="preserve">But we were so close! </w:t>
      </w:r>
    </w:p>
    <w:p w:rsidR="0008581E" w:rsidRPr="00B3633A" w:rsidRDefault="0008581E">
      <w:pPr>
        <w:pStyle w:val="0DraftNormal"/>
        <w:rPr>
          <w:rFonts w:ascii="Montserrat" w:hAnsi="Montserrat"/>
          <w:spacing w:val="-1"/>
          <w:sz w:val="24"/>
        </w:rPr>
      </w:pPr>
    </w:p>
    <w:p w:rsidR="0008581E" w:rsidRPr="00B3633A" w:rsidRDefault="0008581E">
      <w:pPr>
        <w:pStyle w:val="0DraftNormal"/>
        <w:rPr>
          <w:rFonts w:ascii="Montserrat" w:hAnsi="Montserrat"/>
          <w:spacing w:val="-1"/>
          <w:sz w:val="24"/>
        </w:rPr>
      </w:pPr>
      <w:r w:rsidRPr="00B3633A">
        <w:rPr>
          <w:rFonts w:ascii="Montserrat" w:hAnsi="Montserrat"/>
          <w:spacing w:val="-1"/>
          <w:sz w:val="24"/>
        </w:rPr>
        <w:t>Right, we'll get right on it</w:t>
      </w:r>
    </w:p>
    <w:p w:rsidR="0008581E" w:rsidRPr="00B3633A" w:rsidRDefault="0008581E">
      <w:pPr>
        <w:pStyle w:val="0DraftNormal"/>
        <w:rPr>
          <w:rFonts w:ascii="Montserrat" w:hAnsi="Montserrat"/>
          <w:spacing w:val="-1"/>
          <w:sz w:val="24"/>
        </w:rPr>
      </w:pPr>
    </w:p>
    <w:p w:rsidR="0008581E" w:rsidRPr="00B3633A" w:rsidRDefault="0008581E">
      <w:pPr>
        <w:pStyle w:val="0DraftNormal"/>
        <w:rPr>
          <w:rFonts w:ascii="Montserrat" w:hAnsi="Montserrat"/>
          <w:spacing w:val="-1"/>
          <w:sz w:val="24"/>
        </w:rPr>
      </w:pPr>
      <w:r w:rsidRPr="00B3633A">
        <w:rPr>
          <w:rFonts w:ascii="Montserrat" w:hAnsi="Montserrat"/>
          <w:spacing w:val="-1"/>
          <w:sz w:val="24"/>
        </w:rPr>
        <w:t xml:space="preserve">You want me to work out a deal with </w:t>
      </w:r>
      <w:r w:rsidRPr="00B3633A">
        <w:rPr>
          <w:rFonts w:ascii="Montserrat" w:hAnsi="Montserrat"/>
          <w:i/>
          <w:spacing w:val="-1"/>
          <w:sz w:val="24"/>
        </w:rPr>
        <w:t xml:space="preserve">what? </w:t>
      </w:r>
    </w:p>
    <w:p w:rsidR="0008581E" w:rsidRPr="00B3633A" w:rsidRDefault="0008581E">
      <w:pPr>
        <w:pStyle w:val="0DraftNormal"/>
        <w:rPr>
          <w:rFonts w:ascii="Montserrat" w:hAnsi="Montserrat"/>
          <w:spacing w:val="-1"/>
          <w:sz w:val="24"/>
        </w:rPr>
      </w:pPr>
    </w:p>
    <w:p w:rsidR="0008581E" w:rsidRPr="00B3633A" w:rsidRDefault="0008581E">
      <w:pPr>
        <w:pStyle w:val="0DraftNormal"/>
        <w:rPr>
          <w:rFonts w:ascii="Montserrat" w:hAnsi="Montserrat"/>
          <w:spacing w:val="-1"/>
          <w:sz w:val="24"/>
        </w:rPr>
      </w:pPr>
      <w:r w:rsidRPr="00B3633A">
        <w:rPr>
          <w:rFonts w:ascii="Montserrat" w:hAnsi="Montserrat"/>
          <w:spacing w:val="-1"/>
          <w:sz w:val="24"/>
        </w:rPr>
        <w:t>Right, i'll look into it... (san loss!)</w:t>
      </w:r>
    </w:p>
    <w:p w:rsidR="0008581E" w:rsidRPr="00B3633A" w:rsidRDefault="0008581E">
      <w:pPr>
        <w:pStyle w:val="0DraftNormal"/>
        <w:rPr>
          <w:rFonts w:ascii="Montserrat" w:hAnsi="Montserrat"/>
          <w:spacing w:val="-1"/>
          <w:sz w:val="24"/>
        </w:rPr>
      </w:pPr>
    </w:p>
    <w:p w:rsidR="0008581E" w:rsidRPr="00B3633A" w:rsidRDefault="0008581E">
      <w:pPr>
        <w:pStyle w:val="0DraftNormal"/>
        <w:rPr>
          <w:rFonts w:ascii="Montserrat" w:hAnsi="Montserrat"/>
          <w:spacing w:val="-1"/>
          <w:sz w:val="24"/>
        </w:rPr>
      </w:pPr>
      <w:r w:rsidRPr="00B3633A">
        <w:rPr>
          <w:rFonts w:ascii="Montserrat" w:hAnsi="Montserrat"/>
          <w:spacing w:val="-1"/>
          <w:sz w:val="24"/>
        </w:rPr>
        <w:t xml:space="preserve">The deck of fate, all the threads of destiny, and i had to keep the thing... </w:t>
      </w:r>
    </w:p>
    <w:p w:rsidR="0008581E" w:rsidRPr="00B3633A" w:rsidRDefault="0008581E">
      <w:pPr>
        <w:pStyle w:val="0DraftNormal"/>
        <w:rPr>
          <w:rFonts w:ascii="Montserrat" w:hAnsi="Montserrat"/>
          <w:spacing w:val="-1"/>
          <w:sz w:val="24"/>
        </w:rPr>
      </w:pPr>
    </w:p>
    <w:p w:rsidR="0008581E" w:rsidRPr="00B3633A" w:rsidRDefault="0008581E">
      <w:pPr>
        <w:pStyle w:val="0DraftNormal"/>
        <w:rPr>
          <w:rFonts w:ascii="Montserrat" w:hAnsi="Montserrat"/>
          <w:spacing w:val="-1"/>
          <w:sz w:val="24"/>
        </w:rPr>
      </w:pPr>
      <w:r w:rsidRPr="00B3633A">
        <w:rPr>
          <w:rFonts w:ascii="Montserrat" w:hAnsi="Montserrat"/>
          <w:spacing w:val="-1"/>
          <w:sz w:val="24"/>
        </w:rPr>
        <w:t xml:space="preserve">We've got a little problem with that last assignment... Sure, i know where we need to go, it's that way, we just don't have any way to get off of this planet here, at the moment... </w:t>
      </w:r>
    </w:p>
    <w:p w:rsidR="0008581E" w:rsidRPr="00B3633A" w:rsidRDefault="0008581E">
      <w:pPr>
        <w:pStyle w:val="0DraftNormal"/>
        <w:rPr>
          <w:rFonts w:ascii="Montserrat" w:hAnsi="Montserrat"/>
          <w:spacing w:val="-1"/>
          <w:sz w:val="24"/>
        </w:rPr>
      </w:pPr>
    </w:p>
    <w:p w:rsidR="0008581E" w:rsidRPr="00B3633A" w:rsidRDefault="0008581E">
      <w:pPr>
        <w:pStyle w:val="0DraftNormal"/>
        <w:rPr>
          <w:rFonts w:ascii="Montserrat" w:hAnsi="Montserrat"/>
          <w:spacing w:val="-1"/>
          <w:sz w:val="24"/>
        </w:rPr>
      </w:pPr>
      <w:r w:rsidRPr="00B3633A">
        <w:rPr>
          <w:rFonts w:ascii="Montserrat" w:hAnsi="Montserrat"/>
          <w:spacing w:val="-1"/>
          <w:sz w:val="24"/>
        </w:rPr>
        <w:t xml:space="preserve">Right, no problem, i'll look into it. </w:t>
      </w:r>
    </w:p>
    <w:p w:rsidR="0008581E" w:rsidRPr="00B3633A" w:rsidRDefault="0008581E">
      <w:pPr>
        <w:pStyle w:val="0DraftNormal"/>
        <w:rPr>
          <w:rFonts w:ascii="Montserrat" w:hAnsi="Montserrat"/>
          <w:spacing w:val="-1"/>
          <w:sz w:val="24"/>
        </w:rPr>
      </w:pPr>
    </w:p>
    <w:p w:rsidR="0008581E" w:rsidRPr="00B3633A" w:rsidRDefault="0008581E">
      <w:pPr>
        <w:pStyle w:val="0DraftNormal"/>
        <w:rPr>
          <w:rFonts w:ascii="Montserrat" w:hAnsi="Montserrat"/>
          <w:spacing w:val="-1"/>
          <w:sz w:val="24"/>
        </w:rPr>
      </w:pPr>
      <w:r w:rsidRPr="00B3633A">
        <w:rPr>
          <w:rFonts w:ascii="Montserrat" w:hAnsi="Montserrat"/>
          <w:spacing w:val="-1"/>
          <w:sz w:val="24"/>
        </w:rPr>
        <w:t xml:space="preserve">A sensual—inferably sexual—opening to present the city of night. </w:t>
      </w:r>
    </w:p>
    <w:p w:rsidR="0008581E" w:rsidRPr="00B3633A" w:rsidRDefault="0008581E">
      <w:pPr>
        <w:pStyle w:val="0DraftNormal"/>
        <w:rPr>
          <w:rFonts w:ascii="Montserrat" w:hAnsi="Montserrat"/>
          <w:spacing w:val="-1"/>
          <w:sz w:val="24"/>
        </w:rPr>
      </w:pPr>
    </w:p>
    <w:p w:rsidR="0008581E" w:rsidRPr="00B3633A" w:rsidRDefault="0008581E">
      <w:pPr>
        <w:pStyle w:val="0DraftNormal"/>
        <w:rPr>
          <w:rFonts w:ascii="Montserrat" w:hAnsi="Montserrat"/>
          <w:spacing w:val="-1"/>
          <w:sz w:val="24"/>
        </w:rPr>
      </w:pPr>
      <w:r w:rsidRPr="00B3633A">
        <w:rPr>
          <w:rFonts w:ascii="Montserrat" w:hAnsi="Montserrat"/>
          <w:spacing w:val="-1"/>
          <w:sz w:val="24"/>
        </w:rPr>
        <w:t xml:space="preserve">Siva 17 engaged the city as it was swallowed by riot. </w:t>
      </w:r>
    </w:p>
    <w:p w:rsidR="0008581E" w:rsidRPr="00B3633A" w:rsidRDefault="0008581E">
      <w:pPr>
        <w:pStyle w:val="0DraftNormal"/>
        <w:rPr>
          <w:rFonts w:ascii="Montserrat" w:hAnsi="Montserrat"/>
          <w:spacing w:val="-1"/>
          <w:sz w:val="24"/>
        </w:rPr>
      </w:pPr>
    </w:p>
    <w:p w:rsidR="0008581E" w:rsidRPr="00B3633A" w:rsidRDefault="0008581E">
      <w:pPr>
        <w:pStyle w:val="0DraftNormal"/>
        <w:rPr>
          <w:rFonts w:ascii="Montserrat" w:hAnsi="Montserrat"/>
          <w:spacing w:val="-1"/>
          <w:sz w:val="24"/>
        </w:rPr>
      </w:pPr>
      <w:r w:rsidRPr="00B3633A">
        <w:rPr>
          <w:rFonts w:ascii="Montserrat" w:hAnsi="Montserrat"/>
          <w:spacing w:val="-1"/>
          <w:sz w:val="24"/>
        </w:rPr>
        <w:t xml:space="preserve">She inevitably demonstrated her potential for destruction—marking herself as a threat in some minds. </w:t>
      </w:r>
    </w:p>
    <w:p w:rsidR="0008581E" w:rsidRPr="00B3633A" w:rsidRDefault="0008581E">
      <w:pPr>
        <w:pStyle w:val="0DraftNormal"/>
        <w:rPr>
          <w:rFonts w:ascii="Montserrat" w:hAnsi="Montserrat"/>
          <w:spacing w:val="-1"/>
          <w:sz w:val="24"/>
        </w:rPr>
      </w:pPr>
    </w:p>
    <w:p w:rsidR="0008581E" w:rsidRPr="00B3633A" w:rsidRDefault="0008581E">
      <w:pPr>
        <w:pStyle w:val="0DraftNormal"/>
        <w:rPr>
          <w:rFonts w:ascii="Montserrat" w:hAnsi="Montserrat"/>
          <w:spacing w:val="-1"/>
          <w:sz w:val="24"/>
        </w:rPr>
      </w:pPr>
      <w:r w:rsidRPr="00B3633A">
        <w:rPr>
          <w:rFonts w:ascii="Montserrat" w:hAnsi="Montserrat"/>
          <w:spacing w:val="-1"/>
          <w:sz w:val="24"/>
        </w:rPr>
        <w:t xml:space="preserve">On her return—after hardware problems—the enigmatic av emerged, and revealed herself for our first glimpse. </w:t>
      </w:r>
    </w:p>
    <w:p w:rsidR="0008581E" w:rsidRPr="00B3633A" w:rsidRDefault="0008581E">
      <w:pPr>
        <w:pStyle w:val="0DraftNormal"/>
        <w:rPr>
          <w:rFonts w:ascii="Montserrat" w:hAnsi="Montserrat"/>
          <w:spacing w:val="-1"/>
          <w:sz w:val="24"/>
        </w:rPr>
      </w:pPr>
    </w:p>
    <w:p w:rsidR="0008581E" w:rsidRPr="00B3633A" w:rsidRDefault="0008581E">
      <w:pPr>
        <w:pStyle w:val="0DraftNormal"/>
        <w:rPr>
          <w:rFonts w:ascii="Montserrat" w:hAnsi="Montserrat"/>
          <w:spacing w:val="-1"/>
          <w:sz w:val="24"/>
        </w:rPr>
      </w:pPr>
      <w:r w:rsidRPr="00B3633A">
        <w:rPr>
          <w:rFonts w:ascii="Montserrat" w:hAnsi="Montserrat"/>
          <w:spacing w:val="-1"/>
          <w:sz w:val="24"/>
        </w:rPr>
        <w:t xml:space="preserve">The next few days came to a face off with swat, an amiable approach by local talent, her attempt to contact a higher authority, and her final summons to go before the chair of sri. </w:t>
      </w:r>
    </w:p>
    <w:p w:rsidR="0008581E" w:rsidRPr="00B3633A" w:rsidRDefault="0008581E">
      <w:pPr>
        <w:pStyle w:val="0DraftNormal"/>
        <w:rPr>
          <w:rFonts w:ascii="Montserrat" w:hAnsi="Montserrat"/>
          <w:spacing w:val="-1"/>
          <w:sz w:val="24"/>
        </w:rPr>
      </w:pPr>
    </w:p>
    <w:p w:rsidR="0008581E" w:rsidRPr="00B3633A" w:rsidRDefault="0008581E">
      <w:pPr>
        <w:pStyle w:val="0DraftNormal"/>
        <w:rPr>
          <w:rFonts w:ascii="Montserrat" w:hAnsi="Montserrat"/>
          <w:spacing w:val="-1"/>
          <w:sz w:val="24"/>
        </w:rPr>
      </w:pPr>
      <w:r w:rsidRPr="00B3633A">
        <w:rPr>
          <w:rFonts w:ascii="Montserrat" w:hAnsi="Montserrat"/>
          <w:spacing w:val="-1"/>
          <w:sz w:val="24"/>
        </w:rPr>
        <w:t xml:space="preserve">Kzeisza was the last thing she expected. </w:t>
      </w:r>
    </w:p>
    <w:p w:rsidR="0008581E" w:rsidRPr="00B3633A" w:rsidRDefault="0008581E">
      <w:pPr>
        <w:pStyle w:val="0DraftNormal"/>
        <w:rPr>
          <w:rFonts w:ascii="Montserrat" w:hAnsi="Montserrat"/>
          <w:spacing w:val="-1"/>
          <w:sz w:val="24"/>
        </w:rPr>
      </w:pPr>
    </w:p>
    <w:p w:rsidR="0008581E" w:rsidRPr="00B3633A" w:rsidRDefault="0008581E">
      <w:pPr>
        <w:pStyle w:val="0DraftNormal"/>
        <w:rPr>
          <w:rFonts w:ascii="Montserrat" w:hAnsi="Montserrat"/>
          <w:spacing w:val="-1"/>
          <w:sz w:val="24"/>
        </w:rPr>
      </w:pPr>
      <w:r w:rsidRPr="00B3633A">
        <w:rPr>
          <w:rFonts w:ascii="Montserrat" w:hAnsi="Montserrat"/>
          <w:spacing w:val="-1"/>
          <w:sz w:val="24"/>
        </w:rPr>
        <w:t xml:space="preserve">There were certain characters indicated in the opening segments that really do have important influences on the story. </w:t>
      </w:r>
    </w:p>
    <w:p w:rsidR="0008581E" w:rsidRPr="00B3633A" w:rsidRDefault="0008581E">
      <w:pPr>
        <w:pStyle w:val="0DraftNormal"/>
        <w:rPr>
          <w:rFonts w:ascii="Montserrat" w:hAnsi="Montserrat"/>
          <w:spacing w:val="-1"/>
          <w:sz w:val="24"/>
        </w:rPr>
      </w:pPr>
    </w:p>
    <w:p w:rsidR="0008581E" w:rsidRPr="00B3633A" w:rsidRDefault="0008581E">
      <w:pPr>
        <w:pStyle w:val="0DraftNormal"/>
        <w:rPr>
          <w:rFonts w:ascii="Montserrat" w:hAnsi="Montserrat"/>
          <w:spacing w:val="-1"/>
          <w:sz w:val="24"/>
        </w:rPr>
      </w:pPr>
      <w:r w:rsidRPr="00B3633A">
        <w:rPr>
          <w:rFonts w:ascii="Montserrat" w:hAnsi="Montserrat"/>
          <w:spacing w:val="-1"/>
          <w:sz w:val="24"/>
        </w:rPr>
        <w:t xml:space="preserve">The mercs and their leader, the swat commander, the talent from the pub. </w:t>
      </w:r>
    </w:p>
    <w:p w:rsidR="0008581E" w:rsidRPr="00B3633A" w:rsidRDefault="0008581E">
      <w:pPr>
        <w:pStyle w:val="0DraftNormal"/>
        <w:rPr>
          <w:rFonts w:ascii="Montserrat" w:hAnsi="Montserrat"/>
          <w:spacing w:val="-1"/>
          <w:sz w:val="24"/>
        </w:rPr>
      </w:pPr>
    </w:p>
    <w:p w:rsidR="0008581E" w:rsidRPr="00B3633A" w:rsidRDefault="0008581E">
      <w:pPr>
        <w:pStyle w:val="0DraftNormal"/>
        <w:rPr>
          <w:rFonts w:ascii="Montserrat" w:hAnsi="Montserrat"/>
          <w:spacing w:val="-1"/>
          <w:sz w:val="24"/>
        </w:rPr>
      </w:pPr>
      <w:r w:rsidRPr="00B3633A">
        <w:rPr>
          <w:rFonts w:ascii="Montserrat" w:hAnsi="Montserrat"/>
          <w:spacing w:val="-1"/>
          <w:sz w:val="24"/>
        </w:rPr>
        <w:t xml:space="preserve">There were also certain points that leave the reader with questions that could discourage them. </w:t>
      </w:r>
    </w:p>
    <w:p w:rsidR="0008581E" w:rsidRPr="00B3633A" w:rsidRDefault="0008581E">
      <w:pPr>
        <w:pStyle w:val="0DraftNormal"/>
        <w:rPr>
          <w:rFonts w:ascii="Montserrat" w:hAnsi="Montserrat"/>
          <w:spacing w:val="-1"/>
          <w:sz w:val="24"/>
        </w:rPr>
      </w:pPr>
    </w:p>
    <w:p w:rsidR="0008581E" w:rsidRPr="00B3633A" w:rsidRDefault="0008581E">
      <w:pPr>
        <w:pStyle w:val="0DraftNormal"/>
        <w:rPr>
          <w:rFonts w:ascii="Montserrat" w:hAnsi="Montserrat"/>
          <w:spacing w:val="-1"/>
          <w:sz w:val="24"/>
        </w:rPr>
      </w:pPr>
      <w:r w:rsidRPr="00B3633A">
        <w:rPr>
          <w:rFonts w:ascii="Montserrat" w:hAnsi="Montserrat"/>
          <w:spacing w:val="-1"/>
          <w:sz w:val="24"/>
        </w:rPr>
        <w:t xml:space="preserve">Inconsistencies. </w:t>
      </w:r>
    </w:p>
    <w:p w:rsidR="0008581E" w:rsidRPr="00B3633A" w:rsidRDefault="0008581E">
      <w:pPr>
        <w:pStyle w:val="0DraftNormal"/>
        <w:rPr>
          <w:rFonts w:ascii="Montserrat" w:hAnsi="Montserrat"/>
          <w:spacing w:val="-1"/>
          <w:sz w:val="24"/>
        </w:rPr>
      </w:pPr>
    </w:p>
    <w:p w:rsidR="0008581E" w:rsidRPr="00B3633A" w:rsidRDefault="0008581E">
      <w:pPr>
        <w:pStyle w:val="0DraftNormal"/>
        <w:rPr>
          <w:rFonts w:ascii="Montserrat" w:hAnsi="Montserrat"/>
          <w:spacing w:val="-1"/>
          <w:sz w:val="24"/>
        </w:rPr>
      </w:pPr>
      <w:r w:rsidRPr="00B3633A">
        <w:rPr>
          <w:rFonts w:ascii="Montserrat" w:hAnsi="Montserrat"/>
          <w:spacing w:val="-1"/>
          <w:sz w:val="24"/>
        </w:rPr>
        <w:t xml:space="preserve">Why did av act so cautiously at first then casually after? </w:t>
      </w:r>
    </w:p>
    <w:p w:rsidR="0008581E" w:rsidRPr="00B3633A" w:rsidRDefault="0008581E">
      <w:pPr>
        <w:pStyle w:val="0DraftNormal"/>
        <w:rPr>
          <w:rFonts w:ascii="Montserrat" w:hAnsi="Montserrat"/>
          <w:spacing w:val="-1"/>
          <w:sz w:val="24"/>
        </w:rPr>
      </w:pPr>
    </w:p>
    <w:p w:rsidR="0008581E" w:rsidRPr="00B3633A" w:rsidRDefault="0008581E">
      <w:pPr>
        <w:pStyle w:val="0DraftNormal"/>
        <w:rPr>
          <w:rFonts w:ascii="Montserrat" w:hAnsi="Montserrat"/>
          <w:spacing w:val="-1"/>
          <w:sz w:val="24"/>
        </w:rPr>
      </w:pPr>
      <w:r w:rsidRPr="00B3633A">
        <w:rPr>
          <w:rFonts w:ascii="Montserrat" w:hAnsi="Montserrat"/>
          <w:spacing w:val="-1"/>
          <w:sz w:val="24"/>
        </w:rPr>
        <w:t xml:space="preserve">Recall. </w:t>
      </w:r>
    </w:p>
    <w:p w:rsidR="0008581E" w:rsidRPr="00B3633A" w:rsidRDefault="0008581E">
      <w:pPr>
        <w:pStyle w:val="0DraftNormal"/>
        <w:rPr>
          <w:rFonts w:ascii="Montserrat" w:hAnsi="Montserrat"/>
          <w:spacing w:val="-1"/>
          <w:sz w:val="24"/>
        </w:rPr>
      </w:pPr>
    </w:p>
    <w:p w:rsidR="0008581E" w:rsidRPr="00B3633A" w:rsidRDefault="0008581E">
      <w:pPr>
        <w:pStyle w:val="0DraftNormal"/>
        <w:rPr>
          <w:rFonts w:ascii="Montserrat" w:hAnsi="Montserrat"/>
          <w:spacing w:val="-1"/>
          <w:sz w:val="24"/>
        </w:rPr>
      </w:pPr>
      <w:r w:rsidRPr="00B3633A">
        <w:rPr>
          <w:rFonts w:ascii="Montserrat" w:hAnsi="Montserrat"/>
          <w:spacing w:val="-1"/>
          <w:sz w:val="24"/>
        </w:rPr>
        <w:t xml:space="preserve">Av entered the city with so much caution, guarding against being noticed—drawing little attention to herself—and the next morning went right out in full daylight in full armor. </w:t>
      </w:r>
    </w:p>
    <w:p w:rsidR="0008581E" w:rsidRPr="00B3633A" w:rsidRDefault="0008581E">
      <w:pPr>
        <w:pStyle w:val="0DraftNormal"/>
        <w:rPr>
          <w:rFonts w:ascii="Montserrat" w:hAnsi="Montserrat"/>
          <w:spacing w:val="-1"/>
          <w:sz w:val="24"/>
        </w:rPr>
      </w:pPr>
    </w:p>
    <w:p w:rsidR="0008581E" w:rsidRPr="00B3633A" w:rsidRDefault="0008581E">
      <w:pPr>
        <w:pStyle w:val="0DraftNormal"/>
        <w:rPr>
          <w:rFonts w:ascii="Montserrat" w:hAnsi="Montserrat"/>
          <w:spacing w:val="-1"/>
          <w:sz w:val="24"/>
        </w:rPr>
      </w:pPr>
      <w:r w:rsidRPr="00B3633A">
        <w:rPr>
          <w:rFonts w:ascii="Montserrat" w:hAnsi="Montserrat"/>
          <w:spacing w:val="-1"/>
          <w:sz w:val="24"/>
        </w:rPr>
        <w:t xml:space="preserve">The situation called for it, but that was not made clear enough. </w:t>
      </w:r>
    </w:p>
    <w:p w:rsidR="0008581E" w:rsidRPr="00B3633A" w:rsidRDefault="0008581E">
      <w:pPr>
        <w:pStyle w:val="0DraftNormal"/>
        <w:rPr>
          <w:rFonts w:ascii="Montserrat" w:hAnsi="Montserrat"/>
          <w:spacing w:val="-1"/>
          <w:sz w:val="24"/>
        </w:rPr>
      </w:pPr>
    </w:p>
    <w:p w:rsidR="0008581E" w:rsidRPr="00B3633A" w:rsidRDefault="0008581E">
      <w:pPr>
        <w:pStyle w:val="0DraftNormal"/>
        <w:rPr>
          <w:rFonts w:ascii="Montserrat" w:hAnsi="Montserrat"/>
          <w:spacing w:val="-1"/>
          <w:sz w:val="24"/>
        </w:rPr>
      </w:pPr>
      <w:r w:rsidRPr="00B3633A">
        <w:rPr>
          <w:rFonts w:ascii="Montserrat" w:hAnsi="Montserrat"/>
          <w:spacing w:val="-1"/>
          <w:sz w:val="24"/>
        </w:rPr>
        <w:t xml:space="preserve">She needed to consider that before she went out. </w:t>
      </w:r>
    </w:p>
    <w:p w:rsidR="0008581E" w:rsidRPr="00B3633A" w:rsidRDefault="0008581E">
      <w:pPr>
        <w:pStyle w:val="0DraftNormal"/>
        <w:rPr>
          <w:rFonts w:ascii="Montserrat" w:hAnsi="Montserrat"/>
          <w:spacing w:val="-1"/>
          <w:sz w:val="24"/>
        </w:rPr>
      </w:pPr>
    </w:p>
    <w:p w:rsidR="0008581E" w:rsidRPr="00B3633A" w:rsidRDefault="0008581E">
      <w:pPr>
        <w:pStyle w:val="0DraftNormal"/>
        <w:rPr>
          <w:rFonts w:ascii="Montserrat" w:hAnsi="Montserrat"/>
          <w:spacing w:val="-1"/>
          <w:sz w:val="24"/>
        </w:rPr>
      </w:pPr>
      <w:r w:rsidRPr="00B3633A">
        <w:rPr>
          <w:rFonts w:ascii="Montserrat" w:hAnsi="Montserrat"/>
          <w:spacing w:val="-1"/>
          <w:sz w:val="24"/>
        </w:rPr>
        <w:t xml:space="preserve">When she veered over to the garden terrace it seemed like a deviation of her intent, a misleading turn of phrase. </w:t>
      </w:r>
    </w:p>
    <w:p w:rsidR="0008581E" w:rsidRPr="00B3633A" w:rsidRDefault="0008581E">
      <w:pPr>
        <w:pStyle w:val="0DraftNormal"/>
        <w:rPr>
          <w:rFonts w:ascii="Montserrat" w:hAnsi="Montserrat"/>
          <w:spacing w:val="-1"/>
          <w:sz w:val="24"/>
        </w:rPr>
      </w:pPr>
    </w:p>
    <w:p w:rsidR="0008581E" w:rsidRPr="00B3633A" w:rsidRDefault="0008581E">
      <w:pPr>
        <w:pStyle w:val="0DraftNormal"/>
        <w:rPr>
          <w:rFonts w:ascii="Montserrat" w:hAnsi="Montserrat"/>
          <w:spacing w:val="-1"/>
          <w:sz w:val="24"/>
        </w:rPr>
      </w:pPr>
      <w:r w:rsidRPr="00B3633A">
        <w:rPr>
          <w:rFonts w:ascii="Montserrat" w:hAnsi="Montserrat"/>
          <w:spacing w:val="-1"/>
          <w:sz w:val="24"/>
        </w:rPr>
        <w:t xml:space="preserve">Her predatorial manner was illuminated later in the book, but prior to that revelation led the reader to see her as having an agenda that was not there. </w:t>
      </w:r>
    </w:p>
    <w:p w:rsidR="0008581E" w:rsidRPr="00B3633A" w:rsidRDefault="0008581E">
      <w:pPr>
        <w:pStyle w:val="0DraftNormal"/>
        <w:rPr>
          <w:rFonts w:ascii="Montserrat" w:hAnsi="Montserrat"/>
          <w:spacing w:val="-1"/>
          <w:sz w:val="24"/>
        </w:rPr>
      </w:pPr>
    </w:p>
    <w:p w:rsidR="0008581E" w:rsidRPr="00B3633A" w:rsidRDefault="0008581E">
      <w:pPr>
        <w:pStyle w:val="0DraftNormal"/>
        <w:rPr>
          <w:rFonts w:ascii="Montserrat" w:hAnsi="Montserrat"/>
          <w:spacing w:val="-1"/>
          <w:sz w:val="24"/>
        </w:rPr>
      </w:pPr>
      <w:r w:rsidRPr="00B3633A">
        <w:rPr>
          <w:rFonts w:ascii="Montserrat" w:hAnsi="Montserrat"/>
          <w:spacing w:val="-1"/>
          <w:sz w:val="24"/>
        </w:rPr>
        <w:t xml:space="preserve">The opening segments also seemed confusing in perspective and penetration of characters. </w:t>
      </w:r>
    </w:p>
    <w:p w:rsidR="0008581E" w:rsidRPr="00B3633A" w:rsidRDefault="0008581E">
      <w:pPr>
        <w:pStyle w:val="0DraftNormal"/>
        <w:rPr>
          <w:rFonts w:ascii="Montserrat" w:hAnsi="Montserrat"/>
          <w:spacing w:val="-1"/>
          <w:sz w:val="24"/>
        </w:rPr>
      </w:pPr>
    </w:p>
    <w:p w:rsidR="0008581E" w:rsidRPr="00B3633A" w:rsidRDefault="0008581E">
      <w:pPr>
        <w:pStyle w:val="0DraftNormal"/>
        <w:rPr>
          <w:rFonts w:ascii="Montserrat" w:hAnsi="Montserrat"/>
          <w:spacing w:val="-1"/>
          <w:sz w:val="24"/>
        </w:rPr>
      </w:pPr>
      <w:r w:rsidRPr="00B3633A">
        <w:rPr>
          <w:rFonts w:ascii="Montserrat" w:hAnsi="Montserrat"/>
          <w:spacing w:val="-1"/>
          <w:sz w:val="24"/>
        </w:rPr>
        <w:t xml:space="preserve">That device was not smooth enough yet. </w:t>
      </w:r>
    </w:p>
    <w:p w:rsidR="0008581E" w:rsidRPr="00B3633A" w:rsidRDefault="0008581E">
      <w:pPr>
        <w:pStyle w:val="0DraftNormal"/>
        <w:rPr>
          <w:rFonts w:ascii="Montserrat" w:hAnsi="Montserrat"/>
          <w:spacing w:val="-1"/>
          <w:sz w:val="24"/>
        </w:rPr>
      </w:pPr>
    </w:p>
    <w:p w:rsidR="0008581E" w:rsidRPr="00B3633A" w:rsidRDefault="0008581E">
      <w:pPr>
        <w:pStyle w:val="0DraftNormal"/>
        <w:rPr>
          <w:rFonts w:ascii="Montserrat" w:hAnsi="Montserrat"/>
          <w:spacing w:val="-1"/>
          <w:sz w:val="24"/>
        </w:rPr>
      </w:pPr>
      <w:r w:rsidRPr="00B3633A">
        <w:rPr>
          <w:rFonts w:ascii="Montserrat" w:hAnsi="Montserrat"/>
          <w:spacing w:val="-1"/>
          <w:sz w:val="24"/>
        </w:rPr>
        <w:t xml:space="preserve">There were many repetitions and digressions in the language that could be weeded out for more fluid reading. </w:t>
      </w:r>
    </w:p>
    <w:p w:rsidR="0008581E" w:rsidRPr="00B3633A" w:rsidRDefault="0008581E">
      <w:pPr>
        <w:pStyle w:val="0DraftNormal"/>
        <w:rPr>
          <w:rFonts w:ascii="Montserrat" w:hAnsi="Montserrat"/>
          <w:spacing w:val="-1"/>
          <w:sz w:val="24"/>
        </w:rPr>
      </w:pPr>
    </w:p>
    <w:p w:rsidR="0008581E" w:rsidRPr="00B3633A" w:rsidRDefault="0008581E">
      <w:pPr>
        <w:pStyle w:val="0DraftNormal"/>
        <w:rPr>
          <w:rFonts w:ascii="Montserrat" w:hAnsi="Montserrat"/>
          <w:spacing w:val="-1"/>
          <w:sz w:val="24"/>
        </w:rPr>
      </w:pPr>
      <w:r w:rsidRPr="00B3633A">
        <w:rPr>
          <w:rFonts w:ascii="Montserrat" w:hAnsi="Montserrat"/>
          <w:spacing w:val="-1"/>
          <w:sz w:val="24"/>
        </w:rPr>
        <w:t xml:space="preserve">The chapter cliffhanger worked excellently, though getting to it was difficult upon examination. </w:t>
      </w:r>
    </w:p>
    <w:p w:rsidR="0008581E" w:rsidRPr="00B3633A" w:rsidRDefault="0008581E">
      <w:pPr>
        <w:pStyle w:val="0DraftNormal"/>
        <w:rPr>
          <w:rFonts w:ascii="Montserrat" w:hAnsi="Montserrat"/>
          <w:spacing w:val="-1"/>
          <w:sz w:val="24"/>
        </w:rPr>
      </w:pPr>
    </w:p>
    <w:p w:rsidR="0008581E" w:rsidRPr="00B3633A" w:rsidRDefault="0008581E">
      <w:pPr>
        <w:pStyle w:val="0DraftNormal"/>
        <w:rPr>
          <w:rFonts w:ascii="Montserrat" w:hAnsi="Montserrat"/>
          <w:spacing w:val="-1"/>
          <w:sz w:val="24"/>
        </w:rPr>
      </w:pPr>
      <w:r w:rsidRPr="00B3633A">
        <w:rPr>
          <w:rFonts w:ascii="Montserrat" w:hAnsi="Montserrat"/>
          <w:spacing w:val="-1"/>
          <w:sz w:val="24"/>
        </w:rPr>
        <w:t xml:space="preserve">Av's impressions of the city were modified by each new light she came to see it in. </w:t>
      </w:r>
    </w:p>
    <w:p w:rsidR="0008581E" w:rsidRPr="00B3633A" w:rsidRDefault="0008581E">
      <w:pPr>
        <w:pStyle w:val="0DraftNormal"/>
        <w:rPr>
          <w:rFonts w:ascii="Montserrat" w:hAnsi="Montserrat"/>
          <w:spacing w:val="-1"/>
          <w:sz w:val="24"/>
        </w:rPr>
      </w:pPr>
    </w:p>
    <w:p w:rsidR="0008581E" w:rsidRPr="00B3633A" w:rsidRDefault="0008581E">
      <w:pPr>
        <w:pStyle w:val="0DraftNormal"/>
        <w:rPr>
          <w:rFonts w:ascii="Montserrat" w:hAnsi="Montserrat"/>
          <w:spacing w:val="-1"/>
          <w:sz w:val="24"/>
        </w:rPr>
      </w:pPr>
      <w:r w:rsidRPr="00B3633A">
        <w:rPr>
          <w:rFonts w:ascii="Montserrat" w:hAnsi="Montserrat"/>
          <w:spacing w:val="-1"/>
          <w:sz w:val="24"/>
        </w:rPr>
        <w:t xml:space="preserve">First seeing it as a cold monstrosity, then a nocturnal paradise of light, then a city in chaos, a knot of paradoxes, and by the end of this chapter, a veil obscuring many dangerous secrets. </w:t>
      </w:r>
    </w:p>
    <w:p w:rsidR="0008581E" w:rsidRPr="00B3633A" w:rsidRDefault="0008581E">
      <w:pPr>
        <w:pStyle w:val="0DraftNormal"/>
        <w:rPr>
          <w:rFonts w:ascii="Montserrat" w:hAnsi="Montserrat"/>
          <w:spacing w:val="-1"/>
          <w:sz w:val="24"/>
        </w:rPr>
      </w:pPr>
    </w:p>
    <w:p w:rsidR="0008581E" w:rsidRPr="00B3633A" w:rsidRDefault="0008581E">
      <w:pPr>
        <w:pStyle w:val="0DraftNormal"/>
        <w:rPr>
          <w:rFonts w:ascii="Montserrat" w:hAnsi="Montserrat"/>
          <w:spacing w:val="-1"/>
          <w:sz w:val="24"/>
        </w:rPr>
      </w:pPr>
      <w:r w:rsidRPr="00B3633A">
        <w:rPr>
          <w:rFonts w:ascii="Montserrat" w:hAnsi="Montserrat"/>
          <w:spacing w:val="-1"/>
          <w:sz w:val="24"/>
        </w:rPr>
        <w:t xml:space="preserve">She had the opportunity to weigh the sophistication of both its magic and technology and determine that she has—and has known better. </w:t>
      </w:r>
    </w:p>
    <w:p w:rsidR="0008581E" w:rsidRPr="00B3633A" w:rsidRDefault="0008581E">
      <w:pPr>
        <w:pStyle w:val="0DraftNormal"/>
        <w:rPr>
          <w:rFonts w:ascii="Montserrat" w:hAnsi="Montserrat"/>
          <w:spacing w:val="-1"/>
          <w:sz w:val="24"/>
        </w:rPr>
      </w:pPr>
    </w:p>
    <w:p w:rsidR="0008581E" w:rsidRPr="00B3633A" w:rsidRDefault="0008581E">
      <w:pPr>
        <w:pStyle w:val="0DraftNormal"/>
        <w:rPr>
          <w:rFonts w:ascii="Montserrat" w:hAnsi="Montserrat"/>
          <w:spacing w:val="-1"/>
          <w:sz w:val="24"/>
        </w:rPr>
      </w:pPr>
      <w:r w:rsidRPr="00B3633A">
        <w:rPr>
          <w:rFonts w:ascii="Montserrat" w:hAnsi="Montserrat"/>
          <w:spacing w:val="-1"/>
          <w:sz w:val="24"/>
        </w:rPr>
        <w:t xml:space="preserve">What made this city special, though, was the extraordinary way it had managed to integrate such divergent elements. </w:t>
      </w:r>
    </w:p>
    <w:p w:rsidR="0008581E" w:rsidRPr="00B3633A" w:rsidRDefault="0008581E">
      <w:pPr>
        <w:pStyle w:val="0DraftNormal"/>
        <w:rPr>
          <w:rFonts w:ascii="Montserrat" w:hAnsi="Montserrat"/>
          <w:spacing w:val="-1"/>
          <w:sz w:val="24"/>
        </w:rPr>
      </w:pPr>
    </w:p>
    <w:p w:rsidR="0008581E" w:rsidRPr="00B3633A" w:rsidRDefault="0008581E">
      <w:pPr>
        <w:pStyle w:val="0DraftNormal"/>
        <w:rPr>
          <w:rFonts w:ascii="Montserrat" w:hAnsi="Montserrat"/>
          <w:spacing w:val="-1"/>
          <w:sz w:val="24"/>
        </w:rPr>
      </w:pPr>
      <w:r w:rsidRPr="00B3633A">
        <w:rPr>
          <w:rFonts w:ascii="Montserrat" w:hAnsi="Montserrat"/>
          <w:spacing w:val="-1"/>
          <w:sz w:val="24"/>
        </w:rPr>
        <w:t xml:space="preserve">A useful model. </w:t>
      </w:r>
    </w:p>
    <w:p w:rsidR="0008581E" w:rsidRPr="00B3633A" w:rsidRDefault="0008581E">
      <w:pPr>
        <w:pStyle w:val="0DraftNormal"/>
        <w:rPr>
          <w:rFonts w:ascii="Montserrat" w:hAnsi="Montserrat"/>
          <w:spacing w:val="-1"/>
          <w:sz w:val="24"/>
        </w:rPr>
      </w:pPr>
    </w:p>
    <w:p w:rsidR="0008581E" w:rsidRPr="00B3633A" w:rsidRDefault="0008581E">
      <w:pPr>
        <w:pStyle w:val="0DraftNormal"/>
        <w:rPr>
          <w:rFonts w:ascii="Montserrat" w:hAnsi="Montserrat"/>
          <w:spacing w:val="-1"/>
          <w:sz w:val="24"/>
        </w:rPr>
      </w:pPr>
      <w:r w:rsidRPr="00B3633A">
        <w:rPr>
          <w:rFonts w:ascii="Montserrat" w:hAnsi="Montserrat"/>
          <w:spacing w:val="-1"/>
          <w:sz w:val="24"/>
        </w:rPr>
        <w:t xml:space="preserve">What she saw inspired her. </w:t>
      </w:r>
    </w:p>
    <w:p w:rsidR="0008581E" w:rsidRPr="00B3633A" w:rsidRDefault="0008581E">
      <w:pPr>
        <w:pStyle w:val="0DraftNormal"/>
        <w:rPr>
          <w:rFonts w:ascii="Montserrat" w:hAnsi="Montserrat"/>
          <w:spacing w:val="-1"/>
          <w:sz w:val="24"/>
        </w:rPr>
      </w:pPr>
    </w:p>
    <w:p w:rsidR="0008581E" w:rsidRPr="00B3633A" w:rsidRDefault="0008581E">
      <w:pPr>
        <w:pStyle w:val="0DraftNormal"/>
        <w:rPr>
          <w:rFonts w:ascii="Montserrat" w:hAnsi="Montserrat"/>
          <w:spacing w:val="-1"/>
          <w:sz w:val="24"/>
        </w:rPr>
      </w:pPr>
      <w:r w:rsidRPr="00B3633A">
        <w:rPr>
          <w:rFonts w:ascii="Montserrat" w:hAnsi="Montserrat"/>
          <w:spacing w:val="-1"/>
          <w:sz w:val="24"/>
        </w:rPr>
        <w:t xml:space="preserve">Giving her an idea. </w:t>
      </w:r>
    </w:p>
    <w:p w:rsidR="0008581E" w:rsidRPr="00B3633A" w:rsidRDefault="0008581E">
      <w:pPr>
        <w:pStyle w:val="0DraftNormal"/>
        <w:rPr>
          <w:rFonts w:ascii="Montserrat" w:hAnsi="Montserrat"/>
          <w:spacing w:val="-1"/>
          <w:sz w:val="24"/>
        </w:rPr>
      </w:pPr>
    </w:p>
    <w:p w:rsidR="0008581E" w:rsidRPr="00B3633A" w:rsidRDefault="0008581E">
      <w:pPr>
        <w:pStyle w:val="0DraftNormal"/>
        <w:rPr>
          <w:rFonts w:ascii="Montserrat" w:hAnsi="Montserrat"/>
          <w:spacing w:val="-1"/>
          <w:sz w:val="24"/>
        </w:rPr>
      </w:pPr>
      <w:r w:rsidRPr="00B3633A">
        <w:rPr>
          <w:rFonts w:ascii="Montserrat" w:hAnsi="Montserrat"/>
          <w:spacing w:val="-1"/>
          <w:sz w:val="24"/>
        </w:rPr>
        <w:t xml:space="preserve">Learning these things had its side effects. </w:t>
      </w:r>
    </w:p>
    <w:p w:rsidR="0008581E" w:rsidRPr="00B3633A" w:rsidRDefault="0008581E">
      <w:pPr>
        <w:pStyle w:val="0DraftNormal"/>
        <w:rPr>
          <w:rFonts w:ascii="Montserrat" w:hAnsi="Montserrat"/>
          <w:spacing w:val="-1"/>
          <w:sz w:val="24"/>
        </w:rPr>
      </w:pPr>
    </w:p>
    <w:p w:rsidR="0008581E" w:rsidRPr="00B3633A" w:rsidRDefault="0008581E">
      <w:pPr>
        <w:pStyle w:val="0DraftNormal"/>
        <w:rPr>
          <w:rFonts w:ascii="Montserrat" w:hAnsi="Montserrat"/>
          <w:spacing w:val="-1"/>
          <w:sz w:val="24"/>
        </w:rPr>
      </w:pPr>
      <w:r w:rsidRPr="00B3633A">
        <w:rPr>
          <w:rFonts w:ascii="Montserrat" w:hAnsi="Montserrat"/>
          <w:spacing w:val="-1"/>
          <w:sz w:val="24"/>
        </w:rPr>
        <w:t xml:space="preserve">She was noticed by several different factions. </w:t>
      </w:r>
    </w:p>
    <w:p w:rsidR="0008581E" w:rsidRPr="00B3633A" w:rsidRDefault="0008581E">
      <w:pPr>
        <w:pStyle w:val="0DraftNormal"/>
        <w:rPr>
          <w:rFonts w:ascii="Montserrat" w:hAnsi="Montserrat"/>
          <w:spacing w:val="-1"/>
          <w:sz w:val="24"/>
        </w:rPr>
      </w:pPr>
    </w:p>
    <w:p w:rsidR="0008581E" w:rsidRPr="00B3633A" w:rsidRDefault="0008581E">
      <w:pPr>
        <w:pStyle w:val="0DraftNormal"/>
        <w:rPr>
          <w:rFonts w:ascii="Montserrat" w:hAnsi="Montserrat"/>
          <w:spacing w:val="-1"/>
          <w:sz w:val="24"/>
        </w:rPr>
      </w:pPr>
      <w:r w:rsidRPr="00B3633A">
        <w:rPr>
          <w:rFonts w:ascii="Montserrat" w:hAnsi="Montserrat"/>
          <w:spacing w:val="-1"/>
          <w:sz w:val="24"/>
        </w:rPr>
        <w:t xml:space="preserve">Most she remained unaware of. </w:t>
      </w:r>
    </w:p>
    <w:p w:rsidR="0008581E" w:rsidRPr="00B3633A" w:rsidRDefault="0008581E">
      <w:pPr>
        <w:pStyle w:val="0DraftNormal"/>
        <w:rPr>
          <w:rFonts w:ascii="Montserrat" w:hAnsi="Montserrat"/>
          <w:spacing w:val="-1"/>
          <w:sz w:val="24"/>
        </w:rPr>
      </w:pPr>
    </w:p>
    <w:p w:rsidR="0008581E" w:rsidRPr="00B3633A" w:rsidRDefault="0008581E">
      <w:pPr>
        <w:pStyle w:val="0DraftNormal"/>
        <w:rPr>
          <w:rFonts w:ascii="Montserrat" w:hAnsi="Montserrat"/>
          <w:spacing w:val="-1"/>
          <w:sz w:val="24"/>
        </w:rPr>
      </w:pPr>
      <w:r w:rsidRPr="00B3633A">
        <w:rPr>
          <w:rFonts w:ascii="Montserrat" w:hAnsi="Montserrat"/>
          <w:spacing w:val="-1"/>
          <w:sz w:val="24"/>
        </w:rPr>
        <w:t xml:space="preserve">But, one of the factions in this city has taken an acute interest in her, and what she represents. </w:t>
      </w:r>
    </w:p>
    <w:p w:rsidR="0008581E" w:rsidRPr="00B3633A" w:rsidRDefault="0008581E">
      <w:pPr>
        <w:pStyle w:val="0DraftNormal"/>
        <w:rPr>
          <w:rFonts w:ascii="Montserrat" w:hAnsi="Montserrat"/>
          <w:spacing w:val="-1"/>
          <w:sz w:val="24"/>
        </w:rPr>
      </w:pPr>
    </w:p>
    <w:p w:rsidR="0008581E" w:rsidRPr="00B3633A" w:rsidRDefault="0008581E">
      <w:pPr>
        <w:pStyle w:val="0DraftNormal"/>
        <w:rPr>
          <w:rFonts w:ascii="Montserrat" w:hAnsi="Montserrat"/>
          <w:spacing w:val="-1"/>
          <w:sz w:val="24"/>
        </w:rPr>
      </w:pPr>
      <w:r w:rsidRPr="00B3633A">
        <w:rPr>
          <w:rFonts w:ascii="Montserrat" w:hAnsi="Montserrat"/>
          <w:spacing w:val="-1"/>
          <w:sz w:val="24"/>
        </w:rPr>
        <w:t xml:space="preserve">She was brought to meet kzeisza, a dragon older than civilization. </w:t>
      </w:r>
    </w:p>
    <w:p w:rsidR="0008581E" w:rsidRPr="00B3633A" w:rsidRDefault="0008581E">
      <w:pPr>
        <w:pStyle w:val="0DraftNormal"/>
        <w:rPr>
          <w:rFonts w:ascii="Montserrat" w:hAnsi="Montserrat"/>
          <w:spacing w:val="-1"/>
          <w:sz w:val="24"/>
        </w:rPr>
      </w:pPr>
    </w:p>
    <w:p w:rsidR="0008581E" w:rsidRPr="00B3633A" w:rsidRDefault="0008581E">
      <w:pPr>
        <w:pStyle w:val="0DraftNormal"/>
        <w:rPr>
          <w:rFonts w:ascii="Montserrat" w:hAnsi="Montserrat"/>
          <w:spacing w:val="-1"/>
          <w:sz w:val="24"/>
        </w:rPr>
      </w:pPr>
      <w:r w:rsidRPr="00B3633A">
        <w:rPr>
          <w:rFonts w:ascii="Montserrat" w:hAnsi="Montserrat"/>
          <w:spacing w:val="-1"/>
          <w:sz w:val="24"/>
        </w:rPr>
        <w:t xml:space="preserve">Her arrival was beheld in the mind of the elder dragon, and his awareness of her was the lure which brought her to him. </w:t>
      </w:r>
    </w:p>
    <w:p w:rsidR="0008581E" w:rsidRPr="00B3633A" w:rsidRDefault="0008581E">
      <w:pPr>
        <w:pStyle w:val="0DraftNormal"/>
        <w:rPr>
          <w:rFonts w:ascii="Montserrat" w:hAnsi="Montserrat"/>
          <w:spacing w:val="-1"/>
          <w:sz w:val="24"/>
        </w:rPr>
      </w:pPr>
    </w:p>
    <w:p w:rsidR="0008581E" w:rsidRPr="00B3633A" w:rsidRDefault="0008581E">
      <w:pPr>
        <w:pStyle w:val="0DraftNormal"/>
        <w:rPr>
          <w:rFonts w:ascii="Montserrat" w:hAnsi="Montserrat"/>
          <w:spacing w:val="-1"/>
          <w:sz w:val="24"/>
        </w:rPr>
      </w:pPr>
      <w:r w:rsidRPr="00B3633A">
        <w:rPr>
          <w:rFonts w:ascii="Montserrat" w:hAnsi="Montserrat"/>
          <w:spacing w:val="-1"/>
          <w:sz w:val="24"/>
        </w:rPr>
        <w:t xml:space="preserve">Av's faux pas—things began to get weird and erotic. </w:t>
      </w:r>
    </w:p>
    <w:p w:rsidR="0008581E" w:rsidRPr="00B3633A" w:rsidRDefault="0008581E">
      <w:pPr>
        <w:pStyle w:val="0DraftNormal"/>
        <w:rPr>
          <w:rFonts w:ascii="Montserrat" w:hAnsi="Montserrat"/>
          <w:spacing w:val="-1"/>
          <w:sz w:val="24"/>
        </w:rPr>
      </w:pPr>
    </w:p>
    <w:p w:rsidR="0008581E" w:rsidRPr="00B3633A" w:rsidRDefault="0008581E">
      <w:pPr>
        <w:pStyle w:val="0DraftNormal"/>
        <w:rPr>
          <w:rFonts w:ascii="Montserrat" w:hAnsi="Montserrat"/>
          <w:spacing w:val="-1"/>
          <w:sz w:val="24"/>
        </w:rPr>
      </w:pPr>
      <w:r w:rsidRPr="00B3633A">
        <w:rPr>
          <w:rFonts w:ascii="Montserrat" w:hAnsi="Montserrat"/>
          <w:spacing w:val="-1"/>
          <w:sz w:val="24"/>
        </w:rPr>
        <w:t xml:space="preserve">Unfortunately for her, kzeisza was on to her at once. </w:t>
      </w:r>
    </w:p>
    <w:p w:rsidR="0008581E" w:rsidRPr="00B3633A" w:rsidRDefault="0008581E">
      <w:pPr>
        <w:pStyle w:val="0DraftNormal"/>
        <w:rPr>
          <w:rFonts w:ascii="Montserrat" w:hAnsi="Montserrat"/>
          <w:spacing w:val="-1"/>
          <w:sz w:val="24"/>
        </w:rPr>
      </w:pPr>
    </w:p>
    <w:p w:rsidR="0008581E" w:rsidRPr="00B3633A" w:rsidRDefault="0008581E">
      <w:pPr>
        <w:pStyle w:val="0DraftNormal"/>
        <w:rPr>
          <w:rFonts w:ascii="Montserrat" w:hAnsi="Montserrat"/>
          <w:spacing w:val="-1"/>
          <w:sz w:val="24"/>
        </w:rPr>
      </w:pPr>
      <w:r w:rsidRPr="00B3633A">
        <w:rPr>
          <w:rFonts w:ascii="Montserrat" w:hAnsi="Montserrat"/>
          <w:spacing w:val="-1"/>
          <w:sz w:val="24"/>
        </w:rPr>
        <w:t xml:space="preserve">His summons led to her slip, and the beginning of their erotic entanglement. </w:t>
      </w:r>
    </w:p>
    <w:p w:rsidR="0008581E" w:rsidRPr="00B3633A" w:rsidRDefault="0008581E">
      <w:pPr>
        <w:pStyle w:val="0DraftNormal"/>
        <w:rPr>
          <w:rFonts w:ascii="Montserrat" w:hAnsi="Montserrat"/>
          <w:spacing w:val="-1"/>
          <w:sz w:val="24"/>
        </w:rPr>
      </w:pPr>
    </w:p>
    <w:p w:rsidR="0008581E" w:rsidRPr="00B3633A" w:rsidRDefault="0008581E">
      <w:pPr>
        <w:pStyle w:val="0DraftNormal"/>
        <w:rPr>
          <w:rFonts w:ascii="Montserrat" w:hAnsi="Montserrat"/>
          <w:spacing w:val="-1"/>
          <w:sz w:val="24"/>
        </w:rPr>
      </w:pPr>
      <w:r w:rsidRPr="00B3633A">
        <w:rPr>
          <w:rFonts w:ascii="Montserrat" w:hAnsi="Montserrat"/>
          <w:spacing w:val="-1"/>
          <w:sz w:val="24"/>
        </w:rPr>
        <w:t xml:space="preserve">She actually tempted him, innocently. </w:t>
      </w:r>
    </w:p>
    <w:p w:rsidR="0008581E" w:rsidRPr="00B3633A" w:rsidRDefault="0008581E">
      <w:pPr>
        <w:pStyle w:val="0DraftNormal"/>
        <w:rPr>
          <w:rFonts w:ascii="Montserrat" w:hAnsi="Montserrat"/>
          <w:spacing w:val="-1"/>
          <w:sz w:val="24"/>
        </w:rPr>
      </w:pPr>
    </w:p>
    <w:p w:rsidR="0008581E" w:rsidRPr="00B3633A" w:rsidRDefault="0008581E">
      <w:pPr>
        <w:pStyle w:val="0DraftNormal"/>
        <w:rPr>
          <w:rFonts w:ascii="Montserrat" w:hAnsi="Montserrat"/>
          <w:spacing w:val="-1"/>
          <w:sz w:val="24"/>
        </w:rPr>
      </w:pPr>
      <w:r w:rsidRPr="00B3633A">
        <w:rPr>
          <w:rFonts w:ascii="Montserrat" w:hAnsi="Montserrat"/>
          <w:spacing w:val="-1"/>
          <w:sz w:val="24"/>
        </w:rPr>
        <w:t xml:space="preserve">She nearly expired from shock at her own taunting of destruction. </w:t>
      </w:r>
    </w:p>
    <w:p w:rsidR="0008581E" w:rsidRPr="00B3633A" w:rsidRDefault="0008581E">
      <w:pPr>
        <w:pStyle w:val="0DraftNormal"/>
        <w:rPr>
          <w:rFonts w:ascii="Montserrat" w:hAnsi="Montserrat"/>
          <w:spacing w:val="-1"/>
          <w:sz w:val="24"/>
        </w:rPr>
      </w:pPr>
    </w:p>
    <w:p w:rsidR="0008581E" w:rsidRPr="00B3633A" w:rsidRDefault="0008581E">
      <w:pPr>
        <w:pStyle w:val="0DraftNormal"/>
        <w:rPr>
          <w:rFonts w:ascii="Montserrat" w:hAnsi="Montserrat"/>
          <w:spacing w:val="-1"/>
          <w:sz w:val="24"/>
        </w:rPr>
      </w:pPr>
      <w:r w:rsidRPr="00B3633A">
        <w:rPr>
          <w:rFonts w:ascii="Montserrat" w:hAnsi="Montserrat"/>
          <w:spacing w:val="-1"/>
          <w:sz w:val="24"/>
        </w:rPr>
        <w:t xml:space="preserve">Athenasia and kzeisza. </w:t>
      </w:r>
    </w:p>
    <w:p w:rsidR="0008581E" w:rsidRPr="00B3633A" w:rsidRDefault="0008581E">
      <w:pPr>
        <w:pStyle w:val="0DraftNormal"/>
        <w:rPr>
          <w:rFonts w:ascii="Montserrat" w:hAnsi="Montserrat"/>
          <w:spacing w:val="-1"/>
          <w:sz w:val="24"/>
        </w:rPr>
      </w:pPr>
    </w:p>
    <w:p w:rsidR="0008581E" w:rsidRPr="00B3633A" w:rsidRDefault="0008581E">
      <w:pPr>
        <w:pStyle w:val="0DraftNormal"/>
        <w:rPr>
          <w:rFonts w:ascii="Montserrat" w:hAnsi="Montserrat"/>
          <w:spacing w:val="-1"/>
          <w:sz w:val="24"/>
        </w:rPr>
      </w:pPr>
      <w:r w:rsidRPr="00B3633A">
        <w:rPr>
          <w:rFonts w:ascii="Montserrat" w:hAnsi="Montserrat"/>
          <w:spacing w:val="-1"/>
          <w:sz w:val="24"/>
        </w:rPr>
        <w:t xml:space="preserve">Like av, she was in possession of an artifact of inestimable power. </w:t>
      </w:r>
    </w:p>
    <w:p w:rsidR="0008581E" w:rsidRPr="00B3633A" w:rsidRDefault="0008581E">
      <w:pPr>
        <w:pStyle w:val="0DraftNormal"/>
        <w:rPr>
          <w:rFonts w:ascii="Montserrat" w:hAnsi="Montserrat"/>
          <w:spacing w:val="-1"/>
          <w:sz w:val="24"/>
        </w:rPr>
      </w:pPr>
    </w:p>
    <w:p w:rsidR="0008581E" w:rsidRPr="00B3633A" w:rsidRDefault="0008581E">
      <w:pPr>
        <w:pStyle w:val="0DraftNormal"/>
        <w:rPr>
          <w:rFonts w:ascii="Montserrat" w:hAnsi="Montserrat"/>
          <w:spacing w:val="-1"/>
          <w:sz w:val="24"/>
        </w:rPr>
      </w:pPr>
      <w:r w:rsidRPr="00B3633A">
        <w:rPr>
          <w:rFonts w:ascii="Montserrat" w:hAnsi="Montserrat"/>
          <w:spacing w:val="-1"/>
          <w:sz w:val="24"/>
        </w:rPr>
        <w:t xml:space="preserve">A book of power and will. </w:t>
      </w:r>
    </w:p>
    <w:p w:rsidR="0008581E" w:rsidRPr="00B3633A" w:rsidRDefault="0008581E">
      <w:pPr>
        <w:pStyle w:val="0DraftNormal"/>
        <w:rPr>
          <w:rFonts w:ascii="Montserrat" w:hAnsi="Montserrat"/>
          <w:spacing w:val="-1"/>
          <w:sz w:val="24"/>
        </w:rPr>
      </w:pPr>
    </w:p>
    <w:p w:rsidR="0008581E" w:rsidRPr="00B3633A" w:rsidRDefault="0008581E">
      <w:pPr>
        <w:pStyle w:val="0DraftNormal"/>
        <w:rPr>
          <w:rFonts w:ascii="Montserrat" w:hAnsi="Montserrat"/>
          <w:spacing w:val="-1"/>
          <w:sz w:val="24"/>
        </w:rPr>
      </w:pPr>
      <w:r w:rsidRPr="00B3633A">
        <w:rPr>
          <w:rFonts w:ascii="Montserrat" w:hAnsi="Montserrat"/>
          <w:spacing w:val="-1"/>
          <w:sz w:val="24"/>
        </w:rPr>
        <w:t xml:space="preserve">To kzeisza, Athenasia represented an evolution of dragon mentality. </w:t>
      </w:r>
    </w:p>
    <w:p w:rsidR="0008581E" w:rsidRPr="00B3633A" w:rsidRDefault="0008581E">
      <w:pPr>
        <w:pStyle w:val="0DraftNormal"/>
        <w:rPr>
          <w:rFonts w:ascii="Montserrat" w:hAnsi="Montserrat"/>
          <w:spacing w:val="-1"/>
          <w:sz w:val="24"/>
        </w:rPr>
      </w:pPr>
    </w:p>
    <w:p w:rsidR="0008581E" w:rsidRPr="00B3633A" w:rsidRDefault="0008581E">
      <w:pPr>
        <w:pStyle w:val="0DraftNormal"/>
        <w:rPr>
          <w:rFonts w:ascii="Montserrat" w:hAnsi="Montserrat"/>
          <w:spacing w:val="-1"/>
          <w:sz w:val="24"/>
        </w:rPr>
      </w:pPr>
      <w:r w:rsidRPr="00B3633A">
        <w:rPr>
          <w:rFonts w:ascii="Montserrat" w:hAnsi="Montserrat"/>
          <w:spacing w:val="-1"/>
          <w:sz w:val="24"/>
        </w:rPr>
        <w:t xml:space="preserve">For avonlea, she represented a paradoxical destiny she had yet to discover. </w:t>
      </w:r>
    </w:p>
    <w:p w:rsidR="0008581E" w:rsidRPr="00B3633A" w:rsidRDefault="0008581E">
      <w:pPr>
        <w:pStyle w:val="0DraftNormal"/>
        <w:rPr>
          <w:rFonts w:ascii="Montserrat" w:hAnsi="Montserrat"/>
          <w:spacing w:val="-1"/>
          <w:sz w:val="24"/>
        </w:rPr>
      </w:pPr>
    </w:p>
    <w:p w:rsidR="0008581E" w:rsidRPr="00B3633A" w:rsidRDefault="0008581E">
      <w:pPr>
        <w:pStyle w:val="0DraftNormal"/>
        <w:rPr>
          <w:rFonts w:ascii="Montserrat" w:hAnsi="Montserrat"/>
          <w:spacing w:val="-1"/>
          <w:sz w:val="24"/>
        </w:rPr>
      </w:pPr>
      <w:r w:rsidRPr="00B3633A">
        <w:rPr>
          <w:rFonts w:ascii="Montserrat" w:hAnsi="Montserrat"/>
          <w:spacing w:val="-1"/>
          <w:sz w:val="24"/>
        </w:rPr>
        <w:t xml:space="preserve">The contract created between them was literally as strong as the one between av and kzeisza—for the bond was identically performed. </w:t>
      </w:r>
    </w:p>
    <w:p w:rsidR="0008581E" w:rsidRPr="00B3633A" w:rsidRDefault="0008581E">
      <w:pPr>
        <w:pStyle w:val="0DraftNormal"/>
        <w:rPr>
          <w:rFonts w:ascii="Montserrat" w:hAnsi="Montserrat"/>
          <w:spacing w:val="-1"/>
          <w:sz w:val="24"/>
        </w:rPr>
      </w:pPr>
    </w:p>
    <w:p w:rsidR="0008581E" w:rsidRPr="00B3633A" w:rsidRDefault="0008581E">
      <w:pPr>
        <w:pStyle w:val="0DraftNormal"/>
        <w:rPr>
          <w:rFonts w:ascii="Montserrat" w:hAnsi="Montserrat"/>
          <w:spacing w:val="-1"/>
          <w:sz w:val="24"/>
        </w:rPr>
      </w:pPr>
      <w:r w:rsidRPr="00B3633A">
        <w:rPr>
          <w:rFonts w:ascii="Montserrat" w:hAnsi="Montserrat"/>
          <w:spacing w:val="-1"/>
          <w:sz w:val="24"/>
        </w:rPr>
        <w:t xml:space="preserve">A consummation of blood. </w:t>
      </w:r>
    </w:p>
    <w:p w:rsidR="0008581E" w:rsidRPr="00B3633A" w:rsidRDefault="0008581E">
      <w:pPr>
        <w:pStyle w:val="0DraftNormal"/>
        <w:rPr>
          <w:rFonts w:ascii="Montserrat" w:hAnsi="Montserrat"/>
          <w:spacing w:val="-1"/>
          <w:sz w:val="24"/>
        </w:rPr>
      </w:pPr>
    </w:p>
    <w:p w:rsidR="0008581E" w:rsidRPr="00B3633A" w:rsidRDefault="0008581E">
      <w:pPr>
        <w:pStyle w:val="0DraftNormal"/>
        <w:rPr>
          <w:rFonts w:ascii="Montserrat" w:hAnsi="Montserrat"/>
          <w:spacing w:val="-1"/>
          <w:sz w:val="24"/>
        </w:rPr>
      </w:pPr>
      <w:r w:rsidRPr="00B3633A">
        <w:rPr>
          <w:rFonts w:ascii="Montserrat" w:hAnsi="Montserrat"/>
          <w:spacing w:val="-1"/>
          <w:sz w:val="24"/>
        </w:rPr>
        <w:t xml:space="preserve">From then on, her dreams belong to kzeisza. </w:t>
      </w:r>
    </w:p>
    <w:p w:rsidR="0008581E" w:rsidRPr="00B3633A" w:rsidRDefault="0008581E">
      <w:pPr>
        <w:pStyle w:val="0DraftNormal"/>
        <w:rPr>
          <w:rFonts w:ascii="Montserrat" w:hAnsi="Montserrat"/>
          <w:spacing w:val="-1"/>
          <w:sz w:val="24"/>
        </w:rPr>
      </w:pPr>
    </w:p>
    <w:p w:rsidR="0008581E" w:rsidRPr="00B3633A" w:rsidRDefault="0008581E">
      <w:pPr>
        <w:pStyle w:val="0DraftNormal"/>
        <w:rPr>
          <w:rFonts w:ascii="Montserrat" w:hAnsi="Montserrat"/>
          <w:spacing w:val="-1"/>
          <w:sz w:val="24"/>
        </w:rPr>
      </w:pPr>
      <w:r w:rsidRPr="00B3633A">
        <w:rPr>
          <w:rFonts w:ascii="Montserrat" w:hAnsi="Montserrat"/>
          <w:spacing w:val="-1"/>
          <w:sz w:val="24"/>
        </w:rPr>
        <w:t xml:space="preserve">The next morning, Athenasia was assigned to take av in hand. </w:t>
      </w:r>
    </w:p>
    <w:p w:rsidR="0008581E" w:rsidRPr="00B3633A" w:rsidRDefault="0008581E">
      <w:pPr>
        <w:pStyle w:val="0DraftNormal"/>
        <w:rPr>
          <w:rFonts w:ascii="Montserrat" w:hAnsi="Montserrat"/>
          <w:spacing w:val="-1"/>
          <w:sz w:val="24"/>
        </w:rPr>
      </w:pPr>
    </w:p>
    <w:p w:rsidR="0008581E" w:rsidRPr="00B3633A" w:rsidRDefault="0008581E">
      <w:pPr>
        <w:pStyle w:val="0DraftNormal"/>
        <w:rPr>
          <w:rFonts w:ascii="Montserrat" w:hAnsi="Montserrat"/>
          <w:spacing w:val="-1"/>
          <w:sz w:val="24"/>
        </w:rPr>
      </w:pPr>
      <w:r w:rsidRPr="00B3633A">
        <w:rPr>
          <w:rFonts w:ascii="Montserrat" w:hAnsi="Montserrat"/>
          <w:spacing w:val="-1"/>
          <w:sz w:val="24"/>
        </w:rPr>
        <w:t xml:space="preserve">Their effect on her was notable. </w:t>
      </w:r>
    </w:p>
    <w:p w:rsidR="0008581E" w:rsidRPr="00B3633A" w:rsidRDefault="0008581E">
      <w:pPr>
        <w:pStyle w:val="0DraftNormal"/>
        <w:rPr>
          <w:rFonts w:ascii="Montserrat" w:hAnsi="Montserrat"/>
          <w:spacing w:val="-1"/>
          <w:sz w:val="24"/>
        </w:rPr>
      </w:pPr>
    </w:p>
    <w:p w:rsidR="0008581E" w:rsidRPr="00B3633A" w:rsidRDefault="0008581E">
      <w:pPr>
        <w:pStyle w:val="0DraftNormal"/>
        <w:rPr>
          <w:rFonts w:ascii="Montserrat" w:hAnsi="Montserrat"/>
          <w:spacing w:val="-1"/>
          <w:sz w:val="24"/>
        </w:rPr>
      </w:pPr>
      <w:r w:rsidRPr="00B3633A">
        <w:rPr>
          <w:rFonts w:ascii="Montserrat" w:hAnsi="Montserrat"/>
          <w:spacing w:val="-1"/>
          <w:sz w:val="24"/>
        </w:rPr>
        <w:t xml:space="preserve">She wanted peace. </w:t>
      </w:r>
    </w:p>
    <w:p w:rsidR="0008581E" w:rsidRPr="00B3633A" w:rsidRDefault="0008581E">
      <w:pPr>
        <w:pStyle w:val="0DraftNormal"/>
        <w:rPr>
          <w:rFonts w:ascii="Montserrat" w:hAnsi="Montserrat"/>
          <w:spacing w:val="-1"/>
          <w:sz w:val="24"/>
        </w:rPr>
      </w:pPr>
    </w:p>
    <w:p w:rsidR="0008581E" w:rsidRPr="00B3633A" w:rsidRDefault="0008581E">
      <w:pPr>
        <w:pStyle w:val="0DraftNormal"/>
        <w:rPr>
          <w:rFonts w:ascii="Montserrat" w:hAnsi="Montserrat"/>
          <w:spacing w:val="-1"/>
          <w:sz w:val="24"/>
        </w:rPr>
      </w:pPr>
      <w:r w:rsidRPr="00B3633A">
        <w:rPr>
          <w:rFonts w:ascii="Montserrat" w:hAnsi="Montserrat"/>
          <w:spacing w:val="-1"/>
          <w:sz w:val="24"/>
        </w:rPr>
        <w:t xml:space="preserve">We picked her up as she finally moved into her suite. </w:t>
      </w:r>
    </w:p>
    <w:p w:rsidR="0008581E" w:rsidRPr="00B3633A" w:rsidRDefault="0008581E">
      <w:pPr>
        <w:pStyle w:val="0DraftNormal"/>
        <w:rPr>
          <w:rFonts w:ascii="Montserrat" w:hAnsi="Montserrat"/>
          <w:spacing w:val="-1"/>
          <w:sz w:val="24"/>
        </w:rPr>
      </w:pPr>
    </w:p>
    <w:p w:rsidR="0008581E" w:rsidRPr="00B3633A" w:rsidRDefault="0008581E">
      <w:pPr>
        <w:pStyle w:val="0DraftNormal"/>
        <w:rPr>
          <w:rFonts w:ascii="Montserrat" w:hAnsi="Montserrat"/>
          <w:spacing w:val="-1"/>
          <w:sz w:val="24"/>
        </w:rPr>
      </w:pPr>
      <w:r w:rsidRPr="00B3633A">
        <w:rPr>
          <w:rFonts w:ascii="Montserrat" w:hAnsi="Montserrat"/>
          <w:spacing w:val="-1"/>
          <w:sz w:val="24"/>
        </w:rPr>
        <w:t xml:space="preserve">This was about where her imminent enemies in ao take note of her in particular. </w:t>
      </w:r>
    </w:p>
    <w:p w:rsidR="0008581E" w:rsidRPr="00B3633A" w:rsidRDefault="0008581E">
      <w:pPr>
        <w:pStyle w:val="0DraftNormal"/>
        <w:rPr>
          <w:rFonts w:ascii="Montserrat" w:hAnsi="Montserrat"/>
          <w:spacing w:val="-1"/>
          <w:sz w:val="24"/>
        </w:rPr>
      </w:pPr>
    </w:p>
    <w:p w:rsidR="0008581E" w:rsidRPr="00B3633A" w:rsidRDefault="0008581E">
      <w:pPr>
        <w:pStyle w:val="0DraftNormal"/>
        <w:rPr>
          <w:rFonts w:ascii="Montserrat" w:hAnsi="Montserrat"/>
          <w:spacing w:val="-1"/>
          <w:sz w:val="24"/>
        </w:rPr>
      </w:pPr>
      <w:r w:rsidRPr="00B3633A">
        <w:rPr>
          <w:rFonts w:ascii="Montserrat" w:hAnsi="Montserrat"/>
          <w:spacing w:val="-1"/>
          <w:sz w:val="24"/>
        </w:rPr>
        <w:t xml:space="preserve">Avonlea. </w:t>
      </w:r>
    </w:p>
    <w:p w:rsidR="0008581E" w:rsidRPr="00B3633A" w:rsidRDefault="0008581E">
      <w:pPr>
        <w:pStyle w:val="0DraftNormal"/>
        <w:rPr>
          <w:rFonts w:ascii="Montserrat" w:hAnsi="Montserrat"/>
          <w:spacing w:val="-1"/>
          <w:sz w:val="24"/>
        </w:rPr>
      </w:pPr>
    </w:p>
    <w:p w:rsidR="0008581E" w:rsidRPr="00B3633A" w:rsidRDefault="0008581E">
      <w:pPr>
        <w:pStyle w:val="0DraftNormal"/>
        <w:rPr>
          <w:rFonts w:ascii="Montserrat" w:hAnsi="Montserrat"/>
          <w:spacing w:val="-1"/>
          <w:sz w:val="24"/>
        </w:rPr>
      </w:pPr>
      <w:r w:rsidRPr="00B3633A">
        <w:rPr>
          <w:rFonts w:ascii="Montserrat" w:hAnsi="Montserrat"/>
          <w:spacing w:val="-1"/>
          <w:sz w:val="24"/>
        </w:rPr>
        <w:t xml:space="preserve">Mistress of triel manor, the county and precinct of triel in the high province and kingdom of saendria; lieutenant, first wing, siva squadron, united earth defense forces, pacific advance fleet by special dispensation of the misfold allowances under the nexus incident. </w:t>
      </w:r>
    </w:p>
    <w:p w:rsidR="0008581E" w:rsidRPr="00B3633A" w:rsidRDefault="0008581E">
      <w:pPr>
        <w:pStyle w:val="0DraftNormal"/>
        <w:rPr>
          <w:rFonts w:ascii="Montserrat" w:hAnsi="Montserrat"/>
          <w:spacing w:val="-1"/>
          <w:sz w:val="24"/>
        </w:rPr>
      </w:pPr>
    </w:p>
    <w:p w:rsidR="0008581E" w:rsidRPr="00B3633A" w:rsidRDefault="0008581E">
      <w:pPr>
        <w:pStyle w:val="0DraftNormal"/>
        <w:rPr>
          <w:rFonts w:ascii="Montserrat" w:hAnsi="Montserrat"/>
          <w:spacing w:val="-1"/>
          <w:sz w:val="24"/>
        </w:rPr>
      </w:pPr>
      <w:r w:rsidRPr="00B3633A">
        <w:rPr>
          <w:rFonts w:ascii="Montserrat" w:hAnsi="Montserrat"/>
          <w:spacing w:val="-1"/>
          <w:sz w:val="24"/>
        </w:rPr>
        <w:t xml:space="preserve">Kzeisza anzoar aioch kzhan sif vellosh ni aregriar sish mellyr weox dinevin lor anjui aigos meloch vandu goth rykhar ixth vanioush ballosch synuiflysythftharalwoshenautrtch. </w:t>
      </w:r>
    </w:p>
    <w:p w:rsidR="0008581E" w:rsidRPr="00B3633A" w:rsidRDefault="0008581E">
      <w:pPr>
        <w:pStyle w:val="0DraftNormal"/>
        <w:rPr>
          <w:rFonts w:ascii="Montserrat" w:hAnsi="Montserrat"/>
          <w:spacing w:val="-1"/>
          <w:sz w:val="24"/>
        </w:rPr>
      </w:pPr>
    </w:p>
    <w:p w:rsidR="0008581E" w:rsidRPr="00B3633A" w:rsidRDefault="0008581E">
      <w:pPr>
        <w:pStyle w:val="0DraftNormal"/>
        <w:rPr>
          <w:rFonts w:ascii="Montserrat" w:hAnsi="Montserrat"/>
          <w:spacing w:val="-1"/>
          <w:sz w:val="24"/>
        </w:rPr>
      </w:pPr>
      <w:r w:rsidRPr="00B3633A">
        <w:rPr>
          <w:rFonts w:ascii="Montserrat" w:hAnsi="Montserrat"/>
          <w:spacing w:val="-1"/>
          <w:sz w:val="24"/>
        </w:rPr>
        <w:t xml:space="preserve">Her idea. </w:t>
      </w:r>
    </w:p>
    <w:p w:rsidR="0008581E" w:rsidRPr="00B3633A" w:rsidRDefault="0008581E">
      <w:pPr>
        <w:pStyle w:val="0DraftNormal"/>
        <w:rPr>
          <w:rFonts w:ascii="Montserrat" w:hAnsi="Montserrat"/>
          <w:spacing w:val="-1"/>
          <w:sz w:val="24"/>
        </w:rPr>
      </w:pPr>
    </w:p>
    <w:p w:rsidR="0008581E" w:rsidRPr="00B3633A" w:rsidRDefault="0008581E">
      <w:pPr>
        <w:pStyle w:val="0DraftNormal"/>
        <w:rPr>
          <w:rFonts w:ascii="Montserrat" w:hAnsi="Montserrat"/>
          <w:spacing w:val="-1"/>
          <w:sz w:val="24"/>
        </w:rPr>
      </w:pPr>
      <w:r w:rsidRPr="00B3633A">
        <w:rPr>
          <w:rFonts w:ascii="Montserrat" w:hAnsi="Montserrat"/>
          <w:spacing w:val="-1"/>
          <w:sz w:val="24"/>
        </w:rPr>
        <w:t xml:space="preserve">Until she actually divulged her conclusions to kzeisza, av's idea was not revealed to the reader. </w:t>
      </w:r>
    </w:p>
    <w:p w:rsidR="0008581E" w:rsidRPr="00B3633A" w:rsidRDefault="0008581E">
      <w:pPr>
        <w:pStyle w:val="0DraftNormal"/>
        <w:rPr>
          <w:rFonts w:ascii="Montserrat" w:hAnsi="Montserrat"/>
          <w:spacing w:val="-1"/>
          <w:sz w:val="24"/>
        </w:rPr>
      </w:pPr>
    </w:p>
    <w:p w:rsidR="0008581E" w:rsidRPr="00B3633A" w:rsidRDefault="0008581E">
      <w:pPr>
        <w:pStyle w:val="0DraftNormal"/>
        <w:rPr>
          <w:rFonts w:ascii="Montserrat" w:hAnsi="Montserrat"/>
          <w:spacing w:val="-1"/>
          <w:sz w:val="24"/>
        </w:rPr>
      </w:pPr>
      <w:r w:rsidRPr="00B3633A">
        <w:rPr>
          <w:rFonts w:ascii="Montserrat" w:hAnsi="Montserrat"/>
          <w:spacing w:val="-1"/>
          <w:sz w:val="24"/>
        </w:rPr>
        <w:t xml:space="preserve">However, her reactions to those things which in part bring her to the necessary conclusions do have clear connections and hint to her conclusions. </w:t>
      </w:r>
    </w:p>
    <w:p w:rsidR="0008581E" w:rsidRPr="00B3633A" w:rsidRDefault="0008581E">
      <w:pPr>
        <w:pStyle w:val="0DraftNormal"/>
        <w:rPr>
          <w:rFonts w:ascii="Montserrat" w:hAnsi="Montserrat"/>
          <w:spacing w:val="-1"/>
          <w:sz w:val="24"/>
        </w:rPr>
      </w:pPr>
    </w:p>
    <w:p w:rsidR="0008581E" w:rsidRPr="00B3633A" w:rsidRDefault="0008581E">
      <w:pPr>
        <w:pStyle w:val="0DraftNormal"/>
        <w:rPr>
          <w:rFonts w:ascii="Montserrat" w:hAnsi="Montserrat"/>
          <w:spacing w:val="-1"/>
          <w:sz w:val="24"/>
        </w:rPr>
      </w:pPr>
      <w:r w:rsidRPr="00B3633A">
        <w:rPr>
          <w:rFonts w:ascii="Montserrat" w:hAnsi="Montserrat"/>
          <w:spacing w:val="-1"/>
          <w:sz w:val="24"/>
        </w:rPr>
        <w:t xml:space="preserve">It was more important in the first chapter to establish the images of her, the city and an idea of things to come. </w:t>
      </w:r>
    </w:p>
    <w:p w:rsidR="0008581E" w:rsidRPr="00B3633A" w:rsidRDefault="0008581E">
      <w:pPr>
        <w:pStyle w:val="0DraftNormal"/>
        <w:rPr>
          <w:rFonts w:ascii="Montserrat" w:hAnsi="Montserrat"/>
          <w:spacing w:val="-1"/>
          <w:sz w:val="24"/>
        </w:rPr>
      </w:pPr>
    </w:p>
    <w:p w:rsidR="0008581E" w:rsidRPr="00B3633A" w:rsidRDefault="0008581E">
      <w:pPr>
        <w:pStyle w:val="0DraftNormal"/>
        <w:rPr>
          <w:rFonts w:ascii="Montserrat" w:hAnsi="Montserrat"/>
          <w:spacing w:val="-1"/>
          <w:sz w:val="24"/>
        </w:rPr>
      </w:pPr>
      <w:r w:rsidRPr="00B3633A">
        <w:rPr>
          <w:rFonts w:ascii="Montserrat" w:hAnsi="Montserrat"/>
          <w:spacing w:val="-1"/>
          <w:sz w:val="24"/>
        </w:rPr>
        <w:t xml:space="preserve">Eventually it would become obvious and necessary to approach the ccc with an offer of alliance with the pact groups, officially including the rest of the city and its influential parts in the treaty. </w:t>
      </w:r>
    </w:p>
    <w:p w:rsidR="0008581E" w:rsidRPr="00B3633A" w:rsidRDefault="0008581E">
      <w:pPr>
        <w:pStyle w:val="0DraftNormal"/>
        <w:rPr>
          <w:rFonts w:ascii="Montserrat" w:hAnsi="Montserrat"/>
          <w:spacing w:val="-1"/>
          <w:sz w:val="24"/>
        </w:rPr>
      </w:pPr>
    </w:p>
    <w:p w:rsidR="0008581E" w:rsidRPr="00B3633A" w:rsidRDefault="0008581E">
      <w:pPr>
        <w:pStyle w:val="0DraftNormal"/>
        <w:rPr>
          <w:rFonts w:ascii="Montserrat" w:hAnsi="Montserrat"/>
          <w:spacing w:val="-1"/>
          <w:sz w:val="24"/>
        </w:rPr>
      </w:pPr>
      <w:r w:rsidRPr="00B3633A">
        <w:rPr>
          <w:rFonts w:ascii="Montserrat" w:hAnsi="Montserrat"/>
          <w:spacing w:val="-1"/>
          <w:sz w:val="24"/>
        </w:rPr>
        <w:t xml:space="preserve">This would work later, due to the presence of the other members outside of sri. </w:t>
      </w:r>
    </w:p>
    <w:p w:rsidR="0008581E" w:rsidRPr="00B3633A" w:rsidRDefault="0008581E">
      <w:pPr>
        <w:pStyle w:val="0DraftNormal"/>
        <w:rPr>
          <w:rFonts w:ascii="Montserrat" w:hAnsi="Montserrat"/>
          <w:spacing w:val="-1"/>
          <w:sz w:val="24"/>
        </w:rPr>
      </w:pPr>
    </w:p>
    <w:p w:rsidR="0008581E" w:rsidRPr="00B3633A" w:rsidRDefault="0008581E">
      <w:pPr>
        <w:pStyle w:val="0DraftNormal"/>
        <w:rPr>
          <w:rFonts w:ascii="Montserrat" w:hAnsi="Montserrat"/>
          <w:spacing w:val="-1"/>
          <w:sz w:val="24"/>
        </w:rPr>
      </w:pPr>
      <w:r w:rsidRPr="00B3633A">
        <w:rPr>
          <w:rFonts w:ascii="Montserrat" w:hAnsi="Montserrat"/>
          <w:spacing w:val="-1"/>
          <w:sz w:val="24"/>
        </w:rPr>
        <w:t xml:space="preserve">At that point, the character of the conflict would change slightly. </w:t>
      </w:r>
    </w:p>
    <w:p w:rsidR="0008581E" w:rsidRPr="00B3633A" w:rsidRDefault="0008581E">
      <w:pPr>
        <w:pStyle w:val="0DraftNormal"/>
        <w:rPr>
          <w:rFonts w:ascii="Montserrat" w:hAnsi="Montserrat"/>
          <w:spacing w:val="-1"/>
          <w:sz w:val="24"/>
        </w:rPr>
      </w:pPr>
    </w:p>
    <w:p w:rsidR="0008581E" w:rsidRPr="00B3633A" w:rsidRDefault="0008581E">
      <w:pPr>
        <w:pStyle w:val="0DraftNormal"/>
        <w:rPr>
          <w:rFonts w:ascii="Montserrat" w:hAnsi="Montserrat"/>
          <w:spacing w:val="-1"/>
          <w:sz w:val="24"/>
        </w:rPr>
      </w:pPr>
      <w:r w:rsidRPr="00B3633A">
        <w:rPr>
          <w:rFonts w:ascii="Montserrat" w:hAnsi="Montserrat"/>
          <w:spacing w:val="-1"/>
          <w:sz w:val="24"/>
        </w:rPr>
        <w:t xml:space="preserve">There would be new internal intrigue, and direct opposition would be external to the city. </w:t>
      </w:r>
    </w:p>
    <w:p w:rsidR="0008581E" w:rsidRPr="00B3633A" w:rsidRDefault="0008581E">
      <w:pPr>
        <w:pStyle w:val="0DraftNormal"/>
        <w:rPr>
          <w:rFonts w:ascii="Montserrat" w:hAnsi="Montserrat"/>
          <w:spacing w:val="-1"/>
          <w:sz w:val="24"/>
        </w:rPr>
      </w:pPr>
    </w:p>
    <w:p w:rsidR="0008581E" w:rsidRPr="00B3633A" w:rsidRDefault="0008581E">
      <w:pPr>
        <w:pStyle w:val="0DraftNormal"/>
        <w:rPr>
          <w:rFonts w:ascii="Montserrat" w:hAnsi="Montserrat"/>
          <w:spacing w:val="-1"/>
          <w:sz w:val="24"/>
        </w:rPr>
      </w:pPr>
      <w:r w:rsidRPr="00B3633A">
        <w:rPr>
          <w:rFonts w:ascii="Montserrat" w:hAnsi="Montserrat"/>
          <w:spacing w:val="-1"/>
          <w:sz w:val="24"/>
        </w:rPr>
        <w:t xml:space="preserve">Av met her conditions—a look at the nexus et al. </w:t>
      </w:r>
    </w:p>
    <w:p w:rsidR="0008581E" w:rsidRPr="00B3633A" w:rsidRDefault="0008581E">
      <w:pPr>
        <w:pStyle w:val="0DraftNormal"/>
        <w:rPr>
          <w:rFonts w:ascii="Montserrat" w:hAnsi="Montserrat"/>
          <w:spacing w:val="-1"/>
          <w:sz w:val="24"/>
        </w:rPr>
      </w:pPr>
    </w:p>
    <w:p w:rsidR="0008581E" w:rsidRPr="00B3633A" w:rsidRDefault="0008581E">
      <w:pPr>
        <w:pStyle w:val="0DraftNormal"/>
        <w:rPr>
          <w:rFonts w:ascii="Montserrat" w:hAnsi="Montserrat"/>
          <w:spacing w:val="-1"/>
          <w:sz w:val="24"/>
        </w:rPr>
      </w:pPr>
      <w:r w:rsidRPr="00B3633A">
        <w:rPr>
          <w:rFonts w:ascii="Montserrat" w:hAnsi="Montserrat"/>
          <w:spacing w:val="-1"/>
          <w:sz w:val="24"/>
        </w:rPr>
        <w:t xml:space="preserve">This chapter came immediately on the tail of the first. </w:t>
      </w:r>
    </w:p>
    <w:p w:rsidR="0008581E" w:rsidRPr="00B3633A" w:rsidRDefault="0008581E">
      <w:pPr>
        <w:pStyle w:val="0DraftNormal"/>
        <w:rPr>
          <w:rFonts w:ascii="Montserrat" w:hAnsi="Montserrat"/>
          <w:spacing w:val="-1"/>
          <w:sz w:val="24"/>
        </w:rPr>
      </w:pPr>
    </w:p>
    <w:p w:rsidR="0008581E" w:rsidRPr="00B3633A" w:rsidRDefault="0008581E">
      <w:pPr>
        <w:pStyle w:val="0DraftNormal"/>
        <w:rPr>
          <w:rFonts w:ascii="Montserrat" w:hAnsi="Montserrat"/>
          <w:spacing w:val="-1"/>
          <w:sz w:val="24"/>
        </w:rPr>
      </w:pPr>
      <w:r w:rsidRPr="00B3633A">
        <w:rPr>
          <w:rFonts w:ascii="Montserrat" w:hAnsi="Montserrat"/>
          <w:spacing w:val="-1"/>
          <w:sz w:val="24"/>
        </w:rPr>
        <w:t xml:space="preserve">An unprecedented clarity got hold of av and saw her through the trauma of her first interview with kzeisza. </w:t>
      </w:r>
    </w:p>
    <w:p w:rsidR="0008581E" w:rsidRPr="00B3633A" w:rsidRDefault="0008581E">
      <w:pPr>
        <w:pStyle w:val="0DraftNormal"/>
        <w:rPr>
          <w:rFonts w:ascii="Montserrat" w:hAnsi="Montserrat"/>
          <w:spacing w:val="-1"/>
          <w:sz w:val="24"/>
        </w:rPr>
      </w:pPr>
    </w:p>
    <w:p w:rsidR="0008581E" w:rsidRPr="00B3633A" w:rsidRDefault="0008581E">
      <w:pPr>
        <w:pStyle w:val="0DraftNormal"/>
        <w:rPr>
          <w:rFonts w:ascii="Montserrat" w:hAnsi="Montserrat"/>
          <w:spacing w:val="-1"/>
          <w:sz w:val="24"/>
        </w:rPr>
      </w:pPr>
      <w:r w:rsidRPr="00B3633A">
        <w:rPr>
          <w:rFonts w:ascii="Montserrat" w:hAnsi="Montserrat"/>
          <w:spacing w:val="-1"/>
          <w:sz w:val="24"/>
        </w:rPr>
        <w:t xml:space="preserve">Her simple warning evolved into far more—a possible solution to the chaos of the nexus. </w:t>
      </w:r>
    </w:p>
    <w:p w:rsidR="0008581E" w:rsidRPr="00B3633A" w:rsidRDefault="0008581E">
      <w:pPr>
        <w:pStyle w:val="0DraftNormal"/>
        <w:rPr>
          <w:rFonts w:ascii="Montserrat" w:hAnsi="Montserrat"/>
          <w:spacing w:val="-1"/>
          <w:sz w:val="24"/>
        </w:rPr>
      </w:pPr>
    </w:p>
    <w:p w:rsidR="0008581E" w:rsidRPr="00B3633A" w:rsidRDefault="0008581E">
      <w:pPr>
        <w:pStyle w:val="0DraftNormal"/>
        <w:rPr>
          <w:rFonts w:ascii="Montserrat" w:hAnsi="Montserrat"/>
          <w:spacing w:val="-1"/>
          <w:sz w:val="24"/>
        </w:rPr>
      </w:pPr>
      <w:r w:rsidRPr="00B3633A">
        <w:rPr>
          <w:rFonts w:ascii="Montserrat" w:hAnsi="Montserrat"/>
          <w:spacing w:val="-1"/>
          <w:sz w:val="24"/>
        </w:rPr>
        <w:t xml:space="preserve">Kzeisza's expectations of her were still not fulfilled. </w:t>
      </w:r>
    </w:p>
    <w:p w:rsidR="0008581E" w:rsidRPr="00B3633A" w:rsidRDefault="0008581E">
      <w:pPr>
        <w:pStyle w:val="0DraftNormal"/>
        <w:rPr>
          <w:rFonts w:ascii="Montserrat" w:hAnsi="Montserrat"/>
          <w:spacing w:val="-1"/>
          <w:sz w:val="24"/>
        </w:rPr>
      </w:pPr>
    </w:p>
    <w:p w:rsidR="0008581E" w:rsidRPr="00B3633A" w:rsidRDefault="0008581E">
      <w:pPr>
        <w:pStyle w:val="0DraftNormal"/>
        <w:rPr>
          <w:rFonts w:ascii="Montserrat" w:hAnsi="Montserrat"/>
          <w:spacing w:val="-1"/>
          <w:sz w:val="24"/>
        </w:rPr>
      </w:pPr>
      <w:r w:rsidRPr="00B3633A">
        <w:rPr>
          <w:rFonts w:ascii="Montserrat" w:hAnsi="Montserrat"/>
          <w:spacing w:val="-1"/>
          <w:sz w:val="24"/>
        </w:rPr>
        <w:t xml:space="preserve">In making her point, she caused them both to have a moment to reflect on what was to come. </w:t>
      </w:r>
    </w:p>
    <w:p w:rsidR="0008581E" w:rsidRPr="00B3633A" w:rsidRDefault="0008581E">
      <w:pPr>
        <w:pStyle w:val="0DraftNormal"/>
        <w:rPr>
          <w:rFonts w:ascii="Montserrat" w:hAnsi="Montserrat"/>
          <w:spacing w:val="-1"/>
          <w:sz w:val="24"/>
        </w:rPr>
      </w:pPr>
    </w:p>
    <w:p w:rsidR="0008581E" w:rsidRPr="00B3633A" w:rsidRDefault="0008581E">
      <w:pPr>
        <w:pStyle w:val="0DraftNormal"/>
        <w:rPr>
          <w:rFonts w:ascii="Montserrat" w:hAnsi="Montserrat"/>
          <w:spacing w:val="-1"/>
          <w:sz w:val="24"/>
        </w:rPr>
      </w:pPr>
      <w:r w:rsidRPr="00B3633A">
        <w:rPr>
          <w:rFonts w:ascii="Montserrat" w:hAnsi="Montserrat"/>
          <w:spacing w:val="-1"/>
          <w:sz w:val="24"/>
        </w:rPr>
        <w:t xml:space="preserve">Her delayed reaction preceded her other considerations. </w:t>
      </w:r>
    </w:p>
    <w:p w:rsidR="0008581E" w:rsidRPr="00B3633A" w:rsidRDefault="0008581E">
      <w:pPr>
        <w:pStyle w:val="0DraftNormal"/>
        <w:rPr>
          <w:rFonts w:ascii="Montserrat" w:hAnsi="Montserrat"/>
          <w:spacing w:val="-1"/>
          <w:sz w:val="24"/>
        </w:rPr>
      </w:pPr>
    </w:p>
    <w:p w:rsidR="0008581E" w:rsidRPr="00B3633A" w:rsidRDefault="0008581E">
      <w:pPr>
        <w:pStyle w:val="0DraftNormal"/>
        <w:rPr>
          <w:rFonts w:ascii="Montserrat" w:hAnsi="Montserrat"/>
          <w:spacing w:val="-1"/>
          <w:sz w:val="24"/>
        </w:rPr>
      </w:pPr>
      <w:r w:rsidRPr="00B3633A">
        <w:rPr>
          <w:rFonts w:ascii="Montserrat" w:hAnsi="Montserrat"/>
          <w:spacing w:val="-1"/>
          <w:sz w:val="24"/>
        </w:rPr>
        <w:t xml:space="preserve">Her probation began, and with it came a gift of power—a phoenix v21. </w:t>
      </w:r>
    </w:p>
    <w:p w:rsidR="0008581E" w:rsidRPr="00B3633A" w:rsidRDefault="0008581E">
      <w:pPr>
        <w:pStyle w:val="0DraftNormal"/>
        <w:rPr>
          <w:rFonts w:ascii="Montserrat" w:hAnsi="Montserrat"/>
          <w:spacing w:val="-1"/>
          <w:sz w:val="24"/>
        </w:rPr>
      </w:pPr>
    </w:p>
    <w:p w:rsidR="0008581E" w:rsidRPr="00B3633A" w:rsidRDefault="0008581E">
      <w:pPr>
        <w:pStyle w:val="0DraftNormal"/>
        <w:rPr>
          <w:rFonts w:ascii="Montserrat" w:hAnsi="Montserrat"/>
          <w:spacing w:val="-1"/>
          <w:sz w:val="24"/>
        </w:rPr>
      </w:pPr>
      <w:r w:rsidRPr="00B3633A">
        <w:rPr>
          <w:rFonts w:ascii="Montserrat" w:hAnsi="Montserrat"/>
          <w:spacing w:val="-1"/>
          <w:sz w:val="24"/>
        </w:rPr>
        <w:t xml:space="preserve">Its unique qualities would best be demonstrated rather than discussed. </w:t>
      </w:r>
    </w:p>
    <w:p w:rsidR="0008581E" w:rsidRPr="00B3633A" w:rsidRDefault="0008581E">
      <w:pPr>
        <w:pStyle w:val="0DraftNormal"/>
        <w:rPr>
          <w:rFonts w:ascii="Montserrat" w:hAnsi="Montserrat"/>
          <w:spacing w:val="-1"/>
          <w:sz w:val="24"/>
        </w:rPr>
      </w:pPr>
    </w:p>
    <w:p w:rsidR="0008581E" w:rsidRPr="00B3633A" w:rsidRDefault="0008581E">
      <w:pPr>
        <w:pStyle w:val="0DraftNormal"/>
        <w:rPr>
          <w:rFonts w:ascii="Montserrat" w:hAnsi="Montserrat"/>
          <w:spacing w:val="-1"/>
          <w:sz w:val="24"/>
        </w:rPr>
      </w:pPr>
      <w:r w:rsidRPr="00B3633A">
        <w:rPr>
          <w:rFonts w:ascii="Montserrat" w:hAnsi="Montserrat"/>
          <w:spacing w:val="-1"/>
          <w:sz w:val="24"/>
        </w:rPr>
        <w:t xml:space="preserve">With this, she returned to the paf to seek their commitment. </w:t>
      </w:r>
    </w:p>
    <w:p w:rsidR="0008581E" w:rsidRPr="00B3633A" w:rsidRDefault="0008581E">
      <w:pPr>
        <w:pStyle w:val="0DraftNormal"/>
        <w:rPr>
          <w:rFonts w:ascii="Montserrat" w:hAnsi="Montserrat"/>
          <w:spacing w:val="-1"/>
          <w:sz w:val="24"/>
        </w:rPr>
      </w:pPr>
    </w:p>
    <w:p w:rsidR="0008581E" w:rsidRPr="00B3633A" w:rsidRDefault="0008581E">
      <w:pPr>
        <w:pStyle w:val="0DraftNormal"/>
        <w:rPr>
          <w:rFonts w:ascii="Montserrat" w:hAnsi="Montserrat"/>
          <w:spacing w:val="-1"/>
          <w:sz w:val="24"/>
        </w:rPr>
      </w:pPr>
      <w:r w:rsidRPr="00B3633A">
        <w:rPr>
          <w:rFonts w:ascii="Montserrat" w:hAnsi="Montserrat"/>
          <w:spacing w:val="-1"/>
          <w:sz w:val="24"/>
        </w:rPr>
        <w:t xml:space="preserve">Awaiting her there were many unresolved situations. </w:t>
      </w:r>
    </w:p>
    <w:p w:rsidR="0008581E" w:rsidRPr="00B3633A" w:rsidRDefault="0008581E">
      <w:pPr>
        <w:pStyle w:val="0DraftNormal"/>
        <w:rPr>
          <w:rFonts w:ascii="Montserrat" w:hAnsi="Montserrat"/>
          <w:spacing w:val="-1"/>
          <w:sz w:val="24"/>
        </w:rPr>
      </w:pPr>
    </w:p>
    <w:p w:rsidR="0008581E" w:rsidRPr="00B3633A" w:rsidRDefault="0008581E">
      <w:pPr>
        <w:pStyle w:val="0DraftNormal"/>
        <w:rPr>
          <w:rFonts w:ascii="Montserrat" w:hAnsi="Montserrat"/>
          <w:spacing w:val="-1"/>
          <w:sz w:val="24"/>
        </w:rPr>
      </w:pPr>
      <w:r w:rsidRPr="00B3633A">
        <w:rPr>
          <w:rFonts w:ascii="Montserrat" w:hAnsi="Montserrat"/>
          <w:spacing w:val="-1"/>
          <w:sz w:val="24"/>
        </w:rPr>
        <w:t xml:space="preserve">She was summoned to deal with her clone's unpresented demise. </w:t>
      </w:r>
    </w:p>
    <w:p w:rsidR="0008581E" w:rsidRPr="00B3633A" w:rsidRDefault="0008581E">
      <w:pPr>
        <w:pStyle w:val="0DraftNormal"/>
        <w:rPr>
          <w:rFonts w:ascii="Montserrat" w:hAnsi="Montserrat"/>
          <w:spacing w:val="-1"/>
          <w:sz w:val="24"/>
        </w:rPr>
      </w:pPr>
    </w:p>
    <w:p w:rsidR="0008581E" w:rsidRPr="00B3633A" w:rsidRDefault="0008581E">
      <w:pPr>
        <w:pStyle w:val="0DraftNormal"/>
        <w:rPr>
          <w:rFonts w:ascii="Montserrat" w:hAnsi="Montserrat"/>
          <w:spacing w:val="-1"/>
          <w:sz w:val="24"/>
        </w:rPr>
      </w:pPr>
      <w:r w:rsidRPr="00B3633A">
        <w:rPr>
          <w:rFonts w:ascii="Montserrat" w:hAnsi="Montserrat"/>
          <w:spacing w:val="-1"/>
          <w:sz w:val="24"/>
        </w:rPr>
        <w:t xml:space="preserve">Her talk with the admiral resulted in almost two weeks of negotiation and leg work for her. </w:t>
      </w:r>
    </w:p>
    <w:p w:rsidR="0008581E" w:rsidRPr="00B3633A" w:rsidRDefault="0008581E">
      <w:pPr>
        <w:pStyle w:val="0DraftNormal"/>
        <w:rPr>
          <w:rFonts w:ascii="Montserrat" w:hAnsi="Montserrat"/>
          <w:spacing w:val="-1"/>
          <w:sz w:val="24"/>
        </w:rPr>
      </w:pPr>
    </w:p>
    <w:p w:rsidR="0008581E" w:rsidRPr="00B3633A" w:rsidRDefault="0008581E">
      <w:pPr>
        <w:pStyle w:val="0DraftNormal"/>
        <w:rPr>
          <w:rFonts w:ascii="Montserrat" w:hAnsi="Montserrat"/>
          <w:spacing w:val="-1"/>
          <w:sz w:val="24"/>
        </w:rPr>
      </w:pPr>
      <w:r w:rsidRPr="00B3633A">
        <w:rPr>
          <w:rFonts w:ascii="Montserrat" w:hAnsi="Montserrat"/>
          <w:spacing w:val="-1"/>
          <w:sz w:val="24"/>
        </w:rPr>
        <w:t xml:space="preserve">Her reunion with dirk was uncomfortable, and ultimately caused her to seek peace. </w:t>
      </w:r>
    </w:p>
    <w:p w:rsidR="0008581E" w:rsidRPr="00B3633A" w:rsidRDefault="0008581E">
      <w:pPr>
        <w:pStyle w:val="0DraftNormal"/>
        <w:rPr>
          <w:rFonts w:ascii="Montserrat" w:hAnsi="Montserrat"/>
          <w:spacing w:val="-1"/>
          <w:sz w:val="24"/>
        </w:rPr>
      </w:pPr>
    </w:p>
    <w:p w:rsidR="0008581E" w:rsidRPr="00B3633A" w:rsidRDefault="0008581E">
      <w:pPr>
        <w:pStyle w:val="0DraftNormal"/>
        <w:rPr>
          <w:rFonts w:ascii="Montserrat" w:hAnsi="Montserrat"/>
          <w:spacing w:val="-1"/>
          <w:sz w:val="24"/>
        </w:rPr>
      </w:pPr>
      <w:r w:rsidRPr="00B3633A">
        <w:rPr>
          <w:rFonts w:ascii="Montserrat" w:hAnsi="Montserrat"/>
          <w:spacing w:val="-1"/>
          <w:sz w:val="24"/>
        </w:rPr>
        <w:t xml:space="preserve">Her difficulties with dirk must be well presented for it would count for a lot in the end. </w:t>
      </w:r>
    </w:p>
    <w:p w:rsidR="0008581E" w:rsidRPr="00B3633A" w:rsidRDefault="0008581E">
      <w:pPr>
        <w:pStyle w:val="0DraftNormal"/>
        <w:rPr>
          <w:rFonts w:ascii="Montserrat" w:hAnsi="Montserrat"/>
          <w:spacing w:val="-1"/>
          <w:sz w:val="24"/>
        </w:rPr>
      </w:pPr>
    </w:p>
    <w:p w:rsidR="0008581E" w:rsidRPr="00B3633A" w:rsidRDefault="0008581E">
      <w:pPr>
        <w:pStyle w:val="0DraftNormal"/>
        <w:rPr>
          <w:rFonts w:ascii="Montserrat" w:hAnsi="Montserrat"/>
          <w:spacing w:val="-1"/>
          <w:sz w:val="24"/>
        </w:rPr>
      </w:pPr>
      <w:r w:rsidRPr="00B3633A">
        <w:rPr>
          <w:rFonts w:ascii="Montserrat" w:hAnsi="Montserrat"/>
          <w:spacing w:val="-1"/>
          <w:sz w:val="24"/>
        </w:rPr>
        <w:t xml:space="preserve">The idea of being sponsored by a natural enemy was both unnerving and virtually impossible for her to turn down. </w:t>
      </w:r>
    </w:p>
    <w:p w:rsidR="0008581E" w:rsidRPr="00B3633A" w:rsidRDefault="0008581E">
      <w:pPr>
        <w:pStyle w:val="0DraftNormal"/>
        <w:rPr>
          <w:rFonts w:ascii="Montserrat" w:hAnsi="Montserrat"/>
          <w:spacing w:val="-1"/>
          <w:sz w:val="24"/>
        </w:rPr>
      </w:pPr>
    </w:p>
    <w:p w:rsidR="0008581E" w:rsidRPr="00B3633A" w:rsidRDefault="0008581E">
      <w:pPr>
        <w:pStyle w:val="0DraftNormal"/>
        <w:rPr>
          <w:rFonts w:ascii="Montserrat" w:hAnsi="Montserrat"/>
          <w:spacing w:val="-1"/>
          <w:sz w:val="24"/>
        </w:rPr>
      </w:pPr>
      <w:r w:rsidRPr="00B3633A">
        <w:rPr>
          <w:rFonts w:ascii="Montserrat" w:hAnsi="Montserrat"/>
          <w:spacing w:val="-1"/>
          <w:sz w:val="24"/>
        </w:rPr>
        <w:t xml:space="preserve">Clearly, the dragon had his own interests in her. </w:t>
      </w:r>
    </w:p>
    <w:p w:rsidR="0008581E" w:rsidRPr="00B3633A" w:rsidRDefault="0008581E">
      <w:pPr>
        <w:pStyle w:val="0DraftNormal"/>
        <w:rPr>
          <w:rFonts w:ascii="Montserrat" w:hAnsi="Montserrat"/>
          <w:spacing w:val="-1"/>
          <w:sz w:val="24"/>
        </w:rPr>
      </w:pPr>
    </w:p>
    <w:p w:rsidR="0008581E" w:rsidRPr="00B3633A" w:rsidRDefault="0008581E">
      <w:pPr>
        <w:pStyle w:val="0DraftNormal"/>
        <w:rPr>
          <w:rFonts w:ascii="Montserrat" w:hAnsi="Montserrat"/>
          <w:spacing w:val="-1"/>
          <w:sz w:val="24"/>
        </w:rPr>
      </w:pPr>
      <w:r w:rsidRPr="00B3633A">
        <w:rPr>
          <w:rFonts w:ascii="Montserrat" w:hAnsi="Montserrat"/>
          <w:spacing w:val="-1"/>
          <w:sz w:val="24"/>
        </w:rPr>
        <w:t xml:space="preserve">It was only upon hearing her synopsis and proposal that he came to consider the creation and execution of open negotiations to promote inter cultural stability, using her as the lynch-pin for the whole effort. </w:t>
      </w:r>
    </w:p>
    <w:p w:rsidR="0008581E" w:rsidRPr="00B3633A" w:rsidRDefault="0008581E">
      <w:pPr>
        <w:pStyle w:val="0DraftNormal"/>
        <w:rPr>
          <w:rFonts w:ascii="Montserrat" w:hAnsi="Montserrat"/>
          <w:spacing w:val="-1"/>
          <w:sz w:val="24"/>
        </w:rPr>
      </w:pPr>
    </w:p>
    <w:p w:rsidR="0008581E" w:rsidRPr="00B3633A" w:rsidRDefault="0008581E">
      <w:pPr>
        <w:pStyle w:val="0DraftNormal"/>
        <w:rPr>
          <w:rFonts w:ascii="Montserrat" w:hAnsi="Montserrat"/>
          <w:spacing w:val="-1"/>
          <w:sz w:val="24"/>
        </w:rPr>
      </w:pPr>
      <w:r w:rsidRPr="00B3633A">
        <w:rPr>
          <w:rFonts w:ascii="Montserrat" w:hAnsi="Montserrat"/>
          <w:spacing w:val="-1"/>
          <w:sz w:val="24"/>
        </w:rPr>
        <w:t xml:space="preserve">By way of testing her, on several points, he sent her out to prove herself. </w:t>
      </w:r>
    </w:p>
    <w:p w:rsidR="0008581E" w:rsidRPr="00B3633A" w:rsidRDefault="0008581E">
      <w:pPr>
        <w:pStyle w:val="0DraftNormal"/>
        <w:rPr>
          <w:rFonts w:ascii="Montserrat" w:hAnsi="Montserrat"/>
          <w:spacing w:val="-1"/>
          <w:sz w:val="24"/>
        </w:rPr>
      </w:pPr>
    </w:p>
    <w:p w:rsidR="0008581E" w:rsidRPr="00B3633A" w:rsidRDefault="0008581E">
      <w:pPr>
        <w:pStyle w:val="0DraftNormal"/>
        <w:rPr>
          <w:rFonts w:ascii="Montserrat" w:hAnsi="Montserrat"/>
          <w:spacing w:val="-1"/>
          <w:sz w:val="24"/>
        </w:rPr>
      </w:pPr>
      <w:r w:rsidRPr="00B3633A">
        <w:rPr>
          <w:rFonts w:ascii="Montserrat" w:hAnsi="Montserrat"/>
          <w:spacing w:val="-1"/>
          <w:sz w:val="24"/>
        </w:rPr>
        <w:t xml:space="preserve">In an awesome display of power, he conjured a v21 fighting phoenix, an elite combat frame. </w:t>
      </w:r>
    </w:p>
    <w:p w:rsidR="0008581E" w:rsidRPr="00B3633A" w:rsidRDefault="0008581E">
      <w:pPr>
        <w:pStyle w:val="0DraftNormal"/>
        <w:rPr>
          <w:rFonts w:ascii="Montserrat" w:hAnsi="Montserrat"/>
          <w:spacing w:val="-1"/>
          <w:sz w:val="24"/>
        </w:rPr>
      </w:pPr>
    </w:p>
    <w:p w:rsidR="0008581E" w:rsidRPr="00B3633A" w:rsidRDefault="0008581E">
      <w:pPr>
        <w:pStyle w:val="0DraftNormal"/>
        <w:rPr>
          <w:rFonts w:ascii="Montserrat" w:hAnsi="Montserrat"/>
          <w:spacing w:val="-1"/>
          <w:sz w:val="24"/>
        </w:rPr>
      </w:pPr>
      <w:r w:rsidRPr="00B3633A">
        <w:rPr>
          <w:rFonts w:ascii="Montserrat" w:hAnsi="Montserrat"/>
          <w:spacing w:val="-1"/>
          <w:sz w:val="24"/>
        </w:rPr>
        <w:t xml:space="preserve">Giving her this, he sent her on her way back to the force which taught her how to pilot the thing. </w:t>
      </w:r>
    </w:p>
    <w:p w:rsidR="0008581E" w:rsidRPr="00B3633A" w:rsidRDefault="0008581E">
      <w:pPr>
        <w:pStyle w:val="0DraftNormal"/>
        <w:rPr>
          <w:rFonts w:ascii="Montserrat" w:hAnsi="Montserrat"/>
          <w:spacing w:val="-1"/>
          <w:sz w:val="24"/>
        </w:rPr>
      </w:pPr>
    </w:p>
    <w:p w:rsidR="0008581E" w:rsidRPr="00B3633A" w:rsidRDefault="0008581E">
      <w:pPr>
        <w:pStyle w:val="0DraftNormal"/>
        <w:rPr>
          <w:rFonts w:ascii="Montserrat" w:hAnsi="Montserrat"/>
          <w:spacing w:val="-1"/>
          <w:sz w:val="24"/>
        </w:rPr>
      </w:pPr>
      <w:r w:rsidRPr="00B3633A">
        <w:rPr>
          <w:rFonts w:ascii="Montserrat" w:hAnsi="Montserrat"/>
          <w:spacing w:val="-1"/>
          <w:sz w:val="24"/>
        </w:rPr>
        <w:t xml:space="preserve">The net result being that a good portion of the world and what it was about and the things she had endured in it could be naturally brought to light. </w:t>
      </w:r>
    </w:p>
    <w:p w:rsidR="0008581E" w:rsidRPr="00B3633A" w:rsidRDefault="0008581E">
      <w:pPr>
        <w:pStyle w:val="0DraftNormal"/>
        <w:rPr>
          <w:rFonts w:ascii="Montserrat" w:hAnsi="Montserrat"/>
          <w:spacing w:val="-1"/>
          <w:sz w:val="24"/>
        </w:rPr>
      </w:pPr>
    </w:p>
    <w:p w:rsidR="0008581E" w:rsidRPr="00B3633A" w:rsidRDefault="0008581E">
      <w:pPr>
        <w:pStyle w:val="0DraftNormal"/>
        <w:rPr>
          <w:rFonts w:ascii="Montserrat" w:hAnsi="Montserrat"/>
          <w:spacing w:val="-1"/>
          <w:sz w:val="24"/>
        </w:rPr>
      </w:pPr>
      <w:r w:rsidRPr="00B3633A">
        <w:rPr>
          <w:rFonts w:ascii="Montserrat" w:hAnsi="Montserrat"/>
          <w:spacing w:val="-1"/>
          <w:sz w:val="24"/>
        </w:rPr>
        <w:t xml:space="preserve">It was a superficial view, but the seeds of many important threads were sowed, subtly in the minor details of the initial groundwork she had to lay. </w:t>
      </w:r>
    </w:p>
    <w:p w:rsidR="0008581E" w:rsidRPr="00B3633A" w:rsidRDefault="0008581E">
      <w:pPr>
        <w:pStyle w:val="0DraftNormal"/>
        <w:rPr>
          <w:rFonts w:ascii="Montserrat" w:hAnsi="Montserrat"/>
          <w:spacing w:val="-1"/>
          <w:sz w:val="24"/>
        </w:rPr>
      </w:pPr>
    </w:p>
    <w:p w:rsidR="0008581E" w:rsidRPr="00B3633A" w:rsidRDefault="0008581E">
      <w:pPr>
        <w:pStyle w:val="0DraftNormal"/>
        <w:rPr>
          <w:rFonts w:ascii="Montserrat" w:hAnsi="Montserrat"/>
          <w:spacing w:val="-1"/>
          <w:sz w:val="24"/>
        </w:rPr>
      </w:pPr>
      <w:r w:rsidRPr="00B3633A">
        <w:rPr>
          <w:rFonts w:ascii="Montserrat" w:hAnsi="Montserrat"/>
          <w:spacing w:val="-1"/>
          <w:sz w:val="24"/>
        </w:rPr>
        <w:t xml:space="preserve">This chapter was a collage of small scenes detailing a score of days of work. </w:t>
      </w:r>
    </w:p>
    <w:p w:rsidR="0008581E" w:rsidRPr="00B3633A" w:rsidRDefault="0008581E">
      <w:pPr>
        <w:pStyle w:val="0DraftNormal"/>
        <w:rPr>
          <w:rFonts w:ascii="Montserrat" w:hAnsi="Montserrat"/>
          <w:spacing w:val="-1"/>
          <w:sz w:val="24"/>
        </w:rPr>
      </w:pPr>
    </w:p>
    <w:p w:rsidR="0008581E" w:rsidRPr="00B3633A" w:rsidRDefault="0008581E">
      <w:pPr>
        <w:pStyle w:val="0DraftNormal"/>
        <w:rPr>
          <w:rFonts w:ascii="Montserrat" w:hAnsi="Montserrat"/>
          <w:spacing w:val="-1"/>
          <w:sz w:val="24"/>
        </w:rPr>
      </w:pPr>
      <w:r w:rsidRPr="00B3633A">
        <w:rPr>
          <w:rFonts w:ascii="Montserrat" w:hAnsi="Montserrat"/>
          <w:spacing w:val="-1"/>
          <w:sz w:val="24"/>
        </w:rPr>
        <w:t xml:space="preserve">Recombinant dna matrix sample: despecified tissue cultures used to restore massively damaged or dismembered portions of the body. </w:t>
      </w:r>
    </w:p>
    <w:p w:rsidR="0008581E" w:rsidRPr="00B3633A" w:rsidRDefault="0008581E">
      <w:pPr>
        <w:pStyle w:val="0DraftNormal"/>
        <w:rPr>
          <w:rFonts w:ascii="Montserrat" w:hAnsi="Montserrat"/>
          <w:spacing w:val="-1"/>
          <w:sz w:val="24"/>
        </w:rPr>
      </w:pPr>
    </w:p>
    <w:p w:rsidR="0008581E" w:rsidRPr="00B3633A" w:rsidRDefault="0008581E">
      <w:pPr>
        <w:pStyle w:val="0DraftNormal"/>
        <w:rPr>
          <w:rFonts w:ascii="Montserrat" w:hAnsi="Montserrat"/>
          <w:spacing w:val="-1"/>
          <w:sz w:val="24"/>
        </w:rPr>
      </w:pPr>
      <w:r w:rsidRPr="00B3633A">
        <w:rPr>
          <w:rFonts w:ascii="Montserrat" w:hAnsi="Montserrat"/>
          <w:spacing w:val="-1"/>
          <w:sz w:val="24"/>
        </w:rPr>
        <w:t xml:space="preserve">A routine sample was taken from av during her time in the paf. </w:t>
      </w:r>
    </w:p>
    <w:p w:rsidR="0008581E" w:rsidRPr="00B3633A" w:rsidRDefault="0008581E">
      <w:pPr>
        <w:pStyle w:val="0DraftNormal"/>
        <w:rPr>
          <w:rFonts w:ascii="Montserrat" w:hAnsi="Montserrat"/>
          <w:spacing w:val="-1"/>
          <w:sz w:val="24"/>
        </w:rPr>
      </w:pPr>
    </w:p>
    <w:p w:rsidR="0008581E" w:rsidRPr="00B3633A" w:rsidRDefault="0008581E">
      <w:pPr>
        <w:pStyle w:val="0DraftNormal"/>
        <w:rPr>
          <w:rFonts w:ascii="Montserrat" w:hAnsi="Montserrat"/>
          <w:spacing w:val="-1"/>
          <w:sz w:val="24"/>
        </w:rPr>
      </w:pPr>
      <w:r w:rsidRPr="00B3633A">
        <w:rPr>
          <w:rFonts w:ascii="Montserrat" w:hAnsi="Montserrat"/>
          <w:spacing w:val="-1"/>
          <w:sz w:val="24"/>
        </w:rPr>
        <w:t xml:space="preserve">A clone was made from this matrix when she officially cut herself loose from the paf. </w:t>
      </w:r>
    </w:p>
    <w:p w:rsidR="0008581E" w:rsidRPr="00B3633A" w:rsidRDefault="0008581E">
      <w:pPr>
        <w:pStyle w:val="0DraftNormal"/>
        <w:rPr>
          <w:rFonts w:ascii="Montserrat" w:hAnsi="Montserrat"/>
          <w:spacing w:val="-1"/>
          <w:sz w:val="24"/>
        </w:rPr>
      </w:pPr>
    </w:p>
    <w:p w:rsidR="0008581E" w:rsidRPr="00B3633A" w:rsidRDefault="0008581E">
      <w:pPr>
        <w:pStyle w:val="0DraftNormal"/>
        <w:rPr>
          <w:rFonts w:ascii="Montserrat" w:hAnsi="Montserrat"/>
          <w:spacing w:val="-1"/>
          <w:sz w:val="24"/>
        </w:rPr>
      </w:pPr>
      <w:r w:rsidRPr="00B3633A">
        <w:rPr>
          <w:rFonts w:ascii="Montserrat" w:hAnsi="Montserrat"/>
          <w:spacing w:val="-1"/>
          <w:sz w:val="24"/>
        </w:rPr>
        <w:t xml:space="preserve">Due to her unique nature, though, the cloning process encountered some difficulties. </w:t>
      </w:r>
    </w:p>
    <w:p w:rsidR="0008581E" w:rsidRPr="00B3633A" w:rsidRDefault="0008581E">
      <w:pPr>
        <w:pStyle w:val="0DraftNormal"/>
        <w:rPr>
          <w:rFonts w:ascii="Montserrat" w:hAnsi="Montserrat"/>
          <w:spacing w:val="-1"/>
          <w:sz w:val="24"/>
        </w:rPr>
      </w:pPr>
    </w:p>
    <w:p w:rsidR="0008581E" w:rsidRPr="00B3633A" w:rsidRDefault="0008581E">
      <w:pPr>
        <w:pStyle w:val="0DraftNormal"/>
        <w:rPr>
          <w:rFonts w:ascii="Montserrat" w:hAnsi="Montserrat"/>
          <w:spacing w:val="-1"/>
          <w:sz w:val="24"/>
        </w:rPr>
      </w:pPr>
      <w:r w:rsidRPr="00B3633A">
        <w:rPr>
          <w:rFonts w:ascii="Montserrat" w:hAnsi="Montserrat"/>
          <w:spacing w:val="-1"/>
          <w:sz w:val="24"/>
        </w:rPr>
        <w:t xml:space="preserve">On her return as a negotiator, she was called in by the med-tech and the bio-engineering experts. </w:t>
      </w:r>
    </w:p>
    <w:p w:rsidR="0008581E" w:rsidRPr="00B3633A" w:rsidRDefault="0008581E">
      <w:pPr>
        <w:pStyle w:val="0DraftNormal"/>
        <w:rPr>
          <w:rFonts w:ascii="Montserrat" w:hAnsi="Montserrat"/>
          <w:spacing w:val="-1"/>
          <w:sz w:val="24"/>
        </w:rPr>
      </w:pPr>
    </w:p>
    <w:p w:rsidR="0008581E" w:rsidRPr="00B3633A" w:rsidRDefault="0008581E">
      <w:pPr>
        <w:pStyle w:val="0DraftNormal"/>
        <w:rPr>
          <w:rFonts w:ascii="Montserrat" w:hAnsi="Montserrat"/>
          <w:spacing w:val="-1"/>
          <w:sz w:val="24"/>
        </w:rPr>
      </w:pPr>
      <w:r w:rsidRPr="00B3633A">
        <w:rPr>
          <w:rFonts w:ascii="Montserrat" w:hAnsi="Montserrat"/>
          <w:spacing w:val="-1"/>
          <w:sz w:val="24"/>
        </w:rPr>
        <w:t xml:space="preserve">She had the unfortunate chance to watch as the clone de-stabilized upon activation. </w:t>
      </w:r>
    </w:p>
    <w:p w:rsidR="0008581E" w:rsidRPr="00B3633A" w:rsidRDefault="0008581E">
      <w:pPr>
        <w:pStyle w:val="0DraftNormal"/>
        <w:rPr>
          <w:rFonts w:ascii="Montserrat" w:hAnsi="Montserrat"/>
          <w:spacing w:val="-1"/>
          <w:sz w:val="24"/>
        </w:rPr>
      </w:pPr>
    </w:p>
    <w:p w:rsidR="0008581E" w:rsidRPr="00B3633A" w:rsidRDefault="0008581E">
      <w:pPr>
        <w:pStyle w:val="0DraftNormal"/>
        <w:rPr>
          <w:rFonts w:ascii="Montserrat" w:hAnsi="Montserrat"/>
          <w:spacing w:val="-1"/>
          <w:sz w:val="24"/>
        </w:rPr>
      </w:pPr>
      <w:r w:rsidRPr="00B3633A">
        <w:rPr>
          <w:rFonts w:ascii="Montserrat" w:hAnsi="Montserrat"/>
          <w:spacing w:val="-1"/>
          <w:sz w:val="24"/>
        </w:rPr>
        <w:t xml:space="preserve">She noticed the presence of an empath\telepath, who had joined the medlab team. </w:t>
      </w:r>
    </w:p>
    <w:p w:rsidR="0008581E" w:rsidRPr="00B3633A" w:rsidRDefault="0008581E">
      <w:pPr>
        <w:pStyle w:val="0DraftNormal"/>
        <w:rPr>
          <w:rFonts w:ascii="Montserrat" w:hAnsi="Montserrat"/>
          <w:spacing w:val="-1"/>
          <w:sz w:val="24"/>
        </w:rPr>
      </w:pPr>
    </w:p>
    <w:p w:rsidR="0008581E" w:rsidRPr="00B3633A" w:rsidRDefault="0008581E">
      <w:pPr>
        <w:pStyle w:val="0DraftNormal"/>
        <w:rPr>
          <w:rFonts w:ascii="Montserrat" w:hAnsi="Montserrat"/>
          <w:spacing w:val="-1"/>
          <w:sz w:val="24"/>
        </w:rPr>
      </w:pPr>
      <w:r w:rsidRPr="00B3633A">
        <w:rPr>
          <w:rFonts w:ascii="Montserrat" w:hAnsi="Montserrat"/>
          <w:spacing w:val="-1"/>
          <w:sz w:val="24"/>
        </w:rPr>
        <w:t xml:space="preserve">From this experiment, work would proceed toward the development of a catalyst matrix. </w:t>
      </w:r>
    </w:p>
    <w:p w:rsidR="0008581E" w:rsidRPr="00B3633A" w:rsidRDefault="0008581E">
      <w:pPr>
        <w:pStyle w:val="0DraftNormal"/>
        <w:rPr>
          <w:rFonts w:ascii="Montserrat" w:hAnsi="Montserrat"/>
          <w:spacing w:val="-1"/>
          <w:sz w:val="24"/>
        </w:rPr>
      </w:pPr>
    </w:p>
    <w:p w:rsidR="0008581E" w:rsidRPr="00B3633A" w:rsidRDefault="0008581E">
      <w:pPr>
        <w:pStyle w:val="0DraftNormal"/>
        <w:rPr>
          <w:rFonts w:ascii="Montserrat" w:hAnsi="Montserrat"/>
          <w:spacing w:val="-1"/>
          <w:sz w:val="24"/>
        </w:rPr>
      </w:pPr>
      <w:r w:rsidRPr="00B3633A">
        <w:rPr>
          <w:rFonts w:ascii="Montserrat" w:hAnsi="Montserrat"/>
          <w:spacing w:val="-1"/>
          <w:sz w:val="24"/>
        </w:rPr>
        <w:t xml:space="preserve">This achievement would come about finally due to the radical work undertaken to keep av alive after her undoing in the third book. </w:t>
      </w:r>
    </w:p>
    <w:p w:rsidR="0008581E" w:rsidRPr="00B3633A" w:rsidRDefault="0008581E">
      <w:pPr>
        <w:pStyle w:val="0DraftNormal"/>
        <w:rPr>
          <w:rFonts w:ascii="Montserrat" w:hAnsi="Montserrat"/>
          <w:spacing w:val="-1"/>
          <w:sz w:val="24"/>
        </w:rPr>
      </w:pPr>
    </w:p>
    <w:p w:rsidR="0008581E" w:rsidRPr="00B3633A" w:rsidRDefault="0008581E">
      <w:pPr>
        <w:pStyle w:val="0DraftNormal"/>
        <w:rPr>
          <w:rFonts w:ascii="Montserrat" w:hAnsi="Montserrat"/>
          <w:spacing w:val="-1"/>
          <w:sz w:val="24"/>
        </w:rPr>
      </w:pPr>
      <w:r w:rsidRPr="00B3633A">
        <w:rPr>
          <w:rFonts w:ascii="Montserrat" w:hAnsi="Montserrat"/>
          <w:spacing w:val="-1"/>
          <w:sz w:val="24"/>
        </w:rPr>
        <w:t xml:space="preserve">Her understanding of what they were attempting was what allowed her to restore her own form and functions after she overcame that testing. </w:t>
      </w:r>
    </w:p>
    <w:p w:rsidR="0008581E" w:rsidRPr="00B3633A" w:rsidRDefault="0008581E">
      <w:pPr>
        <w:pStyle w:val="0DraftNormal"/>
        <w:rPr>
          <w:rFonts w:ascii="Montserrat" w:hAnsi="Montserrat"/>
          <w:spacing w:val="-1"/>
          <w:sz w:val="24"/>
        </w:rPr>
      </w:pPr>
    </w:p>
    <w:p w:rsidR="0008581E" w:rsidRPr="00B3633A" w:rsidRDefault="0008581E">
      <w:pPr>
        <w:pStyle w:val="0DraftNormal"/>
        <w:rPr>
          <w:rFonts w:ascii="Montserrat" w:hAnsi="Montserrat"/>
          <w:spacing w:val="-1"/>
          <w:sz w:val="24"/>
        </w:rPr>
      </w:pPr>
      <w:r w:rsidRPr="00B3633A">
        <w:rPr>
          <w:rFonts w:ascii="Montserrat" w:hAnsi="Montserrat"/>
          <w:spacing w:val="-1"/>
          <w:sz w:val="24"/>
        </w:rPr>
        <w:t xml:space="preserve">The event of her clone breakdown was not witnessed first hand, but in her memories as they returned to it to consider the implications. </w:t>
      </w:r>
    </w:p>
    <w:p w:rsidR="0008581E" w:rsidRPr="00B3633A" w:rsidRDefault="0008581E">
      <w:pPr>
        <w:pStyle w:val="0DraftNormal"/>
        <w:rPr>
          <w:rFonts w:ascii="Montserrat" w:hAnsi="Montserrat"/>
          <w:spacing w:val="-1"/>
          <w:sz w:val="24"/>
        </w:rPr>
      </w:pPr>
    </w:p>
    <w:p w:rsidR="0008581E" w:rsidRPr="00B3633A" w:rsidRDefault="0008581E">
      <w:pPr>
        <w:pStyle w:val="0DraftNormal"/>
        <w:rPr>
          <w:rFonts w:ascii="Montserrat" w:hAnsi="Montserrat"/>
          <w:spacing w:val="-1"/>
          <w:sz w:val="24"/>
        </w:rPr>
      </w:pPr>
      <w:r w:rsidRPr="00B3633A">
        <w:rPr>
          <w:rFonts w:ascii="Montserrat" w:hAnsi="Montserrat"/>
          <w:spacing w:val="-1"/>
          <w:sz w:val="24"/>
        </w:rPr>
        <w:t xml:space="preserve">Only the going in and the coming out were shown at the present. </w:t>
      </w:r>
    </w:p>
    <w:p w:rsidR="0008581E" w:rsidRPr="00B3633A" w:rsidRDefault="0008581E">
      <w:pPr>
        <w:pStyle w:val="0DraftNormal"/>
        <w:rPr>
          <w:rFonts w:ascii="Montserrat" w:hAnsi="Montserrat"/>
          <w:spacing w:val="-1"/>
          <w:sz w:val="24"/>
        </w:rPr>
      </w:pPr>
    </w:p>
    <w:p w:rsidR="0008581E" w:rsidRPr="00B3633A" w:rsidRDefault="0008581E">
      <w:pPr>
        <w:pStyle w:val="0DraftNormal"/>
        <w:rPr>
          <w:rFonts w:ascii="Montserrat" w:hAnsi="Montserrat"/>
          <w:spacing w:val="-1"/>
          <w:sz w:val="24"/>
        </w:rPr>
      </w:pPr>
      <w:r w:rsidRPr="00B3633A">
        <w:rPr>
          <w:rFonts w:ascii="Montserrat" w:hAnsi="Montserrat"/>
          <w:spacing w:val="-1"/>
          <w:sz w:val="24"/>
        </w:rPr>
        <w:t xml:space="preserve">Among many things about av which were not disclosed straight up, her exotic nature was not revealed for some time. </w:t>
      </w:r>
    </w:p>
    <w:p w:rsidR="0008581E" w:rsidRPr="00B3633A" w:rsidRDefault="0008581E">
      <w:pPr>
        <w:pStyle w:val="0DraftNormal"/>
        <w:rPr>
          <w:rFonts w:ascii="Montserrat" w:hAnsi="Montserrat"/>
          <w:spacing w:val="-1"/>
          <w:sz w:val="24"/>
        </w:rPr>
      </w:pPr>
    </w:p>
    <w:p w:rsidR="0008581E" w:rsidRPr="00B3633A" w:rsidRDefault="0008581E">
      <w:pPr>
        <w:pStyle w:val="0DraftNormal"/>
        <w:rPr>
          <w:rFonts w:ascii="Montserrat" w:hAnsi="Montserrat"/>
          <w:spacing w:val="-1"/>
          <w:sz w:val="24"/>
        </w:rPr>
      </w:pPr>
      <w:r w:rsidRPr="00B3633A">
        <w:rPr>
          <w:rFonts w:ascii="Montserrat" w:hAnsi="Montserrat"/>
          <w:spacing w:val="-1"/>
          <w:sz w:val="24"/>
        </w:rPr>
        <w:t xml:space="preserve">It was, however, hinted at. </w:t>
      </w:r>
    </w:p>
    <w:p w:rsidR="0008581E" w:rsidRPr="00B3633A" w:rsidRDefault="0008581E">
      <w:pPr>
        <w:pStyle w:val="0DraftNormal"/>
        <w:rPr>
          <w:rFonts w:ascii="Montserrat" w:hAnsi="Montserrat"/>
          <w:spacing w:val="-1"/>
          <w:sz w:val="24"/>
        </w:rPr>
      </w:pPr>
    </w:p>
    <w:p w:rsidR="0008581E" w:rsidRPr="00B3633A" w:rsidRDefault="0008581E">
      <w:pPr>
        <w:pStyle w:val="0DraftNormal"/>
        <w:rPr>
          <w:rFonts w:ascii="Montserrat" w:hAnsi="Montserrat"/>
          <w:spacing w:val="-1"/>
          <w:sz w:val="24"/>
        </w:rPr>
      </w:pPr>
      <w:r w:rsidRPr="00B3633A">
        <w:rPr>
          <w:rFonts w:ascii="Montserrat" w:hAnsi="Montserrat"/>
          <w:spacing w:val="-1"/>
          <w:sz w:val="24"/>
        </w:rPr>
        <w:t xml:space="preserve">Her clone's death would have shown too much at this time. </w:t>
      </w:r>
    </w:p>
    <w:p w:rsidR="0008581E" w:rsidRPr="00B3633A" w:rsidRDefault="0008581E">
      <w:pPr>
        <w:pStyle w:val="0DraftNormal"/>
        <w:rPr>
          <w:rFonts w:ascii="Montserrat" w:hAnsi="Montserrat"/>
          <w:spacing w:val="-1"/>
          <w:sz w:val="24"/>
        </w:rPr>
      </w:pPr>
    </w:p>
    <w:p w:rsidR="0008581E" w:rsidRPr="00B3633A" w:rsidRDefault="0008581E">
      <w:pPr>
        <w:pStyle w:val="0DraftNormal"/>
        <w:rPr>
          <w:rFonts w:ascii="Montserrat" w:hAnsi="Montserrat"/>
          <w:spacing w:val="-1"/>
          <w:sz w:val="24"/>
        </w:rPr>
      </w:pPr>
      <w:r w:rsidRPr="00B3633A">
        <w:rPr>
          <w:rFonts w:ascii="Montserrat" w:hAnsi="Montserrat"/>
          <w:spacing w:val="-1"/>
          <w:sz w:val="24"/>
        </w:rPr>
        <w:t xml:space="preserve">So, her visit to the med lab was led up to and led away from without more than a hint of its consequence. </w:t>
      </w:r>
    </w:p>
    <w:p w:rsidR="0008581E" w:rsidRPr="00B3633A" w:rsidRDefault="0008581E">
      <w:pPr>
        <w:pStyle w:val="0DraftNormal"/>
        <w:rPr>
          <w:rFonts w:ascii="Montserrat" w:hAnsi="Montserrat"/>
          <w:spacing w:val="-1"/>
          <w:sz w:val="24"/>
        </w:rPr>
      </w:pPr>
    </w:p>
    <w:p w:rsidR="0008581E" w:rsidRPr="00B3633A" w:rsidRDefault="0008581E">
      <w:pPr>
        <w:pStyle w:val="0DraftNormal"/>
        <w:rPr>
          <w:rFonts w:ascii="Montserrat" w:hAnsi="Montserrat"/>
          <w:spacing w:val="-1"/>
          <w:sz w:val="24"/>
        </w:rPr>
      </w:pPr>
      <w:r w:rsidRPr="00B3633A">
        <w:rPr>
          <w:rFonts w:ascii="Montserrat" w:hAnsi="Montserrat"/>
          <w:spacing w:val="-1"/>
          <w:sz w:val="24"/>
        </w:rPr>
        <w:t xml:space="preserve">Also, when she disappeared for privacy or to elude someone, a hint of what she was was given without explanation. </w:t>
      </w:r>
    </w:p>
    <w:p w:rsidR="0008581E" w:rsidRPr="00B3633A" w:rsidRDefault="0008581E">
      <w:pPr>
        <w:pStyle w:val="0DraftNormal"/>
        <w:rPr>
          <w:rFonts w:ascii="Montserrat" w:hAnsi="Montserrat"/>
          <w:spacing w:val="-1"/>
          <w:sz w:val="24"/>
        </w:rPr>
      </w:pPr>
    </w:p>
    <w:p w:rsidR="0008581E" w:rsidRPr="00B3633A" w:rsidRDefault="0008581E">
      <w:pPr>
        <w:pStyle w:val="0DraftNormal"/>
        <w:rPr>
          <w:rFonts w:ascii="Montserrat" w:hAnsi="Montserrat"/>
          <w:spacing w:val="-1"/>
          <w:sz w:val="24"/>
        </w:rPr>
      </w:pPr>
      <w:r w:rsidRPr="00B3633A">
        <w:rPr>
          <w:rFonts w:ascii="Montserrat" w:hAnsi="Montserrat"/>
          <w:spacing w:val="-1"/>
          <w:sz w:val="24"/>
        </w:rPr>
        <w:t xml:space="preserve">For reasons of her own, she hid this part of herself from the majority of those around her. </w:t>
      </w:r>
    </w:p>
    <w:p w:rsidR="0008581E" w:rsidRPr="00B3633A" w:rsidRDefault="0008581E">
      <w:pPr>
        <w:pStyle w:val="0DraftNormal"/>
        <w:rPr>
          <w:rFonts w:ascii="Montserrat" w:hAnsi="Montserrat"/>
          <w:spacing w:val="-1"/>
          <w:sz w:val="24"/>
        </w:rPr>
      </w:pPr>
    </w:p>
    <w:p w:rsidR="0008581E" w:rsidRPr="00B3633A" w:rsidRDefault="0008581E">
      <w:pPr>
        <w:pStyle w:val="0DraftNormal"/>
        <w:rPr>
          <w:rFonts w:ascii="Montserrat" w:hAnsi="Montserrat"/>
          <w:spacing w:val="-1"/>
          <w:sz w:val="24"/>
        </w:rPr>
      </w:pPr>
      <w:r w:rsidRPr="00B3633A">
        <w:rPr>
          <w:rFonts w:ascii="Montserrat" w:hAnsi="Montserrat"/>
          <w:spacing w:val="-1"/>
          <w:sz w:val="24"/>
        </w:rPr>
        <w:t xml:space="preserve">Only those who had been by her side at a time when it had been absolutely necessary for her to shift were ever allowed to see it. </w:t>
      </w:r>
    </w:p>
    <w:p w:rsidR="0008581E" w:rsidRPr="00B3633A" w:rsidRDefault="0008581E">
      <w:pPr>
        <w:pStyle w:val="0DraftNormal"/>
        <w:rPr>
          <w:rFonts w:ascii="Montserrat" w:hAnsi="Montserrat"/>
          <w:spacing w:val="-1"/>
          <w:sz w:val="24"/>
        </w:rPr>
      </w:pPr>
    </w:p>
    <w:p w:rsidR="0008581E" w:rsidRPr="00B3633A" w:rsidRDefault="0008581E">
      <w:pPr>
        <w:pStyle w:val="0DraftNormal"/>
        <w:rPr>
          <w:rFonts w:ascii="Montserrat" w:hAnsi="Montserrat"/>
          <w:spacing w:val="-1"/>
          <w:sz w:val="24"/>
        </w:rPr>
      </w:pPr>
      <w:r w:rsidRPr="00B3633A">
        <w:rPr>
          <w:rFonts w:ascii="Montserrat" w:hAnsi="Montserrat"/>
          <w:spacing w:val="-1"/>
          <w:sz w:val="24"/>
        </w:rPr>
        <w:t xml:space="preserve">Her intuition usually assured her of that. </w:t>
      </w:r>
    </w:p>
    <w:p w:rsidR="0008581E" w:rsidRPr="00B3633A" w:rsidRDefault="0008581E">
      <w:pPr>
        <w:pStyle w:val="0DraftNormal"/>
        <w:rPr>
          <w:rFonts w:ascii="Montserrat" w:hAnsi="Montserrat"/>
          <w:spacing w:val="-1"/>
          <w:sz w:val="24"/>
        </w:rPr>
      </w:pPr>
    </w:p>
    <w:p w:rsidR="0008581E" w:rsidRPr="00B3633A" w:rsidRDefault="0008581E">
      <w:pPr>
        <w:pStyle w:val="0DraftNormal"/>
        <w:rPr>
          <w:rFonts w:ascii="Montserrat" w:hAnsi="Montserrat"/>
          <w:spacing w:val="-1"/>
          <w:sz w:val="24"/>
        </w:rPr>
      </w:pPr>
      <w:r w:rsidRPr="00B3633A">
        <w:rPr>
          <w:rFonts w:ascii="Montserrat" w:hAnsi="Montserrat"/>
          <w:spacing w:val="-1"/>
          <w:sz w:val="24"/>
        </w:rPr>
        <w:t xml:space="preserve">Culture merger. </w:t>
      </w:r>
    </w:p>
    <w:p w:rsidR="0008581E" w:rsidRPr="00B3633A" w:rsidRDefault="0008581E">
      <w:pPr>
        <w:pStyle w:val="0DraftNormal"/>
        <w:rPr>
          <w:rFonts w:ascii="Montserrat" w:hAnsi="Montserrat"/>
          <w:spacing w:val="-1"/>
          <w:sz w:val="24"/>
        </w:rPr>
      </w:pPr>
    </w:p>
    <w:p w:rsidR="0008581E" w:rsidRPr="00B3633A" w:rsidRDefault="0008581E">
      <w:pPr>
        <w:pStyle w:val="0DraftNormal"/>
        <w:rPr>
          <w:rFonts w:ascii="Montserrat" w:hAnsi="Montserrat"/>
          <w:spacing w:val="-1"/>
          <w:sz w:val="24"/>
        </w:rPr>
      </w:pPr>
      <w:r w:rsidRPr="00B3633A">
        <w:rPr>
          <w:rFonts w:ascii="Montserrat" w:hAnsi="Montserrat"/>
          <w:spacing w:val="-1"/>
          <w:sz w:val="24"/>
        </w:rPr>
        <w:t xml:space="preserve">The appeal of a unification of splinter cultures was hard for the admiral to ignore. </w:t>
      </w:r>
    </w:p>
    <w:p w:rsidR="0008581E" w:rsidRPr="00B3633A" w:rsidRDefault="0008581E">
      <w:pPr>
        <w:pStyle w:val="0DraftNormal"/>
        <w:rPr>
          <w:rFonts w:ascii="Montserrat" w:hAnsi="Montserrat"/>
          <w:spacing w:val="-1"/>
          <w:sz w:val="24"/>
        </w:rPr>
      </w:pPr>
    </w:p>
    <w:p w:rsidR="0008581E" w:rsidRPr="00B3633A" w:rsidRDefault="0008581E">
      <w:pPr>
        <w:pStyle w:val="0DraftNormal"/>
        <w:rPr>
          <w:rFonts w:ascii="Montserrat" w:hAnsi="Montserrat"/>
          <w:spacing w:val="-1"/>
          <w:sz w:val="24"/>
        </w:rPr>
      </w:pPr>
      <w:r w:rsidRPr="00B3633A">
        <w:rPr>
          <w:rFonts w:ascii="Montserrat" w:hAnsi="Montserrat"/>
          <w:spacing w:val="-1"/>
          <w:sz w:val="24"/>
        </w:rPr>
        <w:t xml:space="preserve">The details and specifics would take time to work out, but the potential to gain from this merger was compelling. </w:t>
      </w:r>
    </w:p>
    <w:p w:rsidR="0008581E" w:rsidRPr="00B3633A" w:rsidRDefault="0008581E">
      <w:pPr>
        <w:pStyle w:val="0DraftNormal"/>
        <w:rPr>
          <w:rFonts w:ascii="Montserrat" w:hAnsi="Montserrat"/>
          <w:spacing w:val="-1"/>
          <w:sz w:val="24"/>
        </w:rPr>
      </w:pPr>
    </w:p>
    <w:p w:rsidR="0008581E" w:rsidRPr="00B3633A" w:rsidRDefault="0008581E">
      <w:pPr>
        <w:pStyle w:val="0DraftNormal"/>
        <w:rPr>
          <w:rFonts w:ascii="Montserrat" w:hAnsi="Montserrat"/>
          <w:spacing w:val="-1"/>
          <w:sz w:val="24"/>
        </w:rPr>
      </w:pPr>
      <w:r w:rsidRPr="00B3633A">
        <w:rPr>
          <w:rFonts w:ascii="Montserrat" w:hAnsi="Montserrat"/>
          <w:spacing w:val="-1"/>
          <w:sz w:val="24"/>
        </w:rPr>
        <w:t xml:space="preserve">They had seen enough magic now for it to have made a strong impression on them. </w:t>
      </w:r>
    </w:p>
    <w:p w:rsidR="0008581E" w:rsidRPr="00B3633A" w:rsidRDefault="0008581E">
      <w:pPr>
        <w:pStyle w:val="0DraftNormal"/>
        <w:rPr>
          <w:rFonts w:ascii="Montserrat" w:hAnsi="Montserrat"/>
          <w:spacing w:val="-1"/>
          <w:sz w:val="24"/>
        </w:rPr>
      </w:pPr>
    </w:p>
    <w:p w:rsidR="0008581E" w:rsidRPr="00B3633A" w:rsidRDefault="0008581E">
      <w:pPr>
        <w:pStyle w:val="0DraftNormal"/>
        <w:rPr>
          <w:rFonts w:ascii="Montserrat" w:hAnsi="Montserrat"/>
          <w:spacing w:val="-1"/>
          <w:sz w:val="24"/>
        </w:rPr>
      </w:pPr>
      <w:r w:rsidRPr="00B3633A">
        <w:rPr>
          <w:rFonts w:ascii="Montserrat" w:hAnsi="Montserrat"/>
          <w:spacing w:val="-1"/>
          <w:sz w:val="24"/>
        </w:rPr>
        <w:t xml:space="preserve">The thought of being able to adapt and blend these fine threads of magic and technology into a tapestry of resounding integrity opened a door to a new future. </w:t>
      </w:r>
    </w:p>
    <w:p w:rsidR="0008581E" w:rsidRPr="00B3633A" w:rsidRDefault="0008581E">
      <w:pPr>
        <w:pStyle w:val="0DraftNormal"/>
        <w:rPr>
          <w:rFonts w:ascii="Montserrat" w:hAnsi="Montserrat"/>
          <w:spacing w:val="-1"/>
          <w:sz w:val="24"/>
        </w:rPr>
      </w:pPr>
    </w:p>
    <w:p w:rsidR="0008581E" w:rsidRPr="00B3633A" w:rsidRDefault="0008581E">
      <w:pPr>
        <w:pStyle w:val="0DraftNormal"/>
        <w:rPr>
          <w:rFonts w:ascii="Montserrat" w:hAnsi="Montserrat"/>
          <w:spacing w:val="-1"/>
          <w:sz w:val="24"/>
        </w:rPr>
      </w:pPr>
      <w:r w:rsidRPr="00B3633A">
        <w:rPr>
          <w:rFonts w:ascii="Montserrat" w:hAnsi="Montserrat"/>
          <w:spacing w:val="-1"/>
          <w:sz w:val="24"/>
        </w:rPr>
        <w:t xml:space="preserve">It convinced them to stay, and not fold their way—hopefully, but without any assurance—back to their own earth. </w:t>
      </w:r>
    </w:p>
    <w:p w:rsidR="0008581E" w:rsidRPr="00B3633A" w:rsidRDefault="0008581E">
      <w:pPr>
        <w:pStyle w:val="0DraftNormal"/>
        <w:rPr>
          <w:rFonts w:ascii="Montserrat" w:hAnsi="Montserrat"/>
          <w:spacing w:val="-1"/>
          <w:sz w:val="24"/>
        </w:rPr>
      </w:pPr>
    </w:p>
    <w:p w:rsidR="0008581E" w:rsidRPr="00B3633A" w:rsidRDefault="0008581E">
      <w:pPr>
        <w:pStyle w:val="0DraftNormal"/>
        <w:rPr>
          <w:rFonts w:ascii="Montserrat" w:hAnsi="Montserrat"/>
          <w:spacing w:val="-1"/>
          <w:sz w:val="24"/>
        </w:rPr>
      </w:pPr>
      <w:r w:rsidRPr="00B3633A">
        <w:rPr>
          <w:rFonts w:ascii="Montserrat" w:hAnsi="Montserrat"/>
          <w:spacing w:val="-1"/>
          <w:sz w:val="24"/>
        </w:rPr>
        <w:t xml:space="preserve">There was a hiatus in story flow, as the weeks of negotiations were of only cosmetic importance to the story. </w:t>
      </w:r>
    </w:p>
    <w:p w:rsidR="0008581E" w:rsidRPr="00B3633A" w:rsidRDefault="0008581E">
      <w:pPr>
        <w:pStyle w:val="0DraftNormal"/>
        <w:rPr>
          <w:rFonts w:ascii="Montserrat" w:hAnsi="Montserrat"/>
          <w:spacing w:val="-1"/>
          <w:sz w:val="24"/>
        </w:rPr>
      </w:pPr>
    </w:p>
    <w:p w:rsidR="0008581E" w:rsidRPr="00B3633A" w:rsidRDefault="0008581E">
      <w:pPr>
        <w:pStyle w:val="0DraftNormal"/>
        <w:rPr>
          <w:rFonts w:ascii="Montserrat" w:hAnsi="Montserrat"/>
          <w:spacing w:val="-1"/>
          <w:sz w:val="24"/>
        </w:rPr>
      </w:pPr>
      <w:r w:rsidRPr="00B3633A">
        <w:rPr>
          <w:rFonts w:ascii="Montserrat" w:hAnsi="Montserrat"/>
          <w:spacing w:val="-1"/>
          <w:sz w:val="24"/>
        </w:rPr>
        <w:t xml:space="preserve">Having met kzeisza's conditions, she slipped back for a moments peace before confronting him again. </w:t>
      </w:r>
    </w:p>
    <w:p w:rsidR="0008581E" w:rsidRPr="00B3633A" w:rsidRDefault="0008581E">
      <w:pPr>
        <w:pStyle w:val="0DraftNormal"/>
        <w:rPr>
          <w:rFonts w:ascii="Montserrat" w:hAnsi="Montserrat"/>
          <w:spacing w:val="-1"/>
          <w:sz w:val="24"/>
        </w:rPr>
      </w:pPr>
    </w:p>
    <w:p w:rsidR="0008581E" w:rsidRPr="00B3633A" w:rsidRDefault="0008581E">
      <w:pPr>
        <w:pStyle w:val="0DraftNormal"/>
        <w:rPr>
          <w:rFonts w:ascii="Montserrat" w:hAnsi="Montserrat"/>
          <w:spacing w:val="-1"/>
          <w:sz w:val="24"/>
        </w:rPr>
      </w:pPr>
      <w:r w:rsidRPr="00B3633A">
        <w:rPr>
          <w:rFonts w:ascii="Montserrat" w:hAnsi="Montserrat"/>
          <w:spacing w:val="-1"/>
          <w:sz w:val="24"/>
        </w:rPr>
        <w:t xml:space="preserve">This hope died, as her return was detected—by friend as well as potential foes. </w:t>
      </w:r>
    </w:p>
    <w:p w:rsidR="0008581E" w:rsidRPr="00B3633A" w:rsidRDefault="0008581E">
      <w:pPr>
        <w:pStyle w:val="0DraftNormal"/>
        <w:rPr>
          <w:rFonts w:ascii="Montserrat" w:hAnsi="Montserrat"/>
          <w:spacing w:val="-1"/>
          <w:sz w:val="24"/>
        </w:rPr>
      </w:pPr>
    </w:p>
    <w:p w:rsidR="0008581E" w:rsidRPr="00B3633A" w:rsidRDefault="0008581E">
      <w:pPr>
        <w:pStyle w:val="0DraftNormal"/>
        <w:rPr>
          <w:rFonts w:ascii="Montserrat" w:hAnsi="Montserrat"/>
          <w:spacing w:val="-1"/>
          <w:sz w:val="24"/>
        </w:rPr>
      </w:pPr>
      <w:r w:rsidRPr="00B3633A">
        <w:rPr>
          <w:rFonts w:ascii="Montserrat" w:hAnsi="Montserrat"/>
          <w:spacing w:val="-1"/>
          <w:sz w:val="24"/>
        </w:rPr>
        <w:t xml:space="preserve">Her summons to appear before kzeisza was not what she expected, and when he delved deep into her psyche, what he found there hooked them both. </w:t>
      </w:r>
    </w:p>
    <w:p w:rsidR="0008581E" w:rsidRPr="00B3633A" w:rsidRDefault="0008581E">
      <w:pPr>
        <w:pStyle w:val="0DraftNormal"/>
        <w:rPr>
          <w:rFonts w:ascii="Montserrat" w:hAnsi="Montserrat"/>
          <w:spacing w:val="-1"/>
          <w:sz w:val="24"/>
        </w:rPr>
      </w:pPr>
    </w:p>
    <w:p w:rsidR="0008581E" w:rsidRPr="00B3633A" w:rsidRDefault="0008581E">
      <w:pPr>
        <w:pStyle w:val="0DraftNormal"/>
        <w:rPr>
          <w:rFonts w:ascii="Montserrat" w:hAnsi="Montserrat"/>
          <w:spacing w:val="-1"/>
          <w:sz w:val="24"/>
        </w:rPr>
      </w:pPr>
      <w:r w:rsidRPr="00B3633A">
        <w:rPr>
          <w:rFonts w:ascii="Montserrat" w:hAnsi="Montserrat"/>
          <w:spacing w:val="-1"/>
          <w:sz w:val="24"/>
        </w:rPr>
        <w:t xml:space="preserve">Her sensual, sensuous, and wholly abandoned inner nature was pierced and an obsession was voiced. </w:t>
      </w:r>
    </w:p>
    <w:p w:rsidR="0008581E" w:rsidRPr="00B3633A" w:rsidRDefault="0008581E">
      <w:pPr>
        <w:pStyle w:val="0DraftNormal"/>
        <w:rPr>
          <w:rFonts w:ascii="Montserrat" w:hAnsi="Montserrat"/>
          <w:spacing w:val="-1"/>
          <w:sz w:val="24"/>
        </w:rPr>
      </w:pPr>
    </w:p>
    <w:p w:rsidR="0008581E" w:rsidRPr="00B3633A" w:rsidRDefault="0008581E">
      <w:pPr>
        <w:pStyle w:val="0DraftNormal"/>
        <w:rPr>
          <w:rFonts w:ascii="Montserrat" w:hAnsi="Montserrat"/>
          <w:spacing w:val="-1"/>
          <w:sz w:val="24"/>
        </w:rPr>
      </w:pPr>
      <w:r w:rsidRPr="00B3633A">
        <w:rPr>
          <w:rFonts w:ascii="Montserrat" w:hAnsi="Montserrat"/>
          <w:spacing w:val="-1"/>
          <w:sz w:val="24"/>
        </w:rPr>
        <w:t xml:space="preserve">An ancient hunger was awakened in the dragon, and an erotic fatalism was ignited in her. </w:t>
      </w:r>
    </w:p>
    <w:p w:rsidR="0008581E" w:rsidRPr="00B3633A" w:rsidRDefault="0008581E">
      <w:pPr>
        <w:pStyle w:val="0DraftNormal"/>
        <w:rPr>
          <w:rFonts w:ascii="Montserrat" w:hAnsi="Montserrat"/>
          <w:spacing w:val="-1"/>
          <w:sz w:val="24"/>
        </w:rPr>
      </w:pPr>
    </w:p>
    <w:p w:rsidR="0008581E" w:rsidRPr="00B3633A" w:rsidRDefault="0008581E">
      <w:pPr>
        <w:pStyle w:val="0DraftNormal"/>
        <w:rPr>
          <w:rFonts w:ascii="Montserrat" w:hAnsi="Montserrat"/>
          <w:spacing w:val="-1"/>
          <w:sz w:val="24"/>
        </w:rPr>
      </w:pPr>
      <w:r w:rsidRPr="00B3633A">
        <w:rPr>
          <w:rFonts w:ascii="Montserrat" w:hAnsi="Montserrat"/>
          <w:spacing w:val="-1"/>
          <w:sz w:val="24"/>
        </w:rPr>
        <w:t xml:space="preserve">Kzeisza had confirmed what he had seen in her, and found far more than he was prepared for. </w:t>
      </w:r>
    </w:p>
    <w:p w:rsidR="0008581E" w:rsidRPr="00B3633A" w:rsidRDefault="0008581E">
      <w:pPr>
        <w:pStyle w:val="0DraftNormal"/>
        <w:rPr>
          <w:rFonts w:ascii="Montserrat" w:hAnsi="Montserrat"/>
          <w:spacing w:val="-1"/>
          <w:sz w:val="24"/>
        </w:rPr>
      </w:pPr>
    </w:p>
    <w:p w:rsidR="0008581E" w:rsidRPr="00B3633A" w:rsidRDefault="0008581E">
      <w:pPr>
        <w:pStyle w:val="0DraftNormal"/>
        <w:rPr>
          <w:rFonts w:ascii="Montserrat" w:hAnsi="Montserrat"/>
          <w:spacing w:val="-1"/>
          <w:sz w:val="24"/>
        </w:rPr>
      </w:pPr>
      <w:r w:rsidRPr="00B3633A">
        <w:rPr>
          <w:rFonts w:ascii="Montserrat" w:hAnsi="Montserrat"/>
          <w:spacing w:val="-1"/>
          <w:sz w:val="24"/>
        </w:rPr>
        <w:t xml:space="preserve">Never the less, he acted on his first intent. </w:t>
      </w:r>
    </w:p>
    <w:p w:rsidR="0008581E" w:rsidRPr="00B3633A" w:rsidRDefault="0008581E">
      <w:pPr>
        <w:pStyle w:val="0DraftNormal"/>
        <w:rPr>
          <w:rFonts w:ascii="Montserrat" w:hAnsi="Montserrat"/>
          <w:spacing w:val="-1"/>
          <w:sz w:val="24"/>
        </w:rPr>
      </w:pPr>
    </w:p>
    <w:p w:rsidR="0008581E" w:rsidRPr="00B3633A" w:rsidRDefault="0008581E">
      <w:pPr>
        <w:pStyle w:val="0DraftNormal"/>
        <w:rPr>
          <w:rFonts w:ascii="Montserrat" w:hAnsi="Montserrat"/>
          <w:spacing w:val="-1"/>
          <w:sz w:val="24"/>
        </w:rPr>
      </w:pPr>
      <w:r w:rsidRPr="00B3633A">
        <w:rPr>
          <w:rFonts w:ascii="Montserrat" w:hAnsi="Montserrat"/>
          <w:spacing w:val="-1"/>
          <w:sz w:val="24"/>
        </w:rPr>
        <w:t xml:space="preserve">Driving her to develop her extraordinary potential. </w:t>
      </w:r>
    </w:p>
    <w:p w:rsidR="0008581E" w:rsidRPr="00B3633A" w:rsidRDefault="0008581E">
      <w:pPr>
        <w:pStyle w:val="0DraftNormal"/>
        <w:rPr>
          <w:rFonts w:ascii="Montserrat" w:hAnsi="Montserrat"/>
          <w:spacing w:val="-1"/>
          <w:sz w:val="24"/>
        </w:rPr>
      </w:pPr>
    </w:p>
    <w:p w:rsidR="0008581E" w:rsidRPr="00B3633A" w:rsidRDefault="0008581E">
      <w:pPr>
        <w:pStyle w:val="0DraftNormal"/>
        <w:rPr>
          <w:rFonts w:ascii="Montserrat" w:hAnsi="Montserrat"/>
          <w:spacing w:val="-1"/>
          <w:sz w:val="24"/>
        </w:rPr>
      </w:pPr>
      <w:r w:rsidRPr="00B3633A">
        <w:rPr>
          <w:rFonts w:ascii="Montserrat" w:hAnsi="Montserrat"/>
          <w:spacing w:val="-1"/>
          <w:sz w:val="24"/>
        </w:rPr>
        <w:t xml:space="preserve">To promote this, he assigned a tutor to her—befriending this one to her in spite of the others initial differences. </w:t>
      </w:r>
    </w:p>
    <w:p w:rsidR="0008581E" w:rsidRPr="00B3633A" w:rsidRDefault="0008581E">
      <w:pPr>
        <w:pStyle w:val="0DraftNormal"/>
        <w:rPr>
          <w:rFonts w:ascii="Montserrat" w:hAnsi="Montserrat"/>
          <w:spacing w:val="-1"/>
          <w:sz w:val="24"/>
        </w:rPr>
      </w:pPr>
    </w:p>
    <w:p w:rsidR="0008581E" w:rsidRPr="00B3633A" w:rsidRDefault="0008581E">
      <w:pPr>
        <w:pStyle w:val="0DraftNormal"/>
        <w:rPr>
          <w:rFonts w:ascii="Montserrat" w:hAnsi="Montserrat"/>
          <w:spacing w:val="-1"/>
          <w:sz w:val="24"/>
        </w:rPr>
      </w:pPr>
      <w:r w:rsidRPr="00B3633A">
        <w:rPr>
          <w:rFonts w:ascii="Montserrat" w:hAnsi="Montserrat"/>
          <w:spacing w:val="-1"/>
          <w:sz w:val="24"/>
        </w:rPr>
        <w:t xml:space="preserve">Av had a very powerful and infinitely complex aura. </w:t>
      </w:r>
    </w:p>
    <w:p w:rsidR="0008581E" w:rsidRPr="00B3633A" w:rsidRDefault="0008581E">
      <w:pPr>
        <w:pStyle w:val="0DraftNormal"/>
        <w:rPr>
          <w:rFonts w:ascii="Montserrat" w:hAnsi="Montserrat"/>
          <w:spacing w:val="-1"/>
          <w:sz w:val="24"/>
        </w:rPr>
      </w:pPr>
    </w:p>
    <w:p w:rsidR="0008581E" w:rsidRPr="00B3633A" w:rsidRDefault="0008581E">
      <w:pPr>
        <w:pStyle w:val="0DraftNormal"/>
        <w:rPr>
          <w:rFonts w:ascii="Montserrat" w:hAnsi="Montserrat"/>
          <w:spacing w:val="-1"/>
          <w:sz w:val="24"/>
        </w:rPr>
      </w:pPr>
      <w:r w:rsidRPr="00B3633A">
        <w:rPr>
          <w:rFonts w:ascii="Montserrat" w:hAnsi="Montserrat"/>
          <w:spacing w:val="-1"/>
          <w:sz w:val="24"/>
        </w:rPr>
        <w:t xml:space="preserve">In it were such contradictions as her tigermorph exotic nature, the third order of initiation to magic and divinity, the presence of the keys of destiny, a deck of fate; and a certain number of personal paradoxes. </w:t>
      </w:r>
    </w:p>
    <w:p w:rsidR="0008581E" w:rsidRPr="00B3633A" w:rsidRDefault="0008581E">
      <w:pPr>
        <w:pStyle w:val="0DraftNormal"/>
        <w:rPr>
          <w:rFonts w:ascii="Montserrat" w:hAnsi="Montserrat"/>
          <w:spacing w:val="-1"/>
          <w:sz w:val="24"/>
        </w:rPr>
      </w:pPr>
    </w:p>
    <w:p w:rsidR="0008581E" w:rsidRPr="00B3633A" w:rsidRDefault="0008581E">
      <w:pPr>
        <w:pStyle w:val="0DraftNormal"/>
        <w:rPr>
          <w:rFonts w:ascii="Montserrat" w:hAnsi="Montserrat"/>
          <w:spacing w:val="-1"/>
          <w:sz w:val="24"/>
        </w:rPr>
      </w:pPr>
      <w:r w:rsidRPr="00B3633A">
        <w:rPr>
          <w:rFonts w:ascii="Montserrat" w:hAnsi="Montserrat"/>
          <w:spacing w:val="-1"/>
          <w:sz w:val="24"/>
        </w:rPr>
        <w:t xml:space="preserve">The fascination it held for the ancient and ominously powerful kzeisza was both deep and inexpressible. </w:t>
      </w:r>
    </w:p>
    <w:p w:rsidR="0008581E" w:rsidRPr="00B3633A" w:rsidRDefault="0008581E">
      <w:pPr>
        <w:pStyle w:val="0DraftNormal"/>
        <w:rPr>
          <w:rFonts w:ascii="Montserrat" w:hAnsi="Montserrat"/>
          <w:spacing w:val="-1"/>
          <w:sz w:val="24"/>
        </w:rPr>
      </w:pPr>
    </w:p>
    <w:p w:rsidR="0008581E" w:rsidRPr="00B3633A" w:rsidRDefault="0008581E">
      <w:pPr>
        <w:pStyle w:val="0DraftNormal"/>
        <w:rPr>
          <w:rFonts w:ascii="Montserrat" w:hAnsi="Montserrat"/>
          <w:spacing w:val="-1"/>
          <w:sz w:val="24"/>
        </w:rPr>
      </w:pPr>
      <w:r w:rsidRPr="00B3633A">
        <w:rPr>
          <w:rFonts w:ascii="Montserrat" w:hAnsi="Montserrat"/>
          <w:spacing w:val="-1"/>
          <w:sz w:val="24"/>
        </w:rPr>
        <w:t xml:space="preserve">The strength and integrity of her character, as well as her exotic and sensual openness, all serve to suck the ageless wyrm into her thrall. </w:t>
      </w:r>
    </w:p>
    <w:p w:rsidR="0008581E" w:rsidRPr="00B3633A" w:rsidRDefault="0008581E">
      <w:pPr>
        <w:pStyle w:val="0DraftNormal"/>
        <w:rPr>
          <w:rFonts w:ascii="Montserrat" w:hAnsi="Montserrat"/>
          <w:spacing w:val="-1"/>
          <w:sz w:val="24"/>
        </w:rPr>
      </w:pPr>
    </w:p>
    <w:p w:rsidR="0008581E" w:rsidRPr="00B3633A" w:rsidRDefault="0008581E">
      <w:pPr>
        <w:pStyle w:val="0DraftNormal"/>
        <w:rPr>
          <w:rFonts w:ascii="Montserrat" w:hAnsi="Montserrat"/>
          <w:spacing w:val="-1"/>
          <w:sz w:val="24"/>
        </w:rPr>
      </w:pPr>
      <w:r w:rsidRPr="00B3633A">
        <w:rPr>
          <w:rFonts w:ascii="Montserrat" w:hAnsi="Montserrat"/>
          <w:spacing w:val="-1"/>
          <w:sz w:val="24"/>
        </w:rPr>
        <w:t xml:space="preserve">His intentions for her were swiftly swept further than he could had possibly imagined. </w:t>
      </w:r>
    </w:p>
    <w:p w:rsidR="0008581E" w:rsidRPr="00B3633A" w:rsidRDefault="0008581E">
      <w:pPr>
        <w:pStyle w:val="0DraftNormal"/>
        <w:rPr>
          <w:rFonts w:ascii="Montserrat" w:hAnsi="Montserrat"/>
          <w:spacing w:val="-1"/>
          <w:sz w:val="24"/>
        </w:rPr>
      </w:pPr>
    </w:p>
    <w:p w:rsidR="0008581E" w:rsidRPr="00B3633A" w:rsidRDefault="0008581E">
      <w:pPr>
        <w:pStyle w:val="0DraftNormal"/>
        <w:rPr>
          <w:rFonts w:ascii="Montserrat" w:hAnsi="Montserrat"/>
          <w:spacing w:val="-1"/>
          <w:sz w:val="24"/>
        </w:rPr>
      </w:pPr>
      <w:r w:rsidRPr="00B3633A">
        <w:rPr>
          <w:rFonts w:ascii="Montserrat" w:hAnsi="Montserrat"/>
          <w:spacing w:val="-1"/>
          <w:sz w:val="24"/>
        </w:rPr>
        <w:t xml:space="preserve">Only his own strength of character held him to his original designs at the start. </w:t>
      </w:r>
    </w:p>
    <w:p w:rsidR="0008581E" w:rsidRPr="00B3633A" w:rsidRDefault="0008581E">
      <w:pPr>
        <w:pStyle w:val="0DraftNormal"/>
        <w:rPr>
          <w:rFonts w:ascii="Montserrat" w:hAnsi="Montserrat"/>
          <w:spacing w:val="-1"/>
          <w:sz w:val="24"/>
        </w:rPr>
      </w:pPr>
    </w:p>
    <w:p w:rsidR="0008581E" w:rsidRPr="00B3633A" w:rsidRDefault="0008581E">
      <w:pPr>
        <w:pStyle w:val="0DraftNormal"/>
        <w:rPr>
          <w:rFonts w:ascii="Montserrat" w:hAnsi="Montserrat"/>
          <w:spacing w:val="-1"/>
          <w:sz w:val="24"/>
        </w:rPr>
      </w:pPr>
      <w:r w:rsidRPr="00B3633A">
        <w:rPr>
          <w:rFonts w:ascii="Montserrat" w:hAnsi="Montserrat"/>
          <w:spacing w:val="-1"/>
          <w:sz w:val="24"/>
        </w:rPr>
        <w:t xml:space="preserve">Many of the temptations she embodied proved too hard for him to resist. </w:t>
      </w:r>
    </w:p>
    <w:p w:rsidR="0008581E" w:rsidRPr="00B3633A" w:rsidRDefault="0008581E">
      <w:pPr>
        <w:pStyle w:val="0DraftNormal"/>
        <w:rPr>
          <w:rFonts w:ascii="Montserrat" w:hAnsi="Montserrat"/>
          <w:spacing w:val="-1"/>
          <w:sz w:val="24"/>
        </w:rPr>
      </w:pPr>
    </w:p>
    <w:p w:rsidR="0008581E" w:rsidRPr="00B3633A" w:rsidRDefault="0008581E">
      <w:pPr>
        <w:pStyle w:val="0DraftNormal"/>
        <w:rPr>
          <w:rFonts w:ascii="Montserrat" w:hAnsi="Montserrat"/>
          <w:spacing w:val="-1"/>
          <w:sz w:val="24"/>
        </w:rPr>
      </w:pPr>
      <w:r w:rsidRPr="00B3633A">
        <w:rPr>
          <w:rFonts w:ascii="Montserrat" w:hAnsi="Montserrat"/>
          <w:spacing w:val="-1"/>
          <w:sz w:val="24"/>
        </w:rPr>
        <w:t xml:space="preserve">Fortunately though, some of them did not. </w:t>
      </w:r>
    </w:p>
    <w:p w:rsidR="0008581E" w:rsidRPr="00B3633A" w:rsidRDefault="0008581E">
      <w:pPr>
        <w:pStyle w:val="0DraftNormal"/>
        <w:rPr>
          <w:rFonts w:ascii="Montserrat" w:hAnsi="Montserrat"/>
          <w:spacing w:val="-1"/>
          <w:sz w:val="24"/>
        </w:rPr>
      </w:pPr>
    </w:p>
    <w:p w:rsidR="0008581E" w:rsidRPr="00B3633A" w:rsidRDefault="0008581E">
      <w:pPr>
        <w:pStyle w:val="0DraftNormal"/>
        <w:rPr>
          <w:rFonts w:ascii="Montserrat" w:hAnsi="Montserrat"/>
          <w:spacing w:val="-1"/>
          <w:sz w:val="24"/>
        </w:rPr>
      </w:pPr>
      <w:r w:rsidRPr="00B3633A">
        <w:rPr>
          <w:rFonts w:ascii="Montserrat" w:hAnsi="Montserrat"/>
          <w:spacing w:val="-1"/>
          <w:sz w:val="24"/>
        </w:rPr>
        <w:t xml:space="preserve">The magic and technology in vancouver culture were mutually exclusive. </w:t>
      </w:r>
    </w:p>
    <w:p w:rsidR="0008581E" w:rsidRPr="00B3633A" w:rsidRDefault="0008581E">
      <w:pPr>
        <w:pStyle w:val="0DraftNormal"/>
        <w:rPr>
          <w:rFonts w:ascii="Montserrat" w:hAnsi="Montserrat"/>
          <w:spacing w:val="-1"/>
          <w:sz w:val="24"/>
        </w:rPr>
      </w:pPr>
    </w:p>
    <w:p w:rsidR="0008581E" w:rsidRPr="00B3633A" w:rsidRDefault="0008581E">
      <w:pPr>
        <w:pStyle w:val="0DraftNormal"/>
        <w:rPr>
          <w:rFonts w:ascii="Montserrat" w:hAnsi="Montserrat"/>
          <w:spacing w:val="-1"/>
          <w:sz w:val="24"/>
        </w:rPr>
      </w:pPr>
      <w:r w:rsidRPr="00B3633A">
        <w:rPr>
          <w:rFonts w:ascii="Montserrat" w:hAnsi="Montserrat"/>
          <w:spacing w:val="-1"/>
          <w:sz w:val="24"/>
        </w:rPr>
        <w:t xml:space="preserve">They had a comparable level of sophistication, but the psychology of the culture had created a chasm between the two arts. </w:t>
      </w:r>
    </w:p>
    <w:p w:rsidR="0008581E" w:rsidRPr="00B3633A" w:rsidRDefault="0008581E">
      <w:pPr>
        <w:pStyle w:val="0DraftNormal"/>
        <w:rPr>
          <w:rFonts w:ascii="Montserrat" w:hAnsi="Montserrat"/>
          <w:spacing w:val="-1"/>
          <w:sz w:val="24"/>
        </w:rPr>
      </w:pPr>
    </w:p>
    <w:p w:rsidR="0008581E" w:rsidRPr="00B3633A" w:rsidRDefault="0008581E">
      <w:pPr>
        <w:pStyle w:val="0DraftNormal"/>
        <w:rPr>
          <w:rFonts w:ascii="Montserrat" w:hAnsi="Montserrat"/>
          <w:spacing w:val="-1"/>
          <w:sz w:val="24"/>
        </w:rPr>
      </w:pPr>
      <w:r w:rsidRPr="00B3633A">
        <w:rPr>
          <w:rFonts w:ascii="Montserrat" w:hAnsi="Montserrat"/>
          <w:spacing w:val="-1"/>
          <w:sz w:val="24"/>
        </w:rPr>
        <w:t xml:space="preserve">This schism was destined to be crossed by avonlea, in the course of her undoing. </w:t>
      </w:r>
    </w:p>
    <w:p w:rsidR="0008581E" w:rsidRPr="00B3633A" w:rsidRDefault="0008581E">
      <w:pPr>
        <w:pStyle w:val="0DraftNormal"/>
        <w:rPr>
          <w:rFonts w:ascii="Montserrat" w:hAnsi="Montserrat"/>
          <w:spacing w:val="-1"/>
          <w:sz w:val="24"/>
        </w:rPr>
      </w:pPr>
    </w:p>
    <w:p w:rsidR="0008581E" w:rsidRPr="00B3633A" w:rsidRDefault="0008581E">
      <w:pPr>
        <w:pStyle w:val="0DraftNormal"/>
        <w:rPr>
          <w:rFonts w:ascii="Montserrat" w:hAnsi="Montserrat"/>
          <w:spacing w:val="-1"/>
          <w:sz w:val="24"/>
        </w:rPr>
      </w:pPr>
      <w:r w:rsidRPr="00B3633A">
        <w:rPr>
          <w:rFonts w:ascii="Montserrat" w:hAnsi="Montserrat"/>
          <w:spacing w:val="-1"/>
          <w:sz w:val="24"/>
        </w:rPr>
        <w:t xml:space="preserve">Dragon dreams—ambush—trust. </w:t>
      </w:r>
    </w:p>
    <w:p w:rsidR="0008581E" w:rsidRPr="00B3633A" w:rsidRDefault="0008581E">
      <w:pPr>
        <w:pStyle w:val="0DraftNormal"/>
        <w:rPr>
          <w:rFonts w:ascii="Montserrat" w:hAnsi="Montserrat"/>
          <w:spacing w:val="-1"/>
          <w:sz w:val="24"/>
        </w:rPr>
      </w:pPr>
    </w:p>
    <w:p w:rsidR="0008581E" w:rsidRPr="00B3633A" w:rsidRDefault="0008581E">
      <w:pPr>
        <w:pStyle w:val="0DraftNormal"/>
        <w:rPr>
          <w:rFonts w:ascii="Montserrat" w:hAnsi="Montserrat"/>
          <w:spacing w:val="-1"/>
          <w:sz w:val="24"/>
        </w:rPr>
      </w:pPr>
      <w:r w:rsidRPr="00B3633A">
        <w:rPr>
          <w:rFonts w:ascii="Montserrat" w:hAnsi="Montserrat"/>
          <w:spacing w:val="-1"/>
          <w:sz w:val="24"/>
        </w:rPr>
        <w:t xml:space="preserve">Again, a certain amount of time passed betwixt this and the preceding chapter. </w:t>
      </w:r>
    </w:p>
    <w:p w:rsidR="0008581E" w:rsidRPr="00B3633A" w:rsidRDefault="0008581E">
      <w:pPr>
        <w:pStyle w:val="0DraftNormal"/>
        <w:rPr>
          <w:rFonts w:ascii="Montserrat" w:hAnsi="Montserrat"/>
          <w:spacing w:val="-1"/>
          <w:sz w:val="24"/>
        </w:rPr>
      </w:pPr>
    </w:p>
    <w:p w:rsidR="0008581E" w:rsidRPr="00B3633A" w:rsidRDefault="0008581E">
      <w:pPr>
        <w:pStyle w:val="0DraftNormal"/>
        <w:rPr>
          <w:rFonts w:ascii="Montserrat" w:hAnsi="Montserrat"/>
          <w:spacing w:val="-1"/>
          <w:sz w:val="24"/>
        </w:rPr>
      </w:pPr>
      <w:r w:rsidRPr="00B3633A">
        <w:rPr>
          <w:rFonts w:ascii="Montserrat" w:hAnsi="Montserrat"/>
          <w:spacing w:val="-1"/>
          <w:sz w:val="24"/>
        </w:rPr>
        <w:t xml:space="preserve">Her long first day with Athenasia was significant only in that it broke down into a discussion of relevant details. </w:t>
      </w:r>
    </w:p>
    <w:p w:rsidR="0008581E" w:rsidRPr="00B3633A" w:rsidRDefault="0008581E">
      <w:pPr>
        <w:pStyle w:val="0DraftNormal"/>
        <w:rPr>
          <w:rFonts w:ascii="Montserrat" w:hAnsi="Montserrat"/>
          <w:spacing w:val="-1"/>
          <w:sz w:val="24"/>
        </w:rPr>
      </w:pPr>
    </w:p>
    <w:p w:rsidR="0008581E" w:rsidRPr="00B3633A" w:rsidRDefault="0008581E">
      <w:pPr>
        <w:pStyle w:val="0DraftNormal"/>
        <w:rPr>
          <w:rFonts w:ascii="Montserrat" w:hAnsi="Montserrat"/>
          <w:spacing w:val="-1"/>
          <w:sz w:val="24"/>
        </w:rPr>
      </w:pPr>
      <w:r w:rsidRPr="00B3633A">
        <w:rPr>
          <w:rFonts w:ascii="Montserrat" w:hAnsi="Montserrat"/>
          <w:spacing w:val="-1"/>
          <w:sz w:val="24"/>
        </w:rPr>
        <w:t xml:space="preserve">What was significant to look at directly, was avonlea's transformation of our perception of her. </w:t>
      </w:r>
    </w:p>
    <w:p w:rsidR="0008581E" w:rsidRPr="00B3633A" w:rsidRDefault="0008581E">
      <w:pPr>
        <w:pStyle w:val="0DraftNormal"/>
        <w:rPr>
          <w:rFonts w:ascii="Montserrat" w:hAnsi="Montserrat"/>
          <w:spacing w:val="-1"/>
          <w:sz w:val="24"/>
        </w:rPr>
      </w:pPr>
    </w:p>
    <w:p w:rsidR="0008581E" w:rsidRPr="00B3633A" w:rsidRDefault="0008581E">
      <w:pPr>
        <w:pStyle w:val="0DraftNormal"/>
        <w:rPr>
          <w:rFonts w:ascii="Montserrat" w:hAnsi="Montserrat"/>
          <w:spacing w:val="-1"/>
          <w:sz w:val="24"/>
        </w:rPr>
      </w:pPr>
      <w:r w:rsidRPr="00B3633A">
        <w:rPr>
          <w:rFonts w:ascii="Montserrat" w:hAnsi="Montserrat"/>
          <w:spacing w:val="-1"/>
          <w:sz w:val="24"/>
        </w:rPr>
        <w:t xml:space="preserve">Her distraction wore her out too much to take notice of what was moving closer to her—by way of ao. </w:t>
      </w:r>
    </w:p>
    <w:p w:rsidR="0008581E" w:rsidRPr="00B3633A" w:rsidRDefault="0008581E">
      <w:pPr>
        <w:pStyle w:val="0DraftNormal"/>
        <w:rPr>
          <w:rFonts w:ascii="Montserrat" w:hAnsi="Montserrat"/>
          <w:spacing w:val="-1"/>
          <w:sz w:val="24"/>
        </w:rPr>
      </w:pPr>
    </w:p>
    <w:p w:rsidR="0008581E" w:rsidRPr="00B3633A" w:rsidRDefault="0008581E">
      <w:pPr>
        <w:pStyle w:val="0DraftNormal"/>
        <w:rPr>
          <w:rFonts w:ascii="Montserrat" w:hAnsi="Montserrat"/>
          <w:spacing w:val="-1"/>
          <w:sz w:val="24"/>
        </w:rPr>
      </w:pPr>
      <w:r w:rsidRPr="00B3633A">
        <w:rPr>
          <w:rFonts w:ascii="Montserrat" w:hAnsi="Montserrat"/>
          <w:spacing w:val="-1"/>
          <w:sz w:val="24"/>
        </w:rPr>
        <w:t xml:space="preserve">Her dreams were reaching the surface—even so soon—and with them came many consequences. </w:t>
      </w:r>
    </w:p>
    <w:p w:rsidR="0008581E" w:rsidRPr="00B3633A" w:rsidRDefault="0008581E">
      <w:pPr>
        <w:pStyle w:val="0DraftNormal"/>
        <w:rPr>
          <w:rFonts w:ascii="Montserrat" w:hAnsi="Montserrat"/>
          <w:spacing w:val="-1"/>
          <w:sz w:val="24"/>
        </w:rPr>
      </w:pPr>
    </w:p>
    <w:p w:rsidR="0008581E" w:rsidRPr="00B3633A" w:rsidRDefault="0008581E">
      <w:pPr>
        <w:pStyle w:val="0DraftNormal"/>
        <w:rPr>
          <w:rFonts w:ascii="Montserrat" w:hAnsi="Montserrat"/>
          <w:spacing w:val="-1"/>
          <w:sz w:val="24"/>
        </w:rPr>
      </w:pPr>
      <w:r w:rsidRPr="00B3633A">
        <w:rPr>
          <w:rFonts w:ascii="Montserrat" w:hAnsi="Montserrat"/>
          <w:spacing w:val="-1"/>
          <w:sz w:val="24"/>
        </w:rPr>
        <w:t xml:space="preserve">She woke in the aftermath of some disturbance, the smoke of which filled her room and forced her to confront an impossible bruise, and the memory of her clone's demise. </w:t>
      </w:r>
    </w:p>
    <w:p w:rsidR="0008581E" w:rsidRPr="00B3633A" w:rsidRDefault="0008581E">
      <w:pPr>
        <w:pStyle w:val="0DraftNormal"/>
        <w:rPr>
          <w:rFonts w:ascii="Montserrat" w:hAnsi="Montserrat"/>
          <w:spacing w:val="-1"/>
          <w:sz w:val="24"/>
        </w:rPr>
      </w:pPr>
    </w:p>
    <w:p w:rsidR="0008581E" w:rsidRPr="00B3633A" w:rsidRDefault="0008581E">
      <w:pPr>
        <w:pStyle w:val="0DraftNormal"/>
        <w:rPr>
          <w:rFonts w:ascii="Montserrat" w:hAnsi="Montserrat"/>
          <w:spacing w:val="-1"/>
          <w:sz w:val="24"/>
        </w:rPr>
      </w:pPr>
      <w:r w:rsidRPr="00B3633A">
        <w:rPr>
          <w:rFonts w:ascii="Montserrat" w:hAnsi="Montserrat"/>
          <w:spacing w:val="-1"/>
          <w:sz w:val="24"/>
        </w:rPr>
        <w:t xml:space="preserve">Dead twin visual. </w:t>
      </w:r>
    </w:p>
    <w:p w:rsidR="0008581E" w:rsidRPr="00B3633A" w:rsidRDefault="0008581E">
      <w:pPr>
        <w:pStyle w:val="0DraftNormal"/>
        <w:rPr>
          <w:rFonts w:ascii="Montserrat" w:hAnsi="Montserrat"/>
          <w:spacing w:val="-1"/>
          <w:sz w:val="24"/>
        </w:rPr>
      </w:pPr>
    </w:p>
    <w:p w:rsidR="0008581E" w:rsidRPr="00B3633A" w:rsidRDefault="0008581E">
      <w:pPr>
        <w:pStyle w:val="0DraftNormal"/>
        <w:rPr>
          <w:rFonts w:ascii="Montserrat" w:hAnsi="Montserrat"/>
          <w:spacing w:val="-1"/>
          <w:sz w:val="24"/>
        </w:rPr>
      </w:pPr>
      <w:r w:rsidRPr="00B3633A">
        <w:rPr>
          <w:rFonts w:ascii="Montserrat" w:hAnsi="Montserrat"/>
          <w:spacing w:val="-1"/>
          <w:sz w:val="24"/>
        </w:rPr>
        <w:t xml:space="preserve">Her thoughts gave a glimpse of what she was and how she worked. </w:t>
      </w:r>
    </w:p>
    <w:p w:rsidR="0008581E" w:rsidRPr="00B3633A" w:rsidRDefault="0008581E">
      <w:pPr>
        <w:pStyle w:val="0DraftNormal"/>
        <w:rPr>
          <w:rFonts w:ascii="Montserrat" w:hAnsi="Montserrat"/>
          <w:spacing w:val="-1"/>
          <w:sz w:val="24"/>
        </w:rPr>
      </w:pPr>
    </w:p>
    <w:p w:rsidR="0008581E" w:rsidRPr="00B3633A" w:rsidRDefault="0008581E">
      <w:pPr>
        <w:pStyle w:val="0DraftNormal"/>
        <w:rPr>
          <w:rFonts w:ascii="Montserrat" w:hAnsi="Montserrat"/>
          <w:spacing w:val="-1"/>
          <w:sz w:val="24"/>
        </w:rPr>
      </w:pPr>
      <w:r w:rsidRPr="00B3633A">
        <w:rPr>
          <w:rFonts w:ascii="Montserrat" w:hAnsi="Montserrat"/>
          <w:spacing w:val="-1"/>
          <w:sz w:val="24"/>
        </w:rPr>
        <w:t xml:space="preserve">The day's study gave way to a bit more information, and was succeeded by an attempted assassination or ambush which raised some questions, but answers were forestalled. </w:t>
      </w:r>
    </w:p>
    <w:p w:rsidR="0008581E" w:rsidRPr="00B3633A" w:rsidRDefault="0008581E">
      <w:pPr>
        <w:pStyle w:val="0DraftNormal"/>
        <w:rPr>
          <w:rFonts w:ascii="Montserrat" w:hAnsi="Montserrat"/>
          <w:spacing w:val="-1"/>
          <w:sz w:val="24"/>
        </w:rPr>
      </w:pPr>
    </w:p>
    <w:p w:rsidR="0008581E" w:rsidRPr="00B3633A" w:rsidRDefault="0008581E">
      <w:pPr>
        <w:pStyle w:val="0DraftNormal"/>
        <w:rPr>
          <w:rFonts w:ascii="Montserrat" w:hAnsi="Montserrat"/>
          <w:spacing w:val="-1"/>
          <w:sz w:val="24"/>
        </w:rPr>
      </w:pPr>
      <w:r w:rsidRPr="00B3633A">
        <w:rPr>
          <w:rFonts w:ascii="Montserrat" w:hAnsi="Montserrat"/>
          <w:spacing w:val="-1"/>
          <w:sz w:val="24"/>
        </w:rPr>
        <w:t xml:space="preserve">What mattered more was her appointment with kzeisza. </w:t>
      </w:r>
    </w:p>
    <w:p w:rsidR="0008581E" w:rsidRPr="00B3633A" w:rsidRDefault="0008581E">
      <w:pPr>
        <w:pStyle w:val="0DraftNormal"/>
        <w:rPr>
          <w:rFonts w:ascii="Montserrat" w:hAnsi="Montserrat"/>
          <w:spacing w:val="-1"/>
          <w:sz w:val="24"/>
        </w:rPr>
      </w:pPr>
    </w:p>
    <w:p w:rsidR="0008581E" w:rsidRPr="00B3633A" w:rsidRDefault="0008581E">
      <w:pPr>
        <w:pStyle w:val="0DraftNormal"/>
        <w:rPr>
          <w:rFonts w:ascii="Montserrat" w:hAnsi="Montserrat"/>
          <w:spacing w:val="-1"/>
          <w:sz w:val="24"/>
        </w:rPr>
      </w:pPr>
      <w:r w:rsidRPr="00B3633A">
        <w:rPr>
          <w:rFonts w:ascii="Montserrat" w:hAnsi="Montserrat"/>
          <w:spacing w:val="-1"/>
          <w:sz w:val="24"/>
        </w:rPr>
        <w:t xml:space="preserve">He had coveted her trust, and this night she finally understood that she could give it. </w:t>
      </w:r>
    </w:p>
    <w:p w:rsidR="0008581E" w:rsidRPr="00B3633A" w:rsidRDefault="0008581E">
      <w:pPr>
        <w:pStyle w:val="0DraftNormal"/>
        <w:rPr>
          <w:rFonts w:ascii="Montserrat" w:hAnsi="Montserrat"/>
          <w:spacing w:val="-1"/>
          <w:sz w:val="24"/>
        </w:rPr>
      </w:pPr>
    </w:p>
    <w:p w:rsidR="0008581E" w:rsidRPr="00B3633A" w:rsidRDefault="0008581E">
      <w:pPr>
        <w:pStyle w:val="0DraftNormal"/>
        <w:rPr>
          <w:rFonts w:ascii="Montserrat" w:hAnsi="Montserrat"/>
          <w:spacing w:val="-1"/>
          <w:sz w:val="24"/>
        </w:rPr>
      </w:pPr>
      <w:r w:rsidRPr="00B3633A">
        <w:rPr>
          <w:rFonts w:ascii="Montserrat" w:hAnsi="Montserrat"/>
          <w:spacing w:val="-1"/>
          <w:sz w:val="24"/>
        </w:rPr>
        <w:t xml:space="preserve">She divulged a few details about herself, most notably a few days of her childhood. </w:t>
      </w:r>
    </w:p>
    <w:p w:rsidR="0008581E" w:rsidRPr="00B3633A" w:rsidRDefault="0008581E">
      <w:pPr>
        <w:pStyle w:val="0DraftNormal"/>
        <w:rPr>
          <w:rFonts w:ascii="Montserrat" w:hAnsi="Montserrat"/>
          <w:spacing w:val="-1"/>
          <w:sz w:val="24"/>
        </w:rPr>
      </w:pPr>
    </w:p>
    <w:p w:rsidR="0008581E" w:rsidRPr="00B3633A" w:rsidRDefault="0008581E">
      <w:pPr>
        <w:pStyle w:val="0DraftNormal"/>
        <w:rPr>
          <w:rFonts w:ascii="Montserrat" w:hAnsi="Montserrat"/>
          <w:spacing w:val="-1"/>
          <w:sz w:val="24"/>
        </w:rPr>
      </w:pPr>
      <w:r w:rsidRPr="00B3633A">
        <w:rPr>
          <w:rFonts w:ascii="Montserrat" w:hAnsi="Montserrat"/>
          <w:spacing w:val="-1"/>
          <w:sz w:val="24"/>
        </w:rPr>
        <w:t xml:space="preserve">Something which had been hinted at was revealed by her herself. </w:t>
      </w:r>
    </w:p>
    <w:p w:rsidR="0008581E" w:rsidRPr="00B3633A" w:rsidRDefault="0008581E">
      <w:pPr>
        <w:pStyle w:val="0DraftNormal"/>
        <w:rPr>
          <w:rFonts w:ascii="Montserrat" w:hAnsi="Montserrat"/>
          <w:spacing w:val="-1"/>
          <w:sz w:val="24"/>
        </w:rPr>
      </w:pPr>
    </w:p>
    <w:p w:rsidR="0008581E" w:rsidRPr="00B3633A" w:rsidRDefault="0008581E">
      <w:pPr>
        <w:pStyle w:val="0DraftNormal"/>
        <w:rPr>
          <w:rFonts w:ascii="Montserrat" w:hAnsi="Montserrat"/>
          <w:spacing w:val="-1"/>
          <w:sz w:val="24"/>
        </w:rPr>
      </w:pPr>
      <w:r w:rsidRPr="00B3633A">
        <w:rPr>
          <w:rFonts w:ascii="Montserrat" w:hAnsi="Montserrat"/>
          <w:spacing w:val="-1"/>
          <w:sz w:val="24"/>
        </w:rPr>
        <w:t xml:space="preserve">Shifting into a tiger, she stalked away her tensions. </w:t>
      </w:r>
    </w:p>
    <w:p w:rsidR="0008581E" w:rsidRPr="00B3633A" w:rsidRDefault="0008581E">
      <w:pPr>
        <w:pStyle w:val="0DraftNormal"/>
        <w:rPr>
          <w:rFonts w:ascii="Montserrat" w:hAnsi="Montserrat"/>
          <w:spacing w:val="-1"/>
          <w:sz w:val="24"/>
        </w:rPr>
      </w:pPr>
    </w:p>
    <w:p w:rsidR="0008581E" w:rsidRPr="00B3633A" w:rsidRDefault="0008581E">
      <w:pPr>
        <w:pStyle w:val="0DraftNormal"/>
        <w:rPr>
          <w:rFonts w:ascii="Montserrat" w:hAnsi="Montserrat"/>
          <w:spacing w:val="-1"/>
          <w:sz w:val="24"/>
        </w:rPr>
      </w:pPr>
      <w:r w:rsidRPr="00B3633A">
        <w:rPr>
          <w:rFonts w:ascii="Montserrat" w:hAnsi="Montserrat"/>
          <w:spacing w:val="-1"/>
          <w:sz w:val="24"/>
        </w:rPr>
        <w:t xml:space="preserve">Her peace of mind restored, she turned in. </w:t>
      </w:r>
    </w:p>
    <w:p w:rsidR="0008581E" w:rsidRPr="00B3633A" w:rsidRDefault="0008581E">
      <w:pPr>
        <w:pStyle w:val="0DraftNormal"/>
        <w:rPr>
          <w:rFonts w:ascii="Montserrat" w:hAnsi="Montserrat"/>
          <w:spacing w:val="-1"/>
          <w:sz w:val="24"/>
        </w:rPr>
      </w:pPr>
    </w:p>
    <w:p w:rsidR="0008581E" w:rsidRPr="00B3633A" w:rsidRDefault="0008581E">
      <w:pPr>
        <w:pStyle w:val="0DraftNormal"/>
        <w:rPr>
          <w:rFonts w:ascii="Montserrat" w:hAnsi="Montserrat"/>
          <w:spacing w:val="-1"/>
          <w:sz w:val="24"/>
        </w:rPr>
      </w:pPr>
      <w:r w:rsidRPr="00B3633A">
        <w:rPr>
          <w:rFonts w:ascii="Montserrat" w:hAnsi="Montserrat"/>
          <w:spacing w:val="-1"/>
          <w:sz w:val="24"/>
        </w:rPr>
        <w:t xml:space="preserve">In her dream, the dragon approached to indulge her in her hidden desire. </w:t>
      </w:r>
    </w:p>
    <w:p w:rsidR="0008581E" w:rsidRPr="00B3633A" w:rsidRDefault="0008581E">
      <w:pPr>
        <w:pStyle w:val="0DraftNormal"/>
        <w:rPr>
          <w:rFonts w:ascii="Montserrat" w:hAnsi="Montserrat"/>
          <w:spacing w:val="-1"/>
          <w:sz w:val="24"/>
        </w:rPr>
      </w:pPr>
    </w:p>
    <w:p w:rsidR="0008581E" w:rsidRPr="00B3633A" w:rsidRDefault="0008581E">
      <w:pPr>
        <w:pStyle w:val="0DraftNormal"/>
        <w:rPr>
          <w:rFonts w:ascii="Montserrat" w:hAnsi="Montserrat"/>
          <w:spacing w:val="-1"/>
          <w:sz w:val="24"/>
        </w:rPr>
      </w:pPr>
      <w:r w:rsidRPr="00B3633A">
        <w:rPr>
          <w:rFonts w:ascii="Montserrat" w:hAnsi="Montserrat"/>
          <w:spacing w:val="-1"/>
          <w:sz w:val="24"/>
        </w:rPr>
        <w:t xml:space="preserve">She awoke to confront consequences of the dreams own reality. </w:t>
      </w:r>
    </w:p>
    <w:p w:rsidR="0008581E" w:rsidRPr="00B3633A" w:rsidRDefault="0008581E">
      <w:pPr>
        <w:pStyle w:val="0DraftNormal"/>
        <w:rPr>
          <w:rFonts w:ascii="Montserrat" w:hAnsi="Montserrat"/>
          <w:spacing w:val="-1"/>
          <w:sz w:val="24"/>
        </w:rPr>
      </w:pPr>
    </w:p>
    <w:p w:rsidR="0008581E" w:rsidRPr="00B3633A" w:rsidRDefault="0008581E">
      <w:pPr>
        <w:pStyle w:val="0DraftNormal"/>
        <w:rPr>
          <w:rFonts w:ascii="Montserrat" w:hAnsi="Montserrat"/>
          <w:spacing w:val="-1"/>
          <w:sz w:val="24"/>
        </w:rPr>
      </w:pPr>
      <w:r w:rsidRPr="00B3633A">
        <w:rPr>
          <w:rFonts w:ascii="Montserrat" w:hAnsi="Montserrat"/>
          <w:spacing w:val="-1"/>
          <w:sz w:val="24"/>
        </w:rPr>
        <w:t xml:space="preserve">She confronted a painful memory in the image of her own self—the death of her unauthorized clone. </w:t>
      </w:r>
    </w:p>
    <w:p w:rsidR="0008581E" w:rsidRPr="00B3633A" w:rsidRDefault="0008581E">
      <w:pPr>
        <w:pStyle w:val="0DraftNormal"/>
        <w:rPr>
          <w:rFonts w:ascii="Montserrat" w:hAnsi="Montserrat"/>
          <w:spacing w:val="-1"/>
          <w:sz w:val="24"/>
        </w:rPr>
      </w:pPr>
    </w:p>
    <w:p w:rsidR="0008581E" w:rsidRPr="00B3633A" w:rsidRDefault="0008581E">
      <w:pPr>
        <w:pStyle w:val="0DraftNormal"/>
        <w:rPr>
          <w:rFonts w:ascii="Montserrat" w:hAnsi="Montserrat"/>
          <w:spacing w:val="-1"/>
          <w:sz w:val="24"/>
        </w:rPr>
      </w:pPr>
      <w:r w:rsidRPr="00B3633A">
        <w:rPr>
          <w:rFonts w:ascii="Montserrat" w:hAnsi="Montserrat"/>
          <w:spacing w:val="-1"/>
          <w:sz w:val="24"/>
        </w:rPr>
        <w:t xml:space="preserve">Random events of violence which have shadowed her so far focused at last on her. </w:t>
      </w:r>
    </w:p>
    <w:p w:rsidR="0008581E" w:rsidRPr="00B3633A" w:rsidRDefault="0008581E">
      <w:pPr>
        <w:pStyle w:val="0DraftNormal"/>
        <w:rPr>
          <w:rFonts w:ascii="Montserrat" w:hAnsi="Montserrat"/>
          <w:spacing w:val="-1"/>
          <w:sz w:val="24"/>
        </w:rPr>
      </w:pPr>
    </w:p>
    <w:p w:rsidR="0008581E" w:rsidRPr="00B3633A" w:rsidRDefault="0008581E">
      <w:pPr>
        <w:pStyle w:val="0DraftNormal"/>
        <w:rPr>
          <w:rFonts w:ascii="Montserrat" w:hAnsi="Montserrat"/>
          <w:spacing w:val="-1"/>
          <w:sz w:val="24"/>
        </w:rPr>
      </w:pPr>
      <w:r w:rsidRPr="00B3633A">
        <w:rPr>
          <w:rFonts w:ascii="Montserrat" w:hAnsi="Montserrat"/>
          <w:spacing w:val="-1"/>
          <w:sz w:val="24"/>
        </w:rPr>
        <w:t xml:space="preserve">An inept assassination attempt was survived by her, but not by the assassins. </w:t>
      </w:r>
    </w:p>
    <w:p w:rsidR="0008581E" w:rsidRPr="00B3633A" w:rsidRDefault="0008581E">
      <w:pPr>
        <w:pStyle w:val="0DraftNormal"/>
        <w:rPr>
          <w:rFonts w:ascii="Montserrat" w:hAnsi="Montserrat"/>
          <w:spacing w:val="-1"/>
          <w:sz w:val="24"/>
        </w:rPr>
      </w:pPr>
    </w:p>
    <w:p w:rsidR="0008581E" w:rsidRPr="00B3633A" w:rsidRDefault="0008581E">
      <w:pPr>
        <w:pStyle w:val="0DraftNormal"/>
        <w:rPr>
          <w:rFonts w:ascii="Montserrat" w:hAnsi="Montserrat"/>
          <w:spacing w:val="-1"/>
          <w:sz w:val="24"/>
        </w:rPr>
      </w:pPr>
      <w:r w:rsidRPr="00B3633A">
        <w:rPr>
          <w:rFonts w:ascii="Montserrat" w:hAnsi="Montserrat"/>
          <w:spacing w:val="-1"/>
          <w:sz w:val="24"/>
        </w:rPr>
        <w:t xml:space="preserve">No one knew the true significance of the attack, now. </w:t>
      </w:r>
    </w:p>
    <w:p w:rsidR="0008581E" w:rsidRPr="00B3633A" w:rsidRDefault="0008581E">
      <w:pPr>
        <w:pStyle w:val="0DraftNormal"/>
        <w:rPr>
          <w:rFonts w:ascii="Montserrat" w:hAnsi="Montserrat"/>
          <w:spacing w:val="-1"/>
          <w:sz w:val="24"/>
        </w:rPr>
      </w:pPr>
    </w:p>
    <w:p w:rsidR="0008581E" w:rsidRPr="00B3633A" w:rsidRDefault="0008581E">
      <w:pPr>
        <w:pStyle w:val="0DraftNormal"/>
        <w:rPr>
          <w:rFonts w:ascii="Montserrat" w:hAnsi="Montserrat"/>
          <w:spacing w:val="-1"/>
          <w:sz w:val="24"/>
        </w:rPr>
      </w:pPr>
      <w:r w:rsidRPr="00B3633A">
        <w:rPr>
          <w:rFonts w:ascii="Montserrat" w:hAnsi="Montserrat"/>
          <w:spacing w:val="-1"/>
          <w:sz w:val="24"/>
        </w:rPr>
        <w:t xml:space="preserve">She went on with her studies and duties, until summoned before kzeisza again. </w:t>
      </w:r>
    </w:p>
    <w:p w:rsidR="0008581E" w:rsidRPr="00B3633A" w:rsidRDefault="0008581E">
      <w:pPr>
        <w:pStyle w:val="0DraftNormal"/>
        <w:rPr>
          <w:rFonts w:ascii="Montserrat" w:hAnsi="Montserrat"/>
          <w:spacing w:val="-1"/>
          <w:sz w:val="24"/>
        </w:rPr>
      </w:pPr>
    </w:p>
    <w:p w:rsidR="0008581E" w:rsidRPr="00B3633A" w:rsidRDefault="0008581E">
      <w:pPr>
        <w:pStyle w:val="0DraftNormal"/>
        <w:rPr>
          <w:rFonts w:ascii="Montserrat" w:hAnsi="Montserrat"/>
          <w:spacing w:val="-1"/>
          <w:sz w:val="24"/>
        </w:rPr>
      </w:pPr>
      <w:r w:rsidRPr="00B3633A">
        <w:rPr>
          <w:rFonts w:ascii="Montserrat" w:hAnsi="Montserrat"/>
          <w:spacing w:val="-1"/>
          <w:sz w:val="24"/>
        </w:rPr>
        <w:t xml:space="preserve">Astonishingly, he was making an attempt to soothe her fears and win her trust. </w:t>
      </w:r>
    </w:p>
    <w:p w:rsidR="0008581E" w:rsidRPr="00B3633A" w:rsidRDefault="0008581E">
      <w:pPr>
        <w:pStyle w:val="0DraftNormal"/>
        <w:rPr>
          <w:rFonts w:ascii="Montserrat" w:hAnsi="Montserrat"/>
          <w:spacing w:val="-1"/>
          <w:sz w:val="24"/>
        </w:rPr>
      </w:pPr>
    </w:p>
    <w:p w:rsidR="0008581E" w:rsidRPr="00B3633A" w:rsidRDefault="0008581E">
      <w:pPr>
        <w:pStyle w:val="0DraftNormal"/>
        <w:rPr>
          <w:rFonts w:ascii="Montserrat" w:hAnsi="Montserrat"/>
          <w:spacing w:val="-1"/>
          <w:sz w:val="24"/>
        </w:rPr>
      </w:pPr>
      <w:r w:rsidRPr="00B3633A">
        <w:rPr>
          <w:rFonts w:ascii="Montserrat" w:hAnsi="Montserrat"/>
          <w:spacing w:val="-1"/>
          <w:sz w:val="24"/>
        </w:rPr>
        <w:t xml:space="preserve">He tried to draw her out—leading her to the necessary realization. </w:t>
      </w:r>
    </w:p>
    <w:p w:rsidR="0008581E" w:rsidRPr="00B3633A" w:rsidRDefault="0008581E">
      <w:pPr>
        <w:pStyle w:val="0DraftNormal"/>
        <w:rPr>
          <w:rFonts w:ascii="Montserrat" w:hAnsi="Montserrat"/>
          <w:spacing w:val="-1"/>
          <w:sz w:val="24"/>
        </w:rPr>
      </w:pPr>
    </w:p>
    <w:p w:rsidR="0008581E" w:rsidRPr="00B3633A" w:rsidRDefault="0008581E">
      <w:pPr>
        <w:pStyle w:val="0DraftNormal"/>
        <w:rPr>
          <w:rFonts w:ascii="Montserrat" w:hAnsi="Montserrat"/>
          <w:spacing w:val="-1"/>
          <w:sz w:val="24"/>
        </w:rPr>
      </w:pPr>
      <w:r w:rsidRPr="00B3633A">
        <w:rPr>
          <w:rFonts w:ascii="Montserrat" w:hAnsi="Montserrat"/>
          <w:spacing w:val="-1"/>
          <w:sz w:val="24"/>
        </w:rPr>
        <w:t xml:space="preserve">Things began to get complicated—others entered the picture. </w:t>
      </w:r>
    </w:p>
    <w:p w:rsidR="0008581E" w:rsidRPr="00B3633A" w:rsidRDefault="0008581E">
      <w:pPr>
        <w:pStyle w:val="0DraftNormal"/>
        <w:rPr>
          <w:rFonts w:ascii="Montserrat" w:hAnsi="Montserrat"/>
          <w:spacing w:val="-1"/>
          <w:sz w:val="24"/>
        </w:rPr>
      </w:pPr>
    </w:p>
    <w:p w:rsidR="0008581E" w:rsidRPr="00B3633A" w:rsidRDefault="0008581E">
      <w:pPr>
        <w:pStyle w:val="0DraftNormal"/>
        <w:rPr>
          <w:rFonts w:ascii="Montserrat" w:hAnsi="Montserrat"/>
          <w:spacing w:val="-1"/>
          <w:sz w:val="24"/>
        </w:rPr>
      </w:pPr>
      <w:r w:rsidRPr="00B3633A">
        <w:rPr>
          <w:rFonts w:ascii="Montserrat" w:hAnsi="Montserrat"/>
          <w:spacing w:val="-1"/>
          <w:sz w:val="24"/>
        </w:rPr>
        <w:t xml:space="preserve">Her recollections begun, her mind could not turn away from them. </w:t>
      </w:r>
    </w:p>
    <w:p w:rsidR="0008581E" w:rsidRPr="00B3633A" w:rsidRDefault="0008581E">
      <w:pPr>
        <w:pStyle w:val="0DraftNormal"/>
        <w:rPr>
          <w:rFonts w:ascii="Montserrat" w:hAnsi="Montserrat"/>
          <w:spacing w:val="-1"/>
          <w:sz w:val="24"/>
        </w:rPr>
      </w:pPr>
    </w:p>
    <w:p w:rsidR="0008581E" w:rsidRPr="00B3633A" w:rsidRDefault="0008581E">
      <w:pPr>
        <w:pStyle w:val="0DraftNormal"/>
        <w:rPr>
          <w:rFonts w:ascii="Montserrat" w:hAnsi="Montserrat"/>
          <w:spacing w:val="-1"/>
          <w:sz w:val="24"/>
        </w:rPr>
      </w:pPr>
      <w:r w:rsidRPr="00B3633A">
        <w:rPr>
          <w:rFonts w:ascii="Montserrat" w:hAnsi="Montserrat"/>
          <w:spacing w:val="-1"/>
          <w:sz w:val="24"/>
        </w:rPr>
        <w:t xml:space="preserve">She got little sleep as she relived a few more key scenes, learned that her simple origins were not so simple. </w:t>
      </w:r>
    </w:p>
    <w:p w:rsidR="0008581E" w:rsidRPr="00B3633A" w:rsidRDefault="0008581E">
      <w:pPr>
        <w:pStyle w:val="0DraftNormal"/>
        <w:rPr>
          <w:rFonts w:ascii="Montserrat" w:hAnsi="Montserrat"/>
          <w:spacing w:val="-1"/>
          <w:sz w:val="24"/>
        </w:rPr>
      </w:pPr>
    </w:p>
    <w:p w:rsidR="0008581E" w:rsidRPr="00B3633A" w:rsidRDefault="0008581E">
      <w:pPr>
        <w:pStyle w:val="0DraftNormal"/>
        <w:rPr>
          <w:rFonts w:ascii="Montserrat" w:hAnsi="Montserrat"/>
          <w:spacing w:val="-1"/>
          <w:sz w:val="24"/>
        </w:rPr>
      </w:pPr>
      <w:r w:rsidRPr="00B3633A">
        <w:rPr>
          <w:rFonts w:ascii="Montserrat" w:hAnsi="Montserrat"/>
          <w:spacing w:val="-1"/>
          <w:sz w:val="24"/>
        </w:rPr>
        <w:t xml:space="preserve">She used the agitation to get some things accomplished, which was noticed by rAsiaanna. </w:t>
      </w:r>
    </w:p>
    <w:p w:rsidR="0008581E" w:rsidRPr="00B3633A" w:rsidRDefault="0008581E">
      <w:pPr>
        <w:pStyle w:val="0DraftNormal"/>
        <w:rPr>
          <w:rFonts w:ascii="Montserrat" w:hAnsi="Montserrat"/>
          <w:spacing w:val="-1"/>
          <w:sz w:val="24"/>
        </w:rPr>
      </w:pPr>
    </w:p>
    <w:p w:rsidR="0008581E" w:rsidRPr="00B3633A" w:rsidRDefault="0008581E">
      <w:pPr>
        <w:pStyle w:val="0DraftNormal"/>
        <w:rPr>
          <w:rFonts w:ascii="Montserrat" w:hAnsi="Montserrat"/>
          <w:spacing w:val="-1"/>
          <w:sz w:val="24"/>
        </w:rPr>
      </w:pPr>
      <w:r w:rsidRPr="00B3633A">
        <w:rPr>
          <w:rFonts w:ascii="Montserrat" w:hAnsi="Montserrat"/>
          <w:spacing w:val="-1"/>
          <w:sz w:val="24"/>
        </w:rPr>
        <w:t xml:space="preserve">Unaware of the evolution of kzeisza's plans, av answered a summons to assist in defining the personnel requirements for a full blown diplomatic negotiations department drove her to confront kzeisza—and confronted a few more interesting details as a consequence. </w:t>
      </w:r>
    </w:p>
    <w:p w:rsidR="0008581E" w:rsidRPr="00B3633A" w:rsidRDefault="0008581E">
      <w:pPr>
        <w:pStyle w:val="0DraftNormal"/>
        <w:rPr>
          <w:rFonts w:ascii="Montserrat" w:hAnsi="Montserrat"/>
          <w:spacing w:val="-1"/>
          <w:sz w:val="24"/>
        </w:rPr>
      </w:pPr>
    </w:p>
    <w:p w:rsidR="0008581E" w:rsidRPr="00B3633A" w:rsidRDefault="0008581E">
      <w:pPr>
        <w:pStyle w:val="0DraftNormal"/>
        <w:rPr>
          <w:rFonts w:ascii="Montserrat" w:hAnsi="Montserrat"/>
          <w:spacing w:val="-1"/>
          <w:sz w:val="24"/>
        </w:rPr>
      </w:pPr>
      <w:r w:rsidRPr="00B3633A">
        <w:rPr>
          <w:rFonts w:ascii="Montserrat" w:hAnsi="Montserrat"/>
          <w:spacing w:val="-1"/>
          <w:sz w:val="24"/>
        </w:rPr>
        <w:t xml:space="preserve">More time passed, as her support staff evolved and began to enter the picture. </w:t>
      </w:r>
    </w:p>
    <w:p w:rsidR="0008581E" w:rsidRPr="00B3633A" w:rsidRDefault="0008581E">
      <w:pPr>
        <w:pStyle w:val="0DraftNormal"/>
        <w:rPr>
          <w:rFonts w:ascii="Montserrat" w:hAnsi="Montserrat"/>
          <w:spacing w:val="-1"/>
          <w:sz w:val="24"/>
        </w:rPr>
      </w:pPr>
    </w:p>
    <w:p w:rsidR="0008581E" w:rsidRPr="00B3633A" w:rsidRDefault="0008581E">
      <w:pPr>
        <w:pStyle w:val="0DraftNormal"/>
        <w:rPr>
          <w:rFonts w:ascii="Montserrat" w:hAnsi="Montserrat"/>
          <w:spacing w:val="-1"/>
          <w:sz w:val="24"/>
        </w:rPr>
      </w:pPr>
      <w:r w:rsidRPr="00B3633A">
        <w:rPr>
          <w:rFonts w:ascii="Montserrat" w:hAnsi="Montserrat"/>
          <w:spacing w:val="-1"/>
          <w:sz w:val="24"/>
        </w:rPr>
        <w:t xml:space="preserve">Rook was drawn into this—a return to a world he had once retired from. </w:t>
      </w:r>
    </w:p>
    <w:p w:rsidR="0008581E" w:rsidRPr="00B3633A" w:rsidRDefault="0008581E">
      <w:pPr>
        <w:pStyle w:val="0DraftNormal"/>
        <w:rPr>
          <w:rFonts w:ascii="Montserrat" w:hAnsi="Montserrat"/>
          <w:spacing w:val="-1"/>
          <w:sz w:val="24"/>
        </w:rPr>
      </w:pPr>
    </w:p>
    <w:p w:rsidR="0008581E" w:rsidRPr="00B3633A" w:rsidRDefault="0008581E">
      <w:pPr>
        <w:pStyle w:val="0DraftNormal"/>
        <w:rPr>
          <w:rFonts w:ascii="Montserrat" w:hAnsi="Montserrat"/>
          <w:spacing w:val="-1"/>
          <w:sz w:val="24"/>
        </w:rPr>
      </w:pPr>
      <w:r w:rsidRPr="00B3633A">
        <w:rPr>
          <w:rFonts w:ascii="Montserrat" w:hAnsi="Montserrat"/>
          <w:spacing w:val="-1"/>
          <w:sz w:val="24"/>
        </w:rPr>
        <w:t xml:space="preserve">Wraith, as always, followed her curiosity so far that she was tied into it—by coming into contact with av. </w:t>
      </w:r>
    </w:p>
    <w:p w:rsidR="0008581E" w:rsidRPr="00B3633A" w:rsidRDefault="0008581E">
      <w:pPr>
        <w:pStyle w:val="0DraftNormal"/>
        <w:rPr>
          <w:rFonts w:ascii="Montserrat" w:hAnsi="Montserrat"/>
          <w:spacing w:val="-1"/>
          <w:sz w:val="24"/>
        </w:rPr>
      </w:pPr>
    </w:p>
    <w:p w:rsidR="0008581E" w:rsidRPr="00B3633A" w:rsidRDefault="0008581E">
      <w:pPr>
        <w:pStyle w:val="0DraftNormal"/>
        <w:rPr>
          <w:rFonts w:ascii="Montserrat" w:hAnsi="Montserrat"/>
          <w:spacing w:val="-1"/>
          <w:sz w:val="24"/>
        </w:rPr>
      </w:pPr>
      <w:r w:rsidRPr="00B3633A">
        <w:rPr>
          <w:rFonts w:ascii="Montserrat" w:hAnsi="Montserrat"/>
          <w:spacing w:val="-1"/>
          <w:sz w:val="24"/>
        </w:rPr>
        <w:t xml:space="preserve">Dirk had worked himself into a position to get close to av, and she again faced that complication. </w:t>
      </w:r>
    </w:p>
    <w:p w:rsidR="0008581E" w:rsidRPr="00B3633A" w:rsidRDefault="0008581E">
      <w:pPr>
        <w:pStyle w:val="0DraftNormal"/>
        <w:rPr>
          <w:rFonts w:ascii="Montserrat" w:hAnsi="Montserrat"/>
          <w:spacing w:val="-1"/>
          <w:sz w:val="24"/>
        </w:rPr>
      </w:pPr>
    </w:p>
    <w:p w:rsidR="0008581E" w:rsidRPr="00B3633A" w:rsidRDefault="0008581E">
      <w:pPr>
        <w:pStyle w:val="0DraftNormal"/>
        <w:rPr>
          <w:rFonts w:ascii="Montserrat" w:hAnsi="Montserrat"/>
          <w:spacing w:val="-1"/>
          <w:sz w:val="24"/>
        </w:rPr>
      </w:pPr>
      <w:r w:rsidRPr="00B3633A">
        <w:rPr>
          <w:rFonts w:ascii="Montserrat" w:hAnsi="Montserrat"/>
          <w:spacing w:val="-1"/>
          <w:sz w:val="24"/>
        </w:rPr>
        <w:t xml:space="preserve">Added to her introduction to rook and wraith as her field support. </w:t>
      </w:r>
    </w:p>
    <w:p w:rsidR="0008581E" w:rsidRPr="00B3633A" w:rsidRDefault="0008581E">
      <w:pPr>
        <w:pStyle w:val="0DraftNormal"/>
        <w:rPr>
          <w:rFonts w:ascii="Montserrat" w:hAnsi="Montserrat"/>
          <w:spacing w:val="-1"/>
          <w:sz w:val="24"/>
        </w:rPr>
      </w:pPr>
    </w:p>
    <w:p w:rsidR="0008581E" w:rsidRPr="00B3633A" w:rsidRDefault="0008581E">
      <w:pPr>
        <w:pStyle w:val="0DraftNormal"/>
        <w:rPr>
          <w:rFonts w:ascii="Montserrat" w:hAnsi="Montserrat"/>
          <w:spacing w:val="-1"/>
          <w:sz w:val="24"/>
        </w:rPr>
      </w:pPr>
      <w:r w:rsidRPr="00B3633A">
        <w:rPr>
          <w:rFonts w:ascii="Montserrat" w:hAnsi="Montserrat"/>
          <w:spacing w:val="-1"/>
          <w:sz w:val="24"/>
        </w:rPr>
        <w:t xml:space="preserve">Av was making every effort to make herself more comfortable with the idea of living with her present situation. </w:t>
      </w:r>
    </w:p>
    <w:p w:rsidR="0008581E" w:rsidRPr="00B3633A" w:rsidRDefault="0008581E">
      <w:pPr>
        <w:pStyle w:val="0DraftNormal"/>
        <w:rPr>
          <w:rFonts w:ascii="Montserrat" w:hAnsi="Montserrat"/>
          <w:spacing w:val="-1"/>
          <w:sz w:val="24"/>
        </w:rPr>
      </w:pPr>
    </w:p>
    <w:p w:rsidR="0008581E" w:rsidRPr="00B3633A" w:rsidRDefault="0008581E">
      <w:pPr>
        <w:pStyle w:val="0DraftNormal"/>
        <w:rPr>
          <w:rFonts w:ascii="Montserrat" w:hAnsi="Montserrat"/>
          <w:spacing w:val="-1"/>
          <w:sz w:val="24"/>
        </w:rPr>
      </w:pPr>
      <w:r w:rsidRPr="00B3633A">
        <w:rPr>
          <w:rFonts w:ascii="Montserrat" w:hAnsi="Montserrat"/>
          <w:spacing w:val="-1"/>
          <w:sz w:val="24"/>
        </w:rPr>
        <w:t xml:space="preserve">Just doing that, though, lent a few glimpses of not only her interactions with the paf but their interactions with the ever changing face of the nexus. </w:t>
      </w:r>
    </w:p>
    <w:p w:rsidR="0008581E" w:rsidRPr="00B3633A" w:rsidRDefault="0008581E">
      <w:pPr>
        <w:pStyle w:val="0DraftNormal"/>
        <w:rPr>
          <w:rFonts w:ascii="Montserrat" w:hAnsi="Montserrat"/>
          <w:spacing w:val="-1"/>
          <w:sz w:val="24"/>
        </w:rPr>
      </w:pPr>
    </w:p>
    <w:p w:rsidR="0008581E" w:rsidRPr="00B3633A" w:rsidRDefault="0008581E">
      <w:pPr>
        <w:pStyle w:val="0DraftNormal"/>
        <w:rPr>
          <w:rFonts w:ascii="Montserrat" w:hAnsi="Montserrat"/>
          <w:spacing w:val="-1"/>
          <w:sz w:val="24"/>
        </w:rPr>
      </w:pPr>
      <w:r w:rsidRPr="00B3633A">
        <w:rPr>
          <w:rFonts w:ascii="Montserrat" w:hAnsi="Montserrat"/>
          <w:spacing w:val="-1"/>
          <w:sz w:val="24"/>
        </w:rPr>
        <w:t xml:space="preserve">Her study under Athenasia proved to be progressing astronomically. </w:t>
      </w:r>
    </w:p>
    <w:p w:rsidR="0008581E" w:rsidRPr="00B3633A" w:rsidRDefault="0008581E">
      <w:pPr>
        <w:pStyle w:val="0DraftNormal"/>
        <w:rPr>
          <w:rFonts w:ascii="Montserrat" w:hAnsi="Montserrat"/>
          <w:spacing w:val="-1"/>
          <w:sz w:val="24"/>
        </w:rPr>
      </w:pPr>
    </w:p>
    <w:p w:rsidR="0008581E" w:rsidRPr="00B3633A" w:rsidRDefault="0008581E">
      <w:pPr>
        <w:pStyle w:val="0DraftNormal"/>
        <w:rPr>
          <w:rFonts w:ascii="Montserrat" w:hAnsi="Montserrat"/>
          <w:spacing w:val="-1"/>
          <w:sz w:val="24"/>
        </w:rPr>
      </w:pPr>
      <w:r w:rsidRPr="00B3633A">
        <w:rPr>
          <w:rFonts w:ascii="Montserrat" w:hAnsi="Montserrat"/>
          <w:spacing w:val="-1"/>
          <w:sz w:val="24"/>
        </w:rPr>
        <w:t xml:space="preserve">As were kzeisza's plans for solidifying the avonlea's position and service as a negotiator for him. </w:t>
      </w:r>
    </w:p>
    <w:p w:rsidR="0008581E" w:rsidRPr="00B3633A" w:rsidRDefault="0008581E">
      <w:pPr>
        <w:pStyle w:val="0DraftNormal"/>
        <w:rPr>
          <w:rFonts w:ascii="Montserrat" w:hAnsi="Montserrat"/>
          <w:spacing w:val="-1"/>
          <w:sz w:val="24"/>
        </w:rPr>
      </w:pPr>
    </w:p>
    <w:p w:rsidR="0008581E" w:rsidRPr="00B3633A" w:rsidRDefault="0008581E">
      <w:pPr>
        <w:pStyle w:val="0DraftNormal"/>
        <w:rPr>
          <w:rFonts w:ascii="Montserrat" w:hAnsi="Montserrat"/>
          <w:spacing w:val="-1"/>
          <w:sz w:val="24"/>
        </w:rPr>
      </w:pPr>
      <w:r w:rsidRPr="00B3633A">
        <w:rPr>
          <w:rFonts w:ascii="Montserrat" w:hAnsi="Montserrat"/>
          <w:spacing w:val="-1"/>
          <w:sz w:val="24"/>
        </w:rPr>
        <w:t xml:space="preserve">By his command, an entire organization was being built up around her. </w:t>
      </w:r>
    </w:p>
    <w:p w:rsidR="0008581E" w:rsidRPr="00B3633A" w:rsidRDefault="0008581E">
      <w:pPr>
        <w:pStyle w:val="0DraftNormal"/>
        <w:rPr>
          <w:rFonts w:ascii="Montserrat" w:hAnsi="Montserrat"/>
          <w:spacing w:val="-1"/>
          <w:sz w:val="24"/>
        </w:rPr>
      </w:pPr>
    </w:p>
    <w:p w:rsidR="0008581E" w:rsidRPr="00B3633A" w:rsidRDefault="0008581E">
      <w:pPr>
        <w:pStyle w:val="0DraftNormal"/>
        <w:rPr>
          <w:rFonts w:ascii="Montserrat" w:hAnsi="Montserrat"/>
          <w:spacing w:val="-1"/>
          <w:sz w:val="24"/>
        </w:rPr>
      </w:pPr>
      <w:r w:rsidRPr="00B3633A">
        <w:rPr>
          <w:rFonts w:ascii="Montserrat" w:hAnsi="Montserrat"/>
          <w:spacing w:val="-1"/>
          <w:sz w:val="24"/>
        </w:rPr>
        <w:t xml:space="preserve">A small group of specialists was selected to form a support team in the field. </w:t>
      </w:r>
    </w:p>
    <w:p w:rsidR="0008581E" w:rsidRPr="00B3633A" w:rsidRDefault="0008581E">
      <w:pPr>
        <w:pStyle w:val="0DraftNormal"/>
        <w:rPr>
          <w:rFonts w:ascii="Montserrat" w:hAnsi="Montserrat"/>
          <w:spacing w:val="-1"/>
          <w:sz w:val="24"/>
        </w:rPr>
      </w:pPr>
    </w:p>
    <w:p w:rsidR="0008581E" w:rsidRPr="00B3633A" w:rsidRDefault="0008581E">
      <w:pPr>
        <w:pStyle w:val="0DraftNormal"/>
        <w:rPr>
          <w:rFonts w:ascii="Montserrat" w:hAnsi="Montserrat"/>
          <w:spacing w:val="-1"/>
          <w:sz w:val="24"/>
        </w:rPr>
      </w:pPr>
      <w:r w:rsidRPr="00B3633A">
        <w:rPr>
          <w:rFonts w:ascii="Montserrat" w:hAnsi="Montserrat"/>
          <w:spacing w:val="-1"/>
          <w:sz w:val="24"/>
        </w:rPr>
        <w:t xml:space="preserve">In addition to having to come to terms with kzeisza about this, she had to tidy up some of the details of the integrations between sri and the paf. </w:t>
      </w:r>
    </w:p>
    <w:p w:rsidR="0008581E" w:rsidRPr="00B3633A" w:rsidRDefault="0008581E">
      <w:pPr>
        <w:pStyle w:val="0DraftNormal"/>
        <w:rPr>
          <w:rFonts w:ascii="Montserrat" w:hAnsi="Montserrat"/>
          <w:spacing w:val="-1"/>
          <w:sz w:val="24"/>
        </w:rPr>
      </w:pPr>
    </w:p>
    <w:p w:rsidR="0008581E" w:rsidRPr="00B3633A" w:rsidRDefault="0008581E">
      <w:pPr>
        <w:pStyle w:val="0DraftNormal"/>
        <w:rPr>
          <w:rFonts w:ascii="Montserrat" w:hAnsi="Montserrat"/>
          <w:spacing w:val="-1"/>
          <w:sz w:val="24"/>
        </w:rPr>
      </w:pPr>
      <w:r w:rsidRPr="00B3633A">
        <w:rPr>
          <w:rFonts w:ascii="Montserrat" w:hAnsi="Montserrat"/>
          <w:spacing w:val="-1"/>
          <w:sz w:val="24"/>
        </w:rPr>
        <w:t xml:space="preserve">Finally, she got introduced to her team. </w:t>
      </w:r>
    </w:p>
    <w:p w:rsidR="0008581E" w:rsidRPr="00B3633A" w:rsidRDefault="0008581E">
      <w:pPr>
        <w:pStyle w:val="0DraftNormal"/>
        <w:rPr>
          <w:rFonts w:ascii="Montserrat" w:hAnsi="Montserrat"/>
          <w:spacing w:val="-1"/>
          <w:sz w:val="24"/>
        </w:rPr>
      </w:pPr>
    </w:p>
    <w:p w:rsidR="0008581E" w:rsidRPr="00B3633A" w:rsidRDefault="0008581E">
      <w:pPr>
        <w:pStyle w:val="0DraftNormal"/>
        <w:rPr>
          <w:rFonts w:ascii="Montserrat" w:hAnsi="Montserrat"/>
          <w:spacing w:val="-1"/>
          <w:sz w:val="24"/>
        </w:rPr>
      </w:pPr>
      <w:r w:rsidRPr="00B3633A">
        <w:rPr>
          <w:rFonts w:ascii="Montserrat" w:hAnsi="Montserrat"/>
          <w:spacing w:val="-1"/>
          <w:sz w:val="24"/>
        </w:rPr>
        <w:t xml:space="preserve">Ambushed—liaisons &amp; confrontations—kevin—innovations... The enemy made an attack against the envoys from the dead, as much a diversion to get the drop on av as to drive the emissaries away. </w:t>
      </w:r>
    </w:p>
    <w:p w:rsidR="0008581E" w:rsidRPr="00B3633A" w:rsidRDefault="0008581E">
      <w:pPr>
        <w:pStyle w:val="0DraftNormal"/>
        <w:rPr>
          <w:rFonts w:ascii="Montserrat" w:hAnsi="Montserrat"/>
          <w:spacing w:val="-1"/>
          <w:sz w:val="24"/>
        </w:rPr>
      </w:pPr>
    </w:p>
    <w:p w:rsidR="0008581E" w:rsidRPr="00B3633A" w:rsidRDefault="0008581E">
      <w:pPr>
        <w:pStyle w:val="0DraftNormal"/>
        <w:rPr>
          <w:rFonts w:ascii="Montserrat" w:hAnsi="Montserrat"/>
          <w:spacing w:val="-1"/>
          <w:sz w:val="24"/>
        </w:rPr>
      </w:pPr>
      <w:r w:rsidRPr="00B3633A">
        <w:rPr>
          <w:rFonts w:ascii="Montserrat" w:hAnsi="Montserrat"/>
          <w:spacing w:val="-1"/>
          <w:sz w:val="24"/>
        </w:rPr>
        <w:t xml:space="preserve">However, the group as a whole relished the violent clAsia, and the assassin was cowed—unknowingly on her part—by av. </w:t>
      </w:r>
    </w:p>
    <w:p w:rsidR="0008581E" w:rsidRPr="00B3633A" w:rsidRDefault="0008581E">
      <w:pPr>
        <w:pStyle w:val="0DraftNormal"/>
        <w:rPr>
          <w:rFonts w:ascii="Montserrat" w:hAnsi="Montserrat"/>
          <w:spacing w:val="-1"/>
          <w:sz w:val="24"/>
        </w:rPr>
      </w:pPr>
    </w:p>
    <w:p w:rsidR="0008581E" w:rsidRPr="00B3633A" w:rsidRDefault="0008581E">
      <w:pPr>
        <w:pStyle w:val="0DraftNormal"/>
        <w:rPr>
          <w:rFonts w:ascii="Montserrat" w:hAnsi="Montserrat"/>
          <w:spacing w:val="-1"/>
          <w:sz w:val="24"/>
        </w:rPr>
      </w:pPr>
      <w:r w:rsidRPr="00B3633A">
        <w:rPr>
          <w:rFonts w:ascii="Montserrat" w:hAnsi="Montserrat"/>
          <w:spacing w:val="-1"/>
          <w:sz w:val="24"/>
        </w:rPr>
        <w:t xml:space="preserve">Later, after a follow up by av and rook—still trying to uncover her nemesis—they kick back at av's apartment for the evening. </w:t>
      </w:r>
    </w:p>
    <w:p w:rsidR="0008581E" w:rsidRPr="00B3633A" w:rsidRDefault="0008581E">
      <w:pPr>
        <w:pStyle w:val="0DraftNormal"/>
        <w:rPr>
          <w:rFonts w:ascii="Montserrat" w:hAnsi="Montserrat"/>
          <w:spacing w:val="-1"/>
          <w:sz w:val="24"/>
        </w:rPr>
      </w:pPr>
    </w:p>
    <w:p w:rsidR="0008581E" w:rsidRPr="00B3633A" w:rsidRDefault="0008581E">
      <w:pPr>
        <w:pStyle w:val="0DraftNormal"/>
        <w:rPr>
          <w:rFonts w:ascii="Montserrat" w:hAnsi="Montserrat"/>
          <w:spacing w:val="-1"/>
          <w:sz w:val="24"/>
        </w:rPr>
      </w:pPr>
      <w:r w:rsidRPr="00B3633A">
        <w:rPr>
          <w:rFonts w:ascii="Montserrat" w:hAnsi="Montserrat"/>
          <w:spacing w:val="-1"/>
          <w:sz w:val="24"/>
        </w:rPr>
        <w:t xml:space="preserve">Thoughts of mortality led avonlea to perceive rook as both vulnerable and fascinating. </w:t>
      </w:r>
    </w:p>
    <w:p w:rsidR="0008581E" w:rsidRPr="00B3633A" w:rsidRDefault="0008581E">
      <w:pPr>
        <w:pStyle w:val="0DraftNormal"/>
        <w:rPr>
          <w:rFonts w:ascii="Montserrat" w:hAnsi="Montserrat"/>
          <w:spacing w:val="-1"/>
          <w:sz w:val="24"/>
        </w:rPr>
      </w:pPr>
    </w:p>
    <w:p w:rsidR="0008581E" w:rsidRPr="00B3633A" w:rsidRDefault="0008581E">
      <w:pPr>
        <w:pStyle w:val="0DraftNormal"/>
        <w:rPr>
          <w:rFonts w:ascii="Montserrat" w:hAnsi="Montserrat"/>
          <w:spacing w:val="-1"/>
          <w:sz w:val="24"/>
        </w:rPr>
      </w:pPr>
      <w:r w:rsidRPr="00B3633A">
        <w:rPr>
          <w:rFonts w:ascii="Montserrat" w:hAnsi="Montserrat"/>
          <w:spacing w:val="-1"/>
          <w:sz w:val="24"/>
        </w:rPr>
        <w:t xml:space="preserve">Her impetuous, and innocent fascination to touch him confused and tormented him. </w:t>
      </w:r>
    </w:p>
    <w:p w:rsidR="0008581E" w:rsidRPr="00B3633A" w:rsidRDefault="0008581E">
      <w:pPr>
        <w:pStyle w:val="0DraftNormal"/>
        <w:rPr>
          <w:rFonts w:ascii="Montserrat" w:hAnsi="Montserrat"/>
          <w:spacing w:val="-1"/>
          <w:sz w:val="24"/>
        </w:rPr>
      </w:pPr>
    </w:p>
    <w:p w:rsidR="0008581E" w:rsidRPr="00B3633A" w:rsidRDefault="0008581E">
      <w:pPr>
        <w:pStyle w:val="0DraftNormal"/>
        <w:rPr>
          <w:rFonts w:ascii="Montserrat" w:hAnsi="Montserrat"/>
          <w:spacing w:val="-1"/>
          <w:sz w:val="24"/>
        </w:rPr>
      </w:pPr>
      <w:r w:rsidRPr="00B3633A">
        <w:rPr>
          <w:rFonts w:ascii="Montserrat" w:hAnsi="Montserrat"/>
          <w:spacing w:val="-1"/>
          <w:sz w:val="24"/>
        </w:rPr>
        <w:t xml:space="preserve">Their consummation was witnessed by her unwanted amour, dirk. </w:t>
      </w:r>
    </w:p>
    <w:p w:rsidR="0008581E" w:rsidRPr="00B3633A" w:rsidRDefault="0008581E">
      <w:pPr>
        <w:pStyle w:val="0DraftNormal"/>
        <w:rPr>
          <w:rFonts w:ascii="Montserrat" w:hAnsi="Montserrat"/>
          <w:spacing w:val="-1"/>
          <w:sz w:val="24"/>
        </w:rPr>
      </w:pPr>
    </w:p>
    <w:p w:rsidR="0008581E" w:rsidRPr="00B3633A" w:rsidRDefault="0008581E">
      <w:pPr>
        <w:pStyle w:val="0DraftNormal"/>
        <w:rPr>
          <w:rFonts w:ascii="Montserrat" w:hAnsi="Montserrat"/>
          <w:spacing w:val="-1"/>
          <w:sz w:val="24"/>
        </w:rPr>
      </w:pPr>
      <w:r w:rsidRPr="00B3633A">
        <w:rPr>
          <w:rFonts w:ascii="Montserrat" w:hAnsi="Montserrat"/>
          <w:spacing w:val="-1"/>
          <w:sz w:val="24"/>
        </w:rPr>
        <w:t xml:space="preserve">He confronted her, a chasm widening between them as his emotions turn corrosive. </w:t>
      </w:r>
    </w:p>
    <w:p w:rsidR="0008581E" w:rsidRPr="00B3633A" w:rsidRDefault="0008581E">
      <w:pPr>
        <w:pStyle w:val="0DraftNormal"/>
        <w:rPr>
          <w:rFonts w:ascii="Montserrat" w:hAnsi="Montserrat"/>
          <w:spacing w:val="-1"/>
          <w:sz w:val="24"/>
        </w:rPr>
      </w:pPr>
    </w:p>
    <w:p w:rsidR="0008581E" w:rsidRPr="00B3633A" w:rsidRDefault="0008581E">
      <w:pPr>
        <w:pStyle w:val="0DraftNormal"/>
        <w:rPr>
          <w:rFonts w:ascii="Montserrat" w:hAnsi="Montserrat"/>
          <w:spacing w:val="-1"/>
          <w:sz w:val="24"/>
        </w:rPr>
      </w:pPr>
      <w:r w:rsidRPr="00B3633A">
        <w:rPr>
          <w:rFonts w:ascii="Montserrat" w:hAnsi="Montserrat"/>
          <w:spacing w:val="-1"/>
          <w:sz w:val="24"/>
        </w:rPr>
        <w:t xml:space="preserve">Kzeisza, eavesdropping, heard the question and pain that visit av, and submitted to a new compulsion. </w:t>
      </w:r>
    </w:p>
    <w:p w:rsidR="0008581E" w:rsidRPr="00B3633A" w:rsidRDefault="0008581E">
      <w:pPr>
        <w:pStyle w:val="0DraftNormal"/>
        <w:rPr>
          <w:rFonts w:ascii="Montserrat" w:hAnsi="Montserrat"/>
          <w:spacing w:val="-1"/>
          <w:sz w:val="24"/>
        </w:rPr>
      </w:pPr>
    </w:p>
    <w:p w:rsidR="0008581E" w:rsidRPr="00B3633A" w:rsidRDefault="0008581E">
      <w:pPr>
        <w:pStyle w:val="0DraftNormal"/>
        <w:rPr>
          <w:rFonts w:ascii="Montserrat" w:hAnsi="Montserrat"/>
          <w:spacing w:val="-1"/>
          <w:sz w:val="24"/>
        </w:rPr>
      </w:pPr>
      <w:r w:rsidRPr="00B3633A">
        <w:rPr>
          <w:rFonts w:ascii="Montserrat" w:hAnsi="Montserrat"/>
          <w:spacing w:val="-1"/>
          <w:sz w:val="24"/>
        </w:rPr>
        <w:t xml:space="preserve">His timing and turn of phrase were perfect and she rebounded right to him, as a man called kevin. </w:t>
      </w:r>
    </w:p>
    <w:p w:rsidR="0008581E" w:rsidRPr="00B3633A" w:rsidRDefault="0008581E">
      <w:pPr>
        <w:pStyle w:val="0DraftNormal"/>
        <w:rPr>
          <w:rFonts w:ascii="Montserrat" w:hAnsi="Montserrat"/>
          <w:spacing w:val="-1"/>
          <w:sz w:val="24"/>
        </w:rPr>
      </w:pPr>
    </w:p>
    <w:p w:rsidR="0008581E" w:rsidRPr="00B3633A" w:rsidRDefault="0008581E">
      <w:pPr>
        <w:pStyle w:val="0DraftNormal"/>
        <w:rPr>
          <w:rFonts w:ascii="Montserrat" w:hAnsi="Montserrat"/>
          <w:spacing w:val="-1"/>
          <w:sz w:val="24"/>
        </w:rPr>
      </w:pPr>
      <w:r w:rsidRPr="00B3633A">
        <w:rPr>
          <w:rFonts w:ascii="Montserrat" w:hAnsi="Montserrat"/>
          <w:spacing w:val="-1"/>
          <w:sz w:val="24"/>
        </w:rPr>
        <w:t xml:space="preserve">The next day, she worked more with blanc. </w:t>
      </w:r>
    </w:p>
    <w:p w:rsidR="0008581E" w:rsidRPr="00B3633A" w:rsidRDefault="0008581E">
      <w:pPr>
        <w:pStyle w:val="0DraftNormal"/>
        <w:rPr>
          <w:rFonts w:ascii="Montserrat" w:hAnsi="Montserrat"/>
          <w:spacing w:val="-1"/>
          <w:sz w:val="24"/>
        </w:rPr>
      </w:pPr>
    </w:p>
    <w:p w:rsidR="0008581E" w:rsidRPr="00B3633A" w:rsidRDefault="0008581E">
      <w:pPr>
        <w:pStyle w:val="0DraftNormal"/>
        <w:rPr>
          <w:rFonts w:ascii="Montserrat" w:hAnsi="Montserrat"/>
          <w:spacing w:val="-1"/>
          <w:sz w:val="24"/>
        </w:rPr>
      </w:pPr>
      <w:r w:rsidRPr="00B3633A">
        <w:rPr>
          <w:rFonts w:ascii="Montserrat" w:hAnsi="Montserrat"/>
          <w:spacing w:val="-1"/>
          <w:sz w:val="24"/>
        </w:rPr>
        <w:t xml:space="preserve">In blanc, she saw several clues to what in the far future would save her soul. </w:t>
      </w:r>
    </w:p>
    <w:p w:rsidR="0008581E" w:rsidRPr="00B3633A" w:rsidRDefault="0008581E">
      <w:pPr>
        <w:pStyle w:val="0DraftNormal"/>
        <w:rPr>
          <w:rFonts w:ascii="Montserrat" w:hAnsi="Montserrat"/>
          <w:spacing w:val="-1"/>
          <w:sz w:val="24"/>
        </w:rPr>
      </w:pPr>
    </w:p>
    <w:p w:rsidR="0008581E" w:rsidRPr="00B3633A" w:rsidRDefault="0008581E">
      <w:pPr>
        <w:pStyle w:val="0DraftNormal"/>
        <w:rPr>
          <w:rFonts w:ascii="Montserrat" w:hAnsi="Montserrat"/>
          <w:spacing w:val="-1"/>
          <w:sz w:val="24"/>
        </w:rPr>
      </w:pPr>
      <w:r w:rsidRPr="00B3633A">
        <w:rPr>
          <w:rFonts w:ascii="Montserrat" w:hAnsi="Montserrat"/>
          <w:spacing w:val="-1"/>
          <w:sz w:val="24"/>
        </w:rPr>
        <w:t xml:space="preserve">That evening, she was drawn away by kevin and tossed into a whirling world of the elite scene. </w:t>
      </w:r>
    </w:p>
    <w:p w:rsidR="0008581E" w:rsidRPr="00B3633A" w:rsidRDefault="0008581E">
      <w:pPr>
        <w:pStyle w:val="0DraftNormal"/>
        <w:rPr>
          <w:rFonts w:ascii="Montserrat" w:hAnsi="Montserrat"/>
          <w:spacing w:val="-1"/>
          <w:sz w:val="24"/>
        </w:rPr>
      </w:pPr>
    </w:p>
    <w:p w:rsidR="0008581E" w:rsidRPr="00B3633A" w:rsidRDefault="0008581E">
      <w:pPr>
        <w:pStyle w:val="0DraftNormal"/>
        <w:rPr>
          <w:rFonts w:ascii="Montserrat" w:hAnsi="Montserrat"/>
          <w:spacing w:val="-1"/>
          <w:sz w:val="24"/>
        </w:rPr>
      </w:pPr>
      <w:r w:rsidRPr="00B3633A">
        <w:rPr>
          <w:rFonts w:ascii="Montserrat" w:hAnsi="Montserrat"/>
          <w:spacing w:val="-1"/>
          <w:sz w:val="24"/>
        </w:rPr>
        <w:t xml:space="preserve">She was a quiet gem in the party, protected from hungry eyes by the presence of her chaperon. </w:t>
      </w:r>
    </w:p>
    <w:p w:rsidR="0008581E" w:rsidRPr="00B3633A" w:rsidRDefault="0008581E">
      <w:pPr>
        <w:pStyle w:val="0DraftNormal"/>
        <w:rPr>
          <w:rFonts w:ascii="Montserrat" w:hAnsi="Montserrat"/>
          <w:spacing w:val="-1"/>
          <w:sz w:val="24"/>
        </w:rPr>
      </w:pPr>
    </w:p>
    <w:p w:rsidR="0008581E" w:rsidRPr="00B3633A" w:rsidRDefault="0008581E">
      <w:pPr>
        <w:pStyle w:val="0DraftNormal"/>
        <w:rPr>
          <w:rFonts w:ascii="Montserrat" w:hAnsi="Montserrat"/>
          <w:spacing w:val="-1"/>
          <w:sz w:val="24"/>
        </w:rPr>
      </w:pPr>
      <w:r w:rsidRPr="00B3633A">
        <w:rPr>
          <w:rFonts w:ascii="Montserrat" w:hAnsi="Montserrat"/>
          <w:spacing w:val="-1"/>
          <w:sz w:val="24"/>
        </w:rPr>
        <w:t xml:space="preserve">Just when she would give herself up to him, he withdrew and spared her. </w:t>
      </w:r>
    </w:p>
    <w:p w:rsidR="0008581E" w:rsidRPr="00B3633A" w:rsidRDefault="0008581E">
      <w:pPr>
        <w:pStyle w:val="0DraftNormal"/>
        <w:rPr>
          <w:rFonts w:ascii="Montserrat" w:hAnsi="Montserrat"/>
          <w:spacing w:val="-1"/>
          <w:sz w:val="24"/>
        </w:rPr>
      </w:pPr>
    </w:p>
    <w:p w:rsidR="0008581E" w:rsidRPr="00B3633A" w:rsidRDefault="0008581E">
      <w:pPr>
        <w:pStyle w:val="0DraftNormal"/>
        <w:rPr>
          <w:rFonts w:ascii="Montserrat" w:hAnsi="Montserrat"/>
          <w:spacing w:val="-1"/>
          <w:sz w:val="24"/>
        </w:rPr>
      </w:pPr>
      <w:r w:rsidRPr="00B3633A">
        <w:rPr>
          <w:rFonts w:ascii="Montserrat" w:hAnsi="Montserrat"/>
          <w:spacing w:val="-1"/>
          <w:sz w:val="24"/>
        </w:rPr>
        <w:t xml:space="preserve">He had her in his hand when rook came for her. </w:t>
      </w:r>
    </w:p>
    <w:p w:rsidR="0008581E" w:rsidRPr="00B3633A" w:rsidRDefault="0008581E">
      <w:pPr>
        <w:pStyle w:val="0DraftNormal"/>
        <w:rPr>
          <w:rFonts w:ascii="Montserrat" w:hAnsi="Montserrat"/>
          <w:spacing w:val="-1"/>
          <w:sz w:val="24"/>
        </w:rPr>
      </w:pPr>
    </w:p>
    <w:p w:rsidR="0008581E" w:rsidRPr="00B3633A" w:rsidRDefault="0008581E">
      <w:pPr>
        <w:pStyle w:val="0DraftNormal"/>
        <w:rPr>
          <w:rFonts w:ascii="Montserrat" w:hAnsi="Montserrat"/>
          <w:spacing w:val="-1"/>
          <w:sz w:val="24"/>
        </w:rPr>
      </w:pPr>
      <w:r w:rsidRPr="00B3633A">
        <w:rPr>
          <w:rFonts w:ascii="Montserrat" w:hAnsi="Montserrat"/>
          <w:spacing w:val="-1"/>
          <w:sz w:val="24"/>
        </w:rPr>
        <w:t xml:space="preserve">Like an older brother, he protected her from things she did not know were dangerous yet, and surprised her with his professionalism. </w:t>
      </w:r>
    </w:p>
    <w:p w:rsidR="0008581E" w:rsidRPr="00B3633A" w:rsidRDefault="0008581E">
      <w:pPr>
        <w:pStyle w:val="0DraftNormal"/>
        <w:rPr>
          <w:rFonts w:ascii="Montserrat" w:hAnsi="Montserrat"/>
          <w:spacing w:val="-1"/>
          <w:sz w:val="24"/>
        </w:rPr>
      </w:pPr>
    </w:p>
    <w:p w:rsidR="0008581E" w:rsidRPr="00B3633A" w:rsidRDefault="0008581E">
      <w:pPr>
        <w:pStyle w:val="0DraftNormal"/>
        <w:rPr>
          <w:rFonts w:ascii="Montserrat" w:hAnsi="Montserrat"/>
          <w:spacing w:val="-1"/>
          <w:sz w:val="24"/>
        </w:rPr>
      </w:pPr>
      <w:r w:rsidRPr="00B3633A">
        <w:rPr>
          <w:rFonts w:ascii="Montserrat" w:hAnsi="Montserrat"/>
          <w:spacing w:val="-1"/>
          <w:sz w:val="24"/>
        </w:rPr>
        <w:t xml:space="preserve">He warned her about the elite crowd. </w:t>
      </w:r>
    </w:p>
    <w:p w:rsidR="0008581E" w:rsidRPr="00B3633A" w:rsidRDefault="0008581E">
      <w:pPr>
        <w:pStyle w:val="0DraftNormal"/>
        <w:rPr>
          <w:rFonts w:ascii="Montserrat" w:hAnsi="Montserrat"/>
          <w:spacing w:val="-1"/>
          <w:sz w:val="24"/>
        </w:rPr>
      </w:pPr>
    </w:p>
    <w:p w:rsidR="0008581E" w:rsidRPr="00B3633A" w:rsidRDefault="0008581E">
      <w:pPr>
        <w:pStyle w:val="0DraftNormal"/>
        <w:rPr>
          <w:rFonts w:ascii="Montserrat" w:hAnsi="Montserrat"/>
          <w:spacing w:val="-1"/>
          <w:sz w:val="24"/>
        </w:rPr>
      </w:pPr>
      <w:r w:rsidRPr="00B3633A">
        <w:rPr>
          <w:rFonts w:ascii="Montserrat" w:hAnsi="Montserrat"/>
          <w:spacing w:val="-1"/>
          <w:sz w:val="24"/>
        </w:rPr>
        <w:t xml:space="preserve">She had much to think about. </w:t>
      </w:r>
    </w:p>
    <w:p w:rsidR="0008581E" w:rsidRPr="00B3633A" w:rsidRDefault="0008581E">
      <w:pPr>
        <w:pStyle w:val="0DraftNormal"/>
        <w:rPr>
          <w:rFonts w:ascii="Montserrat" w:hAnsi="Montserrat"/>
          <w:spacing w:val="-1"/>
          <w:sz w:val="24"/>
        </w:rPr>
      </w:pPr>
    </w:p>
    <w:p w:rsidR="0008581E" w:rsidRPr="00B3633A" w:rsidRDefault="0008581E">
      <w:pPr>
        <w:pStyle w:val="0DraftNormal"/>
        <w:rPr>
          <w:rFonts w:ascii="Montserrat" w:hAnsi="Montserrat"/>
          <w:spacing w:val="-1"/>
          <w:sz w:val="24"/>
        </w:rPr>
      </w:pPr>
      <w:r w:rsidRPr="00B3633A">
        <w:rPr>
          <w:rFonts w:ascii="Montserrat" w:hAnsi="Montserrat"/>
          <w:spacing w:val="-1"/>
          <w:sz w:val="24"/>
        </w:rPr>
        <w:t xml:space="preserve">Kzeisza watched her go with wistful anguish. </w:t>
      </w:r>
    </w:p>
    <w:p w:rsidR="0008581E" w:rsidRPr="00B3633A" w:rsidRDefault="0008581E">
      <w:pPr>
        <w:pStyle w:val="0DraftNormal"/>
        <w:rPr>
          <w:rFonts w:ascii="Montserrat" w:hAnsi="Montserrat"/>
          <w:spacing w:val="-1"/>
          <w:sz w:val="24"/>
        </w:rPr>
      </w:pPr>
    </w:p>
    <w:p w:rsidR="0008581E" w:rsidRPr="00B3633A" w:rsidRDefault="0008581E">
      <w:pPr>
        <w:pStyle w:val="0DraftNormal"/>
        <w:rPr>
          <w:rFonts w:ascii="Montserrat" w:hAnsi="Montserrat"/>
          <w:spacing w:val="-1"/>
          <w:sz w:val="24"/>
        </w:rPr>
      </w:pPr>
      <w:r w:rsidRPr="00B3633A">
        <w:rPr>
          <w:rFonts w:ascii="Montserrat" w:hAnsi="Montserrat"/>
          <w:spacing w:val="-1"/>
          <w:sz w:val="24"/>
        </w:rPr>
        <w:t xml:space="preserve">When av and rook lay together, kzeisza entered her mind to relish her bliss. </w:t>
      </w:r>
    </w:p>
    <w:p w:rsidR="0008581E" w:rsidRPr="00B3633A" w:rsidRDefault="0008581E">
      <w:pPr>
        <w:pStyle w:val="0DraftNormal"/>
        <w:rPr>
          <w:rFonts w:ascii="Montserrat" w:hAnsi="Montserrat"/>
          <w:spacing w:val="-1"/>
          <w:sz w:val="24"/>
        </w:rPr>
      </w:pPr>
    </w:p>
    <w:p w:rsidR="0008581E" w:rsidRPr="00B3633A" w:rsidRDefault="0008581E">
      <w:pPr>
        <w:pStyle w:val="0DraftNormal"/>
        <w:rPr>
          <w:rFonts w:ascii="Montserrat" w:hAnsi="Montserrat"/>
          <w:spacing w:val="-1"/>
          <w:sz w:val="24"/>
        </w:rPr>
      </w:pPr>
      <w:r w:rsidRPr="00B3633A">
        <w:rPr>
          <w:rFonts w:ascii="Montserrat" w:hAnsi="Montserrat"/>
          <w:spacing w:val="-1"/>
          <w:sz w:val="24"/>
        </w:rPr>
        <w:t xml:space="preserve">Tantalizing her, he bathed her in a waking dream that engulfed her with a passion which inspired rook. </w:t>
      </w:r>
    </w:p>
    <w:p w:rsidR="0008581E" w:rsidRPr="00B3633A" w:rsidRDefault="0008581E">
      <w:pPr>
        <w:pStyle w:val="0DraftNormal"/>
        <w:rPr>
          <w:rFonts w:ascii="Montserrat" w:hAnsi="Montserrat"/>
          <w:spacing w:val="-1"/>
          <w:sz w:val="24"/>
        </w:rPr>
      </w:pPr>
    </w:p>
    <w:p w:rsidR="0008581E" w:rsidRPr="00B3633A" w:rsidRDefault="0008581E">
      <w:pPr>
        <w:pStyle w:val="0DraftNormal"/>
        <w:rPr>
          <w:rFonts w:ascii="Montserrat" w:hAnsi="Montserrat"/>
          <w:spacing w:val="-1"/>
          <w:sz w:val="24"/>
        </w:rPr>
      </w:pPr>
      <w:r w:rsidRPr="00B3633A">
        <w:rPr>
          <w:rFonts w:ascii="Montserrat" w:hAnsi="Montserrat"/>
          <w:spacing w:val="-1"/>
          <w:sz w:val="24"/>
        </w:rPr>
        <w:t xml:space="preserve">Unwittingly, kzeisza obscured the possibility that she would recognize his inevitable embracing possession of her that was to come, for his presence in her mind during her erotic moments conditioned her to expect his presence as something of a figment of her own imagination, or as a communion which she took rapture in without regret or recrimination. </w:t>
      </w:r>
    </w:p>
    <w:p w:rsidR="0008581E" w:rsidRPr="00B3633A" w:rsidRDefault="0008581E">
      <w:pPr>
        <w:pStyle w:val="0DraftNormal"/>
        <w:rPr>
          <w:rFonts w:ascii="Montserrat" w:hAnsi="Montserrat"/>
          <w:spacing w:val="-1"/>
          <w:sz w:val="24"/>
        </w:rPr>
      </w:pPr>
    </w:p>
    <w:p w:rsidR="0008581E" w:rsidRPr="00B3633A" w:rsidRDefault="0008581E">
      <w:pPr>
        <w:pStyle w:val="0DraftNormal"/>
        <w:rPr>
          <w:rFonts w:ascii="Montserrat" w:hAnsi="Montserrat"/>
          <w:spacing w:val="-1"/>
          <w:sz w:val="24"/>
        </w:rPr>
      </w:pPr>
      <w:r w:rsidRPr="00B3633A">
        <w:rPr>
          <w:rFonts w:ascii="Montserrat" w:hAnsi="Montserrat"/>
          <w:spacing w:val="-1"/>
          <w:sz w:val="24"/>
        </w:rPr>
        <w:t xml:space="preserve">She actually wanted to give him this erotic bliss, for at last she was beginning to realize what this was to him. </w:t>
      </w:r>
    </w:p>
    <w:p w:rsidR="0008581E" w:rsidRPr="00B3633A" w:rsidRDefault="0008581E">
      <w:pPr>
        <w:pStyle w:val="0DraftNormal"/>
        <w:rPr>
          <w:rFonts w:ascii="Montserrat" w:hAnsi="Montserrat"/>
          <w:spacing w:val="-1"/>
          <w:sz w:val="24"/>
        </w:rPr>
      </w:pPr>
    </w:p>
    <w:p w:rsidR="0008581E" w:rsidRPr="00B3633A" w:rsidRDefault="0008581E">
      <w:pPr>
        <w:pStyle w:val="0DraftNormal"/>
        <w:rPr>
          <w:rFonts w:ascii="Montserrat" w:hAnsi="Montserrat"/>
          <w:spacing w:val="-1"/>
          <w:sz w:val="24"/>
        </w:rPr>
      </w:pPr>
      <w:r w:rsidRPr="00B3633A">
        <w:rPr>
          <w:rFonts w:ascii="Montserrat" w:hAnsi="Montserrat"/>
          <w:spacing w:val="-1"/>
          <w:sz w:val="24"/>
        </w:rPr>
        <w:t xml:space="preserve">She understood him because of it. </w:t>
      </w:r>
    </w:p>
    <w:p w:rsidR="0008581E" w:rsidRPr="00B3633A" w:rsidRDefault="0008581E">
      <w:pPr>
        <w:pStyle w:val="0DraftNormal"/>
        <w:rPr>
          <w:rFonts w:ascii="Montserrat" w:hAnsi="Montserrat"/>
          <w:spacing w:val="-1"/>
          <w:sz w:val="24"/>
        </w:rPr>
      </w:pPr>
    </w:p>
    <w:p w:rsidR="0008581E" w:rsidRPr="00B3633A" w:rsidRDefault="0008581E">
      <w:pPr>
        <w:pStyle w:val="0DraftNormal"/>
        <w:rPr>
          <w:rFonts w:ascii="Montserrat" w:hAnsi="Montserrat"/>
          <w:spacing w:val="-1"/>
          <w:sz w:val="24"/>
        </w:rPr>
      </w:pPr>
      <w:r w:rsidRPr="00B3633A">
        <w:rPr>
          <w:rFonts w:ascii="Montserrat" w:hAnsi="Montserrat"/>
          <w:spacing w:val="-1"/>
          <w:sz w:val="24"/>
        </w:rPr>
        <w:t xml:space="preserve">Rook, as his own evolution as an individual required, used a condom (a first experience for avonlea). </w:t>
      </w:r>
    </w:p>
    <w:p w:rsidR="0008581E" w:rsidRPr="00B3633A" w:rsidRDefault="0008581E">
      <w:pPr>
        <w:pStyle w:val="0DraftNormal"/>
        <w:rPr>
          <w:rFonts w:ascii="Montserrat" w:hAnsi="Montserrat"/>
          <w:spacing w:val="-1"/>
          <w:sz w:val="24"/>
        </w:rPr>
      </w:pPr>
    </w:p>
    <w:p w:rsidR="0008581E" w:rsidRPr="00B3633A" w:rsidRDefault="0008581E">
      <w:pPr>
        <w:pStyle w:val="0DraftNormal"/>
        <w:rPr>
          <w:rFonts w:ascii="Montserrat" w:hAnsi="Montserrat"/>
          <w:spacing w:val="-1"/>
          <w:sz w:val="24"/>
        </w:rPr>
      </w:pPr>
      <w:r w:rsidRPr="00B3633A">
        <w:rPr>
          <w:rFonts w:ascii="Montserrat" w:hAnsi="Montserrat"/>
          <w:spacing w:val="-1"/>
          <w:sz w:val="24"/>
        </w:rPr>
        <w:t xml:space="preserve">However, in her embrace with kevin she got pregnant. </w:t>
      </w:r>
    </w:p>
    <w:p w:rsidR="0008581E" w:rsidRPr="00B3633A" w:rsidRDefault="0008581E">
      <w:pPr>
        <w:pStyle w:val="0DraftNormal"/>
        <w:rPr>
          <w:rFonts w:ascii="Montserrat" w:hAnsi="Montserrat"/>
          <w:spacing w:val="-1"/>
          <w:sz w:val="24"/>
        </w:rPr>
      </w:pPr>
    </w:p>
    <w:p w:rsidR="0008581E" w:rsidRPr="00B3633A" w:rsidRDefault="0008581E">
      <w:pPr>
        <w:pStyle w:val="0DraftNormal"/>
        <w:rPr>
          <w:rFonts w:ascii="Montserrat" w:hAnsi="Montserrat"/>
          <w:spacing w:val="-1"/>
          <w:sz w:val="24"/>
        </w:rPr>
      </w:pPr>
      <w:r w:rsidRPr="00B3633A">
        <w:rPr>
          <w:rFonts w:ascii="Montserrat" w:hAnsi="Montserrat"/>
          <w:spacing w:val="-1"/>
          <w:sz w:val="24"/>
        </w:rPr>
        <w:t xml:space="preserve">Thinking him human, she did not understand this until her body was spiritually disemboweled by the embryo's resistance to her physical shift. </w:t>
      </w:r>
    </w:p>
    <w:p w:rsidR="0008581E" w:rsidRPr="00B3633A" w:rsidRDefault="0008581E">
      <w:pPr>
        <w:pStyle w:val="0DraftNormal"/>
        <w:rPr>
          <w:rFonts w:ascii="Montserrat" w:hAnsi="Montserrat"/>
          <w:spacing w:val="-1"/>
          <w:sz w:val="24"/>
        </w:rPr>
      </w:pPr>
    </w:p>
    <w:p w:rsidR="0008581E" w:rsidRPr="00B3633A" w:rsidRDefault="0008581E">
      <w:pPr>
        <w:pStyle w:val="0DraftNormal"/>
        <w:rPr>
          <w:rFonts w:ascii="Montserrat" w:hAnsi="Montserrat"/>
          <w:spacing w:val="-1"/>
          <w:sz w:val="24"/>
        </w:rPr>
      </w:pPr>
      <w:r w:rsidRPr="00B3633A">
        <w:rPr>
          <w:rFonts w:ascii="Montserrat" w:hAnsi="Montserrat"/>
          <w:spacing w:val="-1"/>
          <w:sz w:val="24"/>
        </w:rPr>
        <w:t xml:space="preserve">The dynamics were, as she turned her attention to that particular gesture, there was a momentary feeling of having forgotten something. </w:t>
      </w:r>
    </w:p>
    <w:p w:rsidR="0008581E" w:rsidRPr="00B3633A" w:rsidRDefault="0008581E">
      <w:pPr>
        <w:pStyle w:val="0DraftNormal"/>
        <w:rPr>
          <w:rFonts w:ascii="Montserrat" w:hAnsi="Montserrat"/>
          <w:spacing w:val="-1"/>
          <w:sz w:val="24"/>
        </w:rPr>
      </w:pPr>
    </w:p>
    <w:p w:rsidR="0008581E" w:rsidRPr="00B3633A" w:rsidRDefault="0008581E">
      <w:pPr>
        <w:pStyle w:val="0DraftNormal"/>
        <w:rPr>
          <w:rFonts w:ascii="Montserrat" w:hAnsi="Montserrat"/>
          <w:spacing w:val="-1"/>
          <w:sz w:val="24"/>
        </w:rPr>
      </w:pPr>
      <w:r w:rsidRPr="00B3633A">
        <w:rPr>
          <w:rFonts w:ascii="Montserrat" w:hAnsi="Montserrat"/>
          <w:spacing w:val="-1"/>
          <w:sz w:val="24"/>
        </w:rPr>
        <w:t xml:space="preserve">Not realizing that she was supporting another life, she didn't think to make the necessary adjustment her kind could to retain the pregnancy. </w:t>
      </w:r>
    </w:p>
    <w:p w:rsidR="0008581E" w:rsidRPr="00B3633A" w:rsidRDefault="0008581E">
      <w:pPr>
        <w:pStyle w:val="0DraftNormal"/>
        <w:rPr>
          <w:rFonts w:ascii="Montserrat" w:hAnsi="Montserrat"/>
          <w:spacing w:val="-1"/>
          <w:sz w:val="24"/>
        </w:rPr>
      </w:pPr>
    </w:p>
    <w:p w:rsidR="0008581E" w:rsidRPr="00B3633A" w:rsidRDefault="0008581E">
      <w:pPr>
        <w:pStyle w:val="0DraftNormal"/>
        <w:rPr>
          <w:rFonts w:ascii="Montserrat" w:hAnsi="Montserrat"/>
          <w:spacing w:val="-1"/>
          <w:sz w:val="24"/>
        </w:rPr>
      </w:pPr>
      <w:r w:rsidRPr="00B3633A">
        <w:rPr>
          <w:rFonts w:ascii="Montserrat" w:hAnsi="Montserrat"/>
          <w:spacing w:val="-1"/>
          <w:sz w:val="24"/>
        </w:rPr>
        <w:t xml:space="preserve">Since she had never really confronted this issue, she did not realize how many times she had aborted this way. </w:t>
      </w:r>
    </w:p>
    <w:p w:rsidR="0008581E" w:rsidRPr="00B3633A" w:rsidRDefault="0008581E">
      <w:pPr>
        <w:pStyle w:val="0DraftNormal"/>
        <w:rPr>
          <w:rFonts w:ascii="Montserrat" w:hAnsi="Montserrat"/>
          <w:spacing w:val="-1"/>
          <w:sz w:val="24"/>
        </w:rPr>
      </w:pPr>
    </w:p>
    <w:p w:rsidR="0008581E" w:rsidRPr="00B3633A" w:rsidRDefault="0008581E">
      <w:pPr>
        <w:pStyle w:val="0DraftNormal"/>
        <w:rPr>
          <w:rFonts w:ascii="Montserrat" w:hAnsi="Montserrat"/>
          <w:spacing w:val="-1"/>
          <w:sz w:val="24"/>
        </w:rPr>
      </w:pPr>
      <w:r w:rsidRPr="00B3633A">
        <w:rPr>
          <w:rFonts w:ascii="Montserrat" w:hAnsi="Montserrat"/>
          <w:spacing w:val="-1"/>
          <w:sz w:val="24"/>
        </w:rPr>
        <w:t xml:space="preserve">As she pushed through the gesture, an incredible wrenching tore through her—an instant and violent period. </w:t>
      </w:r>
    </w:p>
    <w:p w:rsidR="0008581E" w:rsidRPr="00B3633A" w:rsidRDefault="0008581E">
      <w:pPr>
        <w:pStyle w:val="0DraftNormal"/>
        <w:rPr>
          <w:rFonts w:ascii="Montserrat" w:hAnsi="Montserrat"/>
          <w:spacing w:val="-1"/>
          <w:sz w:val="24"/>
        </w:rPr>
      </w:pPr>
    </w:p>
    <w:p w:rsidR="0008581E" w:rsidRPr="00B3633A" w:rsidRDefault="0008581E">
      <w:pPr>
        <w:pStyle w:val="0DraftNormal"/>
        <w:rPr>
          <w:rFonts w:ascii="Montserrat" w:hAnsi="Montserrat"/>
          <w:spacing w:val="-1"/>
          <w:sz w:val="24"/>
        </w:rPr>
      </w:pPr>
      <w:r w:rsidRPr="00B3633A">
        <w:rPr>
          <w:rFonts w:ascii="Montserrat" w:hAnsi="Montserrat"/>
          <w:spacing w:val="-1"/>
          <w:sz w:val="24"/>
        </w:rPr>
        <w:t xml:space="preserve">The backlAsia occured on the event horizon of the shift, so she did not actually shift, but dealt with her pain in her present form. </w:t>
      </w:r>
    </w:p>
    <w:p w:rsidR="0008581E" w:rsidRPr="00B3633A" w:rsidRDefault="0008581E">
      <w:pPr>
        <w:pStyle w:val="0DraftNormal"/>
        <w:rPr>
          <w:rFonts w:ascii="Montserrat" w:hAnsi="Montserrat"/>
          <w:spacing w:val="-1"/>
          <w:sz w:val="24"/>
        </w:rPr>
      </w:pPr>
    </w:p>
    <w:p w:rsidR="0008581E" w:rsidRPr="00B3633A" w:rsidRDefault="0008581E">
      <w:pPr>
        <w:pStyle w:val="0DraftNormal"/>
        <w:rPr>
          <w:rFonts w:ascii="Montserrat" w:hAnsi="Montserrat"/>
          <w:spacing w:val="-1"/>
          <w:sz w:val="24"/>
        </w:rPr>
      </w:pPr>
      <w:r w:rsidRPr="00B3633A">
        <w:rPr>
          <w:rFonts w:ascii="Montserrat" w:hAnsi="Montserrat"/>
          <w:spacing w:val="-1"/>
          <w:sz w:val="24"/>
        </w:rPr>
        <w:t xml:space="preserve">At this time, she came to understand what this means. </w:t>
      </w:r>
    </w:p>
    <w:p w:rsidR="0008581E" w:rsidRPr="00B3633A" w:rsidRDefault="0008581E">
      <w:pPr>
        <w:pStyle w:val="0DraftNormal"/>
        <w:rPr>
          <w:rFonts w:ascii="Montserrat" w:hAnsi="Montserrat"/>
          <w:spacing w:val="-1"/>
          <w:sz w:val="24"/>
        </w:rPr>
      </w:pPr>
    </w:p>
    <w:p w:rsidR="0008581E" w:rsidRPr="00B3633A" w:rsidRDefault="0008581E">
      <w:pPr>
        <w:pStyle w:val="0DraftNormal"/>
        <w:rPr>
          <w:rFonts w:ascii="Montserrat" w:hAnsi="Montserrat"/>
          <w:spacing w:val="-1"/>
          <w:sz w:val="24"/>
        </w:rPr>
      </w:pPr>
      <w:r w:rsidRPr="00B3633A">
        <w:rPr>
          <w:rFonts w:ascii="Montserrat" w:hAnsi="Montserrat"/>
          <w:spacing w:val="-1"/>
          <w:sz w:val="24"/>
        </w:rPr>
        <w:t xml:space="preserve">An opportunity for motherhood had been torn away from her by her ignorance. </w:t>
      </w:r>
    </w:p>
    <w:p w:rsidR="0008581E" w:rsidRPr="00B3633A" w:rsidRDefault="0008581E">
      <w:pPr>
        <w:pStyle w:val="0DraftNormal"/>
        <w:rPr>
          <w:rFonts w:ascii="Montserrat" w:hAnsi="Montserrat"/>
          <w:spacing w:val="-1"/>
          <w:sz w:val="24"/>
        </w:rPr>
      </w:pPr>
    </w:p>
    <w:p w:rsidR="0008581E" w:rsidRPr="00B3633A" w:rsidRDefault="0008581E">
      <w:pPr>
        <w:pStyle w:val="0DraftNormal"/>
        <w:rPr>
          <w:rFonts w:ascii="Montserrat" w:hAnsi="Montserrat"/>
          <w:spacing w:val="-1"/>
          <w:sz w:val="24"/>
        </w:rPr>
      </w:pPr>
      <w:r w:rsidRPr="00B3633A">
        <w:rPr>
          <w:rFonts w:ascii="Montserrat" w:hAnsi="Montserrat"/>
          <w:spacing w:val="-1"/>
          <w:sz w:val="24"/>
        </w:rPr>
        <w:t xml:space="preserve">Kzeisza had a history of influences in the identity of kevin zhan. </w:t>
      </w:r>
    </w:p>
    <w:p w:rsidR="0008581E" w:rsidRPr="00B3633A" w:rsidRDefault="0008581E">
      <w:pPr>
        <w:pStyle w:val="0DraftNormal"/>
        <w:rPr>
          <w:rFonts w:ascii="Montserrat" w:hAnsi="Montserrat"/>
          <w:spacing w:val="-1"/>
          <w:sz w:val="24"/>
        </w:rPr>
      </w:pPr>
    </w:p>
    <w:p w:rsidR="0008581E" w:rsidRPr="00B3633A" w:rsidRDefault="0008581E">
      <w:pPr>
        <w:pStyle w:val="0DraftNormal"/>
        <w:rPr>
          <w:rFonts w:ascii="Montserrat" w:hAnsi="Montserrat"/>
          <w:spacing w:val="-1"/>
          <w:sz w:val="24"/>
        </w:rPr>
      </w:pPr>
      <w:r w:rsidRPr="00B3633A">
        <w:rPr>
          <w:rFonts w:ascii="Montserrat" w:hAnsi="Montserrat"/>
          <w:spacing w:val="-1"/>
          <w:sz w:val="24"/>
        </w:rPr>
        <w:t xml:space="preserve">This human form allowed him to observe the city and its denizens. </w:t>
      </w:r>
    </w:p>
    <w:p w:rsidR="0008581E" w:rsidRPr="00B3633A" w:rsidRDefault="0008581E">
      <w:pPr>
        <w:pStyle w:val="0DraftNormal"/>
        <w:rPr>
          <w:rFonts w:ascii="Montserrat" w:hAnsi="Montserrat"/>
          <w:spacing w:val="-1"/>
          <w:sz w:val="24"/>
        </w:rPr>
      </w:pPr>
    </w:p>
    <w:p w:rsidR="0008581E" w:rsidRPr="00B3633A" w:rsidRDefault="0008581E">
      <w:pPr>
        <w:pStyle w:val="0DraftNormal"/>
        <w:rPr>
          <w:rFonts w:ascii="Montserrat" w:hAnsi="Montserrat"/>
          <w:spacing w:val="-1"/>
          <w:sz w:val="24"/>
        </w:rPr>
      </w:pPr>
      <w:r w:rsidRPr="00B3633A">
        <w:rPr>
          <w:rFonts w:ascii="Montserrat" w:hAnsi="Montserrat"/>
          <w:spacing w:val="-1"/>
          <w:sz w:val="24"/>
        </w:rPr>
        <w:t xml:space="preserve">He had an admirable amount of influence in the elite circles and corporate authorities which more or less rule vancouver and its vested interests. </w:t>
      </w:r>
    </w:p>
    <w:p w:rsidR="0008581E" w:rsidRPr="00B3633A" w:rsidRDefault="0008581E">
      <w:pPr>
        <w:pStyle w:val="0DraftNormal"/>
        <w:rPr>
          <w:rFonts w:ascii="Montserrat" w:hAnsi="Montserrat"/>
          <w:spacing w:val="-1"/>
          <w:sz w:val="24"/>
        </w:rPr>
      </w:pPr>
    </w:p>
    <w:p w:rsidR="0008581E" w:rsidRPr="00B3633A" w:rsidRDefault="0008581E">
      <w:pPr>
        <w:pStyle w:val="0DraftNormal"/>
        <w:rPr>
          <w:rFonts w:ascii="Montserrat" w:hAnsi="Montserrat"/>
          <w:spacing w:val="-1"/>
          <w:sz w:val="24"/>
        </w:rPr>
      </w:pPr>
      <w:r w:rsidRPr="00B3633A">
        <w:rPr>
          <w:rFonts w:ascii="Montserrat" w:hAnsi="Montserrat"/>
          <w:spacing w:val="-1"/>
          <w:sz w:val="24"/>
        </w:rPr>
        <w:t xml:space="preserve">In this identity, he was the foremost authority on ancient magic and martial arts. </w:t>
      </w:r>
    </w:p>
    <w:p w:rsidR="0008581E" w:rsidRPr="00B3633A" w:rsidRDefault="0008581E">
      <w:pPr>
        <w:pStyle w:val="0DraftNormal"/>
        <w:rPr>
          <w:rFonts w:ascii="Montserrat" w:hAnsi="Montserrat"/>
          <w:spacing w:val="-1"/>
          <w:sz w:val="24"/>
        </w:rPr>
      </w:pPr>
    </w:p>
    <w:p w:rsidR="0008581E" w:rsidRPr="00B3633A" w:rsidRDefault="0008581E">
      <w:pPr>
        <w:pStyle w:val="0DraftNormal"/>
        <w:rPr>
          <w:rFonts w:ascii="Montserrat" w:hAnsi="Montserrat"/>
          <w:spacing w:val="-1"/>
          <w:sz w:val="24"/>
        </w:rPr>
      </w:pPr>
      <w:r w:rsidRPr="00B3633A">
        <w:rPr>
          <w:rFonts w:ascii="Montserrat" w:hAnsi="Montserrat"/>
          <w:spacing w:val="-1"/>
          <w:sz w:val="24"/>
        </w:rPr>
        <w:t xml:space="preserve">As such, he was a recognized figure, and familiar with a number of the greatest talents in the city. </w:t>
      </w:r>
    </w:p>
    <w:p w:rsidR="0008581E" w:rsidRPr="00B3633A" w:rsidRDefault="0008581E">
      <w:pPr>
        <w:pStyle w:val="0DraftNormal"/>
        <w:rPr>
          <w:rFonts w:ascii="Montserrat" w:hAnsi="Montserrat"/>
          <w:spacing w:val="-1"/>
          <w:sz w:val="24"/>
        </w:rPr>
      </w:pPr>
    </w:p>
    <w:p w:rsidR="0008581E" w:rsidRPr="00B3633A" w:rsidRDefault="0008581E">
      <w:pPr>
        <w:pStyle w:val="0DraftNormal"/>
        <w:rPr>
          <w:rFonts w:ascii="Montserrat" w:hAnsi="Montserrat"/>
          <w:spacing w:val="-1"/>
          <w:sz w:val="24"/>
        </w:rPr>
      </w:pPr>
      <w:r w:rsidRPr="00B3633A">
        <w:rPr>
          <w:rFonts w:ascii="Montserrat" w:hAnsi="Montserrat"/>
          <w:spacing w:val="-1"/>
          <w:sz w:val="24"/>
        </w:rPr>
        <w:t xml:space="preserve">Kzeisza anzoar aioch kzhan sif vellosh ni aregriar sish mellyr weox dinevin lor—was more of his name, which went on for quite a bit, for a dragon could speak for a long time on just one breath. </w:t>
      </w:r>
    </w:p>
    <w:p w:rsidR="0008581E" w:rsidRPr="00B3633A" w:rsidRDefault="0008581E">
      <w:pPr>
        <w:pStyle w:val="0DraftNormal"/>
        <w:rPr>
          <w:rFonts w:ascii="Montserrat" w:hAnsi="Montserrat"/>
          <w:spacing w:val="-1"/>
          <w:sz w:val="24"/>
        </w:rPr>
      </w:pPr>
    </w:p>
    <w:p w:rsidR="0008581E" w:rsidRPr="00B3633A" w:rsidRDefault="0008581E">
      <w:pPr>
        <w:pStyle w:val="0DraftNormal"/>
        <w:rPr>
          <w:rFonts w:ascii="Montserrat" w:hAnsi="Montserrat"/>
          <w:spacing w:val="-1"/>
          <w:sz w:val="24"/>
        </w:rPr>
      </w:pPr>
      <w:r w:rsidRPr="00B3633A">
        <w:rPr>
          <w:rFonts w:ascii="Montserrat" w:hAnsi="Montserrat"/>
          <w:spacing w:val="-1"/>
          <w:sz w:val="24"/>
        </w:rPr>
        <w:t xml:space="preserve">A crime of his own ego, he signed his name k zhan—perils forgive those who notice this. </w:t>
      </w:r>
    </w:p>
    <w:p w:rsidR="0008581E" w:rsidRPr="00B3633A" w:rsidRDefault="0008581E">
      <w:pPr>
        <w:pStyle w:val="0DraftNormal"/>
        <w:rPr>
          <w:rFonts w:ascii="Montserrat" w:hAnsi="Montserrat"/>
          <w:spacing w:val="-1"/>
          <w:sz w:val="24"/>
        </w:rPr>
      </w:pPr>
    </w:p>
    <w:p w:rsidR="0008581E" w:rsidRPr="00B3633A" w:rsidRDefault="0008581E">
      <w:pPr>
        <w:pStyle w:val="0DraftNormal"/>
        <w:rPr>
          <w:rFonts w:ascii="Montserrat" w:hAnsi="Montserrat"/>
          <w:spacing w:val="-1"/>
          <w:sz w:val="24"/>
        </w:rPr>
      </w:pPr>
      <w:r w:rsidRPr="00B3633A">
        <w:rPr>
          <w:rFonts w:ascii="Montserrat" w:hAnsi="Montserrat"/>
          <w:spacing w:val="-1"/>
          <w:sz w:val="24"/>
        </w:rPr>
        <w:t xml:space="preserve">A consummation. </w:t>
      </w:r>
    </w:p>
    <w:p w:rsidR="0008581E" w:rsidRPr="00B3633A" w:rsidRDefault="0008581E">
      <w:pPr>
        <w:pStyle w:val="0DraftNormal"/>
        <w:rPr>
          <w:rFonts w:ascii="Montserrat" w:hAnsi="Montserrat"/>
          <w:spacing w:val="-1"/>
          <w:sz w:val="24"/>
        </w:rPr>
      </w:pPr>
    </w:p>
    <w:p w:rsidR="0008581E" w:rsidRPr="00B3633A" w:rsidRDefault="0008581E">
      <w:pPr>
        <w:pStyle w:val="0DraftNormal"/>
        <w:rPr>
          <w:rFonts w:ascii="Montserrat" w:hAnsi="Montserrat"/>
          <w:spacing w:val="-1"/>
          <w:sz w:val="24"/>
        </w:rPr>
      </w:pPr>
      <w:r w:rsidRPr="00B3633A">
        <w:rPr>
          <w:rFonts w:ascii="Montserrat" w:hAnsi="Montserrat"/>
          <w:spacing w:val="-1"/>
          <w:sz w:val="24"/>
        </w:rPr>
        <w:t xml:space="preserve">This was a key chapter in the development of our primary characters. </w:t>
      </w:r>
    </w:p>
    <w:p w:rsidR="0008581E" w:rsidRPr="00B3633A" w:rsidRDefault="0008581E">
      <w:pPr>
        <w:pStyle w:val="0DraftNormal"/>
        <w:rPr>
          <w:rFonts w:ascii="Montserrat" w:hAnsi="Montserrat"/>
          <w:spacing w:val="-1"/>
          <w:sz w:val="24"/>
        </w:rPr>
      </w:pPr>
    </w:p>
    <w:p w:rsidR="0008581E" w:rsidRPr="00B3633A" w:rsidRDefault="0008581E">
      <w:pPr>
        <w:pStyle w:val="0DraftNormal"/>
        <w:rPr>
          <w:rFonts w:ascii="Montserrat" w:hAnsi="Montserrat"/>
          <w:spacing w:val="-1"/>
          <w:sz w:val="24"/>
        </w:rPr>
      </w:pPr>
      <w:r w:rsidRPr="00B3633A">
        <w:rPr>
          <w:rFonts w:ascii="Montserrat" w:hAnsi="Montserrat"/>
          <w:spacing w:val="-1"/>
          <w:sz w:val="24"/>
        </w:rPr>
        <w:t xml:space="preserve">Athenasia pushed av into the abstract, breaking her continuity. </w:t>
      </w:r>
    </w:p>
    <w:p w:rsidR="0008581E" w:rsidRPr="00B3633A" w:rsidRDefault="0008581E">
      <w:pPr>
        <w:pStyle w:val="0DraftNormal"/>
        <w:rPr>
          <w:rFonts w:ascii="Montserrat" w:hAnsi="Montserrat"/>
          <w:spacing w:val="-1"/>
          <w:sz w:val="24"/>
        </w:rPr>
      </w:pPr>
    </w:p>
    <w:p w:rsidR="0008581E" w:rsidRPr="00B3633A" w:rsidRDefault="0008581E">
      <w:pPr>
        <w:pStyle w:val="0DraftNormal"/>
        <w:rPr>
          <w:rFonts w:ascii="Montserrat" w:hAnsi="Montserrat"/>
          <w:spacing w:val="-1"/>
          <w:sz w:val="24"/>
        </w:rPr>
      </w:pPr>
      <w:r w:rsidRPr="00B3633A">
        <w:rPr>
          <w:rFonts w:ascii="Montserrat" w:hAnsi="Montserrat"/>
          <w:spacing w:val="-1"/>
          <w:sz w:val="24"/>
        </w:rPr>
        <w:t xml:space="preserve">Athenasia was torn away to the nexus while av was oblivious to all worlds. </w:t>
      </w:r>
    </w:p>
    <w:p w:rsidR="0008581E" w:rsidRPr="00B3633A" w:rsidRDefault="0008581E">
      <w:pPr>
        <w:pStyle w:val="0DraftNormal"/>
        <w:rPr>
          <w:rFonts w:ascii="Montserrat" w:hAnsi="Montserrat"/>
          <w:spacing w:val="-1"/>
          <w:sz w:val="24"/>
        </w:rPr>
      </w:pPr>
    </w:p>
    <w:p w:rsidR="0008581E" w:rsidRPr="00B3633A" w:rsidRDefault="0008581E">
      <w:pPr>
        <w:pStyle w:val="0DraftNormal"/>
        <w:rPr>
          <w:rFonts w:ascii="Montserrat" w:hAnsi="Montserrat"/>
          <w:spacing w:val="-1"/>
          <w:sz w:val="24"/>
        </w:rPr>
      </w:pPr>
      <w:r w:rsidRPr="00B3633A">
        <w:rPr>
          <w:rFonts w:ascii="Montserrat" w:hAnsi="Montserrat"/>
          <w:spacing w:val="-1"/>
          <w:sz w:val="24"/>
        </w:rPr>
        <w:t xml:space="preserve">After av returned to normal, she looked in on the set up for her department, then went on to her workout. </w:t>
      </w:r>
    </w:p>
    <w:p w:rsidR="0008581E" w:rsidRPr="00B3633A" w:rsidRDefault="0008581E">
      <w:pPr>
        <w:pStyle w:val="0DraftNormal"/>
        <w:rPr>
          <w:rFonts w:ascii="Montserrat" w:hAnsi="Montserrat"/>
          <w:spacing w:val="-1"/>
          <w:sz w:val="24"/>
        </w:rPr>
      </w:pPr>
    </w:p>
    <w:p w:rsidR="0008581E" w:rsidRPr="00B3633A" w:rsidRDefault="0008581E">
      <w:pPr>
        <w:pStyle w:val="0DraftNormal"/>
        <w:rPr>
          <w:rFonts w:ascii="Montserrat" w:hAnsi="Montserrat"/>
          <w:spacing w:val="-1"/>
          <w:sz w:val="24"/>
        </w:rPr>
      </w:pPr>
      <w:r w:rsidRPr="00B3633A">
        <w:rPr>
          <w:rFonts w:ascii="Montserrat" w:hAnsi="Montserrat"/>
          <w:spacing w:val="-1"/>
          <w:sz w:val="24"/>
        </w:rPr>
        <w:t xml:space="preserve">From there, she went to her regular date with kzeisza and he learned that her trust was absolute—it tested him. </w:t>
      </w:r>
    </w:p>
    <w:p w:rsidR="0008581E" w:rsidRPr="00B3633A" w:rsidRDefault="0008581E">
      <w:pPr>
        <w:pStyle w:val="0DraftNormal"/>
        <w:rPr>
          <w:rFonts w:ascii="Montserrat" w:hAnsi="Montserrat"/>
          <w:spacing w:val="-1"/>
          <w:sz w:val="24"/>
        </w:rPr>
      </w:pPr>
    </w:p>
    <w:p w:rsidR="0008581E" w:rsidRPr="00B3633A" w:rsidRDefault="0008581E">
      <w:pPr>
        <w:pStyle w:val="0DraftNormal"/>
        <w:rPr>
          <w:rFonts w:ascii="Montserrat" w:hAnsi="Montserrat"/>
          <w:spacing w:val="-1"/>
          <w:sz w:val="24"/>
        </w:rPr>
      </w:pPr>
      <w:r w:rsidRPr="00B3633A">
        <w:rPr>
          <w:rFonts w:ascii="Montserrat" w:hAnsi="Montserrat"/>
          <w:spacing w:val="-1"/>
          <w:sz w:val="24"/>
        </w:rPr>
        <w:t xml:space="preserve">During their embrace, kzeisza perceived the approach of the younger dragon. </w:t>
      </w:r>
    </w:p>
    <w:p w:rsidR="0008581E" w:rsidRPr="00B3633A" w:rsidRDefault="0008581E">
      <w:pPr>
        <w:pStyle w:val="0DraftNormal"/>
        <w:rPr>
          <w:rFonts w:ascii="Montserrat" w:hAnsi="Montserrat"/>
          <w:spacing w:val="-1"/>
          <w:sz w:val="24"/>
        </w:rPr>
      </w:pPr>
    </w:p>
    <w:p w:rsidR="0008581E" w:rsidRPr="00B3633A" w:rsidRDefault="0008581E">
      <w:pPr>
        <w:pStyle w:val="0DraftNormal"/>
        <w:rPr>
          <w:rFonts w:ascii="Montserrat" w:hAnsi="Montserrat"/>
          <w:spacing w:val="-1"/>
          <w:sz w:val="24"/>
        </w:rPr>
      </w:pPr>
      <w:r w:rsidRPr="00B3633A">
        <w:rPr>
          <w:rFonts w:ascii="Montserrat" w:hAnsi="Montserrat"/>
          <w:spacing w:val="-1"/>
          <w:sz w:val="24"/>
        </w:rPr>
        <w:t xml:space="preserve">Following the consummation of dragon and exotic, Athenasia re-entered the picture. </w:t>
      </w:r>
    </w:p>
    <w:p w:rsidR="0008581E" w:rsidRPr="00B3633A" w:rsidRDefault="0008581E">
      <w:pPr>
        <w:pStyle w:val="0DraftNormal"/>
        <w:rPr>
          <w:rFonts w:ascii="Montserrat" w:hAnsi="Montserrat"/>
          <w:spacing w:val="-1"/>
          <w:sz w:val="24"/>
        </w:rPr>
      </w:pPr>
    </w:p>
    <w:p w:rsidR="0008581E" w:rsidRPr="00B3633A" w:rsidRDefault="0008581E">
      <w:pPr>
        <w:pStyle w:val="0DraftNormal"/>
        <w:rPr>
          <w:rFonts w:ascii="Montserrat" w:hAnsi="Montserrat"/>
          <w:spacing w:val="-1"/>
          <w:sz w:val="24"/>
        </w:rPr>
      </w:pPr>
      <w:r w:rsidRPr="00B3633A">
        <w:rPr>
          <w:rFonts w:ascii="Montserrat" w:hAnsi="Montserrat"/>
          <w:spacing w:val="-1"/>
          <w:sz w:val="24"/>
        </w:rPr>
        <w:t xml:space="preserve">Another consummation bound the dragons, and av was re-introduced to her future nemesis and friend. </w:t>
      </w:r>
    </w:p>
    <w:p w:rsidR="0008581E" w:rsidRPr="00B3633A" w:rsidRDefault="0008581E">
      <w:pPr>
        <w:pStyle w:val="0DraftNormal"/>
        <w:rPr>
          <w:rFonts w:ascii="Montserrat" w:hAnsi="Montserrat"/>
          <w:spacing w:val="-1"/>
          <w:sz w:val="24"/>
        </w:rPr>
      </w:pPr>
    </w:p>
    <w:p w:rsidR="0008581E" w:rsidRPr="00B3633A" w:rsidRDefault="0008581E">
      <w:pPr>
        <w:pStyle w:val="0DraftNormal"/>
        <w:rPr>
          <w:rFonts w:ascii="Montserrat" w:hAnsi="Montserrat"/>
          <w:spacing w:val="-1"/>
          <w:sz w:val="24"/>
        </w:rPr>
      </w:pPr>
      <w:r w:rsidRPr="00B3633A">
        <w:rPr>
          <w:rFonts w:ascii="Montserrat" w:hAnsi="Montserrat"/>
          <w:spacing w:val="-1"/>
          <w:sz w:val="24"/>
        </w:rPr>
        <w:t xml:space="preserve">Av's time with Athenasia was very productive—in many ways wholly unanticipated by either of them. </w:t>
      </w:r>
    </w:p>
    <w:p w:rsidR="0008581E" w:rsidRPr="00B3633A" w:rsidRDefault="0008581E">
      <w:pPr>
        <w:pStyle w:val="0DraftNormal"/>
        <w:rPr>
          <w:rFonts w:ascii="Montserrat" w:hAnsi="Montserrat"/>
          <w:spacing w:val="-1"/>
          <w:sz w:val="24"/>
        </w:rPr>
      </w:pPr>
    </w:p>
    <w:p w:rsidR="0008581E" w:rsidRPr="00B3633A" w:rsidRDefault="0008581E">
      <w:pPr>
        <w:pStyle w:val="0DraftNormal"/>
        <w:rPr>
          <w:rFonts w:ascii="Montserrat" w:hAnsi="Montserrat"/>
          <w:spacing w:val="-1"/>
          <w:sz w:val="24"/>
        </w:rPr>
      </w:pPr>
      <w:r w:rsidRPr="00B3633A">
        <w:rPr>
          <w:rFonts w:ascii="Montserrat" w:hAnsi="Montserrat"/>
          <w:spacing w:val="-1"/>
          <w:sz w:val="24"/>
        </w:rPr>
        <w:t xml:space="preserve">Av learned a great deal just about the culture and history of rAsiaanna's versions of her own world and an earth. </w:t>
      </w:r>
    </w:p>
    <w:p w:rsidR="0008581E" w:rsidRPr="00B3633A" w:rsidRDefault="0008581E">
      <w:pPr>
        <w:pStyle w:val="0DraftNormal"/>
        <w:rPr>
          <w:rFonts w:ascii="Montserrat" w:hAnsi="Montserrat"/>
          <w:spacing w:val="-1"/>
          <w:sz w:val="24"/>
        </w:rPr>
      </w:pPr>
    </w:p>
    <w:p w:rsidR="0008581E" w:rsidRPr="00B3633A" w:rsidRDefault="0008581E">
      <w:pPr>
        <w:pStyle w:val="0DraftNormal"/>
        <w:rPr>
          <w:rFonts w:ascii="Montserrat" w:hAnsi="Montserrat"/>
          <w:spacing w:val="-1"/>
          <w:sz w:val="24"/>
        </w:rPr>
      </w:pPr>
      <w:r w:rsidRPr="00B3633A">
        <w:rPr>
          <w:rFonts w:ascii="Montserrat" w:hAnsi="Montserrat"/>
          <w:spacing w:val="-1"/>
          <w:sz w:val="24"/>
        </w:rPr>
        <w:t xml:space="preserve">She was devouring all the mysteries and truths implicit in rAsiaanna's art at an unprecedented rate. </w:t>
      </w:r>
    </w:p>
    <w:p w:rsidR="0008581E" w:rsidRPr="00B3633A" w:rsidRDefault="0008581E">
      <w:pPr>
        <w:pStyle w:val="0DraftNormal"/>
        <w:rPr>
          <w:rFonts w:ascii="Montserrat" w:hAnsi="Montserrat"/>
          <w:spacing w:val="-1"/>
          <w:sz w:val="24"/>
        </w:rPr>
      </w:pPr>
    </w:p>
    <w:p w:rsidR="0008581E" w:rsidRPr="00B3633A" w:rsidRDefault="0008581E">
      <w:pPr>
        <w:pStyle w:val="0DraftNormal"/>
        <w:rPr>
          <w:rFonts w:ascii="Montserrat" w:hAnsi="Montserrat"/>
          <w:spacing w:val="-1"/>
          <w:sz w:val="24"/>
        </w:rPr>
      </w:pPr>
      <w:r w:rsidRPr="00B3633A">
        <w:rPr>
          <w:rFonts w:ascii="Montserrat" w:hAnsi="Montserrat"/>
          <w:spacing w:val="-1"/>
          <w:sz w:val="24"/>
        </w:rPr>
        <w:t xml:space="preserve">Her awareness was drawn into the embrace of a nothing paradox which opened channels to the vast potential within her. </w:t>
      </w:r>
    </w:p>
    <w:p w:rsidR="0008581E" w:rsidRPr="00B3633A" w:rsidRDefault="0008581E">
      <w:pPr>
        <w:pStyle w:val="0DraftNormal"/>
        <w:rPr>
          <w:rFonts w:ascii="Montserrat" w:hAnsi="Montserrat"/>
          <w:spacing w:val="-1"/>
          <w:sz w:val="24"/>
        </w:rPr>
      </w:pPr>
    </w:p>
    <w:p w:rsidR="0008581E" w:rsidRPr="00B3633A" w:rsidRDefault="0008581E">
      <w:pPr>
        <w:pStyle w:val="0DraftNormal"/>
        <w:rPr>
          <w:rFonts w:ascii="Montserrat" w:hAnsi="Montserrat"/>
          <w:spacing w:val="-1"/>
          <w:sz w:val="24"/>
        </w:rPr>
      </w:pPr>
      <w:r w:rsidRPr="00B3633A">
        <w:rPr>
          <w:rFonts w:ascii="Montserrat" w:hAnsi="Montserrat"/>
          <w:spacing w:val="-1"/>
          <w:sz w:val="24"/>
        </w:rPr>
        <w:t xml:space="preserve">Her observations on the realities of the organization supporting her work was keen and piercing. </w:t>
      </w:r>
    </w:p>
    <w:p w:rsidR="0008581E" w:rsidRPr="00B3633A" w:rsidRDefault="0008581E">
      <w:pPr>
        <w:pStyle w:val="0DraftNormal"/>
        <w:rPr>
          <w:rFonts w:ascii="Montserrat" w:hAnsi="Montserrat"/>
          <w:spacing w:val="-1"/>
          <w:sz w:val="24"/>
        </w:rPr>
      </w:pPr>
    </w:p>
    <w:p w:rsidR="0008581E" w:rsidRPr="00B3633A" w:rsidRDefault="0008581E">
      <w:pPr>
        <w:pStyle w:val="0DraftNormal"/>
        <w:rPr>
          <w:rFonts w:ascii="Montserrat" w:hAnsi="Montserrat"/>
          <w:spacing w:val="-1"/>
          <w:sz w:val="24"/>
        </w:rPr>
      </w:pPr>
      <w:r w:rsidRPr="00B3633A">
        <w:rPr>
          <w:rFonts w:ascii="Montserrat" w:hAnsi="Montserrat"/>
          <w:spacing w:val="-1"/>
          <w:sz w:val="24"/>
        </w:rPr>
        <w:t xml:space="preserve">It gave her much to consider during her following workout, though her conclusions remain her own for some time yet. </w:t>
      </w:r>
    </w:p>
    <w:p w:rsidR="0008581E" w:rsidRPr="00B3633A" w:rsidRDefault="0008581E">
      <w:pPr>
        <w:pStyle w:val="0DraftNormal"/>
        <w:rPr>
          <w:rFonts w:ascii="Montserrat" w:hAnsi="Montserrat"/>
          <w:spacing w:val="-1"/>
          <w:sz w:val="24"/>
        </w:rPr>
      </w:pPr>
    </w:p>
    <w:p w:rsidR="0008581E" w:rsidRPr="00B3633A" w:rsidRDefault="0008581E">
      <w:pPr>
        <w:pStyle w:val="0DraftNormal"/>
        <w:rPr>
          <w:rFonts w:ascii="Montserrat" w:hAnsi="Montserrat"/>
          <w:spacing w:val="-1"/>
          <w:sz w:val="24"/>
        </w:rPr>
      </w:pPr>
      <w:r w:rsidRPr="00B3633A">
        <w:rPr>
          <w:rFonts w:ascii="Montserrat" w:hAnsi="Montserrat"/>
          <w:spacing w:val="-1"/>
          <w:sz w:val="24"/>
        </w:rPr>
        <w:t xml:space="preserve">From there, she must hasten to her preappointed meeting with her patron. </w:t>
      </w:r>
    </w:p>
    <w:p w:rsidR="0008581E" w:rsidRPr="00B3633A" w:rsidRDefault="0008581E">
      <w:pPr>
        <w:pStyle w:val="0DraftNormal"/>
        <w:rPr>
          <w:rFonts w:ascii="Montserrat" w:hAnsi="Montserrat"/>
          <w:spacing w:val="-1"/>
          <w:sz w:val="24"/>
        </w:rPr>
      </w:pPr>
    </w:p>
    <w:p w:rsidR="0008581E" w:rsidRPr="00B3633A" w:rsidRDefault="0008581E">
      <w:pPr>
        <w:pStyle w:val="0DraftNormal"/>
        <w:rPr>
          <w:rFonts w:ascii="Montserrat" w:hAnsi="Montserrat"/>
          <w:spacing w:val="-1"/>
          <w:sz w:val="24"/>
        </w:rPr>
      </w:pPr>
      <w:r w:rsidRPr="00B3633A">
        <w:rPr>
          <w:rFonts w:ascii="Montserrat" w:hAnsi="Montserrat"/>
          <w:spacing w:val="-1"/>
          <w:sz w:val="24"/>
        </w:rPr>
        <w:t xml:space="preserve">Unknown to her, a new arrival of extreme importance to her own fate was quietly drawn to this world, and would rapidly come to kzeisza's attention, and inevitably be introduced into av's team. </w:t>
      </w:r>
    </w:p>
    <w:p w:rsidR="0008581E" w:rsidRPr="00B3633A" w:rsidRDefault="0008581E">
      <w:pPr>
        <w:pStyle w:val="0DraftNormal"/>
        <w:rPr>
          <w:rFonts w:ascii="Montserrat" w:hAnsi="Montserrat"/>
          <w:spacing w:val="-1"/>
          <w:sz w:val="24"/>
        </w:rPr>
      </w:pPr>
    </w:p>
    <w:p w:rsidR="0008581E" w:rsidRPr="00B3633A" w:rsidRDefault="0008581E">
      <w:pPr>
        <w:pStyle w:val="0DraftNormal"/>
        <w:rPr>
          <w:rFonts w:ascii="Montserrat" w:hAnsi="Montserrat"/>
          <w:spacing w:val="-1"/>
          <w:sz w:val="24"/>
        </w:rPr>
      </w:pPr>
      <w:r w:rsidRPr="00B3633A">
        <w:rPr>
          <w:rFonts w:ascii="Montserrat" w:hAnsi="Montserrat"/>
          <w:spacing w:val="-1"/>
          <w:sz w:val="24"/>
        </w:rPr>
        <w:t xml:space="preserve">At the moment, though, kzeisza invited av to partake of a swim, with intentions of testing her. </w:t>
      </w:r>
    </w:p>
    <w:p w:rsidR="0008581E" w:rsidRPr="00B3633A" w:rsidRDefault="0008581E">
      <w:pPr>
        <w:pStyle w:val="0DraftNormal"/>
        <w:rPr>
          <w:rFonts w:ascii="Montserrat" w:hAnsi="Montserrat"/>
          <w:spacing w:val="-1"/>
          <w:sz w:val="24"/>
        </w:rPr>
      </w:pPr>
    </w:p>
    <w:p w:rsidR="0008581E" w:rsidRPr="00B3633A" w:rsidRDefault="0008581E">
      <w:pPr>
        <w:pStyle w:val="0DraftNormal"/>
        <w:rPr>
          <w:rFonts w:ascii="Montserrat" w:hAnsi="Montserrat"/>
          <w:spacing w:val="-1"/>
          <w:sz w:val="24"/>
        </w:rPr>
      </w:pPr>
      <w:r w:rsidRPr="00B3633A">
        <w:rPr>
          <w:rFonts w:ascii="Montserrat" w:hAnsi="Montserrat"/>
          <w:spacing w:val="-1"/>
          <w:sz w:val="24"/>
        </w:rPr>
        <w:t xml:space="preserve">Her trust, once it had been given, was absolute, and it was the great dragon who was tested as they embrace in a consummation of their mutual obsessions. </w:t>
      </w:r>
    </w:p>
    <w:p w:rsidR="0008581E" w:rsidRPr="00B3633A" w:rsidRDefault="0008581E">
      <w:pPr>
        <w:pStyle w:val="0DraftNormal"/>
        <w:rPr>
          <w:rFonts w:ascii="Montserrat" w:hAnsi="Montserrat"/>
          <w:spacing w:val="-1"/>
          <w:sz w:val="24"/>
        </w:rPr>
      </w:pPr>
    </w:p>
    <w:p w:rsidR="0008581E" w:rsidRPr="00B3633A" w:rsidRDefault="0008581E">
      <w:pPr>
        <w:pStyle w:val="0DraftNormal"/>
        <w:rPr>
          <w:rFonts w:ascii="Montserrat" w:hAnsi="Montserrat"/>
          <w:spacing w:val="-1"/>
          <w:sz w:val="24"/>
        </w:rPr>
      </w:pPr>
      <w:r w:rsidRPr="00B3633A">
        <w:rPr>
          <w:rFonts w:ascii="Montserrat" w:hAnsi="Montserrat"/>
          <w:spacing w:val="-1"/>
          <w:sz w:val="24"/>
        </w:rPr>
        <w:t xml:space="preserve">This act of abandon carried av through the doors of oblivion and back to her moment of paradox. </w:t>
      </w:r>
    </w:p>
    <w:p w:rsidR="0008581E" w:rsidRPr="00B3633A" w:rsidRDefault="0008581E">
      <w:pPr>
        <w:pStyle w:val="0DraftNormal"/>
        <w:rPr>
          <w:rFonts w:ascii="Montserrat" w:hAnsi="Montserrat"/>
          <w:spacing w:val="-1"/>
          <w:sz w:val="24"/>
        </w:rPr>
      </w:pPr>
    </w:p>
    <w:p w:rsidR="0008581E" w:rsidRPr="00B3633A" w:rsidRDefault="0008581E">
      <w:pPr>
        <w:pStyle w:val="0DraftNormal"/>
        <w:rPr>
          <w:rFonts w:ascii="Montserrat" w:hAnsi="Montserrat"/>
          <w:spacing w:val="-1"/>
          <w:sz w:val="24"/>
        </w:rPr>
      </w:pPr>
      <w:r w:rsidRPr="00B3633A">
        <w:rPr>
          <w:rFonts w:ascii="Montserrat" w:hAnsi="Montserrat"/>
          <w:spacing w:val="-1"/>
          <w:sz w:val="24"/>
        </w:rPr>
        <w:t xml:space="preserve">From this, the two proceed to av's first meeting with Athenasia as a dragon, and another consummation which would tie the three together in a way which defied every tradition of dragon instinct. </w:t>
      </w:r>
    </w:p>
    <w:p w:rsidR="0008581E" w:rsidRPr="00B3633A" w:rsidRDefault="0008581E">
      <w:pPr>
        <w:pStyle w:val="0DraftNormal"/>
        <w:rPr>
          <w:rFonts w:ascii="Montserrat" w:hAnsi="Montserrat"/>
          <w:spacing w:val="-1"/>
          <w:sz w:val="24"/>
        </w:rPr>
      </w:pPr>
    </w:p>
    <w:p w:rsidR="0008581E" w:rsidRPr="00B3633A" w:rsidRDefault="0008581E">
      <w:pPr>
        <w:pStyle w:val="0DraftNormal"/>
        <w:rPr>
          <w:rFonts w:ascii="Montserrat" w:hAnsi="Montserrat"/>
          <w:spacing w:val="-1"/>
          <w:sz w:val="24"/>
        </w:rPr>
      </w:pPr>
      <w:r w:rsidRPr="00B3633A">
        <w:rPr>
          <w:rFonts w:ascii="Montserrat" w:hAnsi="Montserrat"/>
          <w:spacing w:val="-1"/>
          <w:sz w:val="24"/>
        </w:rPr>
        <w:t xml:space="preserve">A confrontation... Following on the end of her visit to kzeisza, av found herself locked in carnal contemplation. </w:t>
      </w:r>
    </w:p>
    <w:p w:rsidR="0008581E" w:rsidRPr="00B3633A" w:rsidRDefault="0008581E">
      <w:pPr>
        <w:pStyle w:val="0DraftNormal"/>
        <w:rPr>
          <w:rFonts w:ascii="Montserrat" w:hAnsi="Montserrat"/>
          <w:spacing w:val="-1"/>
          <w:sz w:val="24"/>
        </w:rPr>
      </w:pPr>
    </w:p>
    <w:p w:rsidR="0008581E" w:rsidRPr="00B3633A" w:rsidRDefault="0008581E">
      <w:pPr>
        <w:pStyle w:val="0DraftNormal"/>
        <w:rPr>
          <w:rFonts w:ascii="Montserrat" w:hAnsi="Montserrat"/>
          <w:spacing w:val="-1"/>
          <w:sz w:val="24"/>
        </w:rPr>
      </w:pPr>
      <w:r w:rsidRPr="00B3633A">
        <w:rPr>
          <w:rFonts w:ascii="Montserrat" w:hAnsi="Montserrat"/>
          <w:spacing w:val="-1"/>
          <w:sz w:val="24"/>
        </w:rPr>
        <w:t xml:space="preserve">Her sensuality had been ignited, and it was already growing with a will of its own. </w:t>
      </w:r>
    </w:p>
    <w:p w:rsidR="0008581E" w:rsidRPr="00B3633A" w:rsidRDefault="0008581E">
      <w:pPr>
        <w:pStyle w:val="0DraftNormal"/>
        <w:rPr>
          <w:rFonts w:ascii="Montserrat" w:hAnsi="Montserrat"/>
          <w:spacing w:val="-1"/>
          <w:sz w:val="24"/>
        </w:rPr>
      </w:pPr>
    </w:p>
    <w:p w:rsidR="0008581E" w:rsidRPr="00B3633A" w:rsidRDefault="0008581E">
      <w:pPr>
        <w:pStyle w:val="0DraftNormal"/>
        <w:rPr>
          <w:rFonts w:ascii="Montserrat" w:hAnsi="Montserrat"/>
          <w:spacing w:val="-1"/>
          <w:sz w:val="24"/>
        </w:rPr>
      </w:pPr>
      <w:r w:rsidRPr="00B3633A">
        <w:rPr>
          <w:rFonts w:ascii="Montserrat" w:hAnsi="Montserrat"/>
          <w:spacing w:val="-1"/>
          <w:sz w:val="24"/>
        </w:rPr>
        <w:t xml:space="preserve">It inverted her and left her in a position to defend her life against her faceless assassin. </w:t>
      </w:r>
    </w:p>
    <w:p w:rsidR="0008581E" w:rsidRPr="00B3633A" w:rsidRDefault="0008581E">
      <w:pPr>
        <w:pStyle w:val="0DraftNormal"/>
        <w:rPr>
          <w:rFonts w:ascii="Montserrat" w:hAnsi="Montserrat"/>
          <w:spacing w:val="-1"/>
          <w:sz w:val="24"/>
        </w:rPr>
      </w:pPr>
    </w:p>
    <w:p w:rsidR="0008581E" w:rsidRPr="00B3633A" w:rsidRDefault="0008581E">
      <w:pPr>
        <w:pStyle w:val="0DraftNormal"/>
        <w:rPr>
          <w:rFonts w:ascii="Montserrat" w:hAnsi="Montserrat"/>
          <w:spacing w:val="-1"/>
          <w:sz w:val="24"/>
        </w:rPr>
      </w:pPr>
      <w:r w:rsidRPr="00B3633A">
        <w:rPr>
          <w:rFonts w:ascii="Montserrat" w:hAnsi="Montserrat"/>
          <w:spacing w:val="-1"/>
          <w:sz w:val="24"/>
        </w:rPr>
        <w:t xml:space="preserve">They fight, both were hurt badly. </w:t>
      </w:r>
    </w:p>
    <w:p w:rsidR="0008581E" w:rsidRPr="00B3633A" w:rsidRDefault="0008581E">
      <w:pPr>
        <w:pStyle w:val="0DraftNormal"/>
        <w:rPr>
          <w:rFonts w:ascii="Montserrat" w:hAnsi="Montserrat"/>
          <w:spacing w:val="-1"/>
          <w:sz w:val="24"/>
        </w:rPr>
      </w:pPr>
    </w:p>
    <w:p w:rsidR="0008581E" w:rsidRPr="00B3633A" w:rsidRDefault="0008581E">
      <w:pPr>
        <w:pStyle w:val="0DraftNormal"/>
        <w:rPr>
          <w:rFonts w:ascii="Montserrat" w:hAnsi="Montserrat"/>
          <w:spacing w:val="-1"/>
          <w:sz w:val="24"/>
        </w:rPr>
      </w:pPr>
      <w:r w:rsidRPr="00B3633A">
        <w:rPr>
          <w:rFonts w:ascii="Montserrat" w:hAnsi="Montserrat"/>
          <w:spacing w:val="-1"/>
          <w:sz w:val="24"/>
        </w:rPr>
        <w:t xml:space="preserve">She lost him and set out to track him down. </w:t>
      </w:r>
    </w:p>
    <w:p w:rsidR="0008581E" w:rsidRPr="00B3633A" w:rsidRDefault="0008581E">
      <w:pPr>
        <w:pStyle w:val="0DraftNormal"/>
        <w:rPr>
          <w:rFonts w:ascii="Montserrat" w:hAnsi="Montserrat"/>
          <w:spacing w:val="-1"/>
          <w:sz w:val="24"/>
        </w:rPr>
      </w:pPr>
    </w:p>
    <w:p w:rsidR="0008581E" w:rsidRPr="00B3633A" w:rsidRDefault="0008581E">
      <w:pPr>
        <w:pStyle w:val="0DraftNormal"/>
        <w:rPr>
          <w:rFonts w:ascii="Montserrat" w:hAnsi="Montserrat"/>
          <w:spacing w:val="-1"/>
          <w:sz w:val="24"/>
        </w:rPr>
      </w:pPr>
      <w:r w:rsidRPr="00B3633A">
        <w:rPr>
          <w:rFonts w:ascii="Montserrat" w:hAnsi="Montserrat"/>
          <w:spacing w:val="-1"/>
          <w:sz w:val="24"/>
        </w:rPr>
        <w:t xml:space="preserve">It was the end of her peace, and ended her study with rAsiaanna, who's contract was terminated. </w:t>
      </w:r>
    </w:p>
    <w:p w:rsidR="0008581E" w:rsidRPr="00B3633A" w:rsidRDefault="0008581E">
      <w:pPr>
        <w:pStyle w:val="0DraftNormal"/>
        <w:rPr>
          <w:rFonts w:ascii="Montserrat" w:hAnsi="Montserrat"/>
          <w:spacing w:val="-1"/>
          <w:sz w:val="24"/>
        </w:rPr>
      </w:pPr>
    </w:p>
    <w:p w:rsidR="0008581E" w:rsidRPr="00B3633A" w:rsidRDefault="0008581E">
      <w:pPr>
        <w:pStyle w:val="0DraftNormal"/>
        <w:rPr>
          <w:rFonts w:ascii="Montserrat" w:hAnsi="Montserrat"/>
          <w:spacing w:val="-1"/>
          <w:sz w:val="24"/>
        </w:rPr>
      </w:pPr>
      <w:r w:rsidRPr="00B3633A">
        <w:rPr>
          <w:rFonts w:ascii="Montserrat" w:hAnsi="Montserrat"/>
          <w:spacing w:val="-1"/>
          <w:sz w:val="24"/>
        </w:rPr>
        <w:t xml:space="preserve">Av went in search of the man she felt most likely to help her find her assassin—and found her assassin. </w:t>
      </w:r>
    </w:p>
    <w:p w:rsidR="0008581E" w:rsidRPr="00B3633A" w:rsidRDefault="0008581E">
      <w:pPr>
        <w:pStyle w:val="0DraftNormal"/>
        <w:rPr>
          <w:rFonts w:ascii="Montserrat" w:hAnsi="Montserrat"/>
          <w:spacing w:val="-1"/>
          <w:sz w:val="24"/>
        </w:rPr>
      </w:pPr>
    </w:p>
    <w:p w:rsidR="0008581E" w:rsidRPr="00B3633A" w:rsidRDefault="0008581E">
      <w:pPr>
        <w:pStyle w:val="0DraftNormal"/>
        <w:rPr>
          <w:rFonts w:ascii="Montserrat" w:hAnsi="Montserrat"/>
          <w:spacing w:val="-1"/>
          <w:sz w:val="24"/>
        </w:rPr>
      </w:pPr>
      <w:r w:rsidRPr="00B3633A">
        <w:rPr>
          <w:rFonts w:ascii="Montserrat" w:hAnsi="Montserrat"/>
          <w:spacing w:val="-1"/>
          <w:sz w:val="24"/>
        </w:rPr>
        <w:t xml:space="preserve">She came to terms, almost unwillingly, but grasped the reality of the situation. </w:t>
      </w:r>
    </w:p>
    <w:p w:rsidR="0008581E" w:rsidRPr="00B3633A" w:rsidRDefault="0008581E">
      <w:pPr>
        <w:pStyle w:val="0DraftNormal"/>
        <w:rPr>
          <w:rFonts w:ascii="Montserrat" w:hAnsi="Montserrat"/>
          <w:spacing w:val="-1"/>
          <w:sz w:val="24"/>
        </w:rPr>
      </w:pPr>
    </w:p>
    <w:p w:rsidR="0008581E" w:rsidRPr="00B3633A" w:rsidRDefault="0008581E">
      <w:pPr>
        <w:pStyle w:val="0DraftNormal"/>
        <w:rPr>
          <w:rFonts w:ascii="Montserrat" w:hAnsi="Montserrat"/>
          <w:spacing w:val="-1"/>
          <w:sz w:val="24"/>
        </w:rPr>
      </w:pPr>
      <w:r w:rsidRPr="00B3633A">
        <w:rPr>
          <w:rFonts w:ascii="Montserrat" w:hAnsi="Montserrat"/>
          <w:spacing w:val="-1"/>
          <w:sz w:val="24"/>
        </w:rPr>
        <w:t xml:space="preserve">Rook offered his aid in finding those behind the contract on her. </w:t>
      </w:r>
    </w:p>
    <w:p w:rsidR="0008581E" w:rsidRPr="00B3633A" w:rsidRDefault="0008581E">
      <w:pPr>
        <w:pStyle w:val="0DraftNormal"/>
        <w:rPr>
          <w:rFonts w:ascii="Montserrat" w:hAnsi="Montserrat"/>
          <w:spacing w:val="-1"/>
          <w:sz w:val="24"/>
        </w:rPr>
      </w:pPr>
    </w:p>
    <w:p w:rsidR="0008581E" w:rsidRPr="00B3633A" w:rsidRDefault="0008581E">
      <w:pPr>
        <w:pStyle w:val="0DraftNormal"/>
        <w:rPr>
          <w:rFonts w:ascii="Montserrat" w:hAnsi="Montserrat"/>
          <w:spacing w:val="-1"/>
          <w:sz w:val="24"/>
        </w:rPr>
      </w:pPr>
      <w:r w:rsidRPr="00B3633A">
        <w:rPr>
          <w:rFonts w:ascii="Montserrat" w:hAnsi="Montserrat"/>
          <w:spacing w:val="-1"/>
          <w:sz w:val="24"/>
        </w:rPr>
        <w:t xml:space="preserve">Until duty calls. </w:t>
      </w:r>
    </w:p>
    <w:p w:rsidR="0008581E" w:rsidRPr="00B3633A" w:rsidRDefault="0008581E">
      <w:pPr>
        <w:pStyle w:val="0DraftNormal"/>
        <w:rPr>
          <w:rFonts w:ascii="Montserrat" w:hAnsi="Montserrat"/>
          <w:spacing w:val="-1"/>
          <w:sz w:val="24"/>
        </w:rPr>
      </w:pPr>
    </w:p>
    <w:p w:rsidR="0008581E" w:rsidRPr="00B3633A" w:rsidRDefault="0008581E">
      <w:pPr>
        <w:pStyle w:val="0DraftNormal"/>
        <w:rPr>
          <w:rFonts w:ascii="Montserrat" w:hAnsi="Montserrat"/>
          <w:spacing w:val="-1"/>
          <w:sz w:val="24"/>
        </w:rPr>
      </w:pPr>
      <w:r w:rsidRPr="00B3633A">
        <w:rPr>
          <w:rFonts w:ascii="Montserrat" w:hAnsi="Montserrat"/>
          <w:spacing w:val="-1"/>
          <w:sz w:val="24"/>
        </w:rPr>
        <w:t xml:space="preserve">The situation was sudden and deadly serious. </w:t>
      </w:r>
    </w:p>
    <w:p w:rsidR="0008581E" w:rsidRPr="00B3633A" w:rsidRDefault="0008581E">
      <w:pPr>
        <w:pStyle w:val="0DraftNormal"/>
        <w:rPr>
          <w:rFonts w:ascii="Montserrat" w:hAnsi="Montserrat"/>
          <w:spacing w:val="-1"/>
          <w:sz w:val="24"/>
        </w:rPr>
      </w:pPr>
    </w:p>
    <w:p w:rsidR="0008581E" w:rsidRPr="00B3633A" w:rsidRDefault="0008581E">
      <w:pPr>
        <w:pStyle w:val="0DraftNormal"/>
        <w:rPr>
          <w:rFonts w:ascii="Montserrat" w:hAnsi="Montserrat"/>
          <w:spacing w:val="-1"/>
          <w:sz w:val="24"/>
        </w:rPr>
      </w:pPr>
      <w:r w:rsidRPr="00B3633A">
        <w:rPr>
          <w:rFonts w:ascii="Montserrat" w:hAnsi="Montserrat"/>
          <w:spacing w:val="-1"/>
          <w:sz w:val="24"/>
        </w:rPr>
        <w:t xml:space="preserve">Something has arrived in the nexus that must be dealt with as fast as possible. </w:t>
      </w:r>
    </w:p>
    <w:p w:rsidR="0008581E" w:rsidRPr="00B3633A" w:rsidRDefault="0008581E">
      <w:pPr>
        <w:pStyle w:val="0DraftNormal"/>
        <w:rPr>
          <w:rFonts w:ascii="Montserrat" w:hAnsi="Montserrat"/>
          <w:spacing w:val="-1"/>
          <w:sz w:val="24"/>
        </w:rPr>
      </w:pPr>
    </w:p>
    <w:p w:rsidR="0008581E" w:rsidRPr="00B3633A" w:rsidRDefault="0008581E">
      <w:pPr>
        <w:pStyle w:val="0DraftNormal"/>
        <w:rPr>
          <w:rFonts w:ascii="Montserrat" w:hAnsi="Montserrat"/>
          <w:spacing w:val="-1"/>
          <w:sz w:val="24"/>
        </w:rPr>
      </w:pPr>
      <w:r w:rsidRPr="00B3633A">
        <w:rPr>
          <w:rFonts w:ascii="Montserrat" w:hAnsi="Montserrat"/>
          <w:spacing w:val="-1"/>
          <w:sz w:val="24"/>
        </w:rPr>
        <w:t xml:space="preserve">Be it fair or foul. </w:t>
      </w:r>
    </w:p>
    <w:p w:rsidR="0008581E" w:rsidRPr="00B3633A" w:rsidRDefault="0008581E">
      <w:pPr>
        <w:pStyle w:val="0DraftNormal"/>
        <w:rPr>
          <w:rFonts w:ascii="Montserrat" w:hAnsi="Montserrat"/>
          <w:spacing w:val="-1"/>
          <w:sz w:val="24"/>
        </w:rPr>
      </w:pPr>
    </w:p>
    <w:p w:rsidR="0008581E" w:rsidRPr="00B3633A" w:rsidRDefault="0008581E">
      <w:pPr>
        <w:pStyle w:val="0DraftNormal"/>
        <w:rPr>
          <w:rFonts w:ascii="Montserrat" w:hAnsi="Montserrat"/>
          <w:spacing w:val="-1"/>
          <w:sz w:val="24"/>
        </w:rPr>
      </w:pPr>
      <w:r w:rsidRPr="00B3633A">
        <w:rPr>
          <w:rFonts w:ascii="Montserrat" w:hAnsi="Montserrat"/>
          <w:spacing w:val="-1"/>
          <w:sz w:val="24"/>
        </w:rPr>
        <w:t xml:space="preserve">Av found herself alert and asleep, contemplating her grasp on reality. </w:t>
      </w:r>
    </w:p>
    <w:p w:rsidR="0008581E" w:rsidRPr="00B3633A" w:rsidRDefault="0008581E">
      <w:pPr>
        <w:pStyle w:val="0DraftNormal"/>
        <w:rPr>
          <w:rFonts w:ascii="Montserrat" w:hAnsi="Montserrat"/>
          <w:spacing w:val="-1"/>
          <w:sz w:val="24"/>
        </w:rPr>
      </w:pPr>
    </w:p>
    <w:p w:rsidR="0008581E" w:rsidRPr="00B3633A" w:rsidRDefault="0008581E">
      <w:pPr>
        <w:pStyle w:val="0DraftNormal"/>
        <w:rPr>
          <w:rFonts w:ascii="Montserrat" w:hAnsi="Montserrat"/>
          <w:spacing w:val="-1"/>
          <w:sz w:val="24"/>
        </w:rPr>
      </w:pPr>
      <w:r w:rsidRPr="00B3633A">
        <w:rPr>
          <w:rFonts w:ascii="Montserrat" w:hAnsi="Montserrat"/>
          <w:spacing w:val="-1"/>
          <w:sz w:val="24"/>
        </w:rPr>
        <w:t xml:space="preserve">Following a crucial reconfirmation of life, she fully awoke fortuitously in time to meet her assassin and confound his deadly assault. </w:t>
      </w:r>
    </w:p>
    <w:p w:rsidR="0008581E" w:rsidRPr="00B3633A" w:rsidRDefault="0008581E">
      <w:pPr>
        <w:pStyle w:val="0DraftNormal"/>
        <w:rPr>
          <w:rFonts w:ascii="Montserrat" w:hAnsi="Montserrat"/>
          <w:spacing w:val="-1"/>
          <w:sz w:val="24"/>
        </w:rPr>
      </w:pPr>
    </w:p>
    <w:p w:rsidR="0008581E" w:rsidRPr="00B3633A" w:rsidRDefault="0008581E">
      <w:pPr>
        <w:pStyle w:val="0DraftNormal"/>
        <w:rPr>
          <w:rFonts w:ascii="Montserrat" w:hAnsi="Montserrat"/>
          <w:spacing w:val="-1"/>
          <w:sz w:val="24"/>
        </w:rPr>
      </w:pPr>
      <w:r w:rsidRPr="00B3633A">
        <w:rPr>
          <w:rFonts w:ascii="Montserrat" w:hAnsi="Montserrat"/>
          <w:spacing w:val="-1"/>
          <w:sz w:val="24"/>
        </w:rPr>
        <w:t xml:space="preserve">A short, vicious exchange which quickly escalated to an inconclusive climax left both of them wounded and at a draw. </w:t>
      </w:r>
    </w:p>
    <w:p w:rsidR="0008581E" w:rsidRPr="00B3633A" w:rsidRDefault="0008581E">
      <w:pPr>
        <w:pStyle w:val="0DraftNormal"/>
        <w:rPr>
          <w:rFonts w:ascii="Montserrat" w:hAnsi="Montserrat"/>
          <w:spacing w:val="-1"/>
          <w:sz w:val="24"/>
        </w:rPr>
      </w:pPr>
    </w:p>
    <w:p w:rsidR="0008581E" w:rsidRPr="00B3633A" w:rsidRDefault="0008581E">
      <w:pPr>
        <w:pStyle w:val="0DraftNormal"/>
        <w:rPr>
          <w:rFonts w:ascii="Montserrat" w:hAnsi="Montserrat"/>
          <w:spacing w:val="-1"/>
          <w:sz w:val="24"/>
        </w:rPr>
      </w:pPr>
      <w:r w:rsidRPr="00B3633A">
        <w:rPr>
          <w:rFonts w:ascii="Montserrat" w:hAnsi="Montserrat"/>
          <w:spacing w:val="-1"/>
          <w:sz w:val="24"/>
        </w:rPr>
        <w:t xml:space="preserve">Unable to unmask her assailant, av was forced to adapt a new stance. </w:t>
      </w:r>
    </w:p>
    <w:p w:rsidR="0008581E" w:rsidRPr="00B3633A" w:rsidRDefault="0008581E">
      <w:pPr>
        <w:pStyle w:val="0DraftNormal"/>
        <w:rPr>
          <w:rFonts w:ascii="Montserrat" w:hAnsi="Montserrat"/>
          <w:spacing w:val="-1"/>
          <w:sz w:val="24"/>
        </w:rPr>
      </w:pPr>
    </w:p>
    <w:p w:rsidR="0008581E" w:rsidRPr="00B3633A" w:rsidRDefault="0008581E">
      <w:pPr>
        <w:pStyle w:val="0DraftNormal"/>
        <w:rPr>
          <w:rFonts w:ascii="Montserrat" w:hAnsi="Montserrat"/>
          <w:spacing w:val="-1"/>
          <w:sz w:val="24"/>
        </w:rPr>
      </w:pPr>
      <w:r w:rsidRPr="00B3633A">
        <w:rPr>
          <w:rFonts w:ascii="Montserrat" w:hAnsi="Montserrat"/>
          <w:spacing w:val="-1"/>
          <w:sz w:val="24"/>
        </w:rPr>
        <w:t xml:space="preserve">Clearly, her life was in specific danger, and would remain so until those who wanted her dead were revealed and dealt with. </w:t>
      </w:r>
    </w:p>
    <w:p w:rsidR="0008581E" w:rsidRPr="00B3633A" w:rsidRDefault="0008581E">
      <w:pPr>
        <w:pStyle w:val="0DraftNormal"/>
        <w:rPr>
          <w:rFonts w:ascii="Montserrat" w:hAnsi="Montserrat"/>
          <w:spacing w:val="-1"/>
          <w:sz w:val="24"/>
        </w:rPr>
      </w:pPr>
    </w:p>
    <w:p w:rsidR="0008581E" w:rsidRPr="00B3633A" w:rsidRDefault="0008581E">
      <w:pPr>
        <w:pStyle w:val="0DraftNormal"/>
        <w:rPr>
          <w:rFonts w:ascii="Montserrat" w:hAnsi="Montserrat"/>
          <w:spacing w:val="-1"/>
          <w:sz w:val="24"/>
        </w:rPr>
      </w:pPr>
      <w:r w:rsidRPr="00B3633A">
        <w:rPr>
          <w:rFonts w:ascii="Montserrat" w:hAnsi="Montserrat"/>
          <w:spacing w:val="-1"/>
          <w:sz w:val="24"/>
        </w:rPr>
        <w:t xml:space="preserve">Following after the trail of her assassin brought her to an entirely unexpected confrontation. </w:t>
      </w:r>
    </w:p>
    <w:p w:rsidR="0008581E" w:rsidRPr="00B3633A" w:rsidRDefault="0008581E">
      <w:pPr>
        <w:pStyle w:val="0DraftNormal"/>
        <w:rPr>
          <w:rFonts w:ascii="Montserrat" w:hAnsi="Montserrat"/>
          <w:spacing w:val="-1"/>
          <w:sz w:val="24"/>
        </w:rPr>
      </w:pPr>
    </w:p>
    <w:p w:rsidR="0008581E" w:rsidRPr="00B3633A" w:rsidRDefault="0008581E">
      <w:pPr>
        <w:pStyle w:val="0DraftNormal"/>
        <w:rPr>
          <w:rFonts w:ascii="Montserrat" w:hAnsi="Montserrat"/>
          <w:spacing w:val="-1"/>
          <w:sz w:val="24"/>
        </w:rPr>
      </w:pPr>
      <w:r w:rsidRPr="00B3633A">
        <w:rPr>
          <w:rFonts w:ascii="Montserrat" w:hAnsi="Montserrat"/>
          <w:spacing w:val="-1"/>
          <w:sz w:val="24"/>
        </w:rPr>
        <w:t xml:space="preserve">Seeking the assistance of her new companion, she was overwhelmed to discover herself in the very presence of her assassin. </w:t>
      </w:r>
    </w:p>
    <w:p w:rsidR="0008581E" w:rsidRPr="00B3633A" w:rsidRDefault="0008581E">
      <w:pPr>
        <w:pStyle w:val="0DraftNormal"/>
        <w:rPr>
          <w:rFonts w:ascii="Montserrat" w:hAnsi="Montserrat"/>
          <w:spacing w:val="-1"/>
          <w:sz w:val="24"/>
        </w:rPr>
      </w:pPr>
    </w:p>
    <w:p w:rsidR="0008581E" w:rsidRPr="00B3633A" w:rsidRDefault="0008581E">
      <w:pPr>
        <w:pStyle w:val="0DraftNormal"/>
        <w:rPr>
          <w:rFonts w:ascii="Montserrat" w:hAnsi="Montserrat"/>
          <w:spacing w:val="-1"/>
          <w:sz w:val="24"/>
        </w:rPr>
      </w:pPr>
      <w:r w:rsidRPr="00B3633A">
        <w:rPr>
          <w:rFonts w:ascii="Montserrat" w:hAnsi="Montserrat"/>
          <w:spacing w:val="-1"/>
          <w:sz w:val="24"/>
        </w:rPr>
        <w:t xml:space="preserve">As a matter of honor, this confrontation was a dead end, though it served to strengthen their faith and confidence in one another, ironically. </w:t>
      </w:r>
    </w:p>
    <w:p w:rsidR="0008581E" w:rsidRPr="00B3633A" w:rsidRDefault="0008581E">
      <w:pPr>
        <w:pStyle w:val="0DraftNormal"/>
        <w:rPr>
          <w:rFonts w:ascii="Montserrat" w:hAnsi="Montserrat"/>
          <w:spacing w:val="-1"/>
          <w:sz w:val="24"/>
        </w:rPr>
      </w:pPr>
    </w:p>
    <w:p w:rsidR="0008581E" w:rsidRPr="00B3633A" w:rsidRDefault="0008581E">
      <w:pPr>
        <w:pStyle w:val="0DraftNormal"/>
        <w:rPr>
          <w:rFonts w:ascii="Montserrat" w:hAnsi="Montserrat"/>
          <w:spacing w:val="-1"/>
          <w:sz w:val="24"/>
        </w:rPr>
      </w:pPr>
      <w:r w:rsidRPr="00B3633A">
        <w:rPr>
          <w:rFonts w:ascii="Montserrat" w:hAnsi="Montserrat"/>
          <w:spacing w:val="-1"/>
          <w:sz w:val="24"/>
        </w:rPr>
        <w:t xml:space="preserve">They set out immediately to find a way to resolve her dilemma without betraying the honor of the man who was hired to kill her—the friend of the man who both made the actual attempt and who was working with av. </w:t>
      </w:r>
    </w:p>
    <w:p w:rsidR="0008581E" w:rsidRPr="00B3633A" w:rsidRDefault="0008581E">
      <w:pPr>
        <w:pStyle w:val="0DraftNormal"/>
        <w:rPr>
          <w:rFonts w:ascii="Montserrat" w:hAnsi="Montserrat"/>
          <w:spacing w:val="-1"/>
          <w:sz w:val="24"/>
        </w:rPr>
      </w:pPr>
    </w:p>
    <w:p w:rsidR="0008581E" w:rsidRPr="00B3633A" w:rsidRDefault="0008581E">
      <w:pPr>
        <w:pStyle w:val="0DraftNormal"/>
        <w:rPr>
          <w:rFonts w:ascii="Montserrat" w:hAnsi="Montserrat"/>
          <w:spacing w:val="-1"/>
          <w:sz w:val="24"/>
        </w:rPr>
      </w:pPr>
      <w:r w:rsidRPr="00B3633A">
        <w:rPr>
          <w:rFonts w:ascii="Montserrat" w:hAnsi="Montserrat"/>
          <w:spacing w:val="-1"/>
          <w:sz w:val="24"/>
        </w:rPr>
        <w:t xml:space="preserve">Unfortunately, their search was cut short, as duty calls. </w:t>
      </w:r>
    </w:p>
    <w:p w:rsidR="0008581E" w:rsidRPr="00B3633A" w:rsidRDefault="0008581E">
      <w:pPr>
        <w:pStyle w:val="0DraftNormal"/>
        <w:rPr>
          <w:rFonts w:ascii="Montserrat" w:hAnsi="Montserrat"/>
          <w:spacing w:val="-1"/>
          <w:sz w:val="24"/>
        </w:rPr>
      </w:pPr>
    </w:p>
    <w:p w:rsidR="0008581E" w:rsidRPr="00B3633A" w:rsidRDefault="0008581E">
      <w:pPr>
        <w:pStyle w:val="0DraftNormal"/>
        <w:rPr>
          <w:rFonts w:ascii="Montserrat" w:hAnsi="Montserrat"/>
          <w:spacing w:val="-1"/>
          <w:sz w:val="24"/>
        </w:rPr>
      </w:pPr>
      <w:r w:rsidRPr="00B3633A">
        <w:rPr>
          <w:rFonts w:ascii="Montserrat" w:hAnsi="Montserrat"/>
          <w:spacing w:val="-1"/>
          <w:sz w:val="24"/>
        </w:rPr>
        <w:t xml:space="preserve">They were called in to reports of an ominous new arrival to the nexus. </w:t>
      </w:r>
    </w:p>
    <w:p w:rsidR="0008581E" w:rsidRPr="00B3633A" w:rsidRDefault="0008581E">
      <w:pPr>
        <w:pStyle w:val="0DraftNormal"/>
        <w:rPr>
          <w:rFonts w:ascii="Montserrat" w:hAnsi="Montserrat"/>
          <w:spacing w:val="-1"/>
          <w:sz w:val="24"/>
        </w:rPr>
      </w:pPr>
    </w:p>
    <w:p w:rsidR="0008581E" w:rsidRPr="00B3633A" w:rsidRDefault="0008581E">
      <w:pPr>
        <w:pStyle w:val="0DraftNormal"/>
        <w:rPr>
          <w:rFonts w:ascii="Montserrat" w:hAnsi="Montserrat"/>
          <w:spacing w:val="-1"/>
          <w:sz w:val="24"/>
        </w:rPr>
      </w:pPr>
      <w:r w:rsidRPr="00B3633A">
        <w:rPr>
          <w:rFonts w:ascii="Montserrat" w:hAnsi="Montserrat"/>
          <w:spacing w:val="-1"/>
          <w:sz w:val="24"/>
        </w:rPr>
        <w:t xml:space="preserve">One which must be dealt with with extreme haste or prejudice. </w:t>
      </w:r>
    </w:p>
    <w:p w:rsidR="0008581E" w:rsidRPr="00B3633A" w:rsidRDefault="0008581E">
      <w:pPr>
        <w:pStyle w:val="0DraftNormal"/>
        <w:rPr>
          <w:rFonts w:ascii="Montserrat" w:hAnsi="Montserrat"/>
          <w:spacing w:val="-1"/>
          <w:sz w:val="24"/>
        </w:rPr>
      </w:pPr>
    </w:p>
    <w:p w:rsidR="0008581E" w:rsidRPr="00B3633A" w:rsidRDefault="0008581E">
      <w:pPr>
        <w:pStyle w:val="0DraftNormal"/>
        <w:rPr>
          <w:rFonts w:ascii="Montserrat" w:hAnsi="Montserrat"/>
          <w:spacing w:val="-1"/>
          <w:sz w:val="24"/>
        </w:rPr>
      </w:pPr>
      <w:r w:rsidRPr="00B3633A">
        <w:rPr>
          <w:rFonts w:ascii="Montserrat" w:hAnsi="Montserrat"/>
          <w:spacing w:val="-1"/>
          <w:sz w:val="24"/>
        </w:rPr>
        <w:t xml:space="preserve">The time had come for their acid test. </w:t>
      </w:r>
    </w:p>
    <w:p w:rsidR="0008581E" w:rsidRPr="00B3633A" w:rsidRDefault="0008581E">
      <w:pPr>
        <w:pStyle w:val="0DraftNormal"/>
        <w:rPr>
          <w:rFonts w:ascii="Montserrat" w:hAnsi="Montserrat"/>
          <w:spacing w:val="-1"/>
          <w:sz w:val="24"/>
        </w:rPr>
      </w:pPr>
    </w:p>
    <w:p w:rsidR="0008581E" w:rsidRPr="00B3633A" w:rsidRDefault="0008581E">
      <w:pPr>
        <w:pStyle w:val="0DraftNormal"/>
        <w:rPr>
          <w:rFonts w:ascii="Montserrat" w:hAnsi="Montserrat"/>
          <w:spacing w:val="-1"/>
          <w:sz w:val="24"/>
        </w:rPr>
      </w:pPr>
      <w:r w:rsidRPr="00B3633A">
        <w:rPr>
          <w:rFonts w:ascii="Montserrat" w:hAnsi="Montserrat"/>
          <w:spacing w:val="-1"/>
          <w:sz w:val="24"/>
        </w:rPr>
        <w:t xml:space="preserve">Rook was something of a physical adept. </w:t>
      </w:r>
    </w:p>
    <w:p w:rsidR="0008581E" w:rsidRPr="00B3633A" w:rsidRDefault="0008581E">
      <w:pPr>
        <w:pStyle w:val="0DraftNormal"/>
        <w:rPr>
          <w:rFonts w:ascii="Montserrat" w:hAnsi="Montserrat"/>
          <w:spacing w:val="-1"/>
          <w:sz w:val="24"/>
        </w:rPr>
      </w:pPr>
    </w:p>
    <w:p w:rsidR="0008581E" w:rsidRPr="00B3633A" w:rsidRDefault="0008581E">
      <w:pPr>
        <w:pStyle w:val="0DraftNormal"/>
        <w:rPr>
          <w:rFonts w:ascii="Montserrat" w:hAnsi="Montserrat"/>
          <w:spacing w:val="-1"/>
          <w:sz w:val="24"/>
        </w:rPr>
      </w:pPr>
      <w:r w:rsidRPr="00B3633A">
        <w:rPr>
          <w:rFonts w:ascii="Montserrat" w:hAnsi="Montserrat"/>
          <w:spacing w:val="-1"/>
          <w:sz w:val="24"/>
        </w:rPr>
        <w:t xml:space="preserve">A combat oriented and magically imbued ronin. </w:t>
      </w:r>
    </w:p>
    <w:p w:rsidR="0008581E" w:rsidRPr="00B3633A" w:rsidRDefault="0008581E">
      <w:pPr>
        <w:pStyle w:val="0DraftNormal"/>
        <w:rPr>
          <w:rFonts w:ascii="Montserrat" w:hAnsi="Montserrat"/>
          <w:spacing w:val="-1"/>
          <w:sz w:val="24"/>
        </w:rPr>
      </w:pPr>
    </w:p>
    <w:p w:rsidR="0008581E" w:rsidRPr="00B3633A" w:rsidRDefault="0008581E">
      <w:pPr>
        <w:pStyle w:val="0DraftNormal"/>
        <w:rPr>
          <w:rFonts w:ascii="Montserrat" w:hAnsi="Montserrat"/>
          <w:spacing w:val="-1"/>
          <w:sz w:val="24"/>
        </w:rPr>
      </w:pPr>
      <w:r w:rsidRPr="00B3633A">
        <w:rPr>
          <w:rFonts w:ascii="Montserrat" w:hAnsi="Montserrat"/>
          <w:spacing w:val="-1"/>
          <w:sz w:val="24"/>
        </w:rPr>
        <w:t xml:space="preserve">Unlike a true mage, his magic was intuitive and untrainable, and he had weakened it by incorporating technological interfaces into his body. </w:t>
      </w:r>
    </w:p>
    <w:p w:rsidR="0008581E" w:rsidRPr="00B3633A" w:rsidRDefault="0008581E">
      <w:pPr>
        <w:pStyle w:val="0DraftNormal"/>
        <w:rPr>
          <w:rFonts w:ascii="Montserrat" w:hAnsi="Montserrat"/>
          <w:spacing w:val="-1"/>
          <w:sz w:val="24"/>
        </w:rPr>
      </w:pPr>
    </w:p>
    <w:p w:rsidR="0008581E" w:rsidRPr="00B3633A" w:rsidRDefault="0008581E">
      <w:pPr>
        <w:pStyle w:val="0DraftNormal"/>
        <w:rPr>
          <w:rFonts w:ascii="Montserrat" w:hAnsi="Montserrat"/>
          <w:spacing w:val="-1"/>
          <w:sz w:val="24"/>
        </w:rPr>
      </w:pPr>
      <w:r w:rsidRPr="00B3633A">
        <w:rPr>
          <w:rFonts w:ascii="Montserrat" w:hAnsi="Montserrat"/>
          <w:spacing w:val="-1"/>
          <w:sz w:val="24"/>
        </w:rPr>
        <w:t xml:space="preserve">A detailing of the challenges presented in an attempt to assassinate av revealed a subtly intricate cocoon of protection around her. </w:t>
      </w:r>
    </w:p>
    <w:p w:rsidR="0008581E" w:rsidRPr="00B3633A" w:rsidRDefault="0008581E">
      <w:pPr>
        <w:pStyle w:val="0DraftNormal"/>
        <w:rPr>
          <w:rFonts w:ascii="Montserrat" w:hAnsi="Montserrat"/>
          <w:spacing w:val="-1"/>
          <w:sz w:val="24"/>
        </w:rPr>
      </w:pPr>
    </w:p>
    <w:p w:rsidR="0008581E" w:rsidRPr="00B3633A" w:rsidRDefault="0008581E">
      <w:pPr>
        <w:pStyle w:val="0DraftNormal"/>
        <w:rPr>
          <w:rFonts w:ascii="Montserrat" w:hAnsi="Montserrat"/>
          <w:spacing w:val="-1"/>
          <w:sz w:val="24"/>
        </w:rPr>
      </w:pPr>
      <w:r w:rsidRPr="00B3633A">
        <w:rPr>
          <w:rFonts w:ascii="Montserrat" w:hAnsi="Montserrat"/>
          <w:spacing w:val="-1"/>
          <w:sz w:val="24"/>
        </w:rPr>
        <w:t xml:space="preserve">It was this very thing which had discouraged her enemies from any number of attempts. </w:t>
      </w:r>
    </w:p>
    <w:p w:rsidR="0008581E" w:rsidRPr="00B3633A" w:rsidRDefault="0008581E">
      <w:pPr>
        <w:pStyle w:val="0DraftNormal"/>
        <w:rPr>
          <w:rFonts w:ascii="Montserrat" w:hAnsi="Montserrat"/>
          <w:spacing w:val="-1"/>
          <w:sz w:val="24"/>
        </w:rPr>
      </w:pPr>
    </w:p>
    <w:p w:rsidR="0008581E" w:rsidRPr="00B3633A" w:rsidRDefault="0008581E">
      <w:pPr>
        <w:pStyle w:val="0DraftNormal"/>
        <w:rPr>
          <w:rFonts w:ascii="Montserrat" w:hAnsi="Montserrat"/>
          <w:spacing w:val="-1"/>
          <w:sz w:val="24"/>
        </w:rPr>
      </w:pPr>
      <w:r w:rsidRPr="00B3633A">
        <w:rPr>
          <w:rFonts w:ascii="Montserrat" w:hAnsi="Montserrat"/>
          <w:spacing w:val="-1"/>
          <w:sz w:val="24"/>
        </w:rPr>
        <w:t xml:space="preserve">Rook gave a few examples to illustrate. </w:t>
      </w:r>
    </w:p>
    <w:p w:rsidR="0008581E" w:rsidRPr="00B3633A" w:rsidRDefault="0008581E">
      <w:pPr>
        <w:pStyle w:val="0DraftNormal"/>
        <w:rPr>
          <w:rFonts w:ascii="Montserrat" w:hAnsi="Montserrat"/>
          <w:spacing w:val="-1"/>
          <w:sz w:val="24"/>
        </w:rPr>
      </w:pPr>
    </w:p>
    <w:p w:rsidR="0008581E" w:rsidRPr="00B3633A" w:rsidRDefault="0008581E">
      <w:pPr>
        <w:pStyle w:val="0DraftNormal"/>
        <w:rPr>
          <w:rFonts w:ascii="Montserrat" w:hAnsi="Montserrat"/>
          <w:spacing w:val="-1"/>
          <w:sz w:val="24"/>
        </w:rPr>
      </w:pPr>
      <w:r w:rsidRPr="00B3633A">
        <w:rPr>
          <w:rFonts w:ascii="Montserrat" w:hAnsi="Montserrat"/>
          <w:spacing w:val="-1"/>
          <w:sz w:val="24"/>
        </w:rPr>
        <w:t xml:space="preserve">Behind the scenes. </w:t>
      </w:r>
    </w:p>
    <w:p w:rsidR="0008581E" w:rsidRPr="00B3633A" w:rsidRDefault="0008581E">
      <w:pPr>
        <w:pStyle w:val="0DraftNormal"/>
        <w:rPr>
          <w:rFonts w:ascii="Montserrat" w:hAnsi="Montserrat"/>
          <w:spacing w:val="-1"/>
          <w:sz w:val="24"/>
        </w:rPr>
      </w:pPr>
    </w:p>
    <w:p w:rsidR="0008581E" w:rsidRPr="00B3633A" w:rsidRDefault="0008581E">
      <w:pPr>
        <w:pStyle w:val="0DraftNormal"/>
        <w:rPr>
          <w:rFonts w:ascii="Montserrat" w:hAnsi="Montserrat"/>
          <w:spacing w:val="-1"/>
          <w:sz w:val="24"/>
        </w:rPr>
      </w:pPr>
      <w:r w:rsidRPr="00B3633A">
        <w:rPr>
          <w:rFonts w:ascii="Montserrat" w:hAnsi="Montserrat"/>
          <w:spacing w:val="-1"/>
          <w:sz w:val="24"/>
        </w:rPr>
        <w:t xml:space="preserve">Those elements in contradiction or opposition had a period of time to set their own plans into motion during the time avonlea was out of the immediate picture. </w:t>
      </w:r>
    </w:p>
    <w:p w:rsidR="0008581E" w:rsidRPr="00B3633A" w:rsidRDefault="0008581E">
      <w:pPr>
        <w:pStyle w:val="0DraftNormal"/>
        <w:rPr>
          <w:rFonts w:ascii="Montserrat" w:hAnsi="Montserrat"/>
          <w:spacing w:val="-1"/>
          <w:sz w:val="24"/>
        </w:rPr>
      </w:pPr>
    </w:p>
    <w:p w:rsidR="0008581E" w:rsidRPr="00B3633A" w:rsidRDefault="0008581E">
      <w:pPr>
        <w:pStyle w:val="0DraftNormal"/>
        <w:rPr>
          <w:rFonts w:ascii="Montserrat" w:hAnsi="Montserrat"/>
          <w:spacing w:val="-1"/>
          <w:sz w:val="24"/>
        </w:rPr>
      </w:pPr>
      <w:r w:rsidRPr="00B3633A">
        <w:rPr>
          <w:rFonts w:ascii="Montserrat" w:hAnsi="Montserrat"/>
          <w:spacing w:val="-1"/>
          <w:sz w:val="24"/>
        </w:rPr>
        <w:t xml:space="preserve">Also, their careful observation of her and those who she came into close contact with gave them clearer ideas about how to catch her, and best deal with her. </w:t>
      </w:r>
    </w:p>
    <w:p w:rsidR="0008581E" w:rsidRPr="00B3633A" w:rsidRDefault="0008581E">
      <w:pPr>
        <w:pStyle w:val="0DraftNormal"/>
        <w:rPr>
          <w:rFonts w:ascii="Montserrat" w:hAnsi="Montserrat"/>
          <w:spacing w:val="-1"/>
          <w:sz w:val="24"/>
        </w:rPr>
      </w:pPr>
    </w:p>
    <w:p w:rsidR="0008581E" w:rsidRPr="00B3633A" w:rsidRDefault="0008581E">
      <w:pPr>
        <w:pStyle w:val="0DraftNormal"/>
        <w:rPr>
          <w:rFonts w:ascii="Montserrat" w:hAnsi="Montserrat"/>
          <w:spacing w:val="-1"/>
          <w:sz w:val="24"/>
        </w:rPr>
      </w:pPr>
      <w:r w:rsidRPr="00B3633A">
        <w:rPr>
          <w:rFonts w:ascii="Montserrat" w:hAnsi="Montserrat"/>
          <w:spacing w:val="-1"/>
          <w:sz w:val="24"/>
        </w:rPr>
        <w:t xml:space="preserve">Once the dept of negotiations was solidly established, some of the focus would shift away from her to thwart her overall progress, but the view that she was the king maker kept her in the shadow of death. </w:t>
      </w:r>
    </w:p>
    <w:p w:rsidR="0008581E" w:rsidRPr="00B3633A" w:rsidRDefault="0008581E">
      <w:pPr>
        <w:pStyle w:val="0DraftNormal"/>
        <w:rPr>
          <w:rFonts w:ascii="Montserrat" w:hAnsi="Montserrat"/>
          <w:spacing w:val="-1"/>
          <w:sz w:val="24"/>
        </w:rPr>
      </w:pPr>
    </w:p>
    <w:p w:rsidR="0008581E" w:rsidRPr="00B3633A" w:rsidRDefault="0008581E">
      <w:pPr>
        <w:pStyle w:val="0DraftNormal"/>
        <w:rPr>
          <w:rFonts w:ascii="Montserrat" w:hAnsi="Montserrat"/>
          <w:spacing w:val="-1"/>
          <w:sz w:val="24"/>
        </w:rPr>
      </w:pPr>
      <w:r w:rsidRPr="00B3633A">
        <w:rPr>
          <w:rFonts w:ascii="Montserrat" w:hAnsi="Montserrat"/>
          <w:spacing w:val="-1"/>
          <w:sz w:val="24"/>
        </w:rPr>
        <w:t xml:space="preserve">This position was carried beyond her service to kzeisza, and into her assent and eventual demise. </w:t>
      </w:r>
    </w:p>
    <w:p w:rsidR="0008581E" w:rsidRPr="00B3633A" w:rsidRDefault="0008581E">
      <w:pPr>
        <w:pStyle w:val="0DraftNormal"/>
        <w:rPr>
          <w:rFonts w:ascii="Montserrat" w:hAnsi="Montserrat"/>
          <w:spacing w:val="-1"/>
          <w:sz w:val="24"/>
        </w:rPr>
      </w:pPr>
    </w:p>
    <w:p w:rsidR="0008581E" w:rsidRPr="00B3633A" w:rsidRDefault="0008581E">
      <w:pPr>
        <w:pStyle w:val="0DraftNormal"/>
        <w:rPr>
          <w:rFonts w:ascii="Montserrat" w:hAnsi="Montserrat"/>
          <w:spacing w:val="-1"/>
          <w:sz w:val="24"/>
        </w:rPr>
      </w:pPr>
      <w:r w:rsidRPr="00B3633A">
        <w:rPr>
          <w:rFonts w:ascii="Montserrat" w:hAnsi="Montserrat"/>
          <w:spacing w:val="-1"/>
          <w:sz w:val="24"/>
        </w:rPr>
        <w:t xml:space="preserve">Fate or free will, you were unpromised—facing the dead... Their first night on the frontier was a long one. </w:t>
      </w:r>
    </w:p>
    <w:p w:rsidR="0008581E" w:rsidRPr="00B3633A" w:rsidRDefault="0008581E">
      <w:pPr>
        <w:pStyle w:val="0DraftNormal"/>
        <w:rPr>
          <w:rFonts w:ascii="Montserrat" w:hAnsi="Montserrat"/>
          <w:spacing w:val="-1"/>
          <w:sz w:val="24"/>
        </w:rPr>
      </w:pPr>
    </w:p>
    <w:p w:rsidR="0008581E" w:rsidRPr="00B3633A" w:rsidRDefault="0008581E">
      <w:pPr>
        <w:pStyle w:val="0DraftNormal"/>
        <w:rPr>
          <w:rFonts w:ascii="Montserrat" w:hAnsi="Montserrat"/>
          <w:spacing w:val="-1"/>
          <w:sz w:val="24"/>
        </w:rPr>
      </w:pPr>
      <w:r w:rsidRPr="00B3633A">
        <w:rPr>
          <w:rFonts w:ascii="Montserrat" w:hAnsi="Montserrat"/>
          <w:spacing w:val="-1"/>
          <w:sz w:val="24"/>
        </w:rPr>
        <w:t xml:space="preserve">Both in the ever present chemistry between them and in contemplation of what awaits. </w:t>
      </w:r>
    </w:p>
    <w:p w:rsidR="0008581E" w:rsidRPr="00B3633A" w:rsidRDefault="0008581E">
      <w:pPr>
        <w:pStyle w:val="0DraftNormal"/>
        <w:rPr>
          <w:rFonts w:ascii="Montserrat" w:hAnsi="Montserrat"/>
          <w:spacing w:val="-1"/>
          <w:sz w:val="24"/>
        </w:rPr>
      </w:pPr>
    </w:p>
    <w:p w:rsidR="0008581E" w:rsidRPr="00B3633A" w:rsidRDefault="0008581E">
      <w:pPr>
        <w:pStyle w:val="0DraftNormal"/>
        <w:rPr>
          <w:rFonts w:ascii="Montserrat" w:hAnsi="Montserrat"/>
          <w:spacing w:val="-1"/>
          <w:sz w:val="24"/>
        </w:rPr>
      </w:pPr>
      <w:r w:rsidRPr="00B3633A">
        <w:rPr>
          <w:rFonts w:ascii="Montserrat" w:hAnsi="Montserrat"/>
          <w:spacing w:val="-1"/>
          <w:sz w:val="24"/>
        </w:rPr>
        <w:t xml:space="preserve">Av managed to draw rook out a bit, and slipping into dragon dreams, was voyeurously watched by Asia, as she woke to confront. </w:t>
      </w:r>
    </w:p>
    <w:p w:rsidR="0008581E" w:rsidRPr="00B3633A" w:rsidRDefault="0008581E">
      <w:pPr>
        <w:pStyle w:val="0DraftNormal"/>
        <w:rPr>
          <w:rFonts w:ascii="Montserrat" w:hAnsi="Montserrat"/>
          <w:spacing w:val="-1"/>
          <w:sz w:val="24"/>
        </w:rPr>
      </w:pPr>
    </w:p>
    <w:p w:rsidR="0008581E" w:rsidRPr="00B3633A" w:rsidRDefault="0008581E">
      <w:pPr>
        <w:pStyle w:val="0DraftNormal"/>
        <w:rPr>
          <w:rFonts w:ascii="Montserrat" w:hAnsi="Montserrat"/>
          <w:spacing w:val="-1"/>
          <w:sz w:val="24"/>
        </w:rPr>
      </w:pPr>
      <w:r w:rsidRPr="00B3633A">
        <w:rPr>
          <w:rFonts w:ascii="Montserrat" w:hAnsi="Montserrat"/>
          <w:spacing w:val="-1"/>
          <w:sz w:val="24"/>
        </w:rPr>
        <w:t xml:space="preserve">The tension of their chemistry was hard on her. </w:t>
      </w:r>
    </w:p>
    <w:p w:rsidR="0008581E" w:rsidRPr="00B3633A" w:rsidRDefault="0008581E">
      <w:pPr>
        <w:pStyle w:val="0DraftNormal"/>
        <w:rPr>
          <w:rFonts w:ascii="Montserrat" w:hAnsi="Montserrat"/>
          <w:spacing w:val="-1"/>
          <w:sz w:val="24"/>
        </w:rPr>
      </w:pPr>
    </w:p>
    <w:p w:rsidR="0008581E" w:rsidRPr="00B3633A" w:rsidRDefault="0008581E">
      <w:pPr>
        <w:pStyle w:val="0DraftNormal"/>
        <w:rPr>
          <w:rFonts w:ascii="Montserrat" w:hAnsi="Montserrat"/>
          <w:spacing w:val="-1"/>
          <w:sz w:val="24"/>
        </w:rPr>
      </w:pPr>
      <w:r w:rsidRPr="00B3633A">
        <w:rPr>
          <w:rFonts w:ascii="Montserrat" w:hAnsi="Montserrat"/>
          <w:spacing w:val="-1"/>
          <w:sz w:val="24"/>
        </w:rPr>
        <w:t xml:space="preserve">The early morning saw her wandering away to consider the coming days. </w:t>
      </w:r>
    </w:p>
    <w:p w:rsidR="0008581E" w:rsidRPr="00B3633A" w:rsidRDefault="0008581E">
      <w:pPr>
        <w:pStyle w:val="0DraftNormal"/>
        <w:rPr>
          <w:rFonts w:ascii="Montserrat" w:hAnsi="Montserrat"/>
          <w:spacing w:val="-1"/>
          <w:sz w:val="24"/>
        </w:rPr>
      </w:pPr>
    </w:p>
    <w:p w:rsidR="0008581E" w:rsidRPr="00B3633A" w:rsidRDefault="0008581E">
      <w:pPr>
        <w:pStyle w:val="0DraftNormal"/>
        <w:rPr>
          <w:rFonts w:ascii="Montserrat" w:hAnsi="Montserrat"/>
          <w:spacing w:val="-1"/>
          <w:sz w:val="24"/>
        </w:rPr>
      </w:pPr>
      <w:r w:rsidRPr="00B3633A">
        <w:rPr>
          <w:rFonts w:ascii="Montserrat" w:hAnsi="Montserrat"/>
          <w:spacing w:val="-1"/>
          <w:sz w:val="24"/>
        </w:rPr>
        <w:t xml:space="preserve">Following her instincts, she prepared herself to face the worst, and inadvertently invoked some of her sleeping potential. </w:t>
      </w:r>
    </w:p>
    <w:p w:rsidR="0008581E" w:rsidRPr="00B3633A" w:rsidRDefault="0008581E">
      <w:pPr>
        <w:pStyle w:val="0DraftNormal"/>
        <w:rPr>
          <w:rFonts w:ascii="Montserrat" w:hAnsi="Montserrat"/>
          <w:spacing w:val="-1"/>
          <w:sz w:val="24"/>
        </w:rPr>
      </w:pPr>
    </w:p>
    <w:p w:rsidR="0008581E" w:rsidRPr="00B3633A" w:rsidRDefault="0008581E">
      <w:pPr>
        <w:pStyle w:val="0DraftNormal"/>
        <w:rPr>
          <w:rFonts w:ascii="Montserrat" w:hAnsi="Montserrat"/>
          <w:spacing w:val="-1"/>
          <w:sz w:val="24"/>
        </w:rPr>
      </w:pPr>
      <w:r w:rsidRPr="00B3633A">
        <w:rPr>
          <w:rFonts w:ascii="Montserrat" w:hAnsi="Montserrat"/>
          <w:spacing w:val="-1"/>
          <w:sz w:val="24"/>
        </w:rPr>
        <w:t xml:space="preserve">Confronted by the fate that had been evolving around her, she was forced to recognize that she was unpromised to, but clearly a part of the divine. </w:t>
      </w:r>
    </w:p>
    <w:p w:rsidR="0008581E" w:rsidRPr="00B3633A" w:rsidRDefault="0008581E">
      <w:pPr>
        <w:pStyle w:val="0DraftNormal"/>
        <w:rPr>
          <w:rFonts w:ascii="Montserrat" w:hAnsi="Montserrat"/>
          <w:spacing w:val="-1"/>
          <w:sz w:val="24"/>
        </w:rPr>
      </w:pPr>
    </w:p>
    <w:p w:rsidR="0008581E" w:rsidRPr="00B3633A" w:rsidRDefault="0008581E">
      <w:pPr>
        <w:pStyle w:val="0DraftNormal"/>
        <w:rPr>
          <w:rFonts w:ascii="Montserrat" w:hAnsi="Montserrat"/>
          <w:spacing w:val="-1"/>
          <w:sz w:val="24"/>
        </w:rPr>
      </w:pPr>
      <w:r w:rsidRPr="00B3633A">
        <w:rPr>
          <w:rFonts w:ascii="Montserrat" w:hAnsi="Montserrat"/>
          <w:spacing w:val="-1"/>
          <w:sz w:val="24"/>
        </w:rPr>
        <w:t xml:space="preserve">Confronted by the shadows of her destiny, she realized the existence of a higher influence in her life. </w:t>
      </w:r>
    </w:p>
    <w:p w:rsidR="0008581E" w:rsidRPr="00B3633A" w:rsidRDefault="0008581E">
      <w:pPr>
        <w:pStyle w:val="0DraftNormal"/>
        <w:rPr>
          <w:rFonts w:ascii="Montserrat" w:hAnsi="Montserrat"/>
          <w:spacing w:val="-1"/>
          <w:sz w:val="24"/>
        </w:rPr>
      </w:pPr>
    </w:p>
    <w:p w:rsidR="0008581E" w:rsidRPr="00B3633A" w:rsidRDefault="0008581E">
      <w:pPr>
        <w:pStyle w:val="0DraftNormal"/>
        <w:rPr>
          <w:rFonts w:ascii="Montserrat" w:hAnsi="Montserrat"/>
          <w:spacing w:val="-1"/>
          <w:sz w:val="24"/>
        </w:rPr>
      </w:pPr>
      <w:r w:rsidRPr="00B3633A">
        <w:rPr>
          <w:rFonts w:ascii="Montserrat" w:hAnsi="Montserrat"/>
          <w:spacing w:val="-1"/>
          <w:sz w:val="24"/>
        </w:rPr>
        <w:t xml:space="preserve">She fought to hold to her free will. </w:t>
      </w:r>
    </w:p>
    <w:p w:rsidR="0008581E" w:rsidRPr="00B3633A" w:rsidRDefault="0008581E">
      <w:pPr>
        <w:pStyle w:val="0DraftNormal"/>
        <w:rPr>
          <w:rFonts w:ascii="Montserrat" w:hAnsi="Montserrat"/>
          <w:spacing w:val="-1"/>
          <w:sz w:val="24"/>
        </w:rPr>
      </w:pPr>
    </w:p>
    <w:p w:rsidR="0008581E" w:rsidRPr="00B3633A" w:rsidRDefault="0008581E">
      <w:pPr>
        <w:pStyle w:val="0DraftNormal"/>
        <w:rPr>
          <w:rFonts w:ascii="Montserrat" w:hAnsi="Montserrat"/>
          <w:spacing w:val="-1"/>
          <w:sz w:val="24"/>
        </w:rPr>
      </w:pPr>
      <w:r w:rsidRPr="00B3633A">
        <w:rPr>
          <w:rFonts w:ascii="Montserrat" w:hAnsi="Montserrat"/>
          <w:spacing w:val="-1"/>
          <w:sz w:val="24"/>
        </w:rPr>
        <w:t xml:space="preserve">There were palpable repercussions of this moment sensed even by kzeisza. </w:t>
      </w:r>
    </w:p>
    <w:p w:rsidR="0008581E" w:rsidRPr="00B3633A" w:rsidRDefault="0008581E">
      <w:pPr>
        <w:pStyle w:val="0DraftNormal"/>
        <w:rPr>
          <w:rFonts w:ascii="Montserrat" w:hAnsi="Montserrat"/>
          <w:spacing w:val="-1"/>
          <w:sz w:val="24"/>
        </w:rPr>
      </w:pPr>
    </w:p>
    <w:p w:rsidR="0008581E" w:rsidRPr="00B3633A" w:rsidRDefault="0008581E">
      <w:pPr>
        <w:pStyle w:val="0DraftNormal"/>
        <w:rPr>
          <w:rFonts w:ascii="Montserrat" w:hAnsi="Montserrat"/>
          <w:spacing w:val="-1"/>
          <w:sz w:val="24"/>
        </w:rPr>
      </w:pPr>
      <w:r w:rsidRPr="00B3633A">
        <w:rPr>
          <w:rFonts w:ascii="Montserrat" w:hAnsi="Montserrat"/>
          <w:spacing w:val="-1"/>
          <w:sz w:val="24"/>
        </w:rPr>
        <w:t xml:space="preserve">Av returned to the mission at hand, and these new thoughts were forestalled by their arrival at the threshold of the foreboding displacement. </w:t>
      </w:r>
    </w:p>
    <w:p w:rsidR="0008581E" w:rsidRPr="00B3633A" w:rsidRDefault="0008581E">
      <w:pPr>
        <w:pStyle w:val="0DraftNormal"/>
        <w:rPr>
          <w:rFonts w:ascii="Montserrat" w:hAnsi="Montserrat"/>
          <w:spacing w:val="-1"/>
          <w:sz w:val="24"/>
        </w:rPr>
      </w:pPr>
    </w:p>
    <w:p w:rsidR="0008581E" w:rsidRPr="00B3633A" w:rsidRDefault="0008581E">
      <w:pPr>
        <w:pStyle w:val="0DraftNormal"/>
        <w:rPr>
          <w:rFonts w:ascii="Montserrat" w:hAnsi="Montserrat"/>
          <w:spacing w:val="-1"/>
          <w:sz w:val="24"/>
        </w:rPr>
      </w:pPr>
      <w:r w:rsidRPr="00B3633A">
        <w:rPr>
          <w:rFonts w:ascii="Montserrat" w:hAnsi="Montserrat"/>
          <w:spacing w:val="-1"/>
          <w:sz w:val="24"/>
        </w:rPr>
        <w:t xml:space="preserve">Eman/ennis/enzo, fate (god was among us/sole choice/estate ruler) "some might call me eman. </w:t>
      </w:r>
    </w:p>
    <w:p w:rsidR="0008581E" w:rsidRPr="00B3633A" w:rsidRDefault="0008581E">
      <w:pPr>
        <w:pStyle w:val="0DraftNormal"/>
        <w:rPr>
          <w:rFonts w:ascii="Montserrat" w:hAnsi="Montserrat"/>
          <w:spacing w:val="-1"/>
          <w:sz w:val="24"/>
        </w:rPr>
      </w:pPr>
    </w:p>
    <w:p w:rsidR="0008581E" w:rsidRPr="00B3633A" w:rsidRDefault="0008581E">
      <w:pPr>
        <w:pStyle w:val="0DraftNormal"/>
        <w:rPr>
          <w:rFonts w:ascii="Montserrat" w:hAnsi="Montserrat"/>
          <w:spacing w:val="-1"/>
          <w:sz w:val="24"/>
        </w:rPr>
      </w:pPr>
      <w:r w:rsidRPr="00B3633A">
        <w:rPr>
          <w:rFonts w:ascii="Montserrat" w:hAnsi="Montserrat"/>
          <w:spacing w:val="-1"/>
          <w:sz w:val="24"/>
        </w:rPr>
        <w:t xml:space="preserve">Others might call me ennis. </w:t>
      </w:r>
    </w:p>
    <w:p w:rsidR="0008581E" w:rsidRPr="00B3633A" w:rsidRDefault="0008581E">
      <w:pPr>
        <w:pStyle w:val="0DraftNormal"/>
        <w:rPr>
          <w:rFonts w:ascii="Montserrat" w:hAnsi="Montserrat"/>
          <w:spacing w:val="-1"/>
          <w:sz w:val="24"/>
        </w:rPr>
      </w:pPr>
    </w:p>
    <w:p w:rsidR="0008581E" w:rsidRPr="00B3633A" w:rsidRDefault="0008581E">
      <w:pPr>
        <w:pStyle w:val="0DraftNormal"/>
        <w:rPr>
          <w:rFonts w:ascii="Montserrat" w:hAnsi="Montserrat"/>
          <w:spacing w:val="-1"/>
          <w:sz w:val="24"/>
        </w:rPr>
      </w:pPr>
      <w:r w:rsidRPr="00B3633A">
        <w:rPr>
          <w:rFonts w:ascii="Montserrat" w:hAnsi="Montserrat"/>
          <w:spacing w:val="-1"/>
          <w:sz w:val="24"/>
        </w:rPr>
        <w:t xml:space="preserve">You, i think, would most likely call me enzo. </w:t>
      </w:r>
    </w:p>
    <w:p w:rsidR="0008581E" w:rsidRPr="00B3633A" w:rsidRDefault="0008581E">
      <w:pPr>
        <w:pStyle w:val="0DraftNormal"/>
        <w:rPr>
          <w:rFonts w:ascii="Montserrat" w:hAnsi="Montserrat"/>
          <w:spacing w:val="-1"/>
          <w:sz w:val="24"/>
        </w:rPr>
      </w:pPr>
    </w:p>
    <w:p w:rsidR="0008581E" w:rsidRPr="00B3633A" w:rsidRDefault="0008581E">
      <w:pPr>
        <w:pStyle w:val="0DraftNormal"/>
        <w:rPr>
          <w:rFonts w:ascii="Montserrat" w:hAnsi="Montserrat"/>
          <w:spacing w:val="-1"/>
          <w:sz w:val="24"/>
        </w:rPr>
      </w:pPr>
      <w:r w:rsidRPr="00B3633A">
        <w:rPr>
          <w:rFonts w:ascii="Montserrat" w:hAnsi="Montserrat"/>
          <w:spacing w:val="-1"/>
          <w:sz w:val="24"/>
        </w:rPr>
        <w:t>All of these might apply as well as any..."</w:t>
      </w:r>
    </w:p>
    <w:p w:rsidR="0008581E" w:rsidRPr="00B3633A" w:rsidRDefault="0008581E">
      <w:pPr>
        <w:pStyle w:val="0DraftNormal"/>
        <w:rPr>
          <w:rFonts w:ascii="Montserrat" w:hAnsi="Montserrat"/>
          <w:spacing w:val="-1"/>
          <w:sz w:val="24"/>
        </w:rPr>
      </w:pPr>
    </w:p>
    <w:p w:rsidR="0008581E" w:rsidRPr="00B3633A" w:rsidRDefault="0008581E">
      <w:pPr>
        <w:pStyle w:val="0DraftNormal"/>
        <w:rPr>
          <w:rFonts w:ascii="Montserrat" w:hAnsi="Montserrat"/>
          <w:spacing w:val="-1"/>
          <w:sz w:val="24"/>
        </w:rPr>
      </w:pPr>
      <w:r w:rsidRPr="00B3633A">
        <w:rPr>
          <w:rFonts w:ascii="Montserrat" w:hAnsi="Montserrat"/>
          <w:spacing w:val="-1"/>
          <w:sz w:val="24"/>
        </w:rPr>
        <w:t xml:space="preserve">Group reactions, interactions—triel manor—diplomacy... They pause to consider their approach, and rook tried to draw av out—she recounted a bit more of her past. </w:t>
      </w:r>
    </w:p>
    <w:p w:rsidR="0008581E" w:rsidRPr="00B3633A" w:rsidRDefault="0008581E">
      <w:pPr>
        <w:pStyle w:val="0DraftNormal"/>
        <w:rPr>
          <w:rFonts w:ascii="Montserrat" w:hAnsi="Montserrat"/>
          <w:spacing w:val="-1"/>
          <w:sz w:val="24"/>
        </w:rPr>
      </w:pPr>
    </w:p>
    <w:p w:rsidR="0008581E" w:rsidRPr="00B3633A" w:rsidRDefault="0008581E">
      <w:pPr>
        <w:pStyle w:val="0DraftNormal"/>
        <w:rPr>
          <w:rFonts w:ascii="Montserrat" w:hAnsi="Montserrat"/>
          <w:spacing w:val="-1"/>
          <w:sz w:val="24"/>
        </w:rPr>
      </w:pPr>
      <w:r w:rsidRPr="00B3633A">
        <w:rPr>
          <w:rFonts w:ascii="Montserrat" w:hAnsi="Montserrat"/>
          <w:spacing w:val="-1"/>
          <w:sz w:val="24"/>
        </w:rPr>
        <w:t xml:space="preserve">A different sort of attraction was building slowly and more subtly than either of them were able to notice, and this was but one of the many keys to its foundation. </w:t>
      </w:r>
    </w:p>
    <w:p w:rsidR="0008581E" w:rsidRPr="00B3633A" w:rsidRDefault="0008581E">
      <w:pPr>
        <w:pStyle w:val="0DraftNormal"/>
        <w:rPr>
          <w:rFonts w:ascii="Montserrat" w:hAnsi="Montserrat"/>
          <w:spacing w:val="-1"/>
          <w:sz w:val="24"/>
        </w:rPr>
      </w:pPr>
    </w:p>
    <w:p w:rsidR="0008581E" w:rsidRPr="00B3633A" w:rsidRDefault="0008581E">
      <w:pPr>
        <w:pStyle w:val="0DraftNormal"/>
        <w:rPr>
          <w:rFonts w:ascii="Montserrat" w:hAnsi="Montserrat"/>
          <w:spacing w:val="-1"/>
          <w:sz w:val="24"/>
        </w:rPr>
      </w:pPr>
      <w:r w:rsidRPr="00B3633A">
        <w:rPr>
          <w:rFonts w:ascii="Montserrat" w:hAnsi="Montserrat"/>
          <w:spacing w:val="-1"/>
          <w:sz w:val="24"/>
        </w:rPr>
        <w:t xml:space="preserve">RAsiaanna's skulking pretty well defined the situation they and this world face. </w:t>
      </w:r>
    </w:p>
    <w:p w:rsidR="0008581E" w:rsidRPr="00B3633A" w:rsidRDefault="0008581E">
      <w:pPr>
        <w:pStyle w:val="0DraftNormal"/>
        <w:rPr>
          <w:rFonts w:ascii="Montserrat" w:hAnsi="Montserrat"/>
          <w:spacing w:val="-1"/>
          <w:sz w:val="24"/>
        </w:rPr>
      </w:pPr>
    </w:p>
    <w:p w:rsidR="0008581E" w:rsidRPr="00B3633A" w:rsidRDefault="0008581E">
      <w:pPr>
        <w:pStyle w:val="0DraftNormal"/>
        <w:rPr>
          <w:rFonts w:ascii="Montserrat" w:hAnsi="Montserrat"/>
          <w:spacing w:val="-1"/>
          <w:sz w:val="24"/>
        </w:rPr>
      </w:pPr>
      <w:r w:rsidRPr="00B3633A">
        <w:rPr>
          <w:rFonts w:ascii="Montserrat" w:hAnsi="Montserrat"/>
          <w:spacing w:val="-1"/>
          <w:sz w:val="24"/>
        </w:rPr>
        <w:t xml:space="preserve">They decide on the rough sketch for their next leg of their approach and check back in with their support in the city. </w:t>
      </w:r>
    </w:p>
    <w:p w:rsidR="0008581E" w:rsidRPr="00B3633A" w:rsidRDefault="0008581E">
      <w:pPr>
        <w:pStyle w:val="0DraftNormal"/>
        <w:rPr>
          <w:rFonts w:ascii="Montserrat" w:hAnsi="Montserrat"/>
          <w:spacing w:val="-1"/>
          <w:sz w:val="24"/>
        </w:rPr>
      </w:pPr>
    </w:p>
    <w:p w:rsidR="0008581E" w:rsidRPr="00B3633A" w:rsidRDefault="0008581E">
      <w:pPr>
        <w:pStyle w:val="0DraftNormal"/>
        <w:rPr>
          <w:rFonts w:ascii="Montserrat" w:hAnsi="Montserrat"/>
          <w:spacing w:val="-1"/>
          <w:sz w:val="24"/>
        </w:rPr>
      </w:pPr>
      <w:r w:rsidRPr="00B3633A">
        <w:rPr>
          <w:rFonts w:ascii="Montserrat" w:hAnsi="Montserrat"/>
          <w:spacing w:val="-1"/>
          <w:sz w:val="24"/>
        </w:rPr>
        <w:t xml:space="preserve">They remain unaware of the motions of the other characters they had left behind in the city. </w:t>
      </w:r>
    </w:p>
    <w:p w:rsidR="0008581E" w:rsidRPr="00B3633A" w:rsidRDefault="0008581E">
      <w:pPr>
        <w:pStyle w:val="0DraftNormal"/>
        <w:rPr>
          <w:rFonts w:ascii="Montserrat" w:hAnsi="Montserrat"/>
          <w:spacing w:val="-1"/>
          <w:sz w:val="24"/>
        </w:rPr>
      </w:pPr>
    </w:p>
    <w:p w:rsidR="0008581E" w:rsidRPr="00B3633A" w:rsidRDefault="0008581E">
      <w:pPr>
        <w:pStyle w:val="0DraftNormal"/>
        <w:rPr>
          <w:rFonts w:ascii="Montserrat" w:hAnsi="Montserrat"/>
          <w:spacing w:val="-1"/>
          <w:sz w:val="24"/>
        </w:rPr>
      </w:pPr>
      <w:r w:rsidRPr="00B3633A">
        <w:rPr>
          <w:rFonts w:ascii="Montserrat" w:hAnsi="Montserrat"/>
          <w:spacing w:val="-1"/>
          <w:sz w:val="24"/>
        </w:rPr>
        <w:t xml:space="preserve">Due to the nature of their descent, av and Athenasia were alone in the best sense for the descent, as the others rode it out in displaced comfort. </w:t>
      </w:r>
    </w:p>
    <w:p w:rsidR="0008581E" w:rsidRPr="00B3633A" w:rsidRDefault="0008581E">
      <w:pPr>
        <w:pStyle w:val="0DraftNormal"/>
        <w:rPr>
          <w:rFonts w:ascii="Montserrat" w:hAnsi="Montserrat"/>
          <w:spacing w:val="-1"/>
          <w:sz w:val="24"/>
        </w:rPr>
      </w:pPr>
    </w:p>
    <w:p w:rsidR="0008581E" w:rsidRPr="00B3633A" w:rsidRDefault="0008581E">
      <w:pPr>
        <w:pStyle w:val="0DraftNormal"/>
        <w:rPr>
          <w:rFonts w:ascii="Montserrat" w:hAnsi="Montserrat"/>
          <w:spacing w:val="-1"/>
          <w:sz w:val="24"/>
        </w:rPr>
      </w:pPr>
      <w:r w:rsidRPr="00B3633A">
        <w:rPr>
          <w:rFonts w:ascii="Montserrat" w:hAnsi="Montserrat"/>
          <w:spacing w:val="-1"/>
          <w:sz w:val="24"/>
        </w:rPr>
        <w:t xml:space="preserve">The exotic and the dragon strengthen their strange bond into friendship over the drop and following advance, while the others—Asia and rook—fence with another shade of intimacy and confidence. </w:t>
      </w:r>
    </w:p>
    <w:p w:rsidR="0008581E" w:rsidRPr="00B3633A" w:rsidRDefault="0008581E">
      <w:pPr>
        <w:pStyle w:val="0DraftNormal"/>
        <w:rPr>
          <w:rFonts w:ascii="Montserrat" w:hAnsi="Montserrat"/>
          <w:spacing w:val="-1"/>
          <w:sz w:val="24"/>
        </w:rPr>
      </w:pPr>
    </w:p>
    <w:p w:rsidR="0008581E" w:rsidRPr="00B3633A" w:rsidRDefault="0008581E">
      <w:pPr>
        <w:pStyle w:val="0DraftNormal"/>
        <w:rPr>
          <w:rFonts w:ascii="Montserrat" w:hAnsi="Montserrat"/>
          <w:spacing w:val="-1"/>
          <w:sz w:val="24"/>
        </w:rPr>
      </w:pPr>
      <w:r w:rsidRPr="00B3633A">
        <w:rPr>
          <w:rFonts w:ascii="Montserrat" w:hAnsi="Montserrat"/>
          <w:spacing w:val="-1"/>
          <w:sz w:val="24"/>
        </w:rPr>
        <w:t xml:space="preserve">A few questions were raised when their tryst was interrupted for a quick conference. </w:t>
      </w:r>
    </w:p>
    <w:p w:rsidR="0008581E" w:rsidRPr="00B3633A" w:rsidRDefault="0008581E">
      <w:pPr>
        <w:pStyle w:val="0DraftNormal"/>
        <w:rPr>
          <w:rFonts w:ascii="Montserrat" w:hAnsi="Montserrat"/>
          <w:spacing w:val="-1"/>
          <w:sz w:val="24"/>
        </w:rPr>
      </w:pPr>
    </w:p>
    <w:p w:rsidR="0008581E" w:rsidRPr="00B3633A" w:rsidRDefault="0008581E">
      <w:pPr>
        <w:pStyle w:val="0DraftNormal"/>
        <w:rPr>
          <w:rFonts w:ascii="Montserrat" w:hAnsi="Montserrat"/>
          <w:spacing w:val="-1"/>
          <w:sz w:val="24"/>
        </w:rPr>
      </w:pPr>
      <w:r w:rsidRPr="00B3633A">
        <w:rPr>
          <w:rFonts w:ascii="Montserrat" w:hAnsi="Montserrat"/>
          <w:spacing w:val="-1"/>
          <w:sz w:val="24"/>
        </w:rPr>
        <w:t xml:space="preserve">The passage was uncomfortably easy in their minds. </w:t>
      </w:r>
    </w:p>
    <w:p w:rsidR="0008581E" w:rsidRPr="00B3633A" w:rsidRDefault="0008581E">
      <w:pPr>
        <w:pStyle w:val="0DraftNormal"/>
        <w:rPr>
          <w:rFonts w:ascii="Montserrat" w:hAnsi="Montserrat"/>
          <w:spacing w:val="-1"/>
          <w:sz w:val="24"/>
        </w:rPr>
      </w:pPr>
    </w:p>
    <w:p w:rsidR="0008581E" w:rsidRPr="00B3633A" w:rsidRDefault="0008581E">
      <w:pPr>
        <w:pStyle w:val="0DraftNormal"/>
        <w:rPr>
          <w:rFonts w:ascii="Montserrat" w:hAnsi="Montserrat"/>
          <w:spacing w:val="-1"/>
          <w:sz w:val="24"/>
        </w:rPr>
      </w:pPr>
      <w:r w:rsidRPr="00B3633A">
        <w:rPr>
          <w:rFonts w:ascii="Montserrat" w:hAnsi="Montserrat"/>
          <w:spacing w:val="-1"/>
          <w:sz w:val="24"/>
        </w:rPr>
        <w:t xml:space="preserve">That was until a chance encounter revealed a hidden side of rAsiaanna. </w:t>
      </w:r>
    </w:p>
    <w:p w:rsidR="0008581E" w:rsidRPr="00B3633A" w:rsidRDefault="0008581E">
      <w:pPr>
        <w:pStyle w:val="0DraftNormal"/>
        <w:rPr>
          <w:rFonts w:ascii="Montserrat" w:hAnsi="Montserrat"/>
          <w:spacing w:val="-1"/>
          <w:sz w:val="24"/>
        </w:rPr>
      </w:pPr>
    </w:p>
    <w:p w:rsidR="0008581E" w:rsidRPr="00B3633A" w:rsidRDefault="0008581E">
      <w:pPr>
        <w:pStyle w:val="0DraftNormal"/>
        <w:rPr>
          <w:rFonts w:ascii="Montserrat" w:hAnsi="Montserrat"/>
          <w:spacing w:val="-1"/>
          <w:sz w:val="24"/>
        </w:rPr>
      </w:pPr>
      <w:r w:rsidRPr="00B3633A">
        <w:rPr>
          <w:rFonts w:ascii="Montserrat" w:hAnsi="Montserrat"/>
          <w:spacing w:val="-1"/>
          <w:sz w:val="24"/>
        </w:rPr>
        <w:t xml:space="preserve">The end of the day found them nearing the heart of their objective. </w:t>
      </w:r>
    </w:p>
    <w:p w:rsidR="0008581E" w:rsidRPr="00B3633A" w:rsidRDefault="0008581E">
      <w:pPr>
        <w:pStyle w:val="0DraftNormal"/>
        <w:rPr>
          <w:rFonts w:ascii="Montserrat" w:hAnsi="Montserrat"/>
          <w:spacing w:val="-1"/>
          <w:sz w:val="24"/>
        </w:rPr>
      </w:pPr>
    </w:p>
    <w:p w:rsidR="0008581E" w:rsidRPr="00B3633A" w:rsidRDefault="0008581E">
      <w:pPr>
        <w:pStyle w:val="0DraftNormal"/>
        <w:rPr>
          <w:rFonts w:ascii="Montserrat" w:hAnsi="Montserrat"/>
          <w:spacing w:val="-1"/>
          <w:sz w:val="24"/>
        </w:rPr>
      </w:pPr>
      <w:r w:rsidRPr="00B3633A">
        <w:rPr>
          <w:rFonts w:ascii="Montserrat" w:hAnsi="Montserrat"/>
          <w:spacing w:val="-1"/>
          <w:sz w:val="24"/>
        </w:rPr>
        <w:t xml:space="preserve">When av dreams—things get complicated by themselves... Uneasy making camp so deep in potentially hostile territory, av resorted to continuing her stories of triel manor to distract them until sleeping shifts began. </w:t>
      </w:r>
    </w:p>
    <w:p w:rsidR="0008581E" w:rsidRPr="00B3633A" w:rsidRDefault="0008581E">
      <w:pPr>
        <w:pStyle w:val="0DraftNormal"/>
        <w:rPr>
          <w:rFonts w:ascii="Montserrat" w:hAnsi="Montserrat"/>
          <w:spacing w:val="-1"/>
          <w:sz w:val="24"/>
        </w:rPr>
      </w:pPr>
    </w:p>
    <w:p w:rsidR="0008581E" w:rsidRPr="00B3633A" w:rsidRDefault="0008581E">
      <w:pPr>
        <w:pStyle w:val="0DraftNormal"/>
        <w:rPr>
          <w:rFonts w:ascii="Montserrat" w:hAnsi="Montserrat"/>
          <w:spacing w:val="-1"/>
          <w:sz w:val="24"/>
        </w:rPr>
      </w:pPr>
      <w:r w:rsidRPr="00B3633A">
        <w:rPr>
          <w:rFonts w:ascii="Montserrat" w:hAnsi="Montserrat"/>
          <w:spacing w:val="-1"/>
          <w:sz w:val="24"/>
        </w:rPr>
        <w:t xml:space="preserve">Confined in the safety of rAsiaanna's bag with wraith\Asia, she confronted the insidious erotic tension. </w:t>
      </w:r>
    </w:p>
    <w:p w:rsidR="0008581E" w:rsidRPr="00B3633A" w:rsidRDefault="0008581E">
      <w:pPr>
        <w:pStyle w:val="0DraftNormal"/>
        <w:rPr>
          <w:rFonts w:ascii="Montserrat" w:hAnsi="Montserrat"/>
          <w:spacing w:val="-1"/>
          <w:sz w:val="24"/>
        </w:rPr>
      </w:pPr>
    </w:p>
    <w:p w:rsidR="0008581E" w:rsidRPr="00B3633A" w:rsidRDefault="0008581E">
      <w:pPr>
        <w:pStyle w:val="0DraftNormal"/>
        <w:rPr>
          <w:rFonts w:ascii="Montserrat" w:hAnsi="Montserrat"/>
          <w:spacing w:val="-1"/>
          <w:sz w:val="24"/>
        </w:rPr>
      </w:pPr>
      <w:r w:rsidRPr="00B3633A">
        <w:rPr>
          <w:rFonts w:ascii="Montserrat" w:hAnsi="Montserrat"/>
          <w:spacing w:val="-1"/>
          <w:sz w:val="24"/>
        </w:rPr>
        <w:t xml:space="preserve">Questioned her responsive hunger for a conflict of her own interest and could not find an answer. </w:t>
      </w:r>
    </w:p>
    <w:p w:rsidR="0008581E" w:rsidRPr="00B3633A" w:rsidRDefault="0008581E">
      <w:pPr>
        <w:pStyle w:val="0DraftNormal"/>
        <w:rPr>
          <w:rFonts w:ascii="Montserrat" w:hAnsi="Montserrat"/>
          <w:spacing w:val="-1"/>
          <w:sz w:val="24"/>
        </w:rPr>
      </w:pPr>
    </w:p>
    <w:p w:rsidR="0008581E" w:rsidRPr="00B3633A" w:rsidRDefault="0008581E">
      <w:pPr>
        <w:pStyle w:val="0DraftNormal"/>
        <w:rPr>
          <w:rFonts w:ascii="Montserrat" w:hAnsi="Montserrat"/>
          <w:spacing w:val="-1"/>
          <w:sz w:val="24"/>
        </w:rPr>
      </w:pPr>
      <w:r w:rsidRPr="00B3633A">
        <w:rPr>
          <w:rFonts w:ascii="Montserrat" w:hAnsi="Montserrat"/>
          <w:spacing w:val="-1"/>
          <w:sz w:val="24"/>
        </w:rPr>
        <w:t xml:space="preserve">As sleep claimed her finally, she was confronted by kzeisza and once more by those same questions. </w:t>
      </w:r>
    </w:p>
    <w:p w:rsidR="0008581E" w:rsidRPr="00B3633A" w:rsidRDefault="0008581E">
      <w:pPr>
        <w:pStyle w:val="0DraftNormal"/>
        <w:rPr>
          <w:rFonts w:ascii="Montserrat" w:hAnsi="Montserrat"/>
          <w:spacing w:val="-1"/>
          <w:sz w:val="24"/>
        </w:rPr>
      </w:pPr>
    </w:p>
    <w:p w:rsidR="0008581E" w:rsidRPr="00B3633A" w:rsidRDefault="0008581E">
      <w:pPr>
        <w:pStyle w:val="0DraftNormal"/>
        <w:rPr>
          <w:rFonts w:ascii="Montserrat" w:hAnsi="Montserrat"/>
          <w:spacing w:val="-1"/>
          <w:sz w:val="24"/>
        </w:rPr>
      </w:pPr>
      <w:r w:rsidRPr="00B3633A">
        <w:rPr>
          <w:rFonts w:ascii="Montserrat" w:hAnsi="Montserrat"/>
          <w:spacing w:val="-1"/>
          <w:sz w:val="24"/>
        </w:rPr>
        <w:t xml:space="preserve">She furiously embraced this and felt hopeless in its grasp. </w:t>
      </w:r>
    </w:p>
    <w:p w:rsidR="0008581E" w:rsidRPr="00B3633A" w:rsidRDefault="0008581E">
      <w:pPr>
        <w:pStyle w:val="0DraftNormal"/>
        <w:rPr>
          <w:rFonts w:ascii="Montserrat" w:hAnsi="Montserrat"/>
          <w:spacing w:val="-1"/>
          <w:sz w:val="24"/>
        </w:rPr>
      </w:pPr>
    </w:p>
    <w:p w:rsidR="0008581E" w:rsidRPr="00B3633A" w:rsidRDefault="0008581E">
      <w:pPr>
        <w:pStyle w:val="0DraftNormal"/>
        <w:rPr>
          <w:rFonts w:ascii="Montserrat" w:hAnsi="Montserrat"/>
          <w:spacing w:val="-1"/>
          <w:sz w:val="24"/>
        </w:rPr>
      </w:pPr>
      <w:r w:rsidRPr="00B3633A">
        <w:rPr>
          <w:rFonts w:ascii="Montserrat" w:hAnsi="Montserrat"/>
          <w:spacing w:val="-1"/>
          <w:sz w:val="24"/>
        </w:rPr>
        <w:t xml:space="preserve">As kzeisza played with the flame which she quite literally was, questions came to him as well. </w:t>
      </w:r>
    </w:p>
    <w:p w:rsidR="0008581E" w:rsidRPr="00B3633A" w:rsidRDefault="0008581E">
      <w:pPr>
        <w:pStyle w:val="0DraftNormal"/>
        <w:rPr>
          <w:rFonts w:ascii="Montserrat" w:hAnsi="Montserrat"/>
          <w:spacing w:val="-1"/>
          <w:sz w:val="24"/>
        </w:rPr>
      </w:pPr>
    </w:p>
    <w:p w:rsidR="0008581E" w:rsidRPr="00B3633A" w:rsidRDefault="0008581E">
      <w:pPr>
        <w:pStyle w:val="0DraftNormal"/>
        <w:rPr>
          <w:rFonts w:ascii="Montserrat" w:hAnsi="Montserrat"/>
          <w:spacing w:val="-1"/>
          <w:sz w:val="24"/>
        </w:rPr>
      </w:pPr>
      <w:r w:rsidRPr="00B3633A">
        <w:rPr>
          <w:rFonts w:ascii="Montserrat" w:hAnsi="Montserrat"/>
          <w:spacing w:val="-1"/>
          <w:sz w:val="24"/>
        </w:rPr>
        <w:t xml:space="preserve">To find something equal in something so unequal... Things could not remain simple. </w:t>
      </w:r>
    </w:p>
    <w:p w:rsidR="0008581E" w:rsidRPr="00B3633A" w:rsidRDefault="0008581E">
      <w:pPr>
        <w:pStyle w:val="0DraftNormal"/>
        <w:rPr>
          <w:rFonts w:ascii="Montserrat" w:hAnsi="Montserrat"/>
          <w:spacing w:val="-1"/>
          <w:sz w:val="24"/>
        </w:rPr>
      </w:pPr>
    </w:p>
    <w:p w:rsidR="0008581E" w:rsidRPr="00B3633A" w:rsidRDefault="0008581E">
      <w:pPr>
        <w:pStyle w:val="0DraftNormal"/>
        <w:rPr>
          <w:rFonts w:ascii="Montserrat" w:hAnsi="Montserrat"/>
          <w:spacing w:val="-1"/>
          <w:sz w:val="24"/>
        </w:rPr>
      </w:pPr>
      <w:r w:rsidRPr="00B3633A">
        <w:rPr>
          <w:rFonts w:ascii="Montserrat" w:hAnsi="Montserrat"/>
          <w:spacing w:val="-1"/>
          <w:sz w:val="24"/>
        </w:rPr>
        <w:t xml:space="preserve">They get complicated by themselves. </w:t>
      </w:r>
    </w:p>
    <w:p w:rsidR="0008581E" w:rsidRPr="00B3633A" w:rsidRDefault="0008581E">
      <w:pPr>
        <w:pStyle w:val="0DraftNormal"/>
        <w:rPr>
          <w:rFonts w:ascii="Montserrat" w:hAnsi="Montserrat"/>
          <w:spacing w:val="-1"/>
          <w:sz w:val="24"/>
        </w:rPr>
      </w:pPr>
    </w:p>
    <w:p w:rsidR="0008581E" w:rsidRPr="00B3633A" w:rsidRDefault="0008581E">
      <w:pPr>
        <w:pStyle w:val="0DraftNormal"/>
        <w:rPr>
          <w:rFonts w:ascii="Montserrat" w:hAnsi="Montserrat"/>
          <w:spacing w:val="-1"/>
          <w:sz w:val="24"/>
        </w:rPr>
      </w:pPr>
      <w:r w:rsidRPr="00B3633A">
        <w:rPr>
          <w:rFonts w:ascii="Montserrat" w:hAnsi="Montserrat"/>
          <w:spacing w:val="-1"/>
          <w:sz w:val="24"/>
        </w:rPr>
        <w:t xml:space="preserve">Echoes follow them in the morning as they pierce the mysterious heart of this blighted, displaced land, and find they had entered an eden of sorts. </w:t>
      </w:r>
    </w:p>
    <w:p w:rsidR="0008581E" w:rsidRPr="00B3633A" w:rsidRDefault="0008581E">
      <w:pPr>
        <w:pStyle w:val="0DraftNormal"/>
        <w:rPr>
          <w:rFonts w:ascii="Montserrat" w:hAnsi="Montserrat"/>
          <w:spacing w:val="-1"/>
          <w:sz w:val="24"/>
        </w:rPr>
      </w:pPr>
    </w:p>
    <w:p w:rsidR="0008581E" w:rsidRPr="00B3633A" w:rsidRDefault="0008581E">
      <w:pPr>
        <w:pStyle w:val="0DraftNormal"/>
        <w:rPr>
          <w:rFonts w:ascii="Montserrat" w:hAnsi="Montserrat"/>
          <w:spacing w:val="-1"/>
          <w:sz w:val="24"/>
        </w:rPr>
      </w:pPr>
      <w:r w:rsidRPr="00B3633A">
        <w:rPr>
          <w:rFonts w:ascii="Montserrat" w:hAnsi="Montserrat"/>
          <w:spacing w:val="-1"/>
          <w:sz w:val="24"/>
        </w:rPr>
        <w:t xml:space="preserve">Conditions of the dead—people, places, things go on... There were many considerable realizations which accompany their admission and the initiation of their negotiations. </w:t>
      </w:r>
    </w:p>
    <w:p w:rsidR="0008581E" w:rsidRPr="00B3633A" w:rsidRDefault="0008581E">
      <w:pPr>
        <w:pStyle w:val="0DraftNormal"/>
        <w:rPr>
          <w:rFonts w:ascii="Montserrat" w:hAnsi="Montserrat"/>
          <w:spacing w:val="-1"/>
          <w:sz w:val="24"/>
        </w:rPr>
      </w:pPr>
    </w:p>
    <w:p w:rsidR="0008581E" w:rsidRPr="00B3633A" w:rsidRDefault="0008581E">
      <w:pPr>
        <w:pStyle w:val="0DraftNormal"/>
        <w:rPr>
          <w:rFonts w:ascii="Montserrat" w:hAnsi="Montserrat"/>
          <w:spacing w:val="-1"/>
          <w:sz w:val="24"/>
        </w:rPr>
      </w:pPr>
      <w:r w:rsidRPr="00B3633A">
        <w:rPr>
          <w:rFonts w:ascii="Montserrat" w:hAnsi="Montserrat"/>
          <w:spacing w:val="-1"/>
          <w:sz w:val="24"/>
        </w:rPr>
        <w:t xml:space="preserve">The reality of the threat which kzeisza perceived was beheld first hand, and the grounds of their offer were seeds cast on parched, hard baked earth in a land of eternal drought. </w:t>
      </w:r>
    </w:p>
    <w:p w:rsidR="0008581E" w:rsidRPr="00B3633A" w:rsidRDefault="0008581E">
      <w:pPr>
        <w:pStyle w:val="0DraftNormal"/>
        <w:rPr>
          <w:rFonts w:ascii="Montserrat" w:hAnsi="Montserrat"/>
          <w:spacing w:val="-1"/>
          <w:sz w:val="24"/>
        </w:rPr>
      </w:pPr>
    </w:p>
    <w:p w:rsidR="0008581E" w:rsidRPr="00B3633A" w:rsidRDefault="0008581E">
      <w:pPr>
        <w:pStyle w:val="0DraftNormal"/>
        <w:rPr>
          <w:rFonts w:ascii="Montserrat" w:hAnsi="Montserrat"/>
          <w:spacing w:val="-1"/>
          <w:sz w:val="24"/>
        </w:rPr>
      </w:pPr>
      <w:r w:rsidRPr="00B3633A">
        <w:rPr>
          <w:rFonts w:ascii="Montserrat" w:hAnsi="Montserrat"/>
          <w:spacing w:val="-1"/>
          <w:sz w:val="24"/>
        </w:rPr>
        <w:t xml:space="preserve">Only by the thinnest margin did this seed take root, and only through the careful nurturing of certain conditions. </w:t>
      </w:r>
    </w:p>
    <w:p w:rsidR="0008581E" w:rsidRPr="00B3633A" w:rsidRDefault="0008581E">
      <w:pPr>
        <w:pStyle w:val="0DraftNormal"/>
        <w:rPr>
          <w:rFonts w:ascii="Montserrat" w:hAnsi="Montserrat"/>
          <w:spacing w:val="-1"/>
          <w:sz w:val="24"/>
        </w:rPr>
      </w:pPr>
    </w:p>
    <w:p w:rsidR="0008581E" w:rsidRPr="00B3633A" w:rsidRDefault="0008581E">
      <w:pPr>
        <w:pStyle w:val="0DraftNormal"/>
        <w:rPr>
          <w:rFonts w:ascii="Montserrat" w:hAnsi="Montserrat"/>
          <w:spacing w:val="-1"/>
          <w:sz w:val="24"/>
        </w:rPr>
      </w:pPr>
      <w:r w:rsidRPr="00B3633A">
        <w:rPr>
          <w:rFonts w:ascii="Montserrat" w:hAnsi="Montserrat"/>
          <w:spacing w:val="-1"/>
          <w:sz w:val="24"/>
        </w:rPr>
        <w:t xml:space="preserve">As such they were accepted and a truce was established for the time being. </w:t>
      </w:r>
    </w:p>
    <w:p w:rsidR="0008581E" w:rsidRPr="00B3633A" w:rsidRDefault="0008581E">
      <w:pPr>
        <w:pStyle w:val="0DraftNormal"/>
        <w:rPr>
          <w:rFonts w:ascii="Montserrat" w:hAnsi="Montserrat"/>
          <w:spacing w:val="-1"/>
          <w:sz w:val="24"/>
        </w:rPr>
      </w:pPr>
    </w:p>
    <w:p w:rsidR="0008581E" w:rsidRPr="00B3633A" w:rsidRDefault="0008581E">
      <w:pPr>
        <w:pStyle w:val="0DraftNormal"/>
        <w:rPr>
          <w:rFonts w:ascii="Montserrat" w:hAnsi="Montserrat"/>
          <w:spacing w:val="-1"/>
          <w:sz w:val="24"/>
        </w:rPr>
      </w:pPr>
      <w:r w:rsidRPr="00B3633A">
        <w:rPr>
          <w:rFonts w:ascii="Montserrat" w:hAnsi="Montserrat"/>
          <w:spacing w:val="-1"/>
          <w:sz w:val="24"/>
        </w:rPr>
        <w:t xml:space="preserve">In exchange, they add two more to their traveling number and beat a hasty return to vancouver. </w:t>
      </w:r>
    </w:p>
    <w:p w:rsidR="0008581E" w:rsidRPr="00B3633A" w:rsidRDefault="0008581E">
      <w:pPr>
        <w:pStyle w:val="0DraftNormal"/>
        <w:rPr>
          <w:rFonts w:ascii="Montserrat" w:hAnsi="Montserrat"/>
          <w:spacing w:val="-1"/>
          <w:sz w:val="24"/>
        </w:rPr>
      </w:pPr>
    </w:p>
    <w:p w:rsidR="0008581E" w:rsidRPr="00B3633A" w:rsidRDefault="0008581E">
      <w:pPr>
        <w:pStyle w:val="0DraftNormal"/>
        <w:rPr>
          <w:rFonts w:ascii="Montserrat" w:hAnsi="Montserrat"/>
          <w:spacing w:val="-1"/>
          <w:sz w:val="24"/>
        </w:rPr>
      </w:pPr>
      <w:r w:rsidRPr="00B3633A">
        <w:rPr>
          <w:rFonts w:ascii="Montserrat" w:hAnsi="Montserrat"/>
          <w:spacing w:val="-1"/>
          <w:sz w:val="24"/>
        </w:rPr>
        <w:t xml:space="preserve">Their group chemistry was reaching a critical temperature by the time they draw away from the displacement of the valley of death. </w:t>
      </w:r>
    </w:p>
    <w:p w:rsidR="0008581E" w:rsidRPr="00B3633A" w:rsidRDefault="0008581E">
      <w:pPr>
        <w:pStyle w:val="0DraftNormal"/>
        <w:rPr>
          <w:rFonts w:ascii="Montserrat" w:hAnsi="Montserrat"/>
          <w:spacing w:val="-1"/>
          <w:sz w:val="24"/>
        </w:rPr>
      </w:pPr>
    </w:p>
    <w:p w:rsidR="0008581E" w:rsidRPr="00B3633A" w:rsidRDefault="0008581E">
      <w:pPr>
        <w:pStyle w:val="0DraftNormal"/>
        <w:rPr>
          <w:rFonts w:ascii="Montserrat" w:hAnsi="Montserrat"/>
          <w:spacing w:val="-1"/>
          <w:sz w:val="24"/>
        </w:rPr>
      </w:pPr>
      <w:r w:rsidRPr="00B3633A">
        <w:rPr>
          <w:rFonts w:ascii="Montserrat" w:hAnsi="Montserrat"/>
          <w:spacing w:val="-1"/>
          <w:sz w:val="24"/>
        </w:rPr>
        <w:t xml:space="preserve">Other people's motives—return, catching up—exploring : Asia cornered rook and attempted to net av as well, which was almost too much for her and her folding shocked the whole group back to the reality of their duties. </w:t>
      </w:r>
    </w:p>
    <w:p w:rsidR="0008581E" w:rsidRPr="00B3633A" w:rsidRDefault="0008581E">
      <w:pPr>
        <w:pStyle w:val="0DraftNormal"/>
        <w:rPr>
          <w:rFonts w:ascii="Montserrat" w:hAnsi="Montserrat"/>
          <w:spacing w:val="-1"/>
          <w:sz w:val="24"/>
        </w:rPr>
      </w:pPr>
    </w:p>
    <w:p w:rsidR="0008581E" w:rsidRPr="00B3633A" w:rsidRDefault="0008581E">
      <w:pPr>
        <w:pStyle w:val="0DraftNormal"/>
        <w:rPr>
          <w:rFonts w:ascii="Montserrat" w:hAnsi="Montserrat"/>
          <w:spacing w:val="-1"/>
          <w:sz w:val="24"/>
        </w:rPr>
      </w:pPr>
      <w:r w:rsidRPr="00B3633A">
        <w:rPr>
          <w:rFonts w:ascii="Montserrat" w:hAnsi="Montserrat"/>
          <w:spacing w:val="-1"/>
          <w:sz w:val="24"/>
        </w:rPr>
        <w:t xml:space="preserve">Still, another seed was planted. </w:t>
      </w:r>
    </w:p>
    <w:p w:rsidR="0008581E" w:rsidRPr="00B3633A" w:rsidRDefault="0008581E">
      <w:pPr>
        <w:pStyle w:val="0DraftNormal"/>
        <w:rPr>
          <w:rFonts w:ascii="Montserrat" w:hAnsi="Montserrat"/>
          <w:spacing w:val="-1"/>
          <w:sz w:val="24"/>
        </w:rPr>
      </w:pPr>
    </w:p>
    <w:p w:rsidR="0008581E" w:rsidRPr="00B3633A" w:rsidRDefault="0008581E">
      <w:pPr>
        <w:pStyle w:val="0DraftNormal"/>
        <w:rPr>
          <w:rFonts w:ascii="Montserrat" w:hAnsi="Montserrat"/>
          <w:spacing w:val="-1"/>
          <w:sz w:val="24"/>
        </w:rPr>
      </w:pPr>
      <w:r w:rsidRPr="00B3633A">
        <w:rPr>
          <w:rFonts w:ascii="Montserrat" w:hAnsi="Montserrat"/>
          <w:spacing w:val="-1"/>
          <w:sz w:val="24"/>
        </w:rPr>
        <w:t xml:space="preserve">She was willing, but it was not her will. </w:t>
      </w:r>
    </w:p>
    <w:p w:rsidR="0008581E" w:rsidRPr="00B3633A" w:rsidRDefault="0008581E">
      <w:pPr>
        <w:pStyle w:val="0DraftNormal"/>
        <w:rPr>
          <w:rFonts w:ascii="Montserrat" w:hAnsi="Montserrat"/>
          <w:spacing w:val="-1"/>
          <w:sz w:val="24"/>
        </w:rPr>
      </w:pPr>
    </w:p>
    <w:p w:rsidR="0008581E" w:rsidRPr="00B3633A" w:rsidRDefault="0008581E">
      <w:pPr>
        <w:pStyle w:val="0DraftNormal"/>
        <w:rPr>
          <w:rFonts w:ascii="Montserrat" w:hAnsi="Montserrat"/>
          <w:spacing w:val="-1"/>
          <w:sz w:val="24"/>
        </w:rPr>
      </w:pPr>
      <w:r w:rsidRPr="00B3633A">
        <w:rPr>
          <w:rFonts w:ascii="Montserrat" w:hAnsi="Montserrat"/>
          <w:spacing w:val="-1"/>
          <w:sz w:val="24"/>
        </w:rPr>
        <w:t xml:space="preserve">This hard decision was not lost on the other two. </w:t>
      </w:r>
    </w:p>
    <w:p w:rsidR="0008581E" w:rsidRPr="00B3633A" w:rsidRDefault="0008581E">
      <w:pPr>
        <w:pStyle w:val="0DraftNormal"/>
        <w:rPr>
          <w:rFonts w:ascii="Montserrat" w:hAnsi="Montserrat"/>
          <w:spacing w:val="-1"/>
          <w:sz w:val="24"/>
        </w:rPr>
      </w:pPr>
    </w:p>
    <w:p w:rsidR="0008581E" w:rsidRPr="00B3633A" w:rsidRDefault="0008581E">
      <w:pPr>
        <w:pStyle w:val="0DraftNormal"/>
        <w:rPr>
          <w:rFonts w:ascii="Montserrat" w:hAnsi="Montserrat"/>
          <w:spacing w:val="-1"/>
          <w:sz w:val="24"/>
        </w:rPr>
      </w:pPr>
      <w:r w:rsidRPr="00B3633A">
        <w:rPr>
          <w:rFonts w:ascii="Montserrat" w:hAnsi="Montserrat"/>
          <w:spacing w:val="-1"/>
          <w:sz w:val="24"/>
        </w:rPr>
        <w:t xml:space="preserve">That night—with Asia as a voyeur—kzeisza found av, still a day away from returning, and engaged her. </w:t>
      </w:r>
    </w:p>
    <w:p w:rsidR="0008581E" w:rsidRPr="00B3633A" w:rsidRDefault="0008581E">
      <w:pPr>
        <w:pStyle w:val="0DraftNormal"/>
        <w:rPr>
          <w:rFonts w:ascii="Montserrat" w:hAnsi="Montserrat"/>
          <w:spacing w:val="-1"/>
          <w:sz w:val="24"/>
        </w:rPr>
      </w:pPr>
    </w:p>
    <w:p w:rsidR="0008581E" w:rsidRPr="00B3633A" w:rsidRDefault="0008581E">
      <w:pPr>
        <w:pStyle w:val="0DraftNormal"/>
        <w:rPr>
          <w:rFonts w:ascii="Montserrat" w:hAnsi="Montserrat"/>
          <w:spacing w:val="-1"/>
          <w:sz w:val="24"/>
        </w:rPr>
      </w:pPr>
      <w:r w:rsidRPr="00B3633A">
        <w:rPr>
          <w:rFonts w:ascii="Montserrat" w:hAnsi="Montserrat"/>
          <w:spacing w:val="-1"/>
          <w:sz w:val="24"/>
        </w:rPr>
        <w:t xml:space="preserve">An unexpected rendezvous. </w:t>
      </w:r>
    </w:p>
    <w:p w:rsidR="0008581E" w:rsidRPr="00B3633A" w:rsidRDefault="0008581E">
      <w:pPr>
        <w:pStyle w:val="0DraftNormal"/>
        <w:rPr>
          <w:rFonts w:ascii="Montserrat" w:hAnsi="Montserrat"/>
          <w:spacing w:val="-1"/>
          <w:sz w:val="24"/>
        </w:rPr>
      </w:pPr>
    </w:p>
    <w:p w:rsidR="0008581E" w:rsidRPr="00B3633A" w:rsidRDefault="0008581E">
      <w:pPr>
        <w:pStyle w:val="0DraftNormal"/>
        <w:rPr>
          <w:rFonts w:ascii="Montserrat" w:hAnsi="Montserrat"/>
          <w:spacing w:val="-1"/>
          <w:sz w:val="24"/>
        </w:rPr>
      </w:pPr>
      <w:r w:rsidRPr="00B3633A">
        <w:rPr>
          <w:rFonts w:ascii="Montserrat" w:hAnsi="Montserrat"/>
          <w:spacing w:val="-1"/>
          <w:sz w:val="24"/>
        </w:rPr>
        <w:t xml:space="preserve">Their return was uneventful, but time to catch up was denied them as they began to acquaint their guests of honor, the reps of the dead to their cultures. </w:t>
      </w:r>
    </w:p>
    <w:p w:rsidR="0008581E" w:rsidRPr="00B3633A" w:rsidRDefault="0008581E">
      <w:pPr>
        <w:pStyle w:val="0DraftNormal"/>
        <w:rPr>
          <w:rFonts w:ascii="Montserrat" w:hAnsi="Montserrat"/>
          <w:spacing w:val="-1"/>
          <w:sz w:val="24"/>
        </w:rPr>
      </w:pPr>
    </w:p>
    <w:p w:rsidR="0008581E" w:rsidRPr="00B3633A" w:rsidRDefault="0008581E">
      <w:pPr>
        <w:pStyle w:val="0DraftNormal"/>
        <w:rPr>
          <w:rFonts w:ascii="Montserrat" w:hAnsi="Montserrat"/>
          <w:spacing w:val="-1"/>
          <w:sz w:val="24"/>
        </w:rPr>
      </w:pPr>
      <w:r w:rsidRPr="00B3633A">
        <w:rPr>
          <w:rFonts w:ascii="Montserrat" w:hAnsi="Montserrat"/>
          <w:spacing w:val="-1"/>
          <w:sz w:val="24"/>
        </w:rPr>
        <w:t xml:space="preserve">Very quickly, things began to get out of hand, but rAsia acts were strangled before they could worsen the situation. </w:t>
      </w:r>
    </w:p>
    <w:p w:rsidR="0008581E" w:rsidRPr="00B3633A" w:rsidRDefault="0008581E">
      <w:pPr>
        <w:pStyle w:val="0DraftNormal"/>
        <w:rPr>
          <w:rFonts w:ascii="Montserrat" w:hAnsi="Montserrat"/>
          <w:spacing w:val="-1"/>
          <w:sz w:val="24"/>
        </w:rPr>
      </w:pPr>
    </w:p>
    <w:p w:rsidR="0008581E" w:rsidRPr="00B3633A" w:rsidRDefault="0008581E">
      <w:pPr>
        <w:pStyle w:val="0DraftNormal"/>
        <w:rPr>
          <w:rFonts w:ascii="Montserrat" w:hAnsi="Montserrat"/>
          <w:spacing w:val="-1"/>
          <w:sz w:val="24"/>
        </w:rPr>
      </w:pPr>
      <w:r w:rsidRPr="00B3633A">
        <w:rPr>
          <w:rFonts w:ascii="Montserrat" w:hAnsi="Montserrat"/>
          <w:spacing w:val="-1"/>
          <w:sz w:val="24"/>
        </w:rPr>
        <w:t xml:space="preserve">In the same span, av opened up to a new perspective on existence—the insight of which inspired her to the comprehension of her own vision of magic. </w:t>
      </w:r>
    </w:p>
    <w:p w:rsidR="0008581E" w:rsidRPr="00B3633A" w:rsidRDefault="0008581E">
      <w:pPr>
        <w:pStyle w:val="0DraftNormal"/>
        <w:rPr>
          <w:rFonts w:ascii="Montserrat" w:hAnsi="Montserrat"/>
          <w:spacing w:val="-1"/>
          <w:sz w:val="24"/>
        </w:rPr>
      </w:pPr>
    </w:p>
    <w:p w:rsidR="0008581E" w:rsidRPr="00B3633A" w:rsidRDefault="0008581E">
      <w:pPr>
        <w:pStyle w:val="0DraftNormal"/>
        <w:rPr>
          <w:rFonts w:ascii="Montserrat" w:hAnsi="Montserrat"/>
          <w:spacing w:val="-1"/>
          <w:sz w:val="24"/>
        </w:rPr>
      </w:pPr>
      <w:r w:rsidRPr="00B3633A">
        <w:rPr>
          <w:rFonts w:ascii="Montserrat" w:hAnsi="Montserrat"/>
          <w:spacing w:val="-1"/>
          <w:sz w:val="24"/>
        </w:rPr>
        <w:t xml:space="preserve">She had her first grasp of forms. </w:t>
      </w:r>
    </w:p>
    <w:p w:rsidR="0008581E" w:rsidRPr="00B3633A" w:rsidRDefault="0008581E">
      <w:pPr>
        <w:pStyle w:val="0DraftNormal"/>
        <w:rPr>
          <w:rFonts w:ascii="Montserrat" w:hAnsi="Montserrat"/>
          <w:spacing w:val="-1"/>
          <w:sz w:val="24"/>
        </w:rPr>
      </w:pPr>
    </w:p>
    <w:p w:rsidR="0008581E" w:rsidRPr="00B3633A" w:rsidRDefault="0008581E">
      <w:pPr>
        <w:pStyle w:val="0DraftNormal"/>
        <w:rPr>
          <w:rFonts w:ascii="Montserrat" w:hAnsi="Montserrat"/>
          <w:spacing w:val="-1"/>
          <w:sz w:val="24"/>
        </w:rPr>
      </w:pPr>
      <w:r w:rsidRPr="00B3633A">
        <w:rPr>
          <w:rFonts w:ascii="Montserrat" w:hAnsi="Montserrat"/>
          <w:spacing w:val="-1"/>
          <w:sz w:val="24"/>
        </w:rPr>
        <w:t xml:space="preserve">Rook and av do take time to continue digging for clues as to her enemies identities and purposes, though. </w:t>
      </w:r>
    </w:p>
    <w:p w:rsidR="0008581E" w:rsidRPr="00B3633A" w:rsidRDefault="0008581E">
      <w:pPr>
        <w:pStyle w:val="0DraftNormal"/>
        <w:rPr>
          <w:rFonts w:ascii="Montserrat" w:hAnsi="Montserrat"/>
          <w:spacing w:val="-1"/>
          <w:sz w:val="24"/>
        </w:rPr>
      </w:pPr>
    </w:p>
    <w:p w:rsidR="0008581E" w:rsidRPr="00B3633A" w:rsidRDefault="0008581E">
      <w:pPr>
        <w:pStyle w:val="0DraftNormal"/>
        <w:rPr>
          <w:rFonts w:ascii="Montserrat" w:hAnsi="Montserrat"/>
          <w:spacing w:val="-1"/>
          <w:sz w:val="24"/>
        </w:rPr>
      </w:pPr>
      <w:r w:rsidRPr="00B3633A">
        <w:rPr>
          <w:rFonts w:ascii="Montserrat" w:hAnsi="Montserrat"/>
          <w:spacing w:val="-1"/>
          <w:sz w:val="24"/>
        </w:rPr>
        <w:t xml:space="preserve">Av spent time reacquainting her self to her existing and new acquaintances. </w:t>
      </w:r>
    </w:p>
    <w:p w:rsidR="0008581E" w:rsidRPr="00B3633A" w:rsidRDefault="0008581E">
      <w:pPr>
        <w:pStyle w:val="0DraftNormal"/>
        <w:rPr>
          <w:rFonts w:ascii="Montserrat" w:hAnsi="Montserrat"/>
          <w:spacing w:val="-1"/>
          <w:sz w:val="24"/>
        </w:rPr>
      </w:pPr>
    </w:p>
    <w:p w:rsidR="0008581E" w:rsidRPr="00B3633A" w:rsidRDefault="0008581E">
      <w:pPr>
        <w:pStyle w:val="0DraftNormal"/>
        <w:rPr>
          <w:rFonts w:ascii="Montserrat" w:hAnsi="Montserrat"/>
          <w:spacing w:val="-1"/>
          <w:sz w:val="24"/>
        </w:rPr>
      </w:pPr>
      <w:r w:rsidRPr="00B3633A">
        <w:rPr>
          <w:rFonts w:ascii="Montserrat" w:hAnsi="Montserrat"/>
          <w:spacing w:val="-1"/>
          <w:sz w:val="24"/>
        </w:rPr>
        <w:t xml:space="preserve">Av took some time to go over what blanc had done to himself, and wonder about the consequences. </w:t>
      </w:r>
    </w:p>
    <w:p w:rsidR="0008581E" w:rsidRPr="00B3633A" w:rsidRDefault="0008581E">
      <w:pPr>
        <w:pStyle w:val="0DraftNormal"/>
        <w:rPr>
          <w:rFonts w:ascii="Montserrat" w:hAnsi="Montserrat"/>
          <w:spacing w:val="-1"/>
          <w:sz w:val="24"/>
        </w:rPr>
      </w:pPr>
    </w:p>
    <w:p w:rsidR="0008581E" w:rsidRPr="00B3633A" w:rsidRDefault="0008581E">
      <w:pPr>
        <w:pStyle w:val="0DraftNormal"/>
        <w:rPr>
          <w:rFonts w:ascii="Montserrat" w:hAnsi="Montserrat"/>
          <w:spacing w:val="-1"/>
          <w:sz w:val="24"/>
        </w:rPr>
      </w:pPr>
      <w:r w:rsidRPr="00B3633A">
        <w:rPr>
          <w:rFonts w:ascii="Montserrat" w:hAnsi="Montserrat"/>
          <w:spacing w:val="-1"/>
          <w:sz w:val="24"/>
        </w:rPr>
        <w:t xml:space="preserve">Now that she could communicate with him, she learned something of his intentions. </w:t>
      </w:r>
    </w:p>
    <w:p w:rsidR="0008581E" w:rsidRPr="00B3633A" w:rsidRDefault="0008581E">
      <w:pPr>
        <w:pStyle w:val="0DraftNormal"/>
        <w:rPr>
          <w:rFonts w:ascii="Montserrat" w:hAnsi="Montserrat"/>
          <w:spacing w:val="-1"/>
          <w:sz w:val="24"/>
        </w:rPr>
      </w:pPr>
    </w:p>
    <w:p w:rsidR="0008581E" w:rsidRPr="00B3633A" w:rsidRDefault="0008581E">
      <w:pPr>
        <w:pStyle w:val="0DraftNormal"/>
        <w:rPr>
          <w:rFonts w:ascii="Montserrat" w:hAnsi="Montserrat"/>
          <w:spacing w:val="-1"/>
          <w:sz w:val="24"/>
        </w:rPr>
      </w:pPr>
      <w:r w:rsidRPr="00B3633A">
        <w:rPr>
          <w:rFonts w:ascii="Montserrat" w:hAnsi="Montserrat"/>
          <w:spacing w:val="-1"/>
          <w:sz w:val="24"/>
        </w:rPr>
        <w:t xml:space="preserve">The dragons touch base, and exchange views and criticisms. </w:t>
      </w:r>
    </w:p>
    <w:p w:rsidR="0008581E" w:rsidRPr="00B3633A" w:rsidRDefault="0008581E">
      <w:pPr>
        <w:pStyle w:val="0DraftNormal"/>
        <w:rPr>
          <w:rFonts w:ascii="Montserrat" w:hAnsi="Montserrat"/>
          <w:spacing w:val="-1"/>
          <w:sz w:val="24"/>
        </w:rPr>
      </w:pPr>
    </w:p>
    <w:p w:rsidR="0008581E" w:rsidRPr="00B3633A" w:rsidRDefault="0008581E">
      <w:pPr>
        <w:pStyle w:val="0DraftNormal"/>
        <w:rPr>
          <w:rFonts w:ascii="Montserrat" w:hAnsi="Montserrat"/>
          <w:spacing w:val="-1"/>
          <w:sz w:val="24"/>
        </w:rPr>
      </w:pPr>
      <w:r w:rsidRPr="00B3633A">
        <w:rPr>
          <w:rFonts w:ascii="Montserrat" w:hAnsi="Montserrat"/>
          <w:spacing w:val="-1"/>
          <w:sz w:val="24"/>
        </w:rPr>
        <w:t xml:space="preserve">Athenasia was concerned for kzeisza and his unnatural fascination with av. </w:t>
      </w:r>
    </w:p>
    <w:p w:rsidR="0008581E" w:rsidRPr="00B3633A" w:rsidRDefault="0008581E">
      <w:pPr>
        <w:pStyle w:val="0DraftNormal"/>
        <w:rPr>
          <w:rFonts w:ascii="Montserrat" w:hAnsi="Montserrat"/>
          <w:spacing w:val="-1"/>
          <w:sz w:val="24"/>
        </w:rPr>
      </w:pPr>
    </w:p>
    <w:p w:rsidR="0008581E" w:rsidRPr="00B3633A" w:rsidRDefault="0008581E">
      <w:pPr>
        <w:pStyle w:val="0DraftNormal"/>
        <w:rPr>
          <w:rFonts w:ascii="Montserrat" w:hAnsi="Montserrat"/>
          <w:spacing w:val="-1"/>
          <w:sz w:val="24"/>
        </w:rPr>
      </w:pPr>
      <w:r w:rsidRPr="00B3633A">
        <w:rPr>
          <w:rFonts w:ascii="Montserrat" w:hAnsi="Montserrat"/>
          <w:spacing w:val="-1"/>
          <w:sz w:val="24"/>
        </w:rPr>
        <w:t xml:space="preserve">She had much to think about. </w:t>
      </w:r>
    </w:p>
    <w:p w:rsidR="0008581E" w:rsidRPr="00B3633A" w:rsidRDefault="0008581E">
      <w:pPr>
        <w:pStyle w:val="0DraftNormal"/>
        <w:rPr>
          <w:rFonts w:ascii="Montserrat" w:hAnsi="Montserrat"/>
          <w:spacing w:val="-1"/>
          <w:sz w:val="24"/>
        </w:rPr>
      </w:pPr>
    </w:p>
    <w:p w:rsidR="0008581E" w:rsidRPr="00B3633A" w:rsidRDefault="0008581E">
      <w:pPr>
        <w:pStyle w:val="0DraftNormal"/>
        <w:rPr>
          <w:rFonts w:ascii="Montserrat" w:hAnsi="Montserrat"/>
          <w:spacing w:val="-1"/>
          <w:sz w:val="24"/>
        </w:rPr>
      </w:pPr>
      <w:r w:rsidRPr="00B3633A">
        <w:rPr>
          <w:rFonts w:ascii="Montserrat" w:hAnsi="Montserrat"/>
          <w:spacing w:val="-1"/>
          <w:sz w:val="24"/>
        </w:rPr>
        <w:t xml:space="preserve">Inspired by Asia, avonlea followed her awareness back through the link and perceived the world of intent. </w:t>
      </w:r>
    </w:p>
    <w:p w:rsidR="0008581E" w:rsidRPr="00B3633A" w:rsidRDefault="0008581E">
      <w:pPr>
        <w:pStyle w:val="0DraftNormal"/>
        <w:rPr>
          <w:rFonts w:ascii="Montserrat" w:hAnsi="Montserrat"/>
          <w:spacing w:val="-1"/>
          <w:sz w:val="24"/>
        </w:rPr>
      </w:pPr>
    </w:p>
    <w:p w:rsidR="0008581E" w:rsidRPr="00B3633A" w:rsidRDefault="0008581E">
      <w:pPr>
        <w:pStyle w:val="0DraftNormal"/>
        <w:rPr>
          <w:rFonts w:ascii="Montserrat" w:hAnsi="Montserrat"/>
          <w:spacing w:val="-1"/>
          <w:sz w:val="24"/>
        </w:rPr>
      </w:pPr>
      <w:r w:rsidRPr="00B3633A">
        <w:rPr>
          <w:rFonts w:ascii="Montserrat" w:hAnsi="Montserrat"/>
          <w:spacing w:val="-1"/>
          <w:sz w:val="24"/>
        </w:rPr>
        <w:t xml:space="preserve">The enlightenment of this as well as the attainment of so pure a link to power, revealed so much to her about the roles and distinctions of spirit, mind, and soul. </w:t>
      </w:r>
    </w:p>
    <w:p w:rsidR="0008581E" w:rsidRPr="00B3633A" w:rsidRDefault="0008581E">
      <w:pPr>
        <w:pStyle w:val="0DraftNormal"/>
        <w:rPr>
          <w:rFonts w:ascii="Montserrat" w:hAnsi="Montserrat"/>
          <w:spacing w:val="-1"/>
          <w:sz w:val="24"/>
        </w:rPr>
      </w:pPr>
    </w:p>
    <w:p w:rsidR="0008581E" w:rsidRPr="00B3633A" w:rsidRDefault="0008581E">
      <w:pPr>
        <w:pStyle w:val="0DraftNormal"/>
        <w:rPr>
          <w:rFonts w:ascii="Montserrat" w:hAnsi="Montserrat"/>
          <w:spacing w:val="-1"/>
          <w:sz w:val="24"/>
        </w:rPr>
      </w:pPr>
      <w:r w:rsidRPr="00B3633A">
        <w:rPr>
          <w:rFonts w:ascii="Montserrat" w:hAnsi="Montserrat"/>
          <w:spacing w:val="-1"/>
          <w:sz w:val="24"/>
        </w:rPr>
        <w:t xml:space="preserve">She finally made the magic of her ring hers. </w:t>
      </w:r>
    </w:p>
    <w:p w:rsidR="0008581E" w:rsidRPr="00B3633A" w:rsidRDefault="0008581E">
      <w:pPr>
        <w:pStyle w:val="0DraftNormal"/>
        <w:rPr>
          <w:rFonts w:ascii="Montserrat" w:hAnsi="Montserrat"/>
          <w:spacing w:val="-1"/>
          <w:sz w:val="24"/>
        </w:rPr>
      </w:pPr>
    </w:p>
    <w:p w:rsidR="0008581E" w:rsidRPr="00B3633A" w:rsidRDefault="0008581E">
      <w:pPr>
        <w:pStyle w:val="0DraftNormal"/>
        <w:rPr>
          <w:rFonts w:ascii="Montserrat" w:hAnsi="Montserrat"/>
          <w:spacing w:val="-1"/>
          <w:sz w:val="24"/>
        </w:rPr>
      </w:pPr>
      <w:r w:rsidRPr="00B3633A">
        <w:rPr>
          <w:rFonts w:ascii="Montserrat" w:hAnsi="Montserrat"/>
          <w:spacing w:val="-1"/>
          <w:sz w:val="24"/>
        </w:rPr>
        <w:t xml:space="preserve">Here were the roots of her introduction to the undead wight fighting style, and the hint of connection of spirit entering the forbidden realm of technology. </w:t>
      </w:r>
    </w:p>
    <w:p w:rsidR="0008581E" w:rsidRPr="00B3633A" w:rsidRDefault="0008581E">
      <w:pPr>
        <w:pStyle w:val="0DraftNormal"/>
        <w:rPr>
          <w:rFonts w:ascii="Montserrat" w:hAnsi="Montserrat"/>
          <w:spacing w:val="-1"/>
          <w:sz w:val="24"/>
        </w:rPr>
      </w:pPr>
    </w:p>
    <w:p w:rsidR="0008581E" w:rsidRPr="00B3633A" w:rsidRDefault="0008581E">
      <w:pPr>
        <w:pStyle w:val="0DraftNormal"/>
        <w:rPr>
          <w:rFonts w:ascii="Montserrat" w:hAnsi="Montserrat"/>
          <w:spacing w:val="-1"/>
          <w:sz w:val="24"/>
        </w:rPr>
      </w:pPr>
      <w:r w:rsidRPr="00B3633A">
        <w:rPr>
          <w:rFonts w:ascii="Montserrat" w:hAnsi="Montserrat"/>
          <w:spacing w:val="-1"/>
          <w:sz w:val="24"/>
        </w:rPr>
        <w:t xml:space="preserve">During this time, the nls swat began closing in on av as a primary target, especially after the battle she led through the streets. </w:t>
      </w:r>
    </w:p>
    <w:p w:rsidR="0008581E" w:rsidRPr="00B3633A" w:rsidRDefault="0008581E">
      <w:pPr>
        <w:pStyle w:val="0DraftNormal"/>
        <w:rPr>
          <w:rFonts w:ascii="Montserrat" w:hAnsi="Montserrat"/>
          <w:spacing w:val="-1"/>
          <w:sz w:val="24"/>
        </w:rPr>
      </w:pPr>
    </w:p>
    <w:p w:rsidR="0008581E" w:rsidRPr="00B3633A" w:rsidRDefault="0008581E">
      <w:pPr>
        <w:pStyle w:val="0DraftNormal"/>
        <w:rPr>
          <w:rFonts w:ascii="Montserrat" w:hAnsi="Montserrat"/>
          <w:spacing w:val="-1"/>
          <w:sz w:val="24"/>
        </w:rPr>
      </w:pPr>
      <w:r w:rsidRPr="00B3633A">
        <w:rPr>
          <w:rFonts w:ascii="Montserrat" w:hAnsi="Montserrat"/>
          <w:spacing w:val="-1"/>
          <w:sz w:val="24"/>
        </w:rPr>
        <w:t xml:space="preserve">This would shatter the careful plans kzeisza was laying around av, when he became forced to send her away to hide her from the self appointed law. </w:t>
      </w:r>
    </w:p>
    <w:p w:rsidR="0008581E" w:rsidRPr="00B3633A" w:rsidRDefault="0008581E">
      <w:pPr>
        <w:pStyle w:val="0DraftNormal"/>
        <w:rPr>
          <w:rFonts w:ascii="Montserrat" w:hAnsi="Montserrat"/>
          <w:spacing w:val="-1"/>
          <w:sz w:val="24"/>
        </w:rPr>
      </w:pPr>
    </w:p>
    <w:p w:rsidR="0008581E" w:rsidRPr="00B3633A" w:rsidRDefault="0008581E">
      <w:pPr>
        <w:pStyle w:val="0DraftNormal"/>
        <w:rPr>
          <w:rFonts w:ascii="Montserrat" w:hAnsi="Montserrat"/>
          <w:spacing w:val="-1"/>
          <w:sz w:val="24"/>
        </w:rPr>
      </w:pPr>
      <w:r w:rsidRPr="00B3633A">
        <w:rPr>
          <w:rFonts w:ascii="Montserrat" w:hAnsi="Montserrat"/>
          <w:spacing w:val="-1"/>
          <w:sz w:val="24"/>
        </w:rPr>
        <w:t xml:space="preserve">The gallant—law unto itself—advice and brotherhood... Out in the night, rook and av chase the shadows of her enemy. </w:t>
      </w:r>
    </w:p>
    <w:p w:rsidR="0008581E" w:rsidRPr="00B3633A" w:rsidRDefault="0008581E">
      <w:pPr>
        <w:pStyle w:val="0DraftNormal"/>
        <w:rPr>
          <w:rFonts w:ascii="Montserrat" w:hAnsi="Montserrat"/>
          <w:spacing w:val="-1"/>
          <w:sz w:val="24"/>
        </w:rPr>
      </w:pPr>
    </w:p>
    <w:p w:rsidR="0008581E" w:rsidRPr="00B3633A" w:rsidRDefault="0008581E">
      <w:pPr>
        <w:pStyle w:val="0DraftNormal"/>
        <w:rPr>
          <w:rFonts w:ascii="Montserrat" w:hAnsi="Montserrat"/>
          <w:spacing w:val="-1"/>
          <w:sz w:val="24"/>
        </w:rPr>
      </w:pPr>
      <w:r w:rsidRPr="00B3633A">
        <w:rPr>
          <w:rFonts w:ascii="Montserrat" w:hAnsi="Montserrat"/>
          <w:spacing w:val="-1"/>
          <w:sz w:val="24"/>
        </w:rPr>
        <w:t xml:space="preserve">Unexpectedly, they came across the trail of others hunting for her own identity. </w:t>
      </w:r>
    </w:p>
    <w:p w:rsidR="0008581E" w:rsidRPr="00B3633A" w:rsidRDefault="0008581E">
      <w:pPr>
        <w:pStyle w:val="0DraftNormal"/>
        <w:rPr>
          <w:rFonts w:ascii="Montserrat" w:hAnsi="Montserrat"/>
          <w:spacing w:val="-1"/>
          <w:sz w:val="24"/>
        </w:rPr>
      </w:pPr>
    </w:p>
    <w:p w:rsidR="0008581E" w:rsidRPr="00B3633A" w:rsidRDefault="0008581E">
      <w:pPr>
        <w:pStyle w:val="0DraftNormal"/>
        <w:rPr>
          <w:rFonts w:ascii="Montserrat" w:hAnsi="Montserrat"/>
          <w:spacing w:val="-1"/>
          <w:sz w:val="24"/>
        </w:rPr>
      </w:pPr>
      <w:r w:rsidRPr="00B3633A">
        <w:rPr>
          <w:rFonts w:ascii="Montserrat" w:hAnsi="Montserrat"/>
          <w:spacing w:val="-1"/>
          <w:sz w:val="24"/>
        </w:rPr>
        <w:t xml:space="preserve">Nls swat officers were combing for clues and the questions they were asking had avonlea's face written all over them. </w:t>
      </w:r>
    </w:p>
    <w:p w:rsidR="0008581E" w:rsidRPr="00B3633A" w:rsidRDefault="0008581E">
      <w:pPr>
        <w:pStyle w:val="0DraftNormal"/>
        <w:rPr>
          <w:rFonts w:ascii="Montserrat" w:hAnsi="Montserrat"/>
          <w:spacing w:val="-1"/>
          <w:sz w:val="24"/>
        </w:rPr>
      </w:pPr>
    </w:p>
    <w:p w:rsidR="0008581E" w:rsidRPr="00B3633A" w:rsidRDefault="0008581E">
      <w:pPr>
        <w:pStyle w:val="0DraftNormal"/>
        <w:rPr>
          <w:rFonts w:ascii="Montserrat" w:hAnsi="Montserrat"/>
          <w:spacing w:val="-1"/>
          <w:sz w:val="24"/>
        </w:rPr>
      </w:pPr>
      <w:r w:rsidRPr="00B3633A">
        <w:rPr>
          <w:rFonts w:ascii="Montserrat" w:hAnsi="Montserrat"/>
          <w:spacing w:val="-1"/>
          <w:sz w:val="24"/>
        </w:rPr>
        <w:t xml:space="preserve">Rook placed her in the care of kevin—his power and influence, and reputation, making him a safe haven—while he ran out to throw the dogs off of her trail. </w:t>
      </w:r>
    </w:p>
    <w:p w:rsidR="0008581E" w:rsidRPr="00B3633A" w:rsidRDefault="0008581E">
      <w:pPr>
        <w:pStyle w:val="0DraftNormal"/>
        <w:rPr>
          <w:rFonts w:ascii="Montserrat" w:hAnsi="Montserrat"/>
          <w:spacing w:val="-1"/>
          <w:sz w:val="24"/>
        </w:rPr>
      </w:pPr>
    </w:p>
    <w:p w:rsidR="0008581E" w:rsidRPr="00B3633A" w:rsidRDefault="0008581E">
      <w:pPr>
        <w:pStyle w:val="0DraftNormal"/>
        <w:rPr>
          <w:rFonts w:ascii="Montserrat" w:hAnsi="Montserrat"/>
          <w:spacing w:val="-1"/>
          <w:sz w:val="24"/>
        </w:rPr>
      </w:pPr>
      <w:r w:rsidRPr="00B3633A">
        <w:rPr>
          <w:rFonts w:ascii="Montserrat" w:hAnsi="Montserrat"/>
          <w:spacing w:val="-1"/>
          <w:sz w:val="24"/>
        </w:rPr>
        <w:t xml:space="preserve">The enemy seemed to have found an altogether different way to remove her from their way. </w:t>
      </w:r>
    </w:p>
    <w:p w:rsidR="0008581E" w:rsidRPr="00B3633A" w:rsidRDefault="0008581E">
      <w:pPr>
        <w:pStyle w:val="0DraftNormal"/>
        <w:rPr>
          <w:rFonts w:ascii="Montserrat" w:hAnsi="Montserrat"/>
          <w:spacing w:val="-1"/>
          <w:sz w:val="24"/>
        </w:rPr>
      </w:pPr>
    </w:p>
    <w:p w:rsidR="0008581E" w:rsidRPr="00B3633A" w:rsidRDefault="0008581E">
      <w:pPr>
        <w:pStyle w:val="0DraftNormal"/>
        <w:rPr>
          <w:rFonts w:ascii="Montserrat" w:hAnsi="Montserrat"/>
          <w:spacing w:val="-1"/>
          <w:sz w:val="24"/>
        </w:rPr>
      </w:pPr>
      <w:r w:rsidRPr="00B3633A">
        <w:rPr>
          <w:rFonts w:ascii="Montserrat" w:hAnsi="Montserrat"/>
          <w:spacing w:val="-1"/>
          <w:sz w:val="24"/>
        </w:rPr>
        <w:t xml:space="preserve">Kevin, on the other hand, did all he could to keep av's mind off of thoughts which would send her out to fight her own battles. </w:t>
      </w:r>
    </w:p>
    <w:p w:rsidR="0008581E" w:rsidRPr="00B3633A" w:rsidRDefault="0008581E">
      <w:pPr>
        <w:pStyle w:val="0DraftNormal"/>
        <w:rPr>
          <w:rFonts w:ascii="Montserrat" w:hAnsi="Montserrat"/>
          <w:spacing w:val="-1"/>
          <w:sz w:val="24"/>
        </w:rPr>
      </w:pPr>
    </w:p>
    <w:p w:rsidR="0008581E" w:rsidRPr="00B3633A" w:rsidRDefault="0008581E">
      <w:pPr>
        <w:pStyle w:val="0DraftNormal"/>
        <w:rPr>
          <w:rFonts w:ascii="Montserrat" w:hAnsi="Montserrat"/>
          <w:spacing w:val="-1"/>
          <w:sz w:val="24"/>
        </w:rPr>
      </w:pPr>
      <w:r w:rsidRPr="00B3633A">
        <w:rPr>
          <w:rFonts w:ascii="Montserrat" w:hAnsi="Montserrat"/>
          <w:spacing w:val="-1"/>
          <w:sz w:val="24"/>
        </w:rPr>
        <w:t xml:space="preserve">As kzeisza, he was aware of the danger she was in, far more than she could imagine. </w:t>
      </w:r>
    </w:p>
    <w:p w:rsidR="0008581E" w:rsidRPr="00B3633A" w:rsidRDefault="0008581E">
      <w:pPr>
        <w:pStyle w:val="0DraftNormal"/>
        <w:rPr>
          <w:rFonts w:ascii="Montserrat" w:hAnsi="Montserrat"/>
          <w:spacing w:val="-1"/>
          <w:sz w:val="24"/>
        </w:rPr>
      </w:pPr>
    </w:p>
    <w:p w:rsidR="0008581E" w:rsidRPr="00B3633A" w:rsidRDefault="0008581E">
      <w:pPr>
        <w:pStyle w:val="0DraftNormal"/>
        <w:rPr>
          <w:rFonts w:ascii="Montserrat" w:hAnsi="Montserrat"/>
          <w:spacing w:val="-1"/>
          <w:sz w:val="24"/>
        </w:rPr>
      </w:pPr>
      <w:r w:rsidRPr="00B3633A">
        <w:rPr>
          <w:rFonts w:ascii="Montserrat" w:hAnsi="Montserrat"/>
          <w:spacing w:val="-1"/>
          <w:sz w:val="24"/>
        </w:rPr>
        <w:t xml:space="preserve">The special police were a serious problem. </w:t>
      </w:r>
    </w:p>
    <w:p w:rsidR="0008581E" w:rsidRPr="00B3633A" w:rsidRDefault="0008581E">
      <w:pPr>
        <w:pStyle w:val="0DraftNormal"/>
        <w:rPr>
          <w:rFonts w:ascii="Montserrat" w:hAnsi="Montserrat"/>
          <w:spacing w:val="-1"/>
          <w:sz w:val="24"/>
        </w:rPr>
      </w:pPr>
    </w:p>
    <w:p w:rsidR="0008581E" w:rsidRPr="00B3633A" w:rsidRDefault="0008581E">
      <w:pPr>
        <w:pStyle w:val="0DraftNormal"/>
        <w:rPr>
          <w:rFonts w:ascii="Montserrat" w:hAnsi="Montserrat"/>
          <w:spacing w:val="-1"/>
          <w:sz w:val="24"/>
        </w:rPr>
      </w:pPr>
      <w:r w:rsidRPr="00B3633A">
        <w:rPr>
          <w:rFonts w:ascii="Montserrat" w:hAnsi="Montserrat"/>
          <w:spacing w:val="-1"/>
          <w:sz w:val="24"/>
        </w:rPr>
        <w:t xml:space="preserve">Between rook, av and kevin, no easy solution came clear, given the reality of the situation. </w:t>
      </w:r>
    </w:p>
    <w:p w:rsidR="0008581E" w:rsidRPr="00B3633A" w:rsidRDefault="0008581E">
      <w:pPr>
        <w:pStyle w:val="0DraftNormal"/>
        <w:rPr>
          <w:rFonts w:ascii="Montserrat" w:hAnsi="Montserrat"/>
          <w:spacing w:val="-1"/>
          <w:sz w:val="24"/>
        </w:rPr>
      </w:pPr>
    </w:p>
    <w:p w:rsidR="0008581E" w:rsidRPr="00B3633A" w:rsidRDefault="0008581E">
      <w:pPr>
        <w:pStyle w:val="0DraftNormal"/>
        <w:rPr>
          <w:rFonts w:ascii="Montserrat" w:hAnsi="Montserrat"/>
          <w:spacing w:val="-1"/>
          <w:sz w:val="24"/>
        </w:rPr>
      </w:pPr>
      <w:r w:rsidRPr="00B3633A">
        <w:rPr>
          <w:rFonts w:ascii="Montserrat" w:hAnsi="Montserrat"/>
          <w:spacing w:val="-1"/>
          <w:sz w:val="24"/>
        </w:rPr>
        <w:t xml:space="preserve">Watching this scene, kzeisza saw more than one necessity to get her out of the local picture. </w:t>
      </w:r>
    </w:p>
    <w:p w:rsidR="0008581E" w:rsidRPr="00B3633A" w:rsidRDefault="0008581E">
      <w:pPr>
        <w:pStyle w:val="0DraftNormal"/>
        <w:rPr>
          <w:rFonts w:ascii="Montserrat" w:hAnsi="Montserrat"/>
          <w:spacing w:val="-1"/>
          <w:sz w:val="24"/>
        </w:rPr>
      </w:pPr>
    </w:p>
    <w:p w:rsidR="0008581E" w:rsidRPr="00B3633A" w:rsidRDefault="0008581E">
      <w:pPr>
        <w:pStyle w:val="0DraftNormal"/>
        <w:rPr>
          <w:rFonts w:ascii="Montserrat" w:hAnsi="Montserrat"/>
          <w:spacing w:val="-1"/>
          <w:sz w:val="24"/>
        </w:rPr>
      </w:pPr>
      <w:r w:rsidRPr="00B3633A">
        <w:rPr>
          <w:rFonts w:ascii="Montserrat" w:hAnsi="Montserrat"/>
          <w:spacing w:val="-1"/>
          <w:sz w:val="24"/>
        </w:rPr>
        <w:t xml:space="preserve">The group all receive orders from kzeisza which effectively broke them up a bit, sending av away on a scouting mission. </w:t>
      </w:r>
    </w:p>
    <w:p w:rsidR="0008581E" w:rsidRPr="00B3633A" w:rsidRDefault="0008581E">
      <w:pPr>
        <w:pStyle w:val="0DraftNormal"/>
        <w:rPr>
          <w:rFonts w:ascii="Montserrat" w:hAnsi="Montserrat"/>
          <w:spacing w:val="-1"/>
          <w:sz w:val="24"/>
        </w:rPr>
      </w:pPr>
    </w:p>
    <w:p w:rsidR="0008581E" w:rsidRPr="00B3633A" w:rsidRDefault="0008581E">
      <w:pPr>
        <w:pStyle w:val="0DraftNormal"/>
        <w:rPr>
          <w:rFonts w:ascii="Montserrat" w:hAnsi="Montserrat"/>
          <w:spacing w:val="-1"/>
          <w:sz w:val="24"/>
        </w:rPr>
      </w:pPr>
      <w:r w:rsidRPr="00B3633A">
        <w:rPr>
          <w:rFonts w:ascii="Montserrat" w:hAnsi="Montserrat"/>
          <w:spacing w:val="-1"/>
          <w:sz w:val="24"/>
        </w:rPr>
        <w:t xml:space="preserve">Unable to take rook with her—and she was given a good reason why, effectively—she took blanc instead. </w:t>
      </w:r>
    </w:p>
    <w:p w:rsidR="0008581E" w:rsidRPr="00B3633A" w:rsidRDefault="0008581E">
      <w:pPr>
        <w:pStyle w:val="0DraftNormal"/>
        <w:rPr>
          <w:rFonts w:ascii="Montserrat" w:hAnsi="Montserrat"/>
          <w:spacing w:val="-1"/>
          <w:sz w:val="24"/>
        </w:rPr>
      </w:pPr>
    </w:p>
    <w:p w:rsidR="0008581E" w:rsidRPr="00B3633A" w:rsidRDefault="0008581E">
      <w:pPr>
        <w:pStyle w:val="0DraftNormal"/>
        <w:rPr>
          <w:rFonts w:ascii="Montserrat" w:hAnsi="Montserrat"/>
          <w:spacing w:val="-1"/>
          <w:sz w:val="24"/>
        </w:rPr>
      </w:pPr>
      <w:r w:rsidRPr="00B3633A">
        <w:rPr>
          <w:rFonts w:ascii="Montserrat" w:hAnsi="Montserrat"/>
          <w:spacing w:val="-1"/>
          <w:sz w:val="24"/>
        </w:rPr>
        <w:t xml:space="preserve">She had a few good reasons of her own for taking him. </w:t>
      </w:r>
    </w:p>
    <w:p w:rsidR="0008581E" w:rsidRPr="00B3633A" w:rsidRDefault="0008581E">
      <w:pPr>
        <w:pStyle w:val="0DraftNormal"/>
        <w:rPr>
          <w:rFonts w:ascii="Montserrat" w:hAnsi="Montserrat"/>
          <w:spacing w:val="-1"/>
          <w:sz w:val="24"/>
        </w:rPr>
      </w:pPr>
    </w:p>
    <w:p w:rsidR="0008581E" w:rsidRPr="00B3633A" w:rsidRDefault="0008581E">
      <w:pPr>
        <w:pStyle w:val="0DraftNormal"/>
        <w:rPr>
          <w:rFonts w:ascii="Montserrat" w:hAnsi="Montserrat"/>
          <w:spacing w:val="-1"/>
          <w:sz w:val="24"/>
        </w:rPr>
      </w:pPr>
      <w:r w:rsidRPr="00B3633A">
        <w:rPr>
          <w:rFonts w:ascii="Montserrat" w:hAnsi="Montserrat"/>
          <w:spacing w:val="-1"/>
          <w:sz w:val="24"/>
        </w:rPr>
        <w:t xml:space="preserve">Moved out of harms way—uncommon tutelage... There were marked differences between this trip and the approach to the dead lands. </w:t>
      </w:r>
    </w:p>
    <w:p w:rsidR="0008581E" w:rsidRPr="00B3633A" w:rsidRDefault="0008581E">
      <w:pPr>
        <w:pStyle w:val="0DraftNormal"/>
        <w:rPr>
          <w:rFonts w:ascii="Montserrat" w:hAnsi="Montserrat"/>
          <w:spacing w:val="-1"/>
          <w:sz w:val="24"/>
        </w:rPr>
      </w:pPr>
    </w:p>
    <w:p w:rsidR="0008581E" w:rsidRPr="00B3633A" w:rsidRDefault="0008581E">
      <w:pPr>
        <w:pStyle w:val="0DraftNormal"/>
        <w:rPr>
          <w:rFonts w:ascii="Montserrat" w:hAnsi="Montserrat"/>
          <w:spacing w:val="-1"/>
          <w:sz w:val="24"/>
        </w:rPr>
      </w:pPr>
      <w:r w:rsidRPr="00B3633A">
        <w:rPr>
          <w:rFonts w:ascii="Montserrat" w:hAnsi="Montserrat"/>
          <w:spacing w:val="-1"/>
          <w:sz w:val="24"/>
        </w:rPr>
        <w:t xml:space="preserve">Av had plenty of time to think, as she could not divide her attention to properly communicate with blanc and pilot the vehicle. </w:t>
      </w:r>
    </w:p>
    <w:p w:rsidR="0008581E" w:rsidRPr="00B3633A" w:rsidRDefault="0008581E">
      <w:pPr>
        <w:pStyle w:val="0DraftNormal"/>
        <w:rPr>
          <w:rFonts w:ascii="Montserrat" w:hAnsi="Montserrat"/>
          <w:spacing w:val="-1"/>
          <w:sz w:val="24"/>
        </w:rPr>
      </w:pPr>
    </w:p>
    <w:p w:rsidR="0008581E" w:rsidRPr="00B3633A" w:rsidRDefault="0008581E">
      <w:pPr>
        <w:pStyle w:val="0DraftNormal"/>
        <w:rPr>
          <w:rFonts w:ascii="Montserrat" w:hAnsi="Montserrat"/>
          <w:spacing w:val="-1"/>
          <w:sz w:val="24"/>
        </w:rPr>
      </w:pPr>
      <w:r w:rsidRPr="00B3633A">
        <w:rPr>
          <w:rFonts w:ascii="Montserrat" w:hAnsi="Montserrat"/>
          <w:spacing w:val="-1"/>
          <w:sz w:val="24"/>
        </w:rPr>
        <w:t xml:space="preserve">Their orders being to take as much time as necessary to make a long circuit reconnaissance north, through and along the mountains specifically. </w:t>
      </w:r>
    </w:p>
    <w:p w:rsidR="0008581E" w:rsidRPr="00B3633A" w:rsidRDefault="0008581E">
      <w:pPr>
        <w:pStyle w:val="0DraftNormal"/>
        <w:rPr>
          <w:rFonts w:ascii="Montserrat" w:hAnsi="Montserrat"/>
          <w:spacing w:val="-1"/>
          <w:sz w:val="24"/>
        </w:rPr>
      </w:pPr>
    </w:p>
    <w:p w:rsidR="0008581E" w:rsidRPr="00B3633A" w:rsidRDefault="0008581E">
      <w:pPr>
        <w:pStyle w:val="0DraftNormal"/>
        <w:rPr>
          <w:rFonts w:ascii="Montserrat" w:hAnsi="Montserrat"/>
          <w:spacing w:val="-1"/>
          <w:sz w:val="24"/>
        </w:rPr>
      </w:pPr>
      <w:r w:rsidRPr="00B3633A">
        <w:rPr>
          <w:rFonts w:ascii="Montserrat" w:hAnsi="Montserrat"/>
          <w:spacing w:val="-1"/>
          <w:sz w:val="24"/>
        </w:rPr>
        <w:t xml:space="preserve">Well aware that she was essentially on her first vacation since arriving in the nexus, she played it leisurely. </w:t>
      </w:r>
    </w:p>
    <w:p w:rsidR="0008581E" w:rsidRPr="00B3633A" w:rsidRDefault="0008581E">
      <w:pPr>
        <w:pStyle w:val="0DraftNormal"/>
        <w:rPr>
          <w:rFonts w:ascii="Montserrat" w:hAnsi="Montserrat"/>
          <w:spacing w:val="-1"/>
          <w:sz w:val="24"/>
        </w:rPr>
      </w:pPr>
    </w:p>
    <w:p w:rsidR="0008581E" w:rsidRPr="00B3633A" w:rsidRDefault="0008581E">
      <w:pPr>
        <w:pStyle w:val="0DraftNormal"/>
        <w:rPr>
          <w:rFonts w:ascii="Montserrat" w:hAnsi="Montserrat"/>
          <w:spacing w:val="-1"/>
          <w:sz w:val="24"/>
        </w:rPr>
      </w:pPr>
      <w:r w:rsidRPr="00B3633A">
        <w:rPr>
          <w:rFonts w:ascii="Montserrat" w:hAnsi="Montserrat"/>
          <w:spacing w:val="-1"/>
          <w:sz w:val="24"/>
        </w:rPr>
        <w:t xml:space="preserve">She worked on her arts; mental, physical, spiritual and magical. </w:t>
      </w:r>
    </w:p>
    <w:p w:rsidR="0008581E" w:rsidRPr="00B3633A" w:rsidRDefault="0008581E">
      <w:pPr>
        <w:pStyle w:val="0DraftNormal"/>
        <w:rPr>
          <w:rFonts w:ascii="Montserrat" w:hAnsi="Montserrat"/>
          <w:spacing w:val="-1"/>
          <w:sz w:val="24"/>
        </w:rPr>
      </w:pPr>
    </w:p>
    <w:p w:rsidR="0008581E" w:rsidRPr="00B3633A" w:rsidRDefault="0008581E">
      <w:pPr>
        <w:pStyle w:val="0DraftNormal"/>
        <w:rPr>
          <w:rFonts w:ascii="Montserrat" w:hAnsi="Montserrat"/>
          <w:spacing w:val="-1"/>
          <w:sz w:val="24"/>
        </w:rPr>
      </w:pPr>
      <w:r w:rsidRPr="00B3633A">
        <w:rPr>
          <w:rFonts w:ascii="Montserrat" w:hAnsi="Montserrat"/>
          <w:spacing w:val="-1"/>
          <w:sz w:val="24"/>
        </w:rPr>
        <w:t xml:space="preserve">She was shocked out of her mind when she was approached by a master, and he took her on, post facto, and accelerated her into full, flowering magic. </w:t>
      </w:r>
    </w:p>
    <w:p w:rsidR="0008581E" w:rsidRPr="00B3633A" w:rsidRDefault="0008581E">
      <w:pPr>
        <w:pStyle w:val="0DraftNormal"/>
        <w:rPr>
          <w:rFonts w:ascii="Montserrat" w:hAnsi="Montserrat"/>
          <w:spacing w:val="-1"/>
          <w:sz w:val="24"/>
        </w:rPr>
      </w:pPr>
    </w:p>
    <w:p w:rsidR="0008581E" w:rsidRPr="00B3633A" w:rsidRDefault="0008581E">
      <w:pPr>
        <w:pStyle w:val="0DraftNormal"/>
        <w:rPr>
          <w:rFonts w:ascii="Montserrat" w:hAnsi="Montserrat"/>
          <w:spacing w:val="-1"/>
          <w:sz w:val="24"/>
        </w:rPr>
      </w:pPr>
      <w:r w:rsidRPr="00B3633A">
        <w:rPr>
          <w:rFonts w:ascii="Montserrat" w:hAnsi="Montserrat"/>
          <w:spacing w:val="-1"/>
          <w:sz w:val="24"/>
        </w:rPr>
        <w:t xml:space="preserve">Her friends and team mates were left chasing down leads and fulfilling their duties, and her thoughts were often with them. </w:t>
      </w:r>
    </w:p>
    <w:p w:rsidR="0008581E" w:rsidRPr="00B3633A" w:rsidRDefault="0008581E">
      <w:pPr>
        <w:pStyle w:val="0DraftNormal"/>
        <w:rPr>
          <w:rFonts w:ascii="Montserrat" w:hAnsi="Montserrat"/>
          <w:spacing w:val="-1"/>
          <w:sz w:val="24"/>
        </w:rPr>
      </w:pPr>
    </w:p>
    <w:p w:rsidR="0008581E" w:rsidRPr="00B3633A" w:rsidRDefault="0008581E">
      <w:pPr>
        <w:pStyle w:val="0DraftNormal"/>
        <w:rPr>
          <w:rFonts w:ascii="Montserrat" w:hAnsi="Montserrat"/>
          <w:spacing w:val="-1"/>
          <w:sz w:val="24"/>
        </w:rPr>
      </w:pPr>
      <w:r w:rsidRPr="00B3633A">
        <w:rPr>
          <w:rFonts w:ascii="Montserrat" w:hAnsi="Montserrat"/>
          <w:spacing w:val="-1"/>
          <w:sz w:val="24"/>
        </w:rPr>
        <w:t xml:space="preserve">Out from under kzeisza's wing, her mind returned to the warnings of rook and rAsiaanna, and she wondered about what was to come of what lay between her and the ancient dragon. </w:t>
      </w:r>
    </w:p>
    <w:p w:rsidR="0008581E" w:rsidRPr="00B3633A" w:rsidRDefault="0008581E">
      <w:pPr>
        <w:pStyle w:val="0DraftNormal"/>
        <w:rPr>
          <w:rFonts w:ascii="Montserrat" w:hAnsi="Montserrat"/>
          <w:spacing w:val="-1"/>
          <w:sz w:val="24"/>
        </w:rPr>
      </w:pPr>
    </w:p>
    <w:p w:rsidR="0008581E" w:rsidRPr="00B3633A" w:rsidRDefault="0008581E">
      <w:pPr>
        <w:pStyle w:val="0DraftNormal"/>
        <w:rPr>
          <w:rFonts w:ascii="Montserrat" w:hAnsi="Montserrat"/>
          <w:spacing w:val="-1"/>
          <w:sz w:val="24"/>
        </w:rPr>
      </w:pPr>
      <w:r w:rsidRPr="00B3633A">
        <w:rPr>
          <w:rFonts w:ascii="Montserrat" w:hAnsi="Montserrat"/>
          <w:spacing w:val="-1"/>
          <w:sz w:val="24"/>
        </w:rPr>
        <w:t xml:space="preserve">Deeply buried seeds of doubt began to unfold. </w:t>
      </w:r>
    </w:p>
    <w:p w:rsidR="0008581E" w:rsidRPr="00B3633A" w:rsidRDefault="0008581E">
      <w:pPr>
        <w:pStyle w:val="0DraftNormal"/>
        <w:rPr>
          <w:rFonts w:ascii="Montserrat" w:hAnsi="Montserrat"/>
          <w:spacing w:val="-1"/>
          <w:sz w:val="24"/>
        </w:rPr>
      </w:pPr>
    </w:p>
    <w:p w:rsidR="0008581E" w:rsidRPr="00B3633A" w:rsidRDefault="0008581E">
      <w:pPr>
        <w:pStyle w:val="0DraftNormal"/>
        <w:rPr>
          <w:rFonts w:ascii="Montserrat" w:hAnsi="Montserrat"/>
          <w:spacing w:val="-1"/>
          <w:sz w:val="24"/>
        </w:rPr>
      </w:pPr>
      <w:r w:rsidRPr="00B3633A">
        <w:rPr>
          <w:rFonts w:ascii="Montserrat" w:hAnsi="Montserrat"/>
          <w:spacing w:val="-1"/>
          <w:sz w:val="24"/>
        </w:rPr>
        <w:t xml:space="preserve">Her inner turmoil fueled her drive to master what she was learning from her unusual mentors, who push always harder to see how far she'll go. </w:t>
      </w:r>
    </w:p>
    <w:p w:rsidR="0008581E" w:rsidRPr="00B3633A" w:rsidRDefault="0008581E">
      <w:pPr>
        <w:pStyle w:val="0DraftNormal"/>
        <w:rPr>
          <w:rFonts w:ascii="Montserrat" w:hAnsi="Montserrat"/>
          <w:spacing w:val="-1"/>
          <w:sz w:val="24"/>
        </w:rPr>
      </w:pPr>
    </w:p>
    <w:p w:rsidR="0008581E" w:rsidRPr="00B3633A" w:rsidRDefault="0008581E">
      <w:pPr>
        <w:pStyle w:val="0DraftNormal"/>
        <w:rPr>
          <w:rFonts w:ascii="Montserrat" w:hAnsi="Montserrat"/>
          <w:spacing w:val="-1"/>
          <w:sz w:val="24"/>
        </w:rPr>
      </w:pPr>
      <w:r w:rsidRPr="00B3633A">
        <w:rPr>
          <w:rFonts w:ascii="Montserrat" w:hAnsi="Montserrat"/>
          <w:spacing w:val="-1"/>
          <w:sz w:val="24"/>
        </w:rPr>
        <w:t xml:space="preserve">Av was even here aroused in her dreams by her dragon lover. </w:t>
      </w:r>
    </w:p>
    <w:p w:rsidR="0008581E" w:rsidRPr="00B3633A" w:rsidRDefault="0008581E">
      <w:pPr>
        <w:pStyle w:val="0DraftNormal"/>
        <w:rPr>
          <w:rFonts w:ascii="Montserrat" w:hAnsi="Montserrat"/>
          <w:spacing w:val="-1"/>
          <w:sz w:val="24"/>
        </w:rPr>
      </w:pPr>
    </w:p>
    <w:p w:rsidR="0008581E" w:rsidRPr="00B3633A" w:rsidRDefault="0008581E">
      <w:pPr>
        <w:pStyle w:val="0DraftNormal"/>
        <w:rPr>
          <w:rFonts w:ascii="Montserrat" w:hAnsi="Montserrat"/>
          <w:spacing w:val="-1"/>
          <w:sz w:val="24"/>
        </w:rPr>
      </w:pPr>
      <w:r w:rsidRPr="00B3633A">
        <w:rPr>
          <w:rFonts w:ascii="Montserrat" w:hAnsi="Montserrat"/>
          <w:spacing w:val="-1"/>
          <w:sz w:val="24"/>
        </w:rPr>
        <w:t xml:space="preserve">Blanc was perpetually indifferent, but her other mentor was somberly intrigued. </w:t>
      </w:r>
    </w:p>
    <w:p w:rsidR="0008581E" w:rsidRPr="00B3633A" w:rsidRDefault="0008581E">
      <w:pPr>
        <w:pStyle w:val="0DraftNormal"/>
        <w:rPr>
          <w:rFonts w:ascii="Montserrat" w:hAnsi="Montserrat"/>
          <w:spacing w:val="-1"/>
          <w:sz w:val="24"/>
        </w:rPr>
      </w:pPr>
    </w:p>
    <w:p w:rsidR="0008581E" w:rsidRPr="00B3633A" w:rsidRDefault="0008581E">
      <w:pPr>
        <w:pStyle w:val="0DraftNormal"/>
        <w:rPr>
          <w:rFonts w:ascii="Montserrat" w:hAnsi="Montserrat"/>
          <w:spacing w:val="-1"/>
          <w:sz w:val="24"/>
        </w:rPr>
      </w:pPr>
      <w:r w:rsidRPr="00B3633A">
        <w:rPr>
          <w:rFonts w:ascii="Montserrat" w:hAnsi="Montserrat"/>
          <w:spacing w:val="-1"/>
          <w:sz w:val="24"/>
        </w:rPr>
        <w:t xml:space="preserve">Aware of the ageless hungers of the dragon kind, he could recognize the signs. </w:t>
      </w:r>
    </w:p>
    <w:p w:rsidR="0008581E" w:rsidRPr="00B3633A" w:rsidRDefault="0008581E">
      <w:pPr>
        <w:pStyle w:val="0DraftNormal"/>
        <w:rPr>
          <w:rFonts w:ascii="Montserrat" w:hAnsi="Montserrat"/>
          <w:spacing w:val="-1"/>
          <w:sz w:val="24"/>
        </w:rPr>
      </w:pPr>
    </w:p>
    <w:p w:rsidR="0008581E" w:rsidRPr="00B3633A" w:rsidRDefault="0008581E">
      <w:pPr>
        <w:pStyle w:val="0DraftNormal"/>
        <w:rPr>
          <w:rFonts w:ascii="Montserrat" w:hAnsi="Montserrat"/>
          <w:spacing w:val="-1"/>
          <w:sz w:val="24"/>
        </w:rPr>
      </w:pPr>
      <w:r w:rsidRPr="00B3633A">
        <w:rPr>
          <w:rFonts w:ascii="Montserrat" w:hAnsi="Montserrat"/>
          <w:spacing w:val="-1"/>
          <w:sz w:val="24"/>
        </w:rPr>
        <w:t xml:space="preserve">Indeed, that was part of what influenced his interest in her as a student. </w:t>
      </w:r>
    </w:p>
    <w:p w:rsidR="0008581E" w:rsidRPr="00B3633A" w:rsidRDefault="0008581E">
      <w:pPr>
        <w:pStyle w:val="0DraftNormal"/>
        <w:rPr>
          <w:rFonts w:ascii="Montserrat" w:hAnsi="Montserrat"/>
          <w:spacing w:val="-1"/>
          <w:sz w:val="24"/>
        </w:rPr>
      </w:pPr>
    </w:p>
    <w:p w:rsidR="0008581E" w:rsidRPr="00B3633A" w:rsidRDefault="0008581E">
      <w:pPr>
        <w:pStyle w:val="0DraftNormal"/>
        <w:rPr>
          <w:rFonts w:ascii="Montserrat" w:hAnsi="Montserrat"/>
          <w:spacing w:val="-1"/>
          <w:sz w:val="24"/>
        </w:rPr>
      </w:pPr>
      <w:r w:rsidRPr="00B3633A">
        <w:rPr>
          <w:rFonts w:ascii="Montserrat" w:hAnsi="Montserrat"/>
          <w:spacing w:val="-1"/>
          <w:sz w:val="24"/>
        </w:rPr>
        <w:t xml:space="preserve">To command such an interest in a dragon as ancient as what he felt from her dreams, was nothing to overlook. </w:t>
      </w:r>
    </w:p>
    <w:p w:rsidR="0008581E" w:rsidRPr="00B3633A" w:rsidRDefault="0008581E">
      <w:pPr>
        <w:pStyle w:val="0DraftNormal"/>
        <w:rPr>
          <w:rFonts w:ascii="Montserrat" w:hAnsi="Montserrat"/>
          <w:spacing w:val="-1"/>
          <w:sz w:val="24"/>
        </w:rPr>
      </w:pPr>
    </w:p>
    <w:p w:rsidR="0008581E" w:rsidRPr="00B3633A" w:rsidRDefault="0008581E">
      <w:pPr>
        <w:pStyle w:val="0DraftNormal"/>
        <w:rPr>
          <w:rFonts w:ascii="Montserrat" w:hAnsi="Montserrat"/>
          <w:spacing w:val="-1"/>
          <w:sz w:val="24"/>
        </w:rPr>
      </w:pPr>
      <w:r w:rsidRPr="00B3633A">
        <w:rPr>
          <w:rFonts w:ascii="Montserrat" w:hAnsi="Montserrat"/>
          <w:spacing w:val="-1"/>
          <w:sz w:val="24"/>
        </w:rPr>
        <w:t xml:space="preserve">At one point, he even talked to her about it, hoping to draw her out on the subject of its implications. </w:t>
      </w:r>
    </w:p>
    <w:p w:rsidR="0008581E" w:rsidRPr="00B3633A" w:rsidRDefault="0008581E">
      <w:pPr>
        <w:pStyle w:val="0DraftNormal"/>
        <w:rPr>
          <w:rFonts w:ascii="Montserrat" w:hAnsi="Montserrat"/>
          <w:spacing w:val="-1"/>
          <w:sz w:val="24"/>
        </w:rPr>
      </w:pPr>
    </w:p>
    <w:p w:rsidR="0008581E" w:rsidRPr="00B3633A" w:rsidRDefault="0008581E">
      <w:pPr>
        <w:pStyle w:val="0DraftNormal"/>
        <w:rPr>
          <w:rFonts w:ascii="Montserrat" w:hAnsi="Montserrat"/>
          <w:spacing w:val="-1"/>
          <w:sz w:val="24"/>
        </w:rPr>
      </w:pPr>
      <w:r w:rsidRPr="00B3633A">
        <w:rPr>
          <w:rFonts w:ascii="Montserrat" w:hAnsi="Montserrat"/>
          <w:spacing w:val="-1"/>
          <w:sz w:val="24"/>
        </w:rPr>
        <w:t xml:space="preserve">She cherished his advice, for it synched with her own thoughts on the matter. </w:t>
      </w:r>
    </w:p>
    <w:p w:rsidR="0008581E" w:rsidRPr="00B3633A" w:rsidRDefault="0008581E">
      <w:pPr>
        <w:pStyle w:val="0DraftNormal"/>
        <w:rPr>
          <w:rFonts w:ascii="Montserrat" w:hAnsi="Montserrat"/>
          <w:spacing w:val="-1"/>
          <w:sz w:val="24"/>
        </w:rPr>
      </w:pPr>
    </w:p>
    <w:p w:rsidR="0008581E" w:rsidRPr="00B3633A" w:rsidRDefault="0008581E">
      <w:pPr>
        <w:pStyle w:val="0DraftNormal"/>
        <w:rPr>
          <w:rFonts w:ascii="Montserrat" w:hAnsi="Montserrat"/>
          <w:spacing w:val="-1"/>
          <w:sz w:val="24"/>
        </w:rPr>
      </w:pPr>
      <w:r w:rsidRPr="00B3633A">
        <w:rPr>
          <w:rFonts w:ascii="Montserrat" w:hAnsi="Montserrat"/>
          <w:spacing w:val="-1"/>
          <w:sz w:val="24"/>
        </w:rPr>
        <w:t xml:space="preserve">She saw it as a spiritual bonding, rather than a genetic or carnal bonding. </w:t>
      </w:r>
    </w:p>
    <w:p w:rsidR="0008581E" w:rsidRPr="00B3633A" w:rsidRDefault="0008581E">
      <w:pPr>
        <w:pStyle w:val="0DraftNormal"/>
        <w:rPr>
          <w:rFonts w:ascii="Montserrat" w:hAnsi="Montserrat"/>
          <w:spacing w:val="-1"/>
          <w:sz w:val="24"/>
        </w:rPr>
      </w:pPr>
    </w:p>
    <w:p w:rsidR="0008581E" w:rsidRPr="00B3633A" w:rsidRDefault="0008581E">
      <w:pPr>
        <w:pStyle w:val="0DraftNormal"/>
        <w:rPr>
          <w:rFonts w:ascii="Montserrat" w:hAnsi="Montserrat"/>
          <w:spacing w:val="-1"/>
          <w:sz w:val="24"/>
        </w:rPr>
      </w:pPr>
      <w:r w:rsidRPr="00B3633A">
        <w:rPr>
          <w:rFonts w:ascii="Montserrat" w:hAnsi="Montserrat"/>
          <w:spacing w:val="-1"/>
          <w:sz w:val="24"/>
        </w:rPr>
        <w:t xml:space="preserve">Bid for destiny—gathering loose ends of all sorts... Her intense vacation was disrupted by the appearance of the voice of fate. </w:t>
      </w:r>
    </w:p>
    <w:p w:rsidR="0008581E" w:rsidRPr="00B3633A" w:rsidRDefault="0008581E">
      <w:pPr>
        <w:pStyle w:val="0DraftNormal"/>
        <w:rPr>
          <w:rFonts w:ascii="Montserrat" w:hAnsi="Montserrat"/>
          <w:spacing w:val="-1"/>
          <w:sz w:val="24"/>
        </w:rPr>
      </w:pPr>
    </w:p>
    <w:p w:rsidR="0008581E" w:rsidRPr="00B3633A" w:rsidRDefault="0008581E">
      <w:pPr>
        <w:pStyle w:val="0DraftNormal"/>
        <w:rPr>
          <w:rFonts w:ascii="Montserrat" w:hAnsi="Montserrat"/>
          <w:spacing w:val="-1"/>
          <w:sz w:val="24"/>
        </w:rPr>
      </w:pPr>
      <w:r w:rsidRPr="00B3633A">
        <w:rPr>
          <w:rFonts w:ascii="Montserrat" w:hAnsi="Montserrat"/>
          <w:spacing w:val="-1"/>
          <w:sz w:val="24"/>
        </w:rPr>
        <w:t xml:space="preserve">What was put into motion on the way to the dead lands had come back to her. </w:t>
      </w:r>
    </w:p>
    <w:p w:rsidR="0008581E" w:rsidRPr="00B3633A" w:rsidRDefault="0008581E">
      <w:pPr>
        <w:pStyle w:val="0DraftNormal"/>
        <w:rPr>
          <w:rFonts w:ascii="Montserrat" w:hAnsi="Montserrat"/>
          <w:spacing w:val="-1"/>
          <w:sz w:val="24"/>
        </w:rPr>
      </w:pPr>
    </w:p>
    <w:p w:rsidR="0008581E" w:rsidRPr="00B3633A" w:rsidRDefault="0008581E">
      <w:pPr>
        <w:pStyle w:val="0DraftNormal"/>
        <w:rPr>
          <w:rFonts w:ascii="Montserrat" w:hAnsi="Montserrat"/>
          <w:spacing w:val="-1"/>
          <w:sz w:val="24"/>
        </w:rPr>
      </w:pPr>
      <w:r w:rsidRPr="00B3633A">
        <w:rPr>
          <w:rFonts w:ascii="Montserrat" w:hAnsi="Montserrat"/>
          <w:spacing w:val="-1"/>
          <w:sz w:val="24"/>
        </w:rPr>
        <w:t xml:space="preserve">A divine entity had asked finally for her. </w:t>
      </w:r>
    </w:p>
    <w:p w:rsidR="0008581E" w:rsidRPr="00B3633A" w:rsidRDefault="0008581E">
      <w:pPr>
        <w:pStyle w:val="0DraftNormal"/>
        <w:rPr>
          <w:rFonts w:ascii="Montserrat" w:hAnsi="Montserrat"/>
          <w:spacing w:val="-1"/>
          <w:sz w:val="24"/>
        </w:rPr>
      </w:pPr>
    </w:p>
    <w:p w:rsidR="0008581E" w:rsidRPr="00B3633A" w:rsidRDefault="0008581E">
      <w:pPr>
        <w:pStyle w:val="0DraftNormal"/>
        <w:rPr>
          <w:rFonts w:ascii="Montserrat" w:hAnsi="Montserrat"/>
          <w:spacing w:val="-1"/>
          <w:sz w:val="24"/>
        </w:rPr>
      </w:pPr>
      <w:r w:rsidRPr="00B3633A">
        <w:rPr>
          <w:rFonts w:ascii="Montserrat" w:hAnsi="Montserrat"/>
          <w:spacing w:val="-1"/>
          <w:sz w:val="24"/>
        </w:rPr>
        <w:t xml:space="preserve">A thing of darkness. </w:t>
      </w:r>
    </w:p>
    <w:p w:rsidR="0008581E" w:rsidRPr="00B3633A" w:rsidRDefault="0008581E">
      <w:pPr>
        <w:pStyle w:val="0DraftNormal"/>
        <w:rPr>
          <w:rFonts w:ascii="Montserrat" w:hAnsi="Montserrat"/>
          <w:spacing w:val="-1"/>
          <w:sz w:val="24"/>
        </w:rPr>
      </w:pPr>
    </w:p>
    <w:p w:rsidR="0008581E" w:rsidRPr="00B3633A" w:rsidRDefault="0008581E">
      <w:pPr>
        <w:pStyle w:val="0DraftNormal"/>
        <w:rPr>
          <w:rFonts w:ascii="Montserrat" w:hAnsi="Montserrat"/>
          <w:spacing w:val="-1"/>
          <w:sz w:val="24"/>
        </w:rPr>
      </w:pPr>
      <w:r w:rsidRPr="00B3633A">
        <w:rPr>
          <w:rFonts w:ascii="Montserrat" w:hAnsi="Montserrat"/>
          <w:spacing w:val="-1"/>
          <w:sz w:val="24"/>
        </w:rPr>
        <w:t xml:space="preserve">She remembered when her foot strayed down the path offered now to her, and she remembered where it led her, and what she did to save herself then. </w:t>
      </w:r>
    </w:p>
    <w:p w:rsidR="0008581E" w:rsidRPr="00B3633A" w:rsidRDefault="0008581E">
      <w:pPr>
        <w:pStyle w:val="0DraftNormal"/>
        <w:rPr>
          <w:rFonts w:ascii="Montserrat" w:hAnsi="Montserrat"/>
          <w:spacing w:val="-1"/>
          <w:sz w:val="24"/>
        </w:rPr>
      </w:pPr>
    </w:p>
    <w:p w:rsidR="0008581E" w:rsidRPr="00B3633A" w:rsidRDefault="0008581E">
      <w:pPr>
        <w:pStyle w:val="0DraftNormal"/>
        <w:rPr>
          <w:rFonts w:ascii="Montserrat" w:hAnsi="Montserrat"/>
          <w:spacing w:val="-1"/>
          <w:sz w:val="24"/>
        </w:rPr>
      </w:pPr>
      <w:r w:rsidRPr="00B3633A">
        <w:rPr>
          <w:rFonts w:ascii="Montserrat" w:hAnsi="Montserrat"/>
          <w:spacing w:val="-1"/>
          <w:sz w:val="24"/>
        </w:rPr>
        <w:t xml:space="preserve">She knew she has to decline for to accept would be to re-embrace the person who she had been for that short time. </w:t>
      </w:r>
    </w:p>
    <w:p w:rsidR="0008581E" w:rsidRPr="00B3633A" w:rsidRDefault="0008581E">
      <w:pPr>
        <w:pStyle w:val="0DraftNormal"/>
        <w:rPr>
          <w:rFonts w:ascii="Montserrat" w:hAnsi="Montserrat"/>
          <w:spacing w:val="-1"/>
          <w:sz w:val="24"/>
        </w:rPr>
      </w:pPr>
    </w:p>
    <w:p w:rsidR="0008581E" w:rsidRPr="00B3633A" w:rsidRDefault="0008581E">
      <w:pPr>
        <w:pStyle w:val="0DraftNormal"/>
        <w:rPr>
          <w:rFonts w:ascii="Montserrat" w:hAnsi="Montserrat"/>
          <w:spacing w:val="-1"/>
          <w:sz w:val="24"/>
        </w:rPr>
      </w:pPr>
      <w:r w:rsidRPr="00B3633A">
        <w:rPr>
          <w:rFonts w:ascii="Montserrat" w:hAnsi="Montserrat"/>
          <w:spacing w:val="-1"/>
          <w:sz w:val="24"/>
        </w:rPr>
        <w:t xml:space="preserve">She wished to remain more like she was now. </w:t>
      </w:r>
    </w:p>
    <w:p w:rsidR="0008581E" w:rsidRPr="00B3633A" w:rsidRDefault="0008581E">
      <w:pPr>
        <w:pStyle w:val="0DraftNormal"/>
        <w:rPr>
          <w:rFonts w:ascii="Montserrat" w:hAnsi="Montserrat"/>
          <w:spacing w:val="-1"/>
          <w:sz w:val="24"/>
        </w:rPr>
      </w:pPr>
    </w:p>
    <w:p w:rsidR="0008581E" w:rsidRPr="00B3633A" w:rsidRDefault="0008581E">
      <w:pPr>
        <w:pStyle w:val="0DraftNormal"/>
        <w:rPr>
          <w:rFonts w:ascii="Montserrat" w:hAnsi="Montserrat"/>
          <w:spacing w:val="-1"/>
          <w:sz w:val="24"/>
        </w:rPr>
      </w:pPr>
      <w:r w:rsidRPr="00B3633A">
        <w:rPr>
          <w:rFonts w:ascii="Montserrat" w:hAnsi="Montserrat"/>
          <w:spacing w:val="-1"/>
          <w:sz w:val="24"/>
        </w:rPr>
        <w:t xml:space="preserve">It came to her who she could willingly embody. </w:t>
      </w:r>
    </w:p>
    <w:p w:rsidR="0008581E" w:rsidRPr="00B3633A" w:rsidRDefault="0008581E">
      <w:pPr>
        <w:pStyle w:val="0DraftNormal"/>
        <w:rPr>
          <w:rFonts w:ascii="Montserrat" w:hAnsi="Montserrat"/>
          <w:spacing w:val="-1"/>
          <w:sz w:val="24"/>
        </w:rPr>
      </w:pPr>
    </w:p>
    <w:p w:rsidR="0008581E" w:rsidRPr="00B3633A" w:rsidRDefault="0008581E">
      <w:pPr>
        <w:pStyle w:val="0DraftNormal"/>
        <w:rPr>
          <w:rFonts w:ascii="Montserrat" w:hAnsi="Montserrat"/>
          <w:spacing w:val="-1"/>
          <w:sz w:val="24"/>
        </w:rPr>
      </w:pPr>
      <w:r w:rsidRPr="00B3633A">
        <w:rPr>
          <w:rFonts w:ascii="Montserrat" w:hAnsi="Montserrat"/>
          <w:spacing w:val="-1"/>
          <w:sz w:val="24"/>
        </w:rPr>
        <w:t xml:space="preserve">A thing of mysteries. </w:t>
      </w:r>
    </w:p>
    <w:p w:rsidR="0008581E" w:rsidRPr="00B3633A" w:rsidRDefault="0008581E">
      <w:pPr>
        <w:pStyle w:val="0DraftNormal"/>
        <w:rPr>
          <w:rFonts w:ascii="Montserrat" w:hAnsi="Montserrat"/>
          <w:spacing w:val="-1"/>
          <w:sz w:val="24"/>
        </w:rPr>
      </w:pPr>
    </w:p>
    <w:p w:rsidR="0008581E" w:rsidRPr="00B3633A" w:rsidRDefault="0008581E">
      <w:pPr>
        <w:pStyle w:val="0DraftNormal"/>
        <w:rPr>
          <w:rFonts w:ascii="Montserrat" w:hAnsi="Montserrat"/>
          <w:spacing w:val="-1"/>
          <w:sz w:val="24"/>
        </w:rPr>
      </w:pPr>
      <w:r w:rsidRPr="00B3633A">
        <w:rPr>
          <w:rFonts w:ascii="Montserrat" w:hAnsi="Montserrat"/>
          <w:spacing w:val="-1"/>
          <w:sz w:val="24"/>
        </w:rPr>
        <w:t xml:space="preserve">This choice was hers, and it would haunt her in more ways than she may ever know, but she accepted responsibility for it. </w:t>
      </w:r>
    </w:p>
    <w:p w:rsidR="0008581E" w:rsidRPr="00B3633A" w:rsidRDefault="0008581E">
      <w:pPr>
        <w:pStyle w:val="0DraftNormal"/>
        <w:rPr>
          <w:rFonts w:ascii="Montserrat" w:hAnsi="Montserrat"/>
          <w:spacing w:val="-1"/>
          <w:sz w:val="24"/>
        </w:rPr>
      </w:pPr>
    </w:p>
    <w:p w:rsidR="0008581E" w:rsidRPr="00B3633A" w:rsidRDefault="0008581E">
      <w:pPr>
        <w:pStyle w:val="0DraftNormal"/>
        <w:rPr>
          <w:rFonts w:ascii="Montserrat" w:hAnsi="Montserrat"/>
          <w:spacing w:val="-1"/>
          <w:sz w:val="24"/>
        </w:rPr>
      </w:pPr>
      <w:r w:rsidRPr="00B3633A">
        <w:rPr>
          <w:rFonts w:ascii="Montserrat" w:hAnsi="Montserrat"/>
          <w:spacing w:val="-1"/>
          <w:sz w:val="24"/>
        </w:rPr>
        <w:t xml:space="preserve">Fate merely shrugs. </w:t>
      </w:r>
    </w:p>
    <w:p w:rsidR="0008581E" w:rsidRPr="00B3633A" w:rsidRDefault="0008581E">
      <w:pPr>
        <w:pStyle w:val="0DraftNormal"/>
        <w:rPr>
          <w:rFonts w:ascii="Montserrat" w:hAnsi="Montserrat"/>
          <w:spacing w:val="-1"/>
          <w:sz w:val="24"/>
        </w:rPr>
      </w:pPr>
    </w:p>
    <w:p w:rsidR="0008581E" w:rsidRPr="00B3633A" w:rsidRDefault="0008581E">
      <w:pPr>
        <w:pStyle w:val="0DraftNormal"/>
        <w:rPr>
          <w:rFonts w:ascii="Montserrat" w:hAnsi="Montserrat"/>
          <w:spacing w:val="-1"/>
          <w:sz w:val="24"/>
        </w:rPr>
      </w:pPr>
      <w:r w:rsidRPr="00B3633A">
        <w:rPr>
          <w:rFonts w:ascii="Montserrat" w:hAnsi="Montserrat"/>
          <w:spacing w:val="-1"/>
          <w:sz w:val="24"/>
        </w:rPr>
        <w:t xml:space="preserve">What she wanted might not be available. </w:t>
      </w:r>
    </w:p>
    <w:p w:rsidR="0008581E" w:rsidRPr="00B3633A" w:rsidRDefault="0008581E">
      <w:pPr>
        <w:pStyle w:val="0DraftNormal"/>
        <w:rPr>
          <w:rFonts w:ascii="Montserrat" w:hAnsi="Montserrat"/>
          <w:spacing w:val="-1"/>
          <w:sz w:val="24"/>
        </w:rPr>
      </w:pPr>
    </w:p>
    <w:p w:rsidR="0008581E" w:rsidRPr="00B3633A" w:rsidRDefault="0008581E">
      <w:pPr>
        <w:pStyle w:val="0DraftNormal"/>
        <w:rPr>
          <w:rFonts w:ascii="Montserrat" w:hAnsi="Montserrat"/>
          <w:spacing w:val="-1"/>
          <w:sz w:val="24"/>
        </w:rPr>
      </w:pPr>
      <w:r w:rsidRPr="00B3633A">
        <w:rPr>
          <w:rFonts w:ascii="Montserrat" w:hAnsi="Montserrat"/>
          <w:spacing w:val="-1"/>
          <w:sz w:val="24"/>
        </w:rPr>
        <w:t xml:space="preserve">The unknown was after all unfathomable. </w:t>
      </w:r>
    </w:p>
    <w:p w:rsidR="0008581E" w:rsidRPr="00B3633A" w:rsidRDefault="0008581E">
      <w:pPr>
        <w:pStyle w:val="0DraftNormal"/>
        <w:rPr>
          <w:rFonts w:ascii="Montserrat" w:hAnsi="Montserrat"/>
          <w:spacing w:val="-1"/>
          <w:sz w:val="24"/>
        </w:rPr>
      </w:pPr>
    </w:p>
    <w:p w:rsidR="0008581E" w:rsidRPr="00B3633A" w:rsidRDefault="0008581E">
      <w:pPr>
        <w:pStyle w:val="0DraftNormal"/>
        <w:rPr>
          <w:rFonts w:ascii="Montserrat" w:hAnsi="Montserrat"/>
          <w:spacing w:val="-1"/>
          <w:sz w:val="24"/>
        </w:rPr>
      </w:pPr>
      <w:r w:rsidRPr="00B3633A">
        <w:rPr>
          <w:rFonts w:ascii="Montserrat" w:hAnsi="Montserrat"/>
          <w:spacing w:val="-1"/>
          <w:sz w:val="24"/>
        </w:rPr>
        <w:t xml:space="preserve">She returned uneasily to her studies when the visitor departs. </w:t>
      </w:r>
    </w:p>
    <w:p w:rsidR="0008581E" w:rsidRPr="00B3633A" w:rsidRDefault="0008581E">
      <w:pPr>
        <w:pStyle w:val="0DraftNormal"/>
        <w:rPr>
          <w:rFonts w:ascii="Montserrat" w:hAnsi="Montserrat"/>
          <w:spacing w:val="-1"/>
          <w:sz w:val="24"/>
        </w:rPr>
      </w:pPr>
    </w:p>
    <w:p w:rsidR="0008581E" w:rsidRPr="00B3633A" w:rsidRDefault="0008581E">
      <w:pPr>
        <w:pStyle w:val="0DraftNormal"/>
        <w:rPr>
          <w:rFonts w:ascii="Montserrat" w:hAnsi="Montserrat"/>
          <w:spacing w:val="-1"/>
          <w:sz w:val="24"/>
        </w:rPr>
      </w:pPr>
      <w:r w:rsidRPr="00B3633A">
        <w:rPr>
          <w:rFonts w:ascii="Montserrat" w:hAnsi="Montserrat"/>
          <w:spacing w:val="-1"/>
          <w:sz w:val="24"/>
        </w:rPr>
        <w:t xml:space="preserve">When her time was over, and she was called back to the city, there were many changes which she would not have time to catch up with. </w:t>
      </w:r>
    </w:p>
    <w:p w:rsidR="0008581E" w:rsidRPr="00B3633A" w:rsidRDefault="0008581E">
      <w:pPr>
        <w:pStyle w:val="0DraftNormal"/>
        <w:rPr>
          <w:rFonts w:ascii="Montserrat" w:hAnsi="Montserrat"/>
          <w:spacing w:val="-1"/>
          <w:sz w:val="24"/>
        </w:rPr>
      </w:pPr>
    </w:p>
    <w:p w:rsidR="0008581E" w:rsidRPr="00B3633A" w:rsidRDefault="0008581E">
      <w:pPr>
        <w:pStyle w:val="0DraftNormal"/>
        <w:rPr>
          <w:rFonts w:ascii="Montserrat" w:hAnsi="Montserrat"/>
          <w:spacing w:val="-1"/>
          <w:sz w:val="24"/>
        </w:rPr>
      </w:pPr>
      <w:r w:rsidRPr="00B3633A">
        <w:rPr>
          <w:rFonts w:ascii="Montserrat" w:hAnsi="Montserrat"/>
          <w:spacing w:val="-1"/>
          <w:sz w:val="24"/>
        </w:rPr>
        <w:t xml:space="preserve">Among them were the moves of her enemies. </w:t>
      </w:r>
    </w:p>
    <w:p w:rsidR="0008581E" w:rsidRPr="00B3633A" w:rsidRDefault="0008581E">
      <w:pPr>
        <w:pStyle w:val="0DraftNormal"/>
        <w:rPr>
          <w:rFonts w:ascii="Montserrat" w:hAnsi="Montserrat"/>
          <w:spacing w:val="-1"/>
          <w:sz w:val="24"/>
        </w:rPr>
      </w:pPr>
    </w:p>
    <w:p w:rsidR="0008581E" w:rsidRPr="00B3633A" w:rsidRDefault="0008581E">
      <w:pPr>
        <w:pStyle w:val="0DraftNormal"/>
        <w:rPr>
          <w:rFonts w:ascii="Montserrat" w:hAnsi="Montserrat"/>
          <w:spacing w:val="-1"/>
          <w:sz w:val="24"/>
        </w:rPr>
      </w:pPr>
      <w:r w:rsidRPr="00B3633A">
        <w:rPr>
          <w:rFonts w:ascii="Montserrat" w:hAnsi="Montserrat"/>
          <w:spacing w:val="-1"/>
          <w:sz w:val="24"/>
        </w:rPr>
        <w:t xml:space="preserve">Clearly, her past and present sensuality and indulgence were a good part of what had drawn the interest of the devourer. </w:t>
      </w:r>
    </w:p>
    <w:p w:rsidR="0008581E" w:rsidRPr="00B3633A" w:rsidRDefault="0008581E">
      <w:pPr>
        <w:pStyle w:val="0DraftNormal"/>
        <w:rPr>
          <w:rFonts w:ascii="Montserrat" w:hAnsi="Montserrat"/>
          <w:spacing w:val="-1"/>
          <w:sz w:val="24"/>
        </w:rPr>
      </w:pPr>
    </w:p>
    <w:p w:rsidR="0008581E" w:rsidRPr="00B3633A" w:rsidRDefault="0008581E">
      <w:pPr>
        <w:pStyle w:val="0DraftNormal"/>
        <w:rPr>
          <w:rFonts w:ascii="Montserrat" w:hAnsi="Montserrat"/>
          <w:spacing w:val="-1"/>
          <w:sz w:val="24"/>
        </w:rPr>
      </w:pPr>
      <w:r w:rsidRPr="00B3633A">
        <w:rPr>
          <w:rFonts w:ascii="Montserrat" w:hAnsi="Montserrat"/>
          <w:spacing w:val="-1"/>
          <w:sz w:val="24"/>
        </w:rPr>
        <w:t xml:space="preserve">In truth, the word evil was never connected to him in his bid for her, but her intuitive response to what he was gave her that conclusion for lack of a more appropriate word or concept in her mind. </w:t>
      </w:r>
    </w:p>
    <w:p w:rsidR="0008581E" w:rsidRPr="00B3633A" w:rsidRDefault="0008581E">
      <w:pPr>
        <w:pStyle w:val="0DraftNormal"/>
        <w:rPr>
          <w:rFonts w:ascii="Montserrat" w:hAnsi="Montserrat"/>
          <w:spacing w:val="-1"/>
          <w:sz w:val="24"/>
        </w:rPr>
      </w:pPr>
    </w:p>
    <w:p w:rsidR="0008581E" w:rsidRPr="00B3633A" w:rsidRDefault="0008581E">
      <w:pPr>
        <w:pStyle w:val="0DraftNormal"/>
        <w:rPr>
          <w:rFonts w:ascii="Montserrat" w:hAnsi="Montserrat"/>
          <w:spacing w:val="-1"/>
          <w:sz w:val="24"/>
        </w:rPr>
      </w:pPr>
      <w:r w:rsidRPr="00B3633A">
        <w:rPr>
          <w:rFonts w:ascii="Montserrat" w:hAnsi="Montserrat"/>
          <w:spacing w:val="-1"/>
          <w:sz w:val="24"/>
        </w:rPr>
        <w:t xml:space="preserve">Confronting and drawing out hostiles—escalation... The plan was to remove the presence of nls swat. </w:t>
      </w:r>
    </w:p>
    <w:p w:rsidR="0008581E" w:rsidRPr="00B3633A" w:rsidRDefault="0008581E">
      <w:pPr>
        <w:pStyle w:val="0DraftNormal"/>
        <w:rPr>
          <w:rFonts w:ascii="Montserrat" w:hAnsi="Montserrat"/>
          <w:spacing w:val="-1"/>
          <w:sz w:val="24"/>
        </w:rPr>
      </w:pPr>
    </w:p>
    <w:p w:rsidR="0008581E" w:rsidRPr="00B3633A" w:rsidRDefault="0008581E">
      <w:pPr>
        <w:pStyle w:val="0DraftNormal"/>
        <w:rPr>
          <w:rFonts w:ascii="Montserrat" w:hAnsi="Montserrat"/>
          <w:spacing w:val="-1"/>
          <w:sz w:val="24"/>
        </w:rPr>
      </w:pPr>
      <w:r w:rsidRPr="00B3633A">
        <w:rPr>
          <w:rFonts w:ascii="Montserrat" w:hAnsi="Montserrat"/>
          <w:spacing w:val="-1"/>
          <w:sz w:val="24"/>
        </w:rPr>
        <w:t xml:space="preserve">It would take them nearly three weeks to be ready to put that plan into motion, using their immediate resources, with a better than ninety percent chance of success, and one hundred percent chance of partial success. </w:t>
      </w:r>
    </w:p>
    <w:p w:rsidR="0008581E" w:rsidRPr="00B3633A" w:rsidRDefault="0008581E">
      <w:pPr>
        <w:pStyle w:val="0DraftNormal"/>
        <w:rPr>
          <w:rFonts w:ascii="Montserrat" w:hAnsi="Montserrat"/>
          <w:spacing w:val="-1"/>
          <w:sz w:val="24"/>
        </w:rPr>
      </w:pPr>
    </w:p>
    <w:p w:rsidR="0008581E" w:rsidRPr="00B3633A" w:rsidRDefault="0008581E">
      <w:pPr>
        <w:pStyle w:val="0DraftNormal"/>
        <w:rPr>
          <w:rFonts w:ascii="Montserrat" w:hAnsi="Montserrat"/>
          <w:spacing w:val="-1"/>
          <w:sz w:val="24"/>
        </w:rPr>
      </w:pPr>
      <w:r w:rsidRPr="00B3633A">
        <w:rPr>
          <w:rFonts w:ascii="Montserrat" w:hAnsi="Montserrat"/>
          <w:spacing w:val="-1"/>
          <w:sz w:val="24"/>
        </w:rPr>
        <w:t xml:space="preserve">Once they had the solid framework of a plan, they began to run simulations, the setting up of which involved a few disturbing elements. </w:t>
      </w:r>
    </w:p>
    <w:p w:rsidR="0008581E" w:rsidRPr="00B3633A" w:rsidRDefault="0008581E">
      <w:pPr>
        <w:pStyle w:val="0DraftNormal"/>
        <w:rPr>
          <w:rFonts w:ascii="Montserrat" w:hAnsi="Montserrat"/>
          <w:spacing w:val="-1"/>
          <w:sz w:val="24"/>
        </w:rPr>
      </w:pPr>
    </w:p>
    <w:p w:rsidR="0008581E" w:rsidRPr="00B3633A" w:rsidRDefault="0008581E">
      <w:pPr>
        <w:pStyle w:val="0DraftNormal"/>
        <w:rPr>
          <w:rFonts w:ascii="Montserrat" w:hAnsi="Montserrat"/>
          <w:spacing w:val="-1"/>
          <w:sz w:val="24"/>
        </w:rPr>
      </w:pPr>
      <w:r w:rsidRPr="00B3633A">
        <w:rPr>
          <w:rFonts w:ascii="Montserrat" w:hAnsi="Montserrat"/>
          <w:spacing w:val="-1"/>
          <w:sz w:val="24"/>
        </w:rPr>
        <w:t xml:space="preserve">Running a simulation which accounted for magical and technological practices and techniques inspired some frightening experiments. </w:t>
      </w:r>
    </w:p>
    <w:p w:rsidR="0008581E" w:rsidRPr="00B3633A" w:rsidRDefault="0008581E">
      <w:pPr>
        <w:pStyle w:val="0DraftNormal"/>
        <w:rPr>
          <w:rFonts w:ascii="Montserrat" w:hAnsi="Montserrat"/>
          <w:spacing w:val="-1"/>
          <w:sz w:val="24"/>
        </w:rPr>
      </w:pPr>
    </w:p>
    <w:p w:rsidR="0008581E" w:rsidRPr="00B3633A" w:rsidRDefault="0008581E">
      <w:pPr>
        <w:pStyle w:val="0DraftNormal"/>
        <w:rPr>
          <w:rFonts w:ascii="Montserrat" w:hAnsi="Montserrat"/>
          <w:spacing w:val="-1"/>
          <w:sz w:val="24"/>
        </w:rPr>
      </w:pPr>
      <w:r w:rsidRPr="00B3633A">
        <w:rPr>
          <w:rFonts w:ascii="Montserrat" w:hAnsi="Montserrat"/>
          <w:spacing w:val="-1"/>
          <w:sz w:val="24"/>
        </w:rPr>
        <w:t xml:space="preserve">However, av's enemy had finally been unmasked, and they were ready to take advantage of this extraction. </w:t>
      </w:r>
    </w:p>
    <w:p w:rsidR="0008581E" w:rsidRPr="00B3633A" w:rsidRDefault="0008581E">
      <w:pPr>
        <w:pStyle w:val="0DraftNormal"/>
        <w:rPr>
          <w:rFonts w:ascii="Montserrat" w:hAnsi="Montserrat"/>
          <w:spacing w:val="-1"/>
          <w:sz w:val="24"/>
        </w:rPr>
      </w:pPr>
    </w:p>
    <w:p w:rsidR="0008581E" w:rsidRPr="00B3633A" w:rsidRDefault="0008581E">
      <w:pPr>
        <w:pStyle w:val="0DraftNormal"/>
        <w:rPr>
          <w:rFonts w:ascii="Montserrat" w:hAnsi="Montserrat"/>
          <w:spacing w:val="-1"/>
          <w:sz w:val="24"/>
        </w:rPr>
      </w:pPr>
      <w:r w:rsidRPr="00B3633A">
        <w:rPr>
          <w:rFonts w:ascii="Montserrat" w:hAnsi="Montserrat"/>
          <w:spacing w:val="-1"/>
          <w:sz w:val="24"/>
        </w:rPr>
        <w:t xml:space="preserve">In fact, they had a new boldness which had kzeisza worried. </w:t>
      </w:r>
    </w:p>
    <w:p w:rsidR="0008581E" w:rsidRPr="00B3633A" w:rsidRDefault="0008581E">
      <w:pPr>
        <w:pStyle w:val="0DraftNormal"/>
        <w:rPr>
          <w:rFonts w:ascii="Montserrat" w:hAnsi="Montserrat"/>
          <w:spacing w:val="-1"/>
          <w:sz w:val="24"/>
        </w:rPr>
      </w:pPr>
    </w:p>
    <w:p w:rsidR="0008581E" w:rsidRPr="00B3633A" w:rsidRDefault="0008581E">
      <w:pPr>
        <w:pStyle w:val="0DraftNormal"/>
        <w:rPr>
          <w:rFonts w:ascii="Montserrat" w:hAnsi="Montserrat"/>
          <w:spacing w:val="-1"/>
          <w:sz w:val="24"/>
        </w:rPr>
      </w:pPr>
      <w:r w:rsidRPr="00B3633A">
        <w:rPr>
          <w:rFonts w:ascii="Montserrat" w:hAnsi="Montserrat"/>
          <w:spacing w:val="-1"/>
          <w:sz w:val="24"/>
        </w:rPr>
        <w:t xml:space="preserve">Canadian police, like british police do not carry guns. </w:t>
      </w:r>
    </w:p>
    <w:p w:rsidR="0008581E" w:rsidRPr="00B3633A" w:rsidRDefault="0008581E">
      <w:pPr>
        <w:pStyle w:val="0DraftNormal"/>
        <w:rPr>
          <w:rFonts w:ascii="Montserrat" w:hAnsi="Montserrat"/>
          <w:spacing w:val="-1"/>
          <w:sz w:val="24"/>
        </w:rPr>
      </w:pPr>
    </w:p>
    <w:p w:rsidR="0008581E" w:rsidRPr="00B3633A" w:rsidRDefault="0008581E">
      <w:pPr>
        <w:pStyle w:val="0DraftNormal"/>
        <w:rPr>
          <w:rFonts w:ascii="Montserrat" w:hAnsi="Montserrat"/>
          <w:spacing w:val="-1"/>
          <w:sz w:val="24"/>
        </w:rPr>
      </w:pPr>
      <w:r w:rsidRPr="00B3633A">
        <w:rPr>
          <w:rFonts w:ascii="Montserrat" w:hAnsi="Montserrat"/>
          <w:spacing w:val="-1"/>
          <w:sz w:val="24"/>
        </w:rPr>
        <w:t xml:space="preserve">In our world. </w:t>
      </w:r>
    </w:p>
    <w:p w:rsidR="0008581E" w:rsidRPr="00B3633A" w:rsidRDefault="0008581E">
      <w:pPr>
        <w:pStyle w:val="0DraftNormal"/>
        <w:rPr>
          <w:rFonts w:ascii="Montserrat" w:hAnsi="Montserrat"/>
          <w:spacing w:val="-1"/>
          <w:sz w:val="24"/>
        </w:rPr>
      </w:pPr>
    </w:p>
    <w:p w:rsidR="0008581E" w:rsidRPr="00B3633A" w:rsidRDefault="0008581E">
      <w:pPr>
        <w:pStyle w:val="0DraftNormal"/>
        <w:rPr>
          <w:rFonts w:ascii="Montserrat" w:hAnsi="Montserrat"/>
          <w:spacing w:val="-1"/>
          <w:sz w:val="24"/>
        </w:rPr>
      </w:pPr>
      <w:r w:rsidRPr="00B3633A">
        <w:rPr>
          <w:rFonts w:ascii="Montserrat" w:hAnsi="Montserrat"/>
          <w:spacing w:val="-1"/>
          <w:sz w:val="24"/>
        </w:rPr>
        <w:t xml:space="preserve">In the future, though, the situation had changed. </w:t>
      </w:r>
    </w:p>
    <w:p w:rsidR="0008581E" w:rsidRPr="00B3633A" w:rsidRDefault="0008581E">
      <w:pPr>
        <w:pStyle w:val="0DraftNormal"/>
        <w:rPr>
          <w:rFonts w:ascii="Montserrat" w:hAnsi="Montserrat"/>
          <w:spacing w:val="-1"/>
          <w:sz w:val="24"/>
        </w:rPr>
      </w:pPr>
    </w:p>
    <w:p w:rsidR="0008581E" w:rsidRPr="00B3633A" w:rsidRDefault="0008581E">
      <w:pPr>
        <w:pStyle w:val="0DraftNormal"/>
        <w:rPr>
          <w:rFonts w:ascii="Montserrat" w:hAnsi="Montserrat"/>
          <w:spacing w:val="-1"/>
          <w:sz w:val="24"/>
        </w:rPr>
      </w:pPr>
      <w:r w:rsidRPr="00B3633A">
        <w:rPr>
          <w:rFonts w:ascii="Montserrat" w:hAnsi="Montserrat"/>
          <w:spacing w:val="-1"/>
          <w:sz w:val="24"/>
        </w:rPr>
        <w:t xml:space="preserve">Though the situation was demonstrated that called for cops that carry, and it was pointed out that these cops were not government related, but private industry, it would be good if the question itself was brought up. </w:t>
      </w:r>
    </w:p>
    <w:p w:rsidR="0008581E" w:rsidRPr="00B3633A" w:rsidRDefault="0008581E">
      <w:pPr>
        <w:pStyle w:val="0DraftNormal"/>
        <w:rPr>
          <w:rFonts w:ascii="Montserrat" w:hAnsi="Montserrat"/>
          <w:spacing w:val="-1"/>
          <w:sz w:val="24"/>
        </w:rPr>
      </w:pPr>
    </w:p>
    <w:p w:rsidR="0008581E" w:rsidRPr="00B3633A" w:rsidRDefault="0008581E">
      <w:pPr>
        <w:pStyle w:val="0DraftNormal"/>
        <w:rPr>
          <w:rFonts w:ascii="Montserrat" w:hAnsi="Montserrat"/>
          <w:spacing w:val="-1"/>
          <w:sz w:val="24"/>
        </w:rPr>
      </w:pPr>
      <w:r w:rsidRPr="00B3633A">
        <w:rPr>
          <w:rFonts w:ascii="Montserrat" w:hAnsi="Montserrat"/>
          <w:spacing w:val="-1"/>
          <w:sz w:val="24"/>
        </w:rPr>
        <w:t xml:space="preserve">"you, know, there was a time when the cops worked for the government, and they didn't have guns. </w:t>
      </w:r>
    </w:p>
    <w:p w:rsidR="0008581E" w:rsidRPr="00B3633A" w:rsidRDefault="0008581E">
      <w:pPr>
        <w:pStyle w:val="0DraftNormal"/>
        <w:rPr>
          <w:rFonts w:ascii="Montserrat" w:hAnsi="Montserrat"/>
          <w:spacing w:val="-1"/>
          <w:sz w:val="24"/>
        </w:rPr>
      </w:pPr>
    </w:p>
    <w:p w:rsidR="0008581E" w:rsidRPr="00B3633A" w:rsidRDefault="0008581E">
      <w:pPr>
        <w:pStyle w:val="0DraftNormal"/>
        <w:rPr>
          <w:rFonts w:ascii="Montserrat" w:hAnsi="Montserrat"/>
          <w:spacing w:val="-1"/>
          <w:sz w:val="24"/>
        </w:rPr>
      </w:pPr>
      <w:r w:rsidRPr="00B3633A">
        <w:rPr>
          <w:rFonts w:ascii="Montserrat" w:hAnsi="Montserrat"/>
          <w:spacing w:val="-1"/>
          <w:sz w:val="24"/>
        </w:rPr>
        <w:t xml:space="preserve">Now i wonder if that was not the only blessing that died with the old government." The best place for this was in the planning stages of the rub out. </w:t>
      </w:r>
    </w:p>
    <w:p w:rsidR="0008581E" w:rsidRPr="00B3633A" w:rsidRDefault="0008581E">
      <w:pPr>
        <w:pStyle w:val="0DraftNormal"/>
        <w:rPr>
          <w:rFonts w:ascii="Montserrat" w:hAnsi="Montserrat"/>
          <w:spacing w:val="-1"/>
          <w:sz w:val="24"/>
        </w:rPr>
      </w:pPr>
    </w:p>
    <w:p w:rsidR="0008581E" w:rsidRPr="00B3633A" w:rsidRDefault="0008581E">
      <w:pPr>
        <w:pStyle w:val="0DraftNormal"/>
        <w:rPr>
          <w:rFonts w:ascii="Montserrat" w:hAnsi="Montserrat"/>
          <w:spacing w:val="-1"/>
          <w:sz w:val="24"/>
        </w:rPr>
      </w:pPr>
      <w:r w:rsidRPr="00B3633A">
        <w:rPr>
          <w:rFonts w:ascii="Montserrat" w:hAnsi="Montserrat"/>
          <w:spacing w:val="-1"/>
          <w:sz w:val="24"/>
        </w:rPr>
        <w:t xml:space="preserve">In the ongoing inter cultural exposure which was going on, the exchange of some necromantic lore provided a glance at the power of the object which served rAsiaanna. </w:t>
      </w:r>
    </w:p>
    <w:p w:rsidR="0008581E" w:rsidRPr="00B3633A" w:rsidRDefault="0008581E">
      <w:pPr>
        <w:pStyle w:val="0DraftNormal"/>
        <w:rPr>
          <w:rFonts w:ascii="Montserrat" w:hAnsi="Montserrat"/>
          <w:spacing w:val="-1"/>
          <w:sz w:val="24"/>
        </w:rPr>
      </w:pPr>
    </w:p>
    <w:p w:rsidR="0008581E" w:rsidRPr="00B3633A" w:rsidRDefault="0008581E">
      <w:pPr>
        <w:pStyle w:val="0DraftNormal"/>
        <w:rPr>
          <w:rFonts w:ascii="Montserrat" w:hAnsi="Montserrat"/>
          <w:spacing w:val="-1"/>
          <w:sz w:val="24"/>
        </w:rPr>
      </w:pPr>
      <w:r w:rsidRPr="00B3633A">
        <w:rPr>
          <w:rFonts w:ascii="Montserrat" w:hAnsi="Montserrat"/>
          <w:spacing w:val="-1"/>
          <w:sz w:val="24"/>
        </w:rPr>
        <w:t xml:space="preserve">Av, witnessing this again, but for the first time as we could recall, asked about it. </w:t>
      </w:r>
    </w:p>
    <w:p w:rsidR="0008581E" w:rsidRPr="00B3633A" w:rsidRDefault="0008581E">
      <w:pPr>
        <w:pStyle w:val="0DraftNormal"/>
        <w:rPr>
          <w:rFonts w:ascii="Montserrat" w:hAnsi="Montserrat"/>
          <w:spacing w:val="-1"/>
          <w:sz w:val="24"/>
        </w:rPr>
      </w:pPr>
    </w:p>
    <w:p w:rsidR="0008581E" w:rsidRPr="00B3633A" w:rsidRDefault="0008581E">
      <w:pPr>
        <w:pStyle w:val="0DraftNormal"/>
        <w:rPr>
          <w:rFonts w:ascii="Montserrat" w:hAnsi="Montserrat"/>
          <w:spacing w:val="-1"/>
          <w:sz w:val="24"/>
        </w:rPr>
      </w:pPr>
      <w:r w:rsidRPr="00B3633A">
        <w:rPr>
          <w:rFonts w:ascii="Montserrat" w:hAnsi="Montserrat"/>
          <w:spacing w:val="-1"/>
          <w:sz w:val="24"/>
        </w:rPr>
        <w:t xml:space="preserve">Thus was the nature of the book of will revealed to her, and us. </w:t>
      </w:r>
    </w:p>
    <w:p w:rsidR="0008581E" w:rsidRPr="00B3633A" w:rsidRDefault="0008581E">
      <w:pPr>
        <w:pStyle w:val="0DraftNormal"/>
        <w:rPr>
          <w:rFonts w:ascii="Montserrat" w:hAnsi="Montserrat"/>
          <w:spacing w:val="-1"/>
          <w:sz w:val="24"/>
        </w:rPr>
      </w:pPr>
    </w:p>
    <w:p w:rsidR="0008581E" w:rsidRPr="00B3633A" w:rsidRDefault="0008581E">
      <w:pPr>
        <w:pStyle w:val="0DraftNormal"/>
        <w:rPr>
          <w:rFonts w:ascii="Montserrat" w:hAnsi="Montserrat"/>
          <w:spacing w:val="-1"/>
          <w:sz w:val="24"/>
        </w:rPr>
      </w:pPr>
      <w:r w:rsidRPr="00B3633A">
        <w:rPr>
          <w:rFonts w:ascii="Montserrat" w:hAnsi="Montserrat"/>
          <w:spacing w:val="-1"/>
          <w:sz w:val="24"/>
        </w:rPr>
        <w:t xml:space="preserve">Deeper, darker shadows—temptations becoming distractions... Kzeisza learned that he has reason to worry. </w:t>
      </w:r>
    </w:p>
    <w:p w:rsidR="0008581E" w:rsidRPr="00B3633A" w:rsidRDefault="0008581E">
      <w:pPr>
        <w:pStyle w:val="0DraftNormal"/>
        <w:rPr>
          <w:rFonts w:ascii="Montserrat" w:hAnsi="Montserrat"/>
          <w:spacing w:val="-1"/>
          <w:sz w:val="24"/>
        </w:rPr>
      </w:pPr>
    </w:p>
    <w:p w:rsidR="0008581E" w:rsidRPr="00B3633A" w:rsidRDefault="0008581E">
      <w:pPr>
        <w:pStyle w:val="0DraftNormal"/>
        <w:rPr>
          <w:rFonts w:ascii="Montserrat" w:hAnsi="Montserrat"/>
          <w:spacing w:val="-1"/>
          <w:sz w:val="24"/>
        </w:rPr>
      </w:pPr>
      <w:r w:rsidRPr="00B3633A">
        <w:rPr>
          <w:rFonts w:ascii="Montserrat" w:hAnsi="Montserrat"/>
          <w:spacing w:val="-1"/>
          <w:sz w:val="24"/>
        </w:rPr>
        <w:t xml:space="preserve">Something on the wind of possibilities had him watching for hidden influences. </w:t>
      </w:r>
    </w:p>
    <w:p w:rsidR="0008581E" w:rsidRPr="00B3633A" w:rsidRDefault="0008581E">
      <w:pPr>
        <w:pStyle w:val="0DraftNormal"/>
        <w:rPr>
          <w:rFonts w:ascii="Montserrat" w:hAnsi="Montserrat"/>
          <w:spacing w:val="-1"/>
          <w:sz w:val="24"/>
        </w:rPr>
      </w:pPr>
    </w:p>
    <w:p w:rsidR="0008581E" w:rsidRPr="00B3633A" w:rsidRDefault="0008581E">
      <w:pPr>
        <w:pStyle w:val="0DraftNormal"/>
        <w:rPr>
          <w:rFonts w:ascii="Montserrat" w:hAnsi="Montserrat"/>
          <w:spacing w:val="-1"/>
          <w:sz w:val="24"/>
        </w:rPr>
      </w:pPr>
      <w:r w:rsidRPr="00B3633A">
        <w:rPr>
          <w:rFonts w:ascii="Montserrat" w:hAnsi="Montserrat"/>
          <w:spacing w:val="-1"/>
          <w:sz w:val="24"/>
        </w:rPr>
        <w:t xml:space="preserve">He even considered calling off the strike. </w:t>
      </w:r>
    </w:p>
    <w:p w:rsidR="0008581E" w:rsidRPr="00B3633A" w:rsidRDefault="0008581E">
      <w:pPr>
        <w:pStyle w:val="0DraftNormal"/>
        <w:rPr>
          <w:rFonts w:ascii="Montserrat" w:hAnsi="Montserrat"/>
          <w:spacing w:val="-1"/>
          <w:sz w:val="24"/>
        </w:rPr>
      </w:pPr>
    </w:p>
    <w:p w:rsidR="0008581E" w:rsidRPr="00B3633A" w:rsidRDefault="0008581E">
      <w:pPr>
        <w:pStyle w:val="0DraftNormal"/>
        <w:rPr>
          <w:rFonts w:ascii="Montserrat" w:hAnsi="Montserrat"/>
          <w:spacing w:val="-1"/>
          <w:sz w:val="24"/>
        </w:rPr>
      </w:pPr>
      <w:r w:rsidRPr="00B3633A">
        <w:rPr>
          <w:rFonts w:ascii="Montserrat" w:hAnsi="Montserrat"/>
          <w:spacing w:val="-1"/>
          <w:sz w:val="24"/>
        </w:rPr>
        <w:t xml:space="preserve">The final dress rehearsal was a crushing success, but he puts the op on hold while he looked into this mystery. </w:t>
      </w:r>
    </w:p>
    <w:p w:rsidR="0008581E" w:rsidRPr="00B3633A" w:rsidRDefault="0008581E">
      <w:pPr>
        <w:pStyle w:val="0DraftNormal"/>
        <w:rPr>
          <w:rFonts w:ascii="Montserrat" w:hAnsi="Montserrat"/>
          <w:spacing w:val="-1"/>
          <w:sz w:val="24"/>
        </w:rPr>
      </w:pPr>
    </w:p>
    <w:p w:rsidR="0008581E" w:rsidRPr="00B3633A" w:rsidRDefault="0008581E">
      <w:pPr>
        <w:pStyle w:val="0DraftNormal"/>
        <w:rPr>
          <w:rFonts w:ascii="Montserrat" w:hAnsi="Montserrat"/>
          <w:spacing w:val="-1"/>
          <w:sz w:val="24"/>
        </w:rPr>
      </w:pPr>
      <w:r w:rsidRPr="00B3633A">
        <w:rPr>
          <w:rFonts w:ascii="Montserrat" w:hAnsi="Montserrat"/>
          <w:spacing w:val="-1"/>
          <w:sz w:val="24"/>
        </w:rPr>
        <w:t xml:space="preserve">A key thought occurred to him. </w:t>
      </w:r>
    </w:p>
    <w:p w:rsidR="0008581E" w:rsidRPr="00B3633A" w:rsidRDefault="0008581E">
      <w:pPr>
        <w:pStyle w:val="0DraftNormal"/>
        <w:rPr>
          <w:rFonts w:ascii="Montserrat" w:hAnsi="Montserrat"/>
          <w:spacing w:val="-1"/>
          <w:sz w:val="24"/>
        </w:rPr>
      </w:pPr>
    </w:p>
    <w:p w:rsidR="0008581E" w:rsidRPr="00B3633A" w:rsidRDefault="0008581E">
      <w:pPr>
        <w:pStyle w:val="0DraftNormal"/>
        <w:rPr>
          <w:rFonts w:ascii="Montserrat" w:hAnsi="Montserrat"/>
          <w:spacing w:val="-1"/>
          <w:sz w:val="24"/>
        </w:rPr>
      </w:pPr>
      <w:r w:rsidRPr="00B3633A">
        <w:rPr>
          <w:rFonts w:ascii="Montserrat" w:hAnsi="Montserrat"/>
          <w:spacing w:val="-1"/>
          <w:sz w:val="24"/>
        </w:rPr>
        <w:t xml:space="preserve">They would need nls swat right where it was if there was any hope of keeping what ao had brought into the game, in check. </w:t>
      </w:r>
    </w:p>
    <w:p w:rsidR="0008581E" w:rsidRPr="00B3633A" w:rsidRDefault="0008581E">
      <w:pPr>
        <w:pStyle w:val="0DraftNormal"/>
        <w:rPr>
          <w:rFonts w:ascii="Montserrat" w:hAnsi="Montserrat"/>
          <w:spacing w:val="-1"/>
          <w:sz w:val="24"/>
        </w:rPr>
      </w:pPr>
    </w:p>
    <w:p w:rsidR="0008581E" w:rsidRPr="00B3633A" w:rsidRDefault="0008581E">
      <w:pPr>
        <w:pStyle w:val="0DraftNormal"/>
        <w:rPr>
          <w:rFonts w:ascii="Montserrat" w:hAnsi="Montserrat"/>
          <w:spacing w:val="-1"/>
          <w:sz w:val="24"/>
        </w:rPr>
      </w:pPr>
      <w:r w:rsidRPr="00B3633A">
        <w:rPr>
          <w:rFonts w:ascii="Montserrat" w:hAnsi="Montserrat"/>
          <w:spacing w:val="-1"/>
          <w:sz w:val="24"/>
        </w:rPr>
        <w:t xml:space="preserve">The rumors alone would make them hesitate, but the disappearances of certain eyes and ears demanded it. </w:t>
      </w:r>
    </w:p>
    <w:p w:rsidR="0008581E" w:rsidRPr="00B3633A" w:rsidRDefault="0008581E">
      <w:pPr>
        <w:pStyle w:val="0DraftNormal"/>
        <w:rPr>
          <w:rFonts w:ascii="Montserrat" w:hAnsi="Montserrat"/>
          <w:spacing w:val="-1"/>
          <w:sz w:val="24"/>
        </w:rPr>
      </w:pPr>
    </w:p>
    <w:p w:rsidR="0008581E" w:rsidRPr="00B3633A" w:rsidRDefault="0008581E">
      <w:pPr>
        <w:pStyle w:val="0DraftNormal"/>
        <w:rPr>
          <w:rFonts w:ascii="Montserrat" w:hAnsi="Montserrat"/>
          <w:spacing w:val="-1"/>
          <w:sz w:val="24"/>
        </w:rPr>
      </w:pPr>
      <w:r w:rsidRPr="00B3633A">
        <w:rPr>
          <w:rFonts w:ascii="Montserrat" w:hAnsi="Montserrat"/>
          <w:spacing w:val="-1"/>
          <w:sz w:val="24"/>
        </w:rPr>
        <w:t xml:space="preserve">Every one was beginning to feel the presence of shadows. </w:t>
      </w:r>
    </w:p>
    <w:p w:rsidR="0008581E" w:rsidRPr="00B3633A" w:rsidRDefault="0008581E">
      <w:pPr>
        <w:pStyle w:val="0DraftNormal"/>
        <w:rPr>
          <w:rFonts w:ascii="Montserrat" w:hAnsi="Montserrat"/>
          <w:spacing w:val="-1"/>
          <w:sz w:val="24"/>
        </w:rPr>
      </w:pPr>
    </w:p>
    <w:p w:rsidR="0008581E" w:rsidRPr="00B3633A" w:rsidRDefault="0008581E">
      <w:pPr>
        <w:pStyle w:val="0DraftNormal"/>
        <w:rPr>
          <w:rFonts w:ascii="Montserrat" w:hAnsi="Montserrat"/>
          <w:spacing w:val="-1"/>
          <w:sz w:val="24"/>
        </w:rPr>
      </w:pPr>
      <w:r w:rsidRPr="00B3633A">
        <w:rPr>
          <w:rFonts w:ascii="Montserrat" w:hAnsi="Montserrat"/>
          <w:spacing w:val="-1"/>
          <w:sz w:val="24"/>
        </w:rPr>
        <w:t xml:space="preserve">For the mean time, only the combined influence of sri and kevin zhan were keeping nls swat at bay in their persecution of av. </w:t>
      </w:r>
    </w:p>
    <w:p w:rsidR="0008581E" w:rsidRPr="00B3633A" w:rsidRDefault="0008581E">
      <w:pPr>
        <w:pStyle w:val="0DraftNormal"/>
        <w:rPr>
          <w:rFonts w:ascii="Montserrat" w:hAnsi="Montserrat"/>
          <w:spacing w:val="-1"/>
          <w:sz w:val="24"/>
        </w:rPr>
      </w:pPr>
    </w:p>
    <w:p w:rsidR="0008581E" w:rsidRPr="00B3633A" w:rsidRDefault="0008581E">
      <w:pPr>
        <w:pStyle w:val="0DraftNormal"/>
        <w:rPr>
          <w:rFonts w:ascii="Montserrat" w:hAnsi="Montserrat"/>
          <w:spacing w:val="-1"/>
          <w:sz w:val="24"/>
        </w:rPr>
      </w:pPr>
      <w:r w:rsidRPr="00B3633A">
        <w:rPr>
          <w:rFonts w:ascii="Montserrat" w:hAnsi="Montserrat"/>
          <w:spacing w:val="-1"/>
          <w:sz w:val="24"/>
        </w:rPr>
        <w:t xml:space="preserve">The subtle temptations of kzeisza as kevin, to seduce av were swallowing her, but the complexity of the situations were demanding her vigilance. </w:t>
      </w:r>
    </w:p>
    <w:p w:rsidR="0008581E" w:rsidRPr="00B3633A" w:rsidRDefault="0008581E">
      <w:pPr>
        <w:pStyle w:val="0DraftNormal"/>
        <w:rPr>
          <w:rFonts w:ascii="Montserrat" w:hAnsi="Montserrat"/>
          <w:spacing w:val="-1"/>
          <w:sz w:val="24"/>
        </w:rPr>
      </w:pPr>
    </w:p>
    <w:p w:rsidR="0008581E" w:rsidRPr="00B3633A" w:rsidRDefault="0008581E">
      <w:pPr>
        <w:pStyle w:val="0DraftNormal"/>
        <w:rPr>
          <w:rFonts w:ascii="Montserrat" w:hAnsi="Montserrat"/>
          <w:spacing w:val="-1"/>
          <w:sz w:val="24"/>
        </w:rPr>
      </w:pPr>
      <w:r w:rsidRPr="00B3633A">
        <w:rPr>
          <w:rFonts w:ascii="Montserrat" w:hAnsi="Montserrat"/>
          <w:spacing w:val="-1"/>
          <w:sz w:val="24"/>
        </w:rPr>
        <w:t xml:space="preserve">Asking her intuition left her more confused than before. </w:t>
      </w:r>
    </w:p>
    <w:p w:rsidR="0008581E" w:rsidRPr="00B3633A" w:rsidRDefault="0008581E">
      <w:pPr>
        <w:pStyle w:val="0DraftNormal"/>
        <w:rPr>
          <w:rFonts w:ascii="Montserrat" w:hAnsi="Montserrat"/>
          <w:spacing w:val="-1"/>
          <w:sz w:val="24"/>
        </w:rPr>
      </w:pPr>
    </w:p>
    <w:p w:rsidR="0008581E" w:rsidRPr="00B3633A" w:rsidRDefault="0008581E">
      <w:pPr>
        <w:pStyle w:val="0DraftNormal"/>
        <w:rPr>
          <w:rFonts w:ascii="Montserrat" w:hAnsi="Montserrat"/>
          <w:spacing w:val="-1"/>
          <w:sz w:val="24"/>
        </w:rPr>
      </w:pPr>
      <w:r w:rsidRPr="00B3633A">
        <w:rPr>
          <w:rFonts w:ascii="Montserrat" w:hAnsi="Montserrat"/>
          <w:spacing w:val="-1"/>
          <w:sz w:val="24"/>
        </w:rPr>
        <w:t xml:space="preserve">She felt that even in her dragon dreams she was being watched by some malevolent intelligence. </w:t>
      </w:r>
    </w:p>
    <w:p w:rsidR="0008581E" w:rsidRPr="00B3633A" w:rsidRDefault="0008581E">
      <w:pPr>
        <w:pStyle w:val="0DraftNormal"/>
        <w:rPr>
          <w:rFonts w:ascii="Montserrat" w:hAnsi="Montserrat"/>
          <w:spacing w:val="-1"/>
          <w:sz w:val="24"/>
        </w:rPr>
      </w:pPr>
    </w:p>
    <w:p w:rsidR="0008581E" w:rsidRPr="00B3633A" w:rsidRDefault="0008581E">
      <w:pPr>
        <w:pStyle w:val="0DraftNormal"/>
        <w:rPr>
          <w:rFonts w:ascii="Montserrat" w:hAnsi="Montserrat"/>
          <w:spacing w:val="-1"/>
          <w:sz w:val="24"/>
        </w:rPr>
      </w:pPr>
      <w:r w:rsidRPr="00B3633A">
        <w:rPr>
          <w:rFonts w:ascii="Montserrat" w:hAnsi="Montserrat"/>
          <w:spacing w:val="-1"/>
          <w:sz w:val="24"/>
        </w:rPr>
        <w:t xml:space="preserve">Her dreams were beginning to become a reality of their own. </w:t>
      </w:r>
    </w:p>
    <w:p w:rsidR="0008581E" w:rsidRPr="00B3633A" w:rsidRDefault="0008581E">
      <w:pPr>
        <w:pStyle w:val="0DraftNormal"/>
        <w:rPr>
          <w:rFonts w:ascii="Montserrat" w:hAnsi="Montserrat"/>
          <w:spacing w:val="-1"/>
          <w:sz w:val="24"/>
        </w:rPr>
      </w:pPr>
    </w:p>
    <w:p w:rsidR="0008581E" w:rsidRPr="00B3633A" w:rsidRDefault="0008581E">
      <w:pPr>
        <w:pStyle w:val="0DraftNormal"/>
        <w:rPr>
          <w:rFonts w:ascii="Montserrat" w:hAnsi="Montserrat"/>
          <w:spacing w:val="-1"/>
          <w:sz w:val="24"/>
        </w:rPr>
      </w:pPr>
      <w:r w:rsidRPr="00B3633A">
        <w:rPr>
          <w:rFonts w:ascii="Montserrat" w:hAnsi="Montserrat"/>
          <w:spacing w:val="-1"/>
          <w:sz w:val="24"/>
        </w:rPr>
        <w:t xml:space="preserve">Kzeisza has av, body and soul. </w:t>
      </w:r>
    </w:p>
    <w:p w:rsidR="0008581E" w:rsidRPr="00B3633A" w:rsidRDefault="0008581E">
      <w:pPr>
        <w:pStyle w:val="0DraftNormal"/>
        <w:rPr>
          <w:rFonts w:ascii="Montserrat" w:hAnsi="Montserrat"/>
          <w:spacing w:val="-1"/>
          <w:sz w:val="24"/>
        </w:rPr>
      </w:pPr>
    </w:p>
    <w:p w:rsidR="0008581E" w:rsidRPr="00B3633A" w:rsidRDefault="0008581E">
      <w:pPr>
        <w:pStyle w:val="0DraftNormal"/>
        <w:rPr>
          <w:rFonts w:ascii="Montserrat" w:hAnsi="Montserrat"/>
          <w:spacing w:val="-1"/>
          <w:sz w:val="24"/>
        </w:rPr>
      </w:pPr>
      <w:r w:rsidRPr="00B3633A">
        <w:rPr>
          <w:rFonts w:ascii="Montserrat" w:hAnsi="Montserrat"/>
          <w:spacing w:val="-1"/>
          <w:sz w:val="24"/>
        </w:rPr>
        <w:t xml:space="preserve">His careful seduction of her had finally consumed her. </w:t>
      </w:r>
    </w:p>
    <w:p w:rsidR="0008581E" w:rsidRPr="00B3633A" w:rsidRDefault="0008581E">
      <w:pPr>
        <w:pStyle w:val="0DraftNormal"/>
        <w:rPr>
          <w:rFonts w:ascii="Montserrat" w:hAnsi="Montserrat"/>
          <w:spacing w:val="-1"/>
          <w:sz w:val="24"/>
        </w:rPr>
      </w:pPr>
    </w:p>
    <w:p w:rsidR="0008581E" w:rsidRPr="00B3633A" w:rsidRDefault="0008581E">
      <w:pPr>
        <w:pStyle w:val="0DraftNormal"/>
        <w:rPr>
          <w:rFonts w:ascii="Montserrat" w:hAnsi="Montserrat"/>
          <w:spacing w:val="-1"/>
          <w:sz w:val="24"/>
        </w:rPr>
      </w:pPr>
      <w:r w:rsidRPr="00B3633A">
        <w:rPr>
          <w:rFonts w:ascii="Montserrat" w:hAnsi="Montserrat"/>
          <w:spacing w:val="-1"/>
          <w:sz w:val="24"/>
        </w:rPr>
        <w:t xml:space="preserve">She had literally fallen in love with him, and not even realized it. </w:t>
      </w:r>
    </w:p>
    <w:p w:rsidR="0008581E" w:rsidRPr="00B3633A" w:rsidRDefault="0008581E">
      <w:pPr>
        <w:pStyle w:val="0DraftNormal"/>
        <w:rPr>
          <w:rFonts w:ascii="Montserrat" w:hAnsi="Montserrat"/>
          <w:spacing w:val="-1"/>
          <w:sz w:val="24"/>
        </w:rPr>
      </w:pPr>
    </w:p>
    <w:p w:rsidR="0008581E" w:rsidRPr="00B3633A" w:rsidRDefault="0008581E">
      <w:pPr>
        <w:pStyle w:val="0DraftNormal"/>
        <w:rPr>
          <w:rFonts w:ascii="Montserrat" w:hAnsi="Montserrat"/>
          <w:spacing w:val="-1"/>
          <w:sz w:val="24"/>
        </w:rPr>
      </w:pPr>
      <w:r w:rsidRPr="00B3633A">
        <w:rPr>
          <w:rFonts w:ascii="Montserrat" w:hAnsi="Montserrat"/>
          <w:spacing w:val="-1"/>
          <w:sz w:val="24"/>
        </w:rPr>
        <w:t xml:space="preserve">Much in part for how much he resembled himself as kzeisza in the guise of a man. </w:t>
      </w:r>
    </w:p>
    <w:p w:rsidR="0008581E" w:rsidRPr="00B3633A" w:rsidRDefault="0008581E">
      <w:pPr>
        <w:pStyle w:val="0DraftNormal"/>
        <w:rPr>
          <w:rFonts w:ascii="Montserrat" w:hAnsi="Montserrat"/>
          <w:spacing w:val="-1"/>
          <w:sz w:val="24"/>
        </w:rPr>
      </w:pPr>
    </w:p>
    <w:p w:rsidR="0008581E" w:rsidRPr="00B3633A" w:rsidRDefault="0008581E">
      <w:pPr>
        <w:pStyle w:val="0DraftNormal"/>
        <w:rPr>
          <w:rFonts w:ascii="Montserrat" w:hAnsi="Montserrat"/>
          <w:spacing w:val="-1"/>
          <w:sz w:val="24"/>
        </w:rPr>
      </w:pPr>
      <w:r w:rsidRPr="00B3633A">
        <w:rPr>
          <w:rFonts w:ascii="Montserrat" w:hAnsi="Montserrat"/>
          <w:spacing w:val="-1"/>
          <w:sz w:val="24"/>
        </w:rPr>
        <w:t xml:space="preserve">He had stirred her passion, and played her so well, that she lost sight of the lines between dream and reality—laying with her in the flesh as he consumed her in her dream. </w:t>
      </w:r>
    </w:p>
    <w:p w:rsidR="0008581E" w:rsidRPr="00B3633A" w:rsidRDefault="0008581E">
      <w:pPr>
        <w:pStyle w:val="0DraftNormal"/>
        <w:rPr>
          <w:rFonts w:ascii="Montserrat" w:hAnsi="Montserrat"/>
          <w:spacing w:val="-1"/>
          <w:sz w:val="24"/>
        </w:rPr>
      </w:pPr>
    </w:p>
    <w:p w:rsidR="0008581E" w:rsidRPr="00B3633A" w:rsidRDefault="0008581E">
      <w:pPr>
        <w:pStyle w:val="0DraftNormal"/>
        <w:rPr>
          <w:rFonts w:ascii="Montserrat" w:hAnsi="Montserrat"/>
          <w:spacing w:val="-1"/>
          <w:sz w:val="24"/>
        </w:rPr>
      </w:pPr>
      <w:r w:rsidRPr="00B3633A">
        <w:rPr>
          <w:rFonts w:ascii="Montserrat" w:hAnsi="Montserrat"/>
          <w:spacing w:val="-1"/>
          <w:sz w:val="24"/>
        </w:rPr>
        <w:t xml:space="preserve">She, lost in this, did not realize this embrace for what it was, half believing it to be a thing of her own mind's erotic creation. </w:t>
      </w:r>
    </w:p>
    <w:p w:rsidR="0008581E" w:rsidRPr="00B3633A" w:rsidRDefault="0008581E">
      <w:pPr>
        <w:pStyle w:val="0DraftNormal"/>
        <w:rPr>
          <w:rFonts w:ascii="Montserrat" w:hAnsi="Montserrat"/>
          <w:spacing w:val="-1"/>
          <w:sz w:val="24"/>
        </w:rPr>
      </w:pPr>
    </w:p>
    <w:p w:rsidR="0008581E" w:rsidRPr="00B3633A" w:rsidRDefault="0008581E">
      <w:pPr>
        <w:pStyle w:val="0DraftNormal"/>
        <w:rPr>
          <w:rFonts w:ascii="Montserrat" w:hAnsi="Montserrat"/>
          <w:spacing w:val="-1"/>
          <w:sz w:val="24"/>
        </w:rPr>
      </w:pPr>
      <w:r w:rsidRPr="00B3633A">
        <w:rPr>
          <w:rFonts w:ascii="Montserrat" w:hAnsi="Montserrat"/>
          <w:spacing w:val="-1"/>
          <w:sz w:val="24"/>
        </w:rPr>
        <w:t xml:space="preserve">For this reason, this liaison was more painful to her than she could endure. </w:t>
      </w:r>
    </w:p>
    <w:p w:rsidR="0008581E" w:rsidRPr="00B3633A" w:rsidRDefault="0008581E">
      <w:pPr>
        <w:pStyle w:val="0DraftNormal"/>
        <w:rPr>
          <w:rFonts w:ascii="Montserrat" w:hAnsi="Montserrat"/>
          <w:spacing w:val="-1"/>
          <w:sz w:val="24"/>
        </w:rPr>
      </w:pPr>
    </w:p>
    <w:p w:rsidR="0008581E" w:rsidRPr="00B3633A" w:rsidRDefault="0008581E">
      <w:pPr>
        <w:pStyle w:val="0DraftNormal"/>
        <w:rPr>
          <w:rFonts w:ascii="Montserrat" w:hAnsi="Montserrat"/>
          <w:spacing w:val="-1"/>
          <w:sz w:val="24"/>
        </w:rPr>
      </w:pPr>
      <w:r w:rsidRPr="00B3633A">
        <w:rPr>
          <w:rFonts w:ascii="Montserrat" w:hAnsi="Montserrat"/>
          <w:spacing w:val="-1"/>
          <w:sz w:val="24"/>
        </w:rPr>
        <w:t xml:space="preserve">Indeed, she had become as tempting a thing to the devourer as she was to the dragon. </w:t>
      </w:r>
    </w:p>
    <w:p w:rsidR="0008581E" w:rsidRPr="00B3633A" w:rsidRDefault="0008581E">
      <w:pPr>
        <w:pStyle w:val="0DraftNormal"/>
        <w:rPr>
          <w:rFonts w:ascii="Montserrat" w:hAnsi="Montserrat"/>
          <w:spacing w:val="-1"/>
          <w:sz w:val="24"/>
        </w:rPr>
      </w:pPr>
    </w:p>
    <w:p w:rsidR="0008581E" w:rsidRPr="00B3633A" w:rsidRDefault="0008581E">
      <w:pPr>
        <w:pStyle w:val="0DraftNormal"/>
        <w:rPr>
          <w:rFonts w:ascii="Montserrat" w:hAnsi="Montserrat"/>
          <w:spacing w:val="-1"/>
          <w:sz w:val="24"/>
        </w:rPr>
      </w:pPr>
      <w:r w:rsidRPr="00B3633A">
        <w:rPr>
          <w:rFonts w:ascii="Montserrat" w:hAnsi="Montserrat"/>
          <w:spacing w:val="-1"/>
          <w:sz w:val="24"/>
        </w:rPr>
        <w:t xml:space="preserve">Of their own accord, due to her own choice, the cards were dealt, and now he must inevitably destroy her, rather than take her under his wing. </w:t>
      </w:r>
    </w:p>
    <w:p w:rsidR="0008581E" w:rsidRPr="00B3633A" w:rsidRDefault="0008581E">
      <w:pPr>
        <w:pStyle w:val="0DraftNormal"/>
        <w:rPr>
          <w:rFonts w:ascii="Montserrat" w:hAnsi="Montserrat"/>
          <w:spacing w:val="-1"/>
          <w:sz w:val="24"/>
        </w:rPr>
      </w:pPr>
    </w:p>
    <w:p w:rsidR="0008581E" w:rsidRPr="00B3633A" w:rsidRDefault="0008581E">
      <w:pPr>
        <w:pStyle w:val="0DraftNormal"/>
        <w:rPr>
          <w:rFonts w:ascii="Montserrat" w:hAnsi="Montserrat"/>
          <w:spacing w:val="-1"/>
          <w:sz w:val="24"/>
        </w:rPr>
      </w:pPr>
      <w:r w:rsidRPr="00B3633A">
        <w:rPr>
          <w:rFonts w:ascii="Montserrat" w:hAnsi="Montserrat"/>
          <w:spacing w:val="-1"/>
          <w:sz w:val="24"/>
        </w:rPr>
        <w:t xml:space="preserve">San loss—beauty and horror—reevaluations... After their dream had been invaded, av and kzeisza had no choice but to hunt this malevolence down. </w:t>
      </w:r>
    </w:p>
    <w:p w:rsidR="0008581E" w:rsidRPr="00B3633A" w:rsidRDefault="0008581E">
      <w:pPr>
        <w:pStyle w:val="0DraftNormal"/>
        <w:rPr>
          <w:rFonts w:ascii="Montserrat" w:hAnsi="Montserrat"/>
          <w:spacing w:val="-1"/>
          <w:sz w:val="24"/>
        </w:rPr>
      </w:pPr>
    </w:p>
    <w:p w:rsidR="0008581E" w:rsidRPr="00B3633A" w:rsidRDefault="0008581E">
      <w:pPr>
        <w:pStyle w:val="0DraftNormal"/>
        <w:rPr>
          <w:rFonts w:ascii="Montserrat" w:hAnsi="Montserrat"/>
          <w:spacing w:val="-1"/>
          <w:sz w:val="24"/>
        </w:rPr>
      </w:pPr>
      <w:r w:rsidRPr="00B3633A">
        <w:rPr>
          <w:rFonts w:ascii="Montserrat" w:hAnsi="Montserrat"/>
          <w:spacing w:val="-1"/>
          <w:sz w:val="24"/>
        </w:rPr>
        <w:t xml:space="preserve">An unspoken agreement, and a certain ignorance of what they faced supported them. </w:t>
      </w:r>
    </w:p>
    <w:p w:rsidR="0008581E" w:rsidRPr="00B3633A" w:rsidRDefault="0008581E">
      <w:pPr>
        <w:pStyle w:val="0DraftNormal"/>
        <w:rPr>
          <w:rFonts w:ascii="Montserrat" w:hAnsi="Montserrat"/>
          <w:spacing w:val="-1"/>
          <w:sz w:val="24"/>
        </w:rPr>
      </w:pPr>
    </w:p>
    <w:p w:rsidR="0008581E" w:rsidRPr="00B3633A" w:rsidRDefault="0008581E">
      <w:pPr>
        <w:pStyle w:val="0DraftNormal"/>
        <w:rPr>
          <w:rFonts w:ascii="Montserrat" w:hAnsi="Montserrat"/>
          <w:spacing w:val="-1"/>
          <w:sz w:val="24"/>
        </w:rPr>
      </w:pPr>
      <w:r w:rsidRPr="00B3633A">
        <w:rPr>
          <w:rFonts w:ascii="Montserrat" w:hAnsi="Montserrat"/>
          <w:spacing w:val="-1"/>
          <w:sz w:val="24"/>
        </w:rPr>
        <w:t xml:space="preserve">Av went afield with kzeisza to define the threat they face, and what they learn was damning. </w:t>
      </w:r>
    </w:p>
    <w:p w:rsidR="0008581E" w:rsidRPr="00B3633A" w:rsidRDefault="0008581E">
      <w:pPr>
        <w:pStyle w:val="0DraftNormal"/>
        <w:rPr>
          <w:rFonts w:ascii="Montserrat" w:hAnsi="Montserrat"/>
          <w:spacing w:val="-1"/>
          <w:sz w:val="24"/>
        </w:rPr>
      </w:pPr>
    </w:p>
    <w:p w:rsidR="0008581E" w:rsidRPr="00B3633A" w:rsidRDefault="0008581E">
      <w:pPr>
        <w:pStyle w:val="0DraftNormal"/>
        <w:rPr>
          <w:rFonts w:ascii="Montserrat" w:hAnsi="Montserrat"/>
          <w:spacing w:val="-1"/>
          <w:sz w:val="24"/>
        </w:rPr>
      </w:pPr>
      <w:r w:rsidRPr="00B3633A">
        <w:rPr>
          <w:rFonts w:ascii="Montserrat" w:hAnsi="Montserrat"/>
          <w:spacing w:val="-1"/>
          <w:sz w:val="24"/>
        </w:rPr>
        <w:t xml:space="preserve">As with her piercing exposure to kzeisza, av found equal measures of attraction and repulsion to what they encounter. </w:t>
      </w:r>
    </w:p>
    <w:p w:rsidR="0008581E" w:rsidRPr="00B3633A" w:rsidRDefault="0008581E">
      <w:pPr>
        <w:pStyle w:val="0DraftNormal"/>
        <w:rPr>
          <w:rFonts w:ascii="Montserrat" w:hAnsi="Montserrat"/>
          <w:spacing w:val="-1"/>
          <w:sz w:val="24"/>
        </w:rPr>
      </w:pPr>
    </w:p>
    <w:p w:rsidR="0008581E" w:rsidRPr="00B3633A" w:rsidRDefault="0008581E">
      <w:pPr>
        <w:pStyle w:val="0DraftNormal"/>
        <w:rPr>
          <w:rFonts w:ascii="Montserrat" w:hAnsi="Montserrat"/>
          <w:spacing w:val="-1"/>
          <w:sz w:val="24"/>
        </w:rPr>
      </w:pPr>
      <w:r w:rsidRPr="00B3633A">
        <w:rPr>
          <w:rFonts w:ascii="Montserrat" w:hAnsi="Montserrat"/>
          <w:spacing w:val="-1"/>
          <w:sz w:val="24"/>
        </w:rPr>
        <w:t xml:space="preserve">Kzeisza found an almost human kind of horror in it. </w:t>
      </w:r>
    </w:p>
    <w:p w:rsidR="0008581E" w:rsidRPr="00B3633A" w:rsidRDefault="0008581E">
      <w:pPr>
        <w:pStyle w:val="0DraftNormal"/>
        <w:rPr>
          <w:rFonts w:ascii="Montserrat" w:hAnsi="Montserrat"/>
          <w:spacing w:val="-1"/>
          <w:sz w:val="24"/>
        </w:rPr>
      </w:pPr>
    </w:p>
    <w:p w:rsidR="0008581E" w:rsidRPr="00B3633A" w:rsidRDefault="0008581E">
      <w:pPr>
        <w:pStyle w:val="0DraftNormal"/>
        <w:rPr>
          <w:rFonts w:ascii="Montserrat" w:hAnsi="Montserrat"/>
          <w:spacing w:val="-1"/>
          <w:sz w:val="24"/>
        </w:rPr>
      </w:pPr>
      <w:r w:rsidRPr="00B3633A">
        <w:rPr>
          <w:rFonts w:ascii="Montserrat" w:hAnsi="Montserrat"/>
          <w:spacing w:val="-1"/>
          <w:sz w:val="24"/>
        </w:rPr>
        <w:t xml:space="preserve">An entity which seemed unutterably devised of some dragon kinship through horrible beauty. </w:t>
      </w:r>
    </w:p>
    <w:p w:rsidR="0008581E" w:rsidRPr="00B3633A" w:rsidRDefault="0008581E">
      <w:pPr>
        <w:pStyle w:val="0DraftNormal"/>
        <w:rPr>
          <w:rFonts w:ascii="Montserrat" w:hAnsi="Montserrat"/>
          <w:spacing w:val="-1"/>
          <w:sz w:val="24"/>
        </w:rPr>
      </w:pPr>
    </w:p>
    <w:p w:rsidR="0008581E" w:rsidRPr="00B3633A" w:rsidRDefault="0008581E">
      <w:pPr>
        <w:pStyle w:val="0DraftNormal"/>
        <w:rPr>
          <w:rFonts w:ascii="Montserrat" w:hAnsi="Montserrat"/>
          <w:spacing w:val="-1"/>
          <w:sz w:val="24"/>
        </w:rPr>
      </w:pPr>
      <w:r w:rsidRPr="00B3633A">
        <w:rPr>
          <w:rFonts w:ascii="Montserrat" w:hAnsi="Montserrat"/>
          <w:spacing w:val="-1"/>
          <w:sz w:val="24"/>
        </w:rPr>
        <w:t xml:space="preserve">Kzeisza fought this thing to a standstill. </w:t>
      </w:r>
    </w:p>
    <w:p w:rsidR="0008581E" w:rsidRPr="00B3633A" w:rsidRDefault="0008581E">
      <w:pPr>
        <w:pStyle w:val="0DraftNormal"/>
        <w:rPr>
          <w:rFonts w:ascii="Montserrat" w:hAnsi="Montserrat"/>
          <w:spacing w:val="-1"/>
          <w:sz w:val="24"/>
        </w:rPr>
      </w:pPr>
    </w:p>
    <w:p w:rsidR="0008581E" w:rsidRPr="00B3633A" w:rsidRDefault="0008581E">
      <w:pPr>
        <w:pStyle w:val="0DraftNormal"/>
        <w:rPr>
          <w:rFonts w:ascii="Montserrat" w:hAnsi="Montserrat"/>
          <w:spacing w:val="-1"/>
          <w:sz w:val="24"/>
        </w:rPr>
      </w:pPr>
      <w:r w:rsidRPr="00B3633A">
        <w:rPr>
          <w:rFonts w:ascii="Montserrat" w:hAnsi="Montserrat"/>
          <w:spacing w:val="-1"/>
          <w:sz w:val="24"/>
        </w:rPr>
        <w:t xml:space="preserve">Two alien powers of inestimable strength. </w:t>
      </w:r>
    </w:p>
    <w:p w:rsidR="0008581E" w:rsidRPr="00B3633A" w:rsidRDefault="0008581E">
      <w:pPr>
        <w:pStyle w:val="0DraftNormal"/>
        <w:rPr>
          <w:rFonts w:ascii="Montserrat" w:hAnsi="Montserrat"/>
          <w:spacing w:val="-1"/>
          <w:sz w:val="24"/>
        </w:rPr>
      </w:pPr>
    </w:p>
    <w:p w:rsidR="0008581E" w:rsidRPr="00B3633A" w:rsidRDefault="0008581E">
      <w:pPr>
        <w:pStyle w:val="0DraftNormal"/>
        <w:rPr>
          <w:rFonts w:ascii="Montserrat" w:hAnsi="Montserrat"/>
          <w:spacing w:val="-1"/>
          <w:sz w:val="24"/>
        </w:rPr>
      </w:pPr>
      <w:r w:rsidRPr="00B3633A">
        <w:rPr>
          <w:rFonts w:ascii="Montserrat" w:hAnsi="Montserrat"/>
          <w:spacing w:val="-1"/>
          <w:sz w:val="24"/>
        </w:rPr>
        <w:t xml:space="preserve">Forces never known to one another, every blow was deep and mortal, but still each had such strength of will that only pain could be traded, for neither was weak enough to lose or to die. </w:t>
      </w:r>
    </w:p>
    <w:p w:rsidR="0008581E" w:rsidRPr="00B3633A" w:rsidRDefault="0008581E">
      <w:pPr>
        <w:pStyle w:val="0DraftNormal"/>
        <w:rPr>
          <w:rFonts w:ascii="Montserrat" w:hAnsi="Montserrat"/>
          <w:spacing w:val="-1"/>
          <w:sz w:val="24"/>
        </w:rPr>
      </w:pPr>
    </w:p>
    <w:p w:rsidR="0008581E" w:rsidRPr="00B3633A" w:rsidRDefault="0008581E">
      <w:pPr>
        <w:pStyle w:val="0DraftNormal"/>
        <w:rPr>
          <w:rFonts w:ascii="Montserrat" w:hAnsi="Montserrat"/>
          <w:spacing w:val="-1"/>
          <w:sz w:val="24"/>
        </w:rPr>
      </w:pPr>
      <w:r w:rsidRPr="00B3633A">
        <w:rPr>
          <w:rFonts w:ascii="Montserrat" w:hAnsi="Montserrat"/>
          <w:spacing w:val="-1"/>
          <w:sz w:val="24"/>
        </w:rPr>
        <w:t xml:space="preserve">Av's influence was just enough to break their consuming embrace. </w:t>
      </w:r>
    </w:p>
    <w:p w:rsidR="0008581E" w:rsidRPr="00B3633A" w:rsidRDefault="0008581E">
      <w:pPr>
        <w:pStyle w:val="0DraftNormal"/>
        <w:rPr>
          <w:rFonts w:ascii="Montserrat" w:hAnsi="Montserrat"/>
          <w:spacing w:val="-1"/>
          <w:sz w:val="24"/>
        </w:rPr>
      </w:pPr>
    </w:p>
    <w:p w:rsidR="0008581E" w:rsidRPr="00B3633A" w:rsidRDefault="0008581E">
      <w:pPr>
        <w:pStyle w:val="0DraftNormal"/>
        <w:rPr>
          <w:rFonts w:ascii="Montserrat" w:hAnsi="Montserrat"/>
          <w:spacing w:val="-1"/>
          <w:sz w:val="24"/>
        </w:rPr>
      </w:pPr>
      <w:r w:rsidRPr="00B3633A">
        <w:rPr>
          <w:rFonts w:ascii="Montserrat" w:hAnsi="Montserrat"/>
          <w:spacing w:val="-1"/>
          <w:sz w:val="24"/>
        </w:rPr>
        <w:t xml:space="preserve">Clearly, this was not a kind of confrontation which should be allowed to engulf this world. </w:t>
      </w:r>
    </w:p>
    <w:p w:rsidR="0008581E" w:rsidRPr="00B3633A" w:rsidRDefault="0008581E">
      <w:pPr>
        <w:pStyle w:val="0DraftNormal"/>
        <w:rPr>
          <w:rFonts w:ascii="Montserrat" w:hAnsi="Montserrat"/>
          <w:spacing w:val="-1"/>
          <w:sz w:val="24"/>
        </w:rPr>
      </w:pPr>
    </w:p>
    <w:p w:rsidR="0008581E" w:rsidRPr="00B3633A" w:rsidRDefault="0008581E">
      <w:pPr>
        <w:pStyle w:val="0DraftNormal"/>
        <w:rPr>
          <w:rFonts w:ascii="Montserrat" w:hAnsi="Montserrat"/>
          <w:spacing w:val="-1"/>
          <w:sz w:val="24"/>
        </w:rPr>
      </w:pPr>
      <w:r w:rsidRPr="00B3633A">
        <w:rPr>
          <w:rFonts w:ascii="Montserrat" w:hAnsi="Montserrat"/>
          <w:spacing w:val="-1"/>
          <w:sz w:val="24"/>
        </w:rPr>
        <w:t xml:space="preserve">They retreat and reevaluate. </w:t>
      </w:r>
    </w:p>
    <w:p w:rsidR="0008581E" w:rsidRPr="00B3633A" w:rsidRDefault="0008581E">
      <w:pPr>
        <w:pStyle w:val="0DraftNormal"/>
        <w:rPr>
          <w:rFonts w:ascii="Montserrat" w:hAnsi="Montserrat"/>
          <w:spacing w:val="-1"/>
          <w:sz w:val="24"/>
        </w:rPr>
      </w:pPr>
    </w:p>
    <w:p w:rsidR="0008581E" w:rsidRPr="00B3633A" w:rsidRDefault="0008581E">
      <w:pPr>
        <w:pStyle w:val="0DraftNormal"/>
        <w:rPr>
          <w:rFonts w:ascii="Montserrat" w:hAnsi="Montserrat"/>
          <w:spacing w:val="-1"/>
          <w:sz w:val="24"/>
        </w:rPr>
      </w:pPr>
      <w:r w:rsidRPr="00B3633A">
        <w:rPr>
          <w:rFonts w:ascii="Montserrat" w:hAnsi="Montserrat"/>
          <w:spacing w:val="-1"/>
          <w:sz w:val="24"/>
        </w:rPr>
        <w:t xml:space="preserve">Av called upon her hidden assets, the keys of fate, to learn how to oppose this unnatural threat. </w:t>
      </w:r>
    </w:p>
    <w:p w:rsidR="0008581E" w:rsidRPr="00B3633A" w:rsidRDefault="0008581E">
      <w:pPr>
        <w:pStyle w:val="0DraftNormal"/>
        <w:rPr>
          <w:rFonts w:ascii="Montserrat" w:hAnsi="Montserrat"/>
          <w:spacing w:val="-1"/>
          <w:sz w:val="24"/>
        </w:rPr>
      </w:pPr>
    </w:p>
    <w:p w:rsidR="0008581E" w:rsidRPr="00B3633A" w:rsidRDefault="0008581E">
      <w:pPr>
        <w:pStyle w:val="0DraftNormal"/>
        <w:rPr>
          <w:rFonts w:ascii="Montserrat" w:hAnsi="Montserrat"/>
          <w:spacing w:val="-1"/>
          <w:sz w:val="24"/>
        </w:rPr>
      </w:pPr>
      <w:r w:rsidRPr="00B3633A">
        <w:rPr>
          <w:rFonts w:ascii="Montserrat" w:hAnsi="Montserrat"/>
          <w:spacing w:val="-1"/>
          <w:sz w:val="24"/>
        </w:rPr>
        <w:t xml:space="preserve">Assisted by Athenasia and her special assets, they learn some dark truths. </w:t>
      </w:r>
    </w:p>
    <w:p w:rsidR="0008581E" w:rsidRPr="00B3633A" w:rsidRDefault="0008581E">
      <w:pPr>
        <w:pStyle w:val="0DraftNormal"/>
        <w:rPr>
          <w:rFonts w:ascii="Montserrat" w:hAnsi="Montserrat"/>
          <w:spacing w:val="-1"/>
          <w:sz w:val="24"/>
        </w:rPr>
      </w:pPr>
    </w:p>
    <w:p w:rsidR="0008581E" w:rsidRPr="00B3633A" w:rsidRDefault="0008581E">
      <w:pPr>
        <w:pStyle w:val="0DraftNormal"/>
        <w:rPr>
          <w:rFonts w:ascii="Montserrat" w:hAnsi="Montserrat"/>
          <w:spacing w:val="-1"/>
          <w:sz w:val="24"/>
        </w:rPr>
      </w:pPr>
      <w:r w:rsidRPr="00B3633A">
        <w:rPr>
          <w:rFonts w:ascii="Montserrat" w:hAnsi="Montserrat"/>
          <w:spacing w:val="-1"/>
          <w:sz w:val="24"/>
        </w:rPr>
        <w:t xml:space="preserve">A careless gesture on their part stunned them with its implications. </w:t>
      </w:r>
    </w:p>
    <w:p w:rsidR="0008581E" w:rsidRPr="00B3633A" w:rsidRDefault="0008581E">
      <w:pPr>
        <w:pStyle w:val="0DraftNormal"/>
        <w:rPr>
          <w:rFonts w:ascii="Montserrat" w:hAnsi="Montserrat"/>
          <w:spacing w:val="-1"/>
          <w:sz w:val="24"/>
        </w:rPr>
      </w:pPr>
    </w:p>
    <w:p w:rsidR="0008581E" w:rsidRPr="00B3633A" w:rsidRDefault="0008581E">
      <w:pPr>
        <w:pStyle w:val="0DraftNormal"/>
        <w:rPr>
          <w:rFonts w:ascii="Montserrat" w:hAnsi="Montserrat"/>
          <w:spacing w:val="-1"/>
          <w:sz w:val="24"/>
        </w:rPr>
      </w:pPr>
      <w:r w:rsidRPr="00B3633A">
        <w:rPr>
          <w:rFonts w:ascii="Montserrat" w:hAnsi="Montserrat"/>
          <w:spacing w:val="-1"/>
          <w:sz w:val="24"/>
        </w:rPr>
        <w:t xml:space="preserve">Av confronted the creation myth of her world in the fulfillment of her inspiration. </w:t>
      </w:r>
    </w:p>
    <w:p w:rsidR="0008581E" w:rsidRPr="00B3633A" w:rsidRDefault="0008581E">
      <w:pPr>
        <w:pStyle w:val="0DraftNormal"/>
        <w:rPr>
          <w:rFonts w:ascii="Montserrat" w:hAnsi="Montserrat"/>
          <w:spacing w:val="-1"/>
          <w:sz w:val="24"/>
        </w:rPr>
      </w:pPr>
    </w:p>
    <w:p w:rsidR="0008581E" w:rsidRPr="00B3633A" w:rsidRDefault="0008581E">
      <w:pPr>
        <w:pStyle w:val="0DraftNormal"/>
        <w:rPr>
          <w:rFonts w:ascii="Montserrat" w:hAnsi="Montserrat"/>
          <w:spacing w:val="-1"/>
          <w:sz w:val="24"/>
        </w:rPr>
      </w:pPr>
      <w:r w:rsidRPr="00B3633A">
        <w:rPr>
          <w:rFonts w:ascii="Montserrat" w:hAnsi="Montserrat"/>
          <w:spacing w:val="-1"/>
          <w:sz w:val="24"/>
        </w:rPr>
        <w:t xml:space="preserve">With great effort, she stick to the work at hand. </w:t>
      </w:r>
    </w:p>
    <w:p w:rsidR="0008581E" w:rsidRPr="00B3633A" w:rsidRDefault="0008581E">
      <w:pPr>
        <w:pStyle w:val="0DraftNormal"/>
        <w:rPr>
          <w:rFonts w:ascii="Montserrat" w:hAnsi="Montserrat"/>
          <w:spacing w:val="-1"/>
          <w:sz w:val="24"/>
        </w:rPr>
      </w:pPr>
    </w:p>
    <w:p w:rsidR="0008581E" w:rsidRPr="00B3633A" w:rsidRDefault="0008581E">
      <w:pPr>
        <w:pStyle w:val="0DraftNormal"/>
        <w:rPr>
          <w:rFonts w:ascii="Montserrat" w:hAnsi="Montserrat"/>
          <w:spacing w:val="-1"/>
          <w:sz w:val="24"/>
        </w:rPr>
      </w:pPr>
      <w:r w:rsidRPr="00B3633A">
        <w:rPr>
          <w:rFonts w:ascii="Montserrat" w:hAnsi="Montserrat"/>
          <w:spacing w:val="-1"/>
          <w:sz w:val="24"/>
        </w:rPr>
        <w:t xml:space="preserve">Following the full implications of what had occurred to both of them, took a bit of this chapter. </w:t>
      </w:r>
    </w:p>
    <w:p w:rsidR="0008581E" w:rsidRPr="00B3633A" w:rsidRDefault="0008581E">
      <w:pPr>
        <w:pStyle w:val="0DraftNormal"/>
        <w:rPr>
          <w:rFonts w:ascii="Montserrat" w:hAnsi="Montserrat"/>
          <w:spacing w:val="-1"/>
          <w:sz w:val="24"/>
        </w:rPr>
      </w:pPr>
    </w:p>
    <w:p w:rsidR="0008581E" w:rsidRPr="00B3633A" w:rsidRDefault="0008581E">
      <w:pPr>
        <w:pStyle w:val="0DraftNormal"/>
        <w:rPr>
          <w:rFonts w:ascii="Montserrat" w:hAnsi="Montserrat"/>
          <w:spacing w:val="-1"/>
          <w:sz w:val="24"/>
        </w:rPr>
      </w:pPr>
      <w:r w:rsidRPr="00B3633A">
        <w:rPr>
          <w:rFonts w:ascii="Montserrat" w:hAnsi="Montserrat"/>
          <w:spacing w:val="-1"/>
          <w:sz w:val="24"/>
        </w:rPr>
        <w:t xml:space="preserve">The long moment of temptation which visited them was agonizing to them in light of both its implications and what they were there to do. </w:t>
      </w:r>
    </w:p>
    <w:p w:rsidR="0008581E" w:rsidRPr="00B3633A" w:rsidRDefault="0008581E">
      <w:pPr>
        <w:pStyle w:val="0DraftNormal"/>
        <w:rPr>
          <w:rFonts w:ascii="Montserrat" w:hAnsi="Montserrat"/>
          <w:spacing w:val="-1"/>
          <w:sz w:val="24"/>
        </w:rPr>
      </w:pPr>
    </w:p>
    <w:p w:rsidR="0008581E" w:rsidRPr="00B3633A" w:rsidRDefault="0008581E">
      <w:pPr>
        <w:pStyle w:val="0DraftNormal"/>
        <w:rPr>
          <w:rFonts w:ascii="Montserrat" w:hAnsi="Montserrat"/>
          <w:spacing w:val="-1"/>
          <w:sz w:val="24"/>
        </w:rPr>
      </w:pPr>
      <w:r w:rsidRPr="00B3633A">
        <w:rPr>
          <w:rFonts w:ascii="Montserrat" w:hAnsi="Montserrat"/>
          <w:spacing w:val="-1"/>
          <w:sz w:val="24"/>
        </w:rPr>
        <w:t xml:space="preserve">Av wondered if the dragon was as fully aware of the paradox which they stand poised over. </w:t>
      </w:r>
    </w:p>
    <w:p w:rsidR="0008581E" w:rsidRPr="00B3633A" w:rsidRDefault="0008581E">
      <w:pPr>
        <w:pStyle w:val="0DraftNormal"/>
        <w:rPr>
          <w:rFonts w:ascii="Montserrat" w:hAnsi="Montserrat"/>
          <w:spacing w:val="-1"/>
          <w:sz w:val="24"/>
        </w:rPr>
      </w:pPr>
    </w:p>
    <w:p w:rsidR="0008581E" w:rsidRPr="00B3633A" w:rsidRDefault="0008581E">
      <w:pPr>
        <w:pStyle w:val="0DraftNormal"/>
        <w:rPr>
          <w:rFonts w:ascii="Montserrat" w:hAnsi="Montserrat"/>
          <w:spacing w:val="-1"/>
          <w:sz w:val="24"/>
        </w:rPr>
      </w:pPr>
      <w:r w:rsidRPr="00B3633A">
        <w:rPr>
          <w:rFonts w:ascii="Montserrat" w:hAnsi="Montserrat"/>
          <w:spacing w:val="-1"/>
          <w:sz w:val="24"/>
        </w:rPr>
        <w:t xml:space="preserve">As they back away, she wondered if such a destiny could truly be avoided. </w:t>
      </w:r>
    </w:p>
    <w:p w:rsidR="0008581E" w:rsidRPr="00B3633A" w:rsidRDefault="0008581E">
      <w:pPr>
        <w:pStyle w:val="0DraftNormal"/>
        <w:rPr>
          <w:rFonts w:ascii="Montserrat" w:hAnsi="Montserrat"/>
          <w:spacing w:val="-1"/>
          <w:sz w:val="24"/>
        </w:rPr>
      </w:pPr>
    </w:p>
    <w:p w:rsidR="0008581E" w:rsidRPr="00B3633A" w:rsidRDefault="0008581E">
      <w:pPr>
        <w:pStyle w:val="0DraftNormal"/>
        <w:rPr>
          <w:rFonts w:ascii="Montserrat" w:hAnsi="Montserrat"/>
          <w:spacing w:val="-1"/>
          <w:sz w:val="24"/>
        </w:rPr>
      </w:pPr>
      <w:r w:rsidRPr="00B3633A">
        <w:rPr>
          <w:rFonts w:ascii="Montserrat" w:hAnsi="Montserrat"/>
          <w:spacing w:val="-1"/>
          <w:sz w:val="24"/>
        </w:rPr>
        <w:t xml:space="preserve">Her continued association with kevin brought her into contact with a raven haired androgyne. </w:t>
      </w:r>
    </w:p>
    <w:p w:rsidR="0008581E" w:rsidRPr="00B3633A" w:rsidRDefault="0008581E">
      <w:pPr>
        <w:pStyle w:val="0DraftNormal"/>
        <w:rPr>
          <w:rFonts w:ascii="Montserrat" w:hAnsi="Montserrat"/>
          <w:spacing w:val="-1"/>
          <w:sz w:val="24"/>
        </w:rPr>
      </w:pPr>
    </w:p>
    <w:p w:rsidR="0008581E" w:rsidRPr="00B3633A" w:rsidRDefault="0008581E">
      <w:pPr>
        <w:pStyle w:val="0DraftNormal"/>
        <w:rPr>
          <w:rFonts w:ascii="Montserrat" w:hAnsi="Montserrat"/>
          <w:spacing w:val="-1"/>
          <w:sz w:val="24"/>
        </w:rPr>
      </w:pPr>
      <w:r w:rsidRPr="00B3633A">
        <w:rPr>
          <w:rFonts w:ascii="Montserrat" w:hAnsi="Montserrat"/>
          <w:spacing w:val="-1"/>
          <w:sz w:val="24"/>
        </w:rPr>
        <w:t>Av has to be enlightened as to the particular qualifications of Raven to swallow this precaution.</w:t>
      </w:r>
    </w:p>
    <w:p w:rsidR="0008581E" w:rsidRPr="00B3633A" w:rsidRDefault="0008581E">
      <w:pPr>
        <w:pStyle w:val="0DraftNormal"/>
        <w:rPr>
          <w:rFonts w:ascii="Montserrat" w:hAnsi="Montserrat"/>
          <w:spacing w:val="-1"/>
          <w:sz w:val="24"/>
        </w:rPr>
      </w:pPr>
    </w:p>
    <w:p w:rsidR="0008581E" w:rsidRPr="00B3633A" w:rsidRDefault="0008581E">
      <w:pPr>
        <w:pStyle w:val="0DraftNormal"/>
        <w:rPr>
          <w:rFonts w:ascii="Montserrat" w:hAnsi="Montserrat"/>
          <w:spacing w:val="-1"/>
          <w:sz w:val="24"/>
        </w:rPr>
      </w:pPr>
      <w:r w:rsidRPr="00B3633A">
        <w:rPr>
          <w:rFonts w:ascii="Montserrat" w:hAnsi="Montserrat"/>
          <w:spacing w:val="-1"/>
          <w:sz w:val="24"/>
        </w:rPr>
        <w:t xml:space="preserve">A shark shaman adept. </w:t>
      </w:r>
    </w:p>
    <w:p w:rsidR="0008581E" w:rsidRPr="00B3633A" w:rsidRDefault="0008581E">
      <w:pPr>
        <w:pStyle w:val="0DraftNormal"/>
        <w:rPr>
          <w:rFonts w:ascii="Montserrat" w:hAnsi="Montserrat"/>
          <w:spacing w:val="-1"/>
          <w:sz w:val="24"/>
        </w:rPr>
      </w:pPr>
    </w:p>
    <w:p w:rsidR="0008581E" w:rsidRPr="00B3633A" w:rsidRDefault="0008581E">
      <w:pPr>
        <w:pStyle w:val="0DraftNormal"/>
        <w:rPr>
          <w:rFonts w:ascii="Montserrat" w:hAnsi="Montserrat"/>
          <w:spacing w:val="-1"/>
          <w:sz w:val="24"/>
        </w:rPr>
      </w:pPr>
      <w:r w:rsidRPr="00B3633A">
        <w:rPr>
          <w:rFonts w:ascii="Montserrat" w:hAnsi="Montserrat"/>
          <w:spacing w:val="-1"/>
          <w:sz w:val="24"/>
        </w:rPr>
        <w:t xml:space="preserve">The understanding between them is sharp and unstated. </w:t>
      </w:r>
    </w:p>
    <w:p w:rsidR="0008581E" w:rsidRPr="00B3633A" w:rsidRDefault="0008581E">
      <w:pPr>
        <w:pStyle w:val="0DraftNormal"/>
        <w:rPr>
          <w:rFonts w:ascii="Montserrat" w:hAnsi="Montserrat"/>
          <w:spacing w:val="-1"/>
          <w:sz w:val="24"/>
        </w:rPr>
      </w:pPr>
    </w:p>
    <w:p w:rsidR="0008581E" w:rsidRPr="00B3633A" w:rsidRDefault="0008581E">
      <w:pPr>
        <w:pStyle w:val="0DraftNormal"/>
        <w:rPr>
          <w:rFonts w:ascii="Montserrat" w:hAnsi="Montserrat"/>
          <w:spacing w:val="-1"/>
          <w:sz w:val="24"/>
        </w:rPr>
      </w:pPr>
      <w:r w:rsidRPr="00B3633A">
        <w:rPr>
          <w:rFonts w:ascii="Montserrat" w:hAnsi="Montserrat"/>
          <w:spacing w:val="-1"/>
          <w:sz w:val="24"/>
        </w:rPr>
        <w:t xml:space="preserve">Raven is to be with Av constantly; to work, to play, to bed or bath. </w:t>
      </w:r>
    </w:p>
    <w:p w:rsidR="0008581E" w:rsidRPr="00B3633A" w:rsidRDefault="0008581E">
      <w:pPr>
        <w:pStyle w:val="0DraftNormal"/>
        <w:rPr>
          <w:rFonts w:ascii="Montserrat" w:hAnsi="Montserrat"/>
          <w:spacing w:val="-1"/>
          <w:sz w:val="24"/>
        </w:rPr>
      </w:pPr>
    </w:p>
    <w:p w:rsidR="0008581E" w:rsidRPr="00B3633A" w:rsidRDefault="0008581E">
      <w:pPr>
        <w:pStyle w:val="0DraftNormal"/>
        <w:rPr>
          <w:rFonts w:ascii="Montserrat" w:hAnsi="Montserrat"/>
          <w:spacing w:val="-1"/>
          <w:sz w:val="24"/>
        </w:rPr>
      </w:pPr>
      <w:r w:rsidRPr="00B3633A">
        <w:rPr>
          <w:rFonts w:ascii="Montserrat" w:hAnsi="Montserrat"/>
          <w:spacing w:val="-1"/>
          <w:sz w:val="24"/>
        </w:rPr>
        <w:t xml:space="preserve">The thought it provokes in Av is just one more doubt to seed. </w:t>
      </w:r>
    </w:p>
    <w:p w:rsidR="0008581E" w:rsidRPr="00B3633A" w:rsidRDefault="0008581E">
      <w:pPr>
        <w:pStyle w:val="0DraftNormal"/>
        <w:rPr>
          <w:rFonts w:ascii="Montserrat" w:hAnsi="Montserrat"/>
          <w:spacing w:val="-1"/>
          <w:sz w:val="24"/>
        </w:rPr>
      </w:pPr>
    </w:p>
    <w:p w:rsidR="0008581E" w:rsidRPr="00B3633A" w:rsidRDefault="0008581E">
      <w:pPr>
        <w:pStyle w:val="0DraftNormal"/>
        <w:rPr>
          <w:rFonts w:ascii="Montserrat" w:hAnsi="Montserrat"/>
          <w:spacing w:val="-1"/>
          <w:sz w:val="24"/>
        </w:rPr>
      </w:pPr>
      <w:r w:rsidRPr="00B3633A">
        <w:rPr>
          <w:rFonts w:ascii="Montserrat" w:hAnsi="Montserrat"/>
          <w:spacing w:val="-1"/>
          <w:sz w:val="24"/>
        </w:rPr>
        <w:t xml:space="preserve">The exotic and the unique often fascinate and obsess others. </w:t>
      </w:r>
    </w:p>
    <w:p w:rsidR="0008581E" w:rsidRPr="00B3633A" w:rsidRDefault="0008581E">
      <w:pPr>
        <w:pStyle w:val="0DraftNormal"/>
        <w:rPr>
          <w:rFonts w:ascii="Montserrat" w:hAnsi="Montserrat"/>
          <w:spacing w:val="-1"/>
          <w:sz w:val="24"/>
        </w:rPr>
      </w:pPr>
    </w:p>
    <w:p w:rsidR="0008581E" w:rsidRPr="00B3633A" w:rsidRDefault="0008581E">
      <w:pPr>
        <w:pStyle w:val="0DraftNormal"/>
        <w:rPr>
          <w:rFonts w:ascii="Montserrat" w:hAnsi="Montserrat"/>
          <w:spacing w:val="-1"/>
          <w:sz w:val="24"/>
        </w:rPr>
      </w:pPr>
      <w:r w:rsidRPr="00B3633A">
        <w:rPr>
          <w:rFonts w:ascii="Montserrat" w:hAnsi="Montserrat"/>
          <w:spacing w:val="-1"/>
          <w:sz w:val="24"/>
        </w:rPr>
        <w:t xml:space="preserve">Those rare forms are often used by such obsessed admirers. </w:t>
      </w:r>
    </w:p>
    <w:p w:rsidR="0008581E" w:rsidRPr="00B3633A" w:rsidRDefault="0008581E">
      <w:pPr>
        <w:pStyle w:val="0DraftNormal"/>
        <w:rPr>
          <w:rFonts w:ascii="Montserrat" w:hAnsi="Montserrat"/>
          <w:spacing w:val="-1"/>
          <w:sz w:val="24"/>
        </w:rPr>
      </w:pPr>
    </w:p>
    <w:p w:rsidR="0008581E" w:rsidRPr="00B3633A" w:rsidRDefault="0008581E">
      <w:pPr>
        <w:pStyle w:val="0DraftNormal"/>
        <w:rPr>
          <w:rFonts w:ascii="Montserrat" w:hAnsi="Montserrat"/>
          <w:spacing w:val="-1"/>
          <w:sz w:val="24"/>
        </w:rPr>
      </w:pPr>
      <w:r w:rsidRPr="00B3633A">
        <w:rPr>
          <w:rFonts w:ascii="Montserrat" w:hAnsi="Montserrat"/>
          <w:spacing w:val="-1"/>
          <w:sz w:val="24"/>
        </w:rPr>
        <w:t xml:space="preserve">But, is it intentional? </w:t>
      </w:r>
    </w:p>
    <w:p w:rsidR="0008581E" w:rsidRPr="00B3633A" w:rsidRDefault="0008581E">
      <w:pPr>
        <w:pStyle w:val="0DraftNormal"/>
        <w:rPr>
          <w:rFonts w:ascii="Montserrat" w:hAnsi="Montserrat"/>
          <w:spacing w:val="-1"/>
          <w:sz w:val="24"/>
        </w:rPr>
      </w:pPr>
    </w:p>
    <w:p w:rsidR="0008581E" w:rsidRPr="00B3633A" w:rsidRDefault="0008581E">
      <w:pPr>
        <w:pStyle w:val="0DraftNormal"/>
        <w:rPr>
          <w:rFonts w:ascii="Montserrat" w:hAnsi="Montserrat"/>
          <w:spacing w:val="-1"/>
          <w:sz w:val="24"/>
        </w:rPr>
      </w:pPr>
      <w:r w:rsidRPr="00B3633A">
        <w:rPr>
          <w:rFonts w:ascii="Montserrat" w:hAnsi="Montserrat"/>
          <w:spacing w:val="-1"/>
          <w:sz w:val="24"/>
        </w:rPr>
        <w:t xml:space="preserve">Ravenhair perceives the hidden love and sensuality of this pair, as well as the hidden animal natures of each, and lures them into a manage a trois—as sensuality and sexuality are both her curse and her one passion. </w:t>
      </w:r>
    </w:p>
    <w:p w:rsidR="0008581E" w:rsidRPr="00B3633A" w:rsidRDefault="0008581E">
      <w:pPr>
        <w:pStyle w:val="0DraftNormal"/>
        <w:rPr>
          <w:rFonts w:ascii="Montserrat" w:hAnsi="Montserrat"/>
          <w:spacing w:val="-1"/>
          <w:sz w:val="24"/>
        </w:rPr>
      </w:pPr>
    </w:p>
    <w:p w:rsidR="0008581E" w:rsidRPr="00B3633A" w:rsidRDefault="0008581E">
      <w:pPr>
        <w:pStyle w:val="0DraftNormal"/>
        <w:rPr>
          <w:rFonts w:ascii="Montserrat" w:hAnsi="Montserrat"/>
          <w:spacing w:val="-1"/>
          <w:sz w:val="24"/>
        </w:rPr>
      </w:pPr>
      <w:r w:rsidRPr="00B3633A">
        <w:rPr>
          <w:rFonts w:ascii="Montserrat" w:hAnsi="Montserrat"/>
          <w:spacing w:val="-1"/>
          <w:sz w:val="24"/>
        </w:rPr>
        <w:t>For Kzeisza, is is but one more opportunity to watch as Av explores her own sensual depths.</w:t>
      </w:r>
    </w:p>
    <w:p w:rsidR="0008581E" w:rsidRPr="00B3633A" w:rsidRDefault="0008581E">
      <w:pPr>
        <w:pStyle w:val="0DraftNormal"/>
        <w:rPr>
          <w:rFonts w:ascii="Montserrat" w:hAnsi="Montserrat"/>
          <w:spacing w:val="-1"/>
          <w:sz w:val="24"/>
        </w:rPr>
      </w:pPr>
    </w:p>
    <w:p w:rsidR="0008581E" w:rsidRPr="00B3633A" w:rsidRDefault="0008581E">
      <w:pPr>
        <w:pStyle w:val="0DraftNormal"/>
        <w:rPr>
          <w:rFonts w:ascii="Montserrat" w:hAnsi="Montserrat"/>
          <w:spacing w:val="-1"/>
          <w:sz w:val="24"/>
        </w:rPr>
      </w:pPr>
      <w:r w:rsidRPr="00B3633A">
        <w:rPr>
          <w:rFonts w:ascii="Montserrat" w:hAnsi="Montserrat"/>
          <w:spacing w:val="-1"/>
          <w:sz w:val="24"/>
        </w:rPr>
        <w:t>17 A shark shaman adept.</w:t>
      </w:r>
    </w:p>
    <w:p w:rsidR="0008581E" w:rsidRPr="00B3633A" w:rsidRDefault="0008581E">
      <w:pPr>
        <w:pStyle w:val="0DraftNormal"/>
        <w:rPr>
          <w:rFonts w:ascii="Montserrat" w:hAnsi="Montserrat"/>
          <w:spacing w:val="-1"/>
          <w:sz w:val="24"/>
        </w:rPr>
      </w:pPr>
    </w:p>
    <w:p w:rsidR="0008581E" w:rsidRPr="00B3633A" w:rsidRDefault="0008581E">
      <w:pPr>
        <w:pStyle w:val="0DraftNormal"/>
        <w:rPr>
          <w:rFonts w:ascii="Montserrat" w:hAnsi="Montserrat"/>
          <w:spacing w:val="-1"/>
          <w:sz w:val="24"/>
        </w:rPr>
      </w:pPr>
      <w:r w:rsidRPr="00B3633A">
        <w:rPr>
          <w:rFonts w:ascii="Montserrat" w:hAnsi="Montserrat"/>
          <w:spacing w:val="-1"/>
          <w:sz w:val="24"/>
        </w:rPr>
        <w:t xml:space="preserve">As she does for Asia as well. </w:t>
      </w:r>
    </w:p>
    <w:p w:rsidR="0008581E" w:rsidRPr="00B3633A" w:rsidRDefault="0008581E">
      <w:pPr>
        <w:pStyle w:val="0DraftNormal"/>
        <w:rPr>
          <w:rFonts w:ascii="Montserrat" w:hAnsi="Montserrat"/>
          <w:spacing w:val="-1"/>
          <w:sz w:val="24"/>
        </w:rPr>
      </w:pPr>
    </w:p>
    <w:p w:rsidR="0008581E" w:rsidRPr="00B3633A" w:rsidRDefault="0008581E">
      <w:pPr>
        <w:pStyle w:val="0DraftNormal"/>
        <w:rPr>
          <w:rFonts w:ascii="Montserrat" w:hAnsi="Montserrat"/>
          <w:spacing w:val="-1"/>
          <w:sz w:val="24"/>
        </w:rPr>
      </w:pPr>
      <w:r w:rsidRPr="00B3633A">
        <w:rPr>
          <w:rFonts w:ascii="Montserrat" w:hAnsi="Montserrat"/>
          <w:spacing w:val="-1"/>
          <w:sz w:val="24"/>
        </w:rPr>
        <w:t xml:space="preserve">She finds the way, but implementing it will involve more effort and risk than anticipated. </w:t>
      </w:r>
    </w:p>
    <w:p w:rsidR="0008581E" w:rsidRPr="00B3633A" w:rsidRDefault="0008581E">
      <w:pPr>
        <w:pStyle w:val="0DraftNormal"/>
        <w:rPr>
          <w:rFonts w:ascii="Montserrat" w:hAnsi="Montserrat"/>
          <w:spacing w:val="-1"/>
          <w:sz w:val="24"/>
        </w:rPr>
      </w:pPr>
    </w:p>
    <w:p w:rsidR="0008581E" w:rsidRPr="00B3633A" w:rsidRDefault="0008581E">
      <w:pPr>
        <w:pStyle w:val="0DraftNormal"/>
        <w:rPr>
          <w:rFonts w:ascii="Montserrat" w:hAnsi="Montserrat"/>
          <w:spacing w:val="-1"/>
          <w:sz w:val="24"/>
        </w:rPr>
      </w:pPr>
      <w:r w:rsidRPr="00B3633A">
        <w:rPr>
          <w:rFonts w:ascii="Montserrat" w:hAnsi="Montserrat"/>
          <w:spacing w:val="-1"/>
          <w:sz w:val="24"/>
        </w:rPr>
        <w:t xml:space="preserve">She has to consult with the fleet and Kzeisza. </w:t>
      </w:r>
    </w:p>
    <w:p w:rsidR="0008581E" w:rsidRPr="00B3633A" w:rsidRDefault="0008581E">
      <w:pPr>
        <w:pStyle w:val="0DraftNormal"/>
        <w:rPr>
          <w:rFonts w:ascii="Montserrat" w:hAnsi="Montserrat"/>
          <w:spacing w:val="-1"/>
          <w:sz w:val="24"/>
        </w:rPr>
      </w:pPr>
    </w:p>
    <w:p w:rsidR="0008581E" w:rsidRPr="00B3633A" w:rsidRDefault="0008581E">
      <w:pPr>
        <w:pStyle w:val="0DraftNormal"/>
        <w:rPr>
          <w:rFonts w:ascii="Montserrat" w:hAnsi="Montserrat"/>
          <w:spacing w:val="-1"/>
          <w:sz w:val="24"/>
        </w:rPr>
      </w:pPr>
      <w:r w:rsidRPr="00B3633A">
        <w:rPr>
          <w:rFonts w:ascii="Montserrat" w:hAnsi="Montserrat"/>
          <w:spacing w:val="-1"/>
          <w:sz w:val="24"/>
        </w:rPr>
        <w:t xml:space="preserve">The (AEA/AEGIS) is capable of deep space travel, and FTL movement through folding. </w:t>
      </w:r>
    </w:p>
    <w:p w:rsidR="0008581E" w:rsidRPr="00B3633A" w:rsidRDefault="0008581E">
      <w:pPr>
        <w:pStyle w:val="0DraftNormal"/>
        <w:rPr>
          <w:rFonts w:ascii="Montserrat" w:hAnsi="Montserrat"/>
          <w:spacing w:val="-1"/>
          <w:sz w:val="24"/>
        </w:rPr>
      </w:pPr>
    </w:p>
    <w:p w:rsidR="0008581E" w:rsidRPr="00B3633A" w:rsidRDefault="0008581E">
      <w:pPr>
        <w:pStyle w:val="0DraftNormal"/>
        <w:rPr>
          <w:rFonts w:ascii="Montserrat" w:hAnsi="Montserrat"/>
          <w:spacing w:val="-1"/>
          <w:sz w:val="24"/>
        </w:rPr>
      </w:pPr>
      <w:r w:rsidRPr="00B3633A">
        <w:rPr>
          <w:rFonts w:ascii="Montserrat" w:hAnsi="Montserrat"/>
          <w:spacing w:val="-1"/>
          <w:sz w:val="24"/>
        </w:rPr>
        <w:t>If their link could be used to guide their fold navigation, that is.</w:t>
      </w:r>
    </w:p>
    <w:p w:rsidR="0008581E" w:rsidRPr="00B3633A" w:rsidRDefault="0008581E">
      <w:pPr>
        <w:pStyle w:val="0DraftNormal"/>
        <w:rPr>
          <w:rFonts w:ascii="Montserrat" w:hAnsi="Montserrat"/>
          <w:spacing w:val="-1"/>
          <w:sz w:val="24"/>
        </w:rPr>
      </w:pPr>
    </w:p>
    <w:p w:rsidR="0008581E" w:rsidRPr="00B3633A" w:rsidRDefault="0008581E">
      <w:pPr>
        <w:pStyle w:val="0DraftNormal"/>
        <w:rPr>
          <w:rFonts w:ascii="Montserrat" w:hAnsi="Montserrat"/>
          <w:spacing w:val="-1"/>
          <w:sz w:val="24"/>
        </w:rPr>
      </w:pPr>
      <w:r w:rsidRPr="00B3633A">
        <w:rPr>
          <w:rFonts w:ascii="Montserrat" w:hAnsi="Montserrat"/>
          <w:spacing w:val="-1"/>
          <w:sz w:val="24"/>
        </w:rPr>
        <w:t xml:space="preserve">However, they do discover a few ways to thwart a few of the elements inherent to this alien influence. </w:t>
      </w:r>
    </w:p>
    <w:p w:rsidR="0008581E" w:rsidRPr="00B3633A" w:rsidRDefault="0008581E">
      <w:pPr>
        <w:pStyle w:val="0DraftNormal"/>
        <w:rPr>
          <w:rFonts w:ascii="Montserrat" w:hAnsi="Montserrat"/>
          <w:spacing w:val="-1"/>
          <w:sz w:val="24"/>
        </w:rPr>
      </w:pPr>
    </w:p>
    <w:p w:rsidR="0008581E" w:rsidRPr="00B3633A" w:rsidRDefault="0008581E">
      <w:pPr>
        <w:pStyle w:val="0DraftNormal"/>
        <w:rPr>
          <w:rFonts w:ascii="Montserrat" w:hAnsi="Montserrat"/>
          <w:spacing w:val="-1"/>
          <w:sz w:val="24"/>
        </w:rPr>
      </w:pPr>
      <w:r w:rsidRPr="00B3633A">
        <w:rPr>
          <w:rFonts w:ascii="Montserrat" w:hAnsi="Montserrat"/>
          <w:spacing w:val="-1"/>
          <w:sz w:val="24"/>
        </w:rPr>
        <w:t xml:space="preserve">Basically, these entities represent the full evolution of a wholly alien intelligence and its own Arts. </w:t>
      </w:r>
    </w:p>
    <w:p w:rsidR="0008581E" w:rsidRPr="00B3633A" w:rsidRDefault="0008581E">
      <w:pPr>
        <w:pStyle w:val="0DraftNormal"/>
        <w:rPr>
          <w:rFonts w:ascii="Montserrat" w:hAnsi="Montserrat"/>
          <w:spacing w:val="-1"/>
          <w:sz w:val="24"/>
        </w:rPr>
      </w:pPr>
    </w:p>
    <w:p w:rsidR="0008581E" w:rsidRPr="00B3633A" w:rsidRDefault="0008581E">
      <w:pPr>
        <w:pStyle w:val="0DraftNormal"/>
        <w:rPr>
          <w:rFonts w:ascii="Montserrat" w:hAnsi="Montserrat"/>
          <w:spacing w:val="-1"/>
          <w:sz w:val="24"/>
        </w:rPr>
      </w:pPr>
      <w:r w:rsidRPr="00B3633A">
        <w:rPr>
          <w:rFonts w:ascii="Montserrat" w:hAnsi="Montserrat"/>
          <w:spacing w:val="-1"/>
          <w:sz w:val="24"/>
        </w:rPr>
        <w:t xml:space="preserve">So far, this is the first truelly alien influence which has been seen to manifest. </w:t>
      </w:r>
    </w:p>
    <w:p w:rsidR="0008581E" w:rsidRPr="00B3633A" w:rsidRDefault="0008581E">
      <w:pPr>
        <w:pStyle w:val="0DraftNormal"/>
        <w:rPr>
          <w:rFonts w:ascii="Montserrat" w:hAnsi="Montserrat"/>
          <w:spacing w:val="-1"/>
          <w:sz w:val="24"/>
        </w:rPr>
      </w:pPr>
    </w:p>
    <w:p w:rsidR="0008581E" w:rsidRPr="00B3633A" w:rsidRDefault="0008581E">
      <w:pPr>
        <w:pStyle w:val="0DraftNormal"/>
        <w:rPr>
          <w:rFonts w:ascii="Montserrat" w:hAnsi="Montserrat"/>
          <w:spacing w:val="-1"/>
          <w:sz w:val="24"/>
        </w:rPr>
      </w:pPr>
      <w:r w:rsidRPr="00B3633A">
        <w:rPr>
          <w:rFonts w:ascii="Montserrat" w:hAnsi="Montserrat"/>
          <w:spacing w:val="-1"/>
          <w:sz w:val="24"/>
        </w:rPr>
        <w:t xml:space="preserve">The catch being that whatever it is, it is demonically hyper intelligent, capable of comprehending a vast portion of the common language, psychology and thought of the anthropomorphic majority expressed on (caoi yn), and relating with it. </w:t>
      </w:r>
    </w:p>
    <w:p w:rsidR="0008581E" w:rsidRPr="00B3633A" w:rsidRDefault="0008581E">
      <w:pPr>
        <w:pStyle w:val="0DraftNormal"/>
        <w:rPr>
          <w:rFonts w:ascii="Montserrat" w:hAnsi="Montserrat"/>
          <w:spacing w:val="-1"/>
          <w:sz w:val="24"/>
        </w:rPr>
      </w:pPr>
    </w:p>
    <w:p w:rsidR="0008581E" w:rsidRPr="00B3633A" w:rsidRDefault="0008581E">
      <w:pPr>
        <w:pStyle w:val="0DraftNormal"/>
        <w:rPr>
          <w:rFonts w:ascii="Montserrat" w:hAnsi="Montserrat"/>
          <w:spacing w:val="-1"/>
          <w:sz w:val="24"/>
        </w:rPr>
      </w:pPr>
      <w:r w:rsidRPr="00B3633A">
        <w:rPr>
          <w:rFonts w:ascii="Montserrat" w:hAnsi="Montserrat"/>
          <w:spacing w:val="-1"/>
          <w:sz w:val="24"/>
        </w:rPr>
        <w:t xml:space="preserve">The difference, minor though it is, in her own and Kzeisza's reaction to this unknown, and the marginal solutions she has managed to come up with, becomes a point of division which inevitably sparks to life all of the doubts which have been seeded in her. </w:t>
      </w:r>
    </w:p>
    <w:p w:rsidR="0008581E" w:rsidRPr="00B3633A" w:rsidRDefault="0008581E">
      <w:pPr>
        <w:pStyle w:val="0DraftNormal"/>
        <w:rPr>
          <w:rFonts w:ascii="Montserrat" w:hAnsi="Montserrat"/>
          <w:spacing w:val="-1"/>
          <w:sz w:val="24"/>
        </w:rPr>
      </w:pPr>
    </w:p>
    <w:p w:rsidR="0008581E" w:rsidRPr="00B3633A" w:rsidRDefault="0008581E">
      <w:pPr>
        <w:pStyle w:val="0DraftNormal"/>
        <w:rPr>
          <w:rFonts w:ascii="Montserrat" w:hAnsi="Montserrat"/>
          <w:spacing w:val="-1"/>
          <w:sz w:val="24"/>
        </w:rPr>
      </w:pPr>
      <w:r w:rsidRPr="00B3633A">
        <w:rPr>
          <w:rFonts w:ascii="Montserrat" w:hAnsi="Montserrat"/>
          <w:spacing w:val="-1"/>
          <w:sz w:val="24"/>
        </w:rPr>
        <w:t xml:space="preserve">The first drops of bad blood are spilled. </w:t>
      </w:r>
    </w:p>
    <w:p w:rsidR="0008581E" w:rsidRPr="00B3633A" w:rsidRDefault="0008581E">
      <w:pPr>
        <w:pStyle w:val="0DraftNormal"/>
        <w:rPr>
          <w:rFonts w:ascii="Montserrat" w:hAnsi="Montserrat"/>
          <w:spacing w:val="-1"/>
          <w:sz w:val="24"/>
        </w:rPr>
      </w:pPr>
    </w:p>
    <w:p w:rsidR="0008581E" w:rsidRPr="00B3633A" w:rsidRDefault="0008581E">
      <w:pPr>
        <w:pStyle w:val="0DraftNormal"/>
        <w:rPr>
          <w:rFonts w:ascii="Montserrat" w:hAnsi="Montserrat"/>
          <w:spacing w:val="-1"/>
          <w:sz w:val="24"/>
        </w:rPr>
      </w:pPr>
      <w:r w:rsidRPr="00B3633A">
        <w:rPr>
          <w:rFonts w:ascii="Montserrat" w:hAnsi="Montserrat"/>
          <w:spacing w:val="-1"/>
          <w:sz w:val="24"/>
        </w:rPr>
        <w:t xml:space="preserve">To make matters worse, the enemy moves to disrupt the entire frame work of her organization. </w:t>
      </w:r>
    </w:p>
    <w:p w:rsidR="0008581E" w:rsidRPr="00B3633A" w:rsidRDefault="0008581E">
      <w:pPr>
        <w:pStyle w:val="0DraftNormal"/>
        <w:rPr>
          <w:rFonts w:ascii="Montserrat" w:hAnsi="Montserrat"/>
          <w:spacing w:val="-1"/>
          <w:sz w:val="24"/>
        </w:rPr>
      </w:pPr>
    </w:p>
    <w:p w:rsidR="0008581E" w:rsidRPr="00B3633A" w:rsidRDefault="0008581E">
      <w:pPr>
        <w:pStyle w:val="0DraftNormal"/>
        <w:rPr>
          <w:rFonts w:ascii="Montserrat" w:hAnsi="Montserrat"/>
          <w:spacing w:val="-1"/>
          <w:sz w:val="24"/>
        </w:rPr>
      </w:pPr>
      <w:r w:rsidRPr="00B3633A">
        <w:rPr>
          <w:rFonts w:ascii="Montserrat" w:hAnsi="Montserrat"/>
          <w:spacing w:val="-1"/>
          <w:sz w:val="24"/>
        </w:rPr>
        <w:t>Sabotage attempts have begun to plague her staff and the department's works.</w:t>
      </w:r>
    </w:p>
    <w:p w:rsidR="0008581E" w:rsidRPr="00B3633A" w:rsidRDefault="0008581E">
      <w:pPr>
        <w:pStyle w:val="0DraftNormal"/>
        <w:rPr>
          <w:rFonts w:ascii="Montserrat" w:hAnsi="Montserrat"/>
          <w:spacing w:val="-1"/>
          <w:sz w:val="24"/>
        </w:rPr>
      </w:pPr>
    </w:p>
    <w:p w:rsidR="0008581E" w:rsidRPr="00B3633A" w:rsidRDefault="0008581E">
      <w:pPr>
        <w:pStyle w:val="0DraftNormal"/>
        <w:rPr>
          <w:rFonts w:ascii="Montserrat" w:hAnsi="Montserrat"/>
          <w:spacing w:val="-1"/>
          <w:sz w:val="24"/>
        </w:rPr>
      </w:pPr>
      <w:r w:rsidRPr="00B3633A">
        <w:rPr>
          <w:rFonts w:ascii="Montserrat" w:hAnsi="Montserrat"/>
          <w:spacing w:val="-1"/>
          <w:sz w:val="24"/>
        </w:rPr>
        <w:t>18</w:t>
      </w:r>
    </w:p>
    <w:p w:rsidR="0008581E" w:rsidRPr="00B3633A" w:rsidRDefault="0008581E">
      <w:pPr>
        <w:pStyle w:val="0DraftNormal"/>
        <w:rPr>
          <w:rFonts w:ascii="Montserrat" w:hAnsi="Montserrat"/>
          <w:spacing w:val="-1"/>
          <w:sz w:val="24"/>
        </w:rPr>
      </w:pPr>
    </w:p>
    <w:p w:rsidR="0008581E" w:rsidRPr="00B3633A" w:rsidRDefault="0008581E">
      <w:pPr>
        <w:pStyle w:val="0DraftNormal"/>
        <w:rPr>
          <w:rFonts w:ascii="Montserrat" w:hAnsi="Montserrat"/>
          <w:spacing w:val="-1"/>
          <w:sz w:val="24"/>
        </w:rPr>
      </w:pPr>
      <w:r w:rsidRPr="00B3633A">
        <w:rPr>
          <w:rFonts w:ascii="Montserrat" w:hAnsi="Montserrat"/>
          <w:spacing w:val="-1"/>
          <w:sz w:val="24"/>
        </w:rPr>
        <w:t xml:space="preserve">Av is forced to comment that the more she tries to make sense out of the (athenic paradox) and the (caoi yn) Phenominon, the more she seems to be taking herself apart. </w:t>
      </w:r>
    </w:p>
    <w:p w:rsidR="0008581E" w:rsidRPr="00B3633A" w:rsidRDefault="0008581E">
      <w:pPr>
        <w:pStyle w:val="0DraftNormal"/>
        <w:rPr>
          <w:rFonts w:ascii="Montserrat" w:hAnsi="Montserrat"/>
          <w:spacing w:val="-1"/>
          <w:sz w:val="24"/>
        </w:rPr>
      </w:pPr>
    </w:p>
    <w:p w:rsidR="0008581E" w:rsidRPr="00B3633A" w:rsidRDefault="0008581E">
      <w:pPr>
        <w:pStyle w:val="0DraftNormal"/>
        <w:rPr>
          <w:rFonts w:ascii="Montserrat" w:hAnsi="Montserrat"/>
          <w:spacing w:val="-1"/>
          <w:sz w:val="24"/>
        </w:rPr>
      </w:pPr>
      <w:r w:rsidRPr="00B3633A">
        <w:rPr>
          <w:rFonts w:ascii="Montserrat" w:hAnsi="Montserrat"/>
          <w:spacing w:val="-1"/>
          <w:sz w:val="24"/>
        </w:rPr>
        <w:t xml:space="preserve">The bad blood. </w:t>
      </w:r>
    </w:p>
    <w:p w:rsidR="0008581E" w:rsidRPr="00B3633A" w:rsidRDefault="0008581E">
      <w:pPr>
        <w:pStyle w:val="0DraftNormal"/>
        <w:rPr>
          <w:rFonts w:ascii="Montserrat" w:hAnsi="Montserrat"/>
          <w:spacing w:val="-1"/>
          <w:sz w:val="24"/>
        </w:rPr>
      </w:pPr>
    </w:p>
    <w:p w:rsidR="0008581E" w:rsidRPr="00B3633A" w:rsidRDefault="0008581E">
      <w:pPr>
        <w:pStyle w:val="0DraftNormal"/>
        <w:rPr>
          <w:rFonts w:ascii="Montserrat" w:hAnsi="Montserrat"/>
          <w:spacing w:val="-1"/>
          <w:sz w:val="24"/>
        </w:rPr>
      </w:pPr>
      <w:r w:rsidRPr="00B3633A">
        <w:rPr>
          <w:rFonts w:ascii="Montserrat" w:hAnsi="Montserrat"/>
          <w:spacing w:val="-1"/>
          <w:sz w:val="24"/>
        </w:rPr>
        <w:t xml:space="preserve">Kzeisza is the dragon. </w:t>
      </w:r>
    </w:p>
    <w:p w:rsidR="0008581E" w:rsidRPr="00B3633A" w:rsidRDefault="0008581E">
      <w:pPr>
        <w:pStyle w:val="0DraftNormal"/>
        <w:rPr>
          <w:rFonts w:ascii="Montserrat" w:hAnsi="Montserrat"/>
          <w:spacing w:val="-1"/>
          <w:sz w:val="24"/>
        </w:rPr>
      </w:pPr>
    </w:p>
    <w:p w:rsidR="0008581E" w:rsidRPr="00B3633A" w:rsidRDefault="0008581E">
      <w:pPr>
        <w:pStyle w:val="0DraftNormal"/>
        <w:rPr>
          <w:rFonts w:ascii="Montserrat" w:hAnsi="Montserrat"/>
          <w:spacing w:val="-1"/>
          <w:sz w:val="24"/>
        </w:rPr>
      </w:pPr>
      <w:r w:rsidRPr="00B3633A">
        <w:rPr>
          <w:rFonts w:ascii="Montserrat" w:hAnsi="Montserrat"/>
          <w:spacing w:val="-1"/>
          <w:sz w:val="24"/>
        </w:rPr>
        <w:t xml:space="preserve">He intuitively takes things into his own hands and brooks no dissent, nor offers any explaination. </w:t>
      </w:r>
    </w:p>
    <w:p w:rsidR="0008581E" w:rsidRPr="00B3633A" w:rsidRDefault="0008581E">
      <w:pPr>
        <w:pStyle w:val="0DraftNormal"/>
        <w:rPr>
          <w:rFonts w:ascii="Montserrat" w:hAnsi="Montserrat"/>
          <w:spacing w:val="-1"/>
          <w:sz w:val="24"/>
        </w:rPr>
      </w:pPr>
    </w:p>
    <w:p w:rsidR="0008581E" w:rsidRPr="00B3633A" w:rsidRDefault="0008581E">
      <w:pPr>
        <w:pStyle w:val="0DraftNormal"/>
        <w:rPr>
          <w:rFonts w:ascii="Montserrat" w:hAnsi="Montserrat"/>
          <w:spacing w:val="-1"/>
          <w:sz w:val="24"/>
        </w:rPr>
      </w:pPr>
      <w:r w:rsidRPr="00B3633A">
        <w:rPr>
          <w:rFonts w:ascii="Montserrat" w:hAnsi="Montserrat"/>
          <w:spacing w:val="-1"/>
          <w:sz w:val="24"/>
        </w:rPr>
        <w:t xml:space="preserve">This is something Av has not had to confront for the most part, but when he steps in and says what is what, she snaps. </w:t>
      </w:r>
    </w:p>
    <w:p w:rsidR="0008581E" w:rsidRPr="00B3633A" w:rsidRDefault="0008581E">
      <w:pPr>
        <w:pStyle w:val="0DraftNormal"/>
        <w:rPr>
          <w:rFonts w:ascii="Montserrat" w:hAnsi="Montserrat"/>
          <w:spacing w:val="-1"/>
          <w:sz w:val="24"/>
        </w:rPr>
      </w:pPr>
    </w:p>
    <w:p w:rsidR="0008581E" w:rsidRPr="00B3633A" w:rsidRDefault="0008581E">
      <w:pPr>
        <w:pStyle w:val="0DraftNormal"/>
        <w:rPr>
          <w:rFonts w:ascii="Montserrat" w:hAnsi="Montserrat"/>
          <w:spacing w:val="-1"/>
          <w:sz w:val="24"/>
        </w:rPr>
      </w:pPr>
      <w:r w:rsidRPr="00B3633A">
        <w:rPr>
          <w:rFonts w:ascii="Montserrat" w:hAnsi="Montserrat"/>
          <w:spacing w:val="-1"/>
          <w:sz w:val="24"/>
        </w:rPr>
        <w:t xml:space="preserve">What is what being a set of assignments given to her team members, and the dissolution of his agreement to submit to the research group's studies. </w:t>
      </w:r>
    </w:p>
    <w:p w:rsidR="0008581E" w:rsidRPr="00B3633A" w:rsidRDefault="0008581E">
      <w:pPr>
        <w:pStyle w:val="0DraftNormal"/>
        <w:rPr>
          <w:rFonts w:ascii="Montserrat" w:hAnsi="Montserrat"/>
          <w:spacing w:val="-1"/>
          <w:sz w:val="24"/>
        </w:rPr>
      </w:pPr>
    </w:p>
    <w:p w:rsidR="0008581E" w:rsidRPr="00B3633A" w:rsidRDefault="0008581E">
      <w:pPr>
        <w:pStyle w:val="0DraftNormal"/>
        <w:rPr>
          <w:rFonts w:ascii="Montserrat" w:hAnsi="Montserrat"/>
          <w:spacing w:val="-1"/>
          <w:sz w:val="24"/>
        </w:rPr>
      </w:pPr>
      <w:r w:rsidRPr="00B3633A">
        <w:rPr>
          <w:rFonts w:ascii="Montserrat" w:hAnsi="Montserrat"/>
          <w:spacing w:val="-1"/>
          <w:sz w:val="24"/>
        </w:rPr>
        <w:t xml:space="preserve">Annoyed at the increasing disruptions of the project, he orders Rook underground to weed out the saboteurs. </w:t>
      </w:r>
    </w:p>
    <w:p w:rsidR="0008581E" w:rsidRPr="00B3633A" w:rsidRDefault="0008581E">
      <w:pPr>
        <w:pStyle w:val="0DraftNormal"/>
        <w:rPr>
          <w:rFonts w:ascii="Montserrat" w:hAnsi="Montserrat"/>
          <w:spacing w:val="-1"/>
          <w:sz w:val="24"/>
        </w:rPr>
      </w:pPr>
    </w:p>
    <w:p w:rsidR="0008581E" w:rsidRPr="00B3633A" w:rsidRDefault="0008581E">
      <w:pPr>
        <w:pStyle w:val="0DraftNormal"/>
        <w:rPr>
          <w:rFonts w:ascii="Montserrat" w:hAnsi="Montserrat"/>
          <w:spacing w:val="-1"/>
          <w:sz w:val="24"/>
        </w:rPr>
      </w:pPr>
      <w:r w:rsidRPr="00B3633A">
        <w:rPr>
          <w:rFonts w:ascii="Montserrat" w:hAnsi="Montserrat"/>
          <w:spacing w:val="-1"/>
          <w:sz w:val="24"/>
        </w:rPr>
        <w:t xml:space="preserve">The method required is not hard to guess. </w:t>
      </w:r>
    </w:p>
    <w:p w:rsidR="0008581E" w:rsidRPr="00B3633A" w:rsidRDefault="0008581E">
      <w:pPr>
        <w:pStyle w:val="0DraftNormal"/>
        <w:rPr>
          <w:rFonts w:ascii="Montserrat" w:hAnsi="Montserrat"/>
          <w:spacing w:val="-1"/>
          <w:sz w:val="24"/>
        </w:rPr>
      </w:pPr>
    </w:p>
    <w:p w:rsidR="0008581E" w:rsidRPr="00B3633A" w:rsidRDefault="0008581E">
      <w:pPr>
        <w:pStyle w:val="0DraftNormal"/>
        <w:rPr>
          <w:rFonts w:ascii="Montserrat" w:hAnsi="Montserrat"/>
          <w:spacing w:val="-1"/>
          <w:sz w:val="24"/>
        </w:rPr>
      </w:pPr>
      <w:r w:rsidRPr="00B3633A">
        <w:rPr>
          <w:rFonts w:ascii="Montserrat" w:hAnsi="Montserrat"/>
          <w:spacing w:val="-1"/>
          <w:sz w:val="24"/>
        </w:rPr>
        <w:t xml:space="preserve">Asia is isolated, much as Asia was much earlier, and given the role of messenger to various factions, and the job of trouble shooting within treated faction interests. </w:t>
      </w:r>
    </w:p>
    <w:p w:rsidR="0008581E" w:rsidRPr="00B3633A" w:rsidRDefault="0008581E">
      <w:pPr>
        <w:pStyle w:val="0DraftNormal"/>
        <w:rPr>
          <w:rFonts w:ascii="Montserrat" w:hAnsi="Montserrat"/>
          <w:spacing w:val="-1"/>
          <w:sz w:val="24"/>
        </w:rPr>
      </w:pPr>
    </w:p>
    <w:p w:rsidR="0008581E" w:rsidRPr="00B3633A" w:rsidRDefault="0008581E">
      <w:pPr>
        <w:pStyle w:val="0DraftNormal"/>
        <w:rPr>
          <w:rFonts w:ascii="Montserrat" w:hAnsi="Montserrat"/>
          <w:spacing w:val="-1"/>
          <w:sz w:val="24"/>
        </w:rPr>
      </w:pPr>
      <w:r w:rsidRPr="00B3633A">
        <w:rPr>
          <w:rFonts w:ascii="Montserrat" w:hAnsi="Montserrat"/>
          <w:spacing w:val="-1"/>
          <w:sz w:val="24"/>
        </w:rPr>
        <w:t xml:space="preserve">Av is pulled off of the deep space expidetion and Asia is given the order instead. </w:t>
      </w:r>
    </w:p>
    <w:p w:rsidR="0008581E" w:rsidRPr="00B3633A" w:rsidRDefault="0008581E">
      <w:pPr>
        <w:pStyle w:val="0DraftNormal"/>
        <w:rPr>
          <w:rFonts w:ascii="Montserrat" w:hAnsi="Montserrat"/>
          <w:spacing w:val="-1"/>
          <w:sz w:val="24"/>
        </w:rPr>
      </w:pPr>
    </w:p>
    <w:p w:rsidR="0008581E" w:rsidRPr="00B3633A" w:rsidRDefault="0008581E">
      <w:pPr>
        <w:pStyle w:val="0DraftNormal"/>
        <w:rPr>
          <w:rFonts w:ascii="Montserrat" w:hAnsi="Montserrat"/>
          <w:spacing w:val="-1"/>
          <w:sz w:val="24"/>
        </w:rPr>
      </w:pPr>
      <w:r w:rsidRPr="00B3633A">
        <w:rPr>
          <w:rFonts w:ascii="Montserrat" w:hAnsi="Montserrat"/>
          <w:spacing w:val="-1"/>
          <w:sz w:val="24"/>
        </w:rPr>
        <w:t>The explosion being that this is a final decision, and he will not deign to explain it to her.</w:t>
      </w:r>
    </w:p>
    <w:p w:rsidR="0008581E" w:rsidRPr="00B3633A" w:rsidRDefault="0008581E">
      <w:pPr>
        <w:pStyle w:val="0DraftNormal"/>
        <w:rPr>
          <w:rFonts w:ascii="Montserrat" w:hAnsi="Montserrat"/>
          <w:spacing w:val="-1"/>
          <w:sz w:val="24"/>
        </w:rPr>
      </w:pPr>
    </w:p>
    <w:p w:rsidR="0008581E" w:rsidRPr="00B3633A" w:rsidRDefault="0008581E">
      <w:pPr>
        <w:pStyle w:val="0DraftNormal"/>
        <w:rPr>
          <w:rFonts w:ascii="Montserrat" w:hAnsi="Montserrat"/>
          <w:spacing w:val="-1"/>
          <w:sz w:val="24"/>
        </w:rPr>
      </w:pPr>
      <w:r w:rsidRPr="00B3633A">
        <w:rPr>
          <w:rFonts w:ascii="Montserrat" w:hAnsi="Montserrat"/>
          <w:spacing w:val="-1"/>
          <w:sz w:val="24"/>
        </w:rPr>
        <w:t>19</w:t>
      </w:r>
    </w:p>
    <w:p w:rsidR="0008581E" w:rsidRPr="00B3633A" w:rsidRDefault="0008581E">
      <w:pPr>
        <w:pStyle w:val="0DraftNormal"/>
        <w:rPr>
          <w:rFonts w:ascii="Montserrat" w:hAnsi="Montserrat"/>
          <w:spacing w:val="-1"/>
          <w:sz w:val="24"/>
        </w:rPr>
      </w:pPr>
    </w:p>
    <w:p w:rsidR="0008581E" w:rsidRPr="00B3633A" w:rsidRDefault="0008581E">
      <w:pPr>
        <w:pStyle w:val="0DraftNormal"/>
        <w:rPr>
          <w:rFonts w:ascii="Montserrat" w:hAnsi="Montserrat"/>
          <w:spacing w:val="-1"/>
          <w:sz w:val="24"/>
        </w:rPr>
      </w:pPr>
      <w:r w:rsidRPr="00B3633A">
        <w:rPr>
          <w:rFonts w:ascii="Montserrat" w:hAnsi="Montserrat"/>
          <w:spacing w:val="-1"/>
          <w:sz w:val="24"/>
        </w:rPr>
        <w:t xml:space="preserve">Asia will be given the charge of pursuing Av's solution, as she has the best resource for the task. </w:t>
      </w:r>
    </w:p>
    <w:p w:rsidR="0008581E" w:rsidRPr="00B3633A" w:rsidRDefault="0008581E">
      <w:pPr>
        <w:pStyle w:val="0DraftNormal"/>
        <w:rPr>
          <w:rFonts w:ascii="Montserrat" w:hAnsi="Montserrat"/>
          <w:spacing w:val="-1"/>
          <w:sz w:val="24"/>
        </w:rPr>
      </w:pPr>
    </w:p>
    <w:p w:rsidR="0008581E" w:rsidRPr="00B3633A" w:rsidRDefault="0008581E">
      <w:pPr>
        <w:pStyle w:val="0DraftNormal"/>
        <w:rPr>
          <w:rFonts w:ascii="Montserrat" w:hAnsi="Montserrat"/>
          <w:spacing w:val="-1"/>
          <w:sz w:val="24"/>
        </w:rPr>
      </w:pPr>
      <w:r w:rsidRPr="00B3633A">
        <w:rPr>
          <w:rFonts w:ascii="Montserrat" w:hAnsi="Montserrat"/>
          <w:spacing w:val="-1"/>
          <w:sz w:val="24"/>
        </w:rPr>
        <w:t xml:space="preserve">Av, on the other hand, is not to be allowed to neglect her role as the primary negotiator. </w:t>
      </w:r>
    </w:p>
    <w:p w:rsidR="0008581E" w:rsidRPr="00B3633A" w:rsidRDefault="0008581E">
      <w:pPr>
        <w:pStyle w:val="0DraftNormal"/>
        <w:rPr>
          <w:rFonts w:ascii="Montserrat" w:hAnsi="Montserrat"/>
          <w:spacing w:val="-1"/>
          <w:sz w:val="24"/>
        </w:rPr>
      </w:pPr>
    </w:p>
    <w:p w:rsidR="0008581E" w:rsidRPr="00B3633A" w:rsidRDefault="0008581E">
      <w:pPr>
        <w:pStyle w:val="0DraftNormal"/>
        <w:rPr>
          <w:rFonts w:ascii="Montserrat" w:hAnsi="Montserrat"/>
          <w:spacing w:val="-1"/>
          <w:sz w:val="24"/>
        </w:rPr>
      </w:pPr>
      <w:r w:rsidRPr="00B3633A">
        <w:rPr>
          <w:rFonts w:ascii="Montserrat" w:hAnsi="Montserrat"/>
          <w:spacing w:val="-1"/>
          <w:sz w:val="24"/>
        </w:rPr>
        <w:t xml:space="preserve">Still shocked by her hot retort at Kzeisza, she meekly and gratefully resumes her mission, once more unable to take her closest friends in her team with her, thanks to Kzeisza's dabbling. </w:t>
      </w:r>
    </w:p>
    <w:p w:rsidR="0008581E" w:rsidRPr="00B3633A" w:rsidRDefault="0008581E">
      <w:pPr>
        <w:pStyle w:val="0DraftNormal"/>
        <w:rPr>
          <w:rFonts w:ascii="Montserrat" w:hAnsi="Montserrat"/>
          <w:spacing w:val="-1"/>
          <w:sz w:val="24"/>
        </w:rPr>
      </w:pPr>
    </w:p>
    <w:p w:rsidR="0008581E" w:rsidRPr="00B3633A" w:rsidRDefault="0008581E">
      <w:pPr>
        <w:pStyle w:val="0DraftNormal"/>
        <w:rPr>
          <w:rFonts w:ascii="Montserrat" w:hAnsi="Montserrat"/>
          <w:spacing w:val="-1"/>
          <w:sz w:val="24"/>
        </w:rPr>
      </w:pPr>
      <w:r w:rsidRPr="00B3633A">
        <w:rPr>
          <w:rFonts w:ascii="Montserrat" w:hAnsi="Montserrat"/>
          <w:spacing w:val="-1"/>
          <w:sz w:val="24"/>
        </w:rPr>
        <w:t xml:space="preserve">She actively wonders what all of his attentions will come to. </w:t>
      </w:r>
    </w:p>
    <w:p w:rsidR="0008581E" w:rsidRPr="00B3633A" w:rsidRDefault="0008581E">
      <w:pPr>
        <w:pStyle w:val="0DraftNormal"/>
        <w:rPr>
          <w:rFonts w:ascii="Montserrat" w:hAnsi="Montserrat"/>
          <w:spacing w:val="-1"/>
          <w:sz w:val="24"/>
        </w:rPr>
      </w:pPr>
    </w:p>
    <w:p w:rsidR="0008581E" w:rsidRPr="00B3633A" w:rsidRDefault="0008581E">
      <w:pPr>
        <w:pStyle w:val="0DraftNormal"/>
        <w:rPr>
          <w:rFonts w:ascii="Montserrat" w:hAnsi="Montserrat"/>
          <w:spacing w:val="-1"/>
          <w:sz w:val="24"/>
        </w:rPr>
      </w:pPr>
      <w:r w:rsidRPr="00B3633A">
        <w:rPr>
          <w:rFonts w:ascii="Montserrat" w:hAnsi="Montserrat"/>
          <w:spacing w:val="-1"/>
          <w:sz w:val="24"/>
        </w:rPr>
        <w:t xml:space="preserve">She weighs what they experience together against what it does to them. </w:t>
      </w:r>
    </w:p>
    <w:p w:rsidR="0008581E" w:rsidRPr="00B3633A" w:rsidRDefault="0008581E">
      <w:pPr>
        <w:pStyle w:val="0DraftNormal"/>
        <w:rPr>
          <w:rFonts w:ascii="Montserrat" w:hAnsi="Montserrat"/>
          <w:spacing w:val="-1"/>
          <w:sz w:val="24"/>
        </w:rPr>
      </w:pPr>
    </w:p>
    <w:p w:rsidR="0008581E" w:rsidRPr="00B3633A" w:rsidRDefault="0008581E">
      <w:pPr>
        <w:pStyle w:val="0DraftNormal"/>
        <w:rPr>
          <w:rFonts w:ascii="Montserrat" w:hAnsi="Montserrat"/>
          <w:spacing w:val="-1"/>
          <w:sz w:val="24"/>
        </w:rPr>
      </w:pPr>
      <w:r w:rsidRPr="00B3633A">
        <w:rPr>
          <w:rFonts w:ascii="Montserrat" w:hAnsi="Montserrat"/>
          <w:spacing w:val="-1"/>
          <w:sz w:val="24"/>
        </w:rPr>
        <w:t xml:space="preserve">She realizes that it has mostly confused her. </w:t>
      </w:r>
    </w:p>
    <w:p w:rsidR="0008581E" w:rsidRPr="00B3633A" w:rsidRDefault="0008581E">
      <w:pPr>
        <w:pStyle w:val="0DraftNormal"/>
        <w:rPr>
          <w:rFonts w:ascii="Montserrat" w:hAnsi="Montserrat"/>
          <w:spacing w:val="-1"/>
          <w:sz w:val="24"/>
        </w:rPr>
      </w:pPr>
    </w:p>
    <w:p w:rsidR="0008581E" w:rsidRPr="00B3633A" w:rsidRDefault="0008581E">
      <w:pPr>
        <w:pStyle w:val="0DraftNormal"/>
        <w:rPr>
          <w:rFonts w:ascii="Montserrat" w:hAnsi="Montserrat"/>
          <w:spacing w:val="-1"/>
          <w:sz w:val="24"/>
        </w:rPr>
      </w:pPr>
      <w:r w:rsidRPr="00B3633A">
        <w:rPr>
          <w:rFonts w:ascii="Montserrat" w:hAnsi="Montserrat"/>
          <w:spacing w:val="-1"/>
          <w:sz w:val="24"/>
        </w:rPr>
        <w:t xml:space="preserve">She can only accept what they share for what it is. </w:t>
      </w:r>
    </w:p>
    <w:p w:rsidR="0008581E" w:rsidRPr="00B3633A" w:rsidRDefault="0008581E">
      <w:pPr>
        <w:pStyle w:val="0DraftNormal"/>
        <w:rPr>
          <w:rFonts w:ascii="Montserrat" w:hAnsi="Montserrat"/>
          <w:spacing w:val="-1"/>
          <w:sz w:val="24"/>
        </w:rPr>
      </w:pPr>
    </w:p>
    <w:p w:rsidR="0008581E" w:rsidRPr="00B3633A" w:rsidRDefault="0008581E">
      <w:pPr>
        <w:pStyle w:val="0DraftNormal"/>
        <w:rPr>
          <w:rFonts w:ascii="Montserrat" w:hAnsi="Montserrat"/>
          <w:spacing w:val="-1"/>
          <w:sz w:val="24"/>
        </w:rPr>
      </w:pPr>
      <w:r w:rsidRPr="00B3633A">
        <w:rPr>
          <w:rFonts w:ascii="Montserrat" w:hAnsi="Montserrat"/>
          <w:spacing w:val="-1"/>
          <w:sz w:val="24"/>
        </w:rPr>
        <w:t xml:space="preserve">Explanations and expectations only feed her confusion. </w:t>
      </w:r>
    </w:p>
    <w:p w:rsidR="0008581E" w:rsidRPr="00B3633A" w:rsidRDefault="0008581E">
      <w:pPr>
        <w:pStyle w:val="0DraftNormal"/>
        <w:rPr>
          <w:rFonts w:ascii="Montserrat" w:hAnsi="Montserrat"/>
          <w:spacing w:val="-1"/>
          <w:sz w:val="24"/>
        </w:rPr>
      </w:pPr>
    </w:p>
    <w:p w:rsidR="0008581E" w:rsidRPr="00B3633A" w:rsidRDefault="0008581E">
      <w:pPr>
        <w:pStyle w:val="0DraftNormal"/>
        <w:rPr>
          <w:rFonts w:ascii="Montserrat" w:hAnsi="Montserrat"/>
          <w:spacing w:val="-1"/>
          <w:sz w:val="24"/>
        </w:rPr>
      </w:pPr>
      <w:r w:rsidRPr="00B3633A">
        <w:rPr>
          <w:rFonts w:ascii="Montserrat" w:hAnsi="Montserrat"/>
          <w:spacing w:val="-1"/>
          <w:sz w:val="24"/>
        </w:rPr>
        <w:t xml:space="preserve">What she believes she has shared with Kzeisza has been sensual not sexual. </w:t>
      </w:r>
    </w:p>
    <w:p w:rsidR="0008581E" w:rsidRPr="00B3633A" w:rsidRDefault="0008581E">
      <w:pPr>
        <w:pStyle w:val="0DraftNormal"/>
        <w:rPr>
          <w:rFonts w:ascii="Montserrat" w:hAnsi="Montserrat"/>
          <w:spacing w:val="-1"/>
          <w:sz w:val="24"/>
        </w:rPr>
      </w:pPr>
    </w:p>
    <w:p w:rsidR="0008581E" w:rsidRPr="00B3633A" w:rsidRDefault="0008581E">
      <w:pPr>
        <w:pStyle w:val="0DraftNormal"/>
        <w:rPr>
          <w:rFonts w:ascii="Montserrat" w:hAnsi="Montserrat"/>
          <w:spacing w:val="-1"/>
          <w:sz w:val="24"/>
        </w:rPr>
      </w:pPr>
      <w:r w:rsidRPr="00B3633A">
        <w:rPr>
          <w:rFonts w:ascii="Montserrat" w:hAnsi="Montserrat"/>
          <w:spacing w:val="-1"/>
          <w:sz w:val="24"/>
        </w:rPr>
        <w:t xml:space="preserve">She understands how the game of sex can seem so damning—remembering how it has constricted her between Rook, Kevin, Dirk and Asia. </w:t>
      </w:r>
    </w:p>
    <w:p w:rsidR="0008581E" w:rsidRPr="00B3633A" w:rsidRDefault="0008581E">
      <w:pPr>
        <w:pStyle w:val="0DraftNormal"/>
        <w:rPr>
          <w:rFonts w:ascii="Montserrat" w:hAnsi="Montserrat"/>
          <w:spacing w:val="-1"/>
          <w:sz w:val="24"/>
        </w:rPr>
      </w:pPr>
    </w:p>
    <w:p w:rsidR="0008581E" w:rsidRPr="00B3633A" w:rsidRDefault="0008581E">
      <w:pPr>
        <w:pStyle w:val="0DraftNormal"/>
        <w:rPr>
          <w:rFonts w:ascii="Montserrat" w:hAnsi="Montserrat"/>
          <w:spacing w:val="-1"/>
          <w:sz w:val="24"/>
        </w:rPr>
      </w:pPr>
      <w:r w:rsidRPr="00B3633A">
        <w:rPr>
          <w:rFonts w:ascii="Montserrat" w:hAnsi="Montserrat"/>
          <w:spacing w:val="-1"/>
          <w:sz w:val="24"/>
        </w:rPr>
        <w:t xml:space="preserve">For her, her sexuality is merely a release for her sensuality. </w:t>
      </w:r>
    </w:p>
    <w:p w:rsidR="0008581E" w:rsidRPr="00B3633A" w:rsidRDefault="0008581E">
      <w:pPr>
        <w:pStyle w:val="0DraftNormal"/>
        <w:rPr>
          <w:rFonts w:ascii="Montserrat" w:hAnsi="Montserrat"/>
          <w:spacing w:val="-1"/>
          <w:sz w:val="24"/>
        </w:rPr>
      </w:pPr>
    </w:p>
    <w:p w:rsidR="0008581E" w:rsidRPr="00B3633A" w:rsidRDefault="0008581E">
      <w:pPr>
        <w:pStyle w:val="0DraftNormal"/>
        <w:rPr>
          <w:rFonts w:ascii="Montserrat" w:hAnsi="Montserrat"/>
          <w:spacing w:val="-1"/>
          <w:sz w:val="24"/>
        </w:rPr>
      </w:pPr>
      <w:r w:rsidRPr="00B3633A">
        <w:rPr>
          <w:rFonts w:ascii="Montserrat" w:hAnsi="Montserrat"/>
          <w:spacing w:val="-1"/>
          <w:sz w:val="24"/>
        </w:rPr>
        <w:t xml:space="preserve">For her, the reproductive element of sex is dead—without the possability of a mate. </w:t>
      </w:r>
    </w:p>
    <w:p w:rsidR="0008581E" w:rsidRPr="00B3633A" w:rsidRDefault="0008581E">
      <w:pPr>
        <w:pStyle w:val="0DraftNormal"/>
        <w:rPr>
          <w:rFonts w:ascii="Montserrat" w:hAnsi="Montserrat"/>
          <w:spacing w:val="-1"/>
          <w:sz w:val="24"/>
        </w:rPr>
      </w:pPr>
    </w:p>
    <w:p w:rsidR="0008581E" w:rsidRPr="00B3633A" w:rsidRDefault="0008581E">
      <w:pPr>
        <w:pStyle w:val="0DraftNormal"/>
        <w:rPr>
          <w:rFonts w:ascii="Montserrat" w:hAnsi="Montserrat"/>
          <w:spacing w:val="-1"/>
          <w:sz w:val="24"/>
        </w:rPr>
      </w:pPr>
      <w:r w:rsidRPr="00B3633A">
        <w:rPr>
          <w:rFonts w:ascii="Montserrat" w:hAnsi="Montserrat"/>
          <w:spacing w:val="-1"/>
          <w:sz w:val="24"/>
        </w:rPr>
        <w:t xml:space="preserve">What she has endured has had too much of the politics of mating. </w:t>
      </w:r>
    </w:p>
    <w:p w:rsidR="0008581E" w:rsidRPr="00B3633A" w:rsidRDefault="0008581E">
      <w:pPr>
        <w:pStyle w:val="0DraftNormal"/>
        <w:rPr>
          <w:rFonts w:ascii="Montserrat" w:hAnsi="Montserrat"/>
          <w:spacing w:val="-1"/>
          <w:sz w:val="24"/>
        </w:rPr>
      </w:pPr>
    </w:p>
    <w:p w:rsidR="0008581E" w:rsidRPr="00B3633A" w:rsidRDefault="0008581E">
      <w:pPr>
        <w:pStyle w:val="0DraftNormal"/>
        <w:rPr>
          <w:rFonts w:ascii="Montserrat" w:hAnsi="Montserrat"/>
          <w:spacing w:val="-1"/>
          <w:sz w:val="24"/>
        </w:rPr>
      </w:pPr>
      <w:r w:rsidRPr="00B3633A">
        <w:rPr>
          <w:rFonts w:ascii="Montserrat" w:hAnsi="Montserrat"/>
          <w:spacing w:val="-1"/>
          <w:sz w:val="24"/>
        </w:rPr>
        <w:t xml:space="preserve">She is not yet aware of how deep Kzeisza's obsession with her has become. </w:t>
      </w:r>
    </w:p>
    <w:p w:rsidR="0008581E" w:rsidRPr="00B3633A" w:rsidRDefault="0008581E">
      <w:pPr>
        <w:pStyle w:val="0DraftNormal"/>
        <w:rPr>
          <w:rFonts w:ascii="Montserrat" w:hAnsi="Montserrat"/>
          <w:spacing w:val="-1"/>
          <w:sz w:val="24"/>
        </w:rPr>
      </w:pPr>
    </w:p>
    <w:p w:rsidR="0008581E" w:rsidRPr="00B3633A" w:rsidRDefault="0008581E">
      <w:pPr>
        <w:pStyle w:val="0DraftNormal"/>
        <w:rPr>
          <w:rFonts w:ascii="Montserrat" w:hAnsi="Montserrat"/>
          <w:spacing w:val="-1"/>
          <w:sz w:val="24"/>
        </w:rPr>
      </w:pPr>
      <w:r w:rsidRPr="00B3633A">
        <w:rPr>
          <w:rFonts w:ascii="Montserrat" w:hAnsi="Montserrat"/>
          <w:spacing w:val="-1"/>
          <w:sz w:val="24"/>
        </w:rPr>
        <w:t xml:space="preserve">She has no choice but to recognise how she has come to love Kzeisza, Kevin and Rook, and she wonders if she wants to. </w:t>
      </w:r>
    </w:p>
    <w:p w:rsidR="0008581E" w:rsidRPr="00B3633A" w:rsidRDefault="0008581E">
      <w:pPr>
        <w:pStyle w:val="0DraftNormal"/>
        <w:rPr>
          <w:rFonts w:ascii="Montserrat" w:hAnsi="Montserrat"/>
          <w:spacing w:val="-1"/>
          <w:sz w:val="24"/>
        </w:rPr>
      </w:pPr>
    </w:p>
    <w:p w:rsidR="0008581E" w:rsidRPr="00B3633A" w:rsidRDefault="0008581E">
      <w:pPr>
        <w:pStyle w:val="0DraftNormal"/>
        <w:rPr>
          <w:rFonts w:ascii="Montserrat" w:hAnsi="Montserrat"/>
          <w:spacing w:val="-1"/>
          <w:sz w:val="24"/>
        </w:rPr>
      </w:pPr>
      <w:r w:rsidRPr="00B3633A">
        <w:rPr>
          <w:rFonts w:ascii="Montserrat" w:hAnsi="Montserrat"/>
          <w:spacing w:val="-1"/>
          <w:sz w:val="24"/>
        </w:rPr>
        <w:t>As if she can possibly escape it.</w:t>
      </w:r>
    </w:p>
    <w:p w:rsidR="0008581E" w:rsidRPr="00B3633A" w:rsidRDefault="0008581E">
      <w:pPr>
        <w:pStyle w:val="0DraftNormal"/>
        <w:rPr>
          <w:rFonts w:ascii="Montserrat" w:hAnsi="Montserrat"/>
          <w:spacing w:val="-1"/>
          <w:sz w:val="24"/>
        </w:rPr>
      </w:pPr>
    </w:p>
    <w:p w:rsidR="0008581E" w:rsidRPr="00B3633A" w:rsidRDefault="0008581E">
      <w:pPr>
        <w:pStyle w:val="0DraftNormal"/>
        <w:rPr>
          <w:rFonts w:ascii="Montserrat" w:hAnsi="Montserrat"/>
          <w:spacing w:val="-1"/>
          <w:sz w:val="24"/>
        </w:rPr>
      </w:pPr>
      <w:r w:rsidRPr="00B3633A">
        <w:rPr>
          <w:rFonts w:ascii="Montserrat" w:hAnsi="Montserrat"/>
          <w:spacing w:val="-1"/>
          <w:sz w:val="24"/>
        </w:rPr>
        <w:t>20</w:t>
      </w:r>
    </w:p>
    <w:p w:rsidR="0008581E" w:rsidRPr="00B3633A" w:rsidRDefault="0008581E">
      <w:pPr>
        <w:pStyle w:val="0DraftNormal"/>
        <w:rPr>
          <w:rFonts w:ascii="Montserrat" w:hAnsi="Montserrat"/>
          <w:spacing w:val="-1"/>
          <w:sz w:val="24"/>
        </w:rPr>
      </w:pPr>
    </w:p>
    <w:p w:rsidR="0008581E" w:rsidRPr="00B3633A" w:rsidRDefault="0008581E">
      <w:pPr>
        <w:pStyle w:val="0DraftNormal"/>
        <w:rPr>
          <w:rFonts w:ascii="Montserrat" w:hAnsi="Montserrat"/>
          <w:spacing w:val="-1"/>
          <w:sz w:val="24"/>
        </w:rPr>
      </w:pPr>
      <w:r w:rsidRPr="00B3633A">
        <w:rPr>
          <w:rFonts w:ascii="Montserrat" w:hAnsi="Montserrat"/>
          <w:spacing w:val="-1"/>
          <w:sz w:val="24"/>
        </w:rPr>
        <w:t xml:space="preserve">In Dirk's mind, he was utterly snubbed. </w:t>
      </w:r>
    </w:p>
    <w:p w:rsidR="0008581E" w:rsidRPr="00B3633A" w:rsidRDefault="0008581E">
      <w:pPr>
        <w:pStyle w:val="0DraftNormal"/>
        <w:rPr>
          <w:rFonts w:ascii="Montserrat" w:hAnsi="Montserrat"/>
          <w:spacing w:val="-1"/>
          <w:sz w:val="24"/>
        </w:rPr>
      </w:pPr>
    </w:p>
    <w:p w:rsidR="0008581E" w:rsidRPr="00B3633A" w:rsidRDefault="0008581E">
      <w:pPr>
        <w:pStyle w:val="0DraftNormal"/>
        <w:rPr>
          <w:rFonts w:ascii="Montserrat" w:hAnsi="Montserrat"/>
          <w:spacing w:val="-1"/>
          <w:sz w:val="24"/>
        </w:rPr>
      </w:pPr>
      <w:r w:rsidRPr="00B3633A">
        <w:rPr>
          <w:rFonts w:ascii="Montserrat" w:hAnsi="Montserrat"/>
          <w:spacing w:val="-1"/>
          <w:sz w:val="24"/>
        </w:rPr>
        <w:t xml:space="preserve">For whatever reasons, he is swayed by the manipulations of AO and has involved himself in a conspiracy to discredit Av. </w:t>
      </w:r>
    </w:p>
    <w:p w:rsidR="0008581E" w:rsidRPr="00B3633A" w:rsidRDefault="0008581E">
      <w:pPr>
        <w:pStyle w:val="0DraftNormal"/>
        <w:rPr>
          <w:rFonts w:ascii="Montserrat" w:hAnsi="Montserrat"/>
          <w:spacing w:val="-1"/>
          <w:sz w:val="24"/>
        </w:rPr>
      </w:pPr>
    </w:p>
    <w:p w:rsidR="0008581E" w:rsidRPr="00B3633A" w:rsidRDefault="0008581E">
      <w:pPr>
        <w:pStyle w:val="0DraftNormal"/>
        <w:rPr>
          <w:rFonts w:ascii="Montserrat" w:hAnsi="Montserrat"/>
          <w:spacing w:val="-1"/>
          <w:sz w:val="24"/>
        </w:rPr>
      </w:pPr>
      <w:r w:rsidRPr="00B3633A">
        <w:rPr>
          <w:rFonts w:ascii="Montserrat" w:hAnsi="Montserrat"/>
          <w:spacing w:val="-1"/>
          <w:sz w:val="24"/>
        </w:rPr>
        <w:t xml:space="preserve">In his mind, he intends to turn this province utterly against her, ruin her work for Kzeisza, and have her imprisoned and condemned here so that he can blaze in at the last minute and save her. </w:t>
      </w:r>
    </w:p>
    <w:p w:rsidR="0008581E" w:rsidRPr="00B3633A" w:rsidRDefault="0008581E">
      <w:pPr>
        <w:pStyle w:val="0DraftNormal"/>
        <w:rPr>
          <w:rFonts w:ascii="Montserrat" w:hAnsi="Montserrat"/>
          <w:spacing w:val="-1"/>
          <w:sz w:val="24"/>
        </w:rPr>
      </w:pPr>
    </w:p>
    <w:p w:rsidR="0008581E" w:rsidRPr="00B3633A" w:rsidRDefault="0008581E">
      <w:pPr>
        <w:pStyle w:val="0DraftNormal"/>
        <w:rPr>
          <w:rFonts w:ascii="Montserrat" w:hAnsi="Montserrat"/>
          <w:spacing w:val="-1"/>
          <w:sz w:val="24"/>
        </w:rPr>
      </w:pPr>
      <w:r w:rsidRPr="00B3633A">
        <w:rPr>
          <w:rFonts w:ascii="Montserrat" w:hAnsi="Montserrat"/>
          <w:spacing w:val="-1"/>
          <w:sz w:val="24"/>
        </w:rPr>
        <w:t xml:space="preserve">To that end, he arrived far ahead of her, and began to set her up, while remaining well obfuscated in his manipulations. </w:t>
      </w:r>
    </w:p>
    <w:p w:rsidR="0008581E" w:rsidRPr="00B3633A" w:rsidRDefault="0008581E">
      <w:pPr>
        <w:pStyle w:val="0DraftNormal"/>
        <w:rPr>
          <w:rFonts w:ascii="Montserrat" w:hAnsi="Montserrat"/>
          <w:spacing w:val="-1"/>
          <w:sz w:val="24"/>
        </w:rPr>
      </w:pPr>
    </w:p>
    <w:p w:rsidR="0008581E" w:rsidRPr="00B3633A" w:rsidRDefault="0008581E">
      <w:pPr>
        <w:pStyle w:val="0DraftNormal"/>
        <w:rPr>
          <w:rFonts w:ascii="Montserrat" w:hAnsi="Montserrat"/>
          <w:spacing w:val="-1"/>
          <w:sz w:val="24"/>
        </w:rPr>
      </w:pPr>
      <w:r w:rsidRPr="00B3633A">
        <w:rPr>
          <w:rFonts w:ascii="Montserrat" w:hAnsi="Montserrat"/>
          <w:spacing w:val="-1"/>
          <w:sz w:val="24"/>
        </w:rPr>
        <w:t>What he does not know, is that he is expendable to his allies, and that their plans are more thorough about seeing her dead.</w:t>
      </w:r>
    </w:p>
    <w:p w:rsidR="0008581E" w:rsidRPr="00B3633A" w:rsidRDefault="0008581E">
      <w:pPr>
        <w:pStyle w:val="0DraftNormal"/>
        <w:rPr>
          <w:rFonts w:ascii="Montserrat" w:hAnsi="Montserrat"/>
          <w:spacing w:val="-1"/>
          <w:sz w:val="24"/>
        </w:rPr>
      </w:pPr>
    </w:p>
    <w:p w:rsidR="0008581E" w:rsidRPr="00B3633A" w:rsidRDefault="0008581E">
      <w:pPr>
        <w:pStyle w:val="0DraftNormal"/>
        <w:rPr>
          <w:rFonts w:ascii="Montserrat" w:hAnsi="Montserrat"/>
          <w:spacing w:val="-1"/>
          <w:sz w:val="24"/>
        </w:rPr>
      </w:pPr>
      <w:r w:rsidRPr="00B3633A">
        <w:rPr>
          <w:rFonts w:ascii="Montserrat" w:hAnsi="Montserrat"/>
          <w:spacing w:val="-1"/>
          <w:sz w:val="24"/>
        </w:rPr>
        <w:t>21</w:t>
      </w:r>
    </w:p>
    <w:p w:rsidR="0008581E" w:rsidRPr="00B3633A" w:rsidRDefault="0008581E">
      <w:pPr>
        <w:pStyle w:val="0DraftNormal"/>
        <w:rPr>
          <w:rFonts w:ascii="Montserrat" w:hAnsi="Montserrat"/>
          <w:spacing w:val="-1"/>
          <w:sz w:val="24"/>
        </w:rPr>
      </w:pPr>
    </w:p>
    <w:p w:rsidR="0008581E" w:rsidRPr="00B3633A" w:rsidRDefault="0008581E">
      <w:pPr>
        <w:pStyle w:val="0DraftNormal"/>
        <w:rPr>
          <w:rFonts w:ascii="Montserrat" w:hAnsi="Montserrat"/>
          <w:spacing w:val="-1"/>
          <w:sz w:val="24"/>
        </w:rPr>
      </w:pPr>
      <w:r w:rsidRPr="00B3633A">
        <w:rPr>
          <w:rFonts w:ascii="Montserrat" w:hAnsi="Montserrat"/>
          <w:spacing w:val="-1"/>
          <w:sz w:val="24"/>
        </w:rPr>
        <w:t xml:space="preserve">Disabling the threat to the alliance, and a local threat to her in the power of the locals did not eliminate the opposition to her. </w:t>
      </w:r>
    </w:p>
    <w:p w:rsidR="0008581E" w:rsidRPr="00B3633A" w:rsidRDefault="0008581E">
      <w:pPr>
        <w:pStyle w:val="0DraftNormal"/>
        <w:rPr>
          <w:rFonts w:ascii="Montserrat" w:hAnsi="Montserrat"/>
          <w:spacing w:val="-1"/>
          <w:sz w:val="24"/>
        </w:rPr>
      </w:pPr>
    </w:p>
    <w:p w:rsidR="0008581E" w:rsidRPr="00B3633A" w:rsidRDefault="0008581E">
      <w:pPr>
        <w:pStyle w:val="0DraftNormal"/>
        <w:rPr>
          <w:rFonts w:ascii="Montserrat" w:hAnsi="Montserrat"/>
          <w:spacing w:val="-1"/>
          <w:sz w:val="24"/>
        </w:rPr>
      </w:pPr>
      <w:r w:rsidRPr="00B3633A">
        <w:rPr>
          <w:rFonts w:ascii="Montserrat" w:hAnsi="Montserrat"/>
          <w:spacing w:val="-1"/>
          <w:sz w:val="24"/>
        </w:rPr>
        <w:t xml:space="preserve">She is lured out into the night, where she is visited by the Devourer, who tells her in cryptic terms what she has destined for herself by her choice of divinity. </w:t>
      </w:r>
    </w:p>
    <w:p w:rsidR="0008581E" w:rsidRPr="00B3633A" w:rsidRDefault="0008581E">
      <w:pPr>
        <w:pStyle w:val="0DraftNormal"/>
        <w:rPr>
          <w:rFonts w:ascii="Montserrat" w:hAnsi="Montserrat"/>
          <w:spacing w:val="-1"/>
          <w:sz w:val="24"/>
        </w:rPr>
      </w:pPr>
    </w:p>
    <w:p w:rsidR="0008581E" w:rsidRPr="00B3633A" w:rsidRDefault="0008581E">
      <w:pPr>
        <w:pStyle w:val="0DraftNormal"/>
        <w:rPr>
          <w:rFonts w:ascii="Montserrat" w:hAnsi="Montserrat"/>
          <w:spacing w:val="-1"/>
          <w:sz w:val="24"/>
        </w:rPr>
      </w:pPr>
      <w:r w:rsidRPr="00B3633A">
        <w:rPr>
          <w:rFonts w:ascii="Montserrat" w:hAnsi="Montserrat"/>
          <w:spacing w:val="-1"/>
          <w:sz w:val="24"/>
        </w:rPr>
        <w:t xml:space="preserve">What she understands is that she can not hope to ever escape the inevitable embrace of the devourer. </w:t>
      </w:r>
    </w:p>
    <w:p w:rsidR="0008581E" w:rsidRPr="00B3633A" w:rsidRDefault="0008581E">
      <w:pPr>
        <w:pStyle w:val="0DraftNormal"/>
        <w:rPr>
          <w:rFonts w:ascii="Montserrat" w:hAnsi="Montserrat"/>
          <w:spacing w:val="-1"/>
          <w:sz w:val="24"/>
        </w:rPr>
      </w:pPr>
    </w:p>
    <w:p w:rsidR="0008581E" w:rsidRPr="00B3633A" w:rsidRDefault="0008581E">
      <w:pPr>
        <w:pStyle w:val="0DraftNormal"/>
        <w:rPr>
          <w:rFonts w:ascii="Montserrat" w:hAnsi="Montserrat"/>
          <w:spacing w:val="-1"/>
          <w:sz w:val="24"/>
        </w:rPr>
      </w:pPr>
      <w:r w:rsidRPr="00B3633A">
        <w:rPr>
          <w:rFonts w:ascii="Montserrat" w:hAnsi="Montserrat"/>
          <w:spacing w:val="-1"/>
          <w:sz w:val="24"/>
        </w:rPr>
        <w:t xml:space="preserve">To accent that revelation, she comes to face her possible demise. </w:t>
      </w:r>
    </w:p>
    <w:p w:rsidR="0008581E" w:rsidRPr="00B3633A" w:rsidRDefault="0008581E">
      <w:pPr>
        <w:pStyle w:val="0DraftNormal"/>
        <w:rPr>
          <w:rFonts w:ascii="Montserrat" w:hAnsi="Montserrat"/>
          <w:spacing w:val="-1"/>
          <w:sz w:val="24"/>
        </w:rPr>
      </w:pPr>
    </w:p>
    <w:p w:rsidR="0008581E" w:rsidRPr="00B3633A" w:rsidRDefault="0008581E">
      <w:pPr>
        <w:pStyle w:val="0DraftNormal"/>
        <w:rPr>
          <w:rFonts w:ascii="Montserrat" w:hAnsi="Montserrat"/>
          <w:spacing w:val="-1"/>
          <w:sz w:val="24"/>
        </w:rPr>
      </w:pPr>
      <w:r w:rsidRPr="00B3633A">
        <w:rPr>
          <w:rFonts w:ascii="Montserrat" w:hAnsi="Montserrat"/>
          <w:spacing w:val="-1"/>
          <w:sz w:val="24"/>
        </w:rPr>
        <w:t xml:space="preserve">Her actions did not save her from her enemies. </w:t>
      </w:r>
    </w:p>
    <w:p w:rsidR="0008581E" w:rsidRPr="00B3633A" w:rsidRDefault="0008581E">
      <w:pPr>
        <w:pStyle w:val="0DraftNormal"/>
        <w:rPr>
          <w:rFonts w:ascii="Montserrat" w:hAnsi="Montserrat"/>
          <w:spacing w:val="-1"/>
          <w:sz w:val="24"/>
        </w:rPr>
      </w:pPr>
    </w:p>
    <w:p w:rsidR="0008581E" w:rsidRPr="00B3633A" w:rsidRDefault="0008581E">
      <w:pPr>
        <w:pStyle w:val="0DraftNormal"/>
        <w:rPr>
          <w:rFonts w:ascii="Montserrat" w:hAnsi="Montserrat"/>
          <w:spacing w:val="-1"/>
          <w:sz w:val="24"/>
        </w:rPr>
      </w:pPr>
      <w:r w:rsidRPr="00B3633A">
        <w:rPr>
          <w:rFonts w:ascii="Montserrat" w:hAnsi="Montserrat"/>
          <w:spacing w:val="-1"/>
          <w:sz w:val="24"/>
        </w:rPr>
        <w:t xml:space="preserve">Her wit did not stop the threat. </w:t>
      </w:r>
    </w:p>
    <w:p w:rsidR="0008581E" w:rsidRPr="00B3633A" w:rsidRDefault="0008581E">
      <w:pPr>
        <w:pStyle w:val="0DraftNormal"/>
        <w:rPr>
          <w:rFonts w:ascii="Montserrat" w:hAnsi="Montserrat"/>
          <w:spacing w:val="-1"/>
          <w:sz w:val="24"/>
        </w:rPr>
      </w:pPr>
    </w:p>
    <w:p w:rsidR="0008581E" w:rsidRPr="00B3633A" w:rsidRDefault="0008581E">
      <w:pPr>
        <w:pStyle w:val="0DraftNormal"/>
        <w:rPr>
          <w:rFonts w:ascii="Montserrat" w:hAnsi="Montserrat"/>
          <w:spacing w:val="-1"/>
          <w:sz w:val="24"/>
        </w:rPr>
      </w:pPr>
      <w:r w:rsidRPr="00B3633A">
        <w:rPr>
          <w:rFonts w:ascii="Montserrat" w:hAnsi="Montserrat"/>
          <w:spacing w:val="-1"/>
          <w:sz w:val="24"/>
        </w:rPr>
        <w:t xml:space="preserve">In fact, it only forced it into the open. </w:t>
      </w:r>
    </w:p>
    <w:p w:rsidR="0008581E" w:rsidRPr="00B3633A" w:rsidRDefault="0008581E">
      <w:pPr>
        <w:pStyle w:val="0DraftNormal"/>
        <w:rPr>
          <w:rFonts w:ascii="Montserrat" w:hAnsi="Montserrat"/>
          <w:spacing w:val="-1"/>
          <w:sz w:val="24"/>
        </w:rPr>
      </w:pPr>
    </w:p>
    <w:p w:rsidR="0008581E" w:rsidRPr="00B3633A" w:rsidRDefault="0008581E">
      <w:pPr>
        <w:pStyle w:val="0DraftNormal"/>
        <w:rPr>
          <w:rFonts w:ascii="Montserrat" w:hAnsi="Montserrat"/>
          <w:spacing w:val="-1"/>
          <w:sz w:val="24"/>
        </w:rPr>
      </w:pPr>
      <w:r w:rsidRPr="00B3633A">
        <w:rPr>
          <w:rFonts w:ascii="Montserrat" w:hAnsi="Montserrat"/>
          <w:spacing w:val="-1"/>
          <w:sz w:val="24"/>
        </w:rPr>
        <w:t xml:space="preserve">When the onslaught comes, Kzeisza ignores her plea that he not interfere. </w:t>
      </w:r>
    </w:p>
    <w:p w:rsidR="0008581E" w:rsidRPr="00B3633A" w:rsidRDefault="0008581E">
      <w:pPr>
        <w:pStyle w:val="0DraftNormal"/>
        <w:rPr>
          <w:rFonts w:ascii="Montserrat" w:hAnsi="Montserrat"/>
          <w:spacing w:val="-1"/>
          <w:sz w:val="24"/>
        </w:rPr>
      </w:pPr>
    </w:p>
    <w:p w:rsidR="0008581E" w:rsidRPr="00B3633A" w:rsidRDefault="0008581E">
      <w:pPr>
        <w:pStyle w:val="0DraftNormal"/>
        <w:rPr>
          <w:rFonts w:ascii="Montserrat" w:hAnsi="Montserrat"/>
          <w:spacing w:val="-1"/>
          <w:sz w:val="24"/>
        </w:rPr>
      </w:pPr>
      <w:r w:rsidRPr="00B3633A">
        <w:rPr>
          <w:rFonts w:ascii="Montserrat" w:hAnsi="Montserrat"/>
          <w:spacing w:val="-1"/>
          <w:sz w:val="24"/>
        </w:rPr>
        <w:t xml:space="preserve">His is the rationale that they are his enemies while she is just their intended victim. </w:t>
      </w:r>
    </w:p>
    <w:p w:rsidR="0008581E" w:rsidRPr="00B3633A" w:rsidRDefault="0008581E">
      <w:pPr>
        <w:pStyle w:val="0DraftNormal"/>
        <w:rPr>
          <w:rFonts w:ascii="Montserrat" w:hAnsi="Montserrat"/>
          <w:spacing w:val="-1"/>
          <w:sz w:val="24"/>
        </w:rPr>
      </w:pPr>
    </w:p>
    <w:p w:rsidR="0008581E" w:rsidRPr="00B3633A" w:rsidRDefault="0008581E">
      <w:pPr>
        <w:pStyle w:val="0DraftNormal"/>
        <w:rPr>
          <w:rFonts w:ascii="Montserrat" w:hAnsi="Montserrat"/>
          <w:spacing w:val="-1"/>
          <w:sz w:val="24"/>
        </w:rPr>
      </w:pPr>
      <w:r w:rsidRPr="00B3633A">
        <w:rPr>
          <w:rFonts w:ascii="Montserrat" w:hAnsi="Montserrat"/>
          <w:spacing w:val="-1"/>
          <w:sz w:val="24"/>
        </w:rPr>
        <w:t xml:space="preserve">Dirk is unmasked. </w:t>
      </w:r>
    </w:p>
    <w:p w:rsidR="0008581E" w:rsidRPr="00B3633A" w:rsidRDefault="0008581E">
      <w:pPr>
        <w:pStyle w:val="0DraftNormal"/>
        <w:rPr>
          <w:rFonts w:ascii="Montserrat" w:hAnsi="Montserrat"/>
          <w:spacing w:val="-1"/>
          <w:sz w:val="24"/>
        </w:rPr>
      </w:pPr>
    </w:p>
    <w:p w:rsidR="0008581E" w:rsidRPr="00B3633A" w:rsidRDefault="0008581E">
      <w:pPr>
        <w:pStyle w:val="0DraftNormal"/>
        <w:rPr>
          <w:rFonts w:ascii="Montserrat" w:hAnsi="Montserrat"/>
          <w:spacing w:val="-1"/>
          <w:sz w:val="24"/>
        </w:rPr>
      </w:pPr>
      <w:r w:rsidRPr="00B3633A">
        <w:rPr>
          <w:rFonts w:ascii="Montserrat" w:hAnsi="Montserrat"/>
          <w:spacing w:val="-1"/>
          <w:sz w:val="24"/>
        </w:rPr>
        <w:t xml:space="preserve">Instead of facing his failure and this ultimate devestation of their friendship, he flees. </w:t>
      </w:r>
    </w:p>
    <w:p w:rsidR="0008581E" w:rsidRPr="00B3633A" w:rsidRDefault="0008581E">
      <w:pPr>
        <w:pStyle w:val="0DraftNormal"/>
        <w:rPr>
          <w:rFonts w:ascii="Montserrat" w:hAnsi="Montserrat"/>
          <w:spacing w:val="-1"/>
          <w:sz w:val="24"/>
        </w:rPr>
      </w:pPr>
    </w:p>
    <w:p w:rsidR="0008581E" w:rsidRPr="00B3633A" w:rsidRDefault="0008581E">
      <w:pPr>
        <w:pStyle w:val="0DraftNormal"/>
        <w:rPr>
          <w:rFonts w:ascii="Montserrat" w:hAnsi="Montserrat"/>
          <w:spacing w:val="-1"/>
          <w:sz w:val="24"/>
        </w:rPr>
      </w:pPr>
      <w:r w:rsidRPr="00B3633A">
        <w:rPr>
          <w:rFonts w:ascii="Montserrat" w:hAnsi="Montserrat"/>
          <w:spacing w:val="-1"/>
          <w:sz w:val="24"/>
        </w:rPr>
        <w:t xml:space="preserve">His parting accusation, her blame in all of this and her blindedness to her own seduction, is the thorn which poisons her against the love she has had. </w:t>
      </w:r>
    </w:p>
    <w:p w:rsidR="0008581E" w:rsidRPr="00B3633A" w:rsidRDefault="0008581E">
      <w:pPr>
        <w:pStyle w:val="0DraftNormal"/>
        <w:rPr>
          <w:rFonts w:ascii="Montserrat" w:hAnsi="Montserrat"/>
          <w:spacing w:val="-1"/>
          <w:sz w:val="24"/>
        </w:rPr>
      </w:pPr>
    </w:p>
    <w:p w:rsidR="0008581E" w:rsidRPr="00B3633A" w:rsidRDefault="0008581E">
      <w:pPr>
        <w:pStyle w:val="0DraftNormal"/>
        <w:rPr>
          <w:rFonts w:ascii="Montserrat" w:hAnsi="Montserrat"/>
          <w:spacing w:val="-1"/>
          <w:sz w:val="24"/>
        </w:rPr>
      </w:pPr>
      <w:r w:rsidRPr="00B3633A">
        <w:rPr>
          <w:rFonts w:ascii="Montserrat" w:hAnsi="Montserrat"/>
          <w:spacing w:val="-1"/>
          <w:sz w:val="24"/>
        </w:rPr>
        <w:t xml:space="preserve">Av has to finally declare—she does not want to love them. </w:t>
      </w:r>
    </w:p>
    <w:p w:rsidR="0008581E" w:rsidRPr="00B3633A" w:rsidRDefault="0008581E">
      <w:pPr>
        <w:pStyle w:val="0DraftNormal"/>
        <w:rPr>
          <w:rFonts w:ascii="Montserrat" w:hAnsi="Montserrat"/>
          <w:spacing w:val="-1"/>
          <w:sz w:val="24"/>
        </w:rPr>
      </w:pPr>
    </w:p>
    <w:p w:rsidR="0008581E" w:rsidRPr="00B3633A" w:rsidRDefault="0008581E">
      <w:pPr>
        <w:pStyle w:val="0DraftNormal"/>
        <w:rPr>
          <w:rFonts w:ascii="Montserrat" w:hAnsi="Montserrat"/>
          <w:spacing w:val="-1"/>
          <w:sz w:val="24"/>
        </w:rPr>
      </w:pPr>
      <w:r w:rsidRPr="00B3633A">
        <w:rPr>
          <w:rFonts w:ascii="Montserrat" w:hAnsi="Montserrat"/>
          <w:spacing w:val="-1"/>
          <w:sz w:val="24"/>
        </w:rPr>
        <w:t xml:space="preserve">Not Kzeisza, nor Kevin, or Rook. </w:t>
      </w:r>
    </w:p>
    <w:p w:rsidR="0008581E" w:rsidRPr="00B3633A" w:rsidRDefault="0008581E">
      <w:pPr>
        <w:pStyle w:val="0DraftNormal"/>
        <w:rPr>
          <w:rFonts w:ascii="Montserrat" w:hAnsi="Montserrat"/>
          <w:spacing w:val="-1"/>
          <w:sz w:val="24"/>
        </w:rPr>
      </w:pPr>
    </w:p>
    <w:p w:rsidR="0008581E" w:rsidRPr="00B3633A" w:rsidRDefault="0008581E">
      <w:pPr>
        <w:pStyle w:val="0DraftNormal"/>
        <w:rPr>
          <w:rFonts w:ascii="Montserrat" w:hAnsi="Montserrat"/>
          <w:spacing w:val="-1"/>
          <w:sz w:val="24"/>
        </w:rPr>
      </w:pPr>
      <w:r w:rsidRPr="00B3633A">
        <w:rPr>
          <w:rFonts w:ascii="Montserrat" w:hAnsi="Montserrat"/>
          <w:spacing w:val="-1"/>
          <w:sz w:val="24"/>
        </w:rPr>
        <w:t xml:space="preserve">She does, but she cannot bear to. </w:t>
      </w:r>
    </w:p>
    <w:p w:rsidR="0008581E" w:rsidRPr="00B3633A" w:rsidRDefault="0008581E">
      <w:pPr>
        <w:pStyle w:val="0DraftNormal"/>
        <w:rPr>
          <w:rFonts w:ascii="Montserrat" w:hAnsi="Montserrat"/>
          <w:spacing w:val="-1"/>
          <w:sz w:val="24"/>
        </w:rPr>
      </w:pPr>
    </w:p>
    <w:p w:rsidR="0008581E" w:rsidRPr="00B3633A" w:rsidRDefault="0008581E">
      <w:pPr>
        <w:pStyle w:val="0DraftNormal"/>
        <w:rPr>
          <w:rFonts w:ascii="Montserrat" w:hAnsi="Montserrat"/>
          <w:spacing w:val="-1"/>
          <w:sz w:val="24"/>
        </w:rPr>
      </w:pPr>
      <w:r w:rsidRPr="00B3633A">
        <w:rPr>
          <w:rFonts w:ascii="Montserrat" w:hAnsi="Montserrat"/>
          <w:spacing w:val="-1"/>
          <w:sz w:val="24"/>
        </w:rPr>
        <w:t xml:space="preserve">All she can see is how any devotion to her is damning to them. </w:t>
      </w:r>
    </w:p>
    <w:p w:rsidR="0008581E" w:rsidRPr="00B3633A" w:rsidRDefault="0008581E">
      <w:pPr>
        <w:pStyle w:val="0DraftNormal"/>
        <w:rPr>
          <w:rFonts w:ascii="Montserrat" w:hAnsi="Montserrat"/>
          <w:spacing w:val="-1"/>
          <w:sz w:val="24"/>
        </w:rPr>
      </w:pPr>
    </w:p>
    <w:p w:rsidR="0008581E" w:rsidRPr="00B3633A" w:rsidRDefault="0008581E">
      <w:pPr>
        <w:pStyle w:val="0DraftNormal"/>
        <w:rPr>
          <w:rFonts w:ascii="Montserrat" w:hAnsi="Montserrat"/>
          <w:spacing w:val="-1"/>
          <w:sz w:val="24"/>
        </w:rPr>
      </w:pPr>
      <w:r w:rsidRPr="00B3633A">
        <w:rPr>
          <w:rFonts w:ascii="Montserrat" w:hAnsi="Montserrat"/>
          <w:spacing w:val="-1"/>
          <w:sz w:val="24"/>
        </w:rPr>
        <w:t xml:space="preserve">She doesn't want them to love her. </w:t>
      </w:r>
    </w:p>
    <w:p w:rsidR="0008581E" w:rsidRPr="00B3633A" w:rsidRDefault="0008581E">
      <w:pPr>
        <w:pStyle w:val="0DraftNormal"/>
        <w:rPr>
          <w:rFonts w:ascii="Montserrat" w:hAnsi="Montserrat"/>
          <w:spacing w:val="-1"/>
          <w:sz w:val="24"/>
        </w:rPr>
      </w:pPr>
    </w:p>
    <w:p w:rsidR="0008581E" w:rsidRPr="00B3633A" w:rsidRDefault="0008581E">
      <w:pPr>
        <w:pStyle w:val="0DraftNormal"/>
        <w:rPr>
          <w:rFonts w:ascii="Montserrat" w:hAnsi="Montserrat"/>
          <w:spacing w:val="-1"/>
          <w:sz w:val="24"/>
        </w:rPr>
      </w:pPr>
      <w:r w:rsidRPr="00B3633A">
        <w:rPr>
          <w:rFonts w:ascii="Montserrat" w:hAnsi="Montserrat"/>
          <w:spacing w:val="-1"/>
          <w:sz w:val="24"/>
        </w:rPr>
        <w:t xml:space="preserve">It is almost as if she knows already that she will soon abandon them for her destiny. </w:t>
      </w:r>
    </w:p>
    <w:p w:rsidR="0008581E" w:rsidRPr="00B3633A" w:rsidRDefault="0008581E">
      <w:pPr>
        <w:pStyle w:val="0DraftNormal"/>
        <w:rPr>
          <w:rFonts w:ascii="Montserrat" w:hAnsi="Montserrat"/>
          <w:spacing w:val="-1"/>
          <w:sz w:val="24"/>
        </w:rPr>
      </w:pPr>
    </w:p>
    <w:p w:rsidR="0008581E" w:rsidRPr="00B3633A" w:rsidRDefault="0008581E">
      <w:pPr>
        <w:pStyle w:val="0DraftNormal"/>
        <w:rPr>
          <w:rFonts w:ascii="Montserrat" w:hAnsi="Montserrat"/>
          <w:spacing w:val="-1"/>
          <w:sz w:val="24"/>
        </w:rPr>
      </w:pPr>
      <w:r w:rsidRPr="00B3633A">
        <w:rPr>
          <w:rFonts w:ascii="Montserrat" w:hAnsi="Montserrat"/>
          <w:spacing w:val="-1"/>
          <w:sz w:val="24"/>
        </w:rPr>
        <w:t xml:space="preserve">That her ascension will wAsia away her concerns for those she loves. </w:t>
      </w:r>
    </w:p>
    <w:p w:rsidR="0008581E" w:rsidRPr="00B3633A" w:rsidRDefault="0008581E">
      <w:pPr>
        <w:pStyle w:val="0DraftNormal"/>
        <w:rPr>
          <w:rFonts w:ascii="Montserrat" w:hAnsi="Montserrat"/>
          <w:spacing w:val="-1"/>
          <w:sz w:val="24"/>
        </w:rPr>
      </w:pPr>
    </w:p>
    <w:p w:rsidR="0008581E" w:rsidRPr="00B3633A" w:rsidRDefault="0008581E">
      <w:pPr>
        <w:pStyle w:val="0DraftNormal"/>
        <w:rPr>
          <w:rFonts w:ascii="Montserrat" w:hAnsi="Montserrat"/>
          <w:spacing w:val="-1"/>
          <w:sz w:val="24"/>
        </w:rPr>
      </w:pPr>
      <w:r w:rsidRPr="00B3633A">
        <w:rPr>
          <w:rFonts w:ascii="Montserrat" w:hAnsi="Montserrat"/>
          <w:spacing w:val="-1"/>
          <w:sz w:val="24"/>
        </w:rPr>
        <w:t xml:space="preserve">Seeing no other choice, she and Kzeisza square off, for neither is willing to give up their love or their honor. </w:t>
      </w:r>
    </w:p>
    <w:p w:rsidR="0008581E" w:rsidRPr="00B3633A" w:rsidRDefault="0008581E">
      <w:pPr>
        <w:pStyle w:val="0DraftNormal"/>
        <w:rPr>
          <w:rFonts w:ascii="Montserrat" w:hAnsi="Montserrat"/>
          <w:spacing w:val="-1"/>
          <w:sz w:val="24"/>
        </w:rPr>
      </w:pPr>
    </w:p>
    <w:p w:rsidR="0008581E" w:rsidRPr="00B3633A" w:rsidRDefault="0008581E">
      <w:pPr>
        <w:pStyle w:val="0DraftNormal"/>
        <w:rPr>
          <w:rFonts w:ascii="Montserrat" w:hAnsi="Montserrat"/>
          <w:spacing w:val="-1"/>
          <w:sz w:val="24"/>
        </w:rPr>
      </w:pPr>
      <w:r w:rsidRPr="00B3633A">
        <w:rPr>
          <w:rFonts w:ascii="Montserrat" w:hAnsi="Montserrat"/>
          <w:spacing w:val="-1"/>
          <w:sz w:val="24"/>
        </w:rPr>
        <w:t xml:space="preserve">Kzeisza is forced to demonstrate how easilly he could destroy her, and abandons her there in the woods. </w:t>
      </w:r>
    </w:p>
    <w:p w:rsidR="0008581E" w:rsidRPr="00B3633A" w:rsidRDefault="0008581E">
      <w:pPr>
        <w:pStyle w:val="0DraftNormal"/>
        <w:rPr>
          <w:rFonts w:ascii="Montserrat" w:hAnsi="Montserrat"/>
          <w:spacing w:val="-1"/>
          <w:sz w:val="24"/>
        </w:rPr>
      </w:pPr>
    </w:p>
    <w:p w:rsidR="0008581E" w:rsidRPr="00B3633A" w:rsidRDefault="0008581E">
      <w:pPr>
        <w:pStyle w:val="0DraftNormal"/>
        <w:rPr>
          <w:rFonts w:ascii="Montserrat" w:hAnsi="Montserrat"/>
          <w:spacing w:val="-1"/>
          <w:sz w:val="24"/>
        </w:rPr>
      </w:pPr>
      <w:r w:rsidRPr="00B3633A">
        <w:rPr>
          <w:rFonts w:ascii="Montserrat" w:hAnsi="Montserrat"/>
          <w:spacing w:val="-1"/>
          <w:sz w:val="24"/>
        </w:rPr>
        <w:t xml:space="preserve">There, Fate finds her. </w:t>
      </w:r>
    </w:p>
    <w:p w:rsidR="0008581E" w:rsidRPr="00B3633A" w:rsidRDefault="0008581E">
      <w:pPr>
        <w:pStyle w:val="0DraftNormal"/>
        <w:rPr>
          <w:rFonts w:ascii="Montserrat" w:hAnsi="Montserrat"/>
          <w:spacing w:val="-1"/>
          <w:sz w:val="24"/>
        </w:rPr>
      </w:pPr>
    </w:p>
    <w:p w:rsidR="0008581E" w:rsidRPr="00B3633A" w:rsidRDefault="0008581E">
      <w:pPr>
        <w:pStyle w:val="0DraftNormal"/>
        <w:rPr>
          <w:rFonts w:ascii="Montserrat" w:hAnsi="Montserrat"/>
          <w:spacing w:val="-1"/>
          <w:sz w:val="24"/>
        </w:rPr>
      </w:pPr>
      <w:r w:rsidRPr="00B3633A">
        <w:rPr>
          <w:rFonts w:ascii="Montserrat" w:hAnsi="Montserrat"/>
          <w:spacing w:val="-1"/>
          <w:sz w:val="24"/>
        </w:rPr>
        <w:t xml:space="preserve">Shattered by the event, she is completely unprepared for the news he brings. </w:t>
      </w:r>
    </w:p>
    <w:p w:rsidR="0008581E" w:rsidRPr="00B3633A" w:rsidRDefault="0008581E">
      <w:pPr>
        <w:pStyle w:val="0DraftNormal"/>
        <w:rPr>
          <w:rFonts w:ascii="Montserrat" w:hAnsi="Montserrat"/>
          <w:spacing w:val="-1"/>
          <w:sz w:val="24"/>
        </w:rPr>
      </w:pPr>
    </w:p>
    <w:p w:rsidR="0008581E" w:rsidRPr="00B3633A" w:rsidRDefault="0008581E">
      <w:pPr>
        <w:pStyle w:val="0DraftNormal"/>
        <w:rPr>
          <w:rFonts w:ascii="Montserrat" w:hAnsi="Montserrat"/>
          <w:spacing w:val="-1"/>
          <w:sz w:val="24"/>
        </w:rPr>
      </w:pPr>
      <w:r w:rsidRPr="00B3633A">
        <w:rPr>
          <w:rFonts w:ascii="Montserrat" w:hAnsi="Montserrat"/>
          <w:spacing w:val="-1"/>
          <w:sz w:val="24"/>
        </w:rPr>
        <w:t>She has been named Avatar of Mystery and the Unknown.</w:t>
      </w:r>
    </w:p>
    <w:p w:rsidR="0008581E" w:rsidRPr="00B3633A" w:rsidRDefault="0008581E">
      <w:pPr>
        <w:pStyle w:val="0DraftNormal"/>
        <w:rPr>
          <w:rFonts w:ascii="Montserrat" w:hAnsi="Montserrat"/>
          <w:spacing w:val="-1"/>
          <w:sz w:val="24"/>
        </w:rPr>
      </w:pPr>
    </w:p>
    <w:p w:rsidR="0008581E" w:rsidRPr="00B3633A" w:rsidRDefault="0008581E">
      <w:pPr>
        <w:pStyle w:val="0DraftNormal"/>
        <w:rPr>
          <w:rFonts w:ascii="Montserrat" w:hAnsi="Montserrat"/>
          <w:spacing w:val="-1"/>
          <w:sz w:val="24"/>
        </w:rPr>
      </w:pPr>
      <w:r w:rsidRPr="00B3633A">
        <w:rPr>
          <w:rFonts w:ascii="Montserrat" w:hAnsi="Montserrat"/>
          <w:spacing w:val="-1"/>
          <w:sz w:val="24"/>
        </w:rPr>
        <w:t>epilogue</w:t>
      </w:r>
    </w:p>
    <w:p w:rsidR="0008581E" w:rsidRPr="00B3633A" w:rsidRDefault="0008581E">
      <w:pPr>
        <w:pStyle w:val="0DraftNormal"/>
        <w:rPr>
          <w:rFonts w:ascii="Montserrat" w:hAnsi="Montserrat"/>
          <w:spacing w:val="-1"/>
          <w:sz w:val="24"/>
        </w:rPr>
      </w:pPr>
    </w:p>
    <w:p w:rsidR="0008581E" w:rsidRPr="00B3633A" w:rsidRDefault="0008581E">
      <w:pPr>
        <w:pStyle w:val="0DraftNormal"/>
        <w:rPr>
          <w:rFonts w:ascii="Montserrat" w:hAnsi="Montserrat"/>
          <w:spacing w:val="-1"/>
          <w:sz w:val="24"/>
        </w:rPr>
      </w:pPr>
      <w:r w:rsidRPr="00B3633A">
        <w:rPr>
          <w:rFonts w:ascii="Montserrat" w:hAnsi="Montserrat"/>
          <w:spacing w:val="-1"/>
          <w:sz w:val="24"/>
        </w:rPr>
        <w:t xml:space="preserve">After embracing her new office, she takes a final moment to try and resolve herself to the aftermath of her ordeal. </w:t>
      </w:r>
    </w:p>
    <w:p w:rsidR="0008581E" w:rsidRPr="00B3633A" w:rsidRDefault="0008581E">
      <w:pPr>
        <w:pStyle w:val="0DraftNormal"/>
        <w:rPr>
          <w:rFonts w:ascii="Montserrat" w:hAnsi="Montserrat"/>
          <w:spacing w:val="-1"/>
          <w:sz w:val="24"/>
        </w:rPr>
      </w:pPr>
    </w:p>
    <w:p w:rsidR="0008581E" w:rsidRPr="00B3633A" w:rsidRDefault="0008581E">
      <w:pPr>
        <w:pStyle w:val="0DraftNormal"/>
        <w:rPr>
          <w:rFonts w:ascii="Montserrat" w:hAnsi="Montserrat"/>
          <w:spacing w:val="-1"/>
          <w:sz w:val="24"/>
        </w:rPr>
      </w:pPr>
      <w:r w:rsidRPr="00B3633A">
        <w:rPr>
          <w:rFonts w:ascii="Montserrat" w:hAnsi="Montserrat"/>
          <w:spacing w:val="-1"/>
          <w:sz w:val="24"/>
        </w:rPr>
        <w:t xml:space="preserve">Moving alone she pays a visit to Rook, Asia, Asia, and pines for Asia. </w:t>
      </w:r>
    </w:p>
    <w:p w:rsidR="0008581E" w:rsidRPr="00B3633A" w:rsidRDefault="0008581E">
      <w:pPr>
        <w:pStyle w:val="0DraftNormal"/>
        <w:rPr>
          <w:rFonts w:ascii="Montserrat" w:hAnsi="Montserrat"/>
          <w:spacing w:val="-1"/>
          <w:sz w:val="24"/>
        </w:rPr>
      </w:pPr>
    </w:p>
    <w:p w:rsidR="0008581E" w:rsidRPr="00B3633A" w:rsidRDefault="0008581E">
      <w:pPr>
        <w:pStyle w:val="0DraftNormal"/>
        <w:rPr>
          <w:rFonts w:ascii="Montserrat" w:hAnsi="Montserrat"/>
          <w:spacing w:val="-1"/>
          <w:sz w:val="24"/>
        </w:rPr>
      </w:pPr>
      <w:r w:rsidRPr="00B3633A">
        <w:rPr>
          <w:rFonts w:ascii="Montserrat" w:hAnsi="Montserrat"/>
          <w:spacing w:val="-1"/>
          <w:sz w:val="24"/>
        </w:rPr>
        <w:t xml:space="preserve">She is amazed to find so many loose ends. </w:t>
      </w:r>
    </w:p>
    <w:p w:rsidR="0008581E" w:rsidRPr="00B3633A" w:rsidRDefault="0008581E">
      <w:pPr>
        <w:pStyle w:val="0DraftNormal"/>
        <w:rPr>
          <w:rFonts w:ascii="Montserrat" w:hAnsi="Montserrat"/>
          <w:spacing w:val="-1"/>
          <w:sz w:val="24"/>
        </w:rPr>
      </w:pPr>
    </w:p>
    <w:p w:rsidR="0008581E" w:rsidRPr="00B3633A" w:rsidRDefault="0008581E">
      <w:pPr>
        <w:pStyle w:val="0DraftNormal"/>
        <w:rPr>
          <w:rFonts w:ascii="Montserrat" w:hAnsi="Montserrat"/>
          <w:spacing w:val="-1"/>
          <w:sz w:val="24"/>
        </w:rPr>
      </w:pPr>
      <w:r w:rsidRPr="00B3633A">
        <w:rPr>
          <w:rFonts w:ascii="Montserrat" w:hAnsi="Montserrat"/>
          <w:spacing w:val="-1"/>
          <w:sz w:val="24"/>
        </w:rPr>
        <w:t xml:space="preserve">Deprived of an answer to the Upstart scenario, she confronts a new world of possabilities—an open threshold. </w:t>
      </w:r>
    </w:p>
    <w:p w:rsidR="0008581E" w:rsidRPr="00B3633A" w:rsidRDefault="0008581E">
      <w:pPr>
        <w:pStyle w:val="0DraftNormal"/>
        <w:rPr>
          <w:rFonts w:ascii="Montserrat" w:hAnsi="Montserrat"/>
          <w:spacing w:val="-1"/>
          <w:sz w:val="24"/>
        </w:rPr>
      </w:pPr>
    </w:p>
    <w:p w:rsidR="0008581E" w:rsidRPr="00B3633A" w:rsidRDefault="0008581E">
      <w:pPr>
        <w:pStyle w:val="0DraftNormal"/>
        <w:rPr>
          <w:rFonts w:ascii="Montserrat" w:hAnsi="Montserrat"/>
          <w:spacing w:val="-1"/>
          <w:sz w:val="24"/>
        </w:rPr>
      </w:pPr>
      <w:r w:rsidRPr="00B3633A">
        <w:rPr>
          <w:rFonts w:ascii="Montserrat" w:hAnsi="Montserrat"/>
          <w:spacing w:val="-1"/>
          <w:sz w:val="24"/>
        </w:rPr>
        <w:t xml:space="preserve">Av can't help but remember (Paradox)'s promise. </w:t>
      </w:r>
    </w:p>
    <w:p w:rsidR="0008581E" w:rsidRPr="00B3633A" w:rsidRDefault="0008581E">
      <w:pPr>
        <w:pStyle w:val="0DraftNormal"/>
        <w:rPr>
          <w:rFonts w:ascii="Montserrat" w:hAnsi="Montserrat"/>
          <w:spacing w:val="-1"/>
          <w:sz w:val="24"/>
        </w:rPr>
      </w:pPr>
    </w:p>
    <w:p w:rsidR="0008581E" w:rsidRPr="00B3633A" w:rsidRDefault="0008581E">
      <w:pPr>
        <w:pStyle w:val="0DraftNormal"/>
        <w:rPr>
          <w:rFonts w:ascii="Montserrat" w:hAnsi="Montserrat"/>
          <w:spacing w:val="-1"/>
          <w:sz w:val="24"/>
        </w:rPr>
      </w:pPr>
      <w:r w:rsidRPr="00B3633A">
        <w:rPr>
          <w:rFonts w:ascii="Montserrat" w:hAnsi="Montserrat"/>
          <w:spacing w:val="-1"/>
          <w:sz w:val="24"/>
        </w:rPr>
        <w:t xml:space="preserve">Coming at last to Kevin she confides in him openly. </w:t>
      </w:r>
    </w:p>
    <w:p w:rsidR="0008581E" w:rsidRPr="00B3633A" w:rsidRDefault="0008581E">
      <w:pPr>
        <w:pStyle w:val="0DraftNormal"/>
        <w:rPr>
          <w:rFonts w:ascii="Montserrat" w:hAnsi="Montserrat"/>
          <w:spacing w:val="-1"/>
          <w:sz w:val="24"/>
        </w:rPr>
      </w:pPr>
    </w:p>
    <w:p w:rsidR="0008581E" w:rsidRPr="00B3633A" w:rsidRDefault="0008581E">
      <w:pPr>
        <w:pStyle w:val="0DraftNormal"/>
        <w:rPr>
          <w:rFonts w:ascii="Montserrat" w:hAnsi="Montserrat"/>
          <w:spacing w:val="-1"/>
          <w:sz w:val="24"/>
        </w:rPr>
      </w:pPr>
      <w:r w:rsidRPr="00B3633A">
        <w:rPr>
          <w:rFonts w:ascii="Montserrat" w:hAnsi="Montserrat"/>
          <w:spacing w:val="-1"/>
          <w:sz w:val="24"/>
        </w:rPr>
        <w:t xml:space="preserve">Kevin, taking her into his confidence astounds her as well. </w:t>
      </w:r>
    </w:p>
    <w:p w:rsidR="0008581E" w:rsidRPr="00B3633A" w:rsidRDefault="0008581E">
      <w:pPr>
        <w:pStyle w:val="0DraftNormal"/>
        <w:rPr>
          <w:rFonts w:ascii="Montserrat" w:hAnsi="Montserrat"/>
          <w:spacing w:val="-1"/>
          <w:sz w:val="24"/>
        </w:rPr>
      </w:pPr>
    </w:p>
    <w:p w:rsidR="0008581E" w:rsidRPr="00B3633A" w:rsidRDefault="0008581E">
      <w:pPr>
        <w:pStyle w:val="0DraftNormal"/>
        <w:rPr>
          <w:rFonts w:ascii="Montserrat" w:hAnsi="Montserrat"/>
          <w:spacing w:val="-1"/>
          <w:sz w:val="24"/>
        </w:rPr>
      </w:pPr>
      <w:r w:rsidRPr="00B3633A">
        <w:rPr>
          <w:rFonts w:ascii="Montserrat" w:hAnsi="Montserrat"/>
          <w:spacing w:val="-1"/>
          <w:sz w:val="24"/>
        </w:rPr>
        <w:t xml:space="preserve">He relates to her what he has come to realize about himself—a conversation in which Kzeisza rears—it is more a moment of mutual realization. </w:t>
      </w:r>
    </w:p>
    <w:p w:rsidR="0008581E" w:rsidRPr="00B3633A" w:rsidRDefault="0008581E">
      <w:pPr>
        <w:pStyle w:val="0DraftNormal"/>
        <w:rPr>
          <w:rFonts w:ascii="Montserrat" w:hAnsi="Montserrat"/>
          <w:spacing w:val="-1"/>
          <w:sz w:val="24"/>
        </w:rPr>
      </w:pPr>
    </w:p>
    <w:p w:rsidR="0008581E" w:rsidRPr="00B3633A" w:rsidRDefault="0008581E">
      <w:pPr>
        <w:pStyle w:val="0DraftNormal"/>
        <w:rPr>
          <w:rFonts w:ascii="Montserrat" w:hAnsi="Montserrat"/>
          <w:spacing w:val="-1"/>
          <w:sz w:val="24"/>
        </w:rPr>
      </w:pPr>
      <w:r w:rsidRPr="00B3633A">
        <w:rPr>
          <w:rFonts w:ascii="Montserrat" w:hAnsi="Montserrat"/>
          <w:spacing w:val="-1"/>
          <w:sz w:val="24"/>
        </w:rPr>
        <w:t xml:space="preserve">This is, she realizes, only the beginning. </w:t>
      </w:r>
    </w:p>
    <w:p w:rsidR="0008581E" w:rsidRPr="00B3633A" w:rsidRDefault="0008581E">
      <w:pPr>
        <w:pStyle w:val="0DraftNormal"/>
        <w:rPr>
          <w:rFonts w:ascii="Montserrat" w:hAnsi="Montserrat"/>
          <w:spacing w:val="-1"/>
          <w:sz w:val="24"/>
        </w:rPr>
      </w:pPr>
    </w:p>
    <w:p w:rsidR="0008581E" w:rsidRPr="00B3633A" w:rsidRDefault="0008581E">
      <w:pPr>
        <w:pStyle w:val="0DraftNormal"/>
        <w:rPr>
          <w:rFonts w:ascii="Montserrat" w:hAnsi="Montserrat"/>
          <w:spacing w:val="-1"/>
          <w:sz w:val="24"/>
        </w:rPr>
      </w:pPr>
      <w:r w:rsidRPr="00B3633A">
        <w:rPr>
          <w:rFonts w:ascii="Montserrat" w:hAnsi="Montserrat"/>
          <w:spacing w:val="-1"/>
          <w:sz w:val="24"/>
        </w:rPr>
        <w:t xml:space="preserve">Av asks, through Kevin to go freelance. </w:t>
      </w:r>
    </w:p>
    <w:p w:rsidR="0008581E" w:rsidRPr="00B3633A" w:rsidRDefault="0008581E">
      <w:pPr>
        <w:pStyle w:val="0DraftNormal"/>
        <w:rPr>
          <w:rFonts w:ascii="Montserrat" w:hAnsi="Montserrat"/>
          <w:spacing w:val="-1"/>
          <w:sz w:val="24"/>
        </w:rPr>
      </w:pPr>
    </w:p>
    <w:p w:rsidR="0008581E" w:rsidRPr="00B3633A" w:rsidRDefault="0008581E">
      <w:pPr>
        <w:pStyle w:val="0DraftNormal"/>
        <w:rPr>
          <w:rFonts w:ascii="Montserrat" w:hAnsi="Montserrat"/>
          <w:spacing w:val="-1"/>
          <w:sz w:val="24"/>
        </w:rPr>
      </w:pPr>
      <w:r w:rsidRPr="00B3633A">
        <w:rPr>
          <w:rFonts w:ascii="Montserrat" w:hAnsi="Montserrat"/>
          <w:spacing w:val="-1"/>
          <w:sz w:val="24"/>
        </w:rPr>
        <w:t xml:space="preserve">Finally, Kevin asks: Where do you go now? </w:t>
      </w:r>
    </w:p>
    <w:p w:rsidR="0008581E" w:rsidRPr="00B3633A" w:rsidRDefault="0008581E">
      <w:pPr>
        <w:pStyle w:val="0DraftNormal"/>
        <w:rPr>
          <w:rFonts w:ascii="Montserrat" w:hAnsi="Montserrat"/>
          <w:spacing w:val="-1"/>
          <w:sz w:val="24"/>
        </w:rPr>
      </w:pPr>
    </w:p>
    <w:p w:rsidR="0008581E" w:rsidRPr="00B3633A" w:rsidRDefault="0008581E">
      <w:pPr>
        <w:pStyle w:val="0DraftNormal"/>
        <w:rPr>
          <w:rFonts w:ascii="Montserrat" w:hAnsi="Montserrat"/>
          <w:spacing w:val="-1"/>
          <w:sz w:val="24"/>
        </w:rPr>
      </w:pPr>
      <w:r w:rsidRPr="00B3633A">
        <w:rPr>
          <w:rFonts w:ascii="Montserrat" w:hAnsi="Montserrat"/>
          <w:spacing w:val="-1"/>
          <w:sz w:val="24"/>
        </w:rPr>
        <w:t>I may never know, she replied somewhat bewildered.</w:t>
      </w:r>
    </w:p>
    <w:p w:rsidR="0008581E" w:rsidRPr="00B3633A" w:rsidRDefault="0008581E">
      <w:pPr>
        <w:pStyle w:val="0DraftNormal"/>
        <w:rPr>
          <w:rFonts w:ascii="Montserrat" w:hAnsi="Montserrat"/>
          <w:spacing w:val="-1"/>
          <w:sz w:val="24"/>
        </w:rPr>
      </w:pPr>
    </w:p>
    <w:p w:rsidR="0008581E" w:rsidRPr="00B3633A" w:rsidRDefault="0008581E">
      <w:pPr>
        <w:pStyle w:val="0DraftNormal"/>
        <w:rPr>
          <w:rFonts w:ascii="Montserrat" w:hAnsi="Montserrat"/>
          <w:spacing w:val="-1"/>
          <w:sz w:val="24"/>
        </w:rPr>
      </w:pPr>
      <w:r w:rsidRPr="00B3633A">
        <w:rPr>
          <w:rFonts w:ascii="Montserrat" w:hAnsi="Montserrat"/>
          <w:spacing w:val="-1"/>
          <w:sz w:val="24"/>
        </w:rPr>
        <w:br w:type="page"/>
        <w:t>A Phoenix reconnaissance—the leisure tactic.</w:t>
      </w:r>
    </w:p>
    <w:p w:rsidR="0008581E" w:rsidRPr="00B3633A" w:rsidRDefault="0008581E">
      <w:pPr>
        <w:pStyle w:val="0DraftNormal"/>
        <w:rPr>
          <w:rFonts w:ascii="Montserrat" w:hAnsi="Montserrat"/>
          <w:spacing w:val="-1"/>
          <w:sz w:val="24"/>
        </w:rPr>
      </w:pPr>
    </w:p>
    <w:p w:rsidR="0008581E" w:rsidRPr="00B3633A" w:rsidRDefault="0008581E">
      <w:pPr>
        <w:pStyle w:val="0DraftNormal"/>
        <w:rPr>
          <w:rFonts w:ascii="Montserrat" w:hAnsi="Montserrat"/>
          <w:spacing w:val="-1"/>
          <w:sz w:val="24"/>
        </w:rPr>
      </w:pPr>
      <w:r w:rsidRPr="00B3633A">
        <w:rPr>
          <w:rFonts w:ascii="Montserrat" w:hAnsi="Montserrat"/>
          <w:spacing w:val="-1"/>
          <w:sz w:val="24"/>
        </w:rPr>
        <w:t>A good spot to practice and unwind.</w:t>
      </w:r>
    </w:p>
    <w:p w:rsidR="0008581E" w:rsidRPr="00B3633A" w:rsidRDefault="0008581E">
      <w:pPr>
        <w:pStyle w:val="0DraftNormal"/>
        <w:rPr>
          <w:rFonts w:ascii="Montserrat" w:hAnsi="Montserrat"/>
          <w:spacing w:val="-1"/>
          <w:sz w:val="24"/>
        </w:rPr>
      </w:pPr>
    </w:p>
    <w:p w:rsidR="0008581E" w:rsidRPr="00B3633A" w:rsidRDefault="0008581E">
      <w:pPr>
        <w:pStyle w:val="0DraftNormal"/>
        <w:rPr>
          <w:rFonts w:ascii="Montserrat" w:hAnsi="Montserrat"/>
          <w:spacing w:val="-1"/>
          <w:sz w:val="24"/>
        </w:rPr>
      </w:pPr>
      <w:r w:rsidRPr="00B3633A">
        <w:rPr>
          <w:rFonts w:ascii="Montserrat" w:hAnsi="Montserrat"/>
          <w:spacing w:val="-1"/>
          <w:sz w:val="24"/>
        </w:rPr>
        <w:t xml:space="preserve">The presence of dreams pursuing her. </w:t>
      </w:r>
    </w:p>
    <w:p w:rsidR="0008581E" w:rsidRPr="00B3633A" w:rsidRDefault="0008581E">
      <w:pPr>
        <w:pStyle w:val="0DraftNormal"/>
        <w:rPr>
          <w:rFonts w:ascii="Montserrat" w:hAnsi="Montserrat"/>
          <w:spacing w:val="-1"/>
          <w:sz w:val="24"/>
        </w:rPr>
      </w:pPr>
    </w:p>
    <w:p w:rsidR="0008581E" w:rsidRPr="00B3633A" w:rsidRDefault="0008581E">
      <w:pPr>
        <w:pStyle w:val="0DraftNormal"/>
        <w:rPr>
          <w:rFonts w:ascii="Montserrat" w:hAnsi="Montserrat"/>
          <w:spacing w:val="-1"/>
          <w:sz w:val="24"/>
        </w:rPr>
      </w:pPr>
      <w:r w:rsidRPr="00B3633A">
        <w:rPr>
          <w:rFonts w:ascii="Montserrat" w:hAnsi="Montserrat"/>
          <w:spacing w:val="-1"/>
          <w:sz w:val="24"/>
        </w:rPr>
        <w:t>Noticed unnoticeably.</w:t>
      </w:r>
    </w:p>
    <w:p w:rsidR="0008581E" w:rsidRPr="00B3633A" w:rsidRDefault="0008581E">
      <w:pPr>
        <w:pStyle w:val="0DraftNormal"/>
        <w:rPr>
          <w:rFonts w:ascii="Montserrat" w:hAnsi="Montserrat"/>
          <w:spacing w:val="-1"/>
          <w:sz w:val="24"/>
        </w:rPr>
      </w:pPr>
    </w:p>
    <w:p w:rsidR="0008581E" w:rsidRPr="00B3633A" w:rsidRDefault="0008581E">
      <w:pPr>
        <w:pStyle w:val="0DraftNormal"/>
        <w:rPr>
          <w:rFonts w:ascii="Montserrat" w:hAnsi="Montserrat"/>
          <w:spacing w:val="-1"/>
          <w:sz w:val="24"/>
        </w:rPr>
      </w:pPr>
      <w:r w:rsidRPr="00B3633A">
        <w:rPr>
          <w:rFonts w:ascii="Montserrat" w:hAnsi="Montserrat"/>
          <w:spacing w:val="-1"/>
          <w:sz w:val="24"/>
        </w:rPr>
        <w:t>A true exposure to the Arts from an adept master.</w:t>
      </w:r>
    </w:p>
    <w:p w:rsidR="0008581E" w:rsidRPr="00B3633A" w:rsidRDefault="0008581E">
      <w:pPr>
        <w:pStyle w:val="0DraftNormal"/>
        <w:rPr>
          <w:rFonts w:ascii="Montserrat" w:hAnsi="Montserrat"/>
          <w:spacing w:val="-1"/>
          <w:sz w:val="24"/>
        </w:rPr>
      </w:pPr>
    </w:p>
    <w:p w:rsidR="0008581E" w:rsidRPr="00B3633A" w:rsidRDefault="0008581E">
      <w:pPr>
        <w:pStyle w:val="0DraftNormal"/>
        <w:rPr>
          <w:rFonts w:ascii="Montserrat" w:hAnsi="Montserrat"/>
          <w:spacing w:val="-1"/>
          <w:sz w:val="24"/>
        </w:rPr>
      </w:pPr>
      <w:r w:rsidRPr="00B3633A">
        <w:rPr>
          <w:rFonts w:ascii="Montserrat" w:hAnsi="Montserrat"/>
          <w:spacing w:val="-1"/>
          <w:sz w:val="24"/>
        </w:rPr>
        <w:t>Friends and teammates chasing leads and fulfilling duties.</w:t>
      </w:r>
    </w:p>
    <w:p w:rsidR="0008581E" w:rsidRPr="00B3633A" w:rsidRDefault="0008581E">
      <w:pPr>
        <w:pStyle w:val="0DraftNormal"/>
        <w:rPr>
          <w:rFonts w:ascii="Montserrat" w:hAnsi="Montserrat"/>
          <w:spacing w:val="-1"/>
          <w:sz w:val="24"/>
        </w:rPr>
      </w:pPr>
    </w:p>
    <w:p w:rsidR="0008581E" w:rsidRPr="00B3633A" w:rsidRDefault="0008581E">
      <w:pPr>
        <w:pStyle w:val="0DraftNormal"/>
        <w:rPr>
          <w:rFonts w:ascii="Montserrat" w:hAnsi="Montserrat"/>
          <w:spacing w:val="-1"/>
          <w:sz w:val="24"/>
        </w:rPr>
      </w:pPr>
      <w:r w:rsidRPr="00B3633A">
        <w:rPr>
          <w:rFonts w:ascii="Montserrat" w:hAnsi="Montserrat"/>
          <w:spacing w:val="-1"/>
          <w:sz w:val="24"/>
        </w:rPr>
        <w:t xml:space="preserve">Av's mind weighs the advice of her friends. </w:t>
      </w:r>
    </w:p>
    <w:p w:rsidR="0008581E" w:rsidRPr="00B3633A" w:rsidRDefault="0008581E">
      <w:pPr>
        <w:pStyle w:val="0DraftNormal"/>
        <w:rPr>
          <w:rFonts w:ascii="Montserrat" w:hAnsi="Montserrat"/>
          <w:spacing w:val="-1"/>
          <w:sz w:val="24"/>
        </w:rPr>
      </w:pPr>
    </w:p>
    <w:p w:rsidR="0008581E" w:rsidRPr="00B3633A" w:rsidRDefault="0008581E">
      <w:pPr>
        <w:pStyle w:val="0DraftNormal"/>
        <w:rPr>
          <w:rFonts w:ascii="Montserrat" w:hAnsi="Montserrat"/>
          <w:spacing w:val="-1"/>
          <w:sz w:val="24"/>
        </w:rPr>
      </w:pPr>
      <w:r w:rsidRPr="00B3633A">
        <w:rPr>
          <w:rFonts w:ascii="Montserrat" w:hAnsi="Montserrat"/>
          <w:spacing w:val="-1"/>
          <w:sz w:val="24"/>
        </w:rPr>
        <w:t>Even Temper speaks to her about her bond with Kzeisza.</w:t>
      </w:r>
    </w:p>
    <w:p w:rsidR="0008581E" w:rsidRPr="00B3633A" w:rsidRDefault="0008581E">
      <w:pPr>
        <w:pStyle w:val="0DraftNormal"/>
        <w:rPr>
          <w:rFonts w:ascii="Montserrat" w:hAnsi="Montserrat"/>
          <w:spacing w:val="-1"/>
          <w:sz w:val="24"/>
        </w:rPr>
      </w:pPr>
    </w:p>
    <w:p w:rsidR="0008581E" w:rsidRPr="00B3633A" w:rsidRDefault="0008581E">
      <w:pPr>
        <w:pStyle w:val="0DraftNormal"/>
        <w:rPr>
          <w:rFonts w:ascii="Montserrat" w:hAnsi="Montserrat"/>
          <w:spacing w:val="-1"/>
          <w:sz w:val="24"/>
        </w:rPr>
      </w:pPr>
      <w:r w:rsidRPr="00B3633A">
        <w:rPr>
          <w:rFonts w:ascii="Montserrat" w:hAnsi="Montserrat"/>
          <w:spacing w:val="-1"/>
          <w:sz w:val="24"/>
        </w:rPr>
        <w:t>Av pushing herself—her touters accellerate their training.</w:t>
      </w:r>
    </w:p>
    <w:p w:rsidR="0008581E" w:rsidRPr="00B3633A" w:rsidRDefault="0008581E">
      <w:pPr>
        <w:pStyle w:val="0DraftNormal"/>
        <w:rPr>
          <w:rFonts w:ascii="Montserrat" w:hAnsi="Montserrat"/>
          <w:spacing w:val="-1"/>
          <w:sz w:val="24"/>
        </w:rPr>
      </w:pPr>
    </w:p>
    <w:p w:rsidR="0008581E" w:rsidRPr="00B3633A" w:rsidRDefault="0008581E">
      <w:pPr>
        <w:pStyle w:val="0DraftNormal"/>
        <w:rPr>
          <w:rFonts w:ascii="Montserrat" w:hAnsi="Montserrat"/>
          <w:spacing w:val="-1"/>
          <w:sz w:val="24"/>
        </w:rPr>
      </w:pPr>
      <w:r w:rsidRPr="00B3633A">
        <w:rPr>
          <w:rFonts w:ascii="Montserrat" w:hAnsi="Montserrat"/>
          <w:spacing w:val="-1"/>
          <w:sz w:val="24"/>
        </w:rPr>
        <w:t>bid for destiny—gathering loose ends of all sorts</w:t>
      </w:r>
    </w:p>
    <w:p w:rsidR="0008581E" w:rsidRPr="00B3633A" w:rsidRDefault="0008581E">
      <w:pPr>
        <w:pStyle w:val="0DraftNormal"/>
        <w:rPr>
          <w:rFonts w:ascii="Montserrat" w:hAnsi="Montserrat"/>
          <w:spacing w:val="-1"/>
          <w:sz w:val="24"/>
        </w:rPr>
      </w:pPr>
    </w:p>
    <w:p w:rsidR="0008581E" w:rsidRPr="00B3633A" w:rsidRDefault="0008581E">
      <w:pPr>
        <w:pStyle w:val="0DraftNormal"/>
        <w:rPr>
          <w:rFonts w:ascii="Montserrat" w:hAnsi="Montserrat"/>
          <w:spacing w:val="-1"/>
          <w:sz w:val="24"/>
        </w:rPr>
      </w:pPr>
      <w:r w:rsidRPr="00B3633A">
        <w:rPr>
          <w:rFonts w:ascii="Montserrat" w:hAnsi="Montserrat"/>
          <w:spacing w:val="-1"/>
          <w:sz w:val="24"/>
        </w:rPr>
        <w:t>An interruption—a visit, a bid for destiny.</w:t>
      </w:r>
    </w:p>
    <w:p w:rsidR="0008581E" w:rsidRPr="00B3633A" w:rsidRDefault="0008581E">
      <w:pPr>
        <w:pStyle w:val="0DraftNormal"/>
        <w:rPr>
          <w:rFonts w:ascii="Montserrat" w:hAnsi="Montserrat"/>
          <w:spacing w:val="-1"/>
          <w:sz w:val="24"/>
        </w:rPr>
      </w:pPr>
    </w:p>
    <w:p w:rsidR="0008581E" w:rsidRPr="00B3633A" w:rsidRDefault="0008581E">
      <w:pPr>
        <w:pStyle w:val="0DraftNormal"/>
        <w:rPr>
          <w:rFonts w:ascii="Montserrat" w:hAnsi="Montserrat"/>
          <w:spacing w:val="-1"/>
          <w:sz w:val="24"/>
        </w:rPr>
      </w:pPr>
      <w:r w:rsidRPr="00B3633A">
        <w:rPr>
          <w:rFonts w:ascii="Montserrat" w:hAnsi="Montserrat"/>
          <w:spacing w:val="-1"/>
          <w:sz w:val="24"/>
        </w:rPr>
        <w:t>A conversation with a Devourer.</w:t>
      </w:r>
    </w:p>
    <w:p w:rsidR="0008581E" w:rsidRPr="00B3633A" w:rsidRDefault="0008581E">
      <w:pPr>
        <w:pStyle w:val="0DraftNormal"/>
        <w:rPr>
          <w:rFonts w:ascii="Montserrat" w:hAnsi="Montserrat"/>
          <w:spacing w:val="-1"/>
          <w:sz w:val="24"/>
        </w:rPr>
      </w:pPr>
    </w:p>
    <w:p w:rsidR="0008581E" w:rsidRPr="00B3633A" w:rsidRDefault="0008581E">
      <w:pPr>
        <w:pStyle w:val="0DraftNormal"/>
        <w:rPr>
          <w:rFonts w:ascii="Montserrat" w:hAnsi="Montserrat"/>
          <w:spacing w:val="-1"/>
          <w:sz w:val="24"/>
        </w:rPr>
      </w:pPr>
      <w:r w:rsidRPr="00B3633A">
        <w:rPr>
          <w:rFonts w:ascii="Montserrat" w:hAnsi="Montserrat"/>
          <w:spacing w:val="-1"/>
          <w:sz w:val="24"/>
        </w:rPr>
        <w:t>A path strayed down before—Av seeking to embody something closer to her nature.</w:t>
      </w:r>
    </w:p>
    <w:p w:rsidR="0008581E" w:rsidRPr="00B3633A" w:rsidRDefault="0008581E">
      <w:pPr>
        <w:pStyle w:val="0DraftNormal"/>
        <w:rPr>
          <w:rFonts w:ascii="Montserrat" w:hAnsi="Montserrat"/>
          <w:spacing w:val="-1"/>
          <w:sz w:val="24"/>
        </w:rPr>
      </w:pPr>
    </w:p>
    <w:p w:rsidR="0008581E" w:rsidRPr="00B3633A" w:rsidRDefault="0008581E">
      <w:pPr>
        <w:pStyle w:val="0DraftNormal"/>
        <w:rPr>
          <w:rFonts w:ascii="Montserrat" w:hAnsi="Montserrat"/>
          <w:spacing w:val="-1"/>
          <w:sz w:val="24"/>
        </w:rPr>
      </w:pPr>
      <w:r w:rsidRPr="00B3633A">
        <w:rPr>
          <w:rFonts w:ascii="Montserrat" w:hAnsi="Montserrat"/>
          <w:spacing w:val="-1"/>
          <w:sz w:val="24"/>
        </w:rPr>
        <w:t>Uneasy return to her studies.</w:t>
      </w:r>
    </w:p>
    <w:p w:rsidR="0008581E" w:rsidRPr="00B3633A" w:rsidRDefault="0008581E">
      <w:pPr>
        <w:pStyle w:val="0DraftNormal"/>
        <w:rPr>
          <w:rFonts w:ascii="Montserrat" w:hAnsi="Montserrat"/>
          <w:spacing w:val="-1"/>
          <w:sz w:val="24"/>
        </w:rPr>
      </w:pPr>
    </w:p>
    <w:p w:rsidR="0008581E" w:rsidRPr="00B3633A" w:rsidRDefault="0008581E">
      <w:pPr>
        <w:pStyle w:val="0DraftNormal"/>
        <w:rPr>
          <w:rFonts w:ascii="Montserrat" w:hAnsi="Montserrat"/>
          <w:spacing w:val="-1"/>
          <w:sz w:val="24"/>
        </w:rPr>
      </w:pPr>
      <w:r w:rsidRPr="00B3633A">
        <w:rPr>
          <w:rFonts w:ascii="Montserrat" w:hAnsi="Montserrat"/>
          <w:spacing w:val="-1"/>
          <w:sz w:val="24"/>
        </w:rPr>
        <w:t>Her haitus ends—recalled to duty.</w:t>
      </w:r>
    </w:p>
    <w:p w:rsidR="0008581E" w:rsidRPr="00B3633A" w:rsidRDefault="0008581E">
      <w:pPr>
        <w:pStyle w:val="0DraftNormal"/>
        <w:rPr>
          <w:rFonts w:ascii="Montserrat" w:hAnsi="Montserrat"/>
          <w:spacing w:val="-1"/>
          <w:sz w:val="24"/>
        </w:rPr>
      </w:pPr>
    </w:p>
    <w:p w:rsidR="0008581E" w:rsidRPr="00B3633A" w:rsidRDefault="0008581E">
      <w:pPr>
        <w:pStyle w:val="0DraftNormal"/>
        <w:rPr>
          <w:rFonts w:ascii="Montserrat" w:hAnsi="Montserrat"/>
          <w:spacing w:val="-1"/>
          <w:sz w:val="24"/>
        </w:rPr>
      </w:pPr>
      <w:r w:rsidRPr="00B3633A">
        <w:rPr>
          <w:rFonts w:ascii="Montserrat" w:hAnsi="Montserrat"/>
          <w:spacing w:val="-1"/>
          <w:sz w:val="24"/>
        </w:rPr>
        <w:t>No time to catch up.</w:t>
      </w:r>
    </w:p>
    <w:p w:rsidR="0008581E" w:rsidRPr="00B3633A" w:rsidRDefault="0008581E">
      <w:pPr>
        <w:pStyle w:val="0DraftNormal"/>
        <w:rPr>
          <w:rFonts w:ascii="Montserrat" w:hAnsi="Montserrat"/>
          <w:spacing w:val="-1"/>
          <w:sz w:val="24"/>
        </w:rPr>
      </w:pPr>
    </w:p>
    <w:p w:rsidR="0008581E" w:rsidRPr="00B3633A" w:rsidRDefault="0008581E">
      <w:pPr>
        <w:pStyle w:val="0DraftNormal"/>
        <w:rPr>
          <w:rFonts w:ascii="Montserrat" w:hAnsi="Montserrat"/>
          <w:spacing w:val="-1"/>
          <w:sz w:val="24"/>
        </w:rPr>
      </w:pPr>
      <w:r w:rsidRPr="00B3633A">
        <w:rPr>
          <w:rFonts w:ascii="Montserrat" w:hAnsi="Montserrat"/>
          <w:spacing w:val="-1"/>
          <w:sz w:val="24"/>
        </w:rPr>
        <w:t xml:space="preserve">The plan. </w:t>
      </w:r>
    </w:p>
    <w:p w:rsidR="0008581E" w:rsidRPr="00B3633A" w:rsidRDefault="0008581E">
      <w:pPr>
        <w:pStyle w:val="0DraftNormal"/>
        <w:rPr>
          <w:rFonts w:ascii="Montserrat" w:hAnsi="Montserrat"/>
          <w:spacing w:val="-1"/>
          <w:sz w:val="24"/>
        </w:rPr>
      </w:pPr>
    </w:p>
    <w:p w:rsidR="0008581E" w:rsidRPr="00B3633A" w:rsidRDefault="0008581E">
      <w:pPr>
        <w:pStyle w:val="0DraftNormal"/>
        <w:rPr>
          <w:rFonts w:ascii="Montserrat" w:hAnsi="Montserrat"/>
          <w:spacing w:val="-1"/>
          <w:sz w:val="24"/>
        </w:rPr>
      </w:pPr>
      <w:r w:rsidRPr="00B3633A">
        <w:rPr>
          <w:rFonts w:ascii="Montserrat" w:hAnsi="Montserrat"/>
          <w:spacing w:val="-1"/>
          <w:sz w:val="24"/>
        </w:rPr>
        <w:t>A few days to rough out.</w:t>
      </w:r>
    </w:p>
    <w:p w:rsidR="0008581E" w:rsidRPr="00B3633A" w:rsidRDefault="0008581E">
      <w:pPr>
        <w:pStyle w:val="0DraftNormal"/>
        <w:rPr>
          <w:rFonts w:ascii="Montserrat" w:hAnsi="Montserrat"/>
          <w:spacing w:val="-1"/>
          <w:sz w:val="24"/>
        </w:rPr>
      </w:pPr>
    </w:p>
    <w:p w:rsidR="0008581E" w:rsidRPr="00B3633A" w:rsidRDefault="0008581E">
      <w:pPr>
        <w:pStyle w:val="0DraftNormal"/>
        <w:rPr>
          <w:rFonts w:ascii="Montserrat" w:hAnsi="Montserrat"/>
          <w:spacing w:val="-1"/>
          <w:sz w:val="24"/>
        </w:rPr>
      </w:pPr>
      <w:r w:rsidRPr="00B3633A">
        <w:rPr>
          <w:rFonts w:ascii="Montserrat" w:hAnsi="Montserrat"/>
          <w:spacing w:val="-1"/>
          <w:sz w:val="24"/>
        </w:rPr>
        <w:t>Trouble shooting problems with dry run simulations.</w:t>
      </w:r>
    </w:p>
    <w:p w:rsidR="0008581E" w:rsidRPr="00B3633A" w:rsidRDefault="0008581E">
      <w:pPr>
        <w:pStyle w:val="0DraftNormal"/>
        <w:rPr>
          <w:rFonts w:ascii="Montserrat" w:hAnsi="Montserrat"/>
          <w:spacing w:val="-1"/>
          <w:sz w:val="24"/>
        </w:rPr>
      </w:pPr>
    </w:p>
    <w:p w:rsidR="0008581E" w:rsidRPr="00B3633A" w:rsidRDefault="0008581E">
      <w:pPr>
        <w:pStyle w:val="0DraftNormal"/>
        <w:rPr>
          <w:rFonts w:ascii="Montserrat" w:hAnsi="Montserrat"/>
          <w:spacing w:val="-1"/>
          <w:sz w:val="24"/>
        </w:rPr>
      </w:pPr>
      <w:r w:rsidRPr="00B3633A">
        <w:rPr>
          <w:rFonts w:ascii="Montserrat" w:hAnsi="Montserrat"/>
          <w:spacing w:val="-1"/>
          <w:sz w:val="24"/>
        </w:rPr>
        <w:t xml:space="preserve">Early simulation—trouble with details. </w:t>
      </w:r>
    </w:p>
    <w:p w:rsidR="0008581E" w:rsidRPr="00B3633A" w:rsidRDefault="0008581E">
      <w:pPr>
        <w:pStyle w:val="0DraftNormal"/>
        <w:rPr>
          <w:rFonts w:ascii="Montserrat" w:hAnsi="Montserrat"/>
          <w:spacing w:val="-1"/>
          <w:sz w:val="24"/>
        </w:rPr>
      </w:pPr>
    </w:p>
    <w:p w:rsidR="0008581E" w:rsidRPr="00B3633A" w:rsidRDefault="0008581E">
      <w:pPr>
        <w:pStyle w:val="0DraftNormal"/>
        <w:rPr>
          <w:rFonts w:ascii="Montserrat" w:hAnsi="Montserrat"/>
          <w:spacing w:val="-1"/>
          <w:sz w:val="24"/>
        </w:rPr>
      </w:pPr>
      <w:r w:rsidRPr="00B3633A">
        <w:rPr>
          <w:rFonts w:ascii="Montserrat" w:hAnsi="Montserrat"/>
          <w:spacing w:val="-1"/>
          <w:sz w:val="24"/>
        </w:rPr>
        <w:t>AO unmasked.</w:t>
      </w:r>
    </w:p>
    <w:p w:rsidR="0008581E" w:rsidRPr="00B3633A" w:rsidRDefault="0008581E">
      <w:pPr>
        <w:pStyle w:val="0DraftNormal"/>
        <w:rPr>
          <w:rFonts w:ascii="Montserrat" w:hAnsi="Montserrat"/>
          <w:spacing w:val="-1"/>
          <w:sz w:val="24"/>
        </w:rPr>
      </w:pPr>
    </w:p>
    <w:p w:rsidR="0008581E" w:rsidRPr="00B3633A" w:rsidRDefault="0008581E">
      <w:pPr>
        <w:pStyle w:val="0DraftNormal"/>
        <w:rPr>
          <w:rFonts w:ascii="Montserrat" w:hAnsi="Montserrat"/>
          <w:spacing w:val="-1"/>
          <w:sz w:val="24"/>
        </w:rPr>
      </w:pPr>
      <w:r w:rsidRPr="00B3633A">
        <w:rPr>
          <w:rFonts w:ascii="Montserrat" w:hAnsi="Montserrat"/>
          <w:spacing w:val="-1"/>
          <w:sz w:val="24"/>
        </w:rPr>
        <w:t>Holding Av down.</w:t>
      </w:r>
    </w:p>
    <w:p w:rsidR="0008581E" w:rsidRPr="00B3633A" w:rsidRDefault="0008581E">
      <w:pPr>
        <w:pStyle w:val="0DraftNormal"/>
        <w:rPr>
          <w:rFonts w:ascii="Montserrat" w:hAnsi="Montserrat"/>
          <w:spacing w:val="-1"/>
          <w:sz w:val="24"/>
        </w:rPr>
      </w:pPr>
    </w:p>
    <w:p w:rsidR="0008581E" w:rsidRPr="00B3633A" w:rsidRDefault="0008581E">
      <w:pPr>
        <w:pStyle w:val="0DraftNormal"/>
        <w:rPr>
          <w:rFonts w:ascii="Montserrat" w:hAnsi="Montserrat"/>
          <w:spacing w:val="-1"/>
          <w:sz w:val="24"/>
        </w:rPr>
      </w:pPr>
      <w:r w:rsidRPr="00B3633A">
        <w:rPr>
          <w:rFonts w:ascii="Montserrat" w:hAnsi="Montserrat"/>
          <w:spacing w:val="-1"/>
          <w:sz w:val="24"/>
        </w:rPr>
        <w:t>Entering Necormantic texts into the Book of Intents.</w:t>
      </w:r>
    </w:p>
    <w:p w:rsidR="0008581E" w:rsidRPr="00B3633A" w:rsidRDefault="0008581E">
      <w:pPr>
        <w:pStyle w:val="0DraftNormal"/>
        <w:rPr>
          <w:rFonts w:ascii="Montserrat" w:hAnsi="Montserrat"/>
          <w:spacing w:val="-1"/>
          <w:sz w:val="24"/>
        </w:rPr>
      </w:pPr>
    </w:p>
    <w:p w:rsidR="0008581E" w:rsidRPr="00B3633A" w:rsidRDefault="0008581E">
      <w:pPr>
        <w:pStyle w:val="0DraftNormal"/>
        <w:rPr>
          <w:rFonts w:ascii="Montserrat" w:hAnsi="Montserrat"/>
          <w:spacing w:val="-1"/>
          <w:sz w:val="24"/>
        </w:rPr>
      </w:pPr>
      <w:r w:rsidRPr="00B3633A">
        <w:rPr>
          <w:rFonts w:ascii="Montserrat" w:hAnsi="Montserrat"/>
          <w:spacing w:val="-1"/>
          <w:sz w:val="24"/>
        </w:rPr>
        <w:t>AO stands ready to take advantage of any weakening of SWAT.</w:t>
      </w:r>
    </w:p>
    <w:p w:rsidR="0008581E" w:rsidRPr="00B3633A" w:rsidRDefault="0008581E">
      <w:pPr>
        <w:pStyle w:val="0DraftNormal"/>
        <w:rPr>
          <w:rFonts w:ascii="Montserrat" w:hAnsi="Montserrat"/>
          <w:spacing w:val="-1"/>
          <w:sz w:val="24"/>
        </w:rPr>
      </w:pPr>
    </w:p>
    <w:p w:rsidR="0008581E" w:rsidRPr="00B3633A" w:rsidRDefault="0008581E">
      <w:pPr>
        <w:pStyle w:val="0DraftNormal"/>
        <w:rPr>
          <w:rFonts w:ascii="Montserrat" w:hAnsi="Montserrat"/>
          <w:spacing w:val="-1"/>
          <w:sz w:val="24"/>
        </w:rPr>
      </w:pPr>
      <w:r w:rsidRPr="00B3633A">
        <w:rPr>
          <w:rFonts w:ascii="Montserrat" w:hAnsi="Montserrat"/>
          <w:spacing w:val="-1"/>
          <w:sz w:val="24"/>
        </w:rPr>
        <w:t>Into third week planning—Kzeisza showing worry.</w:t>
      </w:r>
    </w:p>
    <w:p w:rsidR="0008581E" w:rsidRPr="00B3633A" w:rsidRDefault="0008581E">
      <w:pPr>
        <w:pStyle w:val="0DraftNormal"/>
        <w:rPr>
          <w:rFonts w:ascii="Montserrat" w:hAnsi="Montserrat"/>
          <w:spacing w:val="-1"/>
          <w:sz w:val="24"/>
        </w:rPr>
      </w:pPr>
    </w:p>
    <w:p w:rsidR="0008581E" w:rsidRPr="00B3633A" w:rsidRDefault="0008581E">
      <w:pPr>
        <w:pStyle w:val="0DraftNormal"/>
        <w:rPr>
          <w:rFonts w:ascii="Montserrat" w:hAnsi="Montserrat"/>
          <w:spacing w:val="-1"/>
          <w:sz w:val="24"/>
        </w:rPr>
      </w:pPr>
      <w:r w:rsidRPr="00B3633A">
        <w:rPr>
          <w:rFonts w:ascii="Montserrat" w:hAnsi="Montserrat"/>
          <w:spacing w:val="-1"/>
          <w:sz w:val="24"/>
        </w:rPr>
        <w:t xml:space="preserve">The plan is to remove the presence of NLS SWAT. </w:t>
      </w:r>
    </w:p>
    <w:p w:rsidR="0008581E" w:rsidRPr="00B3633A" w:rsidRDefault="0008581E">
      <w:pPr>
        <w:pStyle w:val="0DraftNormal"/>
        <w:rPr>
          <w:rFonts w:ascii="Montserrat" w:hAnsi="Montserrat"/>
          <w:spacing w:val="-1"/>
          <w:sz w:val="24"/>
        </w:rPr>
      </w:pPr>
    </w:p>
    <w:p w:rsidR="0008581E" w:rsidRPr="00B3633A" w:rsidRDefault="0008581E">
      <w:pPr>
        <w:pStyle w:val="0DraftNormal"/>
        <w:rPr>
          <w:rFonts w:ascii="Montserrat" w:hAnsi="Montserrat"/>
          <w:spacing w:val="-1"/>
          <w:sz w:val="24"/>
        </w:rPr>
      </w:pPr>
      <w:r w:rsidRPr="00B3633A">
        <w:rPr>
          <w:rFonts w:ascii="Montserrat" w:hAnsi="Montserrat"/>
          <w:spacing w:val="-1"/>
          <w:sz w:val="24"/>
        </w:rPr>
        <w:t xml:space="preserve">It will take them nearly three weeks to be ready to put that plan into motion, using their immediate resources, with a better than ninety percent chance of success, and one hundred percent chance of partial success. </w:t>
      </w:r>
    </w:p>
    <w:p w:rsidR="0008581E" w:rsidRPr="00B3633A" w:rsidRDefault="0008581E">
      <w:pPr>
        <w:pStyle w:val="0DraftNormal"/>
        <w:rPr>
          <w:rFonts w:ascii="Montserrat" w:hAnsi="Montserrat"/>
          <w:spacing w:val="-1"/>
          <w:sz w:val="24"/>
        </w:rPr>
      </w:pPr>
    </w:p>
    <w:p w:rsidR="0008581E" w:rsidRPr="00B3633A" w:rsidRDefault="0008581E">
      <w:pPr>
        <w:pStyle w:val="0DraftNormal"/>
        <w:rPr>
          <w:rFonts w:ascii="Montserrat" w:hAnsi="Montserrat"/>
          <w:spacing w:val="-1"/>
          <w:sz w:val="24"/>
        </w:rPr>
      </w:pPr>
      <w:r w:rsidRPr="00B3633A">
        <w:rPr>
          <w:rFonts w:ascii="Montserrat" w:hAnsi="Montserrat"/>
          <w:spacing w:val="-1"/>
          <w:sz w:val="24"/>
        </w:rPr>
        <w:t xml:space="preserve">Once they have the solid framework of a plan, they begin to run simulations, the setting up of which involves a few disturbing elements. </w:t>
      </w:r>
    </w:p>
    <w:p w:rsidR="0008581E" w:rsidRPr="00B3633A" w:rsidRDefault="0008581E">
      <w:pPr>
        <w:pStyle w:val="0DraftNormal"/>
        <w:rPr>
          <w:rFonts w:ascii="Montserrat" w:hAnsi="Montserrat"/>
          <w:spacing w:val="-1"/>
          <w:sz w:val="24"/>
        </w:rPr>
      </w:pPr>
    </w:p>
    <w:p w:rsidR="0008581E" w:rsidRPr="00B3633A" w:rsidRDefault="0008581E">
      <w:pPr>
        <w:pStyle w:val="0DraftNormal"/>
        <w:rPr>
          <w:rFonts w:ascii="Montserrat" w:hAnsi="Montserrat"/>
          <w:spacing w:val="-1"/>
          <w:sz w:val="24"/>
        </w:rPr>
      </w:pPr>
      <w:r w:rsidRPr="00B3633A">
        <w:rPr>
          <w:rFonts w:ascii="Montserrat" w:hAnsi="Montserrat"/>
          <w:spacing w:val="-1"/>
          <w:sz w:val="24"/>
        </w:rPr>
        <w:t xml:space="preserve">Running a simulation which accounts for magical and technological practices and techniques inspires some frightening experiments. </w:t>
      </w:r>
    </w:p>
    <w:p w:rsidR="0008581E" w:rsidRPr="00B3633A" w:rsidRDefault="0008581E">
      <w:pPr>
        <w:pStyle w:val="0DraftNormal"/>
        <w:rPr>
          <w:rFonts w:ascii="Montserrat" w:hAnsi="Montserrat"/>
          <w:spacing w:val="-1"/>
          <w:sz w:val="24"/>
        </w:rPr>
      </w:pPr>
    </w:p>
    <w:p w:rsidR="0008581E" w:rsidRPr="00B3633A" w:rsidRDefault="0008581E">
      <w:pPr>
        <w:pStyle w:val="0DraftNormal"/>
        <w:rPr>
          <w:rFonts w:ascii="Montserrat" w:hAnsi="Montserrat"/>
          <w:spacing w:val="-1"/>
          <w:sz w:val="24"/>
        </w:rPr>
      </w:pPr>
      <w:r w:rsidRPr="00B3633A">
        <w:rPr>
          <w:rFonts w:ascii="Montserrat" w:hAnsi="Montserrat"/>
          <w:spacing w:val="-1"/>
          <w:sz w:val="24"/>
        </w:rPr>
        <w:t xml:space="preserve">However, Av's enemy has finally been unmasked, and they are ready to take advantage of this extraction. </w:t>
      </w:r>
    </w:p>
    <w:p w:rsidR="0008581E" w:rsidRPr="00B3633A" w:rsidRDefault="0008581E">
      <w:pPr>
        <w:pStyle w:val="0DraftNormal"/>
        <w:rPr>
          <w:rFonts w:ascii="Montserrat" w:hAnsi="Montserrat"/>
          <w:spacing w:val="-1"/>
          <w:sz w:val="24"/>
        </w:rPr>
      </w:pPr>
    </w:p>
    <w:p w:rsidR="0008581E" w:rsidRPr="00B3633A" w:rsidRDefault="0008581E">
      <w:pPr>
        <w:pStyle w:val="0DraftNormal"/>
        <w:rPr>
          <w:rFonts w:ascii="Montserrat" w:hAnsi="Montserrat"/>
          <w:spacing w:val="-1"/>
          <w:sz w:val="24"/>
        </w:rPr>
      </w:pPr>
      <w:r w:rsidRPr="00B3633A">
        <w:rPr>
          <w:rFonts w:ascii="Montserrat" w:hAnsi="Montserrat"/>
          <w:spacing w:val="-1"/>
          <w:sz w:val="24"/>
        </w:rPr>
        <w:t>In fact, they have a new boldness which has Kzeisza worried.</w:t>
      </w:r>
    </w:p>
    <w:p w:rsidR="0008581E" w:rsidRPr="00B3633A" w:rsidRDefault="0008581E">
      <w:pPr>
        <w:pStyle w:val="0DraftNormal"/>
        <w:rPr>
          <w:rFonts w:ascii="Montserrat" w:hAnsi="Montserrat"/>
          <w:spacing w:val="-1"/>
          <w:sz w:val="24"/>
        </w:rPr>
      </w:pPr>
    </w:p>
    <w:p w:rsidR="0008581E" w:rsidRPr="00B3633A" w:rsidRDefault="0008581E">
      <w:pPr>
        <w:pStyle w:val="0DraftNormal"/>
        <w:rPr>
          <w:rFonts w:ascii="Montserrat" w:hAnsi="Montserrat"/>
          <w:spacing w:val="-1"/>
          <w:sz w:val="24"/>
        </w:rPr>
      </w:pPr>
      <w:r w:rsidRPr="00B3633A">
        <w:rPr>
          <w:rFonts w:ascii="Montserrat" w:hAnsi="Montserrat"/>
          <w:spacing w:val="-1"/>
          <w:sz w:val="24"/>
        </w:rPr>
        <w:t xml:space="preserve">In the ongoing inter cultural exposure which is going on, the exchange of some necromantic lore provides a glance at the power of the object which serves Asia. </w:t>
      </w:r>
    </w:p>
    <w:p w:rsidR="0008581E" w:rsidRPr="00B3633A" w:rsidRDefault="0008581E">
      <w:pPr>
        <w:pStyle w:val="0DraftNormal"/>
        <w:rPr>
          <w:rFonts w:ascii="Montserrat" w:hAnsi="Montserrat"/>
          <w:spacing w:val="-1"/>
          <w:sz w:val="24"/>
        </w:rPr>
      </w:pPr>
    </w:p>
    <w:p w:rsidR="0008581E" w:rsidRPr="00B3633A" w:rsidRDefault="0008581E">
      <w:pPr>
        <w:pStyle w:val="0DraftNormal"/>
        <w:rPr>
          <w:rFonts w:ascii="Montserrat" w:hAnsi="Montserrat"/>
          <w:spacing w:val="-1"/>
          <w:sz w:val="24"/>
        </w:rPr>
      </w:pPr>
      <w:r w:rsidRPr="00B3633A">
        <w:rPr>
          <w:rFonts w:ascii="Montserrat" w:hAnsi="Montserrat"/>
          <w:spacing w:val="-1"/>
          <w:sz w:val="24"/>
        </w:rPr>
        <w:t xml:space="preserve">Av, witnessing this again, but for the first time as we can recall, asks about it. </w:t>
      </w:r>
    </w:p>
    <w:p w:rsidR="0008581E" w:rsidRPr="00B3633A" w:rsidRDefault="0008581E">
      <w:pPr>
        <w:pStyle w:val="0DraftNormal"/>
        <w:rPr>
          <w:rFonts w:ascii="Montserrat" w:hAnsi="Montserrat"/>
          <w:spacing w:val="-1"/>
          <w:sz w:val="24"/>
        </w:rPr>
      </w:pPr>
    </w:p>
    <w:p w:rsidR="0008581E" w:rsidRPr="00B3633A" w:rsidRDefault="0008581E">
      <w:pPr>
        <w:pStyle w:val="0DraftNormal"/>
        <w:rPr>
          <w:rFonts w:ascii="Montserrat" w:hAnsi="Montserrat"/>
          <w:spacing w:val="-1"/>
          <w:sz w:val="24"/>
        </w:rPr>
      </w:pPr>
      <w:r w:rsidRPr="00B3633A">
        <w:rPr>
          <w:rFonts w:ascii="Montserrat" w:hAnsi="Montserrat"/>
          <w:spacing w:val="-1"/>
          <w:sz w:val="24"/>
        </w:rPr>
        <w:t>Thus is the nature of the book of will revealed to her, and us.</w:t>
      </w:r>
    </w:p>
    <w:p w:rsidR="0008581E" w:rsidRPr="00B3633A" w:rsidRDefault="0008581E">
      <w:pPr>
        <w:pStyle w:val="0DraftNormal"/>
        <w:rPr>
          <w:rFonts w:ascii="Montserrat" w:hAnsi="Montserrat"/>
          <w:spacing w:val="-1"/>
          <w:sz w:val="24"/>
        </w:rPr>
      </w:pPr>
    </w:p>
    <w:p w:rsidR="0008581E" w:rsidRPr="00B3633A" w:rsidRDefault="0008581E">
      <w:pPr>
        <w:pStyle w:val="0DraftNormal"/>
        <w:rPr>
          <w:rFonts w:ascii="Montserrat" w:hAnsi="Montserrat"/>
          <w:spacing w:val="-1"/>
          <w:sz w:val="24"/>
        </w:rPr>
      </w:pPr>
      <w:r w:rsidRPr="00B3633A">
        <w:rPr>
          <w:rFonts w:ascii="Montserrat" w:hAnsi="Montserrat"/>
          <w:spacing w:val="-1"/>
          <w:sz w:val="24"/>
        </w:rPr>
        <w:t>deeper, darker shadows—temptations becoming distractions</w:t>
      </w:r>
    </w:p>
    <w:p w:rsidR="0008581E" w:rsidRPr="00B3633A" w:rsidRDefault="0008581E">
      <w:pPr>
        <w:pStyle w:val="0DraftNormal"/>
        <w:rPr>
          <w:rFonts w:ascii="Montserrat" w:hAnsi="Montserrat"/>
          <w:spacing w:val="-1"/>
          <w:sz w:val="24"/>
        </w:rPr>
      </w:pPr>
    </w:p>
    <w:p w:rsidR="0008581E" w:rsidRPr="00B3633A" w:rsidRDefault="0008581E">
      <w:pPr>
        <w:pStyle w:val="0DraftNormal"/>
        <w:rPr>
          <w:rFonts w:ascii="Montserrat" w:hAnsi="Montserrat"/>
          <w:spacing w:val="-1"/>
          <w:sz w:val="24"/>
        </w:rPr>
      </w:pPr>
      <w:r w:rsidRPr="00B3633A">
        <w:rPr>
          <w:rFonts w:ascii="Montserrat" w:hAnsi="Montserrat"/>
          <w:spacing w:val="-1"/>
          <w:sz w:val="24"/>
        </w:rPr>
        <w:t xml:space="preserve">Kzeisza reading something in the wind. </w:t>
      </w:r>
    </w:p>
    <w:p w:rsidR="0008581E" w:rsidRPr="00B3633A" w:rsidRDefault="0008581E">
      <w:pPr>
        <w:pStyle w:val="0DraftNormal"/>
        <w:rPr>
          <w:rFonts w:ascii="Montserrat" w:hAnsi="Montserrat"/>
          <w:spacing w:val="-1"/>
          <w:sz w:val="24"/>
        </w:rPr>
      </w:pPr>
    </w:p>
    <w:p w:rsidR="0008581E" w:rsidRPr="00B3633A" w:rsidRDefault="0008581E">
      <w:pPr>
        <w:pStyle w:val="0DraftNormal"/>
        <w:rPr>
          <w:rFonts w:ascii="Montserrat" w:hAnsi="Montserrat"/>
          <w:spacing w:val="-1"/>
          <w:sz w:val="24"/>
        </w:rPr>
      </w:pPr>
      <w:r w:rsidRPr="00B3633A">
        <w:rPr>
          <w:rFonts w:ascii="Montserrat" w:hAnsi="Montserrat"/>
          <w:spacing w:val="-1"/>
          <w:sz w:val="24"/>
        </w:rPr>
        <w:t>The op comes into question.</w:t>
      </w:r>
    </w:p>
    <w:p w:rsidR="0008581E" w:rsidRPr="00B3633A" w:rsidRDefault="0008581E">
      <w:pPr>
        <w:pStyle w:val="0DraftNormal"/>
        <w:rPr>
          <w:rFonts w:ascii="Montserrat" w:hAnsi="Montserrat"/>
          <w:spacing w:val="-1"/>
          <w:sz w:val="24"/>
        </w:rPr>
      </w:pPr>
    </w:p>
    <w:p w:rsidR="0008581E" w:rsidRPr="00B3633A" w:rsidRDefault="0008581E">
      <w:pPr>
        <w:pStyle w:val="0DraftNormal"/>
        <w:rPr>
          <w:rFonts w:ascii="Montserrat" w:hAnsi="Montserrat"/>
          <w:spacing w:val="-1"/>
          <w:sz w:val="24"/>
        </w:rPr>
      </w:pPr>
      <w:r w:rsidRPr="00B3633A">
        <w:rPr>
          <w:rFonts w:ascii="Montserrat" w:hAnsi="Montserrat"/>
          <w:spacing w:val="-1"/>
          <w:sz w:val="24"/>
        </w:rPr>
        <w:t>Crushing success of final dry run.</w:t>
      </w:r>
    </w:p>
    <w:p w:rsidR="0008581E" w:rsidRPr="00B3633A" w:rsidRDefault="0008581E">
      <w:pPr>
        <w:pStyle w:val="0DraftNormal"/>
        <w:rPr>
          <w:rFonts w:ascii="Montserrat" w:hAnsi="Montserrat"/>
          <w:spacing w:val="-1"/>
          <w:sz w:val="24"/>
        </w:rPr>
      </w:pPr>
    </w:p>
    <w:p w:rsidR="0008581E" w:rsidRPr="00B3633A" w:rsidRDefault="0008581E">
      <w:pPr>
        <w:pStyle w:val="0DraftNormal"/>
        <w:rPr>
          <w:rFonts w:ascii="Montserrat" w:hAnsi="Montserrat"/>
          <w:spacing w:val="-1"/>
          <w:sz w:val="24"/>
        </w:rPr>
      </w:pPr>
      <w:r w:rsidRPr="00B3633A">
        <w:rPr>
          <w:rFonts w:ascii="Montserrat" w:hAnsi="Montserrat"/>
          <w:spacing w:val="-1"/>
          <w:sz w:val="24"/>
        </w:rPr>
        <w:t>Shadows plaguing the waking and the dreaming.</w:t>
      </w:r>
    </w:p>
    <w:p w:rsidR="0008581E" w:rsidRPr="00B3633A" w:rsidRDefault="0008581E">
      <w:pPr>
        <w:pStyle w:val="0DraftNormal"/>
        <w:rPr>
          <w:rFonts w:ascii="Montserrat" w:hAnsi="Montserrat"/>
          <w:spacing w:val="-1"/>
          <w:sz w:val="24"/>
        </w:rPr>
      </w:pPr>
    </w:p>
    <w:p w:rsidR="0008581E" w:rsidRPr="00B3633A" w:rsidRDefault="0008581E">
      <w:pPr>
        <w:pStyle w:val="0DraftNormal"/>
        <w:rPr>
          <w:rFonts w:ascii="Montserrat" w:hAnsi="Montserrat"/>
          <w:spacing w:val="-1"/>
          <w:sz w:val="24"/>
        </w:rPr>
      </w:pPr>
      <w:r w:rsidRPr="00B3633A">
        <w:rPr>
          <w:rFonts w:ascii="Montserrat" w:hAnsi="Montserrat"/>
          <w:spacing w:val="-1"/>
          <w:sz w:val="24"/>
        </w:rPr>
        <w:t>Op called off—the danger of removing an important buffer.</w:t>
      </w:r>
    </w:p>
    <w:p w:rsidR="0008581E" w:rsidRPr="00B3633A" w:rsidRDefault="0008581E">
      <w:pPr>
        <w:pStyle w:val="0DraftNormal"/>
        <w:rPr>
          <w:rFonts w:ascii="Montserrat" w:hAnsi="Montserrat"/>
          <w:spacing w:val="-1"/>
          <w:sz w:val="24"/>
        </w:rPr>
      </w:pPr>
    </w:p>
    <w:p w:rsidR="0008581E" w:rsidRPr="00B3633A" w:rsidRDefault="0008581E">
      <w:pPr>
        <w:pStyle w:val="0DraftNormal"/>
        <w:rPr>
          <w:rFonts w:ascii="Montserrat" w:hAnsi="Montserrat"/>
          <w:spacing w:val="-1"/>
          <w:sz w:val="24"/>
        </w:rPr>
      </w:pPr>
      <w:r w:rsidRPr="00B3633A">
        <w:rPr>
          <w:rFonts w:ascii="Montserrat" w:hAnsi="Montserrat"/>
          <w:spacing w:val="-1"/>
          <w:sz w:val="24"/>
        </w:rPr>
        <w:t>Rumors and disappearances.</w:t>
      </w:r>
    </w:p>
    <w:p w:rsidR="0008581E" w:rsidRPr="00B3633A" w:rsidRDefault="0008581E">
      <w:pPr>
        <w:pStyle w:val="0DraftNormal"/>
        <w:rPr>
          <w:rFonts w:ascii="Montserrat" w:hAnsi="Montserrat"/>
          <w:spacing w:val="-1"/>
          <w:sz w:val="24"/>
        </w:rPr>
      </w:pPr>
    </w:p>
    <w:p w:rsidR="0008581E" w:rsidRPr="00B3633A" w:rsidRDefault="0008581E">
      <w:pPr>
        <w:pStyle w:val="0DraftNormal"/>
        <w:rPr>
          <w:rFonts w:ascii="Montserrat" w:hAnsi="Montserrat"/>
          <w:spacing w:val="-1"/>
          <w:sz w:val="24"/>
        </w:rPr>
      </w:pPr>
      <w:r w:rsidRPr="00B3633A">
        <w:rPr>
          <w:rFonts w:ascii="Montserrat" w:hAnsi="Montserrat"/>
          <w:spacing w:val="-1"/>
          <w:sz w:val="24"/>
        </w:rPr>
        <w:t>SRI and Kevin Zhan holding SWAT persecution of Av at bay.</w:t>
      </w:r>
    </w:p>
    <w:p w:rsidR="0008581E" w:rsidRPr="00B3633A" w:rsidRDefault="0008581E">
      <w:pPr>
        <w:pStyle w:val="0DraftNormal"/>
        <w:rPr>
          <w:rFonts w:ascii="Montserrat" w:hAnsi="Montserrat"/>
          <w:spacing w:val="-1"/>
          <w:sz w:val="24"/>
        </w:rPr>
      </w:pPr>
    </w:p>
    <w:p w:rsidR="0008581E" w:rsidRPr="00B3633A" w:rsidRDefault="0008581E">
      <w:pPr>
        <w:pStyle w:val="0DraftNormal"/>
        <w:rPr>
          <w:rFonts w:ascii="Montserrat" w:hAnsi="Montserrat"/>
          <w:spacing w:val="-1"/>
          <w:sz w:val="24"/>
        </w:rPr>
      </w:pPr>
      <w:r w:rsidRPr="00B3633A">
        <w:rPr>
          <w:rFonts w:ascii="Montserrat" w:hAnsi="Montserrat"/>
          <w:spacing w:val="-1"/>
          <w:sz w:val="24"/>
        </w:rPr>
        <w:t>Av submits to Kevin/Kzeisza embrace.</w:t>
      </w:r>
    </w:p>
    <w:p w:rsidR="0008581E" w:rsidRPr="00B3633A" w:rsidRDefault="0008581E">
      <w:pPr>
        <w:pStyle w:val="0DraftNormal"/>
        <w:rPr>
          <w:rFonts w:ascii="Montserrat" w:hAnsi="Montserrat"/>
          <w:spacing w:val="-1"/>
          <w:sz w:val="24"/>
        </w:rPr>
      </w:pPr>
    </w:p>
    <w:p w:rsidR="0008581E" w:rsidRPr="00B3633A" w:rsidRDefault="0008581E">
      <w:pPr>
        <w:pStyle w:val="0DraftNormal"/>
        <w:rPr>
          <w:rFonts w:ascii="Montserrat" w:hAnsi="Montserrat"/>
          <w:spacing w:val="-1"/>
          <w:sz w:val="24"/>
        </w:rPr>
      </w:pPr>
      <w:r w:rsidRPr="00B3633A">
        <w:rPr>
          <w:rFonts w:ascii="Montserrat" w:hAnsi="Montserrat"/>
          <w:spacing w:val="-1"/>
          <w:sz w:val="24"/>
        </w:rPr>
        <w:t>The attention of the Devourer.</w:t>
      </w:r>
    </w:p>
    <w:p w:rsidR="0008581E" w:rsidRPr="00B3633A" w:rsidRDefault="0008581E">
      <w:pPr>
        <w:pStyle w:val="0DraftNormal"/>
        <w:rPr>
          <w:rFonts w:ascii="Montserrat" w:hAnsi="Montserrat"/>
          <w:spacing w:val="-1"/>
          <w:sz w:val="24"/>
        </w:rPr>
      </w:pPr>
    </w:p>
    <w:p w:rsidR="0008581E" w:rsidRPr="00B3633A" w:rsidRDefault="0008581E">
      <w:pPr>
        <w:pStyle w:val="0DraftNormal"/>
        <w:rPr>
          <w:rFonts w:ascii="Montserrat" w:hAnsi="Montserrat"/>
          <w:spacing w:val="-1"/>
          <w:sz w:val="24"/>
        </w:rPr>
      </w:pPr>
      <w:r w:rsidRPr="00B3633A">
        <w:rPr>
          <w:rFonts w:ascii="Montserrat" w:hAnsi="Montserrat"/>
          <w:spacing w:val="-1"/>
          <w:sz w:val="24"/>
        </w:rPr>
        <w:t>san loss—beauty and horror—reevaluations</w:t>
      </w:r>
    </w:p>
    <w:p w:rsidR="0008581E" w:rsidRPr="00B3633A" w:rsidRDefault="0008581E">
      <w:pPr>
        <w:pStyle w:val="0DraftNormal"/>
        <w:rPr>
          <w:rFonts w:ascii="Montserrat" w:hAnsi="Montserrat"/>
          <w:spacing w:val="-1"/>
          <w:sz w:val="24"/>
        </w:rPr>
      </w:pPr>
    </w:p>
    <w:p w:rsidR="0008581E" w:rsidRPr="00B3633A" w:rsidRDefault="0008581E">
      <w:pPr>
        <w:pStyle w:val="0DraftNormal"/>
        <w:rPr>
          <w:rFonts w:ascii="Montserrat" w:hAnsi="Montserrat"/>
          <w:spacing w:val="-1"/>
          <w:sz w:val="24"/>
        </w:rPr>
      </w:pPr>
      <w:r w:rsidRPr="00B3633A">
        <w:rPr>
          <w:rFonts w:ascii="Montserrat" w:hAnsi="Montserrat"/>
          <w:spacing w:val="-1"/>
          <w:sz w:val="24"/>
        </w:rPr>
        <w:t>Dragon dream invaded and splintered.</w:t>
      </w:r>
    </w:p>
    <w:p w:rsidR="0008581E" w:rsidRPr="00B3633A" w:rsidRDefault="0008581E">
      <w:pPr>
        <w:pStyle w:val="0DraftNormal"/>
        <w:rPr>
          <w:rFonts w:ascii="Montserrat" w:hAnsi="Montserrat"/>
          <w:spacing w:val="-1"/>
          <w:sz w:val="24"/>
        </w:rPr>
      </w:pPr>
    </w:p>
    <w:p w:rsidR="0008581E" w:rsidRPr="00B3633A" w:rsidRDefault="0008581E">
      <w:pPr>
        <w:pStyle w:val="0DraftNormal"/>
        <w:rPr>
          <w:rFonts w:ascii="Montserrat" w:hAnsi="Montserrat"/>
          <w:spacing w:val="-1"/>
          <w:sz w:val="24"/>
        </w:rPr>
      </w:pPr>
      <w:r w:rsidRPr="00B3633A">
        <w:rPr>
          <w:rFonts w:ascii="Montserrat" w:hAnsi="Montserrat"/>
          <w:spacing w:val="-1"/>
          <w:sz w:val="24"/>
        </w:rPr>
        <w:t>Unspoken agreement—Av/Kzeisza hunt down the malevolence.</w:t>
      </w:r>
    </w:p>
    <w:p w:rsidR="0008581E" w:rsidRPr="00B3633A" w:rsidRDefault="0008581E">
      <w:pPr>
        <w:pStyle w:val="0DraftNormal"/>
        <w:rPr>
          <w:rFonts w:ascii="Montserrat" w:hAnsi="Montserrat"/>
          <w:spacing w:val="-1"/>
          <w:sz w:val="24"/>
        </w:rPr>
      </w:pPr>
    </w:p>
    <w:p w:rsidR="0008581E" w:rsidRPr="00B3633A" w:rsidRDefault="0008581E">
      <w:pPr>
        <w:pStyle w:val="0DraftNormal"/>
        <w:rPr>
          <w:rFonts w:ascii="Montserrat" w:hAnsi="Montserrat"/>
          <w:spacing w:val="-1"/>
          <w:sz w:val="24"/>
        </w:rPr>
      </w:pPr>
      <w:r w:rsidRPr="00B3633A">
        <w:rPr>
          <w:rFonts w:ascii="Montserrat" w:hAnsi="Montserrat"/>
          <w:spacing w:val="-1"/>
          <w:sz w:val="24"/>
        </w:rPr>
        <w:t>Damning revelation—beauty and horror fascination.</w:t>
      </w:r>
    </w:p>
    <w:p w:rsidR="0008581E" w:rsidRPr="00B3633A" w:rsidRDefault="0008581E">
      <w:pPr>
        <w:pStyle w:val="0DraftNormal"/>
        <w:rPr>
          <w:rFonts w:ascii="Montserrat" w:hAnsi="Montserrat"/>
          <w:spacing w:val="-1"/>
          <w:sz w:val="24"/>
        </w:rPr>
      </w:pPr>
    </w:p>
    <w:p w:rsidR="0008581E" w:rsidRPr="00B3633A" w:rsidRDefault="0008581E">
      <w:pPr>
        <w:pStyle w:val="0DraftNormal"/>
        <w:rPr>
          <w:rFonts w:ascii="Montserrat" w:hAnsi="Montserrat"/>
          <w:spacing w:val="-1"/>
          <w:sz w:val="24"/>
        </w:rPr>
      </w:pPr>
      <w:r w:rsidRPr="00B3633A">
        <w:rPr>
          <w:rFonts w:ascii="Montserrat" w:hAnsi="Montserrat"/>
          <w:spacing w:val="-1"/>
          <w:sz w:val="24"/>
        </w:rPr>
        <w:t>A terrible stand still broken by Av.</w:t>
      </w:r>
    </w:p>
    <w:p w:rsidR="0008581E" w:rsidRPr="00B3633A" w:rsidRDefault="0008581E">
      <w:pPr>
        <w:pStyle w:val="0DraftNormal"/>
        <w:rPr>
          <w:rFonts w:ascii="Montserrat" w:hAnsi="Montserrat"/>
          <w:spacing w:val="-1"/>
          <w:sz w:val="24"/>
        </w:rPr>
      </w:pPr>
    </w:p>
    <w:p w:rsidR="0008581E" w:rsidRPr="00B3633A" w:rsidRDefault="0008581E">
      <w:pPr>
        <w:pStyle w:val="0DraftNormal"/>
        <w:rPr>
          <w:rFonts w:ascii="Montserrat" w:hAnsi="Montserrat"/>
          <w:spacing w:val="-1"/>
          <w:sz w:val="24"/>
        </w:rPr>
      </w:pPr>
      <w:r w:rsidRPr="00B3633A">
        <w:rPr>
          <w:rFonts w:ascii="Montserrat" w:hAnsi="Montserrat"/>
          <w:spacing w:val="-1"/>
          <w:sz w:val="24"/>
        </w:rPr>
        <w:t>Retreat and reevaluation.</w:t>
      </w:r>
    </w:p>
    <w:p w:rsidR="0008581E" w:rsidRPr="00B3633A" w:rsidRDefault="0008581E">
      <w:pPr>
        <w:pStyle w:val="0DraftNormal"/>
        <w:rPr>
          <w:rFonts w:ascii="Montserrat" w:hAnsi="Montserrat"/>
          <w:spacing w:val="-1"/>
          <w:sz w:val="24"/>
        </w:rPr>
      </w:pPr>
    </w:p>
    <w:p w:rsidR="0008581E" w:rsidRPr="00B3633A" w:rsidRDefault="0008581E">
      <w:pPr>
        <w:pStyle w:val="0DraftNormal"/>
        <w:rPr>
          <w:rFonts w:ascii="Montserrat" w:hAnsi="Montserrat"/>
          <w:spacing w:val="-1"/>
          <w:sz w:val="24"/>
        </w:rPr>
      </w:pPr>
      <w:r w:rsidRPr="00B3633A">
        <w:rPr>
          <w:rFonts w:ascii="Montserrat" w:hAnsi="Montserrat"/>
          <w:spacing w:val="-1"/>
          <w:sz w:val="24"/>
        </w:rPr>
        <w:t>assets—confronting myth and paradox—choices</w:t>
      </w:r>
    </w:p>
    <w:p w:rsidR="0008581E" w:rsidRPr="00B3633A" w:rsidRDefault="0008581E">
      <w:pPr>
        <w:pStyle w:val="0DraftNormal"/>
        <w:rPr>
          <w:rFonts w:ascii="Montserrat" w:hAnsi="Montserrat"/>
          <w:spacing w:val="-1"/>
          <w:sz w:val="24"/>
        </w:rPr>
      </w:pPr>
    </w:p>
    <w:p w:rsidR="0008581E" w:rsidRPr="00B3633A" w:rsidRDefault="0008581E">
      <w:pPr>
        <w:pStyle w:val="0DraftNormal"/>
        <w:rPr>
          <w:rFonts w:ascii="Montserrat" w:hAnsi="Montserrat"/>
          <w:spacing w:val="-1"/>
          <w:sz w:val="24"/>
        </w:rPr>
      </w:pPr>
      <w:r w:rsidRPr="00B3633A">
        <w:rPr>
          <w:rFonts w:ascii="Montserrat" w:hAnsi="Montserrat"/>
          <w:spacing w:val="-1"/>
          <w:sz w:val="24"/>
        </w:rPr>
        <w:t>Av/Asia—a careless gesture.</w:t>
      </w:r>
    </w:p>
    <w:p w:rsidR="0008581E" w:rsidRPr="00B3633A" w:rsidRDefault="0008581E">
      <w:pPr>
        <w:pStyle w:val="0DraftNormal"/>
        <w:rPr>
          <w:rFonts w:ascii="Montserrat" w:hAnsi="Montserrat"/>
          <w:spacing w:val="-1"/>
          <w:sz w:val="24"/>
        </w:rPr>
      </w:pPr>
    </w:p>
    <w:p w:rsidR="0008581E" w:rsidRPr="00B3633A" w:rsidRDefault="0008581E">
      <w:pPr>
        <w:pStyle w:val="0DraftNormal"/>
        <w:rPr>
          <w:rFonts w:ascii="Montserrat" w:hAnsi="Montserrat"/>
          <w:spacing w:val="-1"/>
          <w:sz w:val="24"/>
        </w:rPr>
      </w:pPr>
      <w:r w:rsidRPr="00B3633A">
        <w:rPr>
          <w:rFonts w:ascii="Montserrat" w:hAnsi="Montserrat"/>
          <w:spacing w:val="-1"/>
          <w:sz w:val="24"/>
        </w:rPr>
        <w:t>Implications—confronting myth and paradox.</w:t>
      </w:r>
    </w:p>
    <w:p w:rsidR="0008581E" w:rsidRPr="00B3633A" w:rsidRDefault="0008581E">
      <w:pPr>
        <w:pStyle w:val="0DraftNormal"/>
        <w:rPr>
          <w:rFonts w:ascii="Montserrat" w:hAnsi="Montserrat"/>
          <w:spacing w:val="-1"/>
          <w:sz w:val="24"/>
        </w:rPr>
      </w:pPr>
    </w:p>
    <w:p w:rsidR="0008581E" w:rsidRPr="00B3633A" w:rsidRDefault="0008581E">
      <w:pPr>
        <w:pStyle w:val="0DraftNormal"/>
        <w:rPr>
          <w:rFonts w:ascii="Montserrat" w:hAnsi="Montserrat"/>
          <w:spacing w:val="-1"/>
          <w:sz w:val="24"/>
        </w:rPr>
      </w:pPr>
      <w:r w:rsidRPr="00B3633A">
        <w:rPr>
          <w:rFonts w:ascii="Montserrat" w:hAnsi="Montserrat"/>
          <w:spacing w:val="-1"/>
          <w:sz w:val="24"/>
        </w:rPr>
        <w:t>Bending to the task at hand—unspeakable influences and ways of dealing with them.</w:t>
      </w:r>
    </w:p>
    <w:p w:rsidR="0008581E" w:rsidRPr="00B3633A" w:rsidRDefault="0008581E">
      <w:pPr>
        <w:pStyle w:val="0DraftNormal"/>
        <w:rPr>
          <w:rFonts w:ascii="Montserrat" w:hAnsi="Montserrat"/>
          <w:spacing w:val="-1"/>
          <w:sz w:val="24"/>
        </w:rPr>
      </w:pPr>
    </w:p>
    <w:p w:rsidR="0008581E" w:rsidRPr="00B3633A" w:rsidRDefault="0008581E">
      <w:pPr>
        <w:pStyle w:val="0DraftNormal"/>
        <w:rPr>
          <w:rFonts w:ascii="Montserrat" w:hAnsi="Montserrat"/>
          <w:spacing w:val="-1"/>
          <w:sz w:val="24"/>
        </w:rPr>
      </w:pPr>
      <w:r w:rsidRPr="00B3633A">
        <w:rPr>
          <w:rFonts w:ascii="Montserrat" w:hAnsi="Montserrat"/>
          <w:spacing w:val="-1"/>
          <w:sz w:val="24"/>
        </w:rPr>
        <w:t>Androgyne—menage a troi, exploring an alternate exotic.</w:t>
      </w:r>
    </w:p>
    <w:p w:rsidR="0008581E" w:rsidRPr="00B3633A" w:rsidRDefault="0008581E">
      <w:pPr>
        <w:pStyle w:val="0DraftNormal"/>
        <w:rPr>
          <w:rFonts w:ascii="Montserrat" w:hAnsi="Montserrat"/>
          <w:spacing w:val="-1"/>
          <w:sz w:val="24"/>
        </w:rPr>
      </w:pPr>
    </w:p>
    <w:p w:rsidR="0008581E" w:rsidRPr="00B3633A" w:rsidRDefault="0008581E">
      <w:pPr>
        <w:pStyle w:val="0DraftNormal"/>
        <w:rPr>
          <w:rFonts w:ascii="Montserrat" w:hAnsi="Montserrat"/>
          <w:spacing w:val="-1"/>
          <w:sz w:val="24"/>
        </w:rPr>
      </w:pPr>
      <w:r w:rsidRPr="00B3633A">
        <w:rPr>
          <w:rFonts w:ascii="Montserrat" w:hAnsi="Montserrat"/>
          <w:spacing w:val="-1"/>
          <w:sz w:val="24"/>
        </w:rPr>
        <w:t>empty solutions—first drops of bad blood—sabotage</w:t>
      </w:r>
    </w:p>
    <w:p w:rsidR="0008581E" w:rsidRPr="00B3633A" w:rsidRDefault="0008581E">
      <w:pPr>
        <w:pStyle w:val="0DraftNormal"/>
        <w:rPr>
          <w:rFonts w:ascii="Montserrat" w:hAnsi="Montserrat"/>
          <w:spacing w:val="-1"/>
          <w:sz w:val="24"/>
        </w:rPr>
      </w:pPr>
    </w:p>
    <w:p w:rsidR="0008581E" w:rsidRPr="00B3633A" w:rsidRDefault="0008581E">
      <w:pPr>
        <w:pStyle w:val="0DraftNormal"/>
        <w:rPr>
          <w:rFonts w:ascii="Montserrat" w:hAnsi="Montserrat"/>
          <w:spacing w:val="-1"/>
          <w:sz w:val="24"/>
        </w:rPr>
      </w:pPr>
      <w:r w:rsidRPr="00B3633A">
        <w:rPr>
          <w:rFonts w:ascii="Montserrat" w:hAnsi="Montserrat"/>
          <w:spacing w:val="-1"/>
          <w:sz w:val="24"/>
        </w:rPr>
        <w:t>Empty solutions—Av/Asia bind their slight keys to salvation.</w:t>
      </w:r>
    </w:p>
    <w:p w:rsidR="0008581E" w:rsidRPr="00B3633A" w:rsidRDefault="0008581E">
      <w:pPr>
        <w:pStyle w:val="0DraftNormal"/>
        <w:rPr>
          <w:rFonts w:ascii="Montserrat" w:hAnsi="Montserrat"/>
          <w:spacing w:val="-1"/>
          <w:sz w:val="24"/>
        </w:rPr>
      </w:pPr>
    </w:p>
    <w:p w:rsidR="0008581E" w:rsidRPr="00B3633A" w:rsidRDefault="0008581E">
      <w:pPr>
        <w:pStyle w:val="0DraftNormal"/>
        <w:rPr>
          <w:rFonts w:ascii="Montserrat" w:hAnsi="Montserrat"/>
          <w:spacing w:val="-1"/>
          <w:sz w:val="24"/>
        </w:rPr>
      </w:pPr>
      <w:r w:rsidRPr="00B3633A">
        <w:rPr>
          <w:rFonts w:ascii="Montserrat" w:hAnsi="Montserrat"/>
          <w:spacing w:val="-1"/>
          <w:sz w:val="24"/>
        </w:rPr>
        <w:t>Implementing their solution through a (AEA/AEGIS) expidition.</w:t>
      </w:r>
    </w:p>
    <w:p w:rsidR="0008581E" w:rsidRPr="00B3633A" w:rsidRDefault="0008581E">
      <w:pPr>
        <w:pStyle w:val="0DraftNormal"/>
        <w:rPr>
          <w:rFonts w:ascii="Montserrat" w:hAnsi="Montserrat"/>
          <w:spacing w:val="-1"/>
          <w:sz w:val="24"/>
        </w:rPr>
      </w:pPr>
    </w:p>
    <w:p w:rsidR="0008581E" w:rsidRPr="00B3633A" w:rsidRDefault="0008581E">
      <w:pPr>
        <w:pStyle w:val="0DraftNormal"/>
        <w:rPr>
          <w:rFonts w:ascii="Montserrat" w:hAnsi="Montserrat"/>
          <w:spacing w:val="-1"/>
          <w:sz w:val="24"/>
        </w:rPr>
      </w:pPr>
      <w:r w:rsidRPr="00B3633A">
        <w:rPr>
          <w:rFonts w:ascii="Montserrat" w:hAnsi="Montserrat"/>
          <w:spacing w:val="-1"/>
          <w:sz w:val="24"/>
        </w:rPr>
        <w:t>Audience—Av sums up/weighs the enemy.</w:t>
      </w:r>
    </w:p>
    <w:p w:rsidR="0008581E" w:rsidRPr="00B3633A" w:rsidRDefault="0008581E">
      <w:pPr>
        <w:pStyle w:val="0DraftNormal"/>
        <w:rPr>
          <w:rFonts w:ascii="Montserrat" w:hAnsi="Montserrat"/>
          <w:spacing w:val="-1"/>
          <w:sz w:val="24"/>
        </w:rPr>
      </w:pPr>
    </w:p>
    <w:p w:rsidR="0008581E" w:rsidRPr="00B3633A" w:rsidRDefault="0008581E">
      <w:pPr>
        <w:pStyle w:val="0DraftNormal"/>
        <w:rPr>
          <w:rFonts w:ascii="Montserrat" w:hAnsi="Montserrat"/>
          <w:spacing w:val="-1"/>
          <w:sz w:val="24"/>
        </w:rPr>
      </w:pPr>
      <w:r w:rsidRPr="00B3633A">
        <w:rPr>
          <w:rFonts w:ascii="Montserrat" w:hAnsi="Montserrat"/>
          <w:spacing w:val="-1"/>
          <w:sz w:val="24"/>
        </w:rPr>
        <w:t>Sabatoge.</w:t>
      </w:r>
    </w:p>
    <w:p w:rsidR="0008581E" w:rsidRPr="00B3633A" w:rsidRDefault="0008581E">
      <w:pPr>
        <w:pStyle w:val="0DraftNormal"/>
        <w:rPr>
          <w:rFonts w:ascii="Montserrat" w:hAnsi="Montserrat"/>
          <w:spacing w:val="-1"/>
          <w:sz w:val="24"/>
        </w:rPr>
      </w:pPr>
    </w:p>
    <w:p w:rsidR="0008581E" w:rsidRPr="00B3633A" w:rsidRDefault="0008581E">
      <w:pPr>
        <w:pStyle w:val="0DraftNormal"/>
        <w:rPr>
          <w:rFonts w:ascii="Montserrat" w:hAnsi="Montserrat"/>
          <w:spacing w:val="-1"/>
          <w:sz w:val="24"/>
        </w:rPr>
      </w:pPr>
      <w:r w:rsidRPr="00B3633A">
        <w:rPr>
          <w:rFonts w:ascii="Montserrat" w:hAnsi="Montserrat"/>
          <w:spacing w:val="-1"/>
          <w:sz w:val="24"/>
        </w:rPr>
        <w:t>Kzeisza acts—bad blood seeps in.</w:t>
      </w:r>
    </w:p>
    <w:p w:rsidR="0008581E" w:rsidRPr="00B3633A" w:rsidRDefault="0008581E">
      <w:pPr>
        <w:pStyle w:val="0DraftNormal"/>
        <w:rPr>
          <w:rFonts w:ascii="Montserrat" w:hAnsi="Montserrat"/>
          <w:spacing w:val="-1"/>
          <w:sz w:val="24"/>
        </w:rPr>
      </w:pPr>
    </w:p>
    <w:p w:rsidR="0008581E" w:rsidRPr="00B3633A" w:rsidRDefault="0008581E">
      <w:pPr>
        <w:pStyle w:val="0DraftNormal"/>
        <w:rPr>
          <w:rFonts w:ascii="Montserrat" w:hAnsi="Montserrat"/>
          <w:spacing w:val="-1"/>
          <w:sz w:val="24"/>
        </w:rPr>
      </w:pPr>
      <w:r w:rsidRPr="00B3633A">
        <w:rPr>
          <w:rFonts w:ascii="Montserrat" w:hAnsi="Montserrat"/>
          <w:spacing w:val="-1"/>
          <w:sz w:val="24"/>
        </w:rPr>
        <w:t>Rook, Asia, Asia and Av split up.</w:t>
      </w:r>
    </w:p>
    <w:p w:rsidR="0008581E" w:rsidRPr="00B3633A" w:rsidRDefault="0008581E">
      <w:pPr>
        <w:pStyle w:val="0DraftNormal"/>
        <w:rPr>
          <w:rFonts w:ascii="Montserrat" w:hAnsi="Montserrat"/>
          <w:spacing w:val="-1"/>
          <w:sz w:val="24"/>
        </w:rPr>
      </w:pPr>
    </w:p>
    <w:p w:rsidR="0008581E" w:rsidRPr="00B3633A" w:rsidRDefault="0008581E">
      <w:pPr>
        <w:pStyle w:val="0DraftNormal"/>
        <w:rPr>
          <w:rFonts w:ascii="Montserrat" w:hAnsi="Montserrat"/>
          <w:spacing w:val="-1"/>
          <w:sz w:val="24"/>
        </w:rPr>
      </w:pPr>
      <w:r w:rsidRPr="00B3633A">
        <w:rPr>
          <w:rFonts w:ascii="Montserrat" w:hAnsi="Montserrat"/>
          <w:spacing w:val="-1"/>
          <w:sz w:val="24"/>
        </w:rPr>
        <w:t>Av bids Asia farewell—expedition folds out.</w:t>
      </w:r>
    </w:p>
    <w:p w:rsidR="0008581E" w:rsidRPr="00B3633A" w:rsidRDefault="0008581E">
      <w:pPr>
        <w:pStyle w:val="0DraftNormal"/>
        <w:rPr>
          <w:rFonts w:ascii="Montserrat" w:hAnsi="Montserrat"/>
          <w:spacing w:val="-1"/>
          <w:sz w:val="24"/>
        </w:rPr>
      </w:pPr>
    </w:p>
    <w:p w:rsidR="0008581E" w:rsidRPr="00B3633A" w:rsidRDefault="0008581E">
      <w:pPr>
        <w:pStyle w:val="0DraftNormal"/>
        <w:rPr>
          <w:rFonts w:ascii="Montserrat" w:hAnsi="Montserrat"/>
          <w:spacing w:val="-1"/>
          <w:sz w:val="24"/>
        </w:rPr>
      </w:pPr>
      <w:r w:rsidRPr="00B3633A">
        <w:rPr>
          <w:rFonts w:ascii="Montserrat" w:hAnsi="Montserrat"/>
          <w:spacing w:val="-1"/>
          <w:sz w:val="24"/>
        </w:rPr>
        <w:t>Av handed a new first contact assignment—minimal support.</w:t>
      </w:r>
    </w:p>
    <w:p w:rsidR="0008581E" w:rsidRPr="00B3633A" w:rsidRDefault="0008581E">
      <w:pPr>
        <w:pStyle w:val="0DraftNormal"/>
        <w:rPr>
          <w:rFonts w:ascii="Montserrat" w:hAnsi="Montserrat"/>
          <w:spacing w:val="-1"/>
          <w:sz w:val="24"/>
        </w:rPr>
      </w:pPr>
    </w:p>
    <w:p w:rsidR="0008581E" w:rsidRPr="00B3633A" w:rsidRDefault="0008581E">
      <w:pPr>
        <w:pStyle w:val="0DraftNormal"/>
        <w:rPr>
          <w:rFonts w:ascii="Montserrat" w:hAnsi="Montserrat"/>
          <w:spacing w:val="-1"/>
          <w:sz w:val="24"/>
        </w:rPr>
      </w:pPr>
      <w:r w:rsidRPr="00B3633A">
        <w:rPr>
          <w:rFonts w:ascii="Montserrat" w:hAnsi="Montserrat"/>
          <w:spacing w:val="-1"/>
          <w:sz w:val="24"/>
        </w:rPr>
        <w:t>Unable to dredge an explanation out of Kzeisza.</w:t>
      </w:r>
    </w:p>
    <w:p w:rsidR="0008581E" w:rsidRPr="00B3633A" w:rsidRDefault="0008581E">
      <w:pPr>
        <w:pStyle w:val="0DraftNormal"/>
        <w:rPr>
          <w:rFonts w:ascii="Montserrat" w:hAnsi="Montserrat"/>
          <w:spacing w:val="-1"/>
          <w:sz w:val="24"/>
        </w:rPr>
      </w:pPr>
    </w:p>
    <w:p w:rsidR="0008581E" w:rsidRPr="00B3633A" w:rsidRDefault="0008581E">
      <w:pPr>
        <w:pStyle w:val="0DraftNormal"/>
        <w:rPr>
          <w:rFonts w:ascii="Montserrat" w:hAnsi="Montserrat"/>
          <w:spacing w:val="-1"/>
          <w:sz w:val="24"/>
        </w:rPr>
      </w:pPr>
      <w:r w:rsidRPr="00B3633A">
        <w:rPr>
          <w:rFonts w:ascii="Montserrat" w:hAnsi="Montserrat"/>
          <w:spacing w:val="-1"/>
          <w:sz w:val="24"/>
        </w:rPr>
        <w:t>Frontier routine again.</w:t>
      </w:r>
    </w:p>
    <w:p w:rsidR="0008581E" w:rsidRPr="00B3633A" w:rsidRDefault="0008581E">
      <w:pPr>
        <w:pStyle w:val="0DraftNormal"/>
        <w:rPr>
          <w:rFonts w:ascii="Montserrat" w:hAnsi="Montserrat"/>
          <w:spacing w:val="-1"/>
          <w:sz w:val="24"/>
        </w:rPr>
      </w:pPr>
    </w:p>
    <w:p w:rsidR="0008581E" w:rsidRPr="00B3633A" w:rsidRDefault="0008581E">
      <w:pPr>
        <w:pStyle w:val="0DraftNormal"/>
        <w:rPr>
          <w:rFonts w:ascii="Montserrat" w:hAnsi="Montserrat"/>
          <w:spacing w:val="-1"/>
          <w:sz w:val="24"/>
        </w:rPr>
      </w:pPr>
      <w:r w:rsidRPr="00B3633A">
        <w:rPr>
          <w:rFonts w:ascii="Montserrat" w:hAnsi="Montserrat"/>
          <w:spacing w:val="-1"/>
          <w:sz w:val="24"/>
        </w:rPr>
        <w:t>Stepping out—Too much time to think—more and more on guard.</w:t>
      </w:r>
    </w:p>
    <w:p w:rsidR="0008581E" w:rsidRPr="00B3633A" w:rsidRDefault="0008581E">
      <w:pPr>
        <w:pStyle w:val="0DraftNormal"/>
        <w:rPr>
          <w:rFonts w:ascii="Montserrat" w:hAnsi="Montserrat"/>
          <w:spacing w:val="-1"/>
          <w:sz w:val="24"/>
        </w:rPr>
      </w:pPr>
    </w:p>
    <w:p w:rsidR="0008581E" w:rsidRPr="00B3633A" w:rsidRDefault="0008581E">
      <w:pPr>
        <w:pStyle w:val="0DraftNormal"/>
        <w:rPr>
          <w:rFonts w:ascii="Montserrat" w:hAnsi="Montserrat"/>
          <w:spacing w:val="-1"/>
          <w:sz w:val="24"/>
        </w:rPr>
      </w:pPr>
      <w:r w:rsidRPr="00B3633A">
        <w:rPr>
          <w:rFonts w:ascii="Montserrat" w:hAnsi="Montserrat"/>
          <w:spacing w:val="-1"/>
          <w:sz w:val="24"/>
        </w:rPr>
        <w:t>Attacked by advanced troop</w:t>
      </w:r>
    </w:p>
    <w:p w:rsidR="0008581E" w:rsidRPr="00B3633A" w:rsidRDefault="0008581E">
      <w:pPr>
        <w:pStyle w:val="0DraftNormal"/>
        <w:rPr>
          <w:rFonts w:ascii="Montserrat" w:hAnsi="Montserrat"/>
          <w:spacing w:val="-1"/>
          <w:sz w:val="24"/>
        </w:rPr>
      </w:pPr>
    </w:p>
    <w:p w:rsidR="0008581E" w:rsidRPr="00B3633A" w:rsidRDefault="0008581E">
      <w:pPr>
        <w:pStyle w:val="0DraftNormal"/>
        <w:rPr>
          <w:rFonts w:ascii="Montserrat" w:hAnsi="Montserrat"/>
          <w:spacing w:val="-1"/>
          <w:sz w:val="24"/>
        </w:rPr>
      </w:pPr>
      <w:r w:rsidRPr="00B3633A">
        <w:rPr>
          <w:rFonts w:ascii="Montserrat" w:hAnsi="Montserrat"/>
          <w:spacing w:val="-1"/>
          <w:sz w:val="24"/>
        </w:rPr>
        <w:t>Bloody resolution proceeds her proposal.</w:t>
      </w:r>
    </w:p>
    <w:p w:rsidR="0008581E" w:rsidRPr="00B3633A" w:rsidRDefault="0008581E">
      <w:pPr>
        <w:pStyle w:val="0DraftNormal"/>
        <w:rPr>
          <w:rFonts w:ascii="Montserrat" w:hAnsi="Montserrat"/>
          <w:spacing w:val="-1"/>
          <w:sz w:val="24"/>
        </w:rPr>
      </w:pPr>
    </w:p>
    <w:p w:rsidR="0008581E" w:rsidRPr="00B3633A" w:rsidRDefault="0008581E">
      <w:pPr>
        <w:pStyle w:val="0DraftNormal"/>
        <w:rPr>
          <w:rFonts w:ascii="Montserrat" w:hAnsi="Montserrat"/>
          <w:spacing w:val="-1"/>
          <w:sz w:val="24"/>
        </w:rPr>
      </w:pPr>
      <w:r w:rsidRPr="00B3633A">
        <w:rPr>
          <w:rFonts w:ascii="Montserrat" w:hAnsi="Montserrat"/>
          <w:spacing w:val="-1"/>
          <w:sz w:val="24"/>
        </w:rPr>
        <w:t>Escorted in—too familiar culture.</w:t>
      </w:r>
    </w:p>
    <w:p w:rsidR="0008581E" w:rsidRPr="00B3633A" w:rsidRDefault="0008581E">
      <w:pPr>
        <w:pStyle w:val="0DraftNormal"/>
        <w:rPr>
          <w:rFonts w:ascii="Montserrat" w:hAnsi="Montserrat"/>
          <w:spacing w:val="-1"/>
          <w:sz w:val="24"/>
        </w:rPr>
      </w:pPr>
    </w:p>
    <w:p w:rsidR="0008581E" w:rsidRPr="00B3633A" w:rsidRDefault="0008581E">
      <w:pPr>
        <w:pStyle w:val="0DraftNormal"/>
        <w:rPr>
          <w:rFonts w:ascii="Montserrat" w:hAnsi="Montserrat"/>
          <w:spacing w:val="-1"/>
          <w:sz w:val="24"/>
        </w:rPr>
      </w:pPr>
      <w:r w:rsidRPr="00B3633A">
        <w:rPr>
          <w:rFonts w:ascii="Montserrat" w:hAnsi="Montserrat"/>
          <w:spacing w:val="-1"/>
          <w:sz w:val="24"/>
        </w:rPr>
        <w:t>An audience (housed as a guest)—trading advice and admonitions.</w:t>
      </w:r>
    </w:p>
    <w:p w:rsidR="0008581E" w:rsidRPr="00B3633A" w:rsidRDefault="0008581E">
      <w:pPr>
        <w:pStyle w:val="0DraftNormal"/>
        <w:rPr>
          <w:rFonts w:ascii="Montserrat" w:hAnsi="Montserrat"/>
          <w:spacing w:val="-1"/>
          <w:sz w:val="24"/>
        </w:rPr>
      </w:pPr>
    </w:p>
    <w:p w:rsidR="0008581E" w:rsidRPr="00B3633A" w:rsidRDefault="0008581E">
      <w:pPr>
        <w:pStyle w:val="0DraftNormal"/>
        <w:rPr>
          <w:rFonts w:ascii="Montserrat" w:hAnsi="Montserrat"/>
          <w:spacing w:val="-1"/>
          <w:sz w:val="24"/>
        </w:rPr>
      </w:pPr>
      <w:r w:rsidRPr="00B3633A">
        <w:rPr>
          <w:rFonts w:ascii="Montserrat" w:hAnsi="Montserrat"/>
          <w:spacing w:val="-1"/>
          <w:sz w:val="24"/>
        </w:rPr>
        <w:t>LORD BRANDENFE</w:t>
      </w:r>
    </w:p>
    <w:p w:rsidR="0008581E" w:rsidRPr="00B3633A" w:rsidRDefault="0008581E">
      <w:pPr>
        <w:pStyle w:val="0DraftNormal"/>
        <w:rPr>
          <w:rFonts w:ascii="Montserrat" w:hAnsi="Montserrat"/>
          <w:spacing w:val="-1"/>
          <w:sz w:val="24"/>
        </w:rPr>
      </w:pPr>
    </w:p>
    <w:p w:rsidR="0008581E" w:rsidRPr="00B3633A" w:rsidRDefault="0008581E">
      <w:pPr>
        <w:pStyle w:val="0DraftNormal"/>
        <w:rPr>
          <w:rFonts w:ascii="Montserrat" w:hAnsi="Montserrat"/>
          <w:spacing w:val="-1"/>
          <w:sz w:val="24"/>
        </w:rPr>
      </w:pPr>
      <w:r w:rsidRPr="00B3633A">
        <w:rPr>
          <w:rFonts w:ascii="Montserrat" w:hAnsi="Montserrat"/>
          <w:spacing w:val="-1"/>
          <w:sz w:val="24"/>
        </w:rPr>
        <w:t>LORD AGRON</w:t>
      </w:r>
    </w:p>
    <w:p w:rsidR="0008581E" w:rsidRPr="00B3633A" w:rsidRDefault="0008581E">
      <w:pPr>
        <w:pStyle w:val="0DraftNormal"/>
        <w:rPr>
          <w:rFonts w:ascii="Montserrat" w:hAnsi="Montserrat"/>
          <w:spacing w:val="-1"/>
          <w:sz w:val="24"/>
        </w:rPr>
      </w:pPr>
    </w:p>
    <w:p w:rsidR="0008581E" w:rsidRPr="00B3633A" w:rsidRDefault="0008581E">
      <w:pPr>
        <w:pStyle w:val="0DraftNormal"/>
        <w:rPr>
          <w:rFonts w:ascii="Montserrat" w:hAnsi="Montserrat"/>
          <w:spacing w:val="-1"/>
          <w:sz w:val="24"/>
        </w:rPr>
      </w:pPr>
      <w:r w:rsidRPr="00B3633A">
        <w:rPr>
          <w:rFonts w:ascii="Montserrat" w:hAnsi="Montserrat"/>
          <w:spacing w:val="-1"/>
          <w:sz w:val="24"/>
        </w:rPr>
        <w:t>BISHOP GAVREN</w:t>
      </w:r>
    </w:p>
    <w:p w:rsidR="0008581E" w:rsidRPr="00B3633A" w:rsidRDefault="0008581E">
      <w:pPr>
        <w:pStyle w:val="0DraftNormal"/>
        <w:rPr>
          <w:rFonts w:ascii="Montserrat" w:hAnsi="Montserrat"/>
          <w:spacing w:val="-1"/>
          <w:sz w:val="24"/>
        </w:rPr>
      </w:pPr>
    </w:p>
    <w:p w:rsidR="0008581E" w:rsidRPr="00B3633A" w:rsidRDefault="0008581E">
      <w:pPr>
        <w:pStyle w:val="0DraftNormal"/>
        <w:rPr>
          <w:rFonts w:ascii="Montserrat" w:hAnsi="Montserrat"/>
          <w:spacing w:val="-1"/>
          <w:sz w:val="24"/>
        </w:rPr>
      </w:pPr>
      <w:r w:rsidRPr="00B3633A">
        <w:rPr>
          <w:rFonts w:ascii="Montserrat" w:hAnsi="Montserrat"/>
          <w:spacing w:val="-1"/>
          <w:sz w:val="24"/>
        </w:rPr>
        <w:t>DUKE QUANRYN</w:t>
      </w:r>
    </w:p>
    <w:p w:rsidR="0008581E" w:rsidRPr="00B3633A" w:rsidRDefault="0008581E">
      <w:pPr>
        <w:pStyle w:val="0DraftNormal"/>
        <w:rPr>
          <w:rFonts w:ascii="Montserrat" w:hAnsi="Montserrat"/>
          <w:spacing w:val="-1"/>
          <w:sz w:val="24"/>
        </w:rPr>
      </w:pPr>
    </w:p>
    <w:p w:rsidR="0008581E" w:rsidRPr="00B3633A" w:rsidRDefault="0008581E">
      <w:pPr>
        <w:pStyle w:val="0DraftNormal"/>
        <w:rPr>
          <w:rFonts w:ascii="Montserrat" w:hAnsi="Montserrat"/>
          <w:spacing w:val="-1"/>
          <w:sz w:val="24"/>
        </w:rPr>
      </w:pPr>
      <w:r w:rsidRPr="00B3633A">
        <w:rPr>
          <w:rFonts w:ascii="Montserrat" w:hAnsi="Montserrat"/>
          <w:spacing w:val="-1"/>
          <w:sz w:val="24"/>
        </w:rPr>
        <w:t>An official welcoming commitee—an unbalanced situation</w:t>
      </w:r>
    </w:p>
    <w:p w:rsidR="0008581E" w:rsidRPr="00B3633A" w:rsidRDefault="0008581E">
      <w:pPr>
        <w:pStyle w:val="0DraftNormal"/>
        <w:rPr>
          <w:rFonts w:ascii="Montserrat" w:hAnsi="Montserrat"/>
          <w:spacing w:val="-1"/>
          <w:sz w:val="24"/>
        </w:rPr>
      </w:pPr>
    </w:p>
    <w:p w:rsidR="0008581E" w:rsidRPr="00B3633A" w:rsidRDefault="0008581E">
      <w:pPr>
        <w:pStyle w:val="0DraftNormal"/>
        <w:rPr>
          <w:rFonts w:ascii="Montserrat" w:hAnsi="Montserrat"/>
          <w:spacing w:val="-1"/>
          <w:sz w:val="24"/>
        </w:rPr>
      </w:pPr>
      <w:r w:rsidRPr="00B3633A">
        <w:rPr>
          <w:rFonts w:ascii="Montserrat" w:hAnsi="Montserrat"/>
          <w:spacing w:val="-1"/>
          <w:sz w:val="24"/>
        </w:rPr>
        <w:t>Dinner invitation—Audience (Brandenfe, Lord of the Highfords) in angst.</w:t>
      </w:r>
    </w:p>
    <w:p w:rsidR="0008581E" w:rsidRPr="00B3633A" w:rsidRDefault="0008581E">
      <w:pPr>
        <w:pStyle w:val="0DraftNormal"/>
        <w:rPr>
          <w:rFonts w:ascii="Montserrat" w:hAnsi="Montserrat"/>
          <w:spacing w:val="-1"/>
          <w:sz w:val="24"/>
        </w:rPr>
      </w:pPr>
    </w:p>
    <w:p w:rsidR="0008581E" w:rsidRPr="00B3633A" w:rsidRDefault="0008581E">
      <w:pPr>
        <w:pStyle w:val="0DraftNormal"/>
        <w:rPr>
          <w:rFonts w:ascii="Montserrat" w:hAnsi="Montserrat"/>
          <w:spacing w:val="-1"/>
          <w:sz w:val="24"/>
        </w:rPr>
      </w:pPr>
      <w:r w:rsidRPr="00B3633A">
        <w:rPr>
          <w:rFonts w:ascii="Montserrat" w:hAnsi="Montserrat"/>
          <w:spacing w:val="-1"/>
          <w:sz w:val="24"/>
        </w:rPr>
        <w:t>Av gets centered, evaluates her impact on the locals, gears up for more negotiations.</w:t>
      </w:r>
    </w:p>
    <w:p w:rsidR="0008581E" w:rsidRPr="00B3633A" w:rsidRDefault="0008581E">
      <w:pPr>
        <w:pStyle w:val="0DraftNormal"/>
        <w:rPr>
          <w:rFonts w:ascii="Montserrat" w:hAnsi="Montserrat"/>
          <w:spacing w:val="-1"/>
          <w:sz w:val="24"/>
        </w:rPr>
      </w:pPr>
    </w:p>
    <w:p w:rsidR="0008581E" w:rsidRPr="00B3633A" w:rsidRDefault="0008581E">
      <w:pPr>
        <w:pStyle w:val="0DraftNormal"/>
        <w:rPr>
          <w:rFonts w:ascii="Montserrat" w:hAnsi="Montserrat"/>
          <w:spacing w:val="-1"/>
          <w:sz w:val="24"/>
        </w:rPr>
      </w:pPr>
      <w:r w:rsidRPr="00B3633A">
        <w:rPr>
          <w:rFonts w:ascii="Montserrat" w:hAnsi="Montserrat"/>
          <w:spacing w:val="-1"/>
          <w:sz w:val="24"/>
        </w:rPr>
        <w:t>Agron, Lord of the Lowfords—(Hard eyes) Explain yourself.</w:t>
      </w:r>
    </w:p>
    <w:p w:rsidR="0008581E" w:rsidRPr="00B3633A" w:rsidRDefault="0008581E">
      <w:pPr>
        <w:pStyle w:val="0DraftNormal"/>
        <w:rPr>
          <w:rFonts w:ascii="Montserrat" w:hAnsi="Montserrat"/>
          <w:spacing w:val="-1"/>
          <w:sz w:val="24"/>
        </w:rPr>
      </w:pPr>
    </w:p>
    <w:p w:rsidR="0008581E" w:rsidRPr="00B3633A" w:rsidRDefault="0008581E">
      <w:pPr>
        <w:pStyle w:val="0DraftNormal"/>
        <w:rPr>
          <w:rFonts w:ascii="Montserrat" w:hAnsi="Montserrat"/>
          <w:spacing w:val="-1"/>
          <w:sz w:val="24"/>
        </w:rPr>
      </w:pPr>
      <w:r w:rsidRPr="00B3633A">
        <w:rPr>
          <w:rFonts w:ascii="Montserrat" w:hAnsi="Montserrat"/>
          <w:spacing w:val="-1"/>
          <w:sz w:val="24"/>
        </w:rPr>
        <w:t>Approaching and enduring a summit—degenerates into other distractions.</w:t>
      </w:r>
    </w:p>
    <w:p w:rsidR="0008581E" w:rsidRPr="00B3633A" w:rsidRDefault="0008581E">
      <w:pPr>
        <w:pStyle w:val="0DraftNormal"/>
        <w:rPr>
          <w:rFonts w:ascii="Montserrat" w:hAnsi="Montserrat"/>
          <w:spacing w:val="-1"/>
          <w:sz w:val="24"/>
        </w:rPr>
      </w:pPr>
    </w:p>
    <w:p w:rsidR="0008581E" w:rsidRPr="00B3633A" w:rsidRDefault="0008581E">
      <w:pPr>
        <w:pStyle w:val="0DraftNormal"/>
        <w:rPr>
          <w:rFonts w:ascii="Montserrat" w:hAnsi="Montserrat"/>
          <w:spacing w:val="-1"/>
          <w:sz w:val="24"/>
        </w:rPr>
      </w:pPr>
      <w:r w:rsidRPr="00B3633A">
        <w:rPr>
          <w:rFonts w:ascii="Montserrat" w:hAnsi="Montserrat"/>
          <w:spacing w:val="-1"/>
          <w:sz w:val="24"/>
        </w:rPr>
        <w:t>Retiring late—sensing a trap—too much verbal fencing.</w:t>
      </w:r>
    </w:p>
    <w:p w:rsidR="0008581E" w:rsidRPr="00B3633A" w:rsidRDefault="0008581E">
      <w:pPr>
        <w:pStyle w:val="0DraftNormal"/>
        <w:rPr>
          <w:rFonts w:ascii="Montserrat" w:hAnsi="Montserrat"/>
          <w:spacing w:val="-1"/>
          <w:sz w:val="24"/>
        </w:rPr>
      </w:pPr>
    </w:p>
    <w:p w:rsidR="0008581E" w:rsidRPr="00B3633A" w:rsidRDefault="0008581E">
      <w:pPr>
        <w:pStyle w:val="0DraftNormal"/>
        <w:rPr>
          <w:rFonts w:ascii="Montserrat" w:hAnsi="Montserrat"/>
          <w:spacing w:val="-1"/>
          <w:sz w:val="24"/>
        </w:rPr>
      </w:pPr>
      <w:r w:rsidRPr="00B3633A">
        <w:rPr>
          <w:rFonts w:ascii="Montserrat" w:hAnsi="Montserrat"/>
          <w:spacing w:val="-1"/>
          <w:sz w:val="24"/>
        </w:rPr>
        <w:t>Negotiations—making decisions—pulling it together</w:t>
      </w:r>
    </w:p>
    <w:p w:rsidR="0008581E" w:rsidRPr="00B3633A" w:rsidRDefault="0008581E">
      <w:pPr>
        <w:pStyle w:val="0DraftNormal"/>
        <w:rPr>
          <w:rFonts w:ascii="Montserrat" w:hAnsi="Montserrat"/>
          <w:spacing w:val="-1"/>
          <w:sz w:val="24"/>
        </w:rPr>
      </w:pPr>
    </w:p>
    <w:p w:rsidR="0008581E" w:rsidRPr="00B3633A" w:rsidRDefault="0008581E">
      <w:pPr>
        <w:pStyle w:val="0DraftNormal"/>
        <w:rPr>
          <w:rFonts w:ascii="Montserrat" w:hAnsi="Montserrat"/>
          <w:spacing w:val="-1"/>
          <w:sz w:val="24"/>
        </w:rPr>
      </w:pPr>
      <w:r w:rsidRPr="00B3633A">
        <w:rPr>
          <w:rFonts w:ascii="Montserrat" w:hAnsi="Montserrat"/>
          <w:spacing w:val="-1"/>
          <w:sz w:val="24"/>
        </w:rPr>
        <w:t>Busy man—talks carried out over Brandonfe's rounds—a man of harsh judgement (an execution and perhaps warning).</w:t>
      </w:r>
    </w:p>
    <w:p w:rsidR="0008581E" w:rsidRPr="00B3633A" w:rsidRDefault="0008581E">
      <w:pPr>
        <w:pStyle w:val="0DraftNormal"/>
        <w:rPr>
          <w:rFonts w:ascii="Montserrat" w:hAnsi="Montserrat"/>
          <w:spacing w:val="-1"/>
          <w:sz w:val="24"/>
        </w:rPr>
      </w:pPr>
    </w:p>
    <w:p w:rsidR="0008581E" w:rsidRPr="00B3633A" w:rsidRDefault="0008581E">
      <w:pPr>
        <w:pStyle w:val="0DraftNormal"/>
        <w:rPr>
          <w:rFonts w:ascii="Montserrat" w:hAnsi="Montserrat"/>
          <w:spacing w:val="-1"/>
          <w:sz w:val="24"/>
        </w:rPr>
      </w:pPr>
      <w:r w:rsidRPr="00B3633A">
        <w:rPr>
          <w:rFonts w:ascii="Montserrat" w:hAnsi="Montserrat"/>
          <w:spacing w:val="-1"/>
          <w:sz w:val="24"/>
        </w:rPr>
        <w:t>A college of Arts—hints of intrigue (shadows).</w:t>
      </w:r>
    </w:p>
    <w:p w:rsidR="0008581E" w:rsidRPr="00B3633A" w:rsidRDefault="0008581E">
      <w:pPr>
        <w:pStyle w:val="0DraftNormal"/>
        <w:rPr>
          <w:rFonts w:ascii="Montserrat" w:hAnsi="Montserrat"/>
          <w:spacing w:val="-1"/>
          <w:sz w:val="24"/>
        </w:rPr>
      </w:pPr>
    </w:p>
    <w:p w:rsidR="0008581E" w:rsidRPr="00B3633A" w:rsidRDefault="0008581E">
      <w:pPr>
        <w:pStyle w:val="0DraftNormal"/>
        <w:rPr>
          <w:rFonts w:ascii="Montserrat" w:hAnsi="Montserrat"/>
          <w:spacing w:val="-1"/>
          <w:sz w:val="24"/>
        </w:rPr>
      </w:pPr>
      <w:r w:rsidRPr="00B3633A">
        <w:rPr>
          <w:rFonts w:ascii="Montserrat" w:hAnsi="Montserrat"/>
          <w:spacing w:val="-1"/>
          <w:sz w:val="24"/>
        </w:rPr>
        <w:t>Interview with the bishop—interrupted by Agron and his men.</w:t>
      </w:r>
    </w:p>
    <w:p w:rsidR="0008581E" w:rsidRPr="00B3633A" w:rsidRDefault="0008581E">
      <w:pPr>
        <w:pStyle w:val="0DraftNormal"/>
        <w:rPr>
          <w:rFonts w:ascii="Montserrat" w:hAnsi="Montserrat"/>
          <w:spacing w:val="-1"/>
          <w:sz w:val="24"/>
        </w:rPr>
      </w:pPr>
    </w:p>
    <w:p w:rsidR="0008581E" w:rsidRPr="00B3633A" w:rsidRDefault="0008581E">
      <w:pPr>
        <w:pStyle w:val="0DraftNormal"/>
        <w:rPr>
          <w:rFonts w:ascii="Montserrat" w:hAnsi="Montserrat"/>
          <w:spacing w:val="-1"/>
          <w:sz w:val="24"/>
        </w:rPr>
      </w:pPr>
      <w:r w:rsidRPr="00B3633A">
        <w:rPr>
          <w:rFonts w:ascii="Montserrat" w:hAnsi="Montserrat"/>
          <w:spacing w:val="-1"/>
          <w:sz w:val="24"/>
        </w:rPr>
        <w:t>Report to Kzeisza—the grim picture.</w:t>
      </w:r>
    </w:p>
    <w:p w:rsidR="0008581E" w:rsidRPr="00B3633A" w:rsidRDefault="0008581E">
      <w:pPr>
        <w:pStyle w:val="0DraftNormal"/>
        <w:rPr>
          <w:rFonts w:ascii="Montserrat" w:hAnsi="Montserrat"/>
          <w:spacing w:val="-1"/>
          <w:sz w:val="24"/>
        </w:rPr>
      </w:pPr>
    </w:p>
    <w:p w:rsidR="0008581E" w:rsidRPr="00B3633A" w:rsidRDefault="0008581E">
      <w:pPr>
        <w:pStyle w:val="0DraftNormal"/>
        <w:rPr>
          <w:rFonts w:ascii="Montserrat" w:hAnsi="Montserrat"/>
          <w:spacing w:val="-1"/>
          <w:sz w:val="24"/>
        </w:rPr>
      </w:pPr>
      <w:r w:rsidRPr="00B3633A">
        <w:rPr>
          <w:rFonts w:ascii="Montserrat" w:hAnsi="Montserrat"/>
          <w:spacing w:val="-1"/>
          <w:sz w:val="24"/>
        </w:rPr>
        <w:t>Convince me—(I've been watching you since you first neared our lands—you can be neutralized) make it worth my while (or else).</w:t>
      </w:r>
    </w:p>
    <w:p w:rsidR="0008581E" w:rsidRPr="00B3633A" w:rsidRDefault="0008581E">
      <w:pPr>
        <w:pStyle w:val="0DraftNormal"/>
        <w:rPr>
          <w:rFonts w:ascii="Montserrat" w:hAnsi="Montserrat"/>
          <w:spacing w:val="-1"/>
          <w:sz w:val="24"/>
        </w:rPr>
      </w:pPr>
    </w:p>
    <w:p w:rsidR="0008581E" w:rsidRPr="00B3633A" w:rsidRDefault="0008581E">
      <w:pPr>
        <w:pStyle w:val="0DraftNormal"/>
        <w:rPr>
          <w:rFonts w:ascii="Montserrat" w:hAnsi="Montserrat"/>
          <w:spacing w:val="-1"/>
          <w:sz w:val="24"/>
        </w:rPr>
      </w:pPr>
      <w:r w:rsidRPr="00B3633A">
        <w:rPr>
          <w:rFonts w:ascii="Montserrat" w:hAnsi="Montserrat"/>
          <w:spacing w:val="-1"/>
          <w:sz w:val="24"/>
        </w:rPr>
        <w:t xml:space="preserve">Unraveling the web. </w:t>
      </w:r>
    </w:p>
    <w:p w:rsidR="0008581E" w:rsidRPr="00B3633A" w:rsidRDefault="0008581E">
      <w:pPr>
        <w:pStyle w:val="0DraftNormal"/>
        <w:rPr>
          <w:rFonts w:ascii="Montserrat" w:hAnsi="Montserrat"/>
          <w:spacing w:val="-1"/>
          <w:sz w:val="24"/>
        </w:rPr>
      </w:pPr>
    </w:p>
    <w:p w:rsidR="0008581E" w:rsidRPr="00B3633A" w:rsidRDefault="0008581E">
      <w:pPr>
        <w:pStyle w:val="0DraftNormal"/>
        <w:rPr>
          <w:rFonts w:ascii="Montserrat" w:hAnsi="Montserrat"/>
          <w:spacing w:val="-1"/>
          <w:sz w:val="24"/>
        </w:rPr>
      </w:pPr>
      <w:r w:rsidRPr="00B3633A">
        <w:rPr>
          <w:rFonts w:ascii="Montserrat" w:hAnsi="Montserrat"/>
          <w:spacing w:val="-1"/>
          <w:sz w:val="24"/>
        </w:rPr>
        <w:t>Deducing the makeup of an assumed conspiracy.</w:t>
      </w:r>
    </w:p>
    <w:p w:rsidR="0008581E" w:rsidRPr="00B3633A" w:rsidRDefault="0008581E">
      <w:pPr>
        <w:pStyle w:val="0DraftNormal"/>
        <w:rPr>
          <w:rFonts w:ascii="Montserrat" w:hAnsi="Montserrat"/>
          <w:spacing w:val="-1"/>
          <w:sz w:val="24"/>
        </w:rPr>
      </w:pPr>
    </w:p>
    <w:p w:rsidR="0008581E" w:rsidRPr="00B3633A" w:rsidRDefault="0008581E">
      <w:pPr>
        <w:pStyle w:val="0DraftNormal"/>
        <w:rPr>
          <w:rFonts w:ascii="Montserrat" w:hAnsi="Montserrat"/>
          <w:spacing w:val="-1"/>
          <w:sz w:val="24"/>
        </w:rPr>
      </w:pPr>
      <w:r w:rsidRPr="00B3633A">
        <w:rPr>
          <w:rFonts w:ascii="Montserrat" w:hAnsi="Montserrat"/>
          <w:spacing w:val="-1"/>
          <w:sz w:val="24"/>
        </w:rPr>
        <w:t>Playing in their fugue.</w:t>
      </w:r>
    </w:p>
    <w:p w:rsidR="0008581E" w:rsidRPr="00B3633A" w:rsidRDefault="0008581E">
      <w:pPr>
        <w:pStyle w:val="0DraftNormal"/>
        <w:rPr>
          <w:rFonts w:ascii="Montserrat" w:hAnsi="Montserrat"/>
          <w:spacing w:val="-1"/>
          <w:sz w:val="24"/>
        </w:rPr>
      </w:pPr>
    </w:p>
    <w:p w:rsidR="0008581E" w:rsidRPr="00B3633A" w:rsidRDefault="0008581E">
      <w:pPr>
        <w:pStyle w:val="0DraftNormal"/>
        <w:rPr>
          <w:rFonts w:ascii="Montserrat" w:hAnsi="Montserrat"/>
          <w:spacing w:val="-1"/>
          <w:sz w:val="24"/>
        </w:rPr>
      </w:pPr>
      <w:r w:rsidRPr="00B3633A">
        <w:rPr>
          <w:rFonts w:ascii="Montserrat" w:hAnsi="Montserrat"/>
          <w:spacing w:val="-1"/>
          <w:sz w:val="24"/>
        </w:rPr>
        <w:t xml:space="preserve">Note of confiscation. </w:t>
      </w:r>
    </w:p>
    <w:p w:rsidR="0008581E" w:rsidRPr="00B3633A" w:rsidRDefault="0008581E">
      <w:pPr>
        <w:pStyle w:val="0DraftNormal"/>
        <w:rPr>
          <w:rFonts w:ascii="Montserrat" w:hAnsi="Montserrat"/>
          <w:spacing w:val="-1"/>
          <w:sz w:val="24"/>
        </w:rPr>
      </w:pPr>
    </w:p>
    <w:p w:rsidR="0008581E" w:rsidRPr="00B3633A" w:rsidRDefault="0008581E">
      <w:pPr>
        <w:pStyle w:val="0DraftNormal"/>
        <w:rPr>
          <w:rFonts w:ascii="Montserrat" w:hAnsi="Montserrat"/>
          <w:spacing w:val="-1"/>
          <w:sz w:val="24"/>
        </w:rPr>
      </w:pPr>
      <w:r w:rsidRPr="00B3633A">
        <w:rPr>
          <w:rFonts w:ascii="Montserrat" w:hAnsi="Montserrat"/>
          <w:spacing w:val="-1"/>
          <w:sz w:val="24"/>
        </w:rPr>
        <w:t>Her bluff, calling their cards.</w:t>
      </w:r>
    </w:p>
    <w:p w:rsidR="0008581E" w:rsidRPr="00B3633A" w:rsidRDefault="0008581E">
      <w:pPr>
        <w:pStyle w:val="0DraftNormal"/>
        <w:rPr>
          <w:rFonts w:ascii="Montserrat" w:hAnsi="Montserrat"/>
          <w:spacing w:val="-1"/>
          <w:sz w:val="24"/>
        </w:rPr>
      </w:pPr>
    </w:p>
    <w:p w:rsidR="0008581E" w:rsidRPr="00B3633A" w:rsidRDefault="0008581E">
      <w:pPr>
        <w:pStyle w:val="0DraftNormal"/>
        <w:rPr>
          <w:rFonts w:ascii="Montserrat" w:hAnsi="Montserrat"/>
          <w:spacing w:val="-1"/>
          <w:sz w:val="24"/>
        </w:rPr>
      </w:pPr>
      <w:r w:rsidRPr="00B3633A">
        <w:rPr>
          <w:rFonts w:ascii="Montserrat" w:hAnsi="Montserrat"/>
          <w:spacing w:val="-1"/>
          <w:sz w:val="24"/>
        </w:rPr>
        <w:t>Get out—pressure peaks.</w:t>
      </w:r>
    </w:p>
    <w:p w:rsidR="0008581E" w:rsidRPr="00B3633A" w:rsidRDefault="0008581E">
      <w:pPr>
        <w:pStyle w:val="0DraftNormal"/>
        <w:rPr>
          <w:rFonts w:ascii="Montserrat" w:hAnsi="Montserrat"/>
          <w:spacing w:val="-1"/>
          <w:sz w:val="24"/>
        </w:rPr>
      </w:pPr>
    </w:p>
    <w:p w:rsidR="0008581E" w:rsidRPr="00B3633A" w:rsidRDefault="0008581E">
      <w:pPr>
        <w:pStyle w:val="0DraftNormal"/>
        <w:rPr>
          <w:rFonts w:ascii="Montserrat" w:hAnsi="Montserrat"/>
          <w:spacing w:val="-1"/>
          <w:sz w:val="24"/>
        </w:rPr>
      </w:pPr>
      <w:r w:rsidRPr="00B3633A">
        <w:rPr>
          <w:rFonts w:ascii="Montserrat" w:hAnsi="Montserrat"/>
          <w:spacing w:val="-1"/>
          <w:sz w:val="24"/>
        </w:rPr>
        <w:t>Advice—hope is not wholly lost.</w:t>
      </w:r>
    </w:p>
    <w:p w:rsidR="0008581E" w:rsidRPr="00B3633A" w:rsidRDefault="0008581E">
      <w:pPr>
        <w:pStyle w:val="0DraftNormal"/>
        <w:rPr>
          <w:rFonts w:ascii="Montserrat" w:hAnsi="Montserrat"/>
          <w:spacing w:val="-1"/>
          <w:sz w:val="24"/>
        </w:rPr>
      </w:pPr>
    </w:p>
    <w:p w:rsidR="0008581E" w:rsidRPr="00B3633A" w:rsidRDefault="0008581E">
      <w:pPr>
        <w:pStyle w:val="0DraftNormal"/>
        <w:rPr>
          <w:rFonts w:ascii="Montserrat" w:hAnsi="Montserrat"/>
          <w:spacing w:val="-1"/>
          <w:sz w:val="24"/>
        </w:rPr>
      </w:pPr>
      <w:r w:rsidRPr="00B3633A">
        <w:rPr>
          <w:rFonts w:ascii="Montserrat" w:hAnsi="Montserrat"/>
          <w:spacing w:val="-1"/>
          <w:sz w:val="24"/>
        </w:rPr>
        <w:t>Into the night—have you any notion of your doom?</w:t>
      </w:r>
    </w:p>
    <w:p w:rsidR="0008581E" w:rsidRPr="00B3633A" w:rsidRDefault="0008581E">
      <w:pPr>
        <w:pStyle w:val="0DraftNormal"/>
        <w:rPr>
          <w:rFonts w:ascii="Montserrat" w:hAnsi="Montserrat"/>
          <w:spacing w:val="-1"/>
          <w:sz w:val="24"/>
        </w:rPr>
      </w:pPr>
    </w:p>
    <w:p w:rsidR="0008581E" w:rsidRPr="00B3633A" w:rsidRDefault="0008581E">
      <w:pPr>
        <w:pStyle w:val="0DraftNormal"/>
        <w:rPr>
          <w:rFonts w:ascii="Montserrat" w:hAnsi="Montserrat"/>
          <w:spacing w:val="-1"/>
          <w:sz w:val="24"/>
        </w:rPr>
      </w:pPr>
      <w:r w:rsidRPr="00B3633A">
        <w:rPr>
          <w:rFonts w:ascii="Montserrat" w:hAnsi="Montserrat"/>
          <w:spacing w:val="-1"/>
          <w:sz w:val="24"/>
        </w:rPr>
        <w:t>Onslaught—Dirk unmasked—Kzeisza rushes in.</w:t>
      </w:r>
    </w:p>
    <w:p w:rsidR="0008581E" w:rsidRPr="00B3633A" w:rsidRDefault="0008581E">
      <w:pPr>
        <w:pStyle w:val="0DraftNormal"/>
        <w:rPr>
          <w:rFonts w:ascii="Montserrat" w:hAnsi="Montserrat"/>
          <w:spacing w:val="-1"/>
          <w:sz w:val="24"/>
        </w:rPr>
      </w:pPr>
    </w:p>
    <w:p w:rsidR="0008581E" w:rsidRPr="00B3633A" w:rsidRDefault="0008581E">
      <w:pPr>
        <w:pStyle w:val="0DraftNormal"/>
        <w:rPr>
          <w:rFonts w:ascii="Montserrat" w:hAnsi="Montserrat"/>
          <w:spacing w:val="-1"/>
          <w:sz w:val="24"/>
        </w:rPr>
      </w:pPr>
      <w:r w:rsidRPr="00B3633A">
        <w:rPr>
          <w:rFonts w:ascii="Montserrat" w:hAnsi="Montserrat"/>
          <w:spacing w:val="-1"/>
          <w:sz w:val="24"/>
        </w:rPr>
        <w:t>Final confrontation—her rage comes out over love.</w:t>
      </w:r>
    </w:p>
    <w:p w:rsidR="0008581E" w:rsidRPr="00B3633A" w:rsidRDefault="0008581E">
      <w:pPr>
        <w:pStyle w:val="0DraftNormal"/>
        <w:rPr>
          <w:rFonts w:ascii="Montserrat" w:hAnsi="Montserrat"/>
          <w:spacing w:val="-1"/>
          <w:sz w:val="24"/>
        </w:rPr>
      </w:pPr>
    </w:p>
    <w:p w:rsidR="0008581E" w:rsidRPr="00B3633A" w:rsidRDefault="0008581E">
      <w:pPr>
        <w:pStyle w:val="0DraftNormal"/>
        <w:rPr>
          <w:rFonts w:ascii="Montserrat" w:hAnsi="Montserrat"/>
          <w:spacing w:val="-1"/>
          <w:sz w:val="24"/>
        </w:rPr>
      </w:pPr>
      <w:r w:rsidRPr="00B3633A">
        <w:rPr>
          <w:rFonts w:ascii="Montserrat" w:hAnsi="Montserrat"/>
          <w:spacing w:val="-1"/>
          <w:sz w:val="24"/>
        </w:rPr>
        <w:t>an inevitible duel—embracing the unknown.</w:t>
      </w:r>
    </w:p>
    <w:p w:rsidR="0008581E" w:rsidRPr="00B3633A" w:rsidRDefault="0008581E">
      <w:pPr>
        <w:pStyle w:val="0DraftNormal"/>
        <w:rPr>
          <w:rFonts w:ascii="Montserrat" w:hAnsi="Montserrat"/>
          <w:spacing w:val="-1"/>
          <w:sz w:val="24"/>
        </w:rPr>
      </w:pPr>
    </w:p>
    <w:p w:rsidR="0008581E" w:rsidRPr="00B3633A" w:rsidRDefault="0008581E">
      <w:pPr>
        <w:pStyle w:val="0DraftNormal"/>
        <w:rPr>
          <w:rFonts w:ascii="Montserrat" w:hAnsi="Montserrat"/>
          <w:spacing w:val="-1"/>
          <w:sz w:val="24"/>
        </w:rPr>
      </w:pPr>
      <w:r w:rsidRPr="00B3633A">
        <w:rPr>
          <w:rFonts w:ascii="Montserrat" w:hAnsi="Montserrat"/>
          <w:spacing w:val="-1"/>
          <w:sz w:val="24"/>
        </w:rPr>
        <w:t>Shattered—fate approaches followed by mystery.</w:t>
      </w:r>
    </w:p>
    <w:p w:rsidR="0008581E" w:rsidRPr="00B3633A" w:rsidRDefault="0008581E">
      <w:pPr>
        <w:pStyle w:val="0DraftNormal"/>
        <w:rPr>
          <w:rFonts w:ascii="Montserrat" w:hAnsi="Montserrat"/>
          <w:spacing w:val="-1"/>
          <w:sz w:val="24"/>
        </w:rPr>
      </w:pPr>
    </w:p>
    <w:p w:rsidR="0008581E" w:rsidRPr="00B3633A" w:rsidRDefault="0008581E">
      <w:pPr>
        <w:pStyle w:val="0DraftNormal"/>
        <w:rPr>
          <w:rFonts w:ascii="Montserrat" w:hAnsi="Montserrat"/>
          <w:spacing w:val="-2"/>
          <w:sz w:val="24"/>
        </w:rPr>
      </w:pPr>
      <w:r w:rsidRPr="00B3633A">
        <w:rPr>
          <w:rFonts w:ascii="Montserrat" w:hAnsi="Montserrat"/>
          <w:spacing w:val="-2"/>
          <w:sz w:val="24"/>
        </w:rPr>
        <w:t>(An and Asia, likely one and the same)</w:t>
      </w:r>
    </w:p>
    <w:p w:rsidR="0008581E" w:rsidRPr="00B3633A" w:rsidRDefault="0008581E">
      <w:pPr>
        <w:pStyle w:val="0DraftNormal"/>
        <w:rPr>
          <w:rFonts w:ascii="Montserrat" w:hAnsi="Montserrat"/>
          <w:spacing w:val="-2"/>
          <w:sz w:val="24"/>
        </w:rPr>
      </w:pPr>
    </w:p>
    <w:p w:rsidR="0008581E" w:rsidRPr="00B3633A" w:rsidRDefault="0008581E">
      <w:pPr>
        <w:pStyle w:val="0DraftNormal"/>
        <w:rPr>
          <w:rFonts w:ascii="Montserrat" w:hAnsi="Montserrat"/>
          <w:spacing w:val="-2"/>
          <w:sz w:val="24"/>
        </w:rPr>
      </w:pPr>
      <w:r w:rsidRPr="00B3633A">
        <w:rPr>
          <w:rFonts w:ascii="Montserrat" w:hAnsi="Montserrat"/>
          <w:spacing w:val="-2"/>
          <w:sz w:val="24"/>
        </w:rPr>
        <w:t>So, what are dreams, then?</w:t>
      </w:r>
      <w:r w:rsidRPr="00B3633A">
        <w:rPr>
          <w:rFonts w:ascii="Montserrat" w:hAnsi="Montserrat"/>
          <w:spacing w:val="-2"/>
          <w:sz w:val="24"/>
        </w:rPr>
        <w:fldChar w:fldCharType="begin"/>
      </w:r>
      <w:r w:rsidRPr="00B3633A">
        <w:rPr>
          <w:rFonts w:ascii="Montserrat" w:hAnsi="Montserrat"/>
          <w:spacing w:val="-2"/>
          <w:sz w:val="24"/>
        </w:rPr>
        <w:instrText xml:space="preserve">PRIVATE </w:instrText>
      </w:r>
      <w:r w:rsidRPr="00B3633A">
        <w:rPr>
          <w:rFonts w:ascii="Montserrat" w:hAnsi="Montserrat"/>
          <w:spacing w:val="-2"/>
          <w:sz w:val="24"/>
        </w:rPr>
        <w:fldChar w:fldCharType="end"/>
      </w:r>
    </w:p>
    <w:p w:rsidR="0008581E" w:rsidRPr="00B3633A" w:rsidRDefault="0008581E">
      <w:pPr>
        <w:pStyle w:val="0DraftNormal"/>
        <w:rPr>
          <w:rFonts w:ascii="Montserrat" w:hAnsi="Montserrat"/>
          <w:spacing w:val="-2"/>
          <w:sz w:val="24"/>
        </w:rPr>
      </w:pPr>
    </w:p>
    <w:p w:rsidR="0008581E" w:rsidRPr="00B3633A" w:rsidRDefault="0008581E">
      <w:pPr>
        <w:pStyle w:val="0DraftNormal"/>
        <w:rPr>
          <w:rFonts w:ascii="Montserrat" w:hAnsi="Montserrat"/>
          <w:spacing w:val="-2"/>
          <w:sz w:val="24"/>
        </w:rPr>
      </w:pPr>
      <w:r w:rsidRPr="00B3633A">
        <w:rPr>
          <w:rFonts w:ascii="Montserrat" w:hAnsi="Montserrat"/>
          <w:spacing w:val="-2"/>
          <w:sz w:val="24"/>
        </w:rPr>
        <w:t>Do you think there is an easy answer to that?</w:t>
      </w:r>
    </w:p>
    <w:p w:rsidR="0008581E" w:rsidRPr="00B3633A" w:rsidRDefault="0008581E">
      <w:pPr>
        <w:pStyle w:val="0DraftNormal"/>
        <w:rPr>
          <w:rFonts w:ascii="Montserrat" w:hAnsi="Montserrat"/>
          <w:spacing w:val="-2"/>
          <w:sz w:val="24"/>
        </w:rPr>
      </w:pPr>
    </w:p>
    <w:p w:rsidR="0008581E" w:rsidRPr="00B3633A" w:rsidRDefault="0008581E">
      <w:pPr>
        <w:pStyle w:val="0DraftNormal"/>
        <w:rPr>
          <w:rFonts w:ascii="Montserrat" w:hAnsi="Montserrat"/>
          <w:spacing w:val="-2"/>
          <w:sz w:val="24"/>
        </w:rPr>
      </w:pPr>
      <w:r w:rsidRPr="00B3633A">
        <w:rPr>
          <w:rFonts w:ascii="Montserrat" w:hAnsi="Montserrat"/>
          <w:spacing w:val="-2"/>
          <w:sz w:val="24"/>
        </w:rPr>
        <w:t>Is there an answer at all?</w:t>
      </w:r>
    </w:p>
    <w:p w:rsidR="0008581E" w:rsidRPr="00B3633A" w:rsidRDefault="0008581E">
      <w:pPr>
        <w:pStyle w:val="0DraftNormal"/>
        <w:rPr>
          <w:rFonts w:ascii="Montserrat" w:hAnsi="Montserrat"/>
          <w:spacing w:val="-2"/>
          <w:sz w:val="24"/>
        </w:rPr>
      </w:pPr>
    </w:p>
    <w:p w:rsidR="0008581E" w:rsidRPr="00B3633A" w:rsidRDefault="0008581E">
      <w:pPr>
        <w:pStyle w:val="0DraftNormal"/>
        <w:rPr>
          <w:rFonts w:ascii="Montserrat" w:hAnsi="Montserrat"/>
          <w:spacing w:val="-2"/>
          <w:sz w:val="24"/>
        </w:rPr>
      </w:pPr>
      <w:r w:rsidRPr="00B3633A">
        <w:rPr>
          <w:rFonts w:ascii="Montserrat" w:hAnsi="Montserrat"/>
          <w:spacing w:val="-2"/>
          <w:sz w:val="24"/>
        </w:rPr>
        <w:t>There are always answers. But to be honest, the questions require more imagination than the answers. Answers are implicit in the questions.</w:t>
      </w:r>
    </w:p>
    <w:p w:rsidR="0008581E" w:rsidRPr="00B3633A" w:rsidRDefault="0008581E">
      <w:pPr>
        <w:pStyle w:val="0DraftNormal"/>
        <w:rPr>
          <w:rFonts w:ascii="Montserrat" w:hAnsi="Montserrat"/>
          <w:spacing w:val="-2"/>
          <w:sz w:val="24"/>
        </w:rPr>
      </w:pPr>
    </w:p>
    <w:p w:rsidR="0008581E" w:rsidRPr="00B3633A" w:rsidRDefault="0008581E">
      <w:pPr>
        <w:pStyle w:val="0DraftNormal"/>
        <w:rPr>
          <w:rFonts w:ascii="Montserrat" w:hAnsi="Montserrat"/>
          <w:spacing w:val="-2"/>
          <w:sz w:val="24"/>
        </w:rPr>
      </w:pPr>
      <w:r w:rsidRPr="00B3633A">
        <w:rPr>
          <w:rFonts w:ascii="Montserrat" w:hAnsi="Montserrat"/>
          <w:spacing w:val="-2"/>
          <w:sz w:val="24"/>
        </w:rPr>
        <w:t>It is easy to find something if you know exactly what you are looking for.</w:t>
      </w:r>
    </w:p>
    <w:p w:rsidR="0008581E" w:rsidRPr="00B3633A" w:rsidRDefault="0008581E">
      <w:pPr>
        <w:pStyle w:val="0DraftNormal"/>
        <w:rPr>
          <w:rFonts w:ascii="Montserrat" w:hAnsi="Montserrat"/>
          <w:spacing w:val="-2"/>
          <w:sz w:val="24"/>
        </w:rPr>
      </w:pPr>
    </w:p>
    <w:p w:rsidR="0008581E" w:rsidRPr="00B3633A" w:rsidRDefault="0008581E">
      <w:pPr>
        <w:pStyle w:val="0DraftNormal"/>
        <w:rPr>
          <w:rFonts w:ascii="Montserrat" w:hAnsi="Montserrat"/>
          <w:spacing w:val="-2"/>
          <w:sz w:val="24"/>
        </w:rPr>
      </w:pPr>
      <w:r w:rsidRPr="00B3633A">
        <w:rPr>
          <w:rFonts w:ascii="Montserrat" w:hAnsi="Montserrat"/>
          <w:spacing w:val="-2"/>
          <w:sz w:val="24"/>
        </w:rPr>
        <w:t>I can see that. In a way.</w:t>
      </w:r>
    </w:p>
    <w:p w:rsidR="0008581E" w:rsidRPr="00B3633A" w:rsidRDefault="0008581E">
      <w:pPr>
        <w:pStyle w:val="0DraftNormal"/>
        <w:rPr>
          <w:rFonts w:ascii="Montserrat" w:hAnsi="Montserrat"/>
          <w:spacing w:val="-2"/>
          <w:sz w:val="24"/>
        </w:rPr>
      </w:pPr>
    </w:p>
    <w:p w:rsidR="0008581E" w:rsidRPr="00B3633A" w:rsidRDefault="0008581E">
      <w:pPr>
        <w:pStyle w:val="0DraftNormal"/>
        <w:rPr>
          <w:rFonts w:ascii="Montserrat" w:hAnsi="Montserrat"/>
          <w:spacing w:val="-2"/>
          <w:sz w:val="24"/>
        </w:rPr>
      </w:pPr>
      <w:r w:rsidRPr="00B3633A">
        <w:rPr>
          <w:rFonts w:ascii="Montserrat" w:hAnsi="Montserrat"/>
          <w:spacing w:val="-2"/>
          <w:sz w:val="24"/>
        </w:rPr>
        <w:t>Statements, however, are rather tricky.</w:t>
      </w:r>
    </w:p>
    <w:p w:rsidR="0008581E" w:rsidRPr="00B3633A" w:rsidRDefault="0008581E">
      <w:pPr>
        <w:pStyle w:val="0DraftNormal"/>
        <w:rPr>
          <w:rFonts w:ascii="Montserrat" w:hAnsi="Montserrat"/>
          <w:spacing w:val="-2"/>
          <w:sz w:val="24"/>
        </w:rPr>
      </w:pPr>
    </w:p>
    <w:p w:rsidR="0008581E" w:rsidRPr="00B3633A" w:rsidRDefault="0008581E">
      <w:pPr>
        <w:pStyle w:val="0DraftNormal"/>
        <w:rPr>
          <w:rFonts w:ascii="Montserrat" w:hAnsi="Montserrat"/>
          <w:spacing w:val="-2"/>
          <w:sz w:val="24"/>
        </w:rPr>
      </w:pPr>
      <w:r w:rsidRPr="00B3633A">
        <w:rPr>
          <w:rFonts w:ascii="Montserrat" w:hAnsi="Montserrat"/>
          <w:spacing w:val="-2"/>
          <w:sz w:val="24"/>
        </w:rPr>
        <w:t>Statements ask for a lot of faith.</w:t>
      </w:r>
    </w:p>
    <w:p w:rsidR="0008581E" w:rsidRPr="00B3633A" w:rsidRDefault="0008581E">
      <w:pPr>
        <w:pStyle w:val="0DraftNormal"/>
        <w:rPr>
          <w:rFonts w:ascii="Montserrat" w:hAnsi="Montserrat"/>
          <w:spacing w:val="-2"/>
          <w:sz w:val="24"/>
        </w:rPr>
      </w:pPr>
    </w:p>
    <w:p w:rsidR="0008581E" w:rsidRPr="00B3633A" w:rsidRDefault="0008581E">
      <w:pPr>
        <w:pStyle w:val="0DraftNormal"/>
        <w:rPr>
          <w:rFonts w:ascii="Montserrat" w:hAnsi="Montserrat"/>
          <w:spacing w:val="-2"/>
          <w:sz w:val="24"/>
        </w:rPr>
      </w:pPr>
      <w:r w:rsidRPr="00B3633A">
        <w:rPr>
          <w:rFonts w:ascii="Montserrat" w:hAnsi="Montserrat"/>
          <w:spacing w:val="-2"/>
          <w:sz w:val="24"/>
        </w:rPr>
        <w:t>That is why almost any book begs for a suspension of disbelief. A book is a carefully prepared statement.</w:t>
      </w:r>
    </w:p>
    <w:p w:rsidR="0008581E" w:rsidRPr="00B3633A" w:rsidRDefault="0008581E">
      <w:pPr>
        <w:pStyle w:val="0DraftNormal"/>
        <w:rPr>
          <w:rFonts w:ascii="Montserrat" w:hAnsi="Montserrat"/>
          <w:spacing w:val="-2"/>
          <w:sz w:val="24"/>
        </w:rPr>
      </w:pPr>
    </w:p>
    <w:p w:rsidR="0008581E" w:rsidRPr="00B3633A" w:rsidRDefault="0008581E">
      <w:pPr>
        <w:pStyle w:val="0DraftNormal"/>
        <w:rPr>
          <w:rFonts w:ascii="Montserrat" w:hAnsi="Montserrat"/>
          <w:spacing w:val="-2"/>
          <w:sz w:val="24"/>
        </w:rPr>
      </w:pPr>
      <w:r w:rsidRPr="00B3633A">
        <w:rPr>
          <w:rFonts w:ascii="Montserrat" w:hAnsi="Montserrat"/>
          <w:spacing w:val="-2"/>
          <w:sz w:val="24"/>
        </w:rPr>
        <w:t>Perhaps so, but aren't we getting off the point?</w:t>
      </w:r>
    </w:p>
    <w:p w:rsidR="0008581E" w:rsidRPr="00B3633A" w:rsidRDefault="0008581E">
      <w:pPr>
        <w:pStyle w:val="0DraftNormal"/>
        <w:rPr>
          <w:rFonts w:ascii="Montserrat" w:hAnsi="Montserrat"/>
          <w:spacing w:val="-2"/>
          <w:sz w:val="24"/>
        </w:rPr>
      </w:pPr>
    </w:p>
    <w:p w:rsidR="0008581E" w:rsidRPr="00B3633A" w:rsidRDefault="0008581E">
      <w:pPr>
        <w:pStyle w:val="0DraftNormal"/>
        <w:rPr>
          <w:rFonts w:ascii="Montserrat" w:hAnsi="Montserrat"/>
          <w:spacing w:val="-2"/>
          <w:sz w:val="24"/>
        </w:rPr>
      </w:pPr>
      <w:r w:rsidRPr="00B3633A">
        <w:rPr>
          <w:rFonts w:ascii="Montserrat" w:hAnsi="Montserrat"/>
          <w:spacing w:val="-2"/>
          <w:sz w:val="24"/>
        </w:rPr>
        <w:t>Not at all. You asked about the reality of dreams—books are dreams of reality.</w:t>
      </w:r>
    </w:p>
    <w:p w:rsidR="0008581E" w:rsidRPr="00B3633A" w:rsidRDefault="0008581E">
      <w:pPr>
        <w:pStyle w:val="0DraftNormal"/>
        <w:rPr>
          <w:rFonts w:ascii="Montserrat" w:hAnsi="Montserrat"/>
          <w:spacing w:val="-2"/>
          <w:sz w:val="24"/>
        </w:rPr>
      </w:pPr>
    </w:p>
    <w:p w:rsidR="0008581E" w:rsidRPr="00B3633A" w:rsidRDefault="0008581E">
      <w:pPr>
        <w:pStyle w:val="0DraftNormal"/>
        <w:rPr>
          <w:rFonts w:ascii="Montserrat" w:hAnsi="Montserrat"/>
          <w:spacing w:val="-2"/>
          <w:sz w:val="24"/>
        </w:rPr>
      </w:pPr>
      <w:r w:rsidRPr="00B3633A">
        <w:rPr>
          <w:rFonts w:ascii="Montserrat" w:hAnsi="Montserrat"/>
          <w:spacing w:val="-2"/>
          <w:sz w:val="24"/>
        </w:rPr>
        <w:t>What?</w:t>
      </w:r>
    </w:p>
    <w:p w:rsidR="0008581E" w:rsidRPr="00B3633A" w:rsidRDefault="0008581E">
      <w:pPr>
        <w:pStyle w:val="0DraftNormal"/>
        <w:rPr>
          <w:rFonts w:ascii="Montserrat" w:hAnsi="Montserrat"/>
          <w:spacing w:val="-2"/>
          <w:sz w:val="24"/>
        </w:rPr>
      </w:pPr>
    </w:p>
    <w:p w:rsidR="0008581E" w:rsidRPr="00B3633A" w:rsidRDefault="0008581E">
      <w:pPr>
        <w:pStyle w:val="0DraftNormal"/>
        <w:rPr>
          <w:rFonts w:ascii="Montserrat" w:hAnsi="Montserrat"/>
          <w:spacing w:val="-2"/>
          <w:sz w:val="24"/>
        </w:rPr>
      </w:pPr>
      <w:r w:rsidRPr="00B3633A">
        <w:rPr>
          <w:rFonts w:ascii="Montserrat" w:hAnsi="Montserrat"/>
          <w:spacing w:val="-2"/>
          <w:sz w:val="24"/>
        </w:rPr>
        <w:t>They primarily serve to stimulate the imagination. They make you see events outside of reality. Really, we are not that far from the question of dreams.</w:t>
      </w:r>
    </w:p>
    <w:p w:rsidR="0008581E" w:rsidRPr="00B3633A" w:rsidRDefault="0008581E">
      <w:pPr>
        <w:pStyle w:val="0DraftNormal"/>
        <w:rPr>
          <w:rFonts w:ascii="Montserrat" w:hAnsi="Montserrat"/>
          <w:spacing w:val="-2"/>
          <w:sz w:val="24"/>
        </w:rPr>
      </w:pPr>
    </w:p>
    <w:p w:rsidR="0008581E" w:rsidRPr="00B3633A" w:rsidRDefault="0008581E">
      <w:pPr>
        <w:pStyle w:val="0DraftNormal"/>
        <w:rPr>
          <w:rFonts w:ascii="Montserrat" w:hAnsi="Montserrat"/>
          <w:spacing w:val="-2"/>
          <w:sz w:val="24"/>
        </w:rPr>
      </w:pPr>
      <w:r w:rsidRPr="00B3633A">
        <w:rPr>
          <w:rFonts w:ascii="Montserrat" w:hAnsi="Montserrat"/>
          <w:spacing w:val="-2"/>
          <w:sz w:val="24"/>
        </w:rPr>
        <w:t>It is a question that always plagues the thinking mind.</w:t>
      </w:r>
    </w:p>
    <w:p w:rsidR="0008581E" w:rsidRPr="00B3633A" w:rsidRDefault="0008581E">
      <w:pPr>
        <w:pStyle w:val="0DraftNormal"/>
        <w:rPr>
          <w:rFonts w:ascii="Montserrat" w:hAnsi="Montserrat"/>
          <w:spacing w:val="-2"/>
          <w:sz w:val="24"/>
        </w:rPr>
      </w:pPr>
    </w:p>
    <w:p w:rsidR="0008581E" w:rsidRPr="00B3633A" w:rsidRDefault="0008581E">
      <w:pPr>
        <w:pStyle w:val="0DraftNormal"/>
        <w:rPr>
          <w:rFonts w:ascii="Montserrat" w:hAnsi="Montserrat"/>
          <w:spacing w:val="-2"/>
          <w:sz w:val="24"/>
        </w:rPr>
      </w:pPr>
      <w:r w:rsidRPr="00B3633A">
        <w:rPr>
          <w:rFonts w:ascii="Montserrat" w:hAnsi="Montserrat"/>
          <w:spacing w:val="-2"/>
          <w:sz w:val="24"/>
        </w:rPr>
        <w:t>I think you have expended on my question considerably—what has the question become?</w:t>
      </w:r>
    </w:p>
    <w:p w:rsidR="0008581E" w:rsidRPr="00B3633A" w:rsidRDefault="0008581E">
      <w:pPr>
        <w:pStyle w:val="0DraftNormal"/>
        <w:rPr>
          <w:rFonts w:ascii="Montserrat" w:hAnsi="Montserrat"/>
          <w:spacing w:val="-2"/>
          <w:sz w:val="24"/>
        </w:rPr>
      </w:pPr>
    </w:p>
    <w:p w:rsidR="0008581E" w:rsidRPr="00B3633A" w:rsidRDefault="0008581E">
      <w:pPr>
        <w:pStyle w:val="0DraftNormal"/>
        <w:rPr>
          <w:rFonts w:ascii="Montserrat" w:hAnsi="Montserrat"/>
          <w:spacing w:val="-2"/>
          <w:sz w:val="24"/>
        </w:rPr>
      </w:pPr>
      <w:r w:rsidRPr="00B3633A">
        <w:rPr>
          <w:rFonts w:ascii="Montserrat" w:hAnsi="Montserrat"/>
          <w:spacing w:val="-2"/>
          <w:sz w:val="24"/>
        </w:rPr>
        <w:t>The first question, really.</w:t>
      </w:r>
    </w:p>
    <w:p w:rsidR="0008581E" w:rsidRPr="00B3633A" w:rsidRDefault="0008581E">
      <w:pPr>
        <w:pStyle w:val="0DraftNormal"/>
        <w:rPr>
          <w:rFonts w:ascii="Montserrat" w:hAnsi="Montserrat"/>
          <w:spacing w:val="-2"/>
          <w:sz w:val="24"/>
        </w:rPr>
      </w:pPr>
    </w:p>
    <w:p w:rsidR="0008581E" w:rsidRPr="00B3633A" w:rsidRDefault="0008581E">
      <w:pPr>
        <w:pStyle w:val="0DraftNormal"/>
        <w:rPr>
          <w:rFonts w:ascii="Montserrat" w:hAnsi="Montserrat"/>
          <w:spacing w:val="-2"/>
          <w:sz w:val="24"/>
        </w:rPr>
      </w:pPr>
      <w:r w:rsidRPr="00B3633A">
        <w:rPr>
          <w:rFonts w:ascii="Montserrat" w:hAnsi="Montserrat"/>
          <w:spacing w:val="-2"/>
          <w:sz w:val="24"/>
        </w:rPr>
        <w:t>`How do I know what is real?' Honestly, to even ask tells of the existence of doubt.</w:t>
      </w:r>
    </w:p>
    <w:p w:rsidR="0008581E" w:rsidRPr="00B3633A" w:rsidRDefault="0008581E">
      <w:pPr>
        <w:pStyle w:val="0DraftNormal"/>
        <w:rPr>
          <w:rFonts w:ascii="Montserrat" w:hAnsi="Montserrat"/>
          <w:spacing w:val="-2"/>
          <w:sz w:val="24"/>
        </w:rPr>
      </w:pPr>
    </w:p>
    <w:p w:rsidR="0008581E" w:rsidRPr="00B3633A" w:rsidRDefault="0008581E">
      <w:pPr>
        <w:pStyle w:val="0DraftNormal"/>
        <w:rPr>
          <w:rFonts w:ascii="Montserrat" w:hAnsi="Montserrat"/>
          <w:spacing w:val="-2"/>
          <w:sz w:val="24"/>
        </w:rPr>
      </w:pPr>
      <w:r w:rsidRPr="00B3633A">
        <w:rPr>
          <w:rFonts w:ascii="Montserrat" w:hAnsi="Montserrat"/>
          <w:spacing w:val="-2"/>
          <w:sz w:val="24"/>
        </w:rPr>
        <w:t xml:space="preserve">There are so many things to consider in the question of what is and what may be. Before you can get anywhere, though you really need to refine and master your approach. The truth is everywhere, you just need to be able to read between the lines when you see it. </w:t>
      </w:r>
    </w:p>
    <w:p w:rsidR="0008581E" w:rsidRPr="00B3633A" w:rsidRDefault="0008581E">
      <w:pPr>
        <w:pStyle w:val="0DraftNormal"/>
        <w:rPr>
          <w:rFonts w:ascii="Montserrat" w:hAnsi="Montserrat"/>
          <w:spacing w:val="-2"/>
          <w:sz w:val="24"/>
        </w:rPr>
      </w:pPr>
    </w:p>
    <w:p w:rsidR="0008581E" w:rsidRPr="00B3633A" w:rsidRDefault="0008581E">
      <w:pPr>
        <w:pStyle w:val="0DraftNormal"/>
        <w:rPr>
          <w:rFonts w:ascii="Montserrat" w:hAnsi="Montserrat"/>
          <w:spacing w:val="-2"/>
          <w:sz w:val="24"/>
        </w:rPr>
      </w:pPr>
      <w:r w:rsidRPr="00B3633A">
        <w:rPr>
          <w:rFonts w:ascii="Montserrat" w:hAnsi="Montserrat"/>
          <w:spacing w:val="-2"/>
          <w:sz w:val="24"/>
        </w:rPr>
        <w:t xml:space="preserve">Definition is a process of limiting possibilities. The most simple definition will contaminate the truth. What we need to be able to do is see the indications of truth as we find them and move beyond the words and connect to the truth that lies behind it. This is what I mean. Awareness is not just a word. We have it. </w:t>
      </w:r>
    </w:p>
    <w:p w:rsidR="0008581E" w:rsidRPr="00B3633A" w:rsidRDefault="0008581E">
      <w:pPr>
        <w:pStyle w:val="0DraftNormal"/>
        <w:rPr>
          <w:rFonts w:ascii="Montserrat" w:hAnsi="Montserrat"/>
          <w:spacing w:val="-2"/>
          <w:sz w:val="24"/>
        </w:rPr>
      </w:pPr>
    </w:p>
    <w:p w:rsidR="0008581E" w:rsidRPr="00B3633A" w:rsidRDefault="0008581E">
      <w:pPr>
        <w:pStyle w:val="0DraftNormal"/>
        <w:rPr>
          <w:rFonts w:ascii="Montserrat" w:hAnsi="Montserrat"/>
          <w:spacing w:val="-2"/>
          <w:sz w:val="24"/>
        </w:rPr>
      </w:pPr>
      <w:r w:rsidRPr="00B3633A">
        <w:rPr>
          <w:rFonts w:ascii="Montserrat" w:hAnsi="Montserrat"/>
          <w:spacing w:val="-2"/>
          <w:sz w:val="24"/>
        </w:rPr>
        <w:t xml:space="preserve">We embody it. It is truth. </w:t>
      </w:r>
    </w:p>
    <w:p w:rsidR="0008581E" w:rsidRPr="00B3633A" w:rsidRDefault="0008581E">
      <w:pPr>
        <w:pStyle w:val="0DraftNormal"/>
        <w:rPr>
          <w:rFonts w:ascii="Montserrat" w:hAnsi="Montserrat"/>
          <w:spacing w:val="-2"/>
          <w:sz w:val="24"/>
        </w:rPr>
      </w:pPr>
    </w:p>
    <w:p w:rsidR="0008581E" w:rsidRPr="00B3633A" w:rsidRDefault="0008581E">
      <w:pPr>
        <w:pStyle w:val="0DraftNormal"/>
        <w:rPr>
          <w:rFonts w:ascii="Montserrat" w:hAnsi="Montserrat"/>
          <w:spacing w:val="-2"/>
          <w:sz w:val="24"/>
        </w:rPr>
      </w:pPr>
      <w:r w:rsidRPr="00B3633A">
        <w:rPr>
          <w:rFonts w:ascii="Montserrat" w:hAnsi="Montserrat"/>
          <w:spacing w:val="-2"/>
          <w:sz w:val="24"/>
        </w:rPr>
        <w:t xml:space="preserve">Use the concept to guide you to awareness itself. You know where to find it. You do not need words to grasp it. Just do it. </w:t>
      </w:r>
    </w:p>
    <w:p w:rsidR="0008581E" w:rsidRPr="00B3633A" w:rsidRDefault="0008581E">
      <w:pPr>
        <w:pStyle w:val="0DraftNormal"/>
        <w:rPr>
          <w:rFonts w:ascii="Montserrat" w:hAnsi="Montserrat"/>
          <w:spacing w:val="-2"/>
          <w:sz w:val="24"/>
        </w:rPr>
      </w:pPr>
    </w:p>
    <w:p w:rsidR="0008581E" w:rsidRPr="00B3633A" w:rsidRDefault="0008581E">
      <w:pPr>
        <w:pStyle w:val="0DraftNormal"/>
        <w:rPr>
          <w:rFonts w:ascii="Montserrat" w:hAnsi="Montserrat"/>
          <w:spacing w:val="-2"/>
          <w:sz w:val="24"/>
        </w:rPr>
      </w:pPr>
      <w:r w:rsidRPr="00B3633A">
        <w:rPr>
          <w:rFonts w:ascii="Montserrat" w:hAnsi="Montserrat"/>
          <w:spacing w:val="-2"/>
          <w:sz w:val="24"/>
        </w:rPr>
        <w:t>What is the point?</w:t>
      </w:r>
    </w:p>
    <w:p w:rsidR="0008581E" w:rsidRPr="00B3633A" w:rsidRDefault="0008581E">
      <w:pPr>
        <w:pStyle w:val="0DraftNormal"/>
        <w:rPr>
          <w:rFonts w:ascii="Montserrat" w:hAnsi="Montserrat"/>
          <w:spacing w:val="-2"/>
          <w:sz w:val="24"/>
        </w:rPr>
      </w:pPr>
    </w:p>
    <w:p w:rsidR="0008581E" w:rsidRPr="00B3633A" w:rsidRDefault="0008581E">
      <w:pPr>
        <w:pStyle w:val="0DraftNormal"/>
        <w:rPr>
          <w:rFonts w:ascii="Montserrat" w:hAnsi="Montserrat"/>
          <w:spacing w:val="-2"/>
          <w:sz w:val="24"/>
        </w:rPr>
      </w:pPr>
      <w:r w:rsidRPr="00B3633A">
        <w:rPr>
          <w:rFonts w:ascii="Montserrat" w:hAnsi="Montserrat"/>
          <w:spacing w:val="-2"/>
          <w:sz w:val="24"/>
        </w:rPr>
        <w:t>In this fantastic realm, all things are best defined by themselves. To describe them otherwise is to do them an injustice. You are you. I don't care how you describe yourself; what makes you is the fact that you are you and no one else is. The only way a god can exist is if it does. If it is there to define its own presence then it makes no difference whether we can believe it, for it has no need to prove it. I have never asked another human being to prove their existence to me for I know that I am not the one responsible for them being there, and no one else I know is either. Just the person his or her self.</w:t>
      </w:r>
    </w:p>
    <w:p w:rsidR="0008581E" w:rsidRPr="00B3633A" w:rsidRDefault="0008581E">
      <w:pPr>
        <w:pStyle w:val="0DraftNormal"/>
        <w:rPr>
          <w:rFonts w:ascii="Montserrat" w:hAnsi="Montserrat"/>
          <w:spacing w:val="-2"/>
          <w:sz w:val="24"/>
        </w:rPr>
      </w:pPr>
    </w:p>
    <w:p w:rsidR="0008581E" w:rsidRPr="00B3633A" w:rsidRDefault="0008581E">
      <w:pPr>
        <w:pStyle w:val="0DraftNormal"/>
        <w:rPr>
          <w:rFonts w:ascii="Montserrat" w:hAnsi="Montserrat"/>
          <w:spacing w:val="-2"/>
          <w:sz w:val="24"/>
        </w:rPr>
      </w:pPr>
      <w:r w:rsidRPr="00B3633A">
        <w:rPr>
          <w:rFonts w:ascii="Montserrat" w:hAnsi="Montserrat"/>
          <w:spacing w:val="-2"/>
          <w:sz w:val="24"/>
        </w:rPr>
        <w:t>There is nothing to prove or disprove. The question here is whether we are willing to accept the possibilities. Accept it. To try to prove anything is a waste of time. The only thing that matters is if there are any consequences. If a god exists, then we will have to live with the consequences. That is, if he or she actually does anything we would ever notice. Spend your time improving your perspective on your own existence before you worry about gods.</w:t>
      </w:r>
    </w:p>
    <w:p w:rsidR="0008581E" w:rsidRPr="00B3633A" w:rsidRDefault="0008581E">
      <w:pPr>
        <w:pStyle w:val="0DraftNormal"/>
        <w:rPr>
          <w:rFonts w:ascii="Montserrat" w:hAnsi="Montserrat"/>
          <w:spacing w:val="-2"/>
          <w:sz w:val="24"/>
        </w:rPr>
      </w:pPr>
    </w:p>
    <w:p w:rsidR="0008581E" w:rsidRPr="00B3633A" w:rsidRDefault="0008581E">
      <w:pPr>
        <w:pStyle w:val="0DraftNormal"/>
        <w:rPr>
          <w:rFonts w:ascii="Montserrat" w:hAnsi="Montserrat"/>
          <w:spacing w:val="-2"/>
          <w:sz w:val="24"/>
        </w:rPr>
      </w:pPr>
      <w:r w:rsidRPr="00B3633A">
        <w:rPr>
          <w:rFonts w:ascii="Montserrat" w:hAnsi="Montserrat"/>
          <w:spacing w:val="-2"/>
          <w:sz w:val="24"/>
        </w:rPr>
        <w:t>What choice do I have?</w:t>
      </w:r>
    </w:p>
    <w:p w:rsidR="0008581E" w:rsidRPr="00B3633A" w:rsidRDefault="0008581E">
      <w:pPr>
        <w:pStyle w:val="0DraftNormal"/>
        <w:rPr>
          <w:rFonts w:ascii="Montserrat" w:hAnsi="Montserrat"/>
          <w:spacing w:val="-2"/>
          <w:sz w:val="24"/>
        </w:rPr>
      </w:pPr>
    </w:p>
    <w:p w:rsidR="0008581E" w:rsidRPr="00B3633A" w:rsidRDefault="0008581E">
      <w:pPr>
        <w:pStyle w:val="0DraftNormal"/>
        <w:rPr>
          <w:rFonts w:ascii="Montserrat" w:hAnsi="Montserrat"/>
          <w:spacing w:val="-2"/>
          <w:sz w:val="24"/>
        </w:rPr>
      </w:pPr>
      <w:r w:rsidRPr="00B3633A">
        <w:rPr>
          <w:rFonts w:ascii="Montserrat" w:hAnsi="Montserrat"/>
          <w:spacing w:val="-2"/>
          <w:sz w:val="24"/>
        </w:rPr>
        <w:t>You have three choices. Believe it. Doubt it. Or, understand it.</w:t>
      </w:r>
    </w:p>
    <w:p w:rsidR="0008581E" w:rsidRPr="00B3633A" w:rsidRDefault="0008581E">
      <w:pPr>
        <w:pStyle w:val="0DraftNormal"/>
        <w:rPr>
          <w:rFonts w:ascii="Montserrat" w:hAnsi="Montserrat"/>
          <w:spacing w:val="-2"/>
          <w:sz w:val="24"/>
        </w:rPr>
      </w:pPr>
    </w:p>
    <w:p w:rsidR="0008581E" w:rsidRPr="00B3633A" w:rsidRDefault="0008581E">
      <w:pPr>
        <w:pStyle w:val="0DraftNormal"/>
        <w:rPr>
          <w:rFonts w:ascii="Montserrat" w:hAnsi="Montserrat"/>
          <w:spacing w:val="-2"/>
          <w:sz w:val="24"/>
        </w:rPr>
      </w:pPr>
      <w:r w:rsidRPr="00B3633A">
        <w:rPr>
          <w:rFonts w:ascii="Montserrat" w:hAnsi="Montserrat"/>
          <w:spacing w:val="-2"/>
          <w:sz w:val="24"/>
        </w:rPr>
        <w:t>The question is, in what regard do you hold the choice itself?</w:t>
      </w:r>
    </w:p>
    <w:p w:rsidR="0008581E" w:rsidRPr="00B3633A" w:rsidRDefault="0008581E">
      <w:pPr>
        <w:pStyle w:val="0DraftNormal"/>
        <w:rPr>
          <w:rFonts w:ascii="Montserrat" w:hAnsi="Montserrat"/>
          <w:spacing w:val="-2"/>
          <w:sz w:val="24"/>
        </w:rPr>
      </w:pPr>
    </w:p>
    <w:p w:rsidR="0008581E" w:rsidRPr="00B3633A" w:rsidRDefault="0008581E">
      <w:pPr>
        <w:pStyle w:val="0DraftNormal"/>
        <w:rPr>
          <w:rFonts w:ascii="Montserrat" w:hAnsi="Montserrat"/>
          <w:spacing w:val="-2"/>
          <w:sz w:val="24"/>
        </w:rPr>
      </w:pPr>
      <w:r w:rsidRPr="00B3633A">
        <w:rPr>
          <w:rFonts w:ascii="Montserrat" w:hAnsi="Montserrat"/>
          <w:spacing w:val="-2"/>
          <w:sz w:val="24"/>
        </w:rPr>
        <w:t>I beg your pardon?</w:t>
      </w:r>
    </w:p>
    <w:p w:rsidR="0008581E" w:rsidRPr="00B3633A" w:rsidRDefault="0008581E">
      <w:pPr>
        <w:pStyle w:val="0DraftNormal"/>
        <w:rPr>
          <w:rFonts w:ascii="Montserrat" w:hAnsi="Montserrat"/>
          <w:spacing w:val="-2"/>
          <w:sz w:val="24"/>
        </w:rPr>
      </w:pPr>
    </w:p>
    <w:p w:rsidR="0008581E" w:rsidRPr="00B3633A" w:rsidRDefault="0008581E">
      <w:pPr>
        <w:pStyle w:val="0DraftNormal"/>
        <w:rPr>
          <w:rFonts w:ascii="Montserrat" w:hAnsi="Montserrat"/>
          <w:spacing w:val="-2"/>
          <w:sz w:val="24"/>
        </w:rPr>
      </w:pPr>
      <w:r w:rsidRPr="00B3633A">
        <w:rPr>
          <w:rFonts w:ascii="Montserrat" w:hAnsi="Montserrat"/>
          <w:spacing w:val="-2"/>
          <w:sz w:val="24"/>
        </w:rPr>
        <w:t>I'll explain. Before the matter of choice can really be applied you have to determine first how you look at the possability of choice. Do you doubt your ability to choose? Do you understand that you have a choice? Do you believe that you have a choice?</w:t>
      </w:r>
    </w:p>
    <w:p w:rsidR="0008581E" w:rsidRPr="00B3633A" w:rsidRDefault="0008581E">
      <w:pPr>
        <w:pStyle w:val="0DraftNormal"/>
        <w:rPr>
          <w:rFonts w:ascii="Montserrat" w:hAnsi="Montserrat"/>
          <w:spacing w:val="-2"/>
          <w:sz w:val="24"/>
        </w:rPr>
      </w:pPr>
    </w:p>
    <w:p w:rsidR="0008581E" w:rsidRPr="00B3633A" w:rsidRDefault="0008581E">
      <w:pPr>
        <w:pStyle w:val="0DraftNormal"/>
        <w:rPr>
          <w:rFonts w:ascii="Montserrat" w:hAnsi="Montserrat"/>
          <w:spacing w:val="-2"/>
          <w:sz w:val="24"/>
        </w:rPr>
      </w:pPr>
      <w:r w:rsidRPr="00B3633A">
        <w:rPr>
          <w:rFonts w:ascii="Montserrat" w:hAnsi="Montserrat"/>
          <w:spacing w:val="-2"/>
          <w:sz w:val="24"/>
        </w:rPr>
        <w:t>Does this have to be personal?</w:t>
      </w:r>
    </w:p>
    <w:p w:rsidR="0008581E" w:rsidRPr="00B3633A" w:rsidRDefault="0008581E">
      <w:pPr>
        <w:pStyle w:val="0DraftNormal"/>
        <w:rPr>
          <w:rFonts w:ascii="Montserrat" w:hAnsi="Montserrat"/>
          <w:spacing w:val="-2"/>
          <w:sz w:val="24"/>
        </w:rPr>
      </w:pPr>
    </w:p>
    <w:p w:rsidR="0008581E" w:rsidRPr="00B3633A" w:rsidRDefault="0008581E">
      <w:pPr>
        <w:pStyle w:val="0DraftNormal"/>
        <w:rPr>
          <w:rFonts w:ascii="Montserrat" w:hAnsi="Montserrat"/>
          <w:spacing w:val="-2"/>
          <w:sz w:val="24"/>
        </w:rPr>
      </w:pPr>
      <w:r w:rsidRPr="00B3633A">
        <w:rPr>
          <w:rFonts w:ascii="Montserrat" w:hAnsi="Montserrat"/>
          <w:spacing w:val="-2"/>
          <w:sz w:val="24"/>
        </w:rPr>
        <w:t>Do you wish to take it personally?</w:t>
      </w:r>
    </w:p>
    <w:p w:rsidR="0008581E" w:rsidRPr="00B3633A" w:rsidRDefault="0008581E">
      <w:pPr>
        <w:pStyle w:val="0DraftNormal"/>
        <w:rPr>
          <w:rFonts w:ascii="Montserrat" w:hAnsi="Montserrat"/>
          <w:spacing w:val="-2"/>
          <w:sz w:val="24"/>
        </w:rPr>
      </w:pPr>
    </w:p>
    <w:p w:rsidR="0008581E" w:rsidRPr="00B3633A" w:rsidRDefault="0008581E">
      <w:pPr>
        <w:pStyle w:val="0DraftNormal"/>
        <w:rPr>
          <w:rFonts w:ascii="Montserrat" w:hAnsi="Montserrat"/>
          <w:spacing w:val="-2"/>
          <w:sz w:val="24"/>
        </w:rPr>
      </w:pPr>
      <w:r w:rsidRPr="00B3633A">
        <w:rPr>
          <w:rFonts w:ascii="Montserrat" w:hAnsi="Montserrat"/>
          <w:spacing w:val="-2"/>
          <w:sz w:val="24"/>
        </w:rPr>
        <w:t>Never mind. I hardly doubt that I have the freedom to make some choices.</w:t>
      </w:r>
    </w:p>
    <w:p w:rsidR="0008581E" w:rsidRPr="00B3633A" w:rsidRDefault="0008581E">
      <w:pPr>
        <w:pStyle w:val="0DraftNormal"/>
        <w:rPr>
          <w:rFonts w:ascii="Montserrat" w:hAnsi="Montserrat"/>
          <w:spacing w:val="-2"/>
          <w:sz w:val="24"/>
        </w:rPr>
      </w:pPr>
    </w:p>
    <w:p w:rsidR="0008581E" w:rsidRPr="00B3633A" w:rsidRDefault="0008581E">
      <w:pPr>
        <w:pStyle w:val="0DraftNormal"/>
        <w:rPr>
          <w:rFonts w:ascii="Montserrat" w:hAnsi="Montserrat"/>
          <w:spacing w:val="-2"/>
          <w:sz w:val="24"/>
        </w:rPr>
      </w:pPr>
      <w:r w:rsidRPr="00B3633A">
        <w:rPr>
          <w:rFonts w:ascii="Montserrat" w:hAnsi="Montserrat"/>
          <w:spacing w:val="-2"/>
          <w:sz w:val="24"/>
        </w:rPr>
        <w:t>But not all?</w:t>
      </w:r>
    </w:p>
    <w:p w:rsidR="0008581E" w:rsidRPr="00B3633A" w:rsidRDefault="0008581E">
      <w:pPr>
        <w:pStyle w:val="0DraftNormal"/>
        <w:rPr>
          <w:rFonts w:ascii="Montserrat" w:hAnsi="Montserrat"/>
          <w:spacing w:val="-2"/>
          <w:sz w:val="24"/>
        </w:rPr>
      </w:pPr>
    </w:p>
    <w:p w:rsidR="0008581E" w:rsidRPr="00B3633A" w:rsidRDefault="0008581E">
      <w:pPr>
        <w:pStyle w:val="0DraftNormal"/>
        <w:rPr>
          <w:rFonts w:ascii="Montserrat" w:hAnsi="Montserrat"/>
          <w:spacing w:val="-2"/>
          <w:sz w:val="24"/>
        </w:rPr>
      </w:pPr>
      <w:r w:rsidRPr="00B3633A">
        <w:rPr>
          <w:rFonts w:ascii="Montserrat" w:hAnsi="Montserrat"/>
          <w:spacing w:val="-2"/>
          <w:sz w:val="24"/>
        </w:rPr>
        <w:t>Some choices I do not have the ability to back up.</w:t>
      </w:r>
    </w:p>
    <w:p w:rsidR="0008581E" w:rsidRPr="00B3633A" w:rsidRDefault="0008581E">
      <w:pPr>
        <w:pStyle w:val="0DraftNormal"/>
        <w:rPr>
          <w:rFonts w:ascii="Montserrat" w:hAnsi="Montserrat"/>
          <w:spacing w:val="-2"/>
          <w:sz w:val="24"/>
        </w:rPr>
      </w:pPr>
    </w:p>
    <w:p w:rsidR="0008581E" w:rsidRPr="00B3633A" w:rsidRDefault="0008581E">
      <w:pPr>
        <w:pStyle w:val="0DraftNormal"/>
        <w:rPr>
          <w:rFonts w:ascii="Montserrat" w:hAnsi="Montserrat"/>
          <w:spacing w:val="-2"/>
          <w:sz w:val="24"/>
        </w:rPr>
      </w:pPr>
      <w:r w:rsidRPr="00B3633A">
        <w:rPr>
          <w:rFonts w:ascii="Montserrat" w:hAnsi="Montserrat"/>
          <w:spacing w:val="-2"/>
          <w:sz w:val="24"/>
        </w:rPr>
        <w:t>That is your choice.</w:t>
      </w:r>
    </w:p>
    <w:p w:rsidR="0008581E" w:rsidRPr="00B3633A" w:rsidRDefault="0008581E">
      <w:pPr>
        <w:pStyle w:val="0DraftNormal"/>
        <w:rPr>
          <w:rFonts w:ascii="Montserrat" w:hAnsi="Montserrat"/>
          <w:spacing w:val="-2"/>
          <w:sz w:val="24"/>
        </w:rPr>
      </w:pPr>
    </w:p>
    <w:p w:rsidR="0008581E" w:rsidRPr="00B3633A" w:rsidRDefault="0008581E">
      <w:pPr>
        <w:pStyle w:val="0DraftNormal"/>
        <w:rPr>
          <w:rFonts w:ascii="Montserrat" w:hAnsi="Montserrat"/>
          <w:spacing w:val="-2"/>
          <w:sz w:val="24"/>
        </w:rPr>
      </w:pPr>
      <w:r w:rsidRPr="00B3633A">
        <w:rPr>
          <w:rFonts w:ascii="Montserrat" w:hAnsi="Montserrat"/>
          <w:spacing w:val="-2"/>
          <w:sz w:val="24"/>
        </w:rPr>
        <w:t>No, that is simply reality.</w:t>
      </w:r>
    </w:p>
    <w:p w:rsidR="0008581E" w:rsidRPr="00B3633A" w:rsidRDefault="0008581E">
      <w:pPr>
        <w:pStyle w:val="0DraftNormal"/>
        <w:rPr>
          <w:rFonts w:ascii="Montserrat" w:hAnsi="Montserrat"/>
          <w:spacing w:val="-2"/>
          <w:sz w:val="24"/>
        </w:rPr>
      </w:pPr>
    </w:p>
    <w:p w:rsidR="0008581E" w:rsidRPr="00B3633A" w:rsidRDefault="0008581E">
      <w:pPr>
        <w:pStyle w:val="0DraftNormal"/>
        <w:rPr>
          <w:rFonts w:ascii="Montserrat" w:hAnsi="Montserrat"/>
          <w:spacing w:val="-2"/>
          <w:sz w:val="24"/>
        </w:rPr>
      </w:pPr>
      <w:r w:rsidRPr="00B3633A">
        <w:rPr>
          <w:rFonts w:ascii="Montserrat" w:hAnsi="Montserrat"/>
          <w:spacing w:val="-2"/>
          <w:sz w:val="24"/>
        </w:rPr>
        <w:t>Like I said, that is your choice.</w:t>
      </w:r>
    </w:p>
    <w:p w:rsidR="0008581E" w:rsidRPr="00B3633A" w:rsidRDefault="0008581E">
      <w:pPr>
        <w:pStyle w:val="0DraftNormal"/>
        <w:rPr>
          <w:rFonts w:ascii="Montserrat" w:hAnsi="Montserrat"/>
          <w:spacing w:val="-2"/>
          <w:sz w:val="24"/>
        </w:rPr>
      </w:pPr>
    </w:p>
    <w:p w:rsidR="0008581E" w:rsidRPr="00B3633A" w:rsidRDefault="0008581E">
      <w:pPr>
        <w:pStyle w:val="0DraftNormal"/>
        <w:rPr>
          <w:rFonts w:ascii="Montserrat" w:hAnsi="Montserrat"/>
          <w:spacing w:val="-2"/>
          <w:sz w:val="24"/>
        </w:rPr>
      </w:pPr>
      <w:r w:rsidRPr="00B3633A">
        <w:rPr>
          <w:rFonts w:ascii="Montserrat" w:hAnsi="Montserrat"/>
          <w:spacing w:val="-2"/>
          <w:sz w:val="24"/>
        </w:rPr>
        <w:t>If I had a choice, we would have continued our discussion on dreams—specifically on dreams.</w:t>
      </w:r>
    </w:p>
    <w:p w:rsidR="0008581E" w:rsidRPr="00B3633A" w:rsidRDefault="0008581E">
      <w:pPr>
        <w:pStyle w:val="0DraftNormal"/>
        <w:rPr>
          <w:rFonts w:ascii="Montserrat" w:hAnsi="Montserrat"/>
          <w:spacing w:val="-2"/>
          <w:sz w:val="24"/>
        </w:rPr>
      </w:pPr>
    </w:p>
    <w:p w:rsidR="0008581E" w:rsidRPr="00B3633A" w:rsidRDefault="0008581E">
      <w:pPr>
        <w:pStyle w:val="0DraftNormal"/>
        <w:rPr>
          <w:rFonts w:ascii="Montserrat" w:hAnsi="Montserrat"/>
          <w:spacing w:val="-2"/>
          <w:sz w:val="24"/>
        </w:rPr>
      </w:pPr>
      <w:r w:rsidRPr="00B3633A">
        <w:rPr>
          <w:rFonts w:ascii="Montserrat" w:hAnsi="Montserrat"/>
          <w:spacing w:val="-2"/>
          <w:sz w:val="24"/>
        </w:rPr>
        <w:t>Would you like that?</w:t>
      </w:r>
    </w:p>
    <w:p w:rsidR="0008581E" w:rsidRPr="00B3633A" w:rsidRDefault="0008581E">
      <w:pPr>
        <w:pStyle w:val="0DraftNormal"/>
        <w:rPr>
          <w:rFonts w:ascii="Montserrat" w:hAnsi="Montserrat"/>
          <w:spacing w:val="-2"/>
          <w:sz w:val="24"/>
        </w:rPr>
      </w:pPr>
    </w:p>
    <w:p w:rsidR="0008581E" w:rsidRPr="00B3633A" w:rsidRDefault="0008581E">
      <w:pPr>
        <w:pStyle w:val="0DraftNormal"/>
        <w:rPr>
          <w:rFonts w:ascii="Montserrat" w:hAnsi="Montserrat"/>
          <w:spacing w:val="-2"/>
          <w:sz w:val="24"/>
        </w:rPr>
      </w:pPr>
      <w:r w:rsidRPr="00B3633A">
        <w:rPr>
          <w:rFonts w:ascii="Montserrat" w:hAnsi="Montserrat"/>
          <w:spacing w:val="-2"/>
          <w:sz w:val="24"/>
        </w:rPr>
        <w:t>Very much.</w:t>
      </w:r>
    </w:p>
    <w:p w:rsidR="0008581E" w:rsidRPr="00B3633A" w:rsidRDefault="0008581E">
      <w:pPr>
        <w:pStyle w:val="0DraftNormal"/>
        <w:rPr>
          <w:rFonts w:ascii="Montserrat" w:hAnsi="Montserrat"/>
          <w:spacing w:val="-2"/>
          <w:sz w:val="24"/>
        </w:rPr>
      </w:pPr>
    </w:p>
    <w:p w:rsidR="0008581E" w:rsidRPr="00B3633A" w:rsidRDefault="0008581E">
      <w:pPr>
        <w:pStyle w:val="0DraftNormal"/>
        <w:rPr>
          <w:rFonts w:ascii="Montserrat" w:hAnsi="Montserrat"/>
          <w:spacing w:val="-2"/>
          <w:sz w:val="24"/>
        </w:rPr>
      </w:pPr>
      <w:r w:rsidRPr="00B3633A">
        <w:rPr>
          <w:rFonts w:ascii="Montserrat" w:hAnsi="Montserrat"/>
          <w:spacing w:val="-2"/>
          <w:sz w:val="24"/>
        </w:rPr>
        <w:t>Well then, I have only one question.</w:t>
      </w:r>
    </w:p>
    <w:p w:rsidR="0008581E" w:rsidRPr="00B3633A" w:rsidRDefault="0008581E">
      <w:pPr>
        <w:pStyle w:val="0DraftNormal"/>
        <w:rPr>
          <w:rFonts w:ascii="Montserrat" w:hAnsi="Montserrat"/>
          <w:spacing w:val="-2"/>
          <w:sz w:val="24"/>
        </w:rPr>
      </w:pPr>
    </w:p>
    <w:p w:rsidR="0008581E" w:rsidRPr="00B3633A" w:rsidRDefault="0008581E">
      <w:pPr>
        <w:pStyle w:val="0DraftNormal"/>
        <w:rPr>
          <w:rFonts w:ascii="Montserrat" w:hAnsi="Montserrat"/>
          <w:spacing w:val="-2"/>
          <w:sz w:val="24"/>
        </w:rPr>
      </w:pPr>
      <w:r w:rsidRPr="00B3633A">
        <w:rPr>
          <w:rFonts w:ascii="Montserrat" w:hAnsi="Montserrat"/>
          <w:spacing w:val="-2"/>
          <w:sz w:val="24"/>
        </w:rPr>
        <w:t>That being?</w:t>
      </w:r>
    </w:p>
    <w:p w:rsidR="0008581E" w:rsidRPr="00B3633A" w:rsidRDefault="0008581E">
      <w:pPr>
        <w:pStyle w:val="0DraftNormal"/>
        <w:rPr>
          <w:rFonts w:ascii="Montserrat" w:hAnsi="Montserrat"/>
          <w:spacing w:val="-2"/>
          <w:sz w:val="24"/>
        </w:rPr>
      </w:pPr>
    </w:p>
    <w:p w:rsidR="0008581E" w:rsidRPr="00B3633A" w:rsidRDefault="0008581E">
      <w:pPr>
        <w:pStyle w:val="0DraftNormal"/>
        <w:rPr>
          <w:rFonts w:ascii="Montserrat" w:hAnsi="Montserrat"/>
          <w:spacing w:val="-2"/>
          <w:sz w:val="24"/>
        </w:rPr>
      </w:pPr>
      <w:r w:rsidRPr="00B3633A">
        <w:rPr>
          <w:rFonts w:ascii="Montserrat" w:hAnsi="Montserrat"/>
          <w:spacing w:val="-2"/>
          <w:sz w:val="24"/>
        </w:rPr>
        <w:t>How do you expect me to place dreams in a specific context?</w:t>
      </w:r>
    </w:p>
    <w:p w:rsidR="0008581E" w:rsidRPr="00B3633A" w:rsidRDefault="0008581E">
      <w:pPr>
        <w:pStyle w:val="0DraftNormal"/>
        <w:rPr>
          <w:rFonts w:ascii="Montserrat" w:hAnsi="Montserrat"/>
          <w:spacing w:val="-2"/>
          <w:sz w:val="24"/>
        </w:rPr>
      </w:pPr>
    </w:p>
    <w:p w:rsidR="0008581E" w:rsidRPr="00B3633A" w:rsidRDefault="0008581E">
      <w:pPr>
        <w:pStyle w:val="0DraftNormal"/>
        <w:rPr>
          <w:rFonts w:ascii="Montserrat" w:hAnsi="Montserrat"/>
          <w:spacing w:val="-2"/>
          <w:sz w:val="24"/>
        </w:rPr>
      </w:pPr>
      <w:r w:rsidRPr="00B3633A">
        <w:rPr>
          <w:rFonts w:ascii="Montserrat" w:hAnsi="Montserrat"/>
          <w:spacing w:val="-2"/>
          <w:sz w:val="24"/>
        </w:rPr>
        <w:t>How can you not?</w:t>
      </w:r>
    </w:p>
    <w:p w:rsidR="0008581E" w:rsidRPr="00B3633A" w:rsidRDefault="0008581E">
      <w:pPr>
        <w:pStyle w:val="0DraftNormal"/>
        <w:rPr>
          <w:rFonts w:ascii="Montserrat" w:hAnsi="Montserrat"/>
          <w:spacing w:val="-2"/>
          <w:sz w:val="24"/>
        </w:rPr>
      </w:pPr>
    </w:p>
    <w:p w:rsidR="0008581E" w:rsidRPr="00B3633A" w:rsidRDefault="0008581E">
      <w:pPr>
        <w:pStyle w:val="0DraftNormal"/>
        <w:rPr>
          <w:rFonts w:ascii="Montserrat" w:hAnsi="Montserrat"/>
          <w:spacing w:val="-2"/>
          <w:sz w:val="24"/>
        </w:rPr>
      </w:pPr>
      <w:r w:rsidRPr="00B3633A">
        <w:rPr>
          <w:rFonts w:ascii="Montserrat" w:hAnsi="Montserrat"/>
          <w:spacing w:val="-2"/>
          <w:sz w:val="24"/>
        </w:rPr>
        <w:t>We exist in our own minds. We always have, and I suspect that we will continue to be disposed to doing so. Even when we are dreaming.</w:t>
      </w:r>
    </w:p>
    <w:p w:rsidR="0008581E" w:rsidRPr="00B3633A" w:rsidRDefault="0008581E">
      <w:pPr>
        <w:pStyle w:val="0DraftNormal"/>
        <w:rPr>
          <w:rFonts w:ascii="Montserrat" w:hAnsi="Montserrat"/>
          <w:spacing w:val="-2"/>
          <w:sz w:val="24"/>
        </w:rPr>
      </w:pPr>
    </w:p>
    <w:p w:rsidR="0008581E" w:rsidRPr="00B3633A" w:rsidRDefault="0008581E">
      <w:pPr>
        <w:pStyle w:val="0DraftNormal"/>
        <w:rPr>
          <w:rFonts w:ascii="Montserrat" w:hAnsi="Montserrat"/>
          <w:spacing w:val="-2"/>
          <w:sz w:val="24"/>
        </w:rPr>
      </w:pPr>
      <w:r w:rsidRPr="00B3633A">
        <w:rPr>
          <w:rFonts w:ascii="Montserrat" w:hAnsi="Montserrat"/>
          <w:spacing w:val="-2"/>
          <w:sz w:val="24"/>
        </w:rPr>
        <w:t>Our bodies are real to us due to the nature of our perceptions; though they are in many ways just thoughts that are going through our heads. You will note that while dreams seem ludicrous from the waking memories we have of them, while we are within them there is scarcely any sense of incongruity at all. Much of what we dream is as deterministic as we can hope for—that is, to our senses.</w:t>
      </w:r>
    </w:p>
    <w:p w:rsidR="0008581E" w:rsidRPr="00B3633A" w:rsidRDefault="0008581E">
      <w:pPr>
        <w:pStyle w:val="0DraftNormal"/>
        <w:rPr>
          <w:rFonts w:ascii="Montserrat" w:hAnsi="Montserrat"/>
          <w:spacing w:val="-2"/>
          <w:sz w:val="24"/>
        </w:rPr>
      </w:pPr>
    </w:p>
    <w:p w:rsidR="0008581E" w:rsidRPr="00B3633A" w:rsidRDefault="0008581E">
      <w:pPr>
        <w:pStyle w:val="0DraftNormal"/>
        <w:rPr>
          <w:rFonts w:ascii="Montserrat" w:hAnsi="Montserrat"/>
          <w:spacing w:val="-2"/>
          <w:sz w:val="24"/>
        </w:rPr>
      </w:pPr>
      <w:r w:rsidRPr="00B3633A">
        <w:rPr>
          <w:rFonts w:ascii="Montserrat" w:hAnsi="Montserrat"/>
          <w:spacing w:val="-2"/>
          <w:sz w:val="24"/>
        </w:rPr>
        <w:t xml:space="preserve">The reality of our world, the surreality of our dreams, the ideality of our thoughts and imagination all exist in our minds. Or rather that is where one of the lines is drawn. </w:t>
      </w:r>
    </w:p>
    <w:p w:rsidR="0008581E" w:rsidRPr="00B3633A" w:rsidRDefault="0008581E">
      <w:pPr>
        <w:pStyle w:val="0DraftNormal"/>
        <w:rPr>
          <w:rFonts w:ascii="Montserrat" w:hAnsi="Montserrat"/>
          <w:spacing w:val="-2"/>
          <w:sz w:val="24"/>
        </w:rPr>
      </w:pPr>
    </w:p>
    <w:p w:rsidR="0008581E" w:rsidRPr="00B3633A" w:rsidRDefault="0008581E">
      <w:pPr>
        <w:pStyle w:val="0DraftNormal"/>
        <w:rPr>
          <w:rFonts w:ascii="Montserrat" w:hAnsi="Montserrat"/>
          <w:spacing w:val="-2"/>
          <w:sz w:val="24"/>
        </w:rPr>
      </w:pPr>
      <w:r w:rsidRPr="00B3633A">
        <w:rPr>
          <w:rFonts w:ascii="Montserrat" w:hAnsi="Montserrat"/>
          <w:spacing w:val="-2"/>
          <w:sz w:val="24"/>
        </w:rPr>
        <w:t xml:space="preserve">The mind is four dimensional in structure, and as such is totally capable of containing our entire world as we know it. </w:t>
      </w:r>
    </w:p>
    <w:p w:rsidR="0008581E" w:rsidRPr="00B3633A" w:rsidRDefault="0008581E">
      <w:pPr>
        <w:pStyle w:val="0DraftNormal"/>
        <w:rPr>
          <w:rFonts w:ascii="Montserrat" w:hAnsi="Montserrat"/>
          <w:spacing w:val="-2"/>
          <w:sz w:val="24"/>
        </w:rPr>
      </w:pPr>
    </w:p>
    <w:p w:rsidR="0008581E" w:rsidRPr="00B3633A" w:rsidRDefault="0008581E">
      <w:pPr>
        <w:pStyle w:val="0DraftNormal"/>
        <w:rPr>
          <w:rFonts w:ascii="Montserrat" w:hAnsi="Montserrat"/>
          <w:spacing w:val="-2"/>
          <w:sz w:val="24"/>
        </w:rPr>
      </w:pPr>
      <w:r w:rsidRPr="00B3633A">
        <w:rPr>
          <w:rFonts w:ascii="Montserrat" w:hAnsi="Montserrat"/>
          <w:spacing w:val="-2"/>
          <w:sz w:val="24"/>
        </w:rPr>
        <w:t>So we return to the fourth dimension.</w:t>
      </w:r>
    </w:p>
    <w:p w:rsidR="0008581E" w:rsidRPr="00B3633A" w:rsidRDefault="0008581E">
      <w:pPr>
        <w:pStyle w:val="0DraftNormal"/>
        <w:rPr>
          <w:rFonts w:ascii="Montserrat" w:hAnsi="Montserrat"/>
          <w:spacing w:val="-2"/>
          <w:sz w:val="24"/>
        </w:rPr>
      </w:pPr>
    </w:p>
    <w:p w:rsidR="0008581E" w:rsidRPr="00B3633A" w:rsidRDefault="0008581E">
      <w:pPr>
        <w:pStyle w:val="0DraftNormal"/>
        <w:rPr>
          <w:rFonts w:ascii="Montserrat" w:hAnsi="Montserrat"/>
          <w:spacing w:val="-2"/>
          <w:sz w:val="24"/>
        </w:rPr>
      </w:pPr>
      <w:r w:rsidRPr="00B3633A">
        <w:rPr>
          <w:rFonts w:ascii="Montserrat" w:hAnsi="Montserrat"/>
          <w:spacing w:val="-2"/>
          <w:sz w:val="24"/>
        </w:rPr>
        <w:t>Do you really think that simply because of the convenience of our thinking that the fourth dimension could only be applied to empty threories? What amazes me is the fact that in all of the time that rational men have been looking for an example of a fourdimensional structure in the experiencable universe, they have managed to overlook it.</w:t>
      </w:r>
    </w:p>
    <w:p w:rsidR="0008581E" w:rsidRPr="00B3633A" w:rsidRDefault="0008581E">
      <w:pPr>
        <w:pStyle w:val="0DraftNormal"/>
        <w:rPr>
          <w:rFonts w:ascii="Montserrat" w:hAnsi="Montserrat"/>
          <w:spacing w:val="-2"/>
          <w:sz w:val="24"/>
        </w:rPr>
      </w:pPr>
    </w:p>
    <w:p w:rsidR="0008581E" w:rsidRPr="00B3633A" w:rsidRDefault="0008581E">
      <w:pPr>
        <w:pStyle w:val="0DraftNormal"/>
        <w:rPr>
          <w:rFonts w:ascii="Montserrat" w:hAnsi="Montserrat"/>
          <w:spacing w:val="-2"/>
          <w:sz w:val="24"/>
        </w:rPr>
      </w:pPr>
      <w:r w:rsidRPr="00B3633A">
        <w:rPr>
          <w:rFonts w:ascii="Montserrat" w:hAnsi="Montserrat"/>
          <w:spacing w:val="-2"/>
          <w:sz w:val="24"/>
        </w:rPr>
        <w:t>That is easy, they never asked the right question.</w:t>
      </w:r>
    </w:p>
    <w:p w:rsidR="0008581E" w:rsidRPr="00B3633A" w:rsidRDefault="0008581E">
      <w:pPr>
        <w:pStyle w:val="0DraftNormal"/>
        <w:rPr>
          <w:rFonts w:ascii="Montserrat" w:hAnsi="Montserrat"/>
          <w:spacing w:val="-2"/>
          <w:sz w:val="24"/>
        </w:rPr>
      </w:pPr>
    </w:p>
    <w:p w:rsidR="0008581E" w:rsidRPr="00B3633A" w:rsidRDefault="0008581E">
      <w:pPr>
        <w:pStyle w:val="0DraftNormal"/>
        <w:rPr>
          <w:rFonts w:ascii="Montserrat" w:hAnsi="Montserrat"/>
          <w:spacing w:val="-2"/>
          <w:sz w:val="24"/>
        </w:rPr>
      </w:pPr>
      <w:r w:rsidRPr="00B3633A">
        <w:rPr>
          <w:rFonts w:ascii="Montserrat" w:hAnsi="Montserrat"/>
          <w:spacing w:val="-2"/>
          <w:sz w:val="24"/>
        </w:rPr>
        <w:t>How can you apply the fourth dimension in this way? I had managed as much as to understand specifically that it is impossible to perceive a four dimensional object.</w:t>
      </w:r>
    </w:p>
    <w:p w:rsidR="0008581E" w:rsidRPr="00B3633A" w:rsidRDefault="0008581E">
      <w:pPr>
        <w:pStyle w:val="0DraftNormal"/>
        <w:rPr>
          <w:rFonts w:ascii="Montserrat" w:hAnsi="Montserrat"/>
          <w:spacing w:val="-2"/>
          <w:sz w:val="24"/>
        </w:rPr>
      </w:pPr>
    </w:p>
    <w:p w:rsidR="0008581E" w:rsidRPr="00B3633A" w:rsidRDefault="0008581E">
      <w:pPr>
        <w:pStyle w:val="0DraftNormal"/>
        <w:rPr>
          <w:rFonts w:ascii="Montserrat" w:hAnsi="Montserrat"/>
          <w:spacing w:val="-2"/>
          <w:sz w:val="24"/>
        </w:rPr>
      </w:pPr>
      <w:r w:rsidRPr="00B3633A">
        <w:rPr>
          <w:rFonts w:ascii="Montserrat" w:hAnsi="Montserrat"/>
          <w:spacing w:val="-2"/>
          <w:sz w:val="24"/>
        </w:rPr>
        <w:t>That is innaccurate. From within the limits of a three dimensional construct, the fourth dimension is impossible to represent, and apprehending it is counter intuitive.</w:t>
      </w:r>
    </w:p>
    <w:p w:rsidR="0008581E" w:rsidRPr="00B3633A" w:rsidRDefault="0008581E">
      <w:pPr>
        <w:pStyle w:val="0DraftNormal"/>
        <w:rPr>
          <w:rFonts w:ascii="Montserrat" w:hAnsi="Montserrat"/>
          <w:spacing w:val="-2"/>
          <w:sz w:val="24"/>
        </w:rPr>
      </w:pPr>
    </w:p>
    <w:p w:rsidR="0008581E" w:rsidRPr="00B3633A" w:rsidRDefault="0008581E">
      <w:pPr>
        <w:pStyle w:val="0DraftNormal"/>
        <w:rPr>
          <w:rFonts w:ascii="Montserrat" w:hAnsi="Montserrat"/>
          <w:spacing w:val="-2"/>
          <w:sz w:val="24"/>
        </w:rPr>
      </w:pPr>
      <w:r w:rsidRPr="00B3633A">
        <w:rPr>
          <w:rFonts w:ascii="Montserrat" w:hAnsi="Montserrat"/>
          <w:spacing w:val="-2"/>
          <w:sz w:val="24"/>
        </w:rPr>
        <w:t>How do you mean?</w:t>
      </w:r>
    </w:p>
    <w:p w:rsidR="0008581E" w:rsidRPr="00B3633A" w:rsidRDefault="0008581E">
      <w:pPr>
        <w:pStyle w:val="0DraftNormal"/>
        <w:rPr>
          <w:rFonts w:ascii="Montserrat" w:hAnsi="Montserrat"/>
          <w:spacing w:val="-2"/>
          <w:sz w:val="24"/>
        </w:rPr>
      </w:pPr>
    </w:p>
    <w:p w:rsidR="0008581E" w:rsidRPr="00B3633A" w:rsidRDefault="0008581E">
      <w:pPr>
        <w:pStyle w:val="0DraftNormal"/>
        <w:rPr>
          <w:rFonts w:ascii="Montserrat" w:hAnsi="Montserrat"/>
          <w:spacing w:val="-2"/>
          <w:sz w:val="24"/>
        </w:rPr>
      </w:pPr>
      <w:r w:rsidRPr="00B3633A">
        <w:rPr>
          <w:rFonts w:ascii="Montserrat" w:hAnsi="Montserrat"/>
          <w:spacing w:val="-2"/>
          <w:sz w:val="24"/>
        </w:rPr>
        <w:t>Simply, there is nothing to prevent the fourth dimension of structure from being valid or a vital componant of our apprehension of the world of the senses. In a simple way, the world we see is only the intersection of two four dimensional structures—our minds and the material world.</w:t>
      </w:r>
    </w:p>
    <w:p w:rsidR="0008581E" w:rsidRPr="00B3633A" w:rsidRDefault="0008581E">
      <w:pPr>
        <w:pStyle w:val="0DraftNormal"/>
        <w:rPr>
          <w:rFonts w:ascii="Montserrat" w:hAnsi="Montserrat"/>
          <w:spacing w:val="-2"/>
          <w:sz w:val="24"/>
        </w:rPr>
      </w:pPr>
    </w:p>
    <w:p w:rsidR="0008581E" w:rsidRPr="00B3633A" w:rsidRDefault="0008581E">
      <w:pPr>
        <w:pStyle w:val="0DraftNormal"/>
        <w:rPr>
          <w:rFonts w:ascii="Montserrat" w:hAnsi="Montserrat"/>
          <w:spacing w:val="-2"/>
          <w:sz w:val="24"/>
        </w:rPr>
      </w:pPr>
      <w:r w:rsidRPr="00B3633A">
        <w:rPr>
          <w:rFonts w:ascii="Montserrat" w:hAnsi="Montserrat"/>
          <w:spacing w:val="-2"/>
          <w:sz w:val="24"/>
        </w:rPr>
        <w:t>Now how can you call the material world a four dimensional construct?</w:t>
      </w:r>
    </w:p>
    <w:p w:rsidR="0008581E" w:rsidRPr="00B3633A" w:rsidRDefault="0008581E">
      <w:pPr>
        <w:pStyle w:val="0DraftNormal"/>
        <w:rPr>
          <w:rFonts w:ascii="Montserrat" w:hAnsi="Montserrat"/>
          <w:spacing w:val="-2"/>
          <w:sz w:val="24"/>
        </w:rPr>
      </w:pPr>
    </w:p>
    <w:p w:rsidR="0008581E" w:rsidRPr="00B3633A" w:rsidRDefault="0008581E">
      <w:pPr>
        <w:pStyle w:val="0DraftNormal"/>
        <w:rPr>
          <w:rFonts w:ascii="Montserrat" w:hAnsi="Montserrat"/>
          <w:spacing w:val="-2"/>
          <w:sz w:val="24"/>
        </w:rPr>
      </w:pPr>
      <w:r w:rsidRPr="00B3633A">
        <w:rPr>
          <w:rFonts w:ascii="Montserrat" w:hAnsi="Montserrat"/>
          <w:spacing w:val="-2"/>
          <w:sz w:val="24"/>
        </w:rPr>
        <w:t xml:space="preserve">All matter, by virtue of mass, is four dimensional in structure and in this world finite. Energy is but the most refined matter—loosly maiming the carefuylly prepared definitions of matter and energy. Truthfully, though, matter and energy are interchangible. This is understood well enough. What is sort of overlooked is that matter and energy are both manifestly speaking, the fine details of the structure of space. Space is finite and unbounded, as is awareness. In fact the two are much the same. Matter and energy in space are unto thoughts and emotions in awareness. </w:t>
      </w:r>
    </w:p>
    <w:p w:rsidR="0008581E" w:rsidRPr="00B3633A" w:rsidRDefault="0008581E">
      <w:pPr>
        <w:pStyle w:val="0DraftNormal"/>
        <w:rPr>
          <w:rFonts w:ascii="Montserrat" w:hAnsi="Montserrat"/>
          <w:spacing w:val="-2"/>
          <w:sz w:val="24"/>
        </w:rPr>
      </w:pPr>
    </w:p>
    <w:p w:rsidR="0008581E" w:rsidRPr="00B3633A" w:rsidRDefault="0008581E">
      <w:pPr>
        <w:pStyle w:val="0DraftNormal"/>
        <w:rPr>
          <w:rFonts w:ascii="Montserrat" w:hAnsi="Montserrat"/>
          <w:spacing w:val="-2"/>
          <w:sz w:val="24"/>
        </w:rPr>
      </w:pPr>
      <w:r w:rsidRPr="00B3633A">
        <w:rPr>
          <w:rFonts w:ascii="Montserrat" w:hAnsi="Montserrat"/>
          <w:spacing w:val="-2"/>
          <w:sz w:val="24"/>
        </w:rPr>
        <w:t>This is one hell of a suggestion.</w:t>
      </w:r>
    </w:p>
    <w:p w:rsidR="0008581E" w:rsidRPr="00B3633A" w:rsidRDefault="0008581E">
      <w:pPr>
        <w:pStyle w:val="0DraftNormal"/>
        <w:rPr>
          <w:rFonts w:ascii="Montserrat" w:hAnsi="Montserrat"/>
          <w:spacing w:val="-2"/>
          <w:sz w:val="24"/>
        </w:rPr>
      </w:pPr>
    </w:p>
    <w:p w:rsidR="0008581E" w:rsidRPr="00B3633A" w:rsidRDefault="0008581E">
      <w:pPr>
        <w:pStyle w:val="0DraftNormal"/>
        <w:rPr>
          <w:rFonts w:ascii="Montserrat" w:hAnsi="Montserrat"/>
          <w:spacing w:val="-2"/>
          <w:sz w:val="24"/>
        </w:rPr>
      </w:pPr>
      <w:r w:rsidRPr="00B3633A">
        <w:rPr>
          <w:rFonts w:ascii="Montserrat" w:hAnsi="Montserrat"/>
          <w:spacing w:val="-2"/>
          <w:sz w:val="24"/>
        </w:rPr>
        <w:t>It is not a suggestion. It's an observation.</w:t>
      </w:r>
    </w:p>
    <w:p w:rsidR="0008581E" w:rsidRPr="00B3633A" w:rsidRDefault="0008581E">
      <w:pPr>
        <w:pStyle w:val="0DraftNormal"/>
        <w:rPr>
          <w:rFonts w:ascii="Montserrat" w:hAnsi="Montserrat"/>
          <w:spacing w:val="-2"/>
          <w:sz w:val="24"/>
        </w:rPr>
      </w:pPr>
    </w:p>
    <w:p w:rsidR="0008581E" w:rsidRPr="00B3633A" w:rsidRDefault="0008581E">
      <w:pPr>
        <w:pStyle w:val="0DraftNormal"/>
        <w:rPr>
          <w:rFonts w:ascii="Montserrat" w:hAnsi="Montserrat"/>
          <w:spacing w:val="-2"/>
          <w:sz w:val="24"/>
        </w:rPr>
      </w:pPr>
      <w:r w:rsidRPr="00B3633A">
        <w:rPr>
          <w:rFonts w:ascii="Montserrat" w:hAnsi="Montserrat"/>
          <w:spacing w:val="-2"/>
          <w:sz w:val="24"/>
        </w:rPr>
        <w:t>Aren't you taking a lot of liberties with your concept of the mind?</w:t>
      </w:r>
    </w:p>
    <w:p w:rsidR="0008581E" w:rsidRPr="00B3633A" w:rsidRDefault="0008581E">
      <w:pPr>
        <w:pStyle w:val="0DraftNormal"/>
        <w:rPr>
          <w:rFonts w:ascii="Montserrat" w:hAnsi="Montserrat"/>
          <w:spacing w:val="-2"/>
          <w:sz w:val="24"/>
        </w:rPr>
      </w:pPr>
    </w:p>
    <w:p w:rsidR="0008581E" w:rsidRPr="00B3633A" w:rsidRDefault="0008581E">
      <w:pPr>
        <w:pStyle w:val="0DraftNormal"/>
        <w:rPr>
          <w:rFonts w:ascii="Montserrat" w:hAnsi="Montserrat"/>
          <w:spacing w:val="-2"/>
          <w:sz w:val="24"/>
        </w:rPr>
      </w:pPr>
      <w:r w:rsidRPr="00B3633A">
        <w:rPr>
          <w:rFonts w:ascii="Montserrat" w:hAnsi="Montserrat"/>
          <w:spacing w:val="-2"/>
          <w:sz w:val="24"/>
        </w:rPr>
        <w:t>Certainly not. I am taking certain liberties with my mind itself.</w:t>
      </w:r>
    </w:p>
    <w:p w:rsidR="0008581E" w:rsidRPr="00B3633A" w:rsidRDefault="0008581E">
      <w:pPr>
        <w:pStyle w:val="0DraftNormal"/>
        <w:rPr>
          <w:rFonts w:ascii="Montserrat" w:hAnsi="Montserrat"/>
          <w:spacing w:val="-2"/>
          <w:sz w:val="24"/>
        </w:rPr>
      </w:pPr>
    </w:p>
    <w:p w:rsidR="0008581E" w:rsidRPr="00B3633A" w:rsidRDefault="0008581E">
      <w:pPr>
        <w:pStyle w:val="0DraftNormal"/>
        <w:rPr>
          <w:rFonts w:ascii="Montserrat" w:hAnsi="Montserrat"/>
          <w:spacing w:val="-2"/>
          <w:sz w:val="24"/>
        </w:rPr>
      </w:pPr>
      <w:r w:rsidRPr="00B3633A">
        <w:rPr>
          <w:rFonts w:ascii="Montserrat" w:hAnsi="Montserrat"/>
          <w:spacing w:val="-2"/>
          <w:sz w:val="24"/>
        </w:rPr>
        <w:t>Indeed you are.</w:t>
      </w:r>
    </w:p>
    <w:p w:rsidR="0008581E" w:rsidRPr="00B3633A" w:rsidRDefault="0008581E">
      <w:pPr>
        <w:pStyle w:val="0DraftNormal"/>
        <w:rPr>
          <w:rFonts w:ascii="Montserrat" w:hAnsi="Montserrat"/>
          <w:spacing w:val="-2"/>
          <w:sz w:val="24"/>
        </w:rPr>
      </w:pPr>
    </w:p>
    <w:p w:rsidR="0008581E" w:rsidRPr="00B3633A" w:rsidRDefault="0008581E">
      <w:pPr>
        <w:pStyle w:val="0DraftNormal"/>
        <w:rPr>
          <w:rFonts w:ascii="Montserrat" w:hAnsi="Montserrat"/>
          <w:spacing w:val="-2"/>
          <w:sz w:val="24"/>
        </w:rPr>
      </w:pPr>
      <w:r w:rsidRPr="00B3633A">
        <w:rPr>
          <w:rFonts w:ascii="Montserrat" w:hAnsi="Montserrat"/>
          <w:spacing w:val="-2"/>
          <w:sz w:val="24"/>
        </w:rPr>
        <w:t>There is nothing to be upset about. This idea is obviously not something you have considered before, and so naturally it is hard for you to confront.</w:t>
      </w:r>
    </w:p>
    <w:p w:rsidR="0008581E" w:rsidRPr="00B3633A" w:rsidRDefault="0008581E">
      <w:pPr>
        <w:pStyle w:val="0DraftNormal"/>
        <w:rPr>
          <w:rFonts w:ascii="Montserrat" w:hAnsi="Montserrat"/>
          <w:spacing w:val="-2"/>
          <w:sz w:val="24"/>
        </w:rPr>
      </w:pPr>
    </w:p>
    <w:p w:rsidR="0008581E" w:rsidRPr="00B3633A" w:rsidRDefault="0008581E">
      <w:pPr>
        <w:pStyle w:val="0DraftNormal"/>
        <w:rPr>
          <w:rFonts w:ascii="Montserrat" w:hAnsi="Montserrat"/>
          <w:spacing w:val="-2"/>
          <w:sz w:val="24"/>
        </w:rPr>
      </w:pPr>
      <w:r w:rsidRPr="00B3633A">
        <w:rPr>
          <w:rFonts w:ascii="Montserrat" w:hAnsi="Montserrat"/>
          <w:spacing w:val="-2"/>
          <w:sz w:val="24"/>
        </w:rPr>
        <w:t>What is your basis for these claims? What studies have you undertaken to reach this position.</w:t>
      </w:r>
    </w:p>
    <w:p w:rsidR="0008581E" w:rsidRPr="00B3633A" w:rsidRDefault="0008581E">
      <w:pPr>
        <w:pStyle w:val="0DraftNormal"/>
        <w:rPr>
          <w:rFonts w:ascii="Montserrat" w:hAnsi="Montserrat"/>
          <w:spacing w:val="-2"/>
          <w:sz w:val="24"/>
        </w:rPr>
      </w:pPr>
    </w:p>
    <w:p w:rsidR="0008581E" w:rsidRPr="00B3633A" w:rsidRDefault="0008581E">
      <w:pPr>
        <w:pStyle w:val="0DraftNormal"/>
        <w:rPr>
          <w:rFonts w:ascii="Montserrat" w:hAnsi="Montserrat"/>
          <w:spacing w:val="-2"/>
          <w:sz w:val="24"/>
        </w:rPr>
      </w:pPr>
      <w:r w:rsidRPr="00B3633A">
        <w:rPr>
          <w:rFonts w:ascii="Montserrat" w:hAnsi="Montserrat"/>
          <w:spacing w:val="-2"/>
          <w:sz w:val="24"/>
        </w:rPr>
        <w:t>Honestly?</w:t>
      </w:r>
    </w:p>
    <w:p w:rsidR="0008581E" w:rsidRPr="00B3633A" w:rsidRDefault="0008581E">
      <w:pPr>
        <w:pStyle w:val="0DraftNormal"/>
        <w:rPr>
          <w:rFonts w:ascii="Montserrat" w:hAnsi="Montserrat"/>
          <w:spacing w:val="-2"/>
          <w:sz w:val="24"/>
        </w:rPr>
      </w:pPr>
    </w:p>
    <w:p w:rsidR="0008581E" w:rsidRPr="00B3633A" w:rsidRDefault="0008581E">
      <w:pPr>
        <w:pStyle w:val="0DraftNormal"/>
        <w:rPr>
          <w:rFonts w:ascii="Montserrat" w:hAnsi="Montserrat"/>
          <w:spacing w:val="-2"/>
          <w:sz w:val="24"/>
        </w:rPr>
      </w:pPr>
      <w:r w:rsidRPr="00B3633A">
        <w:rPr>
          <w:rFonts w:ascii="Montserrat" w:hAnsi="Montserrat"/>
          <w:spacing w:val="-2"/>
          <w:sz w:val="24"/>
        </w:rPr>
        <w:t>If it is not too much to ask.</w:t>
      </w:r>
    </w:p>
    <w:p w:rsidR="0008581E" w:rsidRPr="00B3633A" w:rsidRDefault="0008581E">
      <w:pPr>
        <w:pStyle w:val="0DraftNormal"/>
        <w:rPr>
          <w:rFonts w:ascii="Montserrat" w:hAnsi="Montserrat"/>
          <w:spacing w:val="-2"/>
          <w:sz w:val="24"/>
        </w:rPr>
      </w:pPr>
    </w:p>
    <w:p w:rsidR="0008581E" w:rsidRPr="00B3633A" w:rsidRDefault="0008581E">
      <w:pPr>
        <w:pStyle w:val="0DraftNormal"/>
        <w:rPr>
          <w:rFonts w:ascii="Montserrat" w:hAnsi="Montserrat"/>
          <w:spacing w:val="-2"/>
          <w:sz w:val="24"/>
        </w:rPr>
      </w:pPr>
      <w:r w:rsidRPr="00B3633A">
        <w:rPr>
          <w:rFonts w:ascii="Montserrat" w:hAnsi="Montserrat"/>
          <w:spacing w:val="-2"/>
          <w:sz w:val="24"/>
        </w:rPr>
        <w:t>I just wanted to make sure you really wanted to know. People ask a lot of questions that they really don't want the answers to.</w:t>
      </w:r>
    </w:p>
    <w:p w:rsidR="0008581E" w:rsidRPr="00B3633A" w:rsidRDefault="0008581E">
      <w:pPr>
        <w:pStyle w:val="0DraftNormal"/>
        <w:rPr>
          <w:rFonts w:ascii="Montserrat" w:hAnsi="Montserrat"/>
          <w:spacing w:val="-2"/>
          <w:sz w:val="24"/>
        </w:rPr>
      </w:pPr>
    </w:p>
    <w:p w:rsidR="0008581E" w:rsidRPr="00B3633A" w:rsidRDefault="0008581E">
      <w:pPr>
        <w:pStyle w:val="0DraftNormal"/>
        <w:rPr>
          <w:rFonts w:ascii="Montserrat" w:hAnsi="Montserrat"/>
          <w:spacing w:val="-2"/>
          <w:sz w:val="24"/>
        </w:rPr>
      </w:pPr>
      <w:r w:rsidRPr="00B3633A">
        <w:rPr>
          <w:rFonts w:ascii="Montserrat" w:hAnsi="Montserrat"/>
          <w:spacing w:val="-2"/>
          <w:sz w:val="24"/>
        </w:rPr>
        <w:t>Well?</w:t>
      </w:r>
    </w:p>
    <w:p w:rsidR="0008581E" w:rsidRPr="00B3633A" w:rsidRDefault="0008581E">
      <w:pPr>
        <w:pStyle w:val="0DraftNormal"/>
        <w:rPr>
          <w:rFonts w:ascii="Montserrat" w:hAnsi="Montserrat"/>
          <w:spacing w:val="-2"/>
          <w:sz w:val="24"/>
        </w:rPr>
      </w:pPr>
    </w:p>
    <w:p w:rsidR="0008581E" w:rsidRPr="00B3633A" w:rsidRDefault="0008581E">
      <w:pPr>
        <w:pStyle w:val="0DraftNormal"/>
        <w:rPr>
          <w:rFonts w:ascii="Montserrat" w:hAnsi="Montserrat"/>
          <w:spacing w:val="-2"/>
          <w:sz w:val="24"/>
        </w:rPr>
      </w:pPr>
      <w:r w:rsidRPr="00B3633A">
        <w:rPr>
          <w:rFonts w:ascii="Montserrat" w:hAnsi="Montserrat"/>
          <w:spacing w:val="-2"/>
          <w:sz w:val="24"/>
        </w:rPr>
        <w:t>I have been able to think of almost nothing else for almost all of my life. Like anyone, I am sure, I became associated with my reality and in it there was the part of me that was mine and beyond anyone's ability to affect unless I let them, there was the part of me that was visible and which anyone could affect unless I could stop them. And there was time. Of the three, time was the hardest for me to figure out. The mind I figured out with amazing alacrity, although I must admit that I didn't have words for what I learned for quite some time.</w:t>
      </w:r>
    </w:p>
    <w:p w:rsidR="0008581E" w:rsidRPr="00B3633A" w:rsidRDefault="0008581E">
      <w:pPr>
        <w:pStyle w:val="0DraftNormal"/>
        <w:rPr>
          <w:rFonts w:ascii="Montserrat" w:hAnsi="Montserrat"/>
          <w:spacing w:val="-2"/>
          <w:sz w:val="24"/>
        </w:rPr>
      </w:pPr>
    </w:p>
    <w:p w:rsidR="0008581E" w:rsidRPr="00B3633A" w:rsidRDefault="0008581E">
      <w:pPr>
        <w:pStyle w:val="0DraftNormal"/>
        <w:rPr>
          <w:rFonts w:ascii="Montserrat" w:hAnsi="Montserrat"/>
          <w:spacing w:val="-2"/>
          <w:sz w:val="24"/>
        </w:rPr>
      </w:pPr>
      <w:r w:rsidRPr="00B3633A">
        <w:rPr>
          <w:rFonts w:ascii="Montserrat" w:hAnsi="Montserrat"/>
          <w:spacing w:val="-2"/>
          <w:sz w:val="24"/>
        </w:rPr>
        <w:t>So, what did you learn—now that you have this excellent command over your language?</w:t>
      </w:r>
    </w:p>
    <w:p w:rsidR="0008581E" w:rsidRPr="00B3633A" w:rsidRDefault="0008581E">
      <w:pPr>
        <w:pStyle w:val="0DraftNormal"/>
        <w:rPr>
          <w:rFonts w:ascii="Montserrat" w:hAnsi="Montserrat"/>
          <w:spacing w:val="-2"/>
          <w:sz w:val="24"/>
        </w:rPr>
      </w:pPr>
    </w:p>
    <w:p w:rsidR="0008581E" w:rsidRPr="00B3633A" w:rsidRDefault="0008581E">
      <w:pPr>
        <w:pStyle w:val="0DraftNormal"/>
        <w:rPr>
          <w:rFonts w:ascii="Montserrat" w:hAnsi="Montserrat"/>
          <w:spacing w:val="-2"/>
          <w:sz w:val="24"/>
        </w:rPr>
      </w:pPr>
      <w:r w:rsidRPr="00B3633A">
        <w:rPr>
          <w:rFonts w:ascii="Montserrat" w:hAnsi="Montserrat"/>
          <w:spacing w:val="-2"/>
          <w:sz w:val="24"/>
        </w:rPr>
        <w:t xml:space="preserve">The mind engineers structures for framing the unknown. It creates solid structures of associative thought, which are inventories for interpretation. These structures are like vast difference engines that contort and turn endlessly; producing that elusive quality of thought called meaning. </w:t>
      </w:r>
    </w:p>
    <w:p w:rsidR="0008581E" w:rsidRPr="00B3633A" w:rsidRDefault="0008581E">
      <w:pPr>
        <w:pStyle w:val="0DraftNormal"/>
        <w:rPr>
          <w:rFonts w:ascii="Montserrat" w:hAnsi="Montserrat"/>
          <w:spacing w:val="-2"/>
          <w:sz w:val="24"/>
        </w:rPr>
      </w:pPr>
    </w:p>
    <w:p w:rsidR="0008581E" w:rsidRPr="00B3633A" w:rsidRDefault="0008581E">
      <w:pPr>
        <w:pStyle w:val="0DraftNormal"/>
        <w:rPr>
          <w:rFonts w:ascii="Montserrat" w:hAnsi="Montserrat"/>
          <w:spacing w:val="-2"/>
          <w:sz w:val="24"/>
        </w:rPr>
      </w:pPr>
      <w:r w:rsidRPr="00B3633A">
        <w:rPr>
          <w:rFonts w:ascii="Montserrat" w:hAnsi="Montserrat"/>
          <w:spacing w:val="-2"/>
          <w:sz w:val="24"/>
        </w:rPr>
        <w:t xml:space="preserve">The greatest piece of psychic architecture is attention. This structure is the one that maintains our bodies, our world and our possibilities. Without it, our existence would be an endless state of dreaming. </w:t>
      </w:r>
    </w:p>
    <w:p w:rsidR="0008581E" w:rsidRPr="00B3633A" w:rsidRDefault="0008581E">
      <w:pPr>
        <w:pStyle w:val="0DraftNormal"/>
        <w:rPr>
          <w:rFonts w:ascii="Montserrat" w:hAnsi="Montserrat"/>
          <w:spacing w:val="-2"/>
          <w:sz w:val="24"/>
        </w:rPr>
      </w:pPr>
    </w:p>
    <w:p w:rsidR="0008581E" w:rsidRPr="00B3633A" w:rsidRDefault="0008581E">
      <w:pPr>
        <w:pStyle w:val="0DraftNormal"/>
        <w:rPr>
          <w:rFonts w:ascii="Montserrat" w:hAnsi="Montserrat"/>
          <w:spacing w:val="-2"/>
          <w:sz w:val="24"/>
        </w:rPr>
      </w:pPr>
      <w:r w:rsidRPr="00B3633A">
        <w:rPr>
          <w:rFonts w:ascii="Montserrat" w:hAnsi="Montserrat"/>
          <w:spacing w:val="-2"/>
          <w:sz w:val="24"/>
        </w:rPr>
        <w:t>Ah, dreams, at last.</w:t>
      </w:r>
    </w:p>
    <w:p w:rsidR="0008581E" w:rsidRPr="00B3633A" w:rsidRDefault="0008581E">
      <w:pPr>
        <w:pStyle w:val="0DraftNormal"/>
        <w:rPr>
          <w:rFonts w:ascii="Montserrat" w:hAnsi="Montserrat"/>
          <w:spacing w:val="-2"/>
          <w:sz w:val="24"/>
        </w:rPr>
      </w:pPr>
    </w:p>
    <w:p w:rsidR="0008581E" w:rsidRPr="00B3633A" w:rsidRDefault="0008581E">
      <w:pPr>
        <w:pStyle w:val="0DraftNormal"/>
        <w:rPr>
          <w:rFonts w:ascii="Montserrat" w:hAnsi="Montserrat"/>
          <w:spacing w:val="-2"/>
          <w:sz w:val="24"/>
        </w:rPr>
      </w:pPr>
      <w:r w:rsidRPr="00B3633A">
        <w:rPr>
          <w:rFonts w:ascii="Montserrat" w:hAnsi="Montserrat"/>
          <w:spacing w:val="-2"/>
          <w:sz w:val="24"/>
        </w:rPr>
        <w:t>Yes, but allow me to return to it later.</w:t>
      </w:r>
    </w:p>
    <w:p w:rsidR="0008581E" w:rsidRPr="00B3633A" w:rsidRDefault="0008581E">
      <w:pPr>
        <w:pStyle w:val="0DraftNormal"/>
        <w:rPr>
          <w:rFonts w:ascii="Montserrat" w:hAnsi="Montserrat"/>
          <w:spacing w:val="-2"/>
          <w:sz w:val="24"/>
        </w:rPr>
      </w:pPr>
    </w:p>
    <w:p w:rsidR="0008581E" w:rsidRPr="00B3633A" w:rsidRDefault="0008581E">
      <w:pPr>
        <w:pStyle w:val="0DraftNormal"/>
        <w:rPr>
          <w:rFonts w:ascii="Montserrat" w:hAnsi="Montserrat"/>
          <w:spacing w:val="-2"/>
          <w:sz w:val="24"/>
        </w:rPr>
      </w:pPr>
      <w:r w:rsidRPr="00B3633A">
        <w:rPr>
          <w:rFonts w:ascii="Montserrat" w:hAnsi="Montserrat"/>
          <w:spacing w:val="-2"/>
          <w:sz w:val="24"/>
        </w:rPr>
        <w:t>Very well.</w:t>
      </w:r>
    </w:p>
    <w:p w:rsidR="0008581E" w:rsidRPr="00B3633A" w:rsidRDefault="0008581E">
      <w:pPr>
        <w:pStyle w:val="0DraftNormal"/>
        <w:rPr>
          <w:rFonts w:ascii="Montserrat" w:hAnsi="Montserrat"/>
          <w:spacing w:val="-2"/>
          <w:sz w:val="24"/>
        </w:rPr>
      </w:pPr>
    </w:p>
    <w:p w:rsidR="0008581E" w:rsidRPr="00B3633A" w:rsidRDefault="0008581E">
      <w:pPr>
        <w:pStyle w:val="0DraftNormal"/>
        <w:rPr>
          <w:rFonts w:ascii="Montserrat" w:hAnsi="Montserrat"/>
          <w:spacing w:val="-2"/>
          <w:sz w:val="24"/>
        </w:rPr>
      </w:pPr>
      <w:r w:rsidRPr="00B3633A">
        <w:rPr>
          <w:rFonts w:ascii="Montserrat" w:hAnsi="Montserrat"/>
          <w:spacing w:val="-2"/>
          <w:sz w:val="24"/>
        </w:rPr>
        <w:t>Another useful edifice of thought is perspective. Without which we would find ourselves unable to decide on any action worth taking or any goal worth pursuing.</w:t>
      </w:r>
    </w:p>
    <w:p w:rsidR="0008581E" w:rsidRPr="00B3633A" w:rsidRDefault="0008581E">
      <w:pPr>
        <w:pStyle w:val="0DraftNormal"/>
        <w:rPr>
          <w:rFonts w:ascii="Montserrat" w:hAnsi="Montserrat"/>
          <w:spacing w:val="-2"/>
          <w:sz w:val="24"/>
        </w:rPr>
      </w:pPr>
    </w:p>
    <w:p w:rsidR="0008581E" w:rsidRPr="00B3633A" w:rsidRDefault="0008581E">
      <w:pPr>
        <w:pStyle w:val="0DraftNormal"/>
        <w:rPr>
          <w:rFonts w:ascii="Montserrat" w:hAnsi="Montserrat"/>
          <w:spacing w:val="-2"/>
          <w:sz w:val="24"/>
        </w:rPr>
      </w:pPr>
      <w:r w:rsidRPr="00B3633A">
        <w:rPr>
          <w:rFonts w:ascii="Montserrat" w:hAnsi="Montserrat"/>
          <w:spacing w:val="-2"/>
          <w:sz w:val="24"/>
        </w:rPr>
        <w:t xml:space="preserve">The mind explores the possibilities of existence. </w:t>
      </w:r>
    </w:p>
    <w:p w:rsidR="0008581E" w:rsidRPr="00B3633A" w:rsidRDefault="0008581E">
      <w:pPr>
        <w:pStyle w:val="0DraftNormal"/>
        <w:rPr>
          <w:rFonts w:ascii="Montserrat" w:hAnsi="Montserrat"/>
          <w:spacing w:val="-2"/>
          <w:sz w:val="24"/>
        </w:rPr>
      </w:pPr>
    </w:p>
    <w:p w:rsidR="0008581E" w:rsidRPr="00B3633A" w:rsidRDefault="0008581E">
      <w:pPr>
        <w:pStyle w:val="0DraftNormal"/>
        <w:rPr>
          <w:rFonts w:ascii="Montserrat" w:hAnsi="Montserrat"/>
          <w:spacing w:val="-2"/>
          <w:sz w:val="24"/>
        </w:rPr>
      </w:pPr>
      <w:r w:rsidRPr="00B3633A">
        <w:rPr>
          <w:rFonts w:ascii="Montserrat" w:hAnsi="Montserrat"/>
          <w:spacing w:val="-2"/>
          <w:sz w:val="24"/>
        </w:rPr>
        <w:t>The world we perceive is but one of endless possible worlds; each distinct as a page in a book. There is this page, which we are fond of calling reality. Then there are the rest, which are so many that we tend to flip through them aimlessly trying to find experiences to taste, but not entirely sure what direction to necessarrily find them in—what we like to call dreaming.</w:t>
      </w:r>
    </w:p>
    <w:p w:rsidR="0008581E" w:rsidRPr="00B3633A" w:rsidRDefault="0008581E">
      <w:pPr>
        <w:pStyle w:val="0DraftNormal"/>
        <w:rPr>
          <w:rFonts w:ascii="Montserrat" w:hAnsi="Montserrat"/>
          <w:spacing w:val="-2"/>
          <w:sz w:val="24"/>
        </w:rPr>
      </w:pPr>
    </w:p>
    <w:p w:rsidR="0008581E" w:rsidRPr="00B3633A" w:rsidRDefault="0008581E">
      <w:pPr>
        <w:pStyle w:val="0DraftNormal"/>
        <w:rPr>
          <w:rFonts w:ascii="Montserrat" w:hAnsi="Montserrat"/>
          <w:spacing w:val="-2"/>
          <w:sz w:val="24"/>
        </w:rPr>
      </w:pPr>
      <w:r w:rsidRPr="00B3633A">
        <w:rPr>
          <w:rFonts w:ascii="Montserrat" w:hAnsi="Montserrat"/>
          <w:spacing w:val="-2"/>
          <w:sz w:val="24"/>
        </w:rPr>
        <w:t>These are the walls within our minds, and she pointed at the room in general.</w:t>
      </w:r>
    </w:p>
    <w:p w:rsidR="0008581E" w:rsidRPr="00B3633A" w:rsidRDefault="0008581E">
      <w:pPr>
        <w:pStyle w:val="0DraftNormal"/>
        <w:rPr>
          <w:rFonts w:ascii="Montserrat" w:hAnsi="Montserrat"/>
          <w:spacing w:val="-2"/>
          <w:sz w:val="24"/>
        </w:rPr>
      </w:pPr>
    </w:p>
    <w:p w:rsidR="0008581E" w:rsidRPr="00B3633A" w:rsidRDefault="0008581E">
      <w:pPr>
        <w:pStyle w:val="0DraftNormal"/>
        <w:rPr>
          <w:rFonts w:ascii="Montserrat" w:hAnsi="Montserrat"/>
          <w:spacing w:val="-2"/>
          <w:sz w:val="24"/>
        </w:rPr>
      </w:pPr>
      <w:r w:rsidRPr="00B3633A">
        <w:rPr>
          <w:rFonts w:ascii="Montserrat" w:hAnsi="Montserrat"/>
          <w:spacing w:val="-2"/>
          <w:sz w:val="24"/>
        </w:rPr>
        <w:t xml:space="preserve">In the mind's eye, the senses of the body are taken in only the slightest preference over a far more exotic range of perceptions. I wonder that the things I remember and even daydream do not occasionally tear me from my fragile grasp on the world of the senses. </w:t>
      </w:r>
    </w:p>
    <w:p w:rsidR="0008581E" w:rsidRPr="00B3633A" w:rsidRDefault="0008581E">
      <w:pPr>
        <w:pStyle w:val="0DraftNormal"/>
        <w:rPr>
          <w:rFonts w:ascii="Montserrat" w:hAnsi="Montserrat"/>
          <w:spacing w:val="-2"/>
          <w:sz w:val="24"/>
        </w:rPr>
      </w:pPr>
    </w:p>
    <w:p w:rsidR="0008581E" w:rsidRPr="00B3633A" w:rsidRDefault="0008581E">
      <w:pPr>
        <w:pStyle w:val="0DraftNormal"/>
        <w:rPr>
          <w:rFonts w:ascii="Montserrat" w:hAnsi="Montserrat"/>
          <w:spacing w:val="-2"/>
          <w:sz w:val="24"/>
        </w:rPr>
      </w:pPr>
      <w:r w:rsidRPr="00B3633A">
        <w:rPr>
          <w:rFonts w:ascii="Montserrat" w:hAnsi="Montserrat"/>
          <w:spacing w:val="-2"/>
          <w:sz w:val="24"/>
        </w:rPr>
        <w:t xml:space="preserve">Material resolution, including luminous resolution, is very fine. The conscious mind is capable of engaging the resolved whole but the component parts are beyond its ability to discern. But the conscious mind is not supposed to deal with acting at that level of resolution. </w:t>
      </w:r>
    </w:p>
    <w:p w:rsidR="0008581E" w:rsidRPr="00B3633A" w:rsidRDefault="0008581E">
      <w:pPr>
        <w:pStyle w:val="0DraftNormal"/>
        <w:rPr>
          <w:rFonts w:ascii="Montserrat" w:hAnsi="Montserrat"/>
          <w:spacing w:val="-2"/>
          <w:sz w:val="24"/>
        </w:rPr>
      </w:pPr>
    </w:p>
    <w:p w:rsidR="0008581E" w:rsidRPr="00B3633A" w:rsidRDefault="0008581E">
      <w:pPr>
        <w:pStyle w:val="0DraftNormal"/>
        <w:rPr>
          <w:rFonts w:ascii="Montserrat" w:hAnsi="Montserrat"/>
          <w:spacing w:val="-2"/>
          <w:sz w:val="24"/>
        </w:rPr>
      </w:pPr>
      <w:r w:rsidRPr="00B3633A">
        <w:rPr>
          <w:rFonts w:ascii="Montserrat" w:hAnsi="Montserrat"/>
          <w:spacing w:val="-2"/>
          <w:sz w:val="24"/>
        </w:rPr>
        <w:t xml:space="preserve">The interpretation of perceptions and the articulation of associations are powerful abilities that do act at that level and almost entirely outside of our consciousness. The image of the fabric that we confront is greatly different from the nature of the fabric in itself. So different that we have almost no real contact with it, and almost no real understanding of it. No understanding of how very close we are to it, both in nature and design. </w:t>
      </w:r>
    </w:p>
    <w:p w:rsidR="0008581E" w:rsidRPr="00B3633A" w:rsidRDefault="0008581E">
      <w:pPr>
        <w:pStyle w:val="0DraftNormal"/>
        <w:rPr>
          <w:rFonts w:ascii="Montserrat" w:hAnsi="Montserrat"/>
          <w:spacing w:val="-2"/>
          <w:sz w:val="24"/>
        </w:rPr>
      </w:pPr>
    </w:p>
    <w:p w:rsidR="0008581E" w:rsidRPr="00B3633A" w:rsidRDefault="0008581E">
      <w:pPr>
        <w:pStyle w:val="0DraftNormal"/>
        <w:rPr>
          <w:rFonts w:ascii="Montserrat" w:hAnsi="Montserrat"/>
          <w:spacing w:val="-2"/>
          <w:sz w:val="24"/>
        </w:rPr>
      </w:pPr>
      <w:r w:rsidRPr="00B3633A">
        <w:rPr>
          <w:rFonts w:ascii="Montserrat" w:hAnsi="Montserrat"/>
          <w:spacing w:val="-2"/>
          <w:sz w:val="24"/>
        </w:rPr>
        <w:t xml:space="preserve">The higher the resolution (the more intricate the pattern), the more involved the translation of the equation becomes. </w:t>
      </w:r>
    </w:p>
    <w:p w:rsidR="0008581E" w:rsidRPr="00B3633A" w:rsidRDefault="0008581E">
      <w:pPr>
        <w:pStyle w:val="0DraftNormal"/>
        <w:rPr>
          <w:rFonts w:ascii="Montserrat" w:hAnsi="Montserrat"/>
          <w:spacing w:val="-2"/>
          <w:sz w:val="24"/>
        </w:rPr>
      </w:pPr>
    </w:p>
    <w:p w:rsidR="0008581E" w:rsidRPr="00B3633A" w:rsidRDefault="0008581E">
      <w:pPr>
        <w:pStyle w:val="0DraftNormal"/>
        <w:rPr>
          <w:rFonts w:ascii="Montserrat" w:hAnsi="Montserrat"/>
          <w:spacing w:val="-2"/>
          <w:sz w:val="24"/>
        </w:rPr>
      </w:pPr>
      <w:r w:rsidRPr="00B3633A">
        <w:rPr>
          <w:rFonts w:ascii="Montserrat" w:hAnsi="Montserrat"/>
          <w:spacing w:val="-2"/>
          <w:sz w:val="24"/>
        </w:rPr>
        <w:t>Building patterns is winding the watch, and observing their expression is the mechanism of time. Inaccurate example, but a useful observation.</w:t>
      </w:r>
    </w:p>
    <w:p w:rsidR="0008581E" w:rsidRPr="00B3633A" w:rsidRDefault="0008581E">
      <w:pPr>
        <w:pStyle w:val="0DraftNormal"/>
        <w:rPr>
          <w:rFonts w:ascii="Montserrat" w:hAnsi="Montserrat"/>
          <w:spacing w:val="-2"/>
          <w:sz w:val="24"/>
        </w:rPr>
      </w:pPr>
    </w:p>
    <w:p w:rsidR="0008581E" w:rsidRPr="00B3633A" w:rsidRDefault="0008581E">
      <w:pPr>
        <w:pStyle w:val="0DraftNormal"/>
        <w:rPr>
          <w:rFonts w:ascii="Montserrat" w:hAnsi="Montserrat"/>
          <w:spacing w:val="-2"/>
          <w:sz w:val="24"/>
        </w:rPr>
      </w:pPr>
      <w:r w:rsidRPr="00B3633A">
        <w:rPr>
          <w:rFonts w:ascii="Montserrat" w:hAnsi="Montserrat"/>
          <w:spacing w:val="-2"/>
          <w:sz w:val="24"/>
        </w:rPr>
        <w:t>I will forgoe my interest on dreams for a moment to ask you about time, since you have brought it up twice, and I confess, I have to know why you did not address you statement as the mind, space and time intersecting at four dimensions.</w:t>
      </w:r>
    </w:p>
    <w:p w:rsidR="0008581E" w:rsidRPr="00B3633A" w:rsidRDefault="0008581E">
      <w:pPr>
        <w:pStyle w:val="0DraftNormal"/>
        <w:rPr>
          <w:rFonts w:ascii="Montserrat" w:hAnsi="Montserrat"/>
          <w:spacing w:val="-2"/>
          <w:sz w:val="24"/>
        </w:rPr>
      </w:pPr>
    </w:p>
    <w:p w:rsidR="0008581E" w:rsidRPr="00B3633A" w:rsidRDefault="0008581E">
      <w:pPr>
        <w:pStyle w:val="0DraftNormal"/>
        <w:rPr>
          <w:rFonts w:ascii="Montserrat" w:hAnsi="Montserrat"/>
          <w:spacing w:val="-2"/>
          <w:sz w:val="24"/>
        </w:rPr>
      </w:pPr>
      <w:r w:rsidRPr="00B3633A">
        <w:rPr>
          <w:rFonts w:ascii="Montserrat" w:hAnsi="Montserrat"/>
          <w:spacing w:val="-2"/>
          <w:sz w:val="24"/>
        </w:rPr>
        <w:t>Four dimensions of time?</w:t>
      </w:r>
    </w:p>
    <w:p w:rsidR="0008581E" w:rsidRPr="00B3633A" w:rsidRDefault="0008581E">
      <w:pPr>
        <w:pStyle w:val="0DraftNormal"/>
        <w:rPr>
          <w:rFonts w:ascii="Montserrat" w:hAnsi="Montserrat"/>
          <w:spacing w:val="-2"/>
          <w:sz w:val="24"/>
        </w:rPr>
      </w:pPr>
    </w:p>
    <w:p w:rsidR="0008581E" w:rsidRPr="00B3633A" w:rsidRDefault="0008581E">
      <w:pPr>
        <w:pStyle w:val="0DraftNormal"/>
        <w:rPr>
          <w:rFonts w:ascii="Montserrat" w:hAnsi="Montserrat"/>
          <w:spacing w:val="-2"/>
          <w:sz w:val="24"/>
        </w:rPr>
      </w:pPr>
      <w:r w:rsidRPr="00B3633A">
        <w:rPr>
          <w:rFonts w:ascii="Montserrat" w:hAnsi="Montserrat"/>
          <w:spacing w:val="-2"/>
          <w:sz w:val="24"/>
        </w:rPr>
        <w:t>Isn't time considered the fourth dimension?</w:t>
      </w:r>
    </w:p>
    <w:p w:rsidR="0008581E" w:rsidRPr="00B3633A" w:rsidRDefault="0008581E">
      <w:pPr>
        <w:pStyle w:val="0DraftNormal"/>
        <w:rPr>
          <w:rFonts w:ascii="Montserrat" w:hAnsi="Montserrat"/>
          <w:spacing w:val="-2"/>
          <w:sz w:val="24"/>
        </w:rPr>
      </w:pPr>
    </w:p>
    <w:p w:rsidR="0008581E" w:rsidRPr="00B3633A" w:rsidRDefault="0008581E">
      <w:pPr>
        <w:pStyle w:val="0DraftNormal"/>
        <w:rPr>
          <w:rFonts w:ascii="Montserrat" w:hAnsi="Montserrat"/>
          <w:spacing w:val="-2"/>
          <w:sz w:val="24"/>
        </w:rPr>
      </w:pPr>
      <w:r w:rsidRPr="00B3633A">
        <w:rPr>
          <w:rFonts w:ascii="Montserrat" w:hAnsi="Montserrat"/>
          <w:spacing w:val="-2"/>
          <w:sz w:val="24"/>
        </w:rPr>
        <w:t>Yes. However, it is not.</w:t>
      </w:r>
    </w:p>
    <w:p w:rsidR="0008581E" w:rsidRPr="00B3633A" w:rsidRDefault="0008581E">
      <w:pPr>
        <w:pStyle w:val="0DraftNormal"/>
        <w:rPr>
          <w:rFonts w:ascii="Montserrat" w:hAnsi="Montserrat"/>
          <w:spacing w:val="-2"/>
          <w:sz w:val="24"/>
        </w:rPr>
      </w:pPr>
    </w:p>
    <w:p w:rsidR="0008581E" w:rsidRPr="00B3633A" w:rsidRDefault="0008581E">
      <w:pPr>
        <w:pStyle w:val="0DraftNormal"/>
        <w:rPr>
          <w:rFonts w:ascii="Montserrat" w:hAnsi="Montserrat"/>
          <w:spacing w:val="-2"/>
          <w:sz w:val="24"/>
        </w:rPr>
      </w:pPr>
      <w:r w:rsidRPr="00B3633A">
        <w:rPr>
          <w:rFonts w:ascii="Montserrat" w:hAnsi="Montserrat"/>
          <w:spacing w:val="-2"/>
          <w:sz w:val="24"/>
        </w:rPr>
        <w:t>There are a lot of people who will disagree with you.</w:t>
      </w:r>
    </w:p>
    <w:p w:rsidR="0008581E" w:rsidRPr="00B3633A" w:rsidRDefault="0008581E">
      <w:pPr>
        <w:pStyle w:val="0DraftNormal"/>
        <w:rPr>
          <w:rFonts w:ascii="Montserrat" w:hAnsi="Montserrat"/>
          <w:spacing w:val="-2"/>
          <w:sz w:val="24"/>
        </w:rPr>
      </w:pPr>
    </w:p>
    <w:p w:rsidR="0008581E" w:rsidRPr="00B3633A" w:rsidRDefault="0008581E">
      <w:pPr>
        <w:pStyle w:val="0DraftNormal"/>
        <w:rPr>
          <w:rFonts w:ascii="Montserrat" w:hAnsi="Montserrat"/>
          <w:spacing w:val="-2"/>
          <w:sz w:val="24"/>
        </w:rPr>
      </w:pPr>
      <w:r w:rsidRPr="00B3633A">
        <w:rPr>
          <w:rFonts w:ascii="Montserrat" w:hAnsi="Montserrat"/>
          <w:spacing w:val="-2"/>
          <w:sz w:val="24"/>
        </w:rPr>
        <w:t>That is their choice.</w:t>
      </w:r>
    </w:p>
    <w:p w:rsidR="0008581E" w:rsidRPr="00B3633A" w:rsidRDefault="0008581E">
      <w:pPr>
        <w:pStyle w:val="0DraftNormal"/>
        <w:rPr>
          <w:rFonts w:ascii="Montserrat" w:hAnsi="Montserrat"/>
          <w:spacing w:val="-2"/>
          <w:sz w:val="24"/>
        </w:rPr>
      </w:pPr>
    </w:p>
    <w:p w:rsidR="0008581E" w:rsidRPr="00B3633A" w:rsidRDefault="0008581E">
      <w:pPr>
        <w:pStyle w:val="0DraftNormal"/>
        <w:rPr>
          <w:rFonts w:ascii="Montserrat" w:hAnsi="Montserrat"/>
          <w:spacing w:val="-2"/>
          <w:sz w:val="24"/>
        </w:rPr>
      </w:pPr>
      <w:r w:rsidRPr="00B3633A">
        <w:rPr>
          <w:rFonts w:ascii="Montserrat" w:hAnsi="Montserrat"/>
          <w:spacing w:val="-2"/>
          <w:sz w:val="24"/>
        </w:rPr>
        <w:t>That again.</w:t>
      </w:r>
    </w:p>
    <w:p w:rsidR="0008581E" w:rsidRPr="00B3633A" w:rsidRDefault="0008581E">
      <w:pPr>
        <w:pStyle w:val="0DraftNormal"/>
        <w:rPr>
          <w:rFonts w:ascii="Montserrat" w:hAnsi="Montserrat"/>
          <w:spacing w:val="-2"/>
          <w:sz w:val="24"/>
        </w:rPr>
      </w:pPr>
    </w:p>
    <w:p w:rsidR="0008581E" w:rsidRPr="00B3633A" w:rsidRDefault="0008581E">
      <w:pPr>
        <w:pStyle w:val="0DraftNormal"/>
        <w:rPr>
          <w:rFonts w:ascii="Montserrat" w:hAnsi="Montserrat"/>
          <w:spacing w:val="-2"/>
          <w:sz w:val="24"/>
        </w:rPr>
      </w:pPr>
      <w:r w:rsidRPr="00B3633A">
        <w:rPr>
          <w:rFonts w:ascii="Montserrat" w:hAnsi="Montserrat"/>
          <w:spacing w:val="-2"/>
          <w:sz w:val="24"/>
        </w:rPr>
        <w:t>It is true. We do not perceive time four dimensionally. We almost do not perceive time at all. We exist at a point of time, and a point, as we know, is a zero dimension. So how could I make a statement that we exist in four dimensions of space, mind and time? There may be four dimensions of time, but we most certainly do not exist there. If we did, we could travel through time with impunity, for we could move from any point in time directly to any other point in time.</w:t>
      </w:r>
    </w:p>
    <w:p w:rsidR="0008581E" w:rsidRPr="00B3633A" w:rsidRDefault="0008581E">
      <w:pPr>
        <w:pStyle w:val="0DraftNormal"/>
        <w:rPr>
          <w:rFonts w:ascii="Montserrat" w:hAnsi="Montserrat"/>
          <w:spacing w:val="-2"/>
          <w:sz w:val="24"/>
        </w:rPr>
      </w:pPr>
    </w:p>
    <w:p w:rsidR="0008581E" w:rsidRPr="00B3633A" w:rsidRDefault="0008581E">
      <w:pPr>
        <w:pStyle w:val="0DraftNormal"/>
        <w:rPr>
          <w:rFonts w:ascii="Montserrat" w:hAnsi="Montserrat"/>
          <w:spacing w:val="-2"/>
          <w:sz w:val="24"/>
        </w:rPr>
      </w:pPr>
      <w:r w:rsidRPr="00B3633A">
        <w:rPr>
          <w:rFonts w:ascii="Montserrat" w:hAnsi="Montserrat"/>
          <w:spacing w:val="-2"/>
          <w:sz w:val="24"/>
        </w:rPr>
        <w:t>Don't be ridiculous!</w:t>
      </w:r>
    </w:p>
    <w:p w:rsidR="0008581E" w:rsidRPr="00B3633A" w:rsidRDefault="0008581E">
      <w:pPr>
        <w:pStyle w:val="0DraftNormal"/>
        <w:rPr>
          <w:rFonts w:ascii="Montserrat" w:hAnsi="Montserrat"/>
          <w:spacing w:val="-2"/>
          <w:sz w:val="24"/>
        </w:rPr>
      </w:pPr>
    </w:p>
    <w:p w:rsidR="0008581E" w:rsidRPr="00B3633A" w:rsidRDefault="0008581E">
      <w:pPr>
        <w:pStyle w:val="0DraftNormal"/>
        <w:rPr>
          <w:rFonts w:ascii="Montserrat" w:hAnsi="Montserrat"/>
          <w:spacing w:val="-2"/>
          <w:sz w:val="24"/>
        </w:rPr>
      </w:pPr>
      <w:r w:rsidRPr="00B3633A">
        <w:rPr>
          <w:rFonts w:ascii="Montserrat" w:hAnsi="Montserrat"/>
          <w:spacing w:val="-2"/>
          <w:sz w:val="24"/>
        </w:rPr>
        <w:t>Don't jump to conclusions, Michael.</w:t>
      </w:r>
    </w:p>
    <w:p w:rsidR="0008581E" w:rsidRPr="00B3633A" w:rsidRDefault="0008581E">
      <w:pPr>
        <w:pStyle w:val="0DraftNormal"/>
        <w:rPr>
          <w:rFonts w:ascii="Montserrat" w:hAnsi="Montserrat"/>
          <w:spacing w:val="-2"/>
          <w:sz w:val="24"/>
        </w:rPr>
      </w:pPr>
    </w:p>
    <w:p w:rsidR="0008581E" w:rsidRPr="00B3633A" w:rsidRDefault="0008581E">
      <w:pPr>
        <w:pStyle w:val="0DraftNormal"/>
        <w:rPr>
          <w:rFonts w:ascii="Montserrat" w:hAnsi="Montserrat"/>
          <w:spacing w:val="-2"/>
          <w:sz w:val="24"/>
        </w:rPr>
      </w:pPr>
      <w:r w:rsidRPr="00B3633A">
        <w:rPr>
          <w:rFonts w:ascii="Montserrat" w:hAnsi="Montserrat"/>
          <w:spacing w:val="-2"/>
          <w:sz w:val="24"/>
        </w:rPr>
        <w:t>Me? You are the one suggesting impossible things!</w:t>
      </w:r>
    </w:p>
    <w:p w:rsidR="0008581E" w:rsidRPr="00B3633A" w:rsidRDefault="0008581E">
      <w:pPr>
        <w:pStyle w:val="0DraftNormal"/>
        <w:rPr>
          <w:rFonts w:ascii="Montserrat" w:hAnsi="Montserrat"/>
          <w:spacing w:val="-2"/>
          <w:sz w:val="24"/>
        </w:rPr>
      </w:pPr>
    </w:p>
    <w:p w:rsidR="0008581E" w:rsidRPr="00B3633A" w:rsidRDefault="0008581E">
      <w:pPr>
        <w:pStyle w:val="0DraftNormal"/>
        <w:rPr>
          <w:rFonts w:ascii="Montserrat" w:hAnsi="Montserrat"/>
          <w:spacing w:val="-2"/>
          <w:sz w:val="24"/>
        </w:rPr>
      </w:pPr>
      <w:r w:rsidRPr="00B3633A">
        <w:rPr>
          <w:rFonts w:ascii="Montserrat" w:hAnsi="Montserrat"/>
          <w:spacing w:val="-2"/>
          <w:sz w:val="24"/>
        </w:rPr>
        <w:t>Not at all. I am the one who is taking care to keep my definitions straight.</w:t>
      </w:r>
    </w:p>
    <w:p w:rsidR="0008581E" w:rsidRPr="00B3633A" w:rsidRDefault="0008581E">
      <w:pPr>
        <w:pStyle w:val="0DraftNormal"/>
        <w:rPr>
          <w:rFonts w:ascii="Montserrat" w:hAnsi="Montserrat"/>
          <w:spacing w:val="-2"/>
          <w:sz w:val="24"/>
        </w:rPr>
      </w:pPr>
    </w:p>
    <w:p w:rsidR="0008581E" w:rsidRPr="00B3633A" w:rsidRDefault="0008581E">
      <w:pPr>
        <w:pStyle w:val="0DraftNormal"/>
        <w:rPr>
          <w:rFonts w:ascii="Montserrat" w:hAnsi="Montserrat"/>
          <w:spacing w:val="-2"/>
          <w:sz w:val="24"/>
        </w:rPr>
      </w:pPr>
      <w:r w:rsidRPr="00B3633A">
        <w:rPr>
          <w:rFonts w:ascii="Montserrat" w:hAnsi="Montserrat"/>
          <w:spacing w:val="-2"/>
          <w:sz w:val="24"/>
        </w:rPr>
        <w:t>What definitions?</w:t>
      </w:r>
    </w:p>
    <w:p w:rsidR="0008581E" w:rsidRPr="00B3633A" w:rsidRDefault="0008581E">
      <w:pPr>
        <w:pStyle w:val="0DraftNormal"/>
        <w:rPr>
          <w:rFonts w:ascii="Montserrat" w:hAnsi="Montserrat"/>
          <w:spacing w:val="-2"/>
          <w:sz w:val="24"/>
        </w:rPr>
      </w:pPr>
    </w:p>
    <w:p w:rsidR="0008581E" w:rsidRPr="00B3633A" w:rsidRDefault="0008581E">
      <w:pPr>
        <w:pStyle w:val="0DraftNormal"/>
        <w:rPr>
          <w:rFonts w:ascii="Montserrat" w:hAnsi="Montserrat"/>
          <w:spacing w:val="-2"/>
          <w:sz w:val="24"/>
        </w:rPr>
      </w:pPr>
      <w:r w:rsidRPr="00B3633A">
        <w:rPr>
          <w:rFonts w:ascii="Montserrat" w:hAnsi="Montserrat"/>
          <w:spacing w:val="-2"/>
          <w:sz w:val="24"/>
        </w:rPr>
        <w:t>Dimensions and mediums.</w:t>
      </w:r>
    </w:p>
    <w:p w:rsidR="0008581E" w:rsidRPr="00B3633A" w:rsidRDefault="0008581E">
      <w:pPr>
        <w:pStyle w:val="0DraftNormal"/>
        <w:rPr>
          <w:rFonts w:ascii="Montserrat" w:hAnsi="Montserrat"/>
          <w:spacing w:val="-2"/>
          <w:sz w:val="24"/>
        </w:rPr>
      </w:pPr>
    </w:p>
    <w:p w:rsidR="0008581E" w:rsidRPr="00B3633A" w:rsidRDefault="0008581E">
      <w:pPr>
        <w:pStyle w:val="0DraftNormal"/>
        <w:rPr>
          <w:rFonts w:ascii="Montserrat" w:hAnsi="Montserrat"/>
          <w:spacing w:val="-2"/>
          <w:sz w:val="24"/>
        </w:rPr>
      </w:pPr>
      <w:r w:rsidRPr="00B3633A">
        <w:rPr>
          <w:rFonts w:ascii="Montserrat" w:hAnsi="Montserrat"/>
          <w:spacing w:val="-2"/>
          <w:sz w:val="24"/>
        </w:rPr>
        <w:t>What are you talking about?</w:t>
      </w:r>
    </w:p>
    <w:p w:rsidR="0008581E" w:rsidRPr="00B3633A" w:rsidRDefault="0008581E">
      <w:pPr>
        <w:pStyle w:val="0DraftNormal"/>
        <w:rPr>
          <w:rFonts w:ascii="Montserrat" w:hAnsi="Montserrat"/>
          <w:spacing w:val="-2"/>
          <w:sz w:val="24"/>
        </w:rPr>
      </w:pPr>
    </w:p>
    <w:p w:rsidR="0008581E" w:rsidRPr="00B3633A" w:rsidRDefault="0008581E">
      <w:pPr>
        <w:pStyle w:val="0DraftNormal"/>
        <w:rPr>
          <w:rFonts w:ascii="Montserrat" w:hAnsi="Montserrat"/>
          <w:spacing w:val="-2"/>
          <w:sz w:val="24"/>
        </w:rPr>
      </w:pPr>
      <w:r w:rsidRPr="00B3633A">
        <w:rPr>
          <w:rFonts w:ascii="Montserrat" w:hAnsi="Montserrat"/>
          <w:spacing w:val="-2"/>
          <w:sz w:val="24"/>
        </w:rPr>
        <w:t>I assure you we are talking about the same thing. Dimension has to do with the level of complexity in the structure of a given expression while medium refers to the context in which the design is expressed. The mind is a medium of coherent awareness structured by thought and ways of thinking. Space is a medium of geometric representation and the interaction of bodies. Time is a medium of change and the transformation of geometric representations.</w:t>
      </w:r>
    </w:p>
    <w:p w:rsidR="0008581E" w:rsidRPr="00B3633A" w:rsidRDefault="0008581E">
      <w:pPr>
        <w:pStyle w:val="0DraftNormal"/>
        <w:rPr>
          <w:rFonts w:ascii="Montserrat" w:hAnsi="Montserrat"/>
          <w:spacing w:val="-2"/>
          <w:sz w:val="24"/>
        </w:rPr>
      </w:pPr>
    </w:p>
    <w:p w:rsidR="0008581E" w:rsidRPr="00B3633A" w:rsidRDefault="0008581E">
      <w:pPr>
        <w:pStyle w:val="0DraftNormal"/>
        <w:rPr>
          <w:rFonts w:ascii="Montserrat" w:hAnsi="Montserrat"/>
          <w:spacing w:val="-2"/>
          <w:sz w:val="24"/>
        </w:rPr>
      </w:pPr>
      <w:r w:rsidRPr="00B3633A">
        <w:rPr>
          <w:rFonts w:ascii="Montserrat" w:hAnsi="Montserrat"/>
          <w:spacing w:val="-2"/>
          <w:sz w:val="24"/>
        </w:rPr>
        <w:t>I think I am thoroughly confused now. Can we take a break for a short while?</w:t>
      </w:r>
    </w:p>
    <w:p w:rsidR="0008581E" w:rsidRPr="00B3633A" w:rsidRDefault="0008581E">
      <w:pPr>
        <w:pStyle w:val="0DraftNormal"/>
        <w:rPr>
          <w:rFonts w:ascii="Montserrat" w:hAnsi="Montserrat"/>
          <w:spacing w:val="-2"/>
          <w:sz w:val="24"/>
        </w:rPr>
      </w:pPr>
    </w:p>
    <w:p w:rsidR="0008581E" w:rsidRPr="00B3633A" w:rsidRDefault="0008581E">
      <w:pPr>
        <w:pStyle w:val="0DraftNormal"/>
        <w:rPr>
          <w:rFonts w:ascii="Montserrat" w:hAnsi="Montserrat"/>
          <w:spacing w:val="-2"/>
          <w:sz w:val="24"/>
        </w:rPr>
      </w:pPr>
      <w:r w:rsidRPr="00B3633A">
        <w:rPr>
          <w:rFonts w:ascii="Montserrat" w:hAnsi="Montserrat"/>
          <w:spacing w:val="-2"/>
          <w:sz w:val="24"/>
        </w:rPr>
        <w:t>By all means.</w:t>
      </w:r>
    </w:p>
    <w:p w:rsidR="0008581E" w:rsidRPr="00B3633A" w:rsidRDefault="0008581E">
      <w:pPr>
        <w:pStyle w:val="0DraftNormal"/>
        <w:rPr>
          <w:rFonts w:ascii="Montserrat" w:hAnsi="Montserrat"/>
          <w:spacing w:val="-2"/>
          <w:sz w:val="24"/>
        </w:rPr>
      </w:pPr>
    </w:p>
    <w:p w:rsidR="0008581E" w:rsidRPr="00B3633A" w:rsidRDefault="0008581E">
      <w:pPr>
        <w:pStyle w:val="0DraftNormal"/>
        <w:rPr>
          <w:rFonts w:ascii="Montserrat" w:hAnsi="Montserrat"/>
          <w:spacing w:val="-2"/>
          <w:sz w:val="24"/>
        </w:rPr>
      </w:pPr>
      <w:r w:rsidRPr="00B3633A">
        <w:rPr>
          <w:rFonts w:ascii="Montserrat" w:hAnsi="Montserrat"/>
          <w:spacing w:val="-2"/>
          <w:sz w:val="24"/>
        </w:rPr>
        <w:t xml:space="preserve">Hello. </w:t>
      </w:r>
    </w:p>
    <w:p w:rsidR="0008581E" w:rsidRPr="00B3633A" w:rsidRDefault="0008581E">
      <w:pPr>
        <w:pStyle w:val="0DraftNormal"/>
        <w:rPr>
          <w:rFonts w:ascii="Montserrat" w:hAnsi="Montserrat"/>
          <w:spacing w:val="-2"/>
          <w:sz w:val="24"/>
        </w:rPr>
      </w:pPr>
    </w:p>
    <w:p w:rsidR="0008581E" w:rsidRPr="00B3633A" w:rsidRDefault="0008581E">
      <w:pPr>
        <w:pStyle w:val="0DraftNormal"/>
        <w:rPr>
          <w:rFonts w:ascii="Montserrat" w:hAnsi="Montserrat"/>
          <w:spacing w:val="-2"/>
          <w:sz w:val="24"/>
        </w:rPr>
      </w:pPr>
      <w:r w:rsidRPr="00B3633A">
        <w:rPr>
          <w:rFonts w:ascii="Montserrat" w:hAnsi="Montserrat"/>
          <w:spacing w:val="-2"/>
          <w:sz w:val="24"/>
        </w:rPr>
        <w:t>Hi, Av. Michael, have you met (Av)?</w:t>
      </w:r>
    </w:p>
    <w:p w:rsidR="0008581E" w:rsidRPr="00B3633A" w:rsidRDefault="0008581E">
      <w:pPr>
        <w:pStyle w:val="0DraftNormal"/>
        <w:rPr>
          <w:rFonts w:ascii="Montserrat" w:hAnsi="Montserrat"/>
          <w:spacing w:val="-2"/>
          <w:sz w:val="24"/>
        </w:rPr>
      </w:pPr>
    </w:p>
    <w:p w:rsidR="0008581E" w:rsidRPr="00B3633A" w:rsidRDefault="0008581E">
      <w:pPr>
        <w:pStyle w:val="0DraftNormal"/>
        <w:rPr>
          <w:rFonts w:ascii="Montserrat" w:hAnsi="Montserrat"/>
          <w:spacing w:val="-2"/>
          <w:sz w:val="24"/>
        </w:rPr>
      </w:pPr>
      <w:r w:rsidRPr="00B3633A">
        <w:rPr>
          <w:rFonts w:ascii="Montserrat" w:hAnsi="Montserrat"/>
          <w:spacing w:val="-2"/>
          <w:sz w:val="24"/>
        </w:rPr>
        <w:t>No, I don't think I've had that pleasure. (Av). This is quite extraordinary. Are you and An twins?</w:t>
      </w:r>
    </w:p>
    <w:p w:rsidR="0008581E" w:rsidRPr="00B3633A" w:rsidRDefault="0008581E">
      <w:pPr>
        <w:pStyle w:val="0DraftNormal"/>
        <w:rPr>
          <w:rFonts w:ascii="Montserrat" w:hAnsi="Montserrat"/>
          <w:spacing w:val="-2"/>
          <w:sz w:val="24"/>
        </w:rPr>
      </w:pPr>
    </w:p>
    <w:p w:rsidR="0008581E" w:rsidRPr="00B3633A" w:rsidRDefault="0008581E">
      <w:pPr>
        <w:pStyle w:val="0DraftNormal"/>
        <w:rPr>
          <w:rFonts w:ascii="Montserrat" w:hAnsi="Montserrat"/>
          <w:spacing w:val="-2"/>
          <w:sz w:val="24"/>
        </w:rPr>
      </w:pPr>
      <w:r w:rsidRPr="00B3633A">
        <w:rPr>
          <w:rFonts w:ascii="Montserrat" w:hAnsi="Montserrat"/>
          <w:spacing w:val="-2"/>
          <w:sz w:val="24"/>
        </w:rPr>
        <w:t>No. Please, call me Av.</w:t>
      </w:r>
    </w:p>
    <w:p w:rsidR="0008581E" w:rsidRPr="00B3633A" w:rsidRDefault="0008581E">
      <w:pPr>
        <w:pStyle w:val="0DraftNormal"/>
        <w:rPr>
          <w:rFonts w:ascii="Montserrat" w:hAnsi="Montserrat"/>
          <w:spacing w:val="-2"/>
          <w:sz w:val="24"/>
        </w:rPr>
      </w:pPr>
    </w:p>
    <w:p w:rsidR="0008581E" w:rsidRPr="00B3633A" w:rsidRDefault="0008581E">
      <w:pPr>
        <w:pStyle w:val="0DraftNormal"/>
        <w:rPr>
          <w:rFonts w:ascii="Montserrat" w:hAnsi="Montserrat"/>
          <w:spacing w:val="-2"/>
          <w:sz w:val="24"/>
        </w:rPr>
      </w:pPr>
      <w:r w:rsidRPr="00B3633A">
        <w:rPr>
          <w:rFonts w:ascii="Montserrat" w:hAnsi="Montserrat"/>
          <w:spacing w:val="-2"/>
          <w:sz w:val="24"/>
        </w:rPr>
        <w:t>Av and An. Even your names are similar.</w:t>
      </w:r>
    </w:p>
    <w:p w:rsidR="0008581E" w:rsidRPr="00B3633A" w:rsidRDefault="0008581E">
      <w:pPr>
        <w:pStyle w:val="0DraftNormal"/>
        <w:rPr>
          <w:rFonts w:ascii="Montserrat" w:hAnsi="Montserrat"/>
          <w:spacing w:val="-2"/>
          <w:sz w:val="24"/>
        </w:rPr>
      </w:pPr>
    </w:p>
    <w:p w:rsidR="0008581E" w:rsidRPr="00B3633A" w:rsidRDefault="0008581E">
      <w:pPr>
        <w:pStyle w:val="0DraftNormal"/>
        <w:rPr>
          <w:rFonts w:ascii="Montserrat" w:hAnsi="Montserrat"/>
          <w:spacing w:val="-2"/>
          <w:sz w:val="24"/>
        </w:rPr>
      </w:pPr>
      <w:r w:rsidRPr="00B3633A">
        <w:rPr>
          <w:rFonts w:ascii="Montserrat" w:hAnsi="Montserrat"/>
          <w:spacing w:val="-2"/>
          <w:sz w:val="24"/>
        </w:rPr>
        <w:t>True. So, are these two talking your ears off?</w:t>
      </w:r>
    </w:p>
    <w:p w:rsidR="0008581E" w:rsidRPr="00B3633A" w:rsidRDefault="0008581E">
      <w:pPr>
        <w:pStyle w:val="0DraftNormal"/>
        <w:rPr>
          <w:rFonts w:ascii="Montserrat" w:hAnsi="Montserrat"/>
          <w:spacing w:val="-2"/>
          <w:sz w:val="24"/>
        </w:rPr>
      </w:pPr>
    </w:p>
    <w:p w:rsidR="0008581E" w:rsidRPr="00B3633A" w:rsidRDefault="0008581E">
      <w:pPr>
        <w:pStyle w:val="0DraftNormal"/>
        <w:rPr>
          <w:rFonts w:ascii="Montserrat" w:hAnsi="Montserrat"/>
          <w:spacing w:val="-2"/>
          <w:sz w:val="24"/>
        </w:rPr>
      </w:pPr>
      <w:r w:rsidRPr="00B3633A">
        <w:rPr>
          <w:rFonts w:ascii="Montserrat" w:hAnsi="Montserrat"/>
          <w:spacing w:val="-2"/>
          <w:sz w:val="24"/>
        </w:rPr>
        <w:t>Yes. But, that is what I like to come here for. An and (Paradox) are always good at provoking thought.</w:t>
      </w:r>
    </w:p>
    <w:p w:rsidR="0008581E" w:rsidRPr="00B3633A" w:rsidRDefault="0008581E">
      <w:pPr>
        <w:pStyle w:val="0DraftNormal"/>
        <w:rPr>
          <w:rFonts w:ascii="Montserrat" w:hAnsi="Montserrat"/>
          <w:spacing w:val="-2"/>
          <w:sz w:val="24"/>
        </w:rPr>
      </w:pPr>
    </w:p>
    <w:p w:rsidR="0008581E" w:rsidRPr="00B3633A" w:rsidRDefault="0008581E">
      <w:pPr>
        <w:pStyle w:val="0DraftNormal"/>
        <w:rPr>
          <w:rFonts w:ascii="Montserrat" w:hAnsi="Montserrat"/>
          <w:spacing w:val="-2"/>
          <w:sz w:val="24"/>
        </w:rPr>
      </w:pPr>
      <w:r w:rsidRPr="00B3633A">
        <w:rPr>
          <w:rFonts w:ascii="Montserrat" w:hAnsi="Montserrat"/>
          <w:spacing w:val="-2"/>
          <w:sz w:val="24"/>
        </w:rPr>
        <w:t>That's what we are here for.</w:t>
      </w:r>
    </w:p>
    <w:p w:rsidR="0008581E" w:rsidRPr="00B3633A" w:rsidRDefault="0008581E">
      <w:pPr>
        <w:pStyle w:val="0DraftNormal"/>
        <w:rPr>
          <w:rFonts w:ascii="Montserrat" w:hAnsi="Montserrat"/>
          <w:spacing w:val="-2"/>
          <w:sz w:val="24"/>
        </w:rPr>
      </w:pPr>
    </w:p>
    <w:p w:rsidR="0008581E" w:rsidRPr="00B3633A" w:rsidRDefault="0008581E">
      <w:pPr>
        <w:pStyle w:val="0DraftNormal"/>
        <w:rPr>
          <w:rFonts w:ascii="Montserrat" w:hAnsi="Montserrat"/>
          <w:spacing w:val="-2"/>
          <w:sz w:val="24"/>
        </w:rPr>
      </w:pPr>
      <w:r w:rsidRPr="00B3633A">
        <w:rPr>
          <w:rFonts w:ascii="Montserrat" w:hAnsi="Montserrat"/>
          <w:spacing w:val="-2"/>
          <w:sz w:val="24"/>
        </w:rPr>
        <w:t>So, Av, are you a regular visitor to this retreat?</w:t>
      </w:r>
    </w:p>
    <w:p w:rsidR="0008581E" w:rsidRPr="00B3633A" w:rsidRDefault="0008581E">
      <w:pPr>
        <w:pStyle w:val="0DraftNormal"/>
        <w:rPr>
          <w:rFonts w:ascii="Montserrat" w:hAnsi="Montserrat"/>
          <w:spacing w:val="-2"/>
          <w:sz w:val="24"/>
        </w:rPr>
      </w:pPr>
    </w:p>
    <w:p w:rsidR="0008581E" w:rsidRPr="00B3633A" w:rsidRDefault="0008581E">
      <w:pPr>
        <w:pStyle w:val="0DraftNormal"/>
        <w:rPr>
          <w:rFonts w:ascii="Montserrat" w:hAnsi="Montserrat"/>
          <w:spacing w:val="-2"/>
          <w:sz w:val="24"/>
        </w:rPr>
      </w:pPr>
      <w:r w:rsidRPr="00B3633A">
        <w:rPr>
          <w:rFonts w:ascii="Montserrat" w:hAnsi="Montserrat"/>
          <w:spacing w:val="-2"/>
          <w:sz w:val="24"/>
        </w:rPr>
        <w:t>Regular in a sort of irregular way, you could say. I really have to go out of my way to see them, usually.</w:t>
      </w:r>
    </w:p>
    <w:p w:rsidR="0008581E" w:rsidRPr="00B3633A" w:rsidRDefault="0008581E">
      <w:pPr>
        <w:pStyle w:val="0DraftNormal"/>
        <w:rPr>
          <w:rFonts w:ascii="Montserrat" w:hAnsi="Montserrat"/>
          <w:spacing w:val="-2"/>
          <w:sz w:val="24"/>
        </w:rPr>
      </w:pPr>
    </w:p>
    <w:p w:rsidR="0008581E" w:rsidRPr="00B3633A" w:rsidRDefault="0008581E">
      <w:pPr>
        <w:pStyle w:val="0DraftNormal"/>
        <w:rPr>
          <w:rFonts w:ascii="Montserrat" w:hAnsi="Montserrat"/>
          <w:spacing w:val="-2"/>
          <w:sz w:val="24"/>
        </w:rPr>
      </w:pPr>
      <w:r w:rsidRPr="00B3633A">
        <w:rPr>
          <w:rFonts w:ascii="Montserrat" w:hAnsi="Montserrat"/>
          <w:spacing w:val="-2"/>
          <w:sz w:val="24"/>
        </w:rPr>
        <w:t>Your English is very good. I can tell by your accent you are not a native to that tongue.</w:t>
      </w:r>
    </w:p>
    <w:p w:rsidR="0008581E" w:rsidRPr="00B3633A" w:rsidRDefault="0008581E">
      <w:pPr>
        <w:pStyle w:val="0DraftNormal"/>
        <w:rPr>
          <w:rFonts w:ascii="Montserrat" w:hAnsi="Montserrat"/>
          <w:spacing w:val="-2"/>
          <w:sz w:val="24"/>
        </w:rPr>
      </w:pPr>
    </w:p>
    <w:p w:rsidR="0008581E" w:rsidRPr="00B3633A" w:rsidRDefault="0008581E">
      <w:pPr>
        <w:pStyle w:val="0DraftNormal"/>
        <w:rPr>
          <w:rFonts w:ascii="Montserrat" w:hAnsi="Montserrat"/>
          <w:spacing w:val="-2"/>
          <w:sz w:val="24"/>
        </w:rPr>
      </w:pPr>
      <w:r w:rsidRPr="00B3633A">
        <w:rPr>
          <w:rFonts w:ascii="Montserrat" w:hAnsi="Montserrat"/>
          <w:spacing w:val="-2"/>
          <w:sz w:val="24"/>
        </w:rPr>
        <w:t>Neither, I would say, are you, Michael.</w:t>
      </w:r>
    </w:p>
    <w:p w:rsidR="0008581E" w:rsidRPr="00B3633A" w:rsidRDefault="0008581E">
      <w:pPr>
        <w:pStyle w:val="0DraftNormal"/>
        <w:rPr>
          <w:rFonts w:ascii="Montserrat" w:hAnsi="Montserrat"/>
          <w:spacing w:val="-2"/>
          <w:sz w:val="24"/>
        </w:rPr>
      </w:pPr>
    </w:p>
    <w:p w:rsidR="0008581E" w:rsidRPr="00B3633A" w:rsidRDefault="0008581E">
      <w:pPr>
        <w:pStyle w:val="0DraftNormal"/>
        <w:rPr>
          <w:rFonts w:ascii="Montserrat" w:hAnsi="Montserrat"/>
          <w:spacing w:val="-2"/>
          <w:sz w:val="24"/>
        </w:rPr>
      </w:pPr>
      <w:r w:rsidRPr="00B3633A">
        <w:rPr>
          <w:rFonts w:ascii="Montserrat" w:hAnsi="Montserrat"/>
          <w:spacing w:val="-2"/>
          <w:sz w:val="24"/>
        </w:rPr>
        <w:t>You are very observant. So, you say you cannot come here very often, and I cannot say I recognize your accent. Where are you from?</w:t>
      </w:r>
    </w:p>
    <w:p w:rsidR="0008581E" w:rsidRPr="00B3633A" w:rsidRDefault="0008581E">
      <w:pPr>
        <w:pStyle w:val="0DraftNormal"/>
        <w:rPr>
          <w:rFonts w:ascii="Montserrat" w:hAnsi="Montserrat"/>
          <w:spacing w:val="-2"/>
          <w:sz w:val="24"/>
        </w:rPr>
      </w:pPr>
    </w:p>
    <w:p w:rsidR="0008581E" w:rsidRPr="00B3633A" w:rsidRDefault="0008581E">
      <w:pPr>
        <w:pStyle w:val="0DraftNormal"/>
        <w:rPr>
          <w:rFonts w:ascii="Montserrat" w:hAnsi="Montserrat"/>
          <w:spacing w:val="-2"/>
          <w:sz w:val="24"/>
        </w:rPr>
      </w:pPr>
      <w:r w:rsidRPr="00B3633A">
        <w:rPr>
          <w:rFonts w:ascii="Montserrat" w:hAnsi="Montserrat"/>
          <w:spacing w:val="-2"/>
          <w:sz w:val="24"/>
        </w:rPr>
        <w:t>Me? Oh, I'm a true nomad. I go everywhere.</w:t>
      </w:r>
    </w:p>
    <w:p w:rsidR="0008581E" w:rsidRPr="00B3633A" w:rsidRDefault="0008581E">
      <w:pPr>
        <w:pStyle w:val="0DraftNormal"/>
        <w:rPr>
          <w:rFonts w:ascii="Montserrat" w:hAnsi="Montserrat"/>
          <w:spacing w:val="-2"/>
          <w:sz w:val="24"/>
        </w:rPr>
      </w:pPr>
    </w:p>
    <w:p w:rsidR="0008581E" w:rsidRPr="00B3633A" w:rsidRDefault="0008581E">
      <w:pPr>
        <w:pStyle w:val="0DraftNormal"/>
        <w:rPr>
          <w:rFonts w:ascii="Montserrat" w:hAnsi="Montserrat"/>
          <w:spacing w:val="-2"/>
          <w:sz w:val="24"/>
        </w:rPr>
      </w:pPr>
      <w:r w:rsidRPr="00B3633A">
        <w:rPr>
          <w:rFonts w:ascii="Montserrat" w:hAnsi="Montserrat"/>
          <w:spacing w:val="-2"/>
          <w:sz w:val="24"/>
        </w:rPr>
        <w:t>Well. But where were you born? I am not that poorly traveled myself.</w:t>
      </w:r>
    </w:p>
    <w:p w:rsidR="0008581E" w:rsidRPr="00B3633A" w:rsidRDefault="0008581E">
      <w:pPr>
        <w:pStyle w:val="0DraftNormal"/>
        <w:rPr>
          <w:rFonts w:ascii="Montserrat" w:hAnsi="Montserrat"/>
          <w:spacing w:val="-2"/>
          <w:sz w:val="24"/>
        </w:rPr>
      </w:pPr>
    </w:p>
    <w:p w:rsidR="0008581E" w:rsidRPr="00B3633A" w:rsidRDefault="0008581E">
      <w:pPr>
        <w:pStyle w:val="0DraftNormal"/>
        <w:rPr>
          <w:rFonts w:ascii="Montserrat" w:hAnsi="Montserrat"/>
          <w:spacing w:val="-2"/>
          <w:sz w:val="24"/>
        </w:rPr>
      </w:pPr>
      <w:r w:rsidRPr="00B3633A">
        <w:rPr>
          <w:rFonts w:ascii="Montserrat" w:hAnsi="Montserrat"/>
          <w:spacing w:val="-2"/>
          <w:sz w:val="24"/>
        </w:rPr>
        <w:t>Um. Do you really want to know?</w:t>
      </w:r>
    </w:p>
    <w:p w:rsidR="0008581E" w:rsidRPr="00B3633A" w:rsidRDefault="0008581E">
      <w:pPr>
        <w:pStyle w:val="0DraftNormal"/>
        <w:rPr>
          <w:rFonts w:ascii="Montserrat" w:hAnsi="Montserrat"/>
          <w:spacing w:val="-2"/>
          <w:sz w:val="24"/>
        </w:rPr>
      </w:pPr>
    </w:p>
    <w:p w:rsidR="0008581E" w:rsidRPr="00B3633A" w:rsidRDefault="0008581E">
      <w:pPr>
        <w:pStyle w:val="0DraftNormal"/>
        <w:rPr>
          <w:rFonts w:ascii="Montserrat" w:hAnsi="Montserrat"/>
          <w:spacing w:val="-2"/>
          <w:sz w:val="24"/>
        </w:rPr>
      </w:pPr>
      <w:r w:rsidRPr="00B3633A">
        <w:rPr>
          <w:rFonts w:ascii="Montserrat" w:hAnsi="Montserrat"/>
          <w:spacing w:val="-2"/>
          <w:sz w:val="24"/>
        </w:rPr>
        <w:t>If you'd rather not say, I won't push.</w:t>
      </w:r>
    </w:p>
    <w:p w:rsidR="0008581E" w:rsidRPr="00B3633A" w:rsidRDefault="0008581E">
      <w:pPr>
        <w:pStyle w:val="0DraftNormal"/>
        <w:rPr>
          <w:rFonts w:ascii="Montserrat" w:hAnsi="Montserrat"/>
          <w:spacing w:val="-2"/>
          <w:sz w:val="24"/>
        </w:rPr>
      </w:pPr>
    </w:p>
    <w:p w:rsidR="0008581E" w:rsidRPr="00B3633A" w:rsidRDefault="0008581E">
      <w:pPr>
        <w:pStyle w:val="0DraftNormal"/>
        <w:rPr>
          <w:rFonts w:ascii="Montserrat" w:hAnsi="Montserrat"/>
          <w:spacing w:val="-2"/>
          <w:sz w:val="24"/>
        </w:rPr>
      </w:pPr>
      <w:r w:rsidRPr="00B3633A">
        <w:rPr>
          <w:rFonts w:ascii="Montserrat" w:hAnsi="Montserrat"/>
          <w:spacing w:val="-2"/>
          <w:sz w:val="24"/>
        </w:rPr>
        <w:t>Thank you. It's nothing personal, but my history is rather complicated. But, how well do you know An and (Paradox)?</w:t>
      </w:r>
    </w:p>
    <w:p w:rsidR="0008581E" w:rsidRPr="00B3633A" w:rsidRDefault="0008581E">
      <w:pPr>
        <w:pStyle w:val="0DraftNormal"/>
        <w:rPr>
          <w:rFonts w:ascii="Montserrat" w:hAnsi="Montserrat"/>
          <w:spacing w:val="-2"/>
          <w:sz w:val="24"/>
        </w:rPr>
      </w:pPr>
    </w:p>
    <w:p w:rsidR="0008581E" w:rsidRPr="00B3633A" w:rsidRDefault="0008581E">
      <w:pPr>
        <w:pStyle w:val="0DraftNormal"/>
        <w:rPr>
          <w:rFonts w:ascii="Montserrat" w:hAnsi="Montserrat"/>
          <w:spacing w:val="-2"/>
          <w:sz w:val="24"/>
        </w:rPr>
      </w:pPr>
      <w:r w:rsidRPr="00B3633A">
        <w:rPr>
          <w:rFonts w:ascii="Montserrat" w:hAnsi="Montserrat"/>
          <w:spacing w:val="-2"/>
          <w:sz w:val="24"/>
        </w:rPr>
        <w:t>Long enough to learn English.</w:t>
      </w:r>
    </w:p>
    <w:p w:rsidR="0008581E" w:rsidRPr="00B3633A" w:rsidRDefault="0008581E">
      <w:pPr>
        <w:pStyle w:val="0DraftNormal"/>
        <w:rPr>
          <w:rFonts w:ascii="Montserrat" w:hAnsi="Montserrat"/>
          <w:spacing w:val="-2"/>
          <w:sz w:val="24"/>
        </w:rPr>
      </w:pPr>
    </w:p>
    <w:p w:rsidR="0008581E" w:rsidRPr="00B3633A" w:rsidRDefault="0008581E">
      <w:pPr>
        <w:pStyle w:val="0DraftNormal"/>
        <w:rPr>
          <w:rFonts w:ascii="Montserrat" w:hAnsi="Montserrat"/>
          <w:spacing w:val="-2"/>
          <w:sz w:val="24"/>
        </w:rPr>
      </w:pPr>
      <w:r w:rsidRPr="00B3633A">
        <w:rPr>
          <w:rFonts w:ascii="Montserrat" w:hAnsi="Montserrat"/>
          <w:spacing w:val="-2"/>
          <w:sz w:val="24"/>
        </w:rPr>
        <w:t>Ah. But are you a fast learner?</w:t>
      </w:r>
    </w:p>
    <w:p w:rsidR="0008581E" w:rsidRPr="00B3633A" w:rsidRDefault="0008581E">
      <w:pPr>
        <w:pStyle w:val="0DraftNormal"/>
        <w:rPr>
          <w:rFonts w:ascii="Montserrat" w:hAnsi="Montserrat"/>
          <w:spacing w:val="-2"/>
          <w:sz w:val="24"/>
        </w:rPr>
      </w:pPr>
    </w:p>
    <w:p w:rsidR="0008581E" w:rsidRPr="00B3633A" w:rsidRDefault="0008581E">
      <w:pPr>
        <w:pStyle w:val="0DraftNormal"/>
        <w:rPr>
          <w:rFonts w:ascii="Montserrat" w:hAnsi="Montserrat"/>
          <w:spacing w:val="-2"/>
          <w:sz w:val="24"/>
        </w:rPr>
      </w:pPr>
      <w:r w:rsidRPr="00B3633A">
        <w:rPr>
          <w:rFonts w:ascii="Montserrat" w:hAnsi="Montserrat"/>
          <w:spacing w:val="-2"/>
          <w:sz w:val="24"/>
        </w:rPr>
        <w:t>When I put my mind to it.</w:t>
      </w:r>
    </w:p>
    <w:p w:rsidR="0008581E" w:rsidRPr="00B3633A" w:rsidRDefault="0008581E">
      <w:pPr>
        <w:pStyle w:val="0DraftNormal"/>
        <w:rPr>
          <w:rFonts w:ascii="Montserrat" w:hAnsi="Montserrat"/>
          <w:spacing w:val="-2"/>
          <w:sz w:val="24"/>
        </w:rPr>
      </w:pPr>
    </w:p>
    <w:p w:rsidR="0008581E" w:rsidRPr="00B3633A" w:rsidRDefault="0008581E">
      <w:pPr>
        <w:pStyle w:val="0DraftNormal"/>
        <w:rPr>
          <w:rFonts w:ascii="Montserrat" w:hAnsi="Montserrat"/>
          <w:spacing w:val="-2"/>
          <w:sz w:val="24"/>
        </w:rPr>
      </w:pPr>
      <w:r w:rsidRPr="00B3633A">
        <w:rPr>
          <w:rFonts w:ascii="Montserrat" w:hAnsi="Montserrat"/>
          <w:spacing w:val="-2"/>
          <w:sz w:val="24"/>
        </w:rPr>
        <w:t>Av, please sit down. Get comfortable.</w:t>
      </w:r>
    </w:p>
    <w:p w:rsidR="0008581E" w:rsidRPr="00B3633A" w:rsidRDefault="0008581E">
      <w:pPr>
        <w:pStyle w:val="0DraftNormal"/>
        <w:rPr>
          <w:rFonts w:ascii="Montserrat" w:hAnsi="Montserrat"/>
          <w:spacing w:val="-2"/>
          <w:sz w:val="24"/>
        </w:rPr>
      </w:pPr>
    </w:p>
    <w:p w:rsidR="0008581E" w:rsidRPr="00B3633A" w:rsidRDefault="0008581E">
      <w:pPr>
        <w:pStyle w:val="0DraftNormal"/>
        <w:rPr>
          <w:rFonts w:ascii="Montserrat" w:hAnsi="Montserrat"/>
          <w:spacing w:val="-2"/>
          <w:sz w:val="24"/>
        </w:rPr>
      </w:pPr>
      <w:r w:rsidRPr="00B3633A">
        <w:rPr>
          <w:rFonts w:ascii="Montserrat" w:hAnsi="Montserrat"/>
          <w:spacing w:val="-2"/>
          <w:sz w:val="24"/>
        </w:rPr>
        <w:t>So, what is the topic of discussion?</w:t>
      </w:r>
    </w:p>
    <w:p w:rsidR="0008581E" w:rsidRPr="00B3633A" w:rsidRDefault="0008581E">
      <w:pPr>
        <w:pStyle w:val="0DraftNormal"/>
        <w:rPr>
          <w:rFonts w:ascii="Montserrat" w:hAnsi="Montserrat"/>
          <w:spacing w:val="-2"/>
          <w:sz w:val="24"/>
        </w:rPr>
      </w:pPr>
    </w:p>
    <w:p w:rsidR="0008581E" w:rsidRPr="00B3633A" w:rsidRDefault="0008581E">
      <w:pPr>
        <w:pStyle w:val="0DraftNormal"/>
        <w:rPr>
          <w:rFonts w:ascii="Montserrat" w:hAnsi="Montserrat"/>
          <w:spacing w:val="-2"/>
          <w:sz w:val="24"/>
        </w:rPr>
      </w:pPr>
      <w:r w:rsidRPr="00B3633A">
        <w:rPr>
          <w:rFonts w:ascii="Montserrat" w:hAnsi="Montserrat"/>
          <w:spacing w:val="-2"/>
          <w:sz w:val="24"/>
        </w:rPr>
        <w:t>I'm starting to wonder what isn't.</w:t>
      </w:r>
    </w:p>
    <w:p w:rsidR="0008581E" w:rsidRPr="00B3633A" w:rsidRDefault="0008581E">
      <w:pPr>
        <w:pStyle w:val="0DraftNormal"/>
        <w:rPr>
          <w:rFonts w:ascii="Montserrat" w:hAnsi="Montserrat"/>
          <w:spacing w:val="-2"/>
          <w:sz w:val="24"/>
        </w:rPr>
      </w:pPr>
    </w:p>
    <w:p w:rsidR="0008581E" w:rsidRPr="00B3633A" w:rsidRDefault="0008581E">
      <w:pPr>
        <w:pStyle w:val="0DraftNormal"/>
        <w:rPr>
          <w:rFonts w:ascii="Montserrat" w:hAnsi="Montserrat"/>
          <w:spacing w:val="-2"/>
          <w:sz w:val="24"/>
        </w:rPr>
      </w:pPr>
      <w:r w:rsidRPr="00B3633A">
        <w:rPr>
          <w:rFonts w:ascii="Montserrat" w:hAnsi="Montserrat"/>
          <w:spacing w:val="-2"/>
          <w:sz w:val="24"/>
        </w:rPr>
        <w:t>One of those, huh?</w:t>
      </w:r>
    </w:p>
    <w:p w:rsidR="0008581E" w:rsidRPr="00B3633A" w:rsidRDefault="0008581E">
      <w:pPr>
        <w:pStyle w:val="0DraftNormal"/>
        <w:rPr>
          <w:rFonts w:ascii="Montserrat" w:hAnsi="Montserrat"/>
          <w:spacing w:val="-2"/>
          <w:sz w:val="24"/>
        </w:rPr>
      </w:pPr>
    </w:p>
    <w:p w:rsidR="0008581E" w:rsidRPr="00B3633A" w:rsidRDefault="0008581E">
      <w:pPr>
        <w:pStyle w:val="0DraftNormal"/>
        <w:rPr>
          <w:rFonts w:ascii="Montserrat" w:hAnsi="Montserrat"/>
          <w:spacing w:val="-2"/>
          <w:sz w:val="24"/>
        </w:rPr>
      </w:pPr>
      <w:r w:rsidRPr="00B3633A">
        <w:rPr>
          <w:rFonts w:ascii="Montserrat" w:hAnsi="Montserrat"/>
          <w:spacing w:val="-2"/>
          <w:sz w:val="24"/>
        </w:rPr>
        <w:t>Would you care for a drink, Av? Tea, coffee-I think we still have some juice, too.</w:t>
      </w:r>
    </w:p>
    <w:p w:rsidR="0008581E" w:rsidRPr="00B3633A" w:rsidRDefault="0008581E">
      <w:pPr>
        <w:pStyle w:val="0DraftNormal"/>
        <w:rPr>
          <w:rFonts w:ascii="Montserrat" w:hAnsi="Montserrat"/>
          <w:spacing w:val="-2"/>
          <w:sz w:val="24"/>
        </w:rPr>
      </w:pPr>
    </w:p>
    <w:p w:rsidR="0008581E" w:rsidRPr="00B3633A" w:rsidRDefault="0008581E">
      <w:pPr>
        <w:pStyle w:val="0DraftNormal"/>
        <w:rPr>
          <w:rFonts w:ascii="Montserrat" w:hAnsi="Montserrat"/>
          <w:spacing w:val="-2"/>
          <w:sz w:val="24"/>
        </w:rPr>
      </w:pPr>
      <w:r w:rsidRPr="00B3633A">
        <w:rPr>
          <w:rFonts w:ascii="Montserrat" w:hAnsi="Montserrat"/>
          <w:spacing w:val="-2"/>
          <w:sz w:val="24"/>
        </w:rPr>
        <w:t>Oh, yes. Tea will be fine. So, Michael, what do you do when you are not here having your ears chewed off?</w:t>
      </w:r>
    </w:p>
    <w:p w:rsidR="0008581E" w:rsidRPr="00B3633A" w:rsidRDefault="0008581E">
      <w:pPr>
        <w:pStyle w:val="0DraftNormal"/>
        <w:rPr>
          <w:rFonts w:ascii="Montserrat" w:hAnsi="Montserrat"/>
          <w:spacing w:val="-2"/>
          <w:sz w:val="24"/>
        </w:rPr>
      </w:pPr>
    </w:p>
    <w:p w:rsidR="0008581E" w:rsidRPr="00B3633A" w:rsidRDefault="0008581E">
      <w:pPr>
        <w:pStyle w:val="0DraftNormal"/>
        <w:rPr>
          <w:rFonts w:ascii="Montserrat" w:hAnsi="Montserrat"/>
          <w:spacing w:val="-2"/>
          <w:sz w:val="24"/>
        </w:rPr>
      </w:pPr>
      <w:r w:rsidRPr="00B3633A">
        <w:rPr>
          <w:rFonts w:ascii="Montserrat" w:hAnsi="Montserrat"/>
          <w:spacing w:val="-2"/>
          <w:sz w:val="24"/>
        </w:rPr>
        <w:t xml:space="preserve">I'm just me. Like An and (Paradox). </w:t>
      </w:r>
    </w:p>
    <w:p w:rsidR="0008581E" w:rsidRPr="00B3633A" w:rsidRDefault="0008581E">
      <w:pPr>
        <w:pStyle w:val="0DraftNormal"/>
        <w:rPr>
          <w:rFonts w:ascii="Montserrat" w:hAnsi="Montserrat"/>
          <w:spacing w:val="-2"/>
          <w:sz w:val="24"/>
        </w:rPr>
      </w:pPr>
    </w:p>
    <w:p w:rsidR="0008581E" w:rsidRPr="00B3633A" w:rsidRDefault="0008581E">
      <w:pPr>
        <w:pStyle w:val="0DraftNormal"/>
        <w:rPr>
          <w:rFonts w:ascii="Montserrat" w:hAnsi="Montserrat"/>
          <w:spacing w:val="-2"/>
          <w:sz w:val="24"/>
        </w:rPr>
      </w:pPr>
      <w:r w:rsidRPr="00B3633A">
        <w:rPr>
          <w:rFonts w:ascii="Montserrat" w:hAnsi="Montserrat"/>
          <w:spacing w:val="-2"/>
          <w:sz w:val="24"/>
        </w:rPr>
        <w:t>Mmmm.</w:t>
      </w:r>
    </w:p>
    <w:p w:rsidR="0008581E" w:rsidRPr="00B3633A" w:rsidRDefault="0008581E">
      <w:pPr>
        <w:pStyle w:val="0DraftNormal"/>
        <w:rPr>
          <w:rFonts w:ascii="Montserrat" w:hAnsi="Montserrat"/>
          <w:spacing w:val="-2"/>
          <w:sz w:val="24"/>
        </w:rPr>
      </w:pPr>
    </w:p>
    <w:p w:rsidR="0008581E" w:rsidRPr="00B3633A" w:rsidRDefault="0008581E">
      <w:pPr>
        <w:pStyle w:val="0DraftNormal"/>
        <w:rPr>
          <w:rFonts w:ascii="Montserrat" w:hAnsi="Montserrat"/>
          <w:spacing w:val="-2"/>
          <w:sz w:val="24"/>
        </w:rPr>
      </w:pPr>
      <w:r w:rsidRPr="00B3633A">
        <w:rPr>
          <w:rFonts w:ascii="Montserrat" w:hAnsi="Montserrat"/>
          <w:spacing w:val="-2"/>
          <w:sz w:val="24"/>
        </w:rPr>
        <w:t>And you?</w:t>
      </w:r>
    </w:p>
    <w:p w:rsidR="0008581E" w:rsidRPr="00B3633A" w:rsidRDefault="0008581E">
      <w:pPr>
        <w:pStyle w:val="0DraftNormal"/>
        <w:rPr>
          <w:rFonts w:ascii="Montserrat" w:hAnsi="Montserrat"/>
          <w:spacing w:val="-2"/>
          <w:sz w:val="24"/>
        </w:rPr>
      </w:pPr>
    </w:p>
    <w:p w:rsidR="0008581E" w:rsidRPr="00B3633A" w:rsidRDefault="0008581E">
      <w:pPr>
        <w:pStyle w:val="0DraftNormal"/>
        <w:rPr>
          <w:rFonts w:ascii="Montserrat" w:hAnsi="Montserrat"/>
          <w:spacing w:val="-2"/>
          <w:sz w:val="24"/>
        </w:rPr>
      </w:pPr>
      <w:r w:rsidRPr="00B3633A">
        <w:rPr>
          <w:rFonts w:ascii="Montserrat" w:hAnsi="Montserrat"/>
          <w:spacing w:val="-2"/>
          <w:sz w:val="24"/>
        </w:rPr>
        <w:t>Me? Oh, I'm just me. Of course, I can't mean it like the three of you. I'm not a (dai).</w:t>
      </w:r>
    </w:p>
    <w:p w:rsidR="0008581E" w:rsidRPr="00B3633A" w:rsidRDefault="0008581E">
      <w:pPr>
        <w:pStyle w:val="0DraftNormal"/>
        <w:rPr>
          <w:rFonts w:ascii="Montserrat" w:hAnsi="Montserrat"/>
          <w:spacing w:val="-2"/>
          <w:sz w:val="24"/>
        </w:rPr>
      </w:pPr>
    </w:p>
    <w:p w:rsidR="0008581E" w:rsidRPr="00B3633A" w:rsidRDefault="0008581E">
      <w:pPr>
        <w:pStyle w:val="0DraftNormal"/>
        <w:rPr>
          <w:rFonts w:ascii="Montserrat" w:hAnsi="Montserrat"/>
          <w:spacing w:val="-2"/>
          <w:sz w:val="24"/>
        </w:rPr>
      </w:pPr>
      <w:r w:rsidRPr="00B3633A">
        <w:rPr>
          <w:rFonts w:ascii="Montserrat" w:hAnsi="Montserrat"/>
          <w:spacing w:val="-2"/>
          <w:sz w:val="24"/>
        </w:rPr>
        <w:t>What are you?</w:t>
      </w:r>
    </w:p>
    <w:p w:rsidR="0008581E" w:rsidRPr="00B3633A" w:rsidRDefault="0008581E">
      <w:pPr>
        <w:pStyle w:val="0DraftNormal"/>
        <w:rPr>
          <w:rFonts w:ascii="Montserrat" w:hAnsi="Montserrat"/>
          <w:spacing w:val="-2"/>
          <w:sz w:val="24"/>
        </w:rPr>
      </w:pPr>
    </w:p>
    <w:p w:rsidR="0008581E" w:rsidRPr="00B3633A" w:rsidRDefault="0008581E">
      <w:pPr>
        <w:pStyle w:val="0DraftNormal"/>
        <w:rPr>
          <w:rFonts w:ascii="Montserrat" w:hAnsi="Montserrat"/>
          <w:spacing w:val="-2"/>
          <w:sz w:val="24"/>
        </w:rPr>
      </w:pPr>
      <w:r w:rsidRPr="00B3633A">
        <w:rPr>
          <w:rFonts w:ascii="Montserrat" w:hAnsi="Montserrat"/>
          <w:spacing w:val="-2"/>
          <w:sz w:val="24"/>
        </w:rPr>
        <w:t>Unpromised.</w:t>
      </w:r>
    </w:p>
    <w:p w:rsidR="0008581E" w:rsidRPr="00B3633A" w:rsidRDefault="0008581E">
      <w:pPr>
        <w:pStyle w:val="0DraftNormal"/>
        <w:rPr>
          <w:rFonts w:ascii="Montserrat" w:hAnsi="Montserrat"/>
          <w:spacing w:val="-2"/>
          <w:sz w:val="24"/>
        </w:rPr>
      </w:pPr>
    </w:p>
    <w:p w:rsidR="0008581E" w:rsidRPr="00B3633A" w:rsidRDefault="0008581E">
      <w:pPr>
        <w:pStyle w:val="0DraftNormal"/>
        <w:rPr>
          <w:rFonts w:ascii="Montserrat" w:hAnsi="Montserrat"/>
          <w:spacing w:val="-2"/>
          <w:sz w:val="24"/>
        </w:rPr>
      </w:pPr>
      <w:r w:rsidRPr="00B3633A">
        <w:rPr>
          <w:rFonts w:ascii="Montserrat" w:hAnsi="Montserrat"/>
          <w:spacing w:val="-2"/>
          <w:sz w:val="24"/>
        </w:rPr>
        <w:t>I see.</w:t>
      </w:r>
    </w:p>
    <w:p w:rsidR="0008581E" w:rsidRPr="00B3633A" w:rsidRDefault="0008581E">
      <w:pPr>
        <w:pStyle w:val="0DraftNormal"/>
        <w:rPr>
          <w:rFonts w:ascii="Montserrat" w:hAnsi="Montserrat"/>
          <w:spacing w:val="-2"/>
          <w:sz w:val="24"/>
        </w:rPr>
      </w:pPr>
    </w:p>
    <w:p w:rsidR="0008581E" w:rsidRPr="00B3633A" w:rsidRDefault="0008581E">
      <w:pPr>
        <w:pStyle w:val="0DraftNormal"/>
        <w:rPr>
          <w:rFonts w:ascii="Montserrat" w:hAnsi="Montserrat"/>
          <w:spacing w:val="-2"/>
          <w:sz w:val="24"/>
        </w:rPr>
      </w:pPr>
      <w:r w:rsidRPr="00B3633A">
        <w:rPr>
          <w:rFonts w:ascii="Montserrat" w:hAnsi="Montserrat"/>
          <w:spacing w:val="-2"/>
          <w:sz w:val="24"/>
        </w:rPr>
        <w:t>Oh! I don't mean it the way you do. I'm sorry. That really sounded bad. I sometimes forget how you do things here.</w:t>
      </w:r>
    </w:p>
    <w:p w:rsidR="0008581E" w:rsidRPr="00B3633A" w:rsidRDefault="0008581E">
      <w:pPr>
        <w:pStyle w:val="0DraftNormal"/>
        <w:rPr>
          <w:rFonts w:ascii="Montserrat" w:hAnsi="Montserrat"/>
          <w:spacing w:val="-2"/>
          <w:sz w:val="24"/>
        </w:rPr>
      </w:pPr>
    </w:p>
    <w:p w:rsidR="0008581E" w:rsidRPr="00B3633A" w:rsidRDefault="0008581E">
      <w:pPr>
        <w:pStyle w:val="0DraftNormal"/>
        <w:rPr>
          <w:rFonts w:ascii="Montserrat" w:hAnsi="Montserrat"/>
          <w:spacing w:val="-2"/>
          <w:sz w:val="24"/>
        </w:rPr>
      </w:pPr>
      <w:r w:rsidRPr="00B3633A">
        <w:rPr>
          <w:rFonts w:ascii="Montserrat" w:hAnsi="Montserrat"/>
          <w:spacing w:val="-2"/>
          <w:sz w:val="24"/>
        </w:rPr>
        <w:t>Now you have intrigued me. You talk like you haven't earned the first name.</w:t>
      </w:r>
    </w:p>
    <w:p w:rsidR="0008581E" w:rsidRPr="00B3633A" w:rsidRDefault="0008581E">
      <w:pPr>
        <w:pStyle w:val="0DraftNormal"/>
        <w:rPr>
          <w:rFonts w:ascii="Montserrat" w:hAnsi="Montserrat"/>
          <w:spacing w:val="-2"/>
          <w:sz w:val="24"/>
        </w:rPr>
      </w:pPr>
    </w:p>
    <w:p w:rsidR="0008581E" w:rsidRPr="00B3633A" w:rsidRDefault="0008581E">
      <w:pPr>
        <w:pStyle w:val="0DraftNormal"/>
        <w:rPr>
          <w:rFonts w:ascii="Montserrat" w:hAnsi="Montserrat"/>
          <w:spacing w:val="-2"/>
          <w:sz w:val="24"/>
        </w:rPr>
      </w:pPr>
      <w:r w:rsidRPr="00B3633A">
        <w:rPr>
          <w:rFonts w:ascii="Montserrat" w:hAnsi="Montserrat"/>
          <w:spacing w:val="-2"/>
          <w:sz w:val="24"/>
        </w:rPr>
        <w:t>Not here, no.</w:t>
      </w:r>
    </w:p>
    <w:p w:rsidR="0008581E" w:rsidRPr="00B3633A" w:rsidRDefault="0008581E">
      <w:pPr>
        <w:pStyle w:val="0DraftNormal"/>
        <w:rPr>
          <w:rFonts w:ascii="Montserrat" w:hAnsi="Montserrat"/>
          <w:spacing w:val="-2"/>
          <w:sz w:val="24"/>
        </w:rPr>
      </w:pPr>
    </w:p>
    <w:p w:rsidR="0008581E" w:rsidRPr="00B3633A" w:rsidRDefault="0008581E">
      <w:pPr>
        <w:pStyle w:val="0DraftNormal"/>
        <w:rPr>
          <w:rFonts w:ascii="Montserrat" w:hAnsi="Montserrat"/>
          <w:spacing w:val="-2"/>
          <w:sz w:val="24"/>
        </w:rPr>
      </w:pPr>
      <w:r w:rsidRPr="00B3633A">
        <w:rPr>
          <w:rFonts w:ascii="Montserrat" w:hAnsi="Montserrat"/>
          <w:spacing w:val="-2"/>
          <w:sz w:val="24"/>
        </w:rPr>
        <w:t>Unbelievable. You've given me your name. That must mean somtehing.</w:t>
      </w:r>
    </w:p>
    <w:p w:rsidR="0008581E" w:rsidRPr="00B3633A" w:rsidRDefault="0008581E">
      <w:pPr>
        <w:pStyle w:val="0DraftNormal"/>
        <w:rPr>
          <w:rFonts w:ascii="Montserrat" w:hAnsi="Montserrat"/>
          <w:spacing w:val="-2"/>
          <w:sz w:val="24"/>
        </w:rPr>
      </w:pPr>
    </w:p>
    <w:p w:rsidR="0008581E" w:rsidRPr="00B3633A" w:rsidRDefault="0008581E">
      <w:pPr>
        <w:pStyle w:val="0DraftNormal"/>
        <w:rPr>
          <w:rFonts w:ascii="Montserrat" w:hAnsi="Montserrat"/>
          <w:spacing w:val="-2"/>
          <w:sz w:val="24"/>
        </w:rPr>
      </w:pPr>
      <w:r w:rsidRPr="00B3633A">
        <w:rPr>
          <w:rFonts w:ascii="Montserrat" w:hAnsi="Montserrat"/>
          <w:spacing w:val="-2"/>
          <w:sz w:val="24"/>
        </w:rPr>
        <w:t>I'm sorry. When I said I wasn't from around here, I really meant I wans't from around here. There is a simple explaination, but I don't think you'd think so.</w:t>
      </w:r>
    </w:p>
    <w:p w:rsidR="0008581E" w:rsidRPr="00B3633A" w:rsidRDefault="0008581E">
      <w:pPr>
        <w:pStyle w:val="0DraftNormal"/>
        <w:rPr>
          <w:rFonts w:ascii="Montserrat" w:hAnsi="Montserrat"/>
          <w:spacing w:val="-2"/>
          <w:sz w:val="24"/>
        </w:rPr>
      </w:pPr>
    </w:p>
    <w:p w:rsidR="0008581E" w:rsidRPr="00B3633A" w:rsidRDefault="0008581E">
      <w:pPr>
        <w:pStyle w:val="0DraftNormal"/>
        <w:rPr>
          <w:rFonts w:ascii="Montserrat" w:hAnsi="Montserrat"/>
          <w:spacing w:val="-2"/>
          <w:sz w:val="24"/>
        </w:rPr>
      </w:pPr>
      <w:r w:rsidRPr="00B3633A">
        <w:rPr>
          <w:rFonts w:ascii="Montserrat" w:hAnsi="Montserrat"/>
          <w:spacing w:val="-2"/>
          <w:sz w:val="24"/>
        </w:rPr>
        <w:t>You'll have to try me.</w:t>
      </w:r>
    </w:p>
    <w:p w:rsidR="0008581E" w:rsidRPr="00B3633A" w:rsidRDefault="0008581E">
      <w:pPr>
        <w:pStyle w:val="0DraftNormal"/>
        <w:rPr>
          <w:rFonts w:ascii="Montserrat" w:hAnsi="Montserrat"/>
          <w:spacing w:val="-2"/>
          <w:sz w:val="24"/>
        </w:rPr>
      </w:pPr>
    </w:p>
    <w:p w:rsidR="0008581E" w:rsidRPr="00B3633A" w:rsidRDefault="0008581E">
      <w:pPr>
        <w:pStyle w:val="0DraftNormal"/>
        <w:rPr>
          <w:rFonts w:ascii="Montserrat" w:hAnsi="Montserrat"/>
          <w:spacing w:val="-2"/>
          <w:sz w:val="24"/>
        </w:rPr>
      </w:pPr>
      <w:r w:rsidRPr="00B3633A">
        <w:rPr>
          <w:rFonts w:ascii="Montserrat" w:hAnsi="Montserrat"/>
          <w:spacing w:val="-2"/>
          <w:sz w:val="24"/>
        </w:rPr>
        <w:t>Is he okay?</w:t>
      </w:r>
    </w:p>
    <w:p w:rsidR="0008581E" w:rsidRPr="00B3633A" w:rsidRDefault="0008581E">
      <w:pPr>
        <w:pStyle w:val="0DraftNormal"/>
        <w:rPr>
          <w:rFonts w:ascii="Montserrat" w:hAnsi="Montserrat"/>
          <w:spacing w:val="-2"/>
          <w:sz w:val="24"/>
        </w:rPr>
      </w:pPr>
    </w:p>
    <w:p w:rsidR="0008581E" w:rsidRPr="00B3633A" w:rsidRDefault="0008581E">
      <w:pPr>
        <w:pStyle w:val="0DraftNormal"/>
        <w:rPr>
          <w:rFonts w:ascii="Montserrat" w:hAnsi="Montserrat"/>
          <w:spacing w:val="-2"/>
          <w:sz w:val="24"/>
        </w:rPr>
      </w:pPr>
      <w:r w:rsidRPr="00B3633A">
        <w:rPr>
          <w:rFonts w:ascii="Montserrat" w:hAnsi="Montserrat"/>
          <w:spacing w:val="-2"/>
          <w:sz w:val="24"/>
        </w:rPr>
        <w:t>You can trust him. He is a (dai).</w:t>
      </w:r>
    </w:p>
    <w:p w:rsidR="0008581E" w:rsidRPr="00B3633A" w:rsidRDefault="0008581E">
      <w:pPr>
        <w:pStyle w:val="0DraftNormal"/>
        <w:rPr>
          <w:rFonts w:ascii="Montserrat" w:hAnsi="Montserrat"/>
          <w:spacing w:val="-2"/>
          <w:sz w:val="24"/>
        </w:rPr>
      </w:pPr>
    </w:p>
    <w:p w:rsidR="0008581E" w:rsidRPr="00B3633A" w:rsidRDefault="0008581E">
      <w:pPr>
        <w:pStyle w:val="0DraftNormal"/>
        <w:rPr>
          <w:rFonts w:ascii="Montserrat" w:hAnsi="Montserrat"/>
          <w:spacing w:val="-2"/>
          <w:sz w:val="24"/>
        </w:rPr>
      </w:pPr>
      <w:r w:rsidRPr="00B3633A">
        <w:rPr>
          <w:rFonts w:ascii="Montserrat" w:hAnsi="Montserrat"/>
          <w:spacing w:val="-2"/>
          <w:sz w:val="24"/>
        </w:rPr>
        <w:t>I said I was unpromised.</w:t>
      </w:r>
    </w:p>
    <w:p w:rsidR="0008581E" w:rsidRPr="00B3633A" w:rsidRDefault="0008581E">
      <w:pPr>
        <w:pStyle w:val="0DraftNormal"/>
        <w:rPr>
          <w:rFonts w:ascii="Montserrat" w:hAnsi="Montserrat"/>
          <w:spacing w:val="-2"/>
          <w:sz w:val="24"/>
        </w:rPr>
      </w:pPr>
    </w:p>
    <w:p w:rsidR="0008581E" w:rsidRPr="00B3633A" w:rsidRDefault="0008581E">
      <w:pPr>
        <w:pStyle w:val="0DraftNormal"/>
        <w:rPr>
          <w:rFonts w:ascii="Montserrat" w:hAnsi="Montserrat"/>
          <w:spacing w:val="-2"/>
          <w:sz w:val="24"/>
        </w:rPr>
      </w:pPr>
      <w:r w:rsidRPr="00B3633A">
        <w:rPr>
          <w:rFonts w:ascii="Montserrat" w:hAnsi="Montserrat"/>
          <w:spacing w:val="-2"/>
          <w:sz w:val="24"/>
        </w:rPr>
        <w:t>Yes, I got that.</w:t>
      </w:r>
    </w:p>
    <w:p w:rsidR="0008581E" w:rsidRPr="00B3633A" w:rsidRDefault="0008581E">
      <w:pPr>
        <w:pStyle w:val="0DraftNormal"/>
        <w:rPr>
          <w:rFonts w:ascii="Montserrat" w:hAnsi="Montserrat"/>
          <w:spacing w:val="-2"/>
          <w:sz w:val="24"/>
        </w:rPr>
      </w:pPr>
    </w:p>
    <w:p w:rsidR="0008581E" w:rsidRPr="00B3633A" w:rsidRDefault="0008581E">
      <w:pPr>
        <w:pStyle w:val="0DraftNormal"/>
        <w:rPr>
          <w:rFonts w:ascii="Montserrat" w:hAnsi="Montserrat"/>
          <w:spacing w:val="-2"/>
          <w:sz w:val="24"/>
        </w:rPr>
      </w:pPr>
      <w:r w:rsidRPr="00B3633A">
        <w:rPr>
          <w:rFonts w:ascii="Montserrat" w:hAnsi="Montserrat"/>
          <w:spacing w:val="-2"/>
          <w:sz w:val="24"/>
        </w:rPr>
        <w:t>I meant that in reference to my world, not yours. I am unpromised to my god. I used to be an avatar.</w:t>
      </w:r>
    </w:p>
    <w:p w:rsidR="0008581E" w:rsidRPr="00B3633A" w:rsidRDefault="0008581E">
      <w:pPr>
        <w:pStyle w:val="0DraftNormal"/>
        <w:rPr>
          <w:rFonts w:ascii="Montserrat" w:hAnsi="Montserrat"/>
          <w:spacing w:val="-2"/>
          <w:sz w:val="24"/>
        </w:rPr>
      </w:pPr>
    </w:p>
    <w:p w:rsidR="0008581E" w:rsidRPr="00B3633A" w:rsidRDefault="0008581E">
      <w:pPr>
        <w:pStyle w:val="0DraftNormal"/>
        <w:rPr>
          <w:rFonts w:ascii="Montserrat" w:hAnsi="Montserrat"/>
          <w:spacing w:val="-2"/>
          <w:sz w:val="24"/>
        </w:rPr>
      </w:pPr>
      <w:r w:rsidRPr="00B3633A">
        <w:rPr>
          <w:rFonts w:ascii="Montserrat" w:hAnsi="Montserrat"/>
          <w:spacing w:val="-2"/>
          <w:sz w:val="24"/>
        </w:rPr>
        <w:t>Literally.</w:t>
      </w:r>
    </w:p>
    <w:p w:rsidR="0008581E" w:rsidRPr="00B3633A" w:rsidRDefault="0008581E">
      <w:pPr>
        <w:pStyle w:val="0DraftNormal"/>
        <w:rPr>
          <w:rFonts w:ascii="Montserrat" w:hAnsi="Montserrat"/>
          <w:spacing w:val="-2"/>
          <w:sz w:val="24"/>
        </w:rPr>
      </w:pPr>
    </w:p>
    <w:p w:rsidR="0008581E" w:rsidRPr="00B3633A" w:rsidRDefault="0008581E">
      <w:pPr>
        <w:pStyle w:val="0DraftNormal"/>
        <w:rPr>
          <w:rFonts w:ascii="Montserrat" w:hAnsi="Montserrat"/>
          <w:spacing w:val="-2"/>
          <w:sz w:val="24"/>
        </w:rPr>
      </w:pPr>
      <w:r w:rsidRPr="00B3633A">
        <w:rPr>
          <w:rFonts w:ascii="Montserrat" w:hAnsi="Montserrat"/>
          <w:spacing w:val="-2"/>
          <w:sz w:val="24"/>
        </w:rPr>
        <w:t>On my soul.</w:t>
      </w:r>
    </w:p>
    <w:p w:rsidR="0008581E" w:rsidRPr="00B3633A" w:rsidRDefault="0008581E">
      <w:pPr>
        <w:pStyle w:val="0DraftNormal"/>
        <w:rPr>
          <w:rFonts w:ascii="Montserrat" w:hAnsi="Montserrat"/>
          <w:spacing w:val="-2"/>
          <w:sz w:val="24"/>
        </w:rPr>
      </w:pPr>
    </w:p>
    <w:p w:rsidR="0008581E" w:rsidRPr="00B3633A" w:rsidRDefault="0008581E">
      <w:pPr>
        <w:pStyle w:val="0DraftNormal"/>
        <w:rPr>
          <w:rFonts w:ascii="Montserrat" w:hAnsi="Montserrat"/>
          <w:spacing w:val="-2"/>
          <w:sz w:val="24"/>
        </w:rPr>
      </w:pPr>
      <w:r w:rsidRPr="00B3633A">
        <w:rPr>
          <w:rFonts w:ascii="Montserrat" w:hAnsi="Montserrat"/>
          <w:spacing w:val="-2"/>
          <w:sz w:val="24"/>
        </w:rPr>
        <w:t>There are mysteries, Michael.</w:t>
      </w:r>
    </w:p>
    <w:p w:rsidR="0008581E" w:rsidRPr="00B3633A" w:rsidRDefault="0008581E">
      <w:pPr>
        <w:pStyle w:val="0DraftNormal"/>
        <w:rPr>
          <w:rFonts w:ascii="Montserrat" w:hAnsi="Montserrat"/>
          <w:spacing w:val="-2"/>
          <w:sz w:val="24"/>
        </w:rPr>
      </w:pPr>
    </w:p>
    <w:p w:rsidR="0008581E" w:rsidRPr="00B3633A" w:rsidRDefault="0008581E">
      <w:pPr>
        <w:pStyle w:val="0DraftNormal"/>
        <w:rPr>
          <w:rFonts w:ascii="Montserrat" w:hAnsi="Montserrat"/>
          <w:spacing w:val="-2"/>
          <w:sz w:val="24"/>
        </w:rPr>
      </w:pPr>
      <w:r w:rsidRPr="00B3633A">
        <w:rPr>
          <w:rFonts w:ascii="Montserrat" w:hAnsi="Montserrat"/>
          <w:spacing w:val="-2"/>
          <w:sz w:val="24"/>
        </w:rPr>
        <w:t>Believe her, Michael, she should know.</w:t>
      </w:r>
    </w:p>
    <w:p w:rsidR="0008581E" w:rsidRPr="00B3633A" w:rsidRDefault="0008581E">
      <w:pPr>
        <w:pStyle w:val="0DraftNormal"/>
        <w:rPr>
          <w:rFonts w:ascii="Montserrat" w:hAnsi="Montserrat"/>
          <w:spacing w:val="-2"/>
          <w:sz w:val="24"/>
        </w:rPr>
      </w:pPr>
    </w:p>
    <w:p w:rsidR="0008581E" w:rsidRPr="00B3633A" w:rsidRDefault="0008581E">
      <w:pPr>
        <w:pStyle w:val="0DraftNormal"/>
        <w:rPr>
          <w:rFonts w:ascii="Montserrat" w:hAnsi="Montserrat"/>
          <w:spacing w:val="-2"/>
          <w:sz w:val="24"/>
        </w:rPr>
      </w:pPr>
      <w:r w:rsidRPr="00B3633A">
        <w:rPr>
          <w:rFonts w:ascii="Montserrat" w:hAnsi="Montserrat"/>
          <w:spacing w:val="-2"/>
          <w:sz w:val="24"/>
        </w:rPr>
        <w:t>You support her story?</w:t>
      </w:r>
    </w:p>
    <w:p w:rsidR="0008581E" w:rsidRPr="00B3633A" w:rsidRDefault="0008581E">
      <w:pPr>
        <w:pStyle w:val="0DraftNormal"/>
        <w:rPr>
          <w:rFonts w:ascii="Montserrat" w:hAnsi="Montserrat"/>
          <w:spacing w:val="-2"/>
          <w:sz w:val="24"/>
        </w:rPr>
      </w:pPr>
    </w:p>
    <w:p w:rsidR="0008581E" w:rsidRPr="00B3633A" w:rsidRDefault="0008581E">
      <w:pPr>
        <w:pStyle w:val="0DraftNormal"/>
        <w:rPr>
          <w:rFonts w:ascii="Montserrat" w:hAnsi="Montserrat"/>
          <w:spacing w:val="-2"/>
          <w:sz w:val="24"/>
        </w:rPr>
      </w:pPr>
      <w:r w:rsidRPr="00B3633A">
        <w:rPr>
          <w:rFonts w:ascii="Montserrat" w:hAnsi="Montserrat"/>
          <w:spacing w:val="-2"/>
          <w:sz w:val="24"/>
        </w:rPr>
        <w:t>Would we refute the truth?</w:t>
      </w:r>
    </w:p>
    <w:p w:rsidR="0008581E" w:rsidRPr="00B3633A" w:rsidRDefault="0008581E">
      <w:pPr>
        <w:pStyle w:val="0DraftNormal"/>
        <w:rPr>
          <w:rFonts w:ascii="Montserrat" w:hAnsi="Montserrat"/>
          <w:spacing w:val="-2"/>
          <w:sz w:val="24"/>
        </w:rPr>
      </w:pPr>
    </w:p>
    <w:p w:rsidR="0008581E" w:rsidRPr="00B3633A" w:rsidRDefault="0008581E">
      <w:pPr>
        <w:pStyle w:val="0DraftNormal"/>
        <w:rPr>
          <w:rFonts w:ascii="Montserrat" w:hAnsi="Montserrat"/>
          <w:spacing w:val="-2"/>
          <w:sz w:val="24"/>
        </w:rPr>
      </w:pPr>
      <w:r w:rsidRPr="00B3633A">
        <w:rPr>
          <w:rFonts w:ascii="Montserrat" w:hAnsi="Montserrat"/>
          <w:spacing w:val="-2"/>
          <w:sz w:val="24"/>
        </w:rPr>
        <w:t>Forgive me, Av, I don't suppose you have any way to prove this?</w:t>
      </w:r>
    </w:p>
    <w:p w:rsidR="0008581E" w:rsidRPr="00B3633A" w:rsidRDefault="0008581E">
      <w:pPr>
        <w:pStyle w:val="0DraftNormal"/>
        <w:rPr>
          <w:rFonts w:ascii="Montserrat" w:hAnsi="Montserrat"/>
          <w:spacing w:val="-2"/>
          <w:sz w:val="24"/>
        </w:rPr>
      </w:pPr>
    </w:p>
    <w:p w:rsidR="0008581E" w:rsidRPr="00B3633A" w:rsidRDefault="0008581E">
      <w:pPr>
        <w:pStyle w:val="0DraftNormal"/>
        <w:rPr>
          <w:rFonts w:ascii="Montserrat" w:hAnsi="Montserrat"/>
          <w:spacing w:val="-2"/>
          <w:sz w:val="24"/>
        </w:rPr>
      </w:pPr>
      <w:r w:rsidRPr="00B3633A">
        <w:rPr>
          <w:rFonts w:ascii="Montserrat" w:hAnsi="Montserrat"/>
          <w:spacing w:val="-2"/>
          <w:sz w:val="24"/>
        </w:rPr>
        <w:t>I'm afraid not. I'm an ex-avatar. All I have left is magic.</w:t>
      </w:r>
    </w:p>
    <w:p w:rsidR="0008581E" w:rsidRPr="00B3633A" w:rsidRDefault="0008581E">
      <w:pPr>
        <w:pStyle w:val="0DraftNormal"/>
        <w:rPr>
          <w:rFonts w:ascii="Montserrat" w:hAnsi="Montserrat"/>
          <w:spacing w:val="-2"/>
          <w:sz w:val="24"/>
        </w:rPr>
      </w:pPr>
    </w:p>
    <w:p w:rsidR="0008581E" w:rsidRPr="00B3633A" w:rsidRDefault="0008581E">
      <w:pPr>
        <w:pStyle w:val="0DraftNormal"/>
        <w:rPr>
          <w:rFonts w:ascii="Montserrat" w:hAnsi="Montserrat"/>
          <w:spacing w:val="-2"/>
          <w:sz w:val="24"/>
        </w:rPr>
      </w:pPr>
      <w:r w:rsidRPr="00B3633A">
        <w:rPr>
          <w:rFonts w:ascii="Montserrat" w:hAnsi="Montserrat"/>
          <w:spacing w:val="-2"/>
          <w:sz w:val="24"/>
        </w:rPr>
        <w:t>I don't believe in magic.</w:t>
      </w:r>
    </w:p>
    <w:p w:rsidR="0008581E" w:rsidRPr="00B3633A" w:rsidRDefault="0008581E">
      <w:pPr>
        <w:pStyle w:val="0DraftNormal"/>
        <w:rPr>
          <w:rFonts w:ascii="Montserrat" w:hAnsi="Montserrat"/>
          <w:spacing w:val="-2"/>
          <w:sz w:val="24"/>
        </w:rPr>
      </w:pPr>
    </w:p>
    <w:p w:rsidR="0008581E" w:rsidRPr="00B3633A" w:rsidRDefault="0008581E">
      <w:pPr>
        <w:pStyle w:val="0DraftNormal"/>
        <w:rPr>
          <w:rFonts w:ascii="Montserrat" w:hAnsi="Montserrat"/>
          <w:spacing w:val="-2"/>
          <w:sz w:val="24"/>
        </w:rPr>
      </w:pPr>
      <w:r w:rsidRPr="00B3633A">
        <w:rPr>
          <w:rFonts w:ascii="Montserrat" w:hAnsi="Montserrat"/>
          <w:spacing w:val="-2"/>
          <w:sz w:val="24"/>
        </w:rPr>
        <w:t>That's your...</w:t>
      </w:r>
    </w:p>
    <w:p w:rsidR="0008581E" w:rsidRPr="00B3633A" w:rsidRDefault="0008581E">
      <w:pPr>
        <w:pStyle w:val="0DraftNormal"/>
        <w:rPr>
          <w:rFonts w:ascii="Montserrat" w:hAnsi="Montserrat"/>
          <w:spacing w:val="-2"/>
          <w:sz w:val="24"/>
        </w:rPr>
      </w:pPr>
    </w:p>
    <w:p w:rsidR="0008581E" w:rsidRPr="00B3633A" w:rsidRDefault="0008581E">
      <w:pPr>
        <w:pStyle w:val="0DraftNormal"/>
        <w:rPr>
          <w:rFonts w:ascii="Montserrat" w:hAnsi="Montserrat"/>
          <w:spacing w:val="-2"/>
          <w:sz w:val="24"/>
        </w:rPr>
      </w:pPr>
      <w:r w:rsidRPr="00B3633A">
        <w:rPr>
          <w:rFonts w:ascii="Montserrat" w:hAnsi="Montserrat"/>
          <w:spacing w:val="-2"/>
          <w:sz w:val="24"/>
        </w:rPr>
        <w:t>...Don't tell me. Its my choice. Do the three of you coordinate your attacks?</w:t>
      </w:r>
    </w:p>
    <w:p w:rsidR="0008581E" w:rsidRPr="00B3633A" w:rsidRDefault="0008581E">
      <w:pPr>
        <w:pStyle w:val="0DraftNormal"/>
        <w:rPr>
          <w:rFonts w:ascii="Montserrat" w:hAnsi="Montserrat"/>
          <w:spacing w:val="-2"/>
          <w:sz w:val="24"/>
        </w:rPr>
      </w:pPr>
    </w:p>
    <w:p w:rsidR="0008581E" w:rsidRPr="00B3633A" w:rsidRDefault="0008581E">
      <w:pPr>
        <w:pStyle w:val="0DraftNormal"/>
        <w:rPr>
          <w:rFonts w:ascii="Montserrat" w:hAnsi="Montserrat"/>
          <w:spacing w:val="-2"/>
          <w:sz w:val="24"/>
        </w:rPr>
      </w:pPr>
      <w:r w:rsidRPr="00B3633A">
        <w:rPr>
          <w:rFonts w:ascii="Montserrat" w:hAnsi="Montserrat"/>
          <w:spacing w:val="-2"/>
          <w:sz w:val="24"/>
        </w:rPr>
        <w:t>What?</w:t>
      </w:r>
    </w:p>
    <w:p w:rsidR="0008581E" w:rsidRPr="00B3633A" w:rsidRDefault="0008581E">
      <w:pPr>
        <w:pStyle w:val="0DraftNormal"/>
        <w:rPr>
          <w:rFonts w:ascii="Montserrat" w:hAnsi="Montserrat"/>
          <w:spacing w:val="-2"/>
          <w:sz w:val="24"/>
        </w:rPr>
      </w:pPr>
    </w:p>
    <w:p w:rsidR="0008581E" w:rsidRPr="00B3633A" w:rsidRDefault="0008581E">
      <w:pPr>
        <w:pStyle w:val="0DraftNormal"/>
        <w:rPr>
          <w:rFonts w:ascii="Montserrat" w:hAnsi="Montserrat"/>
          <w:spacing w:val="-2"/>
          <w:sz w:val="24"/>
        </w:rPr>
      </w:pPr>
      <w:r w:rsidRPr="00B3633A">
        <w:rPr>
          <w:rFonts w:ascii="Montserrat" w:hAnsi="Montserrat"/>
          <w:spacing w:val="-2"/>
          <w:sz w:val="24"/>
        </w:rPr>
        <w:t>Don't mind him, Av. We were talking about choice earlier and really ground his nose into it. He is still a little sensitive.</w:t>
      </w:r>
    </w:p>
    <w:p w:rsidR="0008581E" w:rsidRPr="00B3633A" w:rsidRDefault="0008581E">
      <w:pPr>
        <w:pStyle w:val="0DraftNormal"/>
        <w:rPr>
          <w:rFonts w:ascii="Montserrat" w:hAnsi="Montserrat"/>
          <w:spacing w:val="-2"/>
          <w:sz w:val="24"/>
        </w:rPr>
      </w:pPr>
    </w:p>
    <w:p w:rsidR="0008581E" w:rsidRPr="00B3633A" w:rsidRDefault="0008581E">
      <w:pPr>
        <w:pStyle w:val="0DraftNormal"/>
        <w:rPr>
          <w:rFonts w:ascii="Montserrat" w:hAnsi="Montserrat"/>
          <w:spacing w:val="-2"/>
          <w:sz w:val="24"/>
        </w:rPr>
      </w:pPr>
      <w:r w:rsidRPr="00B3633A">
        <w:rPr>
          <w:rFonts w:ascii="Montserrat" w:hAnsi="Montserrat"/>
          <w:spacing w:val="-2"/>
          <w:sz w:val="24"/>
        </w:rPr>
        <w:t>I'm sorry, Av. The way you said it just seemed too much of a coincidence.</w:t>
      </w:r>
    </w:p>
    <w:p w:rsidR="0008581E" w:rsidRPr="00B3633A" w:rsidRDefault="0008581E">
      <w:pPr>
        <w:pStyle w:val="0DraftNormal"/>
        <w:rPr>
          <w:rFonts w:ascii="Montserrat" w:hAnsi="Montserrat"/>
          <w:spacing w:val="-2"/>
          <w:sz w:val="24"/>
        </w:rPr>
      </w:pPr>
    </w:p>
    <w:p w:rsidR="0008581E" w:rsidRPr="00B3633A" w:rsidRDefault="0008581E">
      <w:pPr>
        <w:pStyle w:val="0DraftNormal"/>
        <w:rPr>
          <w:rFonts w:ascii="Montserrat" w:hAnsi="Montserrat"/>
          <w:spacing w:val="-2"/>
          <w:sz w:val="24"/>
        </w:rPr>
      </w:pPr>
      <w:r w:rsidRPr="00B3633A">
        <w:rPr>
          <w:rFonts w:ascii="Montserrat" w:hAnsi="Montserrat"/>
          <w:spacing w:val="-2"/>
          <w:sz w:val="24"/>
        </w:rPr>
        <w:t>That's okay. These two have caught me in their line of fire before. I don't mind.</w:t>
      </w:r>
    </w:p>
    <w:p w:rsidR="0008581E" w:rsidRPr="00B3633A" w:rsidRDefault="0008581E">
      <w:pPr>
        <w:pStyle w:val="0DraftNormal"/>
        <w:rPr>
          <w:rFonts w:ascii="Montserrat" w:hAnsi="Montserrat"/>
          <w:spacing w:val="-2"/>
          <w:sz w:val="24"/>
        </w:rPr>
      </w:pPr>
    </w:p>
    <w:p w:rsidR="0008581E" w:rsidRPr="00B3633A" w:rsidRDefault="0008581E">
      <w:pPr>
        <w:pStyle w:val="0DraftNormal"/>
        <w:rPr>
          <w:rFonts w:ascii="Montserrat" w:hAnsi="Montserrat"/>
          <w:spacing w:val="-2"/>
          <w:sz w:val="24"/>
        </w:rPr>
      </w:pPr>
      <w:r w:rsidRPr="00B3633A">
        <w:rPr>
          <w:rFonts w:ascii="Montserrat" w:hAnsi="Montserrat"/>
          <w:spacing w:val="-2"/>
          <w:sz w:val="24"/>
        </w:rPr>
        <w:t>But you say you know magic.</w:t>
      </w:r>
    </w:p>
    <w:p w:rsidR="0008581E" w:rsidRPr="00B3633A" w:rsidRDefault="0008581E">
      <w:pPr>
        <w:pStyle w:val="0DraftNormal"/>
        <w:rPr>
          <w:rFonts w:ascii="Montserrat" w:hAnsi="Montserrat"/>
          <w:spacing w:val="-2"/>
          <w:sz w:val="24"/>
        </w:rPr>
      </w:pPr>
    </w:p>
    <w:p w:rsidR="0008581E" w:rsidRPr="00B3633A" w:rsidRDefault="0008581E">
      <w:pPr>
        <w:pStyle w:val="0DraftNormal"/>
        <w:rPr>
          <w:rFonts w:ascii="Montserrat" w:hAnsi="Montserrat"/>
          <w:spacing w:val="-2"/>
          <w:sz w:val="24"/>
        </w:rPr>
      </w:pPr>
      <w:r w:rsidRPr="00B3633A">
        <w:rPr>
          <w:rFonts w:ascii="Montserrat" w:hAnsi="Montserrat"/>
          <w:spacing w:val="-2"/>
          <w:sz w:val="24"/>
        </w:rPr>
        <w:t>I don't advertize, but yes I did say that.</w:t>
      </w:r>
    </w:p>
    <w:p w:rsidR="0008581E" w:rsidRPr="00B3633A" w:rsidRDefault="0008581E">
      <w:pPr>
        <w:pStyle w:val="0DraftNormal"/>
        <w:rPr>
          <w:rFonts w:ascii="Montserrat" w:hAnsi="Montserrat"/>
          <w:spacing w:val="-2"/>
          <w:sz w:val="24"/>
        </w:rPr>
      </w:pPr>
    </w:p>
    <w:p w:rsidR="0008581E" w:rsidRPr="00B3633A" w:rsidRDefault="0008581E">
      <w:pPr>
        <w:pStyle w:val="0DraftNormal"/>
        <w:rPr>
          <w:rFonts w:ascii="Montserrat" w:hAnsi="Montserrat"/>
          <w:spacing w:val="-2"/>
          <w:sz w:val="24"/>
        </w:rPr>
      </w:pPr>
      <w:r w:rsidRPr="00B3633A">
        <w:rPr>
          <w:rFonts w:ascii="Montserrat" w:hAnsi="Montserrat"/>
          <w:spacing w:val="-2"/>
          <w:sz w:val="24"/>
        </w:rPr>
        <w:t>And you meant it?</w:t>
      </w:r>
    </w:p>
    <w:p w:rsidR="0008581E" w:rsidRPr="00B3633A" w:rsidRDefault="0008581E">
      <w:pPr>
        <w:pStyle w:val="0DraftNormal"/>
        <w:rPr>
          <w:rFonts w:ascii="Montserrat" w:hAnsi="Montserrat"/>
          <w:spacing w:val="-2"/>
          <w:sz w:val="24"/>
        </w:rPr>
      </w:pPr>
    </w:p>
    <w:p w:rsidR="0008581E" w:rsidRPr="00B3633A" w:rsidRDefault="0008581E">
      <w:pPr>
        <w:pStyle w:val="0DraftNormal"/>
        <w:rPr>
          <w:rFonts w:ascii="Montserrat" w:hAnsi="Montserrat"/>
          <w:spacing w:val="-2"/>
          <w:sz w:val="24"/>
        </w:rPr>
      </w:pPr>
      <w:r w:rsidRPr="00B3633A">
        <w:rPr>
          <w:rFonts w:ascii="Montserrat" w:hAnsi="Montserrat"/>
          <w:spacing w:val="-2"/>
          <w:sz w:val="24"/>
        </w:rPr>
        <w:t>Lies are a waste of time. What would be the point? To impress or mystify you?</w:t>
      </w:r>
    </w:p>
    <w:p w:rsidR="0008581E" w:rsidRPr="00B3633A" w:rsidRDefault="0008581E">
      <w:pPr>
        <w:pStyle w:val="0DraftNormal"/>
        <w:rPr>
          <w:rFonts w:ascii="Montserrat" w:hAnsi="Montserrat"/>
          <w:spacing w:val="-2"/>
          <w:sz w:val="24"/>
        </w:rPr>
      </w:pPr>
    </w:p>
    <w:p w:rsidR="0008581E" w:rsidRPr="00B3633A" w:rsidRDefault="0008581E">
      <w:pPr>
        <w:pStyle w:val="0DraftNormal"/>
        <w:rPr>
          <w:rFonts w:ascii="Montserrat" w:hAnsi="Montserrat"/>
          <w:spacing w:val="-2"/>
          <w:sz w:val="24"/>
        </w:rPr>
      </w:pPr>
      <w:r w:rsidRPr="00B3633A">
        <w:rPr>
          <w:rFonts w:ascii="Montserrat" w:hAnsi="Montserrat"/>
          <w:spacing w:val="-2"/>
          <w:sz w:val="24"/>
        </w:rPr>
        <w:t>You believe that?</w:t>
      </w:r>
    </w:p>
    <w:p w:rsidR="0008581E" w:rsidRPr="00B3633A" w:rsidRDefault="0008581E">
      <w:pPr>
        <w:pStyle w:val="0DraftNormal"/>
        <w:rPr>
          <w:rFonts w:ascii="Montserrat" w:hAnsi="Montserrat"/>
          <w:spacing w:val="-2"/>
          <w:sz w:val="24"/>
        </w:rPr>
      </w:pPr>
    </w:p>
    <w:p w:rsidR="0008581E" w:rsidRPr="00B3633A" w:rsidRDefault="0008581E">
      <w:pPr>
        <w:pStyle w:val="0DraftNormal"/>
        <w:rPr>
          <w:rFonts w:ascii="Montserrat" w:hAnsi="Montserrat"/>
          <w:spacing w:val="-2"/>
          <w:sz w:val="24"/>
        </w:rPr>
      </w:pPr>
      <w:r w:rsidRPr="00B3633A">
        <w:rPr>
          <w:rFonts w:ascii="Montserrat" w:hAnsi="Montserrat"/>
          <w:spacing w:val="-2"/>
          <w:sz w:val="24"/>
        </w:rPr>
        <w:t>That's not a belief. That is the way I am. If it was a belief, I could change my mind.</w:t>
      </w:r>
    </w:p>
    <w:p w:rsidR="0008581E" w:rsidRPr="00B3633A" w:rsidRDefault="0008581E">
      <w:pPr>
        <w:pStyle w:val="0DraftNormal"/>
        <w:rPr>
          <w:rFonts w:ascii="Montserrat" w:hAnsi="Montserrat"/>
          <w:spacing w:val="-2"/>
          <w:sz w:val="24"/>
        </w:rPr>
      </w:pPr>
    </w:p>
    <w:p w:rsidR="0008581E" w:rsidRPr="00B3633A" w:rsidRDefault="0008581E">
      <w:pPr>
        <w:pStyle w:val="0DraftNormal"/>
        <w:rPr>
          <w:rFonts w:ascii="Montserrat" w:hAnsi="Montserrat"/>
          <w:spacing w:val="-2"/>
          <w:sz w:val="24"/>
        </w:rPr>
      </w:pPr>
      <w:r w:rsidRPr="00B3633A">
        <w:rPr>
          <w:rFonts w:ascii="Montserrat" w:hAnsi="Montserrat"/>
          <w:spacing w:val="-2"/>
          <w:sz w:val="24"/>
        </w:rPr>
        <w:t>You are saying you never lie?</w:t>
      </w:r>
    </w:p>
    <w:p w:rsidR="0008581E" w:rsidRPr="00B3633A" w:rsidRDefault="0008581E">
      <w:pPr>
        <w:pStyle w:val="0DraftNormal"/>
        <w:rPr>
          <w:rFonts w:ascii="Montserrat" w:hAnsi="Montserrat"/>
          <w:spacing w:val="-2"/>
          <w:sz w:val="24"/>
        </w:rPr>
      </w:pPr>
    </w:p>
    <w:p w:rsidR="0008581E" w:rsidRPr="00B3633A" w:rsidRDefault="0008581E">
      <w:pPr>
        <w:pStyle w:val="0DraftNormal"/>
        <w:rPr>
          <w:rFonts w:ascii="Montserrat" w:hAnsi="Montserrat"/>
          <w:spacing w:val="-2"/>
          <w:sz w:val="24"/>
        </w:rPr>
      </w:pPr>
      <w:r w:rsidRPr="00B3633A">
        <w:rPr>
          <w:rFonts w:ascii="Montserrat" w:hAnsi="Montserrat"/>
          <w:spacing w:val="-2"/>
          <w:sz w:val="24"/>
        </w:rPr>
        <w:t>That's impossible. Words are so hard to control. I meant that I mean what I say.</w:t>
      </w:r>
    </w:p>
    <w:p w:rsidR="0008581E" w:rsidRPr="00B3633A" w:rsidRDefault="0008581E">
      <w:pPr>
        <w:pStyle w:val="0DraftNormal"/>
        <w:rPr>
          <w:rFonts w:ascii="Montserrat" w:hAnsi="Montserrat"/>
          <w:spacing w:val="-2"/>
          <w:sz w:val="24"/>
        </w:rPr>
      </w:pPr>
    </w:p>
    <w:p w:rsidR="0008581E" w:rsidRPr="00B3633A" w:rsidRDefault="0008581E">
      <w:pPr>
        <w:pStyle w:val="0DraftNormal"/>
        <w:rPr>
          <w:rFonts w:ascii="Montserrat" w:hAnsi="Montserrat"/>
          <w:spacing w:val="-2"/>
          <w:sz w:val="24"/>
        </w:rPr>
      </w:pPr>
      <w:r w:rsidRPr="00B3633A">
        <w:rPr>
          <w:rFonts w:ascii="Montserrat" w:hAnsi="Montserrat"/>
          <w:spacing w:val="-2"/>
          <w:sz w:val="24"/>
        </w:rPr>
        <w:t>Would you care to show me some of your magic?</w:t>
      </w:r>
    </w:p>
    <w:p w:rsidR="0008581E" w:rsidRPr="00B3633A" w:rsidRDefault="0008581E">
      <w:pPr>
        <w:pStyle w:val="0DraftNormal"/>
        <w:rPr>
          <w:rFonts w:ascii="Montserrat" w:hAnsi="Montserrat"/>
          <w:spacing w:val="-2"/>
          <w:sz w:val="24"/>
        </w:rPr>
      </w:pPr>
    </w:p>
    <w:p w:rsidR="0008581E" w:rsidRPr="00B3633A" w:rsidRDefault="0008581E">
      <w:pPr>
        <w:pStyle w:val="0DraftNormal"/>
        <w:rPr>
          <w:rFonts w:ascii="Montserrat" w:hAnsi="Montserrat"/>
          <w:spacing w:val="-2"/>
          <w:sz w:val="24"/>
        </w:rPr>
      </w:pPr>
      <w:r w:rsidRPr="00B3633A">
        <w:rPr>
          <w:rFonts w:ascii="Montserrat" w:hAnsi="Montserrat"/>
          <w:spacing w:val="-2"/>
          <w:sz w:val="24"/>
        </w:rPr>
        <w:t>Would you recognize it if you saw it?</w:t>
      </w:r>
    </w:p>
    <w:p w:rsidR="0008581E" w:rsidRPr="00B3633A" w:rsidRDefault="0008581E">
      <w:pPr>
        <w:pStyle w:val="0DraftNormal"/>
        <w:rPr>
          <w:rFonts w:ascii="Montserrat" w:hAnsi="Montserrat"/>
          <w:spacing w:val="-2"/>
          <w:sz w:val="24"/>
        </w:rPr>
      </w:pPr>
    </w:p>
    <w:p w:rsidR="0008581E" w:rsidRPr="00B3633A" w:rsidRDefault="0008581E">
      <w:pPr>
        <w:pStyle w:val="0DraftNormal"/>
        <w:rPr>
          <w:rFonts w:ascii="Montserrat" w:hAnsi="Montserrat"/>
          <w:spacing w:val="-2"/>
          <w:sz w:val="24"/>
        </w:rPr>
      </w:pPr>
      <w:r w:rsidRPr="00B3633A">
        <w:rPr>
          <w:rFonts w:ascii="Montserrat" w:hAnsi="Montserrat"/>
          <w:spacing w:val="-2"/>
          <w:sz w:val="24"/>
        </w:rPr>
        <w:t>Just do something that would be impossible to misinterpret.</w:t>
      </w:r>
    </w:p>
    <w:p w:rsidR="0008581E" w:rsidRPr="00B3633A" w:rsidRDefault="0008581E">
      <w:pPr>
        <w:pStyle w:val="0DraftNormal"/>
        <w:rPr>
          <w:rFonts w:ascii="Montserrat" w:hAnsi="Montserrat"/>
          <w:spacing w:val="-2"/>
          <w:sz w:val="24"/>
        </w:rPr>
      </w:pPr>
    </w:p>
    <w:p w:rsidR="0008581E" w:rsidRPr="00B3633A" w:rsidRDefault="0008581E">
      <w:pPr>
        <w:pStyle w:val="0DraftNormal"/>
        <w:rPr>
          <w:rFonts w:ascii="Montserrat" w:hAnsi="Montserrat"/>
          <w:spacing w:val="-2"/>
          <w:sz w:val="24"/>
        </w:rPr>
      </w:pPr>
      <w:r w:rsidRPr="00B3633A">
        <w:rPr>
          <w:rFonts w:ascii="Montserrat" w:hAnsi="Montserrat"/>
          <w:spacing w:val="-2"/>
          <w:sz w:val="24"/>
        </w:rPr>
        <w:t>Would you excuse me?</w:t>
      </w:r>
    </w:p>
    <w:p w:rsidR="0008581E" w:rsidRPr="00B3633A" w:rsidRDefault="0008581E">
      <w:pPr>
        <w:pStyle w:val="0DraftNormal"/>
        <w:rPr>
          <w:rFonts w:ascii="Montserrat" w:hAnsi="Montserrat"/>
          <w:spacing w:val="-2"/>
          <w:sz w:val="24"/>
        </w:rPr>
      </w:pPr>
    </w:p>
    <w:p w:rsidR="0008581E" w:rsidRPr="00B3633A" w:rsidRDefault="0008581E">
      <w:pPr>
        <w:pStyle w:val="0DraftNormal"/>
        <w:rPr>
          <w:rFonts w:ascii="Montserrat" w:hAnsi="Montserrat"/>
          <w:spacing w:val="-2"/>
          <w:sz w:val="24"/>
        </w:rPr>
      </w:pPr>
      <w:r w:rsidRPr="00B3633A">
        <w:rPr>
          <w:rFonts w:ascii="Montserrat" w:hAnsi="Montserrat"/>
          <w:spacing w:val="-2"/>
          <w:sz w:val="24"/>
        </w:rPr>
        <w:t xml:space="preserve">You know, that was really very low. </w:t>
      </w:r>
    </w:p>
    <w:p w:rsidR="0008581E" w:rsidRPr="00B3633A" w:rsidRDefault="0008581E">
      <w:pPr>
        <w:pStyle w:val="0DraftNormal"/>
        <w:rPr>
          <w:rFonts w:ascii="Montserrat" w:hAnsi="Montserrat"/>
          <w:spacing w:val="-2"/>
          <w:sz w:val="24"/>
        </w:rPr>
      </w:pPr>
    </w:p>
    <w:p w:rsidR="0008581E" w:rsidRPr="00B3633A" w:rsidRDefault="0008581E">
      <w:pPr>
        <w:pStyle w:val="0DraftNormal"/>
        <w:rPr>
          <w:rFonts w:ascii="Montserrat" w:hAnsi="Montserrat"/>
          <w:spacing w:val="-2"/>
          <w:sz w:val="24"/>
        </w:rPr>
      </w:pPr>
      <w:r w:rsidRPr="00B3633A">
        <w:rPr>
          <w:rFonts w:ascii="Montserrat" w:hAnsi="Montserrat"/>
          <w:spacing w:val="-2"/>
          <w:sz w:val="24"/>
        </w:rPr>
        <w:t>I'm back. Sorry, I just needed to clear my head.</w:t>
      </w:r>
    </w:p>
    <w:p w:rsidR="0008581E" w:rsidRPr="00B3633A" w:rsidRDefault="0008581E">
      <w:pPr>
        <w:pStyle w:val="0DraftNormal"/>
        <w:rPr>
          <w:rFonts w:ascii="Montserrat" w:hAnsi="Montserrat"/>
          <w:spacing w:val="-2"/>
          <w:sz w:val="24"/>
        </w:rPr>
      </w:pPr>
    </w:p>
    <w:p w:rsidR="0008581E" w:rsidRPr="00B3633A" w:rsidRDefault="0008581E">
      <w:pPr>
        <w:pStyle w:val="0DraftNormal"/>
        <w:rPr>
          <w:rFonts w:ascii="Montserrat" w:hAnsi="Montserrat"/>
          <w:spacing w:val="-2"/>
          <w:sz w:val="24"/>
        </w:rPr>
      </w:pPr>
      <w:r w:rsidRPr="00B3633A">
        <w:rPr>
          <w:rFonts w:ascii="Montserrat" w:hAnsi="Montserrat"/>
          <w:spacing w:val="-2"/>
          <w:sz w:val="24"/>
        </w:rPr>
        <w:t>I didn't mean to upset you. It's just, well it would be so amazing to suddenly find that magic exists, is all.</w:t>
      </w:r>
    </w:p>
    <w:p w:rsidR="0008581E" w:rsidRPr="00B3633A" w:rsidRDefault="0008581E">
      <w:pPr>
        <w:pStyle w:val="0DraftNormal"/>
        <w:rPr>
          <w:rFonts w:ascii="Montserrat" w:hAnsi="Montserrat"/>
          <w:spacing w:val="-2"/>
          <w:sz w:val="24"/>
        </w:rPr>
      </w:pPr>
    </w:p>
    <w:p w:rsidR="0008581E" w:rsidRPr="00B3633A" w:rsidRDefault="0008581E">
      <w:pPr>
        <w:pStyle w:val="0DraftNormal"/>
        <w:rPr>
          <w:rFonts w:ascii="Montserrat" w:hAnsi="Montserrat"/>
          <w:spacing w:val="-2"/>
          <w:sz w:val="24"/>
        </w:rPr>
      </w:pPr>
      <w:r w:rsidRPr="00B3633A">
        <w:rPr>
          <w:rFonts w:ascii="Montserrat" w:hAnsi="Montserrat"/>
          <w:spacing w:val="-2"/>
          <w:sz w:val="24"/>
        </w:rPr>
        <w:t>Weren't we talking about this earlier?</w:t>
      </w:r>
    </w:p>
    <w:p w:rsidR="0008581E" w:rsidRPr="00B3633A" w:rsidRDefault="0008581E">
      <w:pPr>
        <w:pStyle w:val="0DraftNormal"/>
        <w:rPr>
          <w:rFonts w:ascii="Montserrat" w:hAnsi="Montserrat"/>
          <w:spacing w:val="-2"/>
          <w:sz w:val="24"/>
        </w:rPr>
      </w:pPr>
    </w:p>
    <w:p w:rsidR="0008581E" w:rsidRPr="00B3633A" w:rsidRDefault="0008581E">
      <w:pPr>
        <w:pStyle w:val="0DraftNormal"/>
        <w:rPr>
          <w:rFonts w:ascii="Montserrat" w:hAnsi="Montserrat"/>
          <w:spacing w:val="-2"/>
          <w:sz w:val="24"/>
        </w:rPr>
      </w:pPr>
      <w:r w:rsidRPr="00B3633A">
        <w:rPr>
          <w:rFonts w:ascii="Montserrat" w:hAnsi="Montserrat"/>
          <w:spacing w:val="-2"/>
          <w:sz w:val="24"/>
        </w:rPr>
        <w:t>We were talking about dreams.</w:t>
      </w:r>
    </w:p>
    <w:p w:rsidR="0008581E" w:rsidRPr="00B3633A" w:rsidRDefault="0008581E">
      <w:pPr>
        <w:pStyle w:val="0DraftNormal"/>
        <w:rPr>
          <w:rFonts w:ascii="Montserrat" w:hAnsi="Montserrat"/>
          <w:spacing w:val="-2"/>
          <w:sz w:val="24"/>
        </w:rPr>
      </w:pPr>
    </w:p>
    <w:p w:rsidR="0008581E" w:rsidRPr="00B3633A" w:rsidRDefault="0008581E">
      <w:pPr>
        <w:pStyle w:val="0DraftNormal"/>
        <w:rPr>
          <w:rFonts w:ascii="Montserrat" w:hAnsi="Montserrat"/>
          <w:spacing w:val="-2"/>
          <w:sz w:val="24"/>
        </w:rPr>
      </w:pPr>
      <w:r w:rsidRPr="00B3633A">
        <w:rPr>
          <w:rFonts w:ascii="Montserrat" w:hAnsi="Montserrat"/>
          <w:spacing w:val="-2"/>
          <w:sz w:val="24"/>
        </w:rPr>
        <w:t>We were talking about questioning the reality of things simply because we don't understand them.</w:t>
      </w:r>
    </w:p>
    <w:p w:rsidR="0008581E" w:rsidRPr="00B3633A" w:rsidRDefault="0008581E">
      <w:pPr>
        <w:pStyle w:val="0DraftNormal"/>
        <w:rPr>
          <w:rFonts w:ascii="Montserrat" w:hAnsi="Montserrat"/>
          <w:spacing w:val="-2"/>
          <w:sz w:val="24"/>
        </w:rPr>
      </w:pPr>
    </w:p>
    <w:p w:rsidR="0008581E" w:rsidRPr="00B3633A" w:rsidRDefault="0008581E">
      <w:pPr>
        <w:pStyle w:val="0DraftNormal"/>
        <w:rPr>
          <w:rFonts w:ascii="Montserrat" w:hAnsi="Montserrat"/>
          <w:spacing w:val="-2"/>
          <w:sz w:val="24"/>
        </w:rPr>
      </w:pPr>
      <w:r w:rsidRPr="00B3633A">
        <w:rPr>
          <w:rFonts w:ascii="Montserrat" w:hAnsi="Montserrat"/>
          <w:spacing w:val="-2"/>
          <w:sz w:val="24"/>
        </w:rPr>
        <w:t>And right now, you are asking if magic is real.</w:t>
      </w:r>
    </w:p>
    <w:p w:rsidR="0008581E" w:rsidRPr="00B3633A" w:rsidRDefault="0008581E">
      <w:pPr>
        <w:pStyle w:val="0DraftNormal"/>
        <w:rPr>
          <w:rFonts w:ascii="Montserrat" w:hAnsi="Montserrat"/>
          <w:spacing w:val="-2"/>
          <w:sz w:val="24"/>
        </w:rPr>
      </w:pPr>
    </w:p>
    <w:p w:rsidR="0008581E" w:rsidRPr="00B3633A" w:rsidRDefault="0008581E">
      <w:pPr>
        <w:pStyle w:val="0DraftNormal"/>
        <w:rPr>
          <w:rFonts w:ascii="Montserrat" w:hAnsi="Montserrat"/>
          <w:spacing w:val="-2"/>
          <w:sz w:val="24"/>
        </w:rPr>
      </w:pPr>
      <w:r w:rsidRPr="00B3633A">
        <w:rPr>
          <w:rFonts w:ascii="Montserrat" w:hAnsi="Montserrat"/>
          <w:spacing w:val="-2"/>
          <w:sz w:val="24"/>
        </w:rPr>
        <w:t>Is it, Av? You say magic exists.</w:t>
      </w:r>
    </w:p>
    <w:p w:rsidR="0008581E" w:rsidRPr="00B3633A" w:rsidRDefault="0008581E">
      <w:pPr>
        <w:pStyle w:val="0DraftNormal"/>
        <w:rPr>
          <w:rFonts w:ascii="Montserrat" w:hAnsi="Montserrat"/>
          <w:spacing w:val="-2"/>
          <w:sz w:val="24"/>
        </w:rPr>
      </w:pPr>
    </w:p>
    <w:p w:rsidR="0008581E" w:rsidRPr="00B3633A" w:rsidRDefault="0008581E">
      <w:pPr>
        <w:pStyle w:val="0DraftNormal"/>
        <w:rPr>
          <w:rFonts w:ascii="Montserrat" w:hAnsi="Montserrat"/>
          <w:spacing w:val="-2"/>
          <w:sz w:val="24"/>
        </w:rPr>
      </w:pPr>
      <w:r w:rsidRPr="00B3633A">
        <w:rPr>
          <w:rFonts w:ascii="Montserrat" w:hAnsi="Montserrat"/>
          <w:spacing w:val="-2"/>
          <w:sz w:val="24"/>
        </w:rPr>
        <w:t xml:space="preserve">It doesn't matter whether magic exists or not. </w:t>
      </w:r>
    </w:p>
    <w:p w:rsidR="0008581E" w:rsidRPr="00B3633A" w:rsidRDefault="0008581E">
      <w:pPr>
        <w:pStyle w:val="0DraftNormal"/>
        <w:rPr>
          <w:rFonts w:ascii="Montserrat" w:hAnsi="Montserrat"/>
          <w:spacing w:val="-2"/>
          <w:sz w:val="24"/>
        </w:rPr>
      </w:pPr>
    </w:p>
    <w:p w:rsidR="0008581E" w:rsidRPr="00B3633A" w:rsidRDefault="0008581E">
      <w:pPr>
        <w:pStyle w:val="0DraftNormal"/>
        <w:rPr>
          <w:rFonts w:ascii="Montserrat" w:hAnsi="Montserrat"/>
          <w:spacing w:val="-2"/>
          <w:sz w:val="24"/>
        </w:rPr>
      </w:pPr>
      <w:r w:rsidRPr="00B3633A">
        <w:rPr>
          <w:rFonts w:ascii="Montserrat" w:hAnsi="Montserrat"/>
          <w:spacing w:val="-2"/>
          <w:sz w:val="24"/>
        </w:rPr>
        <w:t>The impossible happens, regardless of who takes credit for it. However, if anyone who had the clarity of mind to understand reality (whatever that is) well enough to effect changes in it—beyond those already hardwired into our systems and just as naturally as you can move your hand or wake up in the morning—then by doing what you asked...</w:t>
      </w:r>
    </w:p>
    <w:p w:rsidR="0008581E" w:rsidRPr="00B3633A" w:rsidRDefault="0008581E">
      <w:pPr>
        <w:pStyle w:val="0DraftNormal"/>
        <w:rPr>
          <w:rFonts w:ascii="Montserrat" w:hAnsi="Montserrat"/>
          <w:spacing w:val="-2"/>
          <w:sz w:val="24"/>
        </w:rPr>
      </w:pPr>
    </w:p>
    <w:p w:rsidR="0008581E" w:rsidRPr="00B3633A" w:rsidRDefault="0008581E">
      <w:pPr>
        <w:pStyle w:val="0DraftNormal"/>
        <w:rPr>
          <w:rFonts w:ascii="Montserrat" w:hAnsi="Montserrat"/>
          <w:spacing w:val="-2"/>
          <w:sz w:val="24"/>
        </w:rPr>
      </w:pPr>
      <w:r w:rsidRPr="00B3633A">
        <w:rPr>
          <w:rFonts w:ascii="Montserrat" w:hAnsi="Montserrat"/>
          <w:spacing w:val="-2"/>
          <w:sz w:val="24"/>
        </w:rPr>
        <w:t xml:space="preserve">I'd be simply </w:t>
      </w:r>
      <w:r w:rsidRPr="00B3633A">
        <w:rPr>
          <w:rFonts w:ascii="Montserrat" w:hAnsi="Montserrat"/>
          <w:i/>
          <w:spacing w:val="-2"/>
          <w:sz w:val="24"/>
        </w:rPr>
        <w:t xml:space="preserve">giving </w:t>
      </w:r>
      <w:r w:rsidRPr="00B3633A">
        <w:rPr>
          <w:rFonts w:ascii="Montserrat" w:hAnsi="Montserrat"/>
          <w:spacing w:val="-2"/>
          <w:sz w:val="24"/>
        </w:rPr>
        <w:t xml:space="preserve">magic to you. </w:t>
      </w:r>
    </w:p>
    <w:p w:rsidR="0008581E" w:rsidRPr="00B3633A" w:rsidRDefault="0008581E">
      <w:pPr>
        <w:pStyle w:val="0DraftNormal"/>
        <w:rPr>
          <w:rFonts w:ascii="Montserrat" w:hAnsi="Montserrat"/>
          <w:spacing w:val="-2"/>
          <w:sz w:val="24"/>
        </w:rPr>
      </w:pPr>
    </w:p>
    <w:p w:rsidR="0008581E" w:rsidRPr="00B3633A" w:rsidRDefault="0008581E">
      <w:pPr>
        <w:pStyle w:val="0DraftNormal"/>
        <w:rPr>
          <w:rFonts w:ascii="Montserrat" w:hAnsi="Montserrat"/>
          <w:spacing w:val="-2"/>
          <w:sz w:val="24"/>
        </w:rPr>
      </w:pPr>
      <w:r w:rsidRPr="00B3633A">
        <w:rPr>
          <w:rFonts w:ascii="Montserrat" w:hAnsi="Montserrat"/>
          <w:spacing w:val="-2"/>
          <w:sz w:val="24"/>
        </w:rPr>
        <w:t xml:space="preserve">...well, yes. Proof is a crutch. </w:t>
      </w:r>
    </w:p>
    <w:p w:rsidR="0008581E" w:rsidRPr="00B3633A" w:rsidRDefault="0008581E">
      <w:pPr>
        <w:pStyle w:val="0DraftNormal"/>
        <w:rPr>
          <w:rFonts w:ascii="Montserrat" w:hAnsi="Montserrat"/>
          <w:spacing w:val="-2"/>
          <w:sz w:val="24"/>
        </w:rPr>
      </w:pPr>
    </w:p>
    <w:p w:rsidR="0008581E" w:rsidRPr="00B3633A" w:rsidRDefault="0008581E">
      <w:pPr>
        <w:pStyle w:val="0DraftNormal"/>
        <w:rPr>
          <w:rFonts w:ascii="Montserrat" w:hAnsi="Montserrat"/>
          <w:spacing w:val="-2"/>
          <w:sz w:val="24"/>
        </w:rPr>
      </w:pPr>
      <w:r w:rsidRPr="00B3633A">
        <w:rPr>
          <w:rFonts w:ascii="Montserrat" w:hAnsi="Montserrat"/>
          <w:spacing w:val="-2"/>
          <w:sz w:val="24"/>
        </w:rPr>
        <w:t>Maybe so. However. The only point to asking the question is to get an answer and get on with it. Proof of magic would make a great difference int he way people lived.</w:t>
      </w:r>
    </w:p>
    <w:p w:rsidR="0008581E" w:rsidRPr="00B3633A" w:rsidRDefault="0008581E">
      <w:pPr>
        <w:pStyle w:val="0DraftNormal"/>
        <w:rPr>
          <w:rFonts w:ascii="Montserrat" w:hAnsi="Montserrat"/>
          <w:spacing w:val="-2"/>
          <w:sz w:val="24"/>
        </w:rPr>
      </w:pPr>
    </w:p>
    <w:p w:rsidR="0008581E" w:rsidRPr="00B3633A" w:rsidRDefault="0008581E">
      <w:pPr>
        <w:pStyle w:val="0DraftNormal"/>
        <w:rPr>
          <w:rFonts w:ascii="Montserrat" w:hAnsi="Montserrat"/>
          <w:spacing w:val="-2"/>
          <w:sz w:val="24"/>
        </w:rPr>
      </w:pPr>
      <w:r w:rsidRPr="00B3633A">
        <w:rPr>
          <w:rFonts w:ascii="Montserrat" w:hAnsi="Montserrat"/>
          <w:spacing w:val="-2"/>
          <w:sz w:val="24"/>
        </w:rPr>
        <w:t xml:space="preserve">But that is is. Magic is not the issue; life is. </w:t>
      </w:r>
    </w:p>
    <w:p w:rsidR="0008581E" w:rsidRPr="00B3633A" w:rsidRDefault="0008581E">
      <w:pPr>
        <w:pStyle w:val="0DraftNormal"/>
        <w:rPr>
          <w:rFonts w:ascii="Montserrat" w:hAnsi="Montserrat"/>
          <w:spacing w:val="-2"/>
          <w:sz w:val="24"/>
        </w:rPr>
      </w:pPr>
    </w:p>
    <w:p w:rsidR="0008581E" w:rsidRPr="00B3633A" w:rsidRDefault="0008581E">
      <w:pPr>
        <w:pStyle w:val="0DraftNormal"/>
        <w:rPr>
          <w:rFonts w:ascii="Montserrat" w:hAnsi="Montserrat"/>
          <w:spacing w:val="-2"/>
          <w:sz w:val="24"/>
        </w:rPr>
      </w:pPr>
      <w:r w:rsidRPr="00B3633A">
        <w:rPr>
          <w:rFonts w:ascii="Montserrat" w:hAnsi="Montserrat"/>
          <w:spacing w:val="-2"/>
          <w:sz w:val="24"/>
        </w:rPr>
        <w:t>Why is it that anyone who has claims to magic must always obscure it?</w:t>
      </w:r>
    </w:p>
    <w:p w:rsidR="0008581E" w:rsidRPr="00B3633A" w:rsidRDefault="0008581E">
      <w:pPr>
        <w:pStyle w:val="0DraftNormal"/>
        <w:rPr>
          <w:rFonts w:ascii="Montserrat" w:hAnsi="Montserrat"/>
          <w:spacing w:val="-2"/>
          <w:sz w:val="24"/>
        </w:rPr>
      </w:pPr>
    </w:p>
    <w:p w:rsidR="0008581E" w:rsidRPr="00B3633A" w:rsidRDefault="0008581E">
      <w:pPr>
        <w:pStyle w:val="0DraftNormal"/>
        <w:rPr>
          <w:rFonts w:ascii="Montserrat" w:hAnsi="Montserrat"/>
          <w:spacing w:val="-2"/>
          <w:sz w:val="24"/>
        </w:rPr>
      </w:pPr>
      <w:r w:rsidRPr="00B3633A">
        <w:rPr>
          <w:rFonts w:ascii="Montserrat" w:hAnsi="Montserrat"/>
          <w:spacing w:val="-2"/>
          <w:sz w:val="24"/>
        </w:rPr>
        <w:t>There is a difference in mind set, mostly. People have strange notions about what magic is, while those who `have' it are confronted with a lot of expectations conceived by those notions.</w:t>
      </w:r>
    </w:p>
    <w:p w:rsidR="0008581E" w:rsidRPr="00B3633A" w:rsidRDefault="0008581E">
      <w:pPr>
        <w:pStyle w:val="0DraftNormal"/>
        <w:rPr>
          <w:rFonts w:ascii="Montserrat" w:hAnsi="Montserrat"/>
          <w:spacing w:val="-2"/>
          <w:sz w:val="24"/>
        </w:rPr>
      </w:pPr>
    </w:p>
    <w:p w:rsidR="0008581E" w:rsidRPr="00B3633A" w:rsidRDefault="0008581E">
      <w:pPr>
        <w:pStyle w:val="0DraftNormal"/>
        <w:rPr>
          <w:rFonts w:ascii="Montserrat" w:hAnsi="Montserrat"/>
          <w:spacing w:val="-2"/>
          <w:sz w:val="24"/>
        </w:rPr>
      </w:pPr>
      <w:r w:rsidRPr="00B3633A">
        <w:rPr>
          <w:rFonts w:ascii="Montserrat" w:hAnsi="Montserrat"/>
          <w:spacing w:val="-2"/>
          <w:sz w:val="24"/>
        </w:rPr>
        <w:t>Then, what is magic?</w:t>
      </w:r>
    </w:p>
    <w:p w:rsidR="0008581E" w:rsidRPr="00B3633A" w:rsidRDefault="0008581E">
      <w:pPr>
        <w:pStyle w:val="0DraftNormal"/>
        <w:rPr>
          <w:rFonts w:ascii="Montserrat" w:hAnsi="Montserrat"/>
          <w:spacing w:val="-2"/>
          <w:sz w:val="24"/>
        </w:rPr>
      </w:pPr>
    </w:p>
    <w:p w:rsidR="0008581E" w:rsidRPr="00B3633A" w:rsidRDefault="0008581E">
      <w:pPr>
        <w:pStyle w:val="0DraftNormal"/>
        <w:rPr>
          <w:rFonts w:ascii="Montserrat" w:hAnsi="Montserrat"/>
          <w:spacing w:val="-2"/>
          <w:sz w:val="24"/>
        </w:rPr>
      </w:pPr>
      <w:r w:rsidRPr="00B3633A">
        <w:rPr>
          <w:rFonts w:ascii="Montserrat" w:hAnsi="Montserrat"/>
          <w:spacing w:val="-2"/>
          <w:sz w:val="24"/>
        </w:rPr>
        <w:t xml:space="preserve">Magic is nothing more than figuring out how to exceed our limits. Magic is being able to learn from oneself. If you want to exceed your limits—one way or another you will have to believe in magic—believe that it is possible to grow so much. Ironically, magic exists because people find it easier to believe in ideas than in themselves. If people could believe in themselves the whole question would become simple. Find out what you want, and put your mind and spirit (will, whatever) into making it real. </w:t>
      </w:r>
    </w:p>
    <w:p w:rsidR="0008581E" w:rsidRPr="00B3633A" w:rsidRDefault="0008581E">
      <w:pPr>
        <w:pStyle w:val="0DraftNormal"/>
        <w:rPr>
          <w:rFonts w:ascii="Montserrat" w:hAnsi="Montserrat"/>
          <w:spacing w:val="-2"/>
          <w:sz w:val="24"/>
        </w:rPr>
      </w:pPr>
    </w:p>
    <w:p w:rsidR="0008581E" w:rsidRPr="00B3633A" w:rsidRDefault="0008581E">
      <w:pPr>
        <w:pStyle w:val="0DraftNormal"/>
        <w:rPr>
          <w:rFonts w:ascii="Montserrat" w:hAnsi="Montserrat"/>
          <w:spacing w:val="-2"/>
          <w:sz w:val="24"/>
        </w:rPr>
      </w:pPr>
      <w:r w:rsidRPr="00B3633A">
        <w:rPr>
          <w:rFonts w:ascii="Montserrat" w:hAnsi="Montserrat"/>
          <w:spacing w:val="-2"/>
          <w:sz w:val="24"/>
        </w:rPr>
        <w:t xml:space="preserve">It is no more impossible than making tomorrow real. </w:t>
      </w:r>
    </w:p>
    <w:p w:rsidR="0008581E" w:rsidRPr="00B3633A" w:rsidRDefault="0008581E">
      <w:pPr>
        <w:pStyle w:val="0DraftNormal"/>
        <w:rPr>
          <w:rFonts w:ascii="Montserrat" w:hAnsi="Montserrat"/>
          <w:spacing w:val="-2"/>
          <w:sz w:val="24"/>
        </w:rPr>
      </w:pPr>
    </w:p>
    <w:p w:rsidR="0008581E" w:rsidRPr="00B3633A" w:rsidRDefault="0008581E">
      <w:pPr>
        <w:pStyle w:val="0DraftNormal"/>
        <w:rPr>
          <w:rFonts w:ascii="Montserrat" w:hAnsi="Montserrat"/>
          <w:spacing w:val="-2"/>
          <w:sz w:val="24"/>
        </w:rPr>
      </w:pPr>
      <w:r w:rsidRPr="00B3633A">
        <w:rPr>
          <w:rFonts w:ascii="Montserrat" w:hAnsi="Montserrat"/>
          <w:spacing w:val="-2"/>
          <w:sz w:val="24"/>
        </w:rPr>
        <w:t>The hard part is realizing that tomorrow is going to come whether you help bring it about or not. The difference is that if you make the effort, then tomorrow becomes your tomorrow.</w:t>
      </w:r>
    </w:p>
    <w:p w:rsidR="0008581E" w:rsidRPr="00B3633A" w:rsidRDefault="0008581E">
      <w:pPr>
        <w:pStyle w:val="0DraftNormal"/>
        <w:rPr>
          <w:rFonts w:ascii="Montserrat" w:hAnsi="Montserrat"/>
          <w:spacing w:val="-2"/>
          <w:sz w:val="24"/>
        </w:rPr>
      </w:pPr>
    </w:p>
    <w:p w:rsidR="0008581E" w:rsidRPr="00B3633A" w:rsidRDefault="0008581E">
      <w:pPr>
        <w:pStyle w:val="0DraftNormal"/>
        <w:rPr>
          <w:rFonts w:ascii="Montserrat" w:hAnsi="Montserrat"/>
          <w:spacing w:val="-2"/>
          <w:sz w:val="24"/>
        </w:rPr>
      </w:pPr>
      <w:r w:rsidRPr="00B3633A">
        <w:rPr>
          <w:rFonts w:ascii="Montserrat" w:hAnsi="Montserrat"/>
          <w:spacing w:val="-2"/>
          <w:sz w:val="24"/>
        </w:rPr>
        <w:t>So magic isn't real.</w:t>
      </w:r>
    </w:p>
    <w:p w:rsidR="0008581E" w:rsidRPr="00B3633A" w:rsidRDefault="0008581E">
      <w:pPr>
        <w:pStyle w:val="0DraftNormal"/>
        <w:rPr>
          <w:rFonts w:ascii="Montserrat" w:hAnsi="Montserrat"/>
          <w:spacing w:val="-2"/>
          <w:sz w:val="24"/>
        </w:rPr>
      </w:pPr>
    </w:p>
    <w:p w:rsidR="0008581E" w:rsidRPr="00B3633A" w:rsidRDefault="0008581E">
      <w:pPr>
        <w:pStyle w:val="0DraftNormal"/>
        <w:rPr>
          <w:rFonts w:ascii="Montserrat" w:hAnsi="Montserrat"/>
          <w:spacing w:val="-2"/>
          <w:sz w:val="24"/>
        </w:rPr>
      </w:pPr>
      <w:r w:rsidRPr="00B3633A">
        <w:rPr>
          <w:rFonts w:ascii="Montserrat" w:hAnsi="Montserrat"/>
          <w:spacing w:val="-2"/>
          <w:sz w:val="24"/>
        </w:rPr>
        <w:t>What is? You have to ask, what is reality—in truth?</w:t>
      </w:r>
    </w:p>
    <w:p w:rsidR="0008581E" w:rsidRPr="00B3633A" w:rsidRDefault="0008581E">
      <w:pPr>
        <w:pStyle w:val="0DraftNormal"/>
        <w:rPr>
          <w:rFonts w:ascii="Montserrat" w:hAnsi="Montserrat"/>
          <w:spacing w:val="-2"/>
          <w:sz w:val="24"/>
        </w:rPr>
      </w:pPr>
    </w:p>
    <w:p w:rsidR="0008581E" w:rsidRPr="00B3633A" w:rsidRDefault="0008581E">
      <w:pPr>
        <w:pStyle w:val="0DraftNormal"/>
        <w:rPr>
          <w:rFonts w:ascii="Montserrat" w:hAnsi="Montserrat"/>
          <w:spacing w:val="-2"/>
          <w:sz w:val="24"/>
        </w:rPr>
      </w:pPr>
      <w:r w:rsidRPr="00B3633A">
        <w:rPr>
          <w:rFonts w:ascii="Montserrat" w:hAnsi="Montserrat"/>
          <w:spacing w:val="-2"/>
          <w:sz w:val="24"/>
        </w:rPr>
        <w:t xml:space="preserve">I will tell you what reality is. Reality is a matter of faith and belief. Faith and belief in the idea that you are going to die and there is nothing you can do about—so there is no point in worrying or doing anything about it. Reality is believing that `I am this: ______,' and `that cannot really change in any meaningful way'. Magic is choosing `I am what I have the will to be' and in that way you must take responsibility for your life. You embody it, you design it, you bring it about and you live it. </w:t>
      </w:r>
    </w:p>
    <w:p w:rsidR="0008581E" w:rsidRPr="00B3633A" w:rsidRDefault="0008581E">
      <w:pPr>
        <w:pStyle w:val="0DraftNormal"/>
        <w:rPr>
          <w:rFonts w:ascii="Montserrat" w:hAnsi="Montserrat"/>
          <w:spacing w:val="-2"/>
          <w:sz w:val="24"/>
        </w:rPr>
      </w:pPr>
    </w:p>
    <w:p w:rsidR="0008581E" w:rsidRPr="00B3633A" w:rsidRDefault="0008581E">
      <w:pPr>
        <w:pStyle w:val="0DraftNormal"/>
        <w:rPr>
          <w:rFonts w:ascii="Montserrat" w:hAnsi="Montserrat"/>
          <w:spacing w:val="-2"/>
          <w:sz w:val="24"/>
        </w:rPr>
      </w:pPr>
      <w:r w:rsidRPr="00B3633A">
        <w:rPr>
          <w:rFonts w:ascii="Montserrat" w:hAnsi="Montserrat"/>
          <w:spacing w:val="-2"/>
          <w:sz w:val="24"/>
        </w:rPr>
        <w:t xml:space="preserve">Very just. Very simple. </w:t>
      </w:r>
    </w:p>
    <w:p w:rsidR="0008581E" w:rsidRPr="00B3633A" w:rsidRDefault="0008581E">
      <w:pPr>
        <w:pStyle w:val="0DraftNormal"/>
        <w:rPr>
          <w:rFonts w:ascii="Montserrat" w:hAnsi="Montserrat"/>
          <w:spacing w:val="-2"/>
          <w:sz w:val="24"/>
        </w:rPr>
      </w:pPr>
    </w:p>
    <w:p w:rsidR="0008581E" w:rsidRPr="00B3633A" w:rsidRDefault="0008581E">
      <w:pPr>
        <w:pStyle w:val="0DraftNormal"/>
        <w:rPr>
          <w:rFonts w:ascii="Montserrat" w:hAnsi="Montserrat"/>
          <w:spacing w:val="-2"/>
          <w:sz w:val="24"/>
        </w:rPr>
      </w:pPr>
      <w:r w:rsidRPr="00B3633A">
        <w:rPr>
          <w:rFonts w:ascii="Montserrat" w:hAnsi="Montserrat"/>
          <w:spacing w:val="-2"/>
          <w:sz w:val="24"/>
        </w:rPr>
        <w:t>And it doesn't matter how you do it. If you do it selfish and stupid then, well, you are just selfish and stupid. If you do it wise and awake, then you really don't have anything to complain about. Magic is not real, not like air; not like blood and bones. Magic is creative intelligence. Applied intelligence, and the only way to prove that is to be intelligent and creative. Magic is not a noun, magic is a verb. It is action.</w:t>
      </w:r>
    </w:p>
    <w:p w:rsidR="0008581E" w:rsidRPr="00B3633A" w:rsidRDefault="0008581E">
      <w:pPr>
        <w:pStyle w:val="0DraftNormal"/>
        <w:rPr>
          <w:rFonts w:ascii="Montserrat" w:hAnsi="Montserrat"/>
          <w:spacing w:val="-2"/>
          <w:sz w:val="24"/>
        </w:rPr>
      </w:pPr>
    </w:p>
    <w:p w:rsidR="0008581E" w:rsidRPr="00B3633A" w:rsidRDefault="0008581E">
      <w:pPr>
        <w:pStyle w:val="0DraftNormal"/>
        <w:rPr>
          <w:rFonts w:ascii="Montserrat" w:hAnsi="Montserrat"/>
          <w:spacing w:val="-2"/>
          <w:sz w:val="24"/>
        </w:rPr>
      </w:pPr>
      <w:r w:rsidRPr="00B3633A">
        <w:rPr>
          <w:rFonts w:ascii="Montserrat" w:hAnsi="Montserrat"/>
          <w:spacing w:val="-2"/>
          <w:sz w:val="24"/>
        </w:rPr>
        <w:t>No one can show you magic. You have to see it.</w:t>
      </w:r>
    </w:p>
    <w:p w:rsidR="0008581E" w:rsidRPr="00B3633A" w:rsidRDefault="0008581E">
      <w:pPr>
        <w:pStyle w:val="0DraftNormal"/>
        <w:rPr>
          <w:rFonts w:ascii="Montserrat" w:hAnsi="Montserrat"/>
          <w:spacing w:val="-2"/>
          <w:sz w:val="24"/>
        </w:rPr>
      </w:pPr>
    </w:p>
    <w:p w:rsidR="0008581E" w:rsidRPr="00B3633A" w:rsidRDefault="0008581E">
      <w:pPr>
        <w:pStyle w:val="0DraftNormal"/>
        <w:rPr>
          <w:rFonts w:ascii="Montserrat" w:hAnsi="Montserrat"/>
          <w:spacing w:val="-2"/>
          <w:sz w:val="24"/>
        </w:rPr>
      </w:pPr>
      <w:r w:rsidRPr="00B3633A">
        <w:rPr>
          <w:rFonts w:ascii="Montserrat" w:hAnsi="Montserrat"/>
          <w:spacing w:val="-2"/>
          <w:sz w:val="24"/>
        </w:rPr>
        <w:t>And that is not some mystery or riddle. It is simple common sense.</w:t>
      </w:r>
    </w:p>
    <w:p w:rsidR="0008581E" w:rsidRPr="00B3633A" w:rsidRDefault="0008581E">
      <w:pPr>
        <w:pStyle w:val="0DraftNormal"/>
        <w:rPr>
          <w:rFonts w:ascii="Montserrat" w:hAnsi="Montserrat"/>
          <w:spacing w:val="-2"/>
          <w:sz w:val="24"/>
        </w:rPr>
      </w:pPr>
    </w:p>
    <w:p w:rsidR="0008581E" w:rsidRPr="00B3633A" w:rsidRDefault="0008581E">
      <w:pPr>
        <w:pStyle w:val="0DraftNormal"/>
        <w:rPr>
          <w:rFonts w:ascii="Montserrat" w:hAnsi="Montserrat"/>
          <w:spacing w:val="-2"/>
          <w:sz w:val="24"/>
        </w:rPr>
      </w:pPr>
      <w:r w:rsidRPr="00B3633A">
        <w:rPr>
          <w:rFonts w:ascii="Montserrat" w:hAnsi="Montserrat"/>
          <w:spacing w:val="-2"/>
          <w:sz w:val="24"/>
        </w:rPr>
        <w:t xml:space="preserve">I will tell you what a great magician is. A great magician is an individual who realizes that they are alive and that that is more important than money, power, reason, doubt... whatever you can name, really, because it is only </w:t>
      </w:r>
      <w:r w:rsidRPr="00B3633A">
        <w:rPr>
          <w:rFonts w:ascii="Montserrat" w:hAnsi="Montserrat"/>
          <w:i/>
          <w:spacing w:val="-2"/>
          <w:sz w:val="24"/>
        </w:rPr>
        <w:t xml:space="preserve">your </w:t>
      </w:r>
      <w:r w:rsidRPr="00B3633A">
        <w:rPr>
          <w:rFonts w:ascii="Montserrat" w:hAnsi="Montserrat"/>
          <w:spacing w:val="-2"/>
          <w:sz w:val="24"/>
        </w:rPr>
        <w:t xml:space="preserve">life. If you take it. Well, the magician takes it. If he has the creativity and intelligence, he figures out how to evolve, how to survive. If he learns what the real question is, then he might even learn how to never die. He might learn that you can't die. Because death is meaningless. If we just simply turn off and all of our life just blinks out of existence like a computer's memory as it is turned off, then you will never know that you are dead. The capacity to have that knowledge will be gone before it can be known. You will just have one last awareness from which you will never move. Time stops. Everything meaningful stops. </w:t>
      </w:r>
    </w:p>
    <w:p w:rsidR="0008581E" w:rsidRPr="00B3633A" w:rsidRDefault="0008581E">
      <w:pPr>
        <w:pStyle w:val="0DraftNormal"/>
        <w:rPr>
          <w:rFonts w:ascii="Montserrat" w:hAnsi="Montserrat"/>
          <w:spacing w:val="-2"/>
          <w:sz w:val="24"/>
        </w:rPr>
      </w:pPr>
    </w:p>
    <w:p w:rsidR="0008581E" w:rsidRPr="00B3633A" w:rsidRDefault="0008581E">
      <w:pPr>
        <w:pStyle w:val="0DraftNormal"/>
        <w:rPr>
          <w:rFonts w:ascii="Montserrat" w:hAnsi="Montserrat"/>
          <w:spacing w:val="-2"/>
          <w:sz w:val="24"/>
        </w:rPr>
      </w:pPr>
      <w:r w:rsidRPr="00B3633A">
        <w:rPr>
          <w:rFonts w:ascii="Montserrat" w:hAnsi="Montserrat"/>
          <w:spacing w:val="-2"/>
          <w:sz w:val="24"/>
        </w:rPr>
        <w:t>And awareness? Can that stop, or us being trapped in it, how can we move beyond that last awareness and truly reach oblivion? Only by somewhere escaping the limitations of our existence. We can't even die without magic. That is the truth (but don't take it from me—find your own truth, whatever works for you) and that is why magic is so damned scary!</w:t>
      </w:r>
    </w:p>
    <w:p w:rsidR="0008581E" w:rsidRPr="00B3633A" w:rsidRDefault="0008581E">
      <w:pPr>
        <w:pStyle w:val="0DraftNormal"/>
        <w:rPr>
          <w:rFonts w:ascii="Montserrat" w:hAnsi="Montserrat"/>
          <w:spacing w:val="-2"/>
          <w:sz w:val="24"/>
        </w:rPr>
      </w:pPr>
    </w:p>
    <w:p w:rsidR="0008581E" w:rsidRPr="00B3633A" w:rsidRDefault="0008581E">
      <w:pPr>
        <w:pStyle w:val="0DraftNormal"/>
        <w:rPr>
          <w:rFonts w:ascii="Montserrat" w:hAnsi="Montserrat"/>
          <w:spacing w:val="-2"/>
          <w:sz w:val="24"/>
        </w:rPr>
      </w:pPr>
      <w:r w:rsidRPr="00B3633A">
        <w:rPr>
          <w:rFonts w:ascii="Montserrat" w:hAnsi="Montserrat"/>
          <w:spacing w:val="-2"/>
          <w:sz w:val="24"/>
        </w:rPr>
        <w:t>I never accepted the idea of death.</w:t>
      </w:r>
    </w:p>
    <w:p w:rsidR="0008581E" w:rsidRPr="00B3633A" w:rsidRDefault="0008581E">
      <w:pPr>
        <w:pStyle w:val="0DraftNormal"/>
        <w:rPr>
          <w:rFonts w:ascii="Montserrat" w:hAnsi="Montserrat"/>
          <w:spacing w:val="-2"/>
          <w:sz w:val="24"/>
        </w:rPr>
      </w:pPr>
    </w:p>
    <w:p w:rsidR="0008581E" w:rsidRPr="00B3633A" w:rsidRDefault="0008581E">
      <w:pPr>
        <w:pStyle w:val="0DraftNormal"/>
        <w:rPr>
          <w:rFonts w:ascii="Montserrat" w:hAnsi="Montserrat"/>
          <w:spacing w:val="-2"/>
          <w:sz w:val="24"/>
        </w:rPr>
      </w:pPr>
      <w:r w:rsidRPr="00B3633A">
        <w:rPr>
          <w:rFonts w:ascii="Montserrat" w:hAnsi="Montserrat"/>
          <w:spacing w:val="-2"/>
          <w:sz w:val="24"/>
        </w:rPr>
        <w:t xml:space="preserve">I understand the reality of it, of course, but I do not accept that we must die. Death for us makes about as much sense as a chick expiring simply because it refused to hatch. </w:t>
      </w:r>
    </w:p>
    <w:p w:rsidR="0008581E" w:rsidRPr="00B3633A" w:rsidRDefault="0008581E">
      <w:pPr>
        <w:pStyle w:val="0DraftNormal"/>
        <w:rPr>
          <w:rFonts w:ascii="Montserrat" w:hAnsi="Montserrat"/>
          <w:spacing w:val="-2"/>
          <w:sz w:val="24"/>
        </w:rPr>
      </w:pPr>
    </w:p>
    <w:p w:rsidR="0008581E" w:rsidRPr="00B3633A" w:rsidRDefault="0008581E">
      <w:pPr>
        <w:pStyle w:val="0DraftNormal"/>
        <w:rPr>
          <w:rFonts w:ascii="Montserrat" w:hAnsi="Montserrat"/>
          <w:spacing w:val="-2"/>
          <w:sz w:val="24"/>
        </w:rPr>
      </w:pPr>
      <w:r w:rsidRPr="00B3633A">
        <w:rPr>
          <w:rFonts w:ascii="Montserrat" w:hAnsi="Montserrat"/>
          <w:spacing w:val="-2"/>
          <w:sz w:val="24"/>
        </w:rPr>
        <w:t>Like the chick, we go through this development stage of our existence with a certain potential for growth, which is limited and can be expended. If, like a stubborn chick, we refuse to hatch out of the womb of our infancy, we simply begin to suffocate, atrophy and eventually die. For us, this is old age.</w:t>
      </w:r>
    </w:p>
    <w:p w:rsidR="0008581E" w:rsidRPr="00B3633A" w:rsidRDefault="0008581E">
      <w:pPr>
        <w:pStyle w:val="0DraftNormal"/>
        <w:rPr>
          <w:rFonts w:ascii="Montserrat" w:hAnsi="Montserrat"/>
          <w:spacing w:val="-2"/>
          <w:sz w:val="24"/>
        </w:rPr>
      </w:pPr>
    </w:p>
    <w:p w:rsidR="0008581E" w:rsidRPr="00B3633A" w:rsidRDefault="0008581E">
      <w:pPr>
        <w:pStyle w:val="0DraftNormal"/>
        <w:rPr>
          <w:rFonts w:ascii="Montserrat" w:hAnsi="Montserrat"/>
          <w:spacing w:val="-2"/>
          <w:sz w:val="24"/>
        </w:rPr>
      </w:pPr>
      <w:r w:rsidRPr="00B3633A">
        <w:rPr>
          <w:rFonts w:ascii="Montserrat" w:hAnsi="Montserrat"/>
          <w:spacing w:val="-2"/>
          <w:sz w:val="24"/>
        </w:rPr>
        <w:t>People begin to die when they cease to grow.</w:t>
      </w:r>
    </w:p>
    <w:p w:rsidR="0008581E" w:rsidRPr="00B3633A" w:rsidRDefault="0008581E">
      <w:pPr>
        <w:pStyle w:val="0DraftNormal"/>
        <w:rPr>
          <w:rFonts w:ascii="Montserrat" w:hAnsi="Montserrat"/>
          <w:spacing w:val="-2"/>
          <w:sz w:val="24"/>
        </w:rPr>
      </w:pPr>
    </w:p>
    <w:p w:rsidR="0008581E" w:rsidRPr="00B3633A" w:rsidRDefault="0008581E">
      <w:pPr>
        <w:pStyle w:val="0DraftNormal"/>
        <w:rPr>
          <w:rFonts w:ascii="Montserrat" w:hAnsi="Montserrat"/>
          <w:spacing w:val="-2"/>
          <w:sz w:val="24"/>
        </w:rPr>
      </w:pPr>
      <w:r w:rsidRPr="00B3633A">
        <w:rPr>
          <w:rFonts w:ascii="Montserrat" w:hAnsi="Montserrat"/>
          <w:spacing w:val="-2"/>
          <w:sz w:val="24"/>
        </w:rPr>
        <w:t>You, ah, take this very seriously.</w:t>
      </w:r>
    </w:p>
    <w:p w:rsidR="0008581E" w:rsidRPr="00B3633A" w:rsidRDefault="0008581E">
      <w:pPr>
        <w:pStyle w:val="0DraftNormal"/>
        <w:rPr>
          <w:rFonts w:ascii="Montserrat" w:hAnsi="Montserrat"/>
          <w:spacing w:val="-2"/>
          <w:sz w:val="24"/>
        </w:rPr>
      </w:pPr>
    </w:p>
    <w:p w:rsidR="0008581E" w:rsidRPr="00B3633A" w:rsidRDefault="0008581E">
      <w:pPr>
        <w:pStyle w:val="0DraftNormal"/>
        <w:rPr>
          <w:rFonts w:ascii="Montserrat" w:hAnsi="Montserrat"/>
          <w:spacing w:val="-2"/>
          <w:sz w:val="24"/>
        </w:rPr>
      </w:pPr>
      <w:r w:rsidRPr="00B3633A">
        <w:rPr>
          <w:rFonts w:ascii="Montserrat" w:hAnsi="Montserrat"/>
          <w:spacing w:val="-2"/>
          <w:sz w:val="24"/>
        </w:rPr>
        <w:t>You have to take it seriously. Especially if you live it.</w:t>
      </w:r>
    </w:p>
    <w:p w:rsidR="0008581E" w:rsidRPr="00B3633A" w:rsidRDefault="0008581E">
      <w:pPr>
        <w:pStyle w:val="0DraftNormal"/>
        <w:rPr>
          <w:rFonts w:ascii="Montserrat" w:hAnsi="Montserrat"/>
          <w:spacing w:val="-2"/>
          <w:sz w:val="24"/>
        </w:rPr>
      </w:pPr>
    </w:p>
    <w:p w:rsidR="0008581E" w:rsidRPr="00B3633A" w:rsidRDefault="0008581E">
      <w:pPr>
        <w:pStyle w:val="0DraftNormal"/>
        <w:rPr>
          <w:rFonts w:ascii="Montserrat" w:hAnsi="Montserrat"/>
          <w:spacing w:val="-2"/>
          <w:sz w:val="24"/>
        </w:rPr>
      </w:pPr>
      <w:r w:rsidRPr="00B3633A">
        <w:rPr>
          <w:rFonts w:ascii="Montserrat" w:hAnsi="Montserrat"/>
          <w:spacing w:val="-2"/>
          <w:sz w:val="24"/>
        </w:rPr>
        <w:t>So the question is not magic. The question is how you choose to perceive the way things happen. Yes? No?</w:t>
      </w:r>
    </w:p>
    <w:p w:rsidR="0008581E" w:rsidRPr="00B3633A" w:rsidRDefault="0008581E">
      <w:pPr>
        <w:pStyle w:val="0DraftNormal"/>
        <w:rPr>
          <w:rFonts w:ascii="Montserrat" w:hAnsi="Montserrat"/>
          <w:spacing w:val="-2"/>
          <w:sz w:val="24"/>
        </w:rPr>
      </w:pPr>
    </w:p>
    <w:p w:rsidR="0008581E" w:rsidRPr="00B3633A" w:rsidRDefault="0008581E">
      <w:pPr>
        <w:pStyle w:val="0DraftNormal"/>
        <w:rPr>
          <w:rFonts w:ascii="Montserrat" w:hAnsi="Montserrat"/>
          <w:spacing w:val="-2"/>
          <w:sz w:val="24"/>
        </w:rPr>
      </w:pPr>
      <w:r w:rsidRPr="00B3633A">
        <w:rPr>
          <w:rFonts w:ascii="Montserrat" w:hAnsi="Montserrat"/>
          <w:spacing w:val="-2"/>
          <w:sz w:val="24"/>
        </w:rPr>
        <w:t>Close enough. If you want to see something magical to you, look for something that can't be taken for granted.</w:t>
      </w:r>
    </w:p>
    <w:p w:rsidR="0008581E" w:rsidRPr="00B3633A" w:rsidRDefault="0008581E">
      <w:pPr>
        <w:pStyle w:val="0DraftNormal"/>
        <w:rPr>
          <w:rFonts w:ascii="Montserrat" w:hAnsi="Montserrat"/>
          <w:spacing w:val="-2"/>
          <w:sz w:val="24"/>
        </w:rPr>
      </w:pPr>
    </w:p>
    <w:p w:rsidR="0008581E" w:rsidRPr="00B3633A" w:rsidRDefault="0008581E">
      <w:pPr>
        <w:pStyle w:val="0DraftNormal"/>
        <w:rPr>
          <w:rFonts w:ascii="Montserrat" w:hAnsi="Montserrat"/>
          <w:spacing w:val="-2"/>
          <w:sz w:val="24"/>
        </w:rPr>
      </w:pPr>
      <w:r w:rsidRPr="00B3633A">
        <w:rPr>
          <w:rFonts w:ascii="Montserrat" w:hAnsi="Montserrat"/>
          <w:spacing w:val="-2"/>
          <w:sz w:val="24"/>
        </w:rPr>
        <w:t>Anything?</w:t>
      </w:r>
    </w:p>
    <w:p w:rsidR="0008581E" w:rsidRPr="00B3633A" w:rsidRDefault="0008581E">
      <w:pPr>
        <w:pStyle w:val="0DraftNormal"/>
        <w:rPr>
          <w:rFonts w:ascii="Montserrat" w:hAnsi="Montserrat"/>
          <w:spacing w:val="-2"/>
          <w:sz w:val="24"/>
        </w:rPr>
      </w:pPr>
    </w:p>
    <w:p w:rsidR="0008581E" w:rsidRPr="00B3633A" w:rsidRDefault="0008581E">
      <w:pPr>
        <w:pStyle w:val="0DraftNormal"/>
        <w:rPr>
          <w:rFonts w:ascii="Montserrat" w:hAnsi="Montserrat"/>
          <w:spacing w:val="-2"/>
          <w:sz w:val="24"/>
        </w:rPr>
      </w:pPr>
      <w:r w:rsidRPr="00B3633A">
        <w:rPr>
          <w:rFonts w:ascii="Montserrat" w:hAnsi="Montserrat"/>
          <w:spacing w:val="-2"/>
          <w:sz w:val="24"/>
        </w:rPr>
        <w:t>You have to start somewhere.</w:t>
      </w:r>
    </w:p>
    <w:p w:rsidR="0008581E" w:rsidRPr="00B3633A" w:rsidRDefault="0008581E">
      <w:pPr>
        <w:pStyle w:val="0DraftNormal"/>
        <w:rPr>
          <w:rFonts w:ascii="Montserrat" w:hAnsi="Montserrat"/>
          <w:spacing w:val="-2"/>
          <w:sz w:val="24"/>
        </w:rPr>
      </w:pPr>
    </w:p>
    <w:p w:rsidR="0008581E" w:rsidRPr="00B3633A" w:rsidRDefault="0008581E">
      <w:pPr>
        <w:pStyle w:val="0DraftNormal"/>
        <w:rPr>
          <w:rFonts w:ascii="Montserrat" w:hAnsi="Montserrat"/>
          <w:spacing w:val="-2"/>
          <w:sz w:val="24"/>
        </w:rPr>
      </w:pPr>
      <w:r w:rsidRPr="00B3633A">
        <w:rPr>
          <w:rFonts w:ascii="Montserrat" w:hAnsi="Montserrat"/>
          <w:spacing w:val="-2"/>
          <w:sz w:val="24"/>
        </w:rPr>
        <w:t>Well, um, I have to admit, I have been silently trying to figure out why the three of you are dressed the way you are.</w:t>
      </w:r>
    </w:p>
    <w:p w:rsidR="0008581E" w:rsidRPr="00B3633A" w:rsidRDefault="0008581E">
      <w:pPr>
        <w:pStyle w:val="0DraftNormal"/>
        <w:rPr>
          <w:rFonts w:ascii="Montserrat" w:hAnsi="Montserrat"/>
          <w:spacing w:val="-2"/>
          <w:sz w:val="24"/>
        </w:rPr>
      </w:pPr>
    </w:p>
    <w:p w:rsidR="0008581E" w:rsidRPr="00B3633A" w:rsidRDefault="0008581E">
      <w:pPr>
        <w:pStyle w:val="0DraftNormal"/>
        <w:rPr>
          <w:rFonts w:ascii="Montserrat" w:hAnsi="Montserrat"/>
          <w:spacing w:val="-2"/>
          <w:sz w:val="24"/>
        </w:rPr>
      </w:pPr>
      <w:r w:rsidRPr="00B3633A">
        <w:rPr>
          <w:rFonts w:ascii="Montserrat" w:hAnsi="Montserrat"/>
          <w:spacing w:val="-2"/>
          <w:sz w:val="24"/>
        </w:rPr>
        <w:t>Pardon?</w:t>
      </w:r>
    </w:p>
    <w:p w:rsidR="0008581E" w:rsidRPr="00B3633A" w:rsidRDefault="0008581E">
      <w:pPr>
        <w:pStyle w:val="0DraftNormal"/>
        <w:rPr>
          <w:rFonts w:ascii="Montserrat" w:hAnsi="Montserrat"/>
          <w:spacing w:val="-2"/>
          <w:sz w:val="24"/>
        </w:rPr>
      </w:pPr>
    </w:p>
    <w:p w:rsidR="0008581E" w:rsidRPr="00B3633A" w:rsidRDefault="0008581E">
      <w:pPr>
        <w:pStyle w:val="0DraftNormal"/>
        <w:rPr>
          <w:rFonts w:ascii="Montserrat" w:hAnsi="Montserrat"/>
          <w:spacing w:val="-2"/>
          <w:sz w:val="24"/>
        </w:rPr>
      </w:pPr>
      <w:r w:rsidRPr="00B3633A">
        <w:rPr>
          <w:rFonts w:ascii="Montserrat" w:hAnsi="Montserrat"/>
          <w:spacing w:val="-2"/>
          <w:sz w:val="24"/>
        </w:rPr>
        <w:t>Didn't any of you notice that all three of you are wearing... what do you call that anyway?</w:t>
      </w:r>
    </w:p>
    <w:p w:rsidR="0008581E" w:rsidRPr="00B3633A" w:rsidRDefault="0008581E">
      <w:pPr>
        <w:pStyle w:val="0DraftNormal"/>
        <w:rPr>
          <w:rFonts w:ascii="Montserrat" w:hAnsi="Montserrat"/>
          <w:spacing w:val="-2"/>
          <w:sz w:val="24"/>
        </w:rPr>
      </w:pPr>
    </w:p>
    <w:p w:rsidR="0008581E" w:rsidRPr="00B3633A" w:rsidRDefault="0008581E">
      <w:pPr>
        <w:pStyle w:val="0DraftNormal"/>
        <w:rPr>
          <w:rFonts w:ascii="Montserrat" w:hAnsi="Montserrat"/>
          <w:spacing w:val="-2"/>
          <w:sz w:val="24"/>
        </w:rPr>
      </w:pPr>
      <w:r w:rsidRPr="00B3633A">
        <w:rPr>
          <w:rFonts w:ascii="Montserrat" w:hAnsi="Montserrat"/>
          <w:spacing w:val="-2"/>
          <w:sz w:val="24"/>
        </w:rPr>
        <w:t xml:space="preserve">This? I guess you'd call it a body glove. </w:t>
      </w:r>
    </w:p>
    <w:p w:rsidR="0008581E" w:rsidRPr="00B3633A" w:rsidRDefault="0008581E">
      <w:pPr>
        <w:pStyle w:val="0DraftNormal"/>
        <w:rPr>
          <w:rFonts w:ascii="Montserrat" w:hAnsi="Montserrat"/>
          <w:spacing w:val="-2"/>
          <w:sz w:val="24"/>
        </w:rPr>
      </w:pPr>
    </w:p>
    <w:p w:rsidR="0008581E" w:rsidRPr="00B3633A" w:rsidRDefault="0008581E">
      <w:pPr>
        <w:pStyle w:val="0DraftNormal"/>
        <w:rPr>
          <w:rFonts w:ascii="Montserrat" w:hAnsi="Montserrat"/>
          <w:spacing w:val="-2"/>
          <w:sz w:val="24"/>
        </w:rPr>
      </w:pPr>
      <w:r w:rsidRPr="00B3633A">
        <w:rPr>
          <w:rFonts w:ascii="Montserrat" w:hAnsi="Montserrat"/>
          <w:spacing w:val="-2"/>
          <w:sz w:val="24"/>
        </w:rPr>
        <w:t>Ironically, this is something all of us do take for granted.</w:t>
      </w:r>
    </w:p>
    <w:p w:rsidR="0008581E" w:rsidRPr="00B3633A" w:rsidRDefault="0008581E">
      <w:pPr>
        <w:pStyle w:val="0DraftNormal"/>
        <w:rPr>
          <w:rFonts w:ascii="Montserrat" w:hAnsi="Montserrat"/>
          <w:spacing w:val="-2"/>
          <w:sz w:val="24"/>
        </w:rPr>
      </w:pPr>
    </w:p>
    <w:p w:rsidR="0008581E" w:rsidRPr="00B3633A" w:rsidRDefault="0008581E">
      <w:pPr>
        <w:pStyle w:val="0DraftNormal"/>
        <w:rPr>
          <w:rFonts w:ascii="Montserrat" w:hAnsi="Montserrat"/>
          <w:spacing w:val="-2"/>
          <w:sz w:val="24"/>
        </w:rPr>
      </w:pPr>
      <w:r w:rsidRPr="00B3633A">
        <w:rPr>
          <w:rFonts w:ascii="Montserrat" w:hAnsi="Montserrat"/>
          <w:spacing w:val="-2"/>
          <w:sz w:val="24"/>
        </w:rPr>
        <w:t xml:space="preserve">We have adorned our naked bodies for so long that our adornments have become part of who and what we are. Naked flesh is sensuous and delightful, but nature has accustomed us to the benefit of a second, more durable covering. Clothing. Our skin is our first line of defense, biologically, but we have supplemented this with armor against cold and abrasion. I have to accept that it is part of my definition to be clothed. I kind of prefer to keep being naked to the mercy of the elements in the realm of choice. So, I made myself a second skin, as an extension of my self image. </w:t>
      </w:r>
    </w:p>
    <w:p w:rsidR="0008581E" w:rsidRPr="00B3633A" w:rsidRDefault="0008581E">
      <w:pPr>
        <w:pStyle w:val="0DraftNormal"/>
        <w:rPr>
          <w:rFonts w:ascii="Montserrat" w:hAnsi="Montserrat"/>
          <w:spacing w:val="-2"/>
          <w:sz w:val="24"/>
        </w:rPr>
      </w:pPr>
    </w:p>
    <w:p w:rsidR="0008581E" w:rsidRPr="00B3633A" w:rsidRDefault="0008581E">
      <w:pPr>
        <w:pStyle w:val="0DraftNormal"/>
        <w:rPr>
          <w:rFonts w:ascii="Montserrat" w:hAnsi="Montserrat"/>
          <w:spacing w:val="-2"/>
          <w:sz w:val="24"/>
        </w:rPr>
      </w:pPr>
      <w:r w:rsidRPr="00B3633A">
        <w:rPr>
          <w:rFonts w:ascii="Montserrat" w:hAnsi="Montserrat"/>
          <w:spacing w:val="-2"/>
          <w:sz w:val="24"/>
        </w:rPr>
        <w:t>Michael examined her body glove more carefully; it seemed almost alive. "Supple, insulative, breathable material resistant to water, and cutting or impacting penetration, this second skin is both armor and garment. It is sort of... well. Naturally there is a design to it, and I will try to make sense of it for you if you are interested, but not here."</w:t>
      </w:r>
    </w:p>
    <w:p w:rsidR="0008581E" w:rsidRPr="00B3633A" w:rsidRDefault="0008581E">
      <w:pPr>
        <w:pStyle w:val="0DraftNormal"/>
        <w:rPr>
          <w:rFonts w:ascii="Montserrat" w:hAnsi="Montserrat"/>
          <w:spacing w:val="-2"/>
          <w:sz w:val="24"/>
        </w:rPr>
      </w:pPr>
    </w:p>
    <w:p w:rsidR="0008581E" w:rsidRPr="00B3633A" w:rsidRDefault="0008581E">
      <w:pPr>
        <w:pStyle w:val="0DraftNormal"/>
        <w:rPr>
          <w:rFonts w:ascii="Montserrat" w:hAnsi="Montserrat"/>
          <w:spacing w:val="-2"/>
          <w:sz w:val="24"/>
        </w:rPr>
      </w:pPr>
      <w:r w:rsidRPr="00B3633A">
        <w:rPr>
          <w:rFonts w:ascii="Montserrat" w:hAnsi="Montserrat"/>
          <w:spacing w:val="-2"/>
          <w:sz w:val="24"/>
        </w:rPr>
        <w:t>No, please, I'd really like to know more about this. You have suggested that this glove can do some pretty outlandish things. True or not, it is an intriguing proposition.</w:t>
      </w:r>
    </w:p>
    <w:p w:rsidR="0008581E" w:rsidRPr="00B3633A" w:rsidRDefault="0008581E">
      <w:pPr>
        <w:pStyle w:val="0DraftNormal"/>
        <w:rPr>
          <w:rFonts w:ascii="Montserrat" w:hAnsi="Montserrat"/>
          <w:spacing w:val="-2"/>
          <w:sz w:val="24"/>
        </w:rPr>
      </w:pPr>
    </w:p>
    <w:p w:rsidR="0008581E" w:rsidRPr="00B3633A" w:rsidRDefault="0008581E">
      <w:pPr>
        <w:pStyle w:val="0DraftNormal"/>
        <w:rPr>
          <w:rFonts w:ascii="Montserrat" w:hAnsi="Montserrat"/>
          <w:spacing w:val="-2"/>
          <w:sz w:val="24"/>
        </w:rPr>
      </w:pPr>
      <w:r w:rsidRPr="00B3633A">
        <w:rPr>
          <w:rFonts w:ascii="Montserrat" w:hAnsi="Montserrat"/>
          <w:spacing w:val="-2"/>
          <w:sz w:val="24"/>
        </w:rPr>
        <w:t xml:space="preserve">I think of it as my sheathe.  But anyway, the secret is the material. It isn't a material at all. Not in conventional terms. It is a four dimensional object—a field. The part you see is the intersection of that field with my personal space. By way of special geometry, it is resilient like skin but tough enough to act as armor against bullets, shrapnel, blades, fire, radiation, heat, cold, and unwanted attention. </w:t>
      </w:r>
    </w:p>
    <w:p w:rsidR="0008581E" w:rsidRPr="00B3633A" w:rsidRDefault="0008581E">
      <w:pPr>
        <w:pStyle w:val="0DraftNormal"/>
        <w:rPr>
          <w:rFonts w:ascii="Montserrat" w:hAnsi="Montserrat"/>
          <w:spacing w:val="-2"/>
          <w:sz w:val="24"/>
        </w:rPr>
      </w:pPr>
    </w:p>
    <w:p w:rsidR="0008581E" w:rsidRPr="00B3633A" w:rsidRDefault="0008581E">
      <w:pPr>
        <w:pStyle w:val="0DraftNormal"/>
        <w:rPr>
          <w:rFonts w:ascii="Montserrat" w:hAnsi="Montserrat"/>
          <w:spacing w:val="-2"/>
          <w:sz w:val="24"/>
        </w:rPr>
      </w:pPr>
      <w:r w:rsidRPr="00B3633A">
        <w:rPr>
          <w:rFonts w:ascii="Montserrat" w:hAnsi="Montserrat"/>
          <w:spacing w:val="-2"/>
          <w:sz w:val="24"/>
        </w:rPr>
        <w:t>It would seem to me that it provokes all sorts of unwanted attention. Not much detriment there.</w:t>
      </w:r>
    </w:p>
    <w:p w:rsidR="0008581E" w:rsidRPr="00B3633A" w:rsidRDefault="0008581E">
      <w:pPr>
        <w:pStyle w:val="0DraftNormal"/>
        <w:rPr>
          <w:rFonts w:ascii="Montserrat" w:hAnsi="Montserrat"/>
          <w:spacing w:val="-2"/>
          <w:sz w:val="24"/>
        </w:rPr>
      </w:pPr>
    </w:p>
    <w:p w:rsidR="0008581E" w:rsidRPr="00B3633A" w:rsidRDefault="0008581E">
      <w:pPr>
        <w:pStyle w:val="0DraftNormal"/>
        <w:rPr>
          <w:rFonts w:ascii="Montserrat" w:hAnsi="Montserrat"/>
          <w:spacing w:val="-2"/>
          <w:sz w:val="24"/>
        </w:rPr>
      </w:pPr>
      <w:r w:rsidRPr="00B3633A">
        <w:rPr>
          <w:rFonts w:ascii="Montserrat" w:hAnsi="Montserrat"/>
          <w:spacing w:val="-2"/>
          <w:sz w:val="24"/>
        </w:rPr>
        <w:t>Perhaps, but you have never seen anyone try to peel it off of me without my consent. It has an appealing frustration value.</w:t>
      </w:r>
    </w:p>
    <w:p w:rsidR="0008581E" w:rsidRPr="00B3633A" w:rsidRDefault="0008581E">
      <w:pPr>
        <w:pStyle w:val="0DraftNormal"/>
        <w:rPr>
          <w:rFonts w:ascii="Montserrat" w:hAnsi="Montserrat"/>
          <w:spacing w:val="-2"/>
          <w:sz w:val="24"/>
        </w:rPr>
      </w:pPr>
    </w:p>
    <w:p w:rsidR="0008581E" w:rsidRPr="00B3633A" w:rsidRDefault="0008581E">
      <w:pPr>
        <w:pStyle w:val="0DraftNormal"/>
        <w:rPr>
          <w:rFonts w:ascii="Montserrat" w:hAnsi="Montserrat"/>
          <w:spacing w:val="-2"/>
          <w:sz w:val="24"/>
        </w:rPr>
      </w:pPr>
      <w:r w:rsidRPr="00B3633A">
        <w:rPr>
          <w:rFonts w:ascii="Montserrat" w:hAnsi="Montserrat"/>
          <w:spacing w:val="-2"/>
          <w:sz w:val="24"/>
        </w:rPr>
        <w:t>I'll take your word for it. However. This, too, sort of exceeds the idea of a four dimensional object as I understood then. I thought that material was redundant in four or more dimensions—existing merely as information.</w:t>
      </w:r>
    </w:p>
    <w:p w:rsidR="0008581E" w:rsidRPr="00B3633A" w:rsidRDefault="0008581E">
      <w:pPr>
        <w:pStyle w:val="0DraftNormal"/>
        <w:rPr>
          <w:rFonts w:ascii="Montserrat" w:hAnsi="Montserrat"/>
          <w:spacing w:val="-2"/>
          <w:sz w:val="24"/>
        </w:rPr>
      </w:pPr>
    </w:p>
    <w:p w:rsidR="0008581E" w:rsidRPr="00B3633A" w:rsidRDefault="0008581E">
      <w:pPr>
        <w:pStyle w:val="0DraftNormal"/>
        <w:rPr>
          <w:rFonts w:ascii="Montserrat" w:hAnsi="Montserrat"/>
          <w:spacing w:val="-2"/>
          <w:sz w:val="24"/>
        </w:rPr>
      </w:pPr>
      <w:r w:rsidRPr="00B3633A">
        <w:rPr>
          <w:rFonts w:ascii="Montserrat" w:hAnsi="Montserrat"/>
          <w:spacing w:val="-2"/>
          <w:sz w:val="24"/>
        </w:rPr>
        <w:t>Or awareness.</w:t>
      </w:r>
    </w:p>
    <w:p w:rsidR="0008581E" w:rsidRPr="00B3633A" w:rsidRDefault="0008581E">
      <w:pPr>
        <w:pStyle w:val="0DraftNormal"/>
        <w:rPr>
          <w:rFonts w:ascii="Montserrat" w:hAnsi="Montserrat"/>
          <w:spacing w:val="-2"/>
          <w:sz w:val="24"/>
        </w:rPr>
      </w:pPr>
    </w:p>
    <w:p w:rsidR="0008581E" w:rsidRPr="00B3633A" w:rsidRDefault="0008581E">
      <w:pPr>
        <w:pStyle w:val="0DraftNormal"/>
        <w:rPr>
          <w:rFonts w:ascii="Montserrat" w:hAnsi="Montserrat"/>
          <w:spacing w:val="-2"/>
          <w:sz w:val="24"/>
        </w:rPr>
      </w:pPr>
      <w:r w:rsidRPr="00B3633A">
        <w:rPr>
          <w:rFonts w:ascii="Montserrat" w:hAnsi="Montserrat"/>
          <w:spacing w:val="-2"/>
          <w:sz w:val="24"/>
        </w:rPr>
        <w:t>So you argued, earlier. So are you implying...?</w:t>
      </w:r>
    </w:p>
    <w:p w:rsidR="0008581E" w:rsidRPr="00B3633A" w:rsidRDefault="0008581E">
      <w:pPr>
        <w:pStyle w:val="0DraftNormal"/>
        <w:rPr>
          <w:rFonts w:ascii="Montserrat" w:hAnsi="Montserrat"/>
          <w:spacing w:val="-2"/>
          <w:sz w:val="24"/>
        </w:rPr>
      </w:pPr>
    </w:p>
    <w:p w:rsidR="0008581E" w:rsidRPr="00B3633A" w:rsidRDefault="0008581E">
      <w:pPr>
        <w:pStyle w:val="0DraftNormal"/>
        <w:rPr>
          <w:rFonts w:ascii="Montserrat" w:hAnsi="Montserrat"/>
          <w:spacing w:val="-2"/>
          <w:sz w:val="24"/>
        </w:rPr>
      </w:pPr>
      <w:r w:rsidRPr="00B3633A">
        <w:rPr>
          <w:rFonts w:ascii="Montserrat" w:hAnsi="Montserrat"/>
          <w:spacing w:val="-2"/>
          <w:sz w:val="24"/>
        </w:rPr>
        <w:t xml:space="preserve">Yes. It's a living sheathe; which is a symbiotic part of my body. Where the awareness it has intersects this sphere, it manifests around me as what you see—a body glove covering from the tips of fingers and toes to the top of the throat. Seamless, and silken like fine suede. Elastic and breathable as neoprene. Shear proof as carbon filament. And reversible; one face divine, pristine white (and since it can distinguish and eliminate any foreign matter it never soils or stains), one face as black as fuligan. </w:t>
      </w:r>
    </w:p>
    <w:p w:rsidR="0008581E" w:rsidRPr="00B3633A" w:rsidRDefault="0008581E">
      <w:pPr>
        <w:pStyle w:val="0DraftNormal"/>
        <w:rPr>
          <w:rFonts w:ascii="Montserrat" w:hAnsi="Montserrat"/>
          <w:spacing w:val="-2"/>
          <w:sz w:val="24"/>
        </w:rPr>
      </w:pPr>
    </w:p>
    <w:p w:rsidR="0008581E" w:rsidRPr="00B3633A" w:rsidRDefault="0008581E">
      <w:pPr>
        <w:pStyle w:val="0DraftNormal"/>
        <w:rPr>
          <w:rFonts w:ascii="Montserrat" w:hAnsi="Montserrat"/>
          <w:spacing w:val="-2"/>
          <w:sz w:val="24"/>
        </w:rPr>
      </w:pPr>
      <w:r w:rsidRPr="00B3633A">
        <w:rPr>
          <w:rFonts w:ascii="Montserrat" w:hAnsi="Montserrat"/>
          <w:spacing w:val="-2"/>
          <w:sz w:val="24"/>
        </w:rPr>
        <w:t xml:space="preserve">There is no such material, but in truth it is a pattern of will, and a design of applied higher dimension. For this reason, it will always fit like a glove. It will be adaptable and alive because I am. Not an adornment, really, but an integral part of me. </w:t>
      </w:r>
    </w:p>
    <w:p w:rsidR="0008581E" w:rsidRPr="00B3633A" w:rsidRDefault="0008581E">
      <w:pPr>
        <w:pStyle w:val="0DraftNormal"/>
        <w:rPr>
          <w:rFonts w:ascii="Montserrat" w:hAnsi="Montserrat"/>
          <w:spacing w:val="-2"/>
          <w:sz w:val="24"/>
        </w:rPr>
      </w:pPr>
    </w:p>
    <w:p w:rsidR="0008581E" w:rsidRPr="00B3633A" w:rsidRDefault="0008581E">
      <w:pPr>
        <w:pStyle w:val="0DraftNormal"/>
        <w:rPr>
          <w:rFonts w:ascii="Montserrat" w:hAnsi="Montserrat"/>
          <w:spacing w:val="-2"/>
          <w:sz w:val="24"/>
        </w:rPr>
      </w:pPr>
      <w:r w:rsidRPr="00B3633A">
        <w:rPr>
          <w:rFonts w:ascii="Montserrat" w:hAnsi="Montserrat"/>
          <w:spacing w:val="-2"/>
          <w:sz w:val="24"/>
        </w:rPr>
        <w:t>For this, I owe (Av).</w:t>
      </w:r>
    </w:p>
    <w:p w:rsidR="0008581E" w:rsidRPr="00B3633A" w:rsidRDefault="0008581E">
      <w:pPr>
        <w:pStyle w:val="0DraftNormal"/>
        <w:rPr>
          <w:rFonts w:ascii="Montserrat" w:hAnsi="Montserrat"/>
          <w:spacing w:val="-2"/>
          <w:sz w:val="24"/>
        </w:rPr>
      </w:pPr>
    </w:p>
    <w:p w:rsidR="0008581E" w:rsidRPr="00B3633A" w:rsidRDefault="0008581E">
      <w:pPr>
        <w:pStyle w:val="0DraftNormal"/>
        <w:rPr>
          <w:rFonts w:ascii="Montserrat" w:hAnsi="Montserrat"/>
          <w:spacing w:val="-2"/>
          <w:sz w:val="24"/>
        </w:rPr>
      </w:pPr>
      <w:r w:rsidRPr="00B3633A">
        <w:rPr>
          <w:rFonts w:ascii="Montserrat" w:hAnsi="Montserrat"/>
          <w:spacing w:val="-2"/>
          <w:sz w:val="24"/>
        </w:rPr>
        <w:t>Really, why?</w:t>
      </w:r>
    </w:p>
    <w:p w:rsidR="0008581E" w:rsidRPr="00B3633A" w:rsidRDefault="0008581E">
      <w:pPr>
        <w:pStyle w:val="0DraftNormal"/>
        <w:rPr>
          <w:rFonts w:ascii="Montserrat" w:hAnsi="Montserrat"/>
          <w:spacing w:val="-2"/>
          <w:sz w:val="24"/>
        </w:rPr>
      </w:pPr>
    </w:p>
    <w:p w:rsidR="0008581E" w:rsidRPr="00B3633A" w:rsidRDefault="0008581E">
      <w:pPr>
        <w:pStyle w:val="0DraftNormal"/>
        <w:rPr>
          <w:rFonts w:ascii="Montserrat" w:hAnsi="Montserrat"/>
          <w:spacing w:val="-2"/>
          <w:sz w:val="24"/>
        </w:rPr>
      </w:pPr>
      <w:r w:rsidRPr="00B3633A">
        <w:rPr>
          <w:rFonts w:ascii="Montserrat" w:hAnsi="Montserrat"/>
          <w:spacing w:val="-2"/>
          <w:sz w:val="24"/>
        </w:rPr>
        <w:t>I got the idea from you, back when we first met.</w:t>
      </w:r>
    </w:p>
    <w:p w:rsidR="0008581E" w:rsidRPr="00B3633A" w:rsidRDefault="0008581E">
      <w:pPr>
        <w:pStyle w:val="0DraftNormal"/>
        <w:rPr>
          <w:rFonts w:ascii="Montserrat" w:hAnsi="Montserrat"/>
          <w:spacing w:val="-2"/>
          <w:sz w:val="24"/>
        </w:rPr>
      </w:pPr>
    </w:p>
    <w:p w:rsidR="0008581E" w:rsidRPr="00B3633A" w:rsidRDefault="0008581E">
      <w:pPr>
        <w:pStyle w:val="0DraftNormal"/>
        <w:rPr>
          <w:rFonts w:ascii="Montserrat" w:hAnsi="Montserrat"/>
          <w:spacing w:val="-2"/>
          <w:sz w:val="24"/>
        </w:rPr>
      </w:pPr>
      <w:r w:rsidRPr="00B3633A">
        <w:rPr>
          <w:rFonts w:ascii="Montserrat" w:hAnsi="Montserrat"/>
          <w:spacing w:val="-2"/>
          <w:sz w:val="24"/>
        </w:rPr>
        <w:t>I inspired the (dai), how amusing.</w:t>
      </w:r>
    </w:p>
    <w:p w:rsidR="0008581E" w:rsidRPr="00B3633A" w:rsidRDefault="0008581E">
      <w:pPr>
        <w:pStyle w:val="0DraftNormal"/>
        <w:rPr>
          <w:rFonts w:ascii="Montserrat" w:hAnsi="Montserrat"/>
          <w:spacing w:val="-2"/>
          <w:sz w:val="24"/>
        </w:rPr>
      </w:pPr>
    </w:p>
    <w:p w:rsidR="0008581E" w:rsidRPr="00B3633A" w:rsidRDefault="0008581E">
      <w:pPr>
        <w:pStyle w:val="0DraftNormal"/>
        <w:rPr>
          <w:rFonts w:ascii="Montserrat" w:hAnsi="Montserrat"/>
          <w:spacing w:val="-2"/>
          <w:sz w:val="24"/>
        </w:rPr>
      </w:pPr>
      <w:r w:rsidRPr="00B3633A">
        <w:rPr>
          <w:rFonts w:ascii="Montserrat" w:hAnsi="Montserrat"/>
          <w:spacing w:val="-2"/>
          <w:sz w:val="24"/>
        </w:rPr>
        <w:t>Don't get carried away.</w:t>
      </w:r>
    </w:p>
    <w:p w:rsidR="0008581E" w:rsidRPr="00B3633A" w:rsidRDefault="0008581E">
      <w:pPr>
        <w:pStyle w:val="0DraftNormal"/>
        <w:rPr>
          <w:rFonts w:ascii="Montserrat" w:hAnsi="Montserrat"/>
          <w:spacing w:val="-2"/>
          <w:sz w:val="24"/>
        </w:rPr>
      </w:pPr>
    </w:p>
    <w:p w:rsidR="0008581E" w:rsidRPr="00B3633A" w:rsidRDefault="0008581E">
      <w:pPr>
        <w:pStyle w:val="0DraftNormal"/>
        <w:rPr>
          <w:rFonts w:ascii="Montserrat" w:hAnsi="Montserrat"/>
          <w:spacing w:val="-2"/>
          <w:sz w:val="24"/>
        </w:rPr>
      </w:pPr>
      <w:r w:rsidRPr="00B3633A">
        <w:rPr>
          <w:rFonts w:ascii="Montserrat" w:hAnsi="Montserrat"/>
          <w:spacing w:val="-2"/>
          <w:sz w:val="24"/>
        </w:rPr>
        <w:t>It doesn't look like anything so exotic to me. What you describe sounds fantastic, though. To be honest, I don't believe you.</w:t>
      </w:r>
    </w:p>
    <w:p w:rsidR="0008581E" w:rsidRPr="00B3633A" w:rsidRDefault="0008581E">
      <w:pPr>
        <w:pStyle w:val="0DraftNormal"/>
        <w:rPr>
          <w:rFonts w:ascii="Montserrat" w:hAnsi="Montserrat"/>
          <w:spacing w:val="-2"/>
          <w:sz w:val="24"/>
        </w:rPr>
      </w:pPr>
    </w:p>
    <w:p w:rsidR="0008581E" w:rsidRPr="00B3633A" w:rsidRDefault="0008581E">
      <w:pPr>
        <w:pStyle w:val="0DraftNormal"/>
        <w:rPr>
          <w:rFonts w:ascii="Montserrat" w:hAnsi="Montserrat"/>
          <w:spacing w:val="-2"/>
          <w:sz w:val="24"/>
        </w:rPr>
      </w:pPr>
      <w:r w:rsidRPr="00B3633A">
        <w:rPr>
          <w:rFonts w:ascii="Montserrat" w:hAnsi="Montserrat"/>
          <w:spacing w:val="-2"/>
          <w:sz w:val="24"/>
        </w:rPr>
        <w:t>Your choice.</w:t>
      </w:r>
    </w:p>
    <w:p w:rsidR="0008581E" w:rsidRPr="00B3633A" w:rsidRDefault="0008581E">
      <w:pPr>
        <w:pStyle w:val="0DraftNormal"/>
        <w:rPr>
          <w:rFonts w:ascii="Montserrat" w:hAnsi="Montserrat"/>
          <w:spacing w:val="-2"/>
          <w:sz w:val="24"/>
        </w:rPr>
      </w:pPr>
    </w:p>
    <w:p w:rsidR="0008581E" w:rsidRPr="00B3633A" w:rsidRDefault="0008581E">
      <w:pPr>
        <w:pStyle w:val="0DraftNormal"/>
        <w:rPr>
          <w:rFonts w:ascii="Montserrat" w:hAnsi="Montserrat"/>
          <w:spacing w:val="-2"/>
          <w:sz w:val="24"/>
        </w:rPr>
      </w:pPr>
      <w:r w:rsidRPr="00B3633A">
        <w:rPr>
          <w:rFonts w:ascii="Montserrat" w:hAnsi="Montserrat"/>
          <w:spacing w:val="-2"/>
          <w:sz w:val="24"/>
        </w:rPr>
        <w:t>Again, you say.</w:t>
      </w:r>
    </w:p>
    <w:p w:rsidR="0008581E" w:rsidRPr="00B3633A" w:rsidRDefault="0008581E">
      <w:pPr>
        <w:pStyle w:val="0DraftNormal"/>
        <w:rPr>
          <w:rFonts w:ascii="Montserrat" w:hAnsi="Montserrat"/>
          <w:spacing w:val="-2"/>
          <w:sz w:val="24"/>
        </w:rPr>
      </w:pPr>
    </w:p>
    <w:p w:rsidR="0008581E" w:rsidRPr="00B3633A" w:rsidRDefault="0008581E">
      <w:pPr>
        <w:pStyle w:val="0DraftNormal"/>
        <w:rPr>
          <w:rFonts w:ascii="Montserrat" w:hAnsi="Montserrat"/>
          <w:spacing w:val="-2"/>
          <w:sz w:val="24"/>
        </w:rPr>
      </w:pPr>
      <w:r w:rsidRPr="00B3633A">
        <w:rPr>
          <w:rFonts w:ascii="Montserrat" w:hAnsi="Montserrat"/>
          <w:spacing w:val="-2"/>
          <w:sz w:val="24"/>
        </w:rPr>
        <w:t>How ironic, for if you were to see it in use, you would certainly think you were seeing magic. Av told you to look for something you can't take for granted and you would find magic—and she was right.</w:t>
      </w:r>
    </w:p>
    <w:p w:rsidR="0008581E" w:rsidRPr="00B3633A" w:rsidRDefault="0008581E">
      <w:pPr>
        <w:pStyle w:val="0DraftNormal"/>
        <w:rPr>
          <w:rFonts w:ascii="Montserrat" w:hAnsi="Montserrat"/>
          <w:spacing w:val="-2"/>
          <w:sz w:val="24"/>
        </w:rPr>
      </w:pPr>
    </w:p>
    <w:p w:rsidR="0008581E" w:rsidRPr="00B3633A" w:rsidRDefault="0008581E">
      <w:pPr>
        <w:pStyle w:val="0DraftNormal"/>
        <w:rPr>
          <w:rFonts w:ascii="Montserrat" w:hAnsi="Montserrat"/>
          <w:spacing w:val="-2"/>
          <w:sz w:val="24"/>
        </w:rPr>
      </w:pPr>
      <w:r w:rsidRPr="00B3633A">
        <w:rPr>
          <w:rFonts w:ascii="Montserrat" w:hAnsi="Montserrat"/>
          <w:spacing w:val="-2"/>
          <w:sz w:val="24"/>
        </w:rPr>
        <w:t>Michael, you don't understand this now, but you will.</w:t>
      </w:r>
    </w:p>
    <w:p w:rsidR="0008581E" w:rsidRPr="00B3633A" w:rsidRDefault="0008581E">
      <w:pPr>
        <w:pStyle w:val="0DraftNormal"/>
        <w:rPr>
          <w:rFonts w:ascii="Montserrat" w:hAnsi="Montserrat"/>
          <w:spacing w:val="-2"/>
          <w:sz w:val="24"/>
        </w:rPr>
      </w:pPr>
    </w:p>
    <w:p w:rsidR="0008581E" w:rsidRPr="00B3633A" w:rsidRDefault="0008581E">
      <w:pPr>
        <w:pStyle w:val="0DraftNormal"/>
        <w:rPr>
          <w:rFonts w:ascii="Montserrat" w:hAnsi="Montserrat"/>
          <w:spacing w:val="-2"/>
          <w:sz w:val="24"/>
        </w:rPr>
      </w:pPr>
      <w:r w:rsidRPr="00B3633A">
        <w:rPr>
          <w:rFonts w:ascii="Montserrat" w:hAnsi="Montserrat"/>
          <w:spacing w:val="-2"/>
          <w:sz w:val="24"/>
        </w:rPr>
        <w:t>I just wish you would back up you ideas.</w:t>
      </w:r>
    </w:p>
    <w:p w:rsidR="0008581E" w:rsidRPr="00B3633A" w:rsidRDefault="0008581E">
      <w:pPr>
        <w:pStyle w:val="0DraftNormal"/>
        <w:rPr>
          <w:rFonts w:ascii="Montserrat" w:hAnsi="Montserrat"/>
          <w:spacing w:val="-2"/>
          <w:sz w:val="24"/>
        </w:rPr>
      </w:pPr>
    </w:p>
    <w:p w:rsidR="0008581E" w:rsidRPr="00B3633A" w:rsidRDefault="0008581E">
      <w:pPr>
        <w:pStyle w:val="0DraftNormal"/>
        <w:rPr>
          <w:rFonts w:ascii="Montserrat" w:hAnsi="Montserrat"/>
          <w:spacing w:val="-2"/>
          <w:sz w:val="24"/>
        </w:rPr>
      </w:pPr>
      <w:r w:rsidRPr="00B3633A">
        <w:rPr>
          <w:rFonts w:ascii="Montserrat" w:hAnsi="Montserrat"/>
          <w:spacing w:val="-2"/>
          <w:sz w:val="24"/>
        </w:rPr>
        <w:t>Which would you prefer, to understand what is out there before confronting the unknown, or being thrust in totally unprepared?</w:t>
      </w:r>
    </w:p>
    <w:p w:rsidR="0008581E" w:rsidRPr="00B3633A" w:rsidRDefault="0008581E">
      <w:pPr>
        <w:pStyle w:val="0DraftNormal"/>
        <w:rPr>
          <w:rFonts w:ascii="Montserrat" w:hAnsi="Montserrat"/>
          <w:spacing w:val="-2"/>
          <w:sz w:val="24"/>
        </w:rPr>
      </w:pPr>
    </w:p>
    <w:p w:rsidR="0008581E" w:rsidRPr="00B3633A" w:rsidRDefault="0008581E">
      <w:pPr>
        <w:pStyle w:val="0DraftNormal"/>
        <w:rPr>
          <w:rFonts w:ascii="Montserrat" w:hAnsi="Montserrat"/>
          <w:spacing w:val="-2"/>
          <w:sz w:val="24"/>
        </w:rPr>
      </w:pPr>
      <w:r w:rsidRPr="00B3633A">
        <w:rPr>
          <w:rFonts w:ascii="Montserrat" w:hAnsi="Montserrat"/>
          <w:spacing w:val="-2"/>
          <w:sz w:val="24"/>
        </w:rPr>
        <w:t>Well, naturally I would like to have at least a clue, first.</w:t>
      </w:r>
    </w:p>
    <w:p w:rsidR="0008581E" w:rsidRPr="00B3633A" w:rsidRDefault="0008581E">
      <w:pPr>
        <w:pStyle w:val="0DraftNormal"/>
        <w:rPr>
          <w:rFonts w:ascii="Montserrat" w:hAnsi="Montserrat"/>
          <w:spacing w:val="-2"/>
          <w:sz w:val="24"/>
        </w:rPr>
      </w:pPr>
    </w:p>
    <w:p w:rsidR="0008581E" w:rsidRPr="00B3633A" w:rsidRDefault="0008581E">
      <w:pPr>
        <w:pStyle w:val="0DraftNormal"/>
        <w:rPr>
          <w:rFonts w:ascii="Montserrat" w:hAnsi="Montserrat"/>
          <w:spacing w:val="-2"/>
          <w:sz w:val="24"/>
        </w:rPr>
      </w:pPr>
      <w:r w:rsidRPr="00B3633A">
        <w:rPr>
          <w:rFonts w:ascii="Montserrat" w:hAnsi="Montserrat"/>
          <w:spacing w:val="-2"/>
          <w:sz w:val="24"/>
        </w:rPr>
        <w:t>There, you see. What do you think your reaction will be if one of us were to perform some action that completely dismounts your notions of reality? Call it a dream?</w:t>
      </w:r>
    </w:p>
    <w:p w:rsidR="0008581E" w:rsidRPr="00B3633A" w:rsidRDefault="0008581E">
      <w:pPr>
        <w:pStyle w:val="0DraftNormal"/>
        <w:rPr>
          <w:rFonts w:ascii="Montserrat" w:hAnsi="Montserrat"/>
          <w:spacing w:val="-2"/>
          <w:sz w:val="24"/>
        </w:rPr>
      </w:pPr>
    </w:p>
    <w:p w:rsidR="0008581E" w:rsidRPr="00B3633A" w:rsidRDefault="0008581E">
      <w:pPr>
        <w:pStyle w:val="0DraftNormal"/>
        <w:rPr>
          <w:rFonts w:ascii="Montserrat" w:hAnsi="Montserrat"/>
          <w:spacing w:val="-2"/>
          <w:sz w:val="24"/>
        </w:rPr>
      </w:pPr>
      <w:r w:rsidRPr="00B3633A">
        <w:rPr>
          <w:rFonts w:ascii="Montserrat" w:hAnsi="Montserrat"/>
          <w:spacing w:val="-2"/>
          <w:sz w:val="24"/>
        </w:rPr>
        <w:t>I honestly don't know.</w:t>
      </w:r>
    </w:p>
    <w:p w:rsidR="0008581E" w:rsidRPr="00B3633A" w:rsidRDefault="0008581E">
      <w:pPr>
        <w:pStyle w:val="0DraftNormal"/>
        <w:rPr>
          <w:rFonts w:ascii="Montserrat" w:hAnsi="Montserrat"/>
          <w:spacing w:val="-2"/>
          <w:sz w:val="24"/>
        </w:rPr>
      </w:pPr>
    </w:p>
    <w:p w:rsidR="0008581E" w:rsidRPr="00B3633A" w:rsidRDefault="0008581E">
      <w:pPr>
        <w:pStyle w:val="0DraftNormal"/>
        <w:rPr>
          <w:rFonts w:ascii="Montserrat" w:hAnsi="Montserrat"/>
          <w:spacing w:val="-2"/>
          <w:sz w:val="24"/>
        </w:rPr>
      </w:pPr>
      <w:r w:rsidRPr="00B3633A">
        <w:rPr>
          <w:rFonts w:ascii="Montserrat" w:hAnsi="Montserrat"/>
          <w:spacing w:val="-2"/>
          <w:sz w:val="24"/>
        </w:rPr>
        <w:t>I have studied magical arts in countless places, but I've never known anyone who could translate the mysterious into as much common sense as you and (Paradox).</w:t>
      </w:r>
    </w:p>
    <w:p w:rsidR="0008581E" w:rsidRPr="00B3633A" w:rsidRDefault="0008581E">
      <w:pPr>
        <w:pStyle w:val="0DraftNormal"/>
        <w:rPr>
          <w:rFonts w:ascii="Montserrat" w:hAnsi="Montserrat"/>
          <w:spacing w:val="-2"/>
          <w:sz w:val="24"/>
        </w:rPr>
      </w:pPr>
    </w:p>
    <w:p w:rsidR="0008581E" w:rsidRPr="00B3633A" w:rsidRDefault="0008581E">
      <w:pPr>
        <w:pStyle w:val="0DraftNormal"/>
        <w:rPr>
          <w:rFonts w:ascii="Montserrat" w:hAnsi="Montserrat"/>
          <w:spacing w:val="-2"/>
          <w:sz w:val="24"/>
        </w:rPr>
      </w:pPr>
      <w:r w:rsidRPr="00B3633A">
        <w:rPr>
          <w:rFonts w:ascii="Montserrat" w:hAnsi="Montserrat"/>
          <w:spacing w:val="-2"/>
          <w:sz w:val="24"/>
        </w:rPr>
        <w:t>That is because you have been raised to perceive magic as part of the collusion. Magic only exists in the world as a system of interpretation. You are conditioned to pay attention to the more intangible and abstract componants of the mind. Thoughts treated as objects to be manipulated. As such, it is handled like an extension of the body. It is pointed out to you as an action and you familiarized with how to perform it. How to take it for granted. So it is as real as any other function of the mind and as poorly understood as the mind.</w:t>
      </w:r>
    </w:p>
    <w:p w:rsidR="0008581E" w:rsidRPr="00B3633A" w:rsidRDefault="0008581E">
      <w:pPr>
        <w:pStyle w:val="0DraftNormal"/>
        <w:rPr>
          <w:rFonts w:ascii="Montserrat" w:hAnsi="Montserrat"/>
          <w:spacing w:val="-2"/>
          <w:sz w:val="24"/>
        </w:rPr>
      </w:pPr>
    </w:p>
    <w:p w:rsidR="0008581E" w:rsidRPr="00B3633A" w:rsidRDefault="0008581E">
      <w:pPr>
        <w:pStyle w:val="0DraftNormal"/>
        <w:rPr>
          <w:rFonts w:ascii="Montserrat" w:hAnsi="Montserrat"/>
          <w:spacing w:val="-2"/>
          <w:sz w:val="24"/>
        </w:rPr>
      </w:pPr>
      <w:r w:rsidRPr="00B3633A">
        <w:rPr>
          <w:rFonts w:ascii="Montserrat" w:hAnsi="Montserrat"/>
          <w:spacing w:val="-2"/>
          <w:sz w:val="24"/>
        </w:rPr>
        <w:t>Rationally, it is convenient to disdain the existence of magic. People are afraid that if you understand how magic—or rather, the mind—really work then it might cease to be valid. So they avoid thinking about it. (Paradox) and I are unique only in our determination to think about all the possible resources of the mind—and the possabilities of existence—unflinchingly.</w:t>
      </w:r>
    </w:p>
    <w:p w:rsidR="0008581E" w:rsidRPr="00B3633A" w:rsidRDefault="0008581E">
      <w:pPr>
        <w:pStyle w:val="0DraftNormal"/>
        <w:rPr>
          <w:rFonts w:ascii="Montserrat" w:hAnsi="Montserrat"/>
          <w:spacing w:val="-2"/>
          <w:sz w:val="24"/>
        </w:rPr>
      </w:pPr>
    </w:p>
    <w:p w:rsidR="0008581E" w:rsidRPr="00B3633A" w:rsidRDefault="0008581E">
      <w:pPr>
        <w:pStyle w:val="0DraftNormal"/>
        <w:rPr>
          <w:rFonts w:ascii="Montserrat" w:hAnsi="Montserrat"/>
          <w:spacing w:val="-2"/>
          <w:sz w:val="24"/>
        </w:rPr>
      </w:pPr>
      <w:r w:rsidRPr="00B3633A">
        <w:rPr>
          <w:rFonts w:ascii="Montserrat" w:hAnsi="Montserrat"/>
          <w:spacing w:val="-2"/>
          <w:sz w:val="24"/>
        </w:rPr>
        <w:t>In general people believe in various things simply because it is easier. Intuitive thinking is much, much faster than analytical thought. No one will ever know which is more accurate, though. It really depends on how strict and demanding you are of yourself. The real miracle of magical training is the nurturing of disciplined (usually in the abstract, granted) thinking. If you ever meet someone who has magic that works, most likely they won't have any particular interest in convincing you. When you know something works there is really no point in arguing about it any more. But, if he or she is open minded about answering questions if they can, you will have to accept that whatever their magic really is, it is going to have its own language and its own mental structure to confront first.</w:t>
      </w:r>
    </w:p>
    <w:p w:rsidR="0008581E" w:rsidRPr="00B3633A" w:rsidRDefault="0008581E">
      <w:pPr>
        <w:pStyle w:val="0DraftNormal"/>
        <w:rPr>
          <w:rFonts w:ascii="Montserrat" w:hAnsi="Montserrat"/>
          <w:spacing w:val="-2"/>
          <w:sz w:val="24"/>
        </w:rPr>
      </w:pPr>
    </w:p>
    <w:p w:rsidR="0008581E" w:rsidRPr="00B3633A" w:rsidRDefault="0008581E">
      <w:pPr>
        <w:pStyle w:val="0DraftNormal"/>
        <w:rPr>
          <w:rFonts w:ascii="Montserrat" w:hAnsi="Montserrat"/>
          <w:spacing w:val="-2"/>
          <w:sz w:val="24"/>
        </w:rPr>
      </w:pPr>
      <w:r w:rsidRPr="00B3633A">
        <w:rPr>
          <w:rFonts w:ascii="Montserrat" w:hAnsi="Montserrat"/>
          <w:spacing w:val="-2"/>
          <w:sz w:val="24"/>
        </w:rPr>
        <w:t>If you are so unwilling to consider the possibilities, then you will never get past the dialogue that precedes any useful exposure to the structure their art is based on. The problem with most of what we label magic is the poor linguistic dynamic the common systems use. The real magic, if there is any, is in some strange and uncommon use of the mind. We may scoff at the feeble pretext of invoking the power of the mind, but I remind you that everything you are, the entire world as you know it, all of the lore and knowledge, every fantasy and imagination, and every single detail of every single day is all found only in your mind. If the mind is powerful enough to hold all of this, then who is to say where the true matter of existence really is? It has been, and always will be, in the mind.</w:t>
      </w:r>
    </w:p>
    <w:p w:rsidR="0008581E" w:rsidRPr="00B3633A" w:rsidRDefault="0008581E">
      <w:pPr>
        <w:pStyle w:val="0DraftNormal"/>
        <w:rPr>
          <w:rFonts w:ascii="Montserrat" w:hAnsi="Montserrat"/>
          <w:spacing w:val="-2"/>
          <w:sz w:val="24"/>
        </w:rPr>
      </w:pPr>
    </w:p>
    <w:p w:rsidR="0008581E" w:rsidRPr="00B3633A" w:rsidRDefault="0008581E">
      <w:pPr>
        <w:pStyle w:val="0DraftNormal"/>
        <w:rPr>
          <w:rFonts w:ascii="Montserrat" w:hAnsi="Montserrat"/>
          <w:spacing w:val="-2"/>
          <w:sz w:val="24"/>
        </w:rPr>
      </w:pPr>
      <w:r w:rsidRPr="00B3633A">
        <w:rPr>
          <w:rFonts w:ascii="Montserrat" w:hAnsi="Montserrat"/>
          <w:spacing w:val="-2"/>
          <w:sz w:val="24"/>
        </w:rPr>
        <w:t>I am not unwilling to consider the possabilities. I just don't want to have everything blown out of proportion. I do not understand how it is possible for the three of you to hail from another world, but you are here, you have this language which I have learned—but I can accept that there is an answer. Either you are all consumate liars, or there is some truth to your claims. If there is an explanation, I am extremely interested in understanding it. And to do you credit, you do try very hard to make sense out of these ideas of yours.</w:t>
      </w:r>
    </w:p>
    <w:p w:rsidR="0008581E" w:rsidRPr="00B3633A" w:rsidRDefault="0008581E">
      <w:pPr>
        <w:pStyle w:val="0DraftNormal"/>
        <w:rPr>
          <w:rFonts w:ascii="Montserrat" w:hAnsi="Montserrat"/>
          <w:spacing w:val="-2"/>
          <w:sz w:val="24"/>
        </w:rPr>
      </w:pPr>
    </w:p>
    <w:p w:rsidR="0008581E" w:rsidRPr="00B3633A" w:rsidRDefault="0008581E">
      <w:pPr>
        <w:pStyle w:val="0DraftNormal"/>
        <w:rPr>
          <w:rFonts w:ascii="Montserrat" w:hAnsi="Montserrat"/>
          <w:spacing w:val="-2"/>
          <w:sz w:val="24"/>
        </w:rPr>
      </w:pPr>
      <w:r w:rsidRPr="00B3633A">
        <w:rPr>
          <w:rFonts w:ascii="Montserrat" w:hAnsi="Montserrat"/>
          <w:spacing w:val="-2"/>
          <w:sz w:val="24"/>
        </w:rPr>
        <w:t>There is no argument there. In fact, most of our arguments have been our way of introducing you to the knowledge that you will need to understand—not just us, but what options you as another being have as well.</w:t>
      </w:r>
    </w:p>
    <w:p w:rsidR="0008581E" w:rsidRPr="00B3633A" w:rsidRDefault="0008581E">
      <w:pPr>
        <w:pStyle w:val="0DraftNormal"/>
        <w:rPr>
          <w:rFonts w:ascii="Montserrat" w:hAnsi="Montserrat"/>
          <w:spacing w:val="-2"/>
          <w:sz w:val="24"/>
        </w:rPr>
      </w:pPr>
    </w:p>
    <w:p w:rsidR="0008581E" w:rsidRPr="00B3633A" w:rsidRDefault="0008581E">
      <w:pPr>
        <w:pStyle w:val="0DraftNormal"/>
        <w:rPr>
          <w:rFonts w:ascii="Montserrat" w:hAnsi="Montserrat"/>
          <w:spacing w:val="-2"/>
          <w:sz w:val="24"/>
        </w:rPr>
      </w:pPr>
      <w:r w:rsidRPr="00B3633A">
        <w:rPr>
          <w:rFonts w:ascii="Montserrat" w:hAnsi="Montserrat"/>
          <w:spacing w:val="-2"/>
          <w:sz w:val="24"/>
        </w:rPr>
        <w:t>If these ideas are correct.</w:t>
      </w:r>
    </w:p>
    <w:p w:rsidR="0008581E" w:rsidRPr="00B3633A" w:rsidRDefault="0008581E">
      <w:pPr>
        <w:pStyle w:val="0DraftNormal"/>
        <w:rPr>
          <w:rFonts w:ascii="Montserrat" w:hAnsi="Montserrat"/>
          <w:spacing w:val="-2"/>
          <w:sz w:val="24"/>
        </w:rPr>
      </w:pPr>
    </w:p>
    <w:p w:rsidR="0008581E" w:rsidRPr="00B3633A" w:rsidRDefault="0008581E">
      <w:pPr>
        <w:pStyle w:val="0DraftNormal"/>
        <w:rPr>
          <w:rFonts w:ascii="Montserrat" w:hAnsi="Montserrat"/>
          <w:spacing w:val="-2"/>
          <w:sz w:val="24"/>
        </w:rPr>
      </w:pPr>
      <w:r w:rsidRPr="00B3633A">
        <w:rPr>
          <w:rFonts w:ascii="Montserrat" w:hAnsi="Montserrat"/>
          <w:spacing w:val="-2"/>
          <w:sz w:val="24"/>
        </w:rPr>
        <w:t>They are accurate. They are also hard to understand and apply.</w:t>
      </w:r>
    </w:p>
    <w:p w:rsidR="0008581E" w:rsidRPr="00B3633A" w:rsidRDefault="0008581E">
      <w:pPr>
        <w:pStyle w:val="0DraftNormal"/>
        <w:rPr>
          <w:rFonts w:ascii="Montserrat" w:hAnsi="Montserrat"/>
          <w:spacing w:val="-2"/>
          <w:sz w:val="24"/>
        </w:rPr>
      </w:pPr>
    </w:p>
    <w:p w:rsidR="0008581E" w:rsidRPr="00B3633A" w:rsidRDefault="0008581E">
      <w:pPr>
        <w:pStyle w:val="0DraftNormal"/>
        <w:rPr>
          <w:rFonts w:ascii="Montserrat" w:hAnsi="Montserrat"/>
          <w:spacing w:val="-2"/>
          <w:sz w:val="24"/>
        </w:rPr>
      </w:pPr>
      <w:r w:rsidRPr="00B3633A">
        <w:rPr>
          <w:rFonts w:ascii="Montserrat" w:hAnsi="Montserrat"/>
          <w:spacing w:val="-2"/>
          <w:sz w:val="24"/>
        </w:rPr>
        <w:t>To the first, I have reserved judgement. To the second I cannot argue.</w:t>
      </w:r>
    </w:p>
    <w:p w:rsidR="0008581E" w:rsidRPr="00B3633A" w:rsidRDefault="0008581E">
      <w:pPr>
        <w:pStyle w:val="0DraftNormal"/>
        <w:rPr>
          <w:rFonts w:ascii="Montserrat" w:hAnsi="Montserrat"/>
          <w:spacing w:val="-2"/>
          <w:sz w:val="24"/>
        </w:rPr>
      </w:pPr>
    </w:p>
    <w:p w:rsidR="0008581E" w:rsidRPr="00B3633A" w:rsidRDefault="0008581E">
      <w:pPr>
        <w:pStyle w:val="0DraftNormal"/>
        <w:rPr>
          <w:rFonts w:ascii="Montserrat" w:hAnsi="Montserrat"/>
          <w:spacing w:val="-2"/>
          <w:sz w:val="24"/>
        </w:rPr>
      </w:pPr>
      <w:r w:rsidRPr="00B3633A">
        <w:rPr>
          <w:rFonts w:ascii="Montserrat" w:hAnsi="Montserrat"/>
          <w:spacing w:val="-2"/>
          <w:sz w:val="24"/>
        </w:rPr>
        <w:t>So, where, then, do you stand?</w:t>
      </w:r>
    </w:p>
    <w:p w:rsidR="0008581E" w:rsidRPr="00B3633A" w:rsidRDefault="0008581E">
      <w:pPr>
        <w:pStyle w:val="0DraftNormal"/>
        <w:rPr>
          <w:rFonts w:ascii="Montserrat" w:hAnsi="Montserrat"/>
          <w:spacing w:val="-2"/>
          <w:sz w:val="24"/>
        </w:rPr>
      </w:pPr>
    </w:p>
    <w:p w:rsidR="0008581E" w:rsidRPr="00B3633A" w:rsidRDefault="0008581E">
      <w:pPr>
        <w:pStyle w:val="0DraftNormal"/>
        <w:rPr>
          <w:rFonts w:ascii="Montserrat" w:hAnsi="Montserrat"/>
          <w:spacing w:val="-2"/>
          <w:sz w:val="24"/>
        </w:rPr>
      </w:pPr>
      <w:r w:rsidRPr="00B3633A">
        <w:rPr>
          <w:rFonts w:ascii="Montserrat" w:hAnsi="Montserrat"/>
          <w:spacing w:val="-2"/>
          <w:sz w:val="24"/>
        </w:rPr>
        <w:t>I have checked on you and (Paradox). As far as anyone knows, you both showed up out of nowhere. At different times, neither knowing any common dialects. You both know English and claim to come from someplace called Earth. Because there are people who believe in impossible things it was decided that you were two of the individuals destined to inherit this retreat. You both adopted our culture, you were named exotics—you had an advantage there, you proved yourselves artists and leaders and in all three cases proved yourselves ideal. Now you are (dai)s. If all of this was a deliberate plan to gain this estate, or if you are what people say you are, you have more than proved yourselves worthy of the title. There is obviously more to you than meets the eye, and until I understand what, I do what everyone else does. I learn from our intercourse. I am aware that each of you has tried to temper the way people think and view the world—but I think I have been priviliged to have heard the most. If these ideas of yours can be put to a practical application our world will change. I have to decide if this would be a good thing or a bad thing.</w:t>
      </w:r>
    </w:p>
    <w:p w:rsidR="0008581E" w:rsidRPr="00B3633A" w:rsidRDefault="0008581E">
      <w:pPr>
        <w:pStyle w:val="0DraftNormal"/>
        <w:rPr>
          <w:rFonts w:ascii="Montserrat" w:hAnsi="Montserrat"/>
          <w:spacing w:val="-2"/>
          <w:sz w:val="24"/>
        </w:rPr>
      </w:pPr>
    </w:p>
    <w:p w:rsidR="0008581E" w:rsidRPr="00B3633A" w:rsidRDefault="0008581E">
      <w:pPr>
        <w:pStyle w:val="0DraftNormal"/>
        <w:rPr>
          <w:rFonts w:ascii="Montserrat" w:hAnsi="Montserrat"/>
          <w:spacing w:val="-2"/>
          <w:sz w:val="24"/>
        </w:rPr>
      </w:pPr>
      <w:r w:rsidRPr="00B3633A">
        <w:rPr>
          <w:rFonts w:ascii="Montserrat" w:hAnsi="Montserrat"/>
          <w:spacing w:val="-2"/>
          <w:sz w:val="24"/>
        </w:rPr>
        <w:t>You are our judge?</w:t>
      </w:r>
    </w:p>
    <w:p w:rsidR="0008581E" w:rsidRPr="00B3633A" w:rsidRDefault="0008581E">
      <w:pPr>
        <w:pStyle w:val="0DraftNormal"/>
        <w:rPr>
          <w:rFonts w:ascii="Montserrat" w:hAnsi="Montserrat"/>
          <w:spacing w:val="-2"/>
          <w:sz w:val="24"/>
        </w:rPr>
      </w:pPr>
    </w:p>
    <w:p w:rsidR="0008581E" w:rsidRPr="00B3633A" w:rsidRDefault="0008581E">
      <w:pPr>
        <w:pStyle w:val="0DraftNormal"/>
        <w:rPr>
          <w:rFonts w:ascii="Montserrat" w:hAnsi="Montserrat"/>
          <w:spacing w:val="-2"/>
          <w:sz w:val="24"/>
        </w:rPr>
      </w:pPr>
      <w:r w:rsidRPr="00B3633A">
        <w:rPr>
          <w:rFonts w:ascii="Montserrat" w:hAnsi="Montserrat"/>
          <w:spacing w:val="-2"/>
          <w:sz w:val="24"/>
        </w:rPr>
        <w:t>Alas, yes.</w:t>
      </w:r>
    </w:p>
    <w:p w:rsidR="0008581E" w:rsidRPr="00B3633A" w:rsidRDefault="0008581E">
      <w:pPr>
        <w:pStyle w:val="0DraftNormal"/>
        <w:rPr>
          <w:rFonts w:ascii="Montserrat" w:hAnsi="Montserrat"/>
          <w:spacing w:val="-2"/>
          <w:sz w:val="24"/>
        </w:rPr>
      </w:pPr>
    </w:p>
    <w:p w:rsidR="0008581E" w:rsidRPr="00B3633A" w:rsidRDefault="0008581E">
      <w:pPr>
        <w:pStyle w:val="0DraftNormal"/>
        <w:rPr>
          <w:rFonts w:ascii="Montserrat" w:hAnsi="Montserrat"/>
          <w:spacing w:val="-2"/>
          <w:sz w:val="24"/>
        </w:rPr>
      </w:pPr>
      <w:r w:rsidRPr="00B3633A">
        <w:rPr>
          <w:rFonts w:ascii="Montserrat" w:hAnsi="Montserrat"/>
          <w:spacing w:val="-2"/>
          <w:sz w:val="24"/>
        </w:rPr>
        <w:t>Ah, Michael, even here people are afraid of the truth.</w:t>
      </w:r>
    </w:p>
    <w:p w:rsidR="0008581E" w:rsidRPr="00B3633A" w:rsidRDefault="0008581E">
      <w:pPr>
        <w:pStyle w:val="0DraftNormal"/>
        <w:rPr>
          <w:rFonts w:ascii="Montserrat" w:hAnsi="Montserrat"/>
          <w:spacing w:val="-2"/>
          <w:sz w:val="24"/>
        </w:rPr>
      </w:pPr>
    </w:p>
    <w:p w:rsidR="0008581E" w:rsidRPr="00B3633A" w:rsidRDefault="0008581E">
      <w:pPr>
        <w:pStyle w:val="0DraftNormal"/>
        <w:rPr>
          <w:rFonts w:ascii="Montserrat" w:hAnsi="Montserrat"/>
          <w:spacing w:val="-2"/>
          <w:sz w:val="24"/>
        </w:rPr>
      </w:pPr>
      <w:r w:rsidRPr="00B3633A">
        <w:rPr>
          <w:rFonts w:ascii="Montserrat" w:hAnsi="Montserrat"/>
          <w:spacing w:val="-2"/>
          <w:sz w:val="24"/>
        </w:rPr>
        <w:t>To use your own words to correct you, even here people are afraid of the unknown.</w:t>
      </w:r>
    </w:p>
    <w:p w:rsidR="0008581E" w:rsidRPr="00B3633A" w:rsidRDefault="0008581E">
      <w:pPr>
        <w:pStyle w:val="0DraftNormal"/>
        <w:rPr>
          <w:rFonts w:ascii="Montserrat" w:hAnsi="Montserrat"/>
          <w:spacing w:val="-2"/>
          <w:sz w:val="24"/>
        </w:rPr>
      </w:pPr>
    </w:p>
    <w:p w:rsidR="0008581E" w:rsidRPr="00B3633A" w:rsidRDefault="0008581E">
      <w:pPr>
        <w:pStyle w:val="0DraftNormal"/>
        <w:rPr>
          <w:rFonts w:ascii="Montserrat" w:hAnsi="Montserrat"/>
          <w:spacing w:val="-2"/>
          <w:sz w:val="24"/>
        </w:rPr>
      </w:pPr>
      <w:r w:rsidRPr="00B3633A">
        <w:rPr>
          <w:rFonts w:ascii="Montserrat" w:hAnsi="Montserrat"/>
          <w:spacing w:val="-2"/>
          <w:sz w:val="24"/>
        </w:rPr>
        <w:t>Alas, my old mysteress, what have you done?</w:t>
      </w:r>
    </w:p>
    <w:p w:rsidR="0008581E" w:rsidRPr="00B3633A" w:rsidRDefault="0008581E">
      <w:pPr>
        <w:pStyle w:val="0DraftNormal"/>
        <w:rPr>
          <w:rFonts w:ascii="Montserrat" w:hAnsi="Montserrat"/>
          <w:spacing w:val="-2"/>
          <w:sz w:val="24"/>
        </w:rPr>
      </w:pPr>
    </w:p>
    <w:p w:rsidR="0008581E" w:rsidRPr="00B3633A" w:rsidRDefault="0008581E">
      <w:pPr>
        <w:pStyle w:val="0DraftNormal"/>
        <w:rPr>
          <w:rFonts w:ascii="Montserrat" w:hAnsi="Montserrat"/>
          <w:spacing w:val="-2"/>
          <w:sz w:val="24"/>
        </w:rPr>
      </w:pPr>
      <w:r w:rsidRPr="00B3633A">
        <w:rPr>
          <w:rFonts w:ascii="Montserrat" w:hAnsi="Montserrat"/>
          <w:spacing w:val="-2"/>
          <w:sz w:val="24"/>
        </w:rPr>
        <w:t>What was that?</w:t>
      </w:r>
    </w:p>
    <w:p w:rsidR="0008581E" w:rsidRPr="00B3633A" w:rsidRDefault="0008581E">
      <w:pPr>
        <w:pStyle w:val="0DraftNormal"/>
        <w:rPr>
          <w:rFonts w:ascii="Montserrat" w:hAnsi="Montserrat"/>
          <w:spacing w:val="-2"/>
          <w:sz w:val="24"/>
        </w:rPr>
      </w:pPr>
    </w:p>
    <w:p w:rsidR="0008581E" w:rsidRPr="00B3633A" w:rsidRDefault="0008581E">
      <w:pPr>
        <w:pStyle w:val="0DraftNormal"/>
        <w:rPr>
          <w:rFonts w:ascii="Montserrat" w:hAnsi="Montserrat"/>
          <w:spacing w:val="-2"/>
          <w:sz w:val="24"/>
        </w:rPr>
      </w:pPr>
      <w:r w:rsidRPr="00B3633A">
        <w:rPr>
          <w:rFonts w:ascii="Montserrat" w:hAnsi="Montserrat"/>
          <w:spacing w:val="-2"/>
          <w:sz w:val="24"/>
        </w:rPr>
        <w:t>Av was an avatar of Mystery—the unknown. Didn't you get that from what we said earlier?</w:t>
      </w:r>
    </w:p>
    <w:p w:rsidR="0008581E" w:rsidRPr="00B3633A" w:rsidRDefault="0008581E">
      <w:pPr>
        <w:pStyle w:val="0DraftNormal"/>
        <w:rPr>
          <w:rFonts w:ascii="Montserrat" w:hAnsi="Montserrat"/>
          <w:spacing w:val="-2"/>
          <w:sz w:val="24"/>
        </w:rPr>
      </w:pPr>
    </w:p>
    <w:p w:rsidR="0008581E" w:rsidRPr="00B3633A" w:rsidRDefault="0008581E">
      <w:pPr>
        <w:pStyle w:val="0DraftNormal"/>
        <w:rPr>
          <w:rFonts w:ascii="Montserrat" w:hAnsi="Montserrat"/>
          <w:spacing w:val="-2"/>
          <w:sz w:val="24"/>
        </w:rPr>
      </w:pPr>
      <w:r w:rsidRPr="00B3633A">
        <w:rPr>
          <w:rFonts w:ascii="Montserrat" w:hAnsi="Montserrat"/>
          <w:spacing w:val="-2"/>
          <w:sz w:val="24"/>
        </w:rPr>
        <w:t>No, I wasn't paying close enough attention I suppose.</w:t>
      </w:r>
    </w:p>
    <w:p w:rsidR="0008581E" w:rsidRPr="00B3633A" w:rsidRDefault="0008581E">
      <w:pPr>
        <w:pStyle w:val="0DraftNormal"/>
        <w:rPr>
          <w:rFonts w:ascii="Montserrat" w:hAnsi="Montserrat"/>
          <w:spacing w:val="-2"/>
          <w:sz w:val="24"/>
        </w:rPr>
      </w:pPr>
    </w:p>
    <w:p w:rsidR="0008581E" w:rsidRPr="00B3633A" w:rsidRDefault="0008581E">
      <w:pPr>
        <w:pStyle w:val="0DraftNormal"/>
        <w:rPr>
          <w:rFonts w:ascii="Montserrat" w:hAnsi="Montserrat"/>
          <w:spacing w:val="-2"/>
          <w:sz w:val="24"/>
        </w:rPr>
      </w:pPr>
      <w:r w:rsidRPr="00B3633A">
        <w:rPr>
          <w:rFonts w:ascii="Montserrat" w:hAnsi="Montserrat"/>
          <w:spacing w:val="-2"/>
          <w:sz w:val="24"/>
        </w:rPr>
        <w:t>Allow me to set aside my affected skepticism...</w:t>
      </w:r>
    </w:p>
    <w:p w:rsidR="0008581E" w:rsidRPr="00B3633A" w:rsidRDefault="0008581E">
      <w:pPr>
        <w:pStyle w:val="0DraftNormal"/>
        <w:rPr>
          <w:rFonts w:ascii="Montserrat" w:hAnsi="Montserrat"/>
          <w:spacing w:val="-2"/>
          <w:sz w:val="24"/>
        </w:rPr>
      </w:pPr>
    </w:p>
    <w:p w:rsidR="0008581E" w:rsidRPr="00B3633A" w:rsidRDefault="0008581E">
      <w:pPr>
        <w:pStyle w:val="0DraftNormal"/>
        <w:rPr>
          <w:rFonts w:ascii="Montserrat" w:hAnsi="Montserrat"/>
          <w:spacing w:val="-2"/>
          <w:sz w:val="24"/>
        </w:rPr>
      </w:pPr>
      <w:r w:rsidRPr="00B3633A">
        <w:rPr>
          <w:rFonts w:ascii="Montserrat" w:hAnsi="Montserrat"/>
          <w:spacing w:val="-2"/>
          <w:sz w:val="24"/>
        </w:rPr>
        <w:t>Affected?</w:t>
      </w:r>
    </w:p>
    <w:p w:rsidR="0008581E" w:rsidRPr="00B3633A" w:rsidRDefault="0008581E">
      <w:pPr>
        <w:pStyle w:val="0DraftNormal"/>
        <w:rPr>
          <w:rFonts w:ascii="Montserrat" w:hAnsi="Montserrat"/>
          <w:spacing w:val="-2"/>
          <w:sz w:val="24"/>
        </w:rPr>
      </w:pPr>
    </w:p>
    <w:p w:rsidR="0008581E" w:rsidRPr="00B3633A" w:rsidRDefault="0008581E">
      <w:pPr>
        <w:pStyle w:val="0DraftNormal"/>
        <w:rPr>
          <w:rFonts w:ascii="Montserrat" w:hAnsi="Montserrat"/>
          <w:spacing w:val="-2"/>
          <w:sz w:val="24"/>
        </w:rPr>
      </w:pPr>
      <w:r w:rsidRPr="00B3633A">
        <w:rPr>
          <w:rFonts w:ascii="Montserrat" w:hAnsi="Montserrat"/>
          <w:spacing w:val="-2"/>
          <w:sz w:val="24"/>
        </w:rPr>
        <w:t>...uh, yes. I have my own beliefs; for the sake of my duty I must act in all doubt in interrogating An and (Paradox).</w:t>
      </w:r>
    </w:p>
    <w:p w:rsidR="0008581E" w:rsidRPr="00B3633A" w:rsidRDefault="0008581E">
      <w:pPr>
        <w:pStyle w:val="0DraftNormal"/>
        <w:rPr>
          <w:rFonts w:ascii="Montserrat" w:hAnsi="Montserrat"/>
          <w:spacing w:val="-2"/>
          <w:sz w:val="24"/>
        </w:rPr>
      </w:pPr>
    </w:p>
    <w:p w:rsidR="0008581E" w:rsidRPr="00B3633A" w:rsidRDefault="0008581E">
      <w:pPr>
        <w:pStyle w:val="0DraftNormal"/>
        <w:rPr>
          <w:rFonts w:ascii="Montserrat" w:hAnsi="Montserrat"/>
          <w:spacing w:val="-2"/>
          <w:sz w:val="24"/>
        </w:rPr>
      </w:pPr>
      <w:r w:rsidRPr="00B3633A">
        <w:rPr>
          <w:rFonts w:ascii="Montserrat" w:hAnsi="Montserrat"/>
          <w:spacing w:val="-2"/>
          <w:sz w:val="24"/>
        </w:rPr>
        <w:t>You are a strange man, Michael. You understand doubt far better than I, I can see.</w:t>
      </w:r>
    </w:p>
    <w:p w:rsidR="0008581E" w:rsidRPr="00B3633A" w:rsidRDefault="0008581E">
      <w:pPr>
        <w:pStyle w:val="0DraftNormal"/>
        <w:rPr>
          <w:rFonts w:ascii="Montserrat" w:hAnsi="Montserrat"/>
          <w:spacing w:val="-2"/>
          <w:sz w:val="24"/>
        </w:rPr>
      </w:pPr>
    </w:p>
    <w:p w:rsidR="0008581E" w:rsidRPr="00B3633A" w:rsidRDefault="0008581E">
      <w:pPr>
        <w:pStyle w:val="0DraftNormal"/>
        <w:rPr>
          <w:rFonts w:ascii="Montserrat" w:hAnsi="Montserrat"/>
          <w:spacing w:val="-2"/>
          <w:sz w:val="24"/>
        </w:rPr>
      </w:pPr>
      <w:r w:rsidRPr="00B3633A">
        <w:rPr>
          <w:rFonts w:ascii="Montserrat" w:hAnsi="Montserrat"/>
          <w:spacing w:val="-2"/>
          <w:sz w:val="24"/>
        </w:rPr>
        <w:t>You say that so oddly.</w:t>
      </w:r>
    </w:p>
    <w:p w:rsidR="0008581E" w:rsidRPr="00B3633A" w:rsidRDefault="0008581E">
      <w:pPr>
        <w:pStyle w:val="0DraftNormal"/>
        <w:rPr>
          <w:rFonts w:ascii="Montserrat" w:hAnsi="Montserrat"/>
          <w:spacing w:val="-2"/>
          <w:sz w:val="24"/>
        </w:rPr>
      </w:pPr>
    </w:p>
    <w:p w:rsidR="0008581E" w:rsidRPr="00B3633A" w:rsidRDefault="0008581E">
      <w:pPr>
        <w:pStyle w:val="0DraftNormal"/>
        <w:rPr>
          <w:rFonts w:ascii="Montserrat" w:hAnsi="Montserrat"/>
          <w:spacing w:val="-2"/>
          <w:sz w:val="24"/>
        </w:rPr>
      </w:pPr>
      <w:r w:rsidRPr="00B3633A">
        <w:rPr>
          <w:rFonts w:ascii="Montserrat" w:hAnsi="Montserrat"/>
          <w:spacing w:val="-2"/>
          <w:sz w:val="24"/>
        </w:rPr>
        <w:t>You have no idea what Doubt has done to me.</w:t>
      </w:r>
    </w:p>
    <w:p w:rsidR="0008581E" w:rsidRPr="00B3633A" w:rsidRDefault="0008581E">
      <w:pPr>
        <w:pStyle w:val="0DraftNormal"/>
        <w:rPr>
          <w:rFonts w:ascii="Montserrat" w:hAnsi="Montserrat"/>
          <w:spacing w:val="-2"/>
          <w:sz w:val="24"/>
        </w:rPr>
      </w:pPr>
    </w:p>
    <w:p w:rsidR="0008581E" w:rsidRPr="00B3633A" w:rsidRDefault="0008581E">
      <w:pPr>
        <w:pStyle w:val="0DraftNormal"/>
        <w:rPr>
          <w:rFonts w:ascii="Montserrat" w:hAnsi="Montserrat"/>
          <w:spacing w:val="-2"/>
          <w:sz w:val="24"/>
        </w:rPr>
      </w:pPr>
      <w:r w:rsidRPr="00B3633A">
        <w:rPr>
          <w:rFonts w:ascii="Montserrat" w:hAnsi="Montserrat"/>
          <w:spacing w:val="-2"/>
          <w:sz w:val="24"/>
        </w:rPr>
        <w:t>You speak of doubt as though it were a person.</w:t>
      </w:r>
    </w:p>
    <w:p w:rsidR="0008581E" w:rsidRPr="00B3633A" w:rsidRDefault="0008581E">
      <w:pPr>
        <w:pStyle w:val="0DraftNormal"/>
        <w:rPr>
          <w:rFonts w:ascii="Montserrat" w:hAnsi="Montserrat"/>
          <w:spacing w:val="-2"/>
          <w:sz w:val="24"/>
        </w:rPr>
      </w:pPr>
    </w:p>
    <w:p w:rsidR="0008581E" w:rsidRPr="00B3633A" w:rsidRDefault="0008581E">
      <w:pPr>
        <w:pStyle w:val="0DraftNormal"/>
        <w:rPr>
          <w:rFonts w:ascii="Montserrat" w:hAnsi="Montserrat"/>
          <w:spacing w:val="-2"/>
          <w:sz w:val="24"/>
        </w:rPr>
      </w:pPr>
      <w:r w:rsidRPr="00B3633A">
        <w:rPr>
          <w:rFonts w:ascii="Montserrat" w:hAnsi="Montserrat"/>
          <w:spacing w:val="-2"/>
          <w:sz w:val="24"/>
        </w:rPr>
        <w:t>It often is.</w:t>
      </w:r>
    </w:p>
    <w:p w:rsidR="0008581E" w:rsidRPr="00B3633A" w:rsidRDefault="0008581E">
      <w:pPr>
        <w:pStyle w:val="0DraftNormal"/>
        <w:rPr>
          <w:rFonts w:ascii="Montserrat" w:hAnsi="Montserrat"/>
          <w:spacing w:val="-2"/>
          <w:sz w:val="24"/>
        </w:rPr>
      </w:pPr>
    </w:p>
    <w:p w:rsidR="0008581E" w:rsidRPr="00B3633A" w:rsidRDefault="0008581E">
      <w:pPr>
        <w:pStyle w:val="0DraftNormal"/>
        <w:rPr>
          <w:rFonts w:ascii="Montserrat" w:hAnsi="Montserrat"/>
          <w:spacing w:val="-2"/>
          <w:sz w:val="24"/>
        </w:rPr>
      </w:pPr>
      <w:r w:rsidRPr="00B3633A">
        <w:rPr>
          <w:rFonts w:ascii="Montserrat" w:hAnsi="Montserrat"/>
          <w:spacing w:val="-2"/>
          <w:sz w:val="24"/>
        </w:rPr>
        <w:t>You really are not from this world.</w:t>
      </w:r>
    </w:p>
    <w:p w:rsidR="0008581E" w:rsidRPr="00B3633A" w:rsidRDefault="0008581E">
      <w:pPr>
        <w:pStyle w:val="0DraftNormal"/>
        <w:rPr>
          <w:rFonts w:ascii="Montserrat" w:hAnsi="Montserrat"/>
          <w:spacing w:val="-2"/>
          <w:sz w:val="24"/>
        </w:rPr>
      </w:pPr>
    </w:p>
    <w:p w:rsidR="0008581E" w:rsidRPr="00B3633A" w:rsidRDefault="0008581E">
      <w:pPr>
        <w:pStyle w:val="0DraftNormal"/>
        <w:rPr>
          <w:rFonts w:ascii="Montserrat" w:hAnsi="Montserrat"/>
          <w:spacing w:val="-2"/>
          <w:sz w:val="24"/>
        </w:rPr>
      </w:pPr>
      <w:r w:rsidRPr="00B3633A">
        <w:rPr>
          <w:rFonts w:ascii="Montserrat" w:hAnsi="Montserrat"/>
          <w:spacing w:val="-2"/>
          <w:sz w:val="24"/>
        </w:rPr>
        <w:t>No.</w:t>
      </w:r>
    </w:p>
    <w:p w:rsidR="0008581E" w:rsidRPr="00B3633A" w:rsidRDefault="0008581E">
      <w:pPr>
        <w:pStyle w:val="0DraftNormal"/>
        <w:rPr>
          <w:rFonts w:ascii="Montserrat" w:hAnsi="Montserrat"/>
          <w:spacing w:val="-2"/>
          <w:sz w:val="24"/>
        </w:rPr>
      </w:pPr>
    </w:p>
    <w:p w:rsidR="0008581E" w:rsidRPr="00B3633A" w:rsidRDefault="0008581E">
      <w:pPr>
        <w:pStyle w:val="0DraftNormal"/>
        <w:rPr>
          <w:rFonts w:ascii="Montserrat" w:hAnsi="Montserrat"/>
          <w:spacing w:val="-2"/>
          <w:sz w:val="24"/>
        </w:rPr>
      </w:pPr>
      <w:r w:rsidRPr="00B3633A">
        <w:rPr>
          <w:rFonts w:ascii="Montserrat" w:hAnsi="Montserrat"/>
          <w:spacing w:val="-2"/>
          <w:sz w:val="24"/>
        </w:rPr>
        <w:t>But you are an ideal.</w:t>
      </w:r>
    </w:p>
    <w:p w:rsidR="0008581E" w:rsidRPr="00B3633A" w:rsidRDefault="0008581E">
      <w:pPr>
        <w:pStyle w:val="0DraftNormal"/>
        <w:rPr>
          <w:rFonts w:ascii="Montserrat" w:hAnsi="Montserrat"/>
          <w:spacing w:val="-2"/>
          <w:sz w:val="24"/>
        </w:rPr>
      </w:pPr>
    </w:p>
    <w:p w:rsidR="0008581E" w:rsidRPr="00B3633A" w:rsidRDefault="0008581E">
      <w:pPr>
        <w:pStyle w:val="0DraftNormal"/>
        <w:rPr>
          <w:rFonts w:ascii="Montserrat" w:hAnsi="Montserrat"/>
          <w:spacing w:val="-2"/>
          <w:sz w:val="24"/>
        </w:rPr>
      </w:pPr>
      <w:r w:rsidRPr="00B3633A">
        <w:rPr>
          <w:rFonts w:ascii="Montserrat" w:hAnsi="Montserrat"/>
          <w:spacing w:val="-2"/>
          <w:sz w:val="24"/>
        </w:rPr>
        <w:t>What is an ideal? What is it to be an ideal? Sorry, I think too much. Feel too much. I can help it, but often wonder if I should. I am who and what I am, but from my point of view, my existence is far from ideal. I do not know what next week will hold. Even tomorrow is hard for me to see. I am, even in the your company, alone. A condition I would have done anything to avoid at one time. I know better now; only in that I can not escape it. I will always be alone. And perhaps there will never be a point to my existence for me to pursue. I am very unimportant in all of this now, and even as I grow into more, that will be more and more true. I keep moving and changing and if I can help it, I will not come to rest in that place called death.</w:t>
      </w:r>
    </w:p>
    <w:p w:rsidR="0008581E" w:rsidRPr="00B3633A" w:rsidRDefault="0008581E">
      <w:pPr>
        <w:pStyle w:val="0DraftNormal"/>
        <w:rPr>
          <w:rFonts w:ascii="Montserrat" w:hAnsi="Montserrat"/>
          <w:spacing w:val="-2"/>
          <w:sz w:val="24"/>
        </w:rPr>
      </w:pPr>
    </w:p>
    <w:p w:rsidR="0008581E" w:rsidRPr="00B3633A" w:rsidRDefault="0008581E">
      <w:pPr>
        <w:pStyle w:val="0DraftNormal"/>
        <w:rPr>
          <w:rFonts w:ascii="Montserrat" w:hAnsi="Montserrat"/>
          <w:spacing w:val="-2"/>
          <w:sz w:val="24"/>
        </w:rPr>
      </w:pPr>
      <w:r w:rsidRPr="00B3633A">
        <w:rPr>
          <w:rFonts w:ascii="Montserrat" w:hAnsi="Montserrat"/>
          <w:spacing w:val="-2"/>
          <w:sz w:val="24"/>
        </w:rPr>
        <w:t>Though I will live with death as a close companion. Not, as some might think, its symptoms. Just its presence on my side. I endeavor to place it here.</w:t>
      </w:r>
    </w:p>
    <w:p w:rsidR="0008581E" w:rsidRPr="00B3633A" w:rsidRDefault="0008581E">
      <w:pPr>
        <w:pStyle w:val="0DraftNormal"/>
        <w:rPr>
          <w:rFonts w:ascii="Montserrat" w:hAnsi="Montserrat"/>
          <w:spacing w:val="-2"/>
          <w:sz w:val="24"/>
        </w:rPr>
      </w:pPr>
    </w:p>
    <w:p w:rsidR="0008581E" w:rsidRPr="00B3633A" w:rsidRDefault="0008581E">
      <w:pPr>
        <w:pStyle w:val="0DraftNormal"/>
        <w:rPr>
          <w:rFonts w:ascii="Montserrat" w:hAnsi="Montserrat"/>
          <w:spacing w:val="-2"/>
          <w:sz w:val="24"/>
        </w:rPr>
      </w:pPr>
      <w:r w:rsidRPr="00B3633A">
        <w:rPr>
          <w:rFonts w:ascii="Montserrat" w:hAnsi="Montserrat"/>
          <w:spacing w:val="-2"/>
          <w:sz w:val="24"/>
        </w:rPr>
        <w:t>What do you really mean, saying that?</w:t>
      </w:r>
    </w:p>
    <w:p w:rsidR="0008581E" w:rsidRPr="00B3633A" w:rsidRDefault="0008581E">
      <w:pPr>
        <w:pStyle w:val="0DraftNormal"/>
        <w:rPr>
          <w:rFonts w:ascii="Montserrat" w:hAnsi="Montserrat"/>
          <w:spacing w:val="-2"/>
          <w:sz w:val="24"/>
        </w:rPr>
      </w:pPr>
    </w:p>
    <w:p w:rsidR="0008581E" w:rsidRPr="00B3633A" w:rsidRDefault="0008581E">
      <w:pPr>
        <w:pStyle w:val="0DraftNormal"/>
        <w:rPr>
          <w:rFonts w:ascii="Montserrat" w:hAnsi="Montserrat"/>
          <w:spacing w:val="-2"/>
          <w:sz w:val="24"/>
        </w:rPr>
      </w:pPr>
      <w:r w:rsidRPr="00B3633A">
        <w:rPr>
          <w:rFonts w:ascii="Montserrat" w:hAnsi="Montserrat"/>
          <w:spacing w:val="-2"/>
          <w:sz w:val="24"/>
        </w:rPr>
        <w:t>Which part?</w:t>
      </w:r>
    </w:p>
    <w:p w:rsidR="0008581E" w:rsidRPr="00B3633A" w:rsidRDefault="0008581E">
      <w:pPr>
        <w:pStyle w:val="0DraftNormal"/>
        <w:rPr>
          <w:rFonts w:ascii="Montserrat" w:hAnsi="Montserrat"/>
          <w:spacing w:val="-2"/>
          <w:sz w:val="24"/>
        </w:rPr>
      </w:pPr>
    </w:p>
    <w:p w:rsidR="0008581E" w:rsidRPr="00B3633A" w:rsidRDefault="0008581E">
      <w:pPr>
        <w:pStyle w:val="0DraftNormal"/>
        <w:rPr>
          <w:rFonts w:ascii="Montserrat" w:hAnsi="Montserrat"/>
          <w:spacing w:val="-2"/>
          <w:sz w:val="24"/>
        </w:rPr>
      </w:pPr>
      <w:r w:rsidRPr="00B3633A">
        <w:rPr>
          <w:rFonts w:ascii="Montserrat" w:hAnsi="Montserrat"/>
          <w:spacing w:val="-2"/>
          <w:sz w:val="24"/>
        </w:rPr>
        <w:t>Death as a constant companion. Death is not a person. How can it be your companion?</w:t>
      </w:r>
    </w:p>
    <w:p w:rsidR="0008581E" w:rsidRPr="00B3633A" w:rsidRDefault="0008581E">
      <w:pPr>
        <w:pStyle w:val="0DraftNormal"/>
        <w:rPr>
          <w:rFonts w:ascii="Montserrat" w:hAnsi="Montserrat"/>
          <w:spacing w:val="-2"/>
          <w:sz w:val="24"/>
        </w:rPr>
      </w:pPr>
    </w:p>
    <w:p w:rsidR="0008581E" w:rsidRPr="00B3633A" w:rsidRDefault="0008581E">
      <w:pPr>
        <w:pStyle w:val="0DraftNormal"/>
        <w:rPr>
          <w:rFonts w:ascii="Montserrat" w:hAnsi="Montserrat"/>
          <w:spacing w:val="-2"/>
          <w:sz w:val="24"/>
        </w:rPr>
      </w:pPr>
      <w:r w:rsidRPr="00B3633A">
        <w:rPr>
          <w:rFonts w:ascii="Montserrat" w:hAnsi="Montserrat"/>
          <w:spacing w:val="-2"/>
          <w:sz w:val="24"/>
        </w:rPr>
        <w:t>What I actually mean is hard to say. I have a literal meaning, but have to express it with a metaphor. As an idea or as a reality, death is a very motivating force. To live under death's wing is subjecting yourself to an uncompromising influence.</w:t>
      </w:r>
    </w:p>
    <w:p w:rsidR="0008581E" w:rsidRPr="00B3633A" w:rsidRDefault="0008581E">
      <w:pPr>
        <w:pStyle w:val="0DraftNormal"/>
        <w:rPr>
          <w:rFonts w:ascii="Montserrat" w:hAnsi="Montserrat"/>
          <w:spacing w:val="-2"/>
          <w:sz w:val="24"/>
        </w:rPr>
      </w:pPr>
    </w:p>
    <w:p w:rsidR="0008581E" w:rsidRPr="00B3633A" w:rsidRDefault="0008581E">
      <w:pPr>
        <w:pStyle w:val="0DraftNormal"/>
        <w:rPr>
          <w:rFonts w:ascii="Montserrat" w:hAnsi="Montserrat"/>
          <w:spacing w:val="-2"/>
          <w:sz w:val="24"/>
        </w:rPr>
      </w:pPr>
      <w:r w:rsidRPr="00B3633A">
        <w:rPr>
          <w:rFonts w:ascii="Montserrat" w:hAnsi="Montserrat"/>
          <w:spacing w:val="-2"/>
          <w:sz w:val="24"/>
        </w:rPr>
        <w:t>To what end?</w:t>
      </w:r>
    </w:p>
    <w:p w:rsidR="0008581E" w:rsidRPr="00B3633A" w:rsidRDefault="0008581E">
      <w:pPr>
        <w:pStyle w:val="0DraftNormal"/>
        <w:rPr>
          <w:rFonts w:ascii="Montserrat" w:hAnsi="Montserrat"/>
          <w:spacing w:val="-2"/>
          <w:sz w:val="24"/>
        </w:rPr>
      </w:pPr>
    </w:p>
    <w:p w:rsidR="0008581E" w:rsidRPr="00B3633A" w:rsidRDefault="0008581E">
      <w:pPr>
        <w:pStyle w:val="0DraftNormal"/>
        <w:rPr>
          <w:rFonts w:ascii="Montserrat" w:hAnsi="Montserrat"/>
          <w:spacing w:val="-2"/>
          <w:sz w:val="24"/>
        </w:rPr>
      </w:pPr>
      <w:r w:rsidRPr="00B3633A">
        <w:rPr>
          <w:rFonts w:ascii="Montserrat" w:hAnsi="Montserrat"/>
          <w:spacing w:val="-2"/>
          <w:sz w:val="24"/>
        </w:rPr>
        <w:t xml:space="preserve">In the face of death? There is only one to consider; perfecting yourself. Reinforcing your will. </w:t>
      </w:r>
    </w:p>
    <w:p w:rsidR="0008581E" w:rsidRPr="00B3633A" w:rsidRDefault="0008581E">
      <w:pPr>
        <w:pStyle w:val="0DraftNormal"/>
        <w:rPr>
          <w:rFonts w:ascii="Montserrat" w:hAnsi="Montserrat"/>
          <w:spacing w:val="-2"/>
          <w:sz w:val="24"/>
        </w:rPr>
      </w:pPr>
    </w:p>
    <w:p w:rsidR="0008581E" w:rsidRPr="00B3633A" w:rsidRDefault="0008581E">
      <w:pPr>
        <w:pStyle w:val="0DraftNormal"/>
        <w:rPr>
          <w:rFonts w:ascii="Montserrat" w:hAnsi="Montserrat"/>
          <w:spacing w:val="-2"/>
          <w:sz w:val="24"/>
        </w:rPr>
      </w:pPr>
      <w:r w:rsidRPr="00B3633A">
        <w:rPr>
          <w:rFonts w:ascii="Montserrat" w:hAnsi="Montserrat"/>
          <w:spacing w:val="-2"/>
          <w:sz w:val="24"/>
        </w:rPr>
        <w:t>Sounds like you have to take yourself very seriously.</w:t>
      </w:r>
    </w:p>
    <w:p w:rsidR="0008581E" w:rsidRPr="00B3633A" w:rsidRDefault="0008581E">
      <w:pPr>
        <w:pStyle w:val="0DraftNormal"/>
        <w:rPr>
          <w:rFonts w:ascii="Montserrat" w:hAnsi="Montserrat"/>
          <w:spacing w:val="-2"/>
          <w:sz w:val="24"/>
        </w:rPr>
      </w:pPr>
    </w:p>
    <w:p w:rsidR="0008581E" w:rsidRPr="00B3633A" w:rsidRDefault="0008581E">
      <w:pPr>
        <w:pStyle w:val="0DraftNormal"/>
        <w:rPr>
          <w:rFonts w:ascii="Montserrat" w:hAnsi="Montserrat"/>
          <w:spacing w:val="-2"/>
          <w:sz w:val="24"/>
        </w:rPr>
      </w:pPr>
      <w:r w:rsidRPr="00B3633A">
        <w:rPr>
          <w:rFonts w:ascii="Montserrat" w:hAnsi="Montserrat"/>
          <w:spacing w:val="-2"/>
          <w:sz w:val="24"/>
        </w:rPr>
        <w:t>Life is deadly serious. But it does have a sense of humor, too.</w:t>
      </w:r>
    </w:p>
    <w:p w:rsidR="0008581E" w:rsidRPr="00B3633A" w:rsidRDefault="0008581E">
      <w:pPr>
        <w:pStyle w:val="0DraftNormal"/>
        <w:rPr>
          <w:rFonts w:ascii="Montserrat" w:hAnsi="Montserrat"/>
          <w:spacing w:val="-2"/>
          <w:sz w:val="24"/>
        </w:rPr>
      </w:pPr>
    </w:p>
    <w:p w:rsidR="0008581E" w:rsidRPr="00B3633A" w:rsidRDefault="0008581E">
      <w:pPr>
        <w:pStyle w:val="0DraftNormal"/>
        <w:rPr>
          <w:rFonts w:ascii="Montserrat" w:hAnsi="Montserrat"/>
          <w:spacing w:val="-2"/>
          <w:sz w:val="24"/>
        </w:rPr>
      </w:pPr>
      <w:r w:rsidRPr="00B3633A">
        <w:rPr>
          <w:rFonts w:ascii="Montserrat" w:hAnsi="Montserrat"/>
          <w:spacing w:val="-2"/>
          <w:sz w:val="24"/>
        </w:rPr>
        <w:t>And you?</w:t>
      </w:r>
    </w:p>
    <w:p w:rsidR="0008581E" w:rsidRPr="00B3633A" w:rsidRDefault="0008581E">
      <w:pPr>
        <w:pStyle w:val="0DraftNormal"/>
        <w:rPr>
          <w:rFonts w:ascii="Montserrat" w:hAnsi="Montserrat"/>
          <w:spacing w:val="-2"/>
          <w:sz w:val="24"/>
        </w:rPr>
      </w:pPr>
    </w:p>
    <w:p w:rsidR="0008581E" w:rsidRPr="00B3633A" w:rsidRDefault="0008581E">
      <w:pPr>
        <w:pStyle w:val="0DraftNormal"/>
        <w:rPr>
          <w:rFonts w:ascii="Montserrat" w:hAnsi="Montserrat"/>
          <w:spacing w:val="-2"/>
          <w:sz w:val="24"/>
        </w:rPr>
      </w:pPr>
      <w:r w:rsidRPr="00B3633A">
        <w:rPr>
          <w:rFonts w:ascii="Montserrat" w:hAnsi="Montserrat"/>
          <w:spacing w:val="-2"/>
          <w:sz w:val="24"/>
        </w:rPr>
        <w:t>Have a sense of humor?</w:t>
      </w:r>
    </w:p>
    <w:p w:rsidR="0008581E" w:rsidRPr="00B3633A" w:rsidRDefault="0008581E">
      <w:pPr>
        <w:pStyle w:val="0DraftNormal"/>
        <w:rPr>
          <w:rFonts w:ascii="Montserrat" w:hAnsi="Montserrat"/>
          <w:spacing w:val="-2"/>
          <w:sz w:val="24"/>
        </w:rPr>
      </w:pPr>
    </w:p>
    <w:p w:rsidR="0008581E" w:rsidRPr="00B3633A" w:rsidRDefault="0008581E">
      <w:pPr>
        <w:pStyle w:val="0DraftNormal"/>
        <w:rPr>
          <w:rFonts w:ascii="Montserrat" w:hAnsi="Montserrat"/>
          <w:spacing w:val="-2"/>
          <w:sz w:val="24"/>
        </w:rPr>
      </w:pPr>
      <w:r w:rsidRPr="00B3633A">
        <w:rPr>
          <w:rFonts w:ascii="Montserrat" w:hAnsi="Montserrat"/>
          <w:spacing w:val="-2"/>
          <w:sz w:val="24"/>
        </w:rPr>
        <w:t>Yes.</w:t>
      </w:r>
    </w:p>
    <w:p w:rsidR="0008581E" w:rsidRPr="00B3633A" w:rsidRDefault="0008581E">
      <w:pPr>
        <w:pStyle w:val="0DraftNormal"/>
        <w:rPr>
          <w:rFonts w:ascii="Montserrat" w:hAnsi="Montserrat"/>
          <w:spacing w:val="-2"/>
          <w:sz w:val="24"/>
        </w:rPr>
      </w:pPr>
    </w:p>
    <w:p w:rsidR="0008581E" w:rsidRPr="00B3633A" w:rsidRDefault="0008581E">
      <w:pPr>
        <w:pStyle w:val="0DraftNormal"/>
        <w:rPr>
          <w:rFonts w:ascii="Montserrat" w:hAnsi="Montserrat"/>
          <w:spacing w:val="-2"/>
          <w:sz w:val="24"/>
        </w:rPr>
      </w:pPr>
      <w:r w:rsidRPr="00B3633A">
        <w:rPr>
          <w:rFonts w:ascii="Montserrat" w:hAnsi="Montserrat"/>
          <w:spacing w:val="-2"/>
          <w:sz w:val="24"/>
        </w:rPr>
        <w:t>I do believe you are changing the subject.</w:t>
      </w:r>
    </w:p>
    <w:p w:rsidR="0008581E" w:rsidRPr="00B3633A" w:rsidRDefault="0008581E">
      <w:pPr>
        <w:pStyle w:val="0DraftNormal"/>
        <w:rPr>
          <w:rFonts w:ascii="Montserrat" w:hAnsi="Montserrat"/>
          <w:spacing w:val="-2"/>
          <w:sz w:val="24"/>
        </w:rPr>
      </w:pPr>
    </w:p>
    <w:p w:rsidR="0008581E" w:rsidRPr="00B3633A" w:rsidRDefault="0008581E">
      <w:pPr>
        <w:pStyle w:val="0DraftNormal"/>
        <w:rPr>
          <w:rFonts w:ascii="Montserrat" w:hAnsi="Montserrat"/>
          <w:spacing w:val="-2"/>
          <w:sz w:val="24"/>
        </w:rPr>
      </w:pPr>
      <w:r w:rsidRPr="00B3633A">
        <w:rPr>
          <w:rFonts w:ascii="Montserrat" w:hAnsi="Montserrat"/>
          <w:spacing w:val="-2"/>
          <w:sz w:val="24"/>
        </w:rPr>
        <w:t>Do you mind?</w:t>
      </w:r>
    </w:p>
    <w:p w:rsidR="0008581E" w:rsidRPr="00B3633A" w:rsidRDefault="0008581E">
      <w:pPr>
        <w:pStyle w:val="0DraftNormal"/>
        <w:rPr>
          <w:rFonts w:ascii="Montserrat" w:hAnsi="Montserrat"/>
          <w:spacing w:val="-2"/>
          <w:sz w:val="24"/>
        </w:rPr>
      </w:pPr>
    </w:p>
    <w:p w:rsidR="0008581E" w:rsidRPr="00B3633A" w:rsidRDefault="0008581E">
      <w:pPr>
        <w:pStyle w:val="0DraftNormal"/>
        <w:rPr>
          <w:rFonts w:ascii="Montserrat" w:hAnsi="Montserrat"/>
          <w:spacing w:val="-2"/>
          <w:sz w:val="24"/>
        </w:rPr>
      </w:pPr>
      <w:r w:rsidRPr="00B3633A">
        <w:rPr>
          <w:rFonts w:ascii="Montserrat" w:hAnsi="Montserrat"/>
          <w:spacing w:val="-2"/>
          <w:sz w:val="24"/>
        </w:rPr>
        <w:t>No. I am happy to.</w:t>
      </w:r>
    </w:p>
    <w:p w:rsidR="0008581E" w:rsidRPr="00B3633A" w:rsidRDefault="0008581E">
      <w:pPr>
        <w:pStyle w:val="0DraftNormal"/>
        <w:rPr>
          <w:rFonts w:ascii="Montserrat" w:hAnsi="Montserrat"/>
          <w:spacing w:val="-2"/>
          <w:sz w:val="24"/>
        </w:rPr>
      </w:pPr>
    </w:p>
    <w:p w:rsidR="0008581E" w:rsidRPr="00B3633A" w:rsidRDefault="0008581E">
      <w:pPr>
        <w:pStyle w:val="0DraftNormal"/>
        <w:rPr>
          <w:rFonts w:ascii="Montserrat" w:hAnsi="Montserrat"/>
          <w:spacing w:val="-2"/>
          <w:sz w:val="24"/>
        </w:rPr>
      </w:pPr>
      <w:r w:rsidRPr="00B3633A">
        <w:rPr>
          <w:rFonts w:ascii="Montserrat" w:hAnsi="Montserrat"/>
          <w:spacing w:val="-2"/>
          <w:sz w:val="24"/>
        </w:rPr>
        <w:t>Well, (Paradox) and I will leave you two to get to know each other. We'll be in the library if you need us.</w:t>
      </w:r>
    </w:p>
    <w:p w:rsidR="0008581E" w:rsidRPr="00B3633A" w:rsidRDefault="0008581E">
      <w:pPr>
        <w:pStyle w:val="0DraftNormal"/>
        <w:rPr>
          <w:rFonts w:ascii="Montserrat" w:hAnsi="Montserrat"/>
          <w:spacing w:val="-2"/>
          <w:sz w:val="24"/>
        </w:rPr>
      </w:pPr>
    </w:p>
    <w:p w:rsidR="0008581E" w:rsidRPr="00B3633A" w:rsidRDefault="0008581E">
      <w:pPr>
        <w:pStyle w:val="0DraftNormal"/>
        <w:rPr>
          <w:rFonts w:ascii="Montserrat" w:hAnsi="Montserrat"/>
          <w:spacing w:val="-2"/>
          <w:sz w:val="24"/>
        </w:rPr>
      </w:pPr>
      <w:r w:rsidRPr="00B3633A">
        <w:rPr>
          <w:rFonts w:ascii="Montserrat" w:hAnsi="Montserrat"/>
          <w:spacing w:val="-2"/>
          <w:sz w:val="24"/>
        </w:rPr>
        <w:t>Right.</w:t>
      </w:r>
    </w:p>
    <w:p w:rsidR="0008581E" w:rsidRPr="00B3633A" w:rsidRDefault="0008581E">
      <w:pPr>
        <w:pStyle w:val="0DraftNormal"/>
        <w:rPr>
          <w:rFonts w:ascii="Montserrat" w:hAnsi="Montserrat"/>
          <w:spacing w:val="-2"/>
          <w:sz w:val="24"/>
        </w:rPr>
      </w:pPr>
    </w:p>
    <w:p w:rsidR="0008581E" w:rsidRPr="00B3633A" w:rsidRDefault="0008581E">
      <w:pPr>
        <w:pStyle w:val="0DraftNormal"/>
        <w:rPr>
          <w:rFonts w:ascii="Montserrat" w:hAnsi="Montserrat"/>
          <w:spacing w:val="-2"/>
          <w:sz w:val="24"/>
        </w:rPr>
      </w:pPr>
      <w:r w:rsidRPr="00B3633A">
        <w:rPr>
          <w:rFonts w:ascii="Montserrat" w:hAnsi="Montserrat"/>
          <w:spacing w:val="-2"/>
          <w:sz w:val="24"/>
        </w:rPr>
        <w:t>You don't like the library?</w:t>
      </w:r>
    </w:p>
    <w:p w:rsidR="0008581E" w:rsidRPr="00B3633A" w:rsidRDefault="0008581E">
      <w:pPr>
        <w:pStyle w:val="0DraftNormal"/>
        <w:rPr>
          <w:rFonts w:ascii="Montserrat" w:hAnsi="Montserrat"/>
          <w:spacing w:val="-2"/>
          <w:sz w:val="24"/>
        </w:rPr>
      </w:pPr>
    </w:p>
    <w:p w:rsidR="0008581E" w:rsidRPr="00B3633A" w:rsidRDefault="0008581E">
      <w:pPr>
        <w:pStyle w:val="0DraftNormal"/>
        <w:rPr>
          <w:rFonts w:ascii="Montserrat" w:hAnsi="Montserrat"/>
          <w:spacing w:val="-2"/>
          <w:sz w:val="24"/>
        </w:rPr>
      </w:pPr>
      <w:r w:rsidRPr="00B3633A">
        <w:rPr>
          <w:rFonts w:ascii="Montserrat" w:hAnsi="Montserrat"/>
          <w:spacing w:val="-2"/>
          <w:sz w:val="24"/>
        </w:rPr>
        <w:t>You noticed.</w:t>
      </w:r>
    </w:p>
    <w:p w:rsidR="0008581E" w:rsidRPr="00B3633A" w:rsidRDefault="0008581E">
      <w:pPr>
        <w:pStyle w:val="0DraftNormal"/>
        <w:rPr>
          <w:rFonts w:ascii="Montserrat" w:hAnsi="Montserrat"/>
          <w:spacing w:val="-2"/>
          <w:sz w:val="24"/>
        </w:rPr>
      </w:pPr>
    </w:p>
    <w:p w:rsidR="0008581E" w:rsidRPr="00B3633A" w:rsidRDefault="0008581E">
      <w:pPr>
        <w:pStyle w:val="0DraftNormal"/>
        <w:rPr>
          <w:rFonts w:ascii="Montserrat" w:hAnsi="Montserrat"/>
          <w:spacing w:val="-2"/>
          <w:sz w:val="24"/>
        </w:rPr>
      </w:pPr>
      <w:r w:rsidRPr="00B3633A">
        <w:rPr>
          <w:rFonts w:ascii="Montserrat" w:hAnsi="Montserrat"/>
          <w:spacing w:val="-2"/>
          <w:sz w:val="24"/>
        </w:rPr>
        <w:t>You have a very expressive face. May I ask why?</w:t>
      </w:r>
    </w:p>
    <w:p w:rsidR="0008581E" w:rsidRPr="00B3633A" w:rsidRDefault="0008581E">
      <w:pPr>
        <w:pStyle w:val="0DraftNormal"/>
        <w:rPr>
          <w:rFonts w:ascii="Montserrat" w:hAnsi="Montserrat"/>
          <w:spacing w:val="-2"/>
          <w:sz w:val="24"/>
        </w:rPr>
      </w:pPr>
    </w:p>
    <w:p w:rsidR="0008581E" w:rsidRPr="00B3633A" w:rsidRDefault="0008581E">
      <w:pPr>
        <w:pStyle w:val="0DraftNormal"/>
        <w:rPr>
          <w:rFonts w:ascii="Montserrat" w:hAnsi="Montserrat"/>
          <w:spacing w:val="-2"/>
          <w:sz w:val="24"/>
        </w:rPr>
      </w:pPr>
      <w:r w:rsidRPr="00B3633A">
        <w:rPr>
          <w:rFonts w:ascii="Montserrat" w:hAnsi="Montserrat"/>
          <w:spacing w:val="-2"/>
          <w:sz w:val="24"/>
        </w:rPr>
        <w:t>I honestly don't know. Normally I love reading, but that room alone gives me the creeps.</w:t>
      </w:r>
    </w:p>
    <w:p w:rsidR="0008581E" w:rsidRPr="00B3633A" w:rsidRDefault="0008581E">
      <w:pPr>
        <w:pStyle w:val="0DraftNormal"/>
        <w:rPr>
          <w:rFonts w:ascii="Montserrat" w:hAnsi="Montserrat"/>
          <w:spacing w:val="-2"/>
          <w:sz w:val="24"/>
        </w:rPr>
      </w:pPr>
    </w:p>
    <w:p w:rsidR="0008581E" w:rsidRPr="00B3633A" w:rsidRDefault="0008581E">
      <w:pPr>
        <w:pStyle w:val="0DraftNormal"/>
        <w:rPr>
          <w:rFonts w:ascii="Montserrat" w:hAnsi="Montserrat"/>
          <w:spacing w:val="-2"/>
          <w:sz w:val="24"/>
        </w:rPr>
      </w:pPr>
      <w:r w:rsidRPr="00B3633A">
        <w:rPr>
          <w:rFonts w:ascii="Montserrat" w:hAnsi="Montserrat"/>
          <w:spacing w:val="-2"/>
          <w:sz w:val="24"/>
        </w:rPr>
        <w:t>How odd.</w:t>
      </w:r>
    </w:p>
    <w:p w:rsidR="0008581E" w:rsidRPr="00B3633A" w:rsidRDefault="0008581E">
      <w:pPr>
        <w:pStyle w:val="0DraftNormal"/>
        <w:rPr>
          <w:rFonts w:ascii="Montserrat" w:hAnsi="Montserrat"/>
          <w:spacing w:val="-2"/>
          <w:sz w:val="24"/>
        </w:rPr>
      </w:pPr>
    </w:p>
    <w:p w:rsidR="0008581E" w:rsidRPr="00B3633A" w:rsidRDefault="0008581E">
      <w:pPr>
        <w:pStyle w:val="0DraftNormal"/>
        <w:rPr>
          <w:rFonts w:ascii="Montserrat" w:hAnsi="Montserrat"/>
          <w:spacing w:val="-2"/>
          <w:sz w:val="24"/>
        </w:rPr>
      </w:pPr>
      <w:r w:rsidRPr="00B3633A">
        <w:rPr>
          <w:rFonts w:ascii="Montserrat" w:hAnsi="Montserrat"/>
          <w:spacing w:val="-2"/>
          <w:sz w:val="24"/>
        </w:rPr>
        <w:t>So, what would you care to talk about?</w:t>
      </w:r>
    </w:p>
    <w:p w:rsidR="0008581E" w:rsidRPr="00B3633A" w:rsidRDefault="0008581E">
      <w:pPr>
        <w:pStyle w:val="0DraftNormal"/>
        <w:rPr>
          <w:rFonts w:ascii="Montserrat" w:hAnsi="Montserrat"/>
          <w:spacing w:val="-2"/>
          <w:sz w:val="24"/>
        </w:rPr>
      </w:pPr>
    </w:p>
    <w:p w:rsidR="0008581E" w:rsidRPr="00B3633A" w:rsidRDefault="0008581E">
      <w:pPr>
        <w:pStyle w:val="0DraftNormal"/>
        <w:rPr>
          <w:rFonts w:ascii="Montserrat" w:hAnsi="Montserrat"/>
          <w:spacing w:val="-2"/>
          <w:sz w:val="24"/>
        </w:rPr>
      </w:pPr>
      <w:r w:rsidRPr="00B3633A">
        <w:rPr>
          <w:rFonts w:ascii="Montserrat" w:hAnsi="Montserrat"/>
          <w:spacing w:val="-2"/>
          <w:sz w:val="24"/>
        </w:rPr>
        <w:t>I don't know. Perhaps we can take a walk and just enjoy each other's company.</w:t>
      </w:r>
    </w:p>
    <w:p w:rsidR="0008581E" w:rsidRPr="00B3633A" w:rsidRDefault="0008581E">
      <w:pPr>
        <w:pStyle w:val="0DraftNormal"/>
        <w:rPr>
          <w:rFonts w:ascii="Montserrat" w:hAnsi="Montserrat"/>
          <w:spacing w:val="-2"/>
          <w:sz w:val="24"/>
        </w:rPr>
      </w:pPr>
    </w:p>
    <w:p w:rsidR="0008581E" w:rsidRPr="00B3633A" w:rsidRDefault="0008581E">
      <w:pPr>
        <w:pStyle w:val="0DraftNormal"/>
        <w:rPr>
          <w:rFonts w:ascii="Montserrat" w:hAnsi="Montserrat"/>
          <w:spacing w:val="-2"/>
          <w:sz w:val="24"/>
        </w:rPr>
      </w:pPr>
      <w:r w:rsidRPr="00B3633A">
        <w:rPr>
          <w:rFonts w:ascii="Montserrat" w:hAnsi="Montserrat"/>
          <w:spacing w:val="-2"/>
          <w:sz w:val="24"/>
        </w:rPr>
        <w:t>Are you going to try and seduce me?</w:t>
      </w:r>
    </w:p>
    <w:p w:rsidR="0008581E" w:rsidRPr="00B3633A" w:rsidRDefault="0008581E">
      <w:pPr>
        <w:pStyle w:val="0DraftNormal"/>
        <w:rPr>
          <w:rFonts w:ascii="Montserrat" w:hAnsi="Montserrat"/>
          <w:spacing w:val="-2"/>
          <w:sz w:val="24"/>
        </w:rPr>
      </w:pPr>
    </w:p>
    <w:p w:rsidR="0008581E" w:rsidRPr="00B3633A" w:rsidRDefault="0008581E">
      <w:pPr>
        <w:pStyle w:val="0DraftNormal"/>
        <w:rPr>
          <w:rFonts w:ascii="Montserrat" w:hAnsi="Montserrat"/>
          <w:spacing w:val="-2"/>
          <w:sz w:val="24"/>
        </w:rPr>
      </w:pPr>
      <w:r w:rsidRPr="00B3633A">
        <w:rPr>
          <w:rFonts w:ascii="Montserrat" w:hAnsi="Montserrat"/>
          <w:spacing w:val="-2"/>
          <w:sz w:val="24"/>
        </w:rPr>
        <w:t>Probably. I hope you don't mind.</w:t>
      </w:r>
    </w:p>
    <w:p w:rsidR="0008581E" w:rsidRPr="00B3633A" w:rsidRDefault="0008581E">
      <w:pPr>
        <w:pStyle w:val="0DraftNormal"/>
        <w:rPr>
          <w:rFonts w:ascii="Montserrat" w:hAnsi="Montserrat"/>
          <w:spacing w:val="-2"/>
          <w:sz w:val="24"/>
        </w:rPr>
      </w:pPr>
    </w:p>
    <w:p w:rsidR="0008581E" w:rsidRPr="00B3633A" w:rsidRDefault="0008581E">
      <w:pPr>
        <w:pStyle w:val="0DraftNormal"/>
        <w:rPr>
          <w:rFonts w:ascii="Montserrat" w:hAnsi="Montserrat"/>
          <w:spacing w:val="-2"/>
          <w:sz w:val="24"/>
        </w:rPr>
      </w:pPr>
      <w:r w:rsidRPr="00B3633A">
        <w:rPr>
          <w:rFonts w:ascii="Montserrat" w:hAnsi="Montserrat"/>
          <w:spacing w:val="-2"/>
          <w:sz w:val="24"/>
        </w:rPr>
        <w:t>No. I'm flattered, really.</w:t>
      </w:r>
    </w:p>
    <w:p w:rsidR="0008581E" w:rsidRPr="00B3633A" w:rsidRDefault="0008581E">
      <w:pPr>
        <w:pStyle w:val="0DraftNormal"/>
        <w:rPr>
          <w:rFonts w:ascii="Montserrat" w:hAnsi="Montserrat"/>
          <w:spacing w:val="-2"/>
          <w:sz w:val="24"/>
        </w:rPr>
      </w:pPr>
    </w:p>
    <w:p w:rsidR="0008581E" w:rsidRPr="00B3633A" w:rsidRDefault="0008581E">
      <w:pPr>
        <w:pStyle w:val="0DraftNormal"/>
        <w:rPr>
          <w:rFonts w:ascii="Montserrat" w:hAnsi="Montserrat"/>
          <w:spacing w:val="-2"/>
          <w:sz w:val="24"/>
        </w:rPr>
      </w:pPr>
      <w:r w:rsidRPr="00B3633A">
        <w:rPr>
          <w:rFonts w:ascii="Montserrat" w:hAnsi="Montserrat"/>
          <w:spacing w:val="-2"/>
          <w:sz w:val="24"/>
        </w:rPr>
        <w:t>Am I to understand you are open to the idea?</w:t>
      </w:r>
    </w:p>
    <w:p w:rsidR="0008581E" w:rsidRPr="00B3633A" w:rsidRDefault="0008581E">
      <w:pPr>
        <w:pStyle w:val="0DraftNormal"/>
        <w:rPr>
          <w:rFonts w:ascii="Montserrat" w:hAnsi="Montserrat"/>
          <w:spacing w:val="-2"/>
          <w:sz w:val="24"/>
        </w:rPr>
      </w:pPr>
    </w:p>
    <w:p w:rsidR="0008581E" w:rsidRPr="00B3633A" w:rsidRDefault="0008581E">
      <w:pPr>
        <w:pStyle w:val="0DraftNormal"/>
        <w:rPr>
          <w:rFonts w:ascii="Montserrat" w:hAnsi="Montserrat"/>
          <w:spacing w:val="-2"/>
          <w:sz w:val="24"/>
        </w:rPr>
      </w:pPr>
      <w:r w:rsidRPr="00B3633A">
        <w:rPr>
          <w:rFonts w:ascii="Montserrat" w:hAnsi="Montserrat"/>
          <w:spacing w:val="-2"/>
          <w:sz w:val="24"/>
        </w:rPr>
        <w:t>I am afraid you will just have to figure that out for yourself.</w:t>
      </w:r>
    </w:p>
    <w:p w:rsidR="0008581E" w:rsidRPr="00B3633A" w:rsidRDefault="0008581E">
      <w:pPr>
        <w:pStyle w:val="0DraftNormal"/>
        <w:rPr>
          <w:rFonts w:ascii="Montserrat" w:hAnsi="Montserrat"/>
          <w:spacing w:val="-2"/>
          <w:sz w:val="24"/>
        </w:rPr>
      </w:pPr>
    </w:p>
    <w:p w:rsidR="0008581E" w:rsidRPr="00B3633A" w:rsidRDefault="0008581E">
      <w:pPr>
        <w:pStyle w:val="0DraftNormal"/>
        <w:rPr>
          <w:rFonts w:ascii="Montserrat" w:hAnsi="Montserrat"/>
          <w:spacing w:val="-2"/>
          <w:sz w:val="24"/>
        </w:rPr>
      </w:pPr>
      <w:r w:rsidRPr="00B3633A">
        <w:rPr>
          <w:rFonts w:ascii="Montserrat" w:hAnsi="Montserrat"/>
          <w:spacing w:val="-2"/>
          <w:sz w:val="24"/>
        </w:rPr>
        <w:t>Shall we?</w:t>
      </w:r>
    </w:p>
    <w:p w:rsidR="0008581E" w:rsidRPr="00B3633A" w:rsidRDefault="0008581E">
      <w:pPr>
        <w:pStyle w:val="0DraftNormal"/>
        <w:rPr>
          <w:rFonts w:ascii="Montserrat" w:hAnsi="Montserrat"/>
          <w:spacing w:val="-2"/>
          <w:sz w:val="24"/>
        </w:rPr>
      </w:pPr>
    </w:p>
    <w:p w:rsidR="0008581E" w:rsidRPr="00B3633A" w:rsidRDefault="0008581E">
      <w:pPr>
        <w:pStyle w:val="0DraftNormal"/>
        <w:rPr>
          <w:rFonts w:ascii="Montserrat" w:hAnsi="Montserrat"/>
          <w:spacing w:val="-2"/>
          <w:sz w:val="24"/>
        </w:rPr>
      </w:pPr>
      <w:r w:rsidRPr="00B3633A">
        <w:rPr>
          <w:rFonts w:ascii="Montserrat" w:hAnsi="Montserrat"/>
          <w:spacing w:val="-2"/>
          <w:sz w:val="24"/>
        </w:rPr>
        <w:t>By all means.</w:t>
      </w:r>
    </w:p>
    <w:p w:rsidR="0008581E" w:rsidRPr="00B3633A" w:rsidRDefault="0008581E">
      <w:pPr>
        <w:pStyle w:val="0DraftNormal"/>
        <w:rPr>
          <w:rFonts w:ascii="Montserrat" w:hAnsi="Montserrat"/>
          <w:spacing w:val="-2"/>
          <w:sz w:val="24"/>
        </w:rPr>
      </w:pPr>
    </w:p>
    <w:p w:rsidR="0008581E" w:rsidRPr="00B3633A" w:rsidRDefault="0008581E">
      <w:pPr>
        <w:pStyle w:val="0DraftNormal"/>
        <w:rPr>
          <w:rFonts w:ascii="Montserrat" w:hAnsi="Montserrat"/>
          <w:spacing w:val="-2"/>
          <w:sz w:val="24"/>
        </w:rPr>
      </w:pPr>
      <w:r w:rsidRPr="00B3633A">
        <w:rPr>
          <w:rFonts w:ascii="Montserrat" w:hAnsi="Montserrat"/>
          <w:spacing w:val="-2"/>
          <w:sz w:val="24"/>
        </w:rPr>
        <w:t>How did you know I... had any intentions?</w:t>
      </w:r>
    </w:p>
    <w:p w:rsidR="0008581E" w:rsidRPr="00B3633A" w:rsidRDefault="0008581E">
      <w:pPr>
        <w:pStyle w:val="0DraftNormal"/>
        <w:rPr>
          <w:rFonts w:ascii="Montserrat" w:hAnsi="Montserrat"/>
          <w:spacing w:val="-2"/>
          <w:sz w:val="24"/>
        </w:rPr>
      </w:pPr>
    </w:p>
    <w:p w:rsidR="0008581E" w:rsidRPr="00B3633A" w:rsidRDefault="0008581E">
      <w:pPr>
        <w:pStyle w:val="0DraftNormal"/>
        <w:rPr>
          <w:rFonts w:ascii="Montserrat" w:hAnsi="Montserrat"/>
          <w:spacing w:val="-2"/>
          <w:sz w:val="24"/>
        </w:rPr>
      </w:pPr>
      <w:r w:rsidRPr="00B3633A">
        <w:rPr>
          <w:rFonts w:ascii="Montserrat" w:hAnsi="Montserrat"/>
          <w:spacing w:val="-2"/>
          <w:sz w:val="24"/>
        </w:rPr>
        <w:t>You have a very expressive face.</w:t>
      </w:r>
    </w:p>
    <w:p w:rsidR="0008581E" w:rsidRPr="00B3633A" w:rsidRDefault="0008581E">
      <w:pPr>
        <w:pStyle w:val="0DraftNormal"/>
        <w:rPr>
          <w:rFonts w:ascii="Montserrat" w:hAnsi="Montserrat"/>
          <w:spacing w:val="-2"/>
          <w:sz w:val="24"/>
        </w:rPr>
      </w:pPr>
    </w:p>
    <w:p w:rsidR="0008581E" w:rsidRPr="00B3633A" w:rsidRDefault="0008581E">
      <w:pPr>
        <w:pStyle w:val="0DraftNormal"/>
        <w:rPr>
          <w:rFonts w:ascii="Montserrat" w:hAnsi="Montserrat"/>
          <w:spacing w:val="-2"/>
          <w:sz w:val="24"/>
        </w:rPr>
      </w:pPr>
      <w:r w:rsidRPr="00B3633A">
        <w:rPr>
          <w:rFonts w:ascii="Montserrat" w:hAnsi="Montserrat"/>
          <w:spacing w:val="-2"/>
          <w:sz w:val="24"/>
        </w:rPr>
        <w:t>You do have a sense of humor.</w:t>
      </w:r>
    </w:p>
    <w:p w:rsidR="0008581E" w:rsidRPr="00B3633A" w:rsidRDefault="0008581E">
      <w:pPr>
        <w:pStyle w:val="0DraftNormal"/>
        <w:rPr>
          <w:rFonts w:ascii="Montserrat" w:hAnsi="Montserrat"/>
          <w:spacing w:val="-2"/>
          <w:sz w:val="24"/>
        </w:rPr>
      </w:pPr>
    </w:p>
    <w:p w:rsidR="0008581E" w:rsidRPr="00B3633A" w:rsidRDefault="0008581E">
      <w:pPr>
        <w:pStyle w:val="0DraftNormal"/>
        <w:rPr>
          <w:rFonts w:ascii="Montserrat" w:hAnsi="Montserrat"/>
          <w:spacing w:val="-2"/>
          <w:sz w:val="24"/>
        </w:rPr>
      </w:pPr>
      <w:r w:rsidRPr="00B3633A">
        <w:rPr>
          <w:rFonts w:ascii="Montserrat" w:hAnsi="Montserrat"/>
          <w:spacing w:val="-2"/>
          <w:sz w:val="24"/>
        </w:rPr>
        <w:t>Don't tell anyone. It'll ruin my reputation.</w:t>
      </w:r>
    </w:p>
    <w:p w:rsidR="0008581E" w:rsidRPr="00B3633A" w:rsidRDefault="0008581E">
      <w:pPr>
        <w:pStyle w:val="0DraftNormal"/>
        <w:rPr>
          <w:rFonts w:ascii="Montserrat" w:hAnsi="Montserrat"/>
          <w:spacing w:val="-2"/>
          <w:sz w:val="24"/>
        </w:rPr>
      </w:pPr>
    </w:p>
    <w:p w:rsidR="0008581E" w:rsidRPr="00B3633A" w:rsidRDefault="0008581E">
      <w:pPr>
        <w:pStyle w:val="0DraftNormal"/>
        <w:rPr>
          <w:rFonts w:ascii="Montserrat" w:hAnsi="Montserrat"/>
          <w:spacing w:val="-2"/>
          <w:sz w:val="24"/>
        </w:rPr>
      </w:pPr>
      <w:r w:rsidRPr="00B3633A">
        <w:rPr>
          <w:rFonts w:ascii="Montserrat" w:hAnsi="Montserrat"/>
          <w:spacing w:val="-2"/>
          <w:sz w:val="24"/>
        </w:rPr>
        <w:t>And being seduced won't?</w:t>
      </w:r>
    </w:p>
    <w:p w:rsidR="0008581E" w:rsidRPr="00B3633A" w:rsidRDefault="0008581E">
      <w:pPr>
        <w:pStyle w:val="0DraftNormal"/>
        <w:rPr>
          <w:rFonts w:ascii="Montserrat" w:hAnsi="Montserrat"/>
          <w:spacing w:val="-2"/>
          <w:sz w:val="24"/>
        </w:rPr>
      </w:pPr>
    </w:p>
    <w:p w:rsidR="0008581E" w:rsidRPr="00B3633A" w:rsidRDefault="0008581E">
      <w:pPr>
        <w:pStyle w:val="0DraftNormal"/>
        <w:rPr>
          <w:rFonts w:ascii="Montserrat" w:hAnsi="Montserrat"/>
          <w:spacing w:val="-2"/>
          <w:sz w:val="24"/>
        </w:rPr>
      </w:pPr>
      <w:r w:rsidRPr="00B3633A">
        <w:rPr>
          <w:rFonts w:ascii="Montserrat" w:hAnsi="Montserrat"/>
          <w:spacing w:val="-2"/>
          <w:sz w:val="24"/>
        </w:rPr>
        <w:t>Oh, in the end, they'll never know who seduced who.</w:t>
      </w:r>
    </w:p>
    <w:p w:rsidR="0008581E" w:rsidRPr="00B3633A" w:rsidRDefault="0008581E">
      <w:pPr>
        <w:pStyle w:val="0DraftNormal"/>
        <w:rPr>
          <w:rFonts w:ascii="Montserrat" w:hAnsi="Montserrat"/>
          <w:spacing w:val="-2"/>
          <w:sz w:val="24"/>
        </w:rPr>
      </w:pPr>
    </w:p>
    <w:p w:rsidR="0008581E" w:rsidRPr="00B3633A" w:rsidRDefault="0008581E">
      <w:pPr>
        <w:pStyle w:val="0DraftNormal"/>
        <w:rPr>
          <w:rFonts w:ascii="Montserrat" w:hAnsi="Montserrat"/>
          <w:spacing w:val="-2"/>
          <w:sz w:val="24"/>
        </w:rPr>
      </w:pPr>
      <w:r w:rsidRPr="00B3633A">
        <w:rPr>
          <w:rFonts w:ascii="Montserrat" w:hAnsi="Montserrat"/>
          <w:spacing w:val="-2"/>
          <w:sz w:val="24"/>
        </w:rPr>
        <w:t>Is that so?</w:t>
      </w:r>
    </w:p>
    <w:p w:rsidR="0008581E" w:rsidRPr="00B3633A" w:rsidRDefault="0008581E">
      <w:pPr>
        <w:pStyle w:val="0DraftNormal"/>
        <w:rPr>
          <w:rFonts w:ascii="Montserrat" w:hAnsi="Montserrat"/>
          <w:spacing w:val="-2"/>
          <w:sz w:val="24"/>
        </w:rPr>
      </w:pPr>
    </w:p>
    <w:p w:rsidR="0008581E" w:rsidRPr="00B3633A" w:rsidRDefault="0008581E">
      <w:pPr>
        <w:pStyle w:val="0DraftNormal"/>
        <w:rPr>
          <w:rFonts w:ascii="Montserrat" w:hAnsi="Montserrat"/>
          <w:spacing w:val="-2"/>
          <w:sz w:val="24"/>
        </w:rPr>
      </w:pPr>
      <w:r w:rsidRPr="00B3633A">
        <w:rPr>
          <w:rFonts w:ascii="Montserrat" w:hAnsi="Montserrat"/>
          <w:spacing w:val="-2"/>
          <w:sz w:val="24"/>
        </w:rPr>
        <w:t>Do you fence?</w:t>
      </w:r>
    </w:p>
    <w:p w:rsidR="0008581E" w:rsidRPr="00B3633A" w:rsidRDefault="0008581E">
      <w:pPr>
        <w:pStyle w:val="0DraftNormal"/>
        <w:rPr>
          <w:rFonts w:ascii="Montserrat" w:hAnsi="Montserrat"/>
          <w:spacing w:val="-2"/>
          <w:sz w:val="24"/>
        </w:rPr>
      </w:pPr>
    </w:p>
    <w:p w:rsidR="0008581E" w:rsidRPr="00B3633A" w:rsidRDefault="0008581E">
      <w:pPr>
        <w:pStyle w:val="0DraftNormal"/>
        <w:rPr>
          <w:rFonts w:ascii="Montserrat" w:hAnsi="Montserrat"/>
          <w:spacing w:val="-2"/>
          <w:sz w:val="24"/>
        </w:rPr>
      </w:pPr>
      <w:r w:rsidRPr="00B3633A">
        <w:rPr>
          <w:rFonts w:ascii="Montserrat" w:hAnsi="Montserrat"/>
          <w:spacing w:val="-2"/>
          <w:sz w:val="24"/>
        </w:rPr>
        <w:t>I'm sorry?</w:t>
      </w:r>
    </w:p>
    <w:p w:rsidR="0008581E" w:rsidRPr="00B3633A" w:rsidRDefault="0008581E">
      <w:pPr>
        <w:pStyle w:val="0DraftNormal"/>
        <w:rPr>
          <w:rFonts w:ascii="Montserrat" w:hAnsi="Montserrat"/>
          <w:spacing w:val="-2"/>
          <w:sz w:val="24"/>
        </w:rPr>
      </w:pPr>
    </w:p>
    <w:p w:rsidR="0008581E" w:rsidRPr="00B3633A" w:rsidRDefault="0008581E">
      <w:pPr>
        <w:pStyle w:val="0DraftNormal"/>
        <w:rPr>
          <w:rFonts w:ascii="Montserrat" w:hAnsi="Montserrat"/>
          <w:spacing w:val="-2"/>
          <w:sz w:val="24"/>
        </w:rPr>
      </w:pPr>
      <w:r w:rsidRPr="00B3633A">
        <w:rPr>
          <w:rFonts w:ascii="Montserrat" w:hAnsi="Montserrat"/>
          <w:spacing w:val="-2"/>
          <w:sz w:val="24"/>
        </w:rPr>
        <w:t>Sword play? Foil, saber? I do. It's good exercise for the mind and the reflexes.</w:t>
      </w:r>
    </w:p>
    <w:p w:rsidR="0008581E" w:rsidRPr="00B3633A" w:rsidRDefault="0008581E">
      <w:pPr>
        <w:pStyle w:val="0DraftNormal"/>
        <w:rPr>
          <w:rFonts w:ascii="Montserrat" w:hAnsi="Montserrat"/>
          <w:spacing w:val="-2"/>
          <w:sz w:val="24"/>
        </w:rPr>
      </w:pPr>
    </w:p>
    <w:p w:rsidR="0008581E" w:rsidRPr="00B3633A" w:rsidRDefault="0008581E">
      <w:pPr>
        <w:pStyle w:val="0DraftNormal"/>
        <w:rPr>
          <w:rFonts w:ascii="Montserrat" w:hAnsi="Montserrat"/>
          <w:spacing w:val="-2"/>
          <w:sz w:val="24"/>
        </w:rPr>
      </w:pPr>
      <w:r w:rsidRPr="00B3633A">
        <w:rPr>
          <w:rFonts w:ascii="Montserrat" w:hAnsi="Montserrat"/>
          <w:spacing w:val="-2"/>
          <w:sz w:val="24"/>
        </w:rPr>
        <w:t>Why, yes. Are you interested in a bout?</w:t>
      </w:r>
    </w:p>
    <w:p w:rsidR="0008581E" w:rsidRPr="00B3633A" w:rsidRDefault="0008581E">
      <w:pPr>
        <w:pStyle w:val="0DraftNormal"/>
        <w:rPr>
          <w:rFonts w:ascii="Montserrat" w:hAnsi="Montserrat"/>
          <w:spacing w:val="-2"/>
          <w:sz w:val="24"/>
        </w:rPr>
      </w:pPr>
    </w:p>
    <w:p w:rsidR="0008581E" w:rsidRPr="00B3633A" w:rsidRDefault="0008581E">
      <w:pPr>
        <w:pStyle w:val="0DraftNormal"/>
        <w:rPr>
          <w:rFonts w:ascii="Montserrat" w:hAnsi="Montserrat"/>
          <w:spacing w:val="-2"/>
          <w:sz w:val="24"/>
        </w:rPr>
      </w:pPr>
      <w:r w:rsidRPr="00B3633A">
        <w:rPr>
          <w:rFonts w:ascii="Montserrat" w:hAnsi="Montserrat"/>
          <w:spacing w:val="-2"/>
          <w:sz w:val="24"/>
        </w:rPr>
        <w:t>I do believe you understand me exactly.</w:t>
      </w:r>
    </w:p>
    <w:p w:rsidR="0008581E" w:rsidRPr="00B3633A" w:rsidRDefault="0008581E">
      <w:pPr>
        <w:pStyle w:val="0DraftNormal"/>
        <w:rPr>
          <w:rFonts w:ascii="Montserrat" w:hAnsi="Montserrat"/>
          <w:spacing w:val="-2"/>
          <w:sz w:val="24"/>
        </w:rPr>
      </w:pPr>
    </w:p>
    <w:p w:rsidR="0008581E" w:rsidRPr="00B3633A" w:rsidRDefault="0008581E">
      <w:pPr>
        <w:pStyle w:val="0DraftNormal"/>
        <w:rPr>
          <w:rFonts w:ascii="Montserrat" w:hAnsi="Montserrat"/>
          <w:spacing w:val="-2"/>
          <w:sz w:val="24"/>
        </w:rPr>
      </w:pPr>
      <w:r w:rsidRPr="00B3633A">
        <w:rPr>
          <w:rFonts w:ascii="Montserrat" w:hAnsi="Montserrat"/>
          <w:spacing w:val="-2"/>
          <w:sz w:val="24"/>
        </w:rPr>
        <w:t>Lead on then.</w:t>
      </w:r>
    </w:p>
    <w:p w:rsidR="0008581E" w:rsidRPr="00B3633A" w:rsidRDefault="0008581E">
      <w:pPr>
        <w:pStyle w:val="0DraftNormal"/>
        <w:rPr>
          <w:rFonts w:ascii="Montserrat" w:hAnsi="Montserrat"/>
          <w:spacing w:val="-2"/>
          <w:sz w:val="24"/>
        </w:rPr>
      </w:pPr>
    </w:p>
    <w:p w:rsidR="0008581E" w:rsidRPr="00B3633A" w:rsidRDefault="0008581E">
      <w:pPr>
        <w:pStyle w:val="0DraftNormal"/>
        <w:rPr>
          <w:rFonts w:ascii="Montserrat" w:hAnsi="Montserrat"/>
          <w:spacing w:val="-2"/>
          <w:sz w:val="24"/>
        </w:rPr>
      </w:pPr>
      <w:r w:rsidRPr="00B3633A">
        <w:rPr>
          <w:rFonts w:ascii="Montserrat" w:hAnsi="Montserrat"/>
          <w:spacing w:val="-2"/>
          <w:sz w:val="24"/>
        </w:rPr>
        <w:t>So, how long will you be visiting?</w:t>
      </w:r>
    </w:p>
    <w:p w:rsidR="0008581E" w:rsidRPr="00B3633A" w:rsidRDefault="0008581E">
      <w:pPr>
        <w:pStyle w:val="0DraftNormal"/>
        <w:rPr>
          <w:rFonts w:ascii="Montserrat" w:hAnsi="Montserrat"/>
          <w:spacing w:val="-2"/>
          <w:sz w:val="24"/>
        </w:rPr>
      </w:pPr>
    </w:p>
    <w:p w:rsidR="0008581E" w:rsidRPr="00B3633A" w:rsidRDefault="0008581E">
      <w:pPr>
        <w:pStyle w:val="0DraftNormal"/>
        <w:rPr>
          <w:rFonts w:ascii="Montserrat" w:hAnsi="Montserrat"/>
          <w:spacing w:val="-2"/>
          <w:sz w:val="24"/>
        </w:rPr>
      </w:pPr>
      <w:r w:rsidRPr="00B3633A">
        <w:rPr>
          <w:rFonts w:ascii="Montserrat" w:hAnsi="Montserrat"/>
          <w:spacing w:val="-2"/>
          <w:sz w:val="24"/>
        </w:rPr>
        <w:t>Well, sort of indefinitely.</w:t>
      </w:r>
    </w:p>
    <w:p w:rsidR="0008581E" w:rsidRPr="00B3633A" w:rsidRDefault="0008581E">
      <w:pPr>
        <w:pStyle w:val="0DraftNormal"/>
        <w:rPr>
          <w:rFonts w:ascii="Montserrat" w:hAnsi="Montserrat"/>
          <w:spacing w:val="-2"/>
          <w:sz w:val="24"/>
        </w:rPr>
      </w:pPr>
    </w:p>
    <w:p w:rsidR="0008581E" w:rsidRPr="00B3633A" w:rsidRDefault="0008581E">
      <w:pPr>
        <w:pStyle w:val="0DraftNormal"/>
        <w:rPr>
          <w:rFonts w:ascii="Montserrat" w:hAnsi="Montserrat"/>
          <w:spacing w:val="-2"/>
          <w:sz w:val="24"/>
        </w:rPr>
      </w:pPr>
      <w:r w:rsidRPr="00B3633A">
        <w:rPr>
          <w:rFonts w:ascii="Montserrat" w:hAnsi="Montserrat"/>
          <w:spacing w:val="-2"/>
          <w:sz w:val="24"/>
        </w:rPr>
        <w:t>Good, I hope you are still here when I can visit again. I enjoyed meeting you. I would love to talk to you some more.</w:t>
      </w:r>
    </w:p>
    <w:p w:rsidR="0008581E" w:rsidRPr="00B3633A" w:rsidRDefault="0008581E">
      <w:pPr>
        <w:pStyle w:val="0DraftNormal"/>
        <w:rPr>
          <w:rFonts w:ascii="Montserrat" w:hAnsi="Montserrat"/>
          <w:spacing w:val="-2"/>
          <w:sz w:val="24"/>
        </w:rPr>
      </w:pPr>
    </w:p>
    <w:p w:rsidR="0008581E" w:rsidRPr="00B3633A" w:rsidRDefault="0008581E">
      <w:pPr>
        <w:pStyle w:val="0DraftNormal"/>
        <w:rPr>
          <w:rFonts w:ascii="Montserrat" w:hAnsi="Montserrat"/>
          <w:spacing w:val="-2"/>
          <w:sz w:val="24"/>
        </w:rPr>
      </w:pPr>
      <w:r w:rsidRPr="00B3633A">
        <w:rPr>
          <w:rFonts w:ascii="Montserrat" w:hAnsi="Montserrat"/>
          <w:spacing w:val="-2"/>
          <w:sz w:val="24"/>
        </w:rPr>
        <w:t>I'll look forward to it.</w:t>
      </w:r>
    </w:p>
    <w:p w:rsidR="0008581E" w:rsidRPr="00B3633A" w:rsidRDefault="0008581E">
      <w:pPr>
        <w:pStyle w:val="0DraftNormal"/>
        <w:rPr>
          <w:rFonts w:ascii="Montserrat" w:hAnsi="Montserrat"/>
          <w:spacing w:val="-2"/>
          <w:sz w:val="24"/>
        </w:rPr>
      </w:pPr>
    </w:p>
    <w:p w:rsidR="0008581E" w:rsidRPr="00B3633A" w:rsidRDefault="0008581E">
      <w:pPr>
        <w:pStyle w:val="0DraftNormal"/>
        <w:rPr>
          <w:rFonts w:ascii="Montserrat" w:hAnsi="Montserrat"/>
          <w:spacing w:val="-2"/>
          <w:sz w:val="24"/>
        </w:rPr>
      </w:pPr>
      <w:r w:rsidRPr="00B3633A">
        <w:rPr>
          <w:rFonts w:ascii="Montserrat" w:hAnsi="Montserrat"/>
          <w:spacing w:val="-2"/>
          <w:sz w:val="24"/>
        </w:rPr>
        <w:br w:type="page"/>
        <w:t>ENDOMEN. The anatomy of four dimensional incarnation is strange to express, but I had long held an awareness of the effect of four dimensional form upon a human makeup. I have explained the endomen elsewhere is vivid detail, so I will be brief here. Each triune will attain a four dimensional stature. A hyper or meta sphere which from one attitude is the three dimensional form of the body and at the extreme attitude an inner abdominal sheathe, or pocket lined in epithelial tissue. The endomen is reached by any penetration which exceeds the structural limits of the three dimensional interface of the body, and has a variable surface area equal to the mass-volume of the manifest body. What this means is that my bodies will have four dimensional integrity. I could be ripped to pieces and yet remain vitally coherent in my own higher continuity. Indeed, dismemberment can be willfully done in the sense of unmemberment. It is living on the cusp of anywhere. Since the nature of this achievement is according to the design principle I attribute to spirit, even gross dismemberment could be endured since the pattern could be reasserted through shifting four dimensionally. That is how (Av) functions as a metamorph. What is severed remains severed, yet connected, while the body itself regenerates the appendage. That is the distinction between dismemberment and unmemberment. Whatever is unmembered is not regenerated and would have to be remembered. Unless it were to be destroyed, in which case the body would realize that a kind of dismemberment had occurred after all. Where does the power come from? From the design. From the way I define myself. Anyway, An will demonstrate this unusual embodiment long before (Paradox) will explain how it works to Av, later in the story.</w:t>
      </w:r>
    </w:p>
    <w:p w:rsidR="0008581E" w:rsidRPr="00B3633A" w:rsidRDefault="0008581E">
      <w:pPr>
        <w:pStyle w:val="0DraftNormal"/>
        <w:rPr>
          <w:rFonts w:ascii="Montserrat" w:hAnsi="Montserrat"/>
          <w:spacing w:val="-2"/>
          <w:sz w:val="24"/>
        </w:rPr>
      </w:pPr>
    </w:p>
    <w:p w:rsidR="0008581E" w:rsidRPr="00B3633A" w:rsidRDefault="0008581E">
      <w:pPr>
        <w:pStyle w:val="0DraftNormal"/>
        <w:rPr>
          <w:rFonts w:ascii="Montserrat" w:hAnsi="Montserrat"/>
          <w:spacing w:val="-2"/>
          <w:sz w:val="24"/>
        </w:rPr>
      </w:pPr>
      <w:r w:rsidRPr="00B3633A">
        <w:rPr>
          <w:rFonts w:ascii="Montserrat" w:hAnsi="Montserrat"/>
          <w:spacing w:val="-2"/>
          <w:sz w:val="24"/>
        </w:rPr>
        <w:t>I sit and reflect, and listen. Life wants to get a reaction out of us. Any world, whether real, surreal, or ideal, is hungry. Do you know what creates reality? What creates the world in its intense, vivid intricacy? Participation. The interaction of individuals of an infinite variety. The presence of mind for the most part. Some worlds are fantastic, but the serious ones are infinitely devious. Awareness is trapped in such worlds by a rather nasty trick, a collusion. If you can imagine it, a world that paranoid and miserly, banking on life, holding souls in an agreement that is impossible to fulfill. Collusion is hard to break. So, I contemplate action.</w:t>
      </w:r>
    </w:p>
    <w:p w:rsidR="0008581E" w:rsidRPr="00B3633A" w:rsidRDefault="0008581E">
      <w:pPr>
        <w:pStyle w:val="0DraftNormal"/>
        <w:rPr>
          <w:rFonts w:ascii="Montserrat" w:hAnsi="Montserrat"/>
          <w:spacing w:val="-2"/>
          <w:sz w:val="24"/>
        </w:rPr>
      </w:pPr>
    </w:p>
    <w:p w:rsidR="0008581E" w:rsidRPr="00B3633A" w:rsidRDefault="0008581E">
      <w:pPr>
        <w:pStyle w:val="0DraftNormal"/>
        <w:rPr>
          <w:rFonts w:ascii="Montserrat" w:hAnsi="Montserrat"/>
          <w:spacing w:val="-2"/>
          <w:sz w:val="24"/>
        </w:rPr>
      </w:pPr>
      <w:r w:rsidRPr="00B3633A">
        <w:rPr>
          <w:rFonts w:ascii="Montserrat" w:hAnsi="Montserrat"/>
          <w:spacing w:val="-2"/>
          <w:sz w:val="24"/>
        </w:rPr>
        <w:t>Writing is different than thinking. It is too deliberate.</w:t>
      </w:r>
    </w:p>
    <w:p w:rsidR="0008581E" w:rsidRPr="00B3633A" w:rsidRDefault="0008581E">
      <w:pPr>
        <w:pStyle w:val="0DraftNormal"/>
        <w:rPr>
          <w:rFonts w:ascii="Montserrat" w:hAnsi="Montserrat"/>
          <w:spacing w:val="-2"/>
          <w:sz w:val="24"/>
        </w:rPr>
      </w:pPr>
    </w:p>
    <w:p w:rsidR="0008581E" w:rsidRPr="00B3633A" w:rsidRDefault="0008581E">
      <w:pPr>
        <w:pStyle w:val="0DraftNormal"/>
        <w:rPr>
          <w:rFonts w:ascii="Montserrat" w:hAnsi="Montserrat"/>
          <w:spacing w:val="-2"/>
          <w:sz w:val="24"/>
        </w:rPr>
      </w:pPr>
      <w:r w:rsidRPr="00B3633A">
        <w:rPr>
          <w:rFonts w:ascii="Montserrat" w:hAnsi="Montserrat"/>
          <w:spacing w:val="-2"/>
          <w:sz w:val="24"/>
        </w:rPr>
        <w:t>I used it to stop my thoughts of what I was doing. What I was going to do. Thinking of doing does not lead to action. It leads to distraction and failure. Thinking is like looking. It misses the point. Have you ever read Castaneda? It helps to be able to refer to concepts that have been widely aired. I refer to the difference between looking and seeing as expressed by Don Juan. As such, the parallel is thinking versus doing. There is a form of thinking that is active. Beyond that it is just dissembling. When thinking is no longer the active path, then one must abandon thought and proceed to act. Thought like action should be succinct. Not redundant. If it becomes redundant, then the only recourse is not doing.</w:t>
      </w:r>
    </w:p>
    <w:p w:rsidR="0008581E" w:rsidRPr="00B3633A" w:rsidRDefault="0008581E">
      <w:pPr>
        <w:pStyle w:val="0DraftNormal"/>
        <w:rPr>
          <w:rFonts w:ascii="Montserrat" w:hAnsi="Montserrat"/>
          <w:spacing w:val="-2"/>
          <w:sz w:val="24"/>
        </w:rPr>
      </w:pPr>
    </w:p>
    <w:p w:rsidR="0008581E" w:rsidRPr="00B3633A" w:rsidRDefault="0008581E">
      <w:pPr>
        <w:pStyle w:val="0DraftNormal"/>
        <w:rPr>
          <w:rFonts w:ascii="Montserrat" w:hAnsi="Montserrat"/>
          <w:spacing w:val="-2"/>
          <w:sz w:val="24"/>
        </w:rPr>
      </w:pPr>
      <w:r w:rsidRPr="00B3633A">
        <w:rPr>
          <w:rFonts w:ascii="Montserrat" w:hAnsi="Montserrat"/>
          <w:spacing w:val="-2"/>
          <w:sz w:val="24"/>
        </w:rPr>
        <w:t>And that was Don Juan's opinion?</w:t>
      </w:r>
    </w:p>
    <w:p w:rsidR="0008581E" w:rsidRPr="00B3633A" w:rsidRDefault="0008581E">
      <w:pPr>
        <w:pStyle w:val="0DraftNormal"/>
        <w:rPr>
          <w:rFonts w:ascii="Montserrat" w:hAnsi="Montserrat"/>
          <w:spacing w:val="-2"/>
          <w:sz w:val="24"/>
        </w:rPr>
      </w:pPr>
    </w:p>
    <w:p w:rsidR="0008581E" w:rsidRPr="00B3633A" w:rsidRDefault="0008581E">
      <w:pPr>
        <w:pStyle w:val="0DraftNormal"/>
        <w:rPr>
          <w:rFonts w:ascii="Montserrat" w:hAnsi="Montserrat"/>
          <w:spacing w:val="-2"/>
          <w:sz w:val="24"/>
        </w:rPr>
      </w:pPr>
      <w:r w:rsidRPr="00B3633A">
        <w:rPr>
          <w:rFonts w:ascii="Montserrat" w:hAnsi="Montserrat"/>
          <w:spacing w:val="-2"/>
          <w:sz w:val="24"/>
        </w:rPr>
        <w:t>Who knows what his opinion was. Ideas expressed in books are cooked meat. You have to chew it up, swallow it and digest it to bring it back to life. You have to make it a part of yourself. I can only say that, now, this is the way I understand it. If your action is thought, then think. If your action is intuition, then see. If your action is motion, then move. If your action is reaction, then do anything else the instant it begins to repeat. What that means is the only acceptable cause for repetitious action is if each act is as deliberate and involved as any other true action. Otherwise it is just a habit—another chain around your neck. Also important, if your action is motion, do not think. If your action is not doing, then let go until its done.</w:t>
      </w:r>
    </w:p>
    <w:p w:rsidR="0008581E" w:rsidRPr="00B3633A" w:rsidRDefault="0008581E">
      <w:pPr>
        <w:pStyle w:val="0DraftNormal"/>
        <w:rPr>
          <w:rFonts w:ascii="Montserrat" w:hAnsi="Montserrat"/>
          <w:spacing w:val="-2"/>
          <w:sz w:val="24"/>
        </w:rPr>
      </w:pPr>
    </w:p>
    <w:p w:rsidR="0008581E" w:rsidRPr="00B3633A" w:rsidRDefault="0008581E">
      <w:pPr>
        <w:pStyle w:val="0DraftNormal"/>
        <w:rPr>
          <w:rFonts w:ascii="Montserrat" w:hAnsi="Montserrat"/>
          <w:spacing w:val="-2"/>
          <w:sz w:val="24"/>
        </w:rPr>
      </w:pPr>
      <w:r w:rsidRPr="00B3633A">
        <w:rPr>
          <w:rFonts w:ascii="Montserrat" w:hAnsi="Montserrat"/>
          <w:spacing w:val="-2"/>
          <w:sz w:val="24"/>
        </w:rPr>
        <w:t>Well, I admire Carlos, but it is a shame that he didn't understand what he was learning for most of his apprenticeship. And, either he developed unprec(Paradox)ted humility, or else I should think that most of the time he spent writing, he still didn't really get it.</w:t>
      </w:r>
    </w:p>
    <w:p w:rsidR="0008581E" w:rsidRPr="00B3633A" w:rsidRDefault="0008581E">
      <w:pPr>
        <w:pStyle w:val="0DraftNormal"/>
        <w:rPr>
          <w:rFonts w:ascii="Montserrat" w:hAnsi="Montserrat"/>
          <w:spacing w:val="-2"/>
          <w:sz w:val="24"/>
        </w:rPr>
      </w:pPr>
    </w:p>
    <w:p w:rsidR="0008581E" w:rsidRPr="00B3633A" w:rsidRDefault="0008581E">
      <w:pPr>
        <w:pStyle w:val="0DraftNormal"/>
        <w:rPr>
          <w:rFonts w:ascii="Montserrat" w:hAnsi="Montserrat"/>
          <w:spacing w:val="-2"/>
          <w:sz w:val="24"/>
        </w:rPr>
      </w:pPr>
      <w:r w:rsidRPr="00B3633A">
        <w:rPr>
          <w:rFonts w:ascii="Montserrat" w:hAnsi="Montserrat"/>
          <w:spacing w:val="-2"/>
          <w:sz w:val="24"/>
        </w:rPr>
        <w:t>Av, the problem any being on the path to transcendence has is the matter of language. The only suitable language is intuition, which is beyond the capacities of any skeptic. Therefore, any `initiate' will end up speaking in abstracts. Thus encouraging any number of disparaging input from skeptics.  I use words in my own way and for my own benefit, so, from the beginning all that I write is unfriendly to skepticism. If you care enough to get into it with me, try to have enough of an open mind to find out what I mean with the words I use. Assume nothing.</w:t>
      </w:r>
    </w:p>
    <w:p w:rsidR="0008581E" w:rsidRPr="00B3633A" w:rsidRDefault="0008581E">
      <w:pPr>
        <w:pStyle w:val="0DraftNormal"/>
        <w:rPr>
          <w:rFonts w:ascii="Montserrat" w:hAnsi="Montserrat"/>
          <w:spacing w:val="-2"/>
          <w:sz w:val="24"/>
        </w:rPr>
      </w:pPr>
    </w:p>
    <w:p w:rsidR="0008581E" w:rsidRPr="00B3633A" w:rsidRDefault="0008581E">
      <w:pPr>
        <w:pStyle w:val="0DraftNormal"/>
        <w:rPr>
          <w:rFonts w:ascii="Montserrat" w:hAnsi="Montserrat"/>
          <w:spacing w:val="-2"/>
          <w:sz w:val="24"/>
        </w:rPr>
      </w:pPr>
      <w:r w:rsidRPr="00B3633A">
        <w:rPr>
          <w:rFonts w:ascii="Montserrat" w:hAnsi="Montserrat"/>
          <w:spacing w:val="-2"/>
          <w:sz w:val="24"/>
        </w:rPr>
        <w:t>`To enact an intent inclusion, the veil of possibilities must be pierced, as must the void of doubt. The cycle of things is such that anything can be made manifest—if it can be driven by intent through the fold of inclusion. Folded into the sphere of perception, it slips beyond all doubt into certain structure. The action of awareness structured through interpretation of perceptions is simultaneous and synchronized by the action of intent implemented through articulation of associations. Inclusion is instantaneous. As is intent. Focus, on the other hand, is often elusive and drawn out. Intent awaits engagement at the perfect moment of focus. If you have difficulty with intent, then what you really have is difficulty getting in gear.' See what I mean?</w:t>
      </w:r>
    </w:p>
    <w:p w:rsidR="0008581E" w:rsidRPr="00B3633A" w:rsidRDefault="0008581E">
      <w:pPr>
        <w:pStyle w:val="0DraftNormal"/>
        <w:rPr>
          <w:rFonts w:ascii="Montserrat" w:hAnsi="Montserrat"/>
          <w:spacing w:val="-2"/>
          <w:sz w:val="24"/>
        </w:rPr>
      </w:pPr>
    </w:p>
    <w:p w:rsidR="0008581E" w:rsidRPr="00B3633A" w:rsidRDefault="0008581E">
      <w:pPr>
        <w:pStyle w:val="0DraftNormal"/>
        <w:rPr>
          <w:rFonts w:ascii="Montserrat" w:hAnsi="Montserrat"/>
          <w:spacing w:val="-2"/>
          <w:sz w:val="24"/>
        </w:rPr>
      </w:pPr>
      <w:r w:rsidRPr="00B3633A">
        <w:rPr>
          <w:rFonts w:ascii="Montserrat" w:hAnsi="Montserrat"/>
          <w:spacing w:val="-2"/>
          <w:sz w:val="24"/>
        </w:rPr>
        <w:t>That was pretty thick. You sounded truly occult.</w:t>
      </w:r>
    </w:p>
    <w:p w:rsidR="0008581E" w:rsidRPr="00B3633A" w:rsidRDefault="0008581E">
      <w:pPr>
        <w:pStyle w:val="0DraftNormal"/>
        <w:rPr>
          <w:rFonts w:ascii="Montserrat" w:hAnsi="Montserrat"/>
          <w:spacing w:val="-2"/>
          <w:sz w:val="24"/>
        </w:rPr>
      </w:pPr>
    </w:p>
    <w:p w:rsidR="0008581E" w:rsidRPr="00B3633A" w:rsidRDefault="0008581E">
      <w:pPr>
        <w:pStyle w:val="0DraftNormal"/>
        <w:rPr>
          <w:rFonts w:ascii="Montserrat" w:hAnsi="Montserrat"/>
          <w:spacing w:val="-2"/>
          <w:sz w:val="24"/>
        </w:rPr>
      </w:pPr>
      <w:r w:rsidRPr="00B3633A">
        <w:rPr>
          <w:rFonts w:ascii="Montserrat" w:hAnsi="Montserrat"/>
          <w:spacing w:val="-2"/>
          <w:sz w:val="24"/>
        </w:rPr>
        <w:t>However, to me it was a precise indictment of how to manifest a thought in the world as a very deterministic object.</w:t>
      </w:r>
    </w:p>
    <w:p w:rsidR="0008581E" w:rsidRPr="00B3633A" w:rsidRDefault="0008581E">
      <w:pPr>
        <w:pStyle w:val="0DraftNormal"/>
        <w:rPr>
          <w:rFonts w:ascii="Montserrat" w:hAnsi="Montserrat"/>
          <w:spacing w:val="-2"/>
          <w:sz w:val="24"/>
        </w:rPr>
      </w:pPr>
    </w:p>
    <w:p w:rsidR="0008581E" w:rsidRPr="00B3633A" w:rsidRDefault="0008581E">
      <w:pPr>
        <w:pStyle w:val="0DraftNormal"/>
        <w:rPr>
          <w:rFonts w:ascii="Montserrat" w:hAnsi="Montserrat"/>
          <w:spacing w:val="-2"/>
          <w:sz w:val="24"/>
        </w:rPr>
      </w:pPr>
      <w:r w:rsidRPr="00B3633A">
        <w:rPr>
          <w:rFonts w:ascii="Montserrat" w:hAnsi="Montserrat"/>
          <w:spacing w:val="-2"/>
          <w:sz w:val="24"/>
        </w:rPr>
        <w:t>I have considered a lot of things, and a lot of the things I have considered have tied me in knots. I neither agree nor disagree with my own comments on not doing. As it stands, it has merit only in terms of itself. I acknowledge it out of respect for what it is for. I recognize not doing simply because I find that I have no reason for what I have done. The same could be said of my writing. Especially when I look at the thousands of pieces I have written to date. Even my journal has yet to escape that. For now, it is one of the things I do that has nothing to do with my purpose. In fact the way I am making a living would be not doing as far as that is concerned. My life is an order of not doing. I imagine the trick of it is to pay attention to what that has done for me.</w:t>
      </w:r>
    </w:p>
    <w:p w:rsidR="0008581E" w:rsidRPr="00B3633A" w:rsidRDefault="0008581E">
      <w:pPr>
        <w:pStyle w:val="0DraftNormal"/>
        <w:rPr>
          <w:rFonts w:ascii="Montserrat" w:hAnsi="Montserrat"/>
          <w:spacing w:val="-2"/>
          <w:sz w:val="24"/>
        </w:rPr>
      </w:pPr>
    </w:p>
    <w:p w:rsidR="0008581E" w:rsidRPr="00B3633A" w:rsidRDefault="0008581E">
      <w:pPr>
        <w:pStyle w:val="0DraftNormal"/>
        <w:rPr>
          <w:rFonts w:ascii="Montserrat" w:hAnsi="Montserrat"/>
          <w:spacing w:val="-2"/>
          <w:sz w:val="24"/>
        </w:rPr>
      </w:pPr>
      <w:r w:rsidRPr="00B3633A">
        <w:rPr>
          <w:rFonts w:ascii="Montserrat" w:hAnsi="Montserrat"/>
          <w:spacing w:val="-2"/>
          <w:sz w:val="24"/>
        </w:rPr>
        <w:t xml:space="preserve">How can you make a living </w:t>
      </w:r>
      <w:r w:rsidRPr="00B3633A">
        <w:rPr>
          <w:rFonts w:ascii="Montserrat" w:hAnsi="Montserrat"/>
          <w:i/>
          <w:spacing w:val="-2"/>
          <w:sz w:val="24"/>
        </w:rPr>
        <w:t>not doing?</w:t>
      </w:r>
    </w:p>
    <w:p w:rsidR="0008581E" w:rsidRPr="00B3633A" w:rsidRDefault="0008581E">
      <w:pPr>
        <w:pStyle w:val="0DraftNormal"/>
        <w:rPr>
          <w:rFonts w:ascii="Montserrat" w:hAnsi="Montserrat"/>
          <w:spacing w:val="-2"/>
          <w:sz w:val="24"/>
        </w:rPr>
      </w:pPr>
    </w:p>
    <w:p w:rsidR="0008581E" w:rsidRPr="00B3633A" w:rsidRDefault="0008581E">
      <w:pPr>
        <w:pStyle w:val="0DraftNormal"/>
        <w:rPr>
          <w:rFonts w:ascii="Montserrat" w:hAnsi="Montserrat"/>
          <w:spacing w:val="-2"/>
          <w:sz w:val="24"/>
        </w:rPr>
      </w:pPr>
      <w:r w:rsidRPr="00B3633A">
        <w:rPr>
          <w:rFonts w:ascii="Montserrat" w:hAnsi="Montserrat"/>
          <w:spacing w:val="-2"/>
          <w:sz w:val="24"/>
        </w:rPr>
        <w:t>You will find this odd, but to the people who live and work here, my job is to be me. And that is sufficient for all of them. Of course I am strongly given to conversation, so conversing at length is part of being me. In that regard, my benefactors have made fortunes listening to my conversation.</w:t>
      </w:r>
    </w:p>
    <w:p w:rsidR="0008581E" w:rsidRPr="00B3633A" w:rsidRDefault="0008581E">
      <w:pPr>
        <w:pStyle w:val="0DraftNormal"/>
        <w:rPr>
          <w:rFonts w:ascii="Montserrat" w:hAnsi="Montserrat"/>
          <w:spacing w:val="-2"/>
          <w:sz w:val="24"/>
        </w:rPr>
      </w:pPr>
    </w:p>
    <w:p w:rsidR="0008581E" w:rsidRPr="00B3633A" w:rsidRDefault="0008581E">
      <w:pPr>
        <w:pStyle w:val="0DraftNormal"/>
        <w:rPr>
          <w:rFonts w:ascii="Montserrat" w:hAnsi="Montserrat"/>
          <w:spacing w:val="-2"/>
          <w:sz w:val="24"/>
        </w:rPr>
      </w:pPr>
      <w:r w:rsidRPr="00B3633A">
        <w:rPr>
          <w:rFonts w:ascii="Montserrat" w:hAnsi="Montserrat"/>
          <w:spacing w:val="-2"/>
          <w:sz w:val="24"/>
        </w:rPr>
        <w:t>I have to admit, there is a lot about you I don't really know. Once again, I am intrigued, how can your converstion make fortunes?</w:t>
      </w:r>
    </w:p>
    <w:p w:rsidR="0008581E" w:rsidRPr="00B3633A" w:rsidRDefault="0008581E">
      <w:pPr>
        <w:pStyle w:val="0DraftNormal"/>
        <w:rPr>
          <w:rFonts w:ascii="Montserrat" w:hAnsi="Montserrat"/>
          <w:spacing w:val="-2"/>
          <w:sz w:val="24"/>
        </w:rPr>
      </w:pPr>
    </w:p>
    <w:p w:rsidR="0008581E" w:rsidRPr="00B3633A" w:rsidRDefault="0008581E">
      <w:pPr>
        <w:pStyle w:val="0DraftNormal"/>
        <w:rPr>
          <w:rFonts w:ascii="Montserrat" w:hAnsi="Montserrat"/>
          <w:spacing w:val="-2"/>
          <w:sz w:val="24"/>
        </w:rPr>
      </w:pPr>
      <w:r w:rsidRPr="00B3633A">
        <w:rPr>
          <w:rFonts w:ascii="Montserrat" w:hAnsi="Montserrat"/>
          <w:spacing w:val="-2"/>
          <w:sz w:val="24"/>
        </w:rPr>
        <w:t>My conversations I have had to recognize as a conduit for my intuition. I do not ask questions of my intuition so it has sought to find many ways to speak to me. Writing is another. As irony would have it, both seek to find the most provokative manifestation possible in reach of my senses. Both have taught me designs for my growth in existence.</w:t>
      </w:r>
    </w:p>
    <w:p w:rsidR="0008581E" w:rsidRPr="00B3633A" w:rsidRDefault="0008581E">
      <w:pPr>
        <w:pStyle w:val="0DraftNormal"/>
        <w:rPr>
          <w:rFonts w:ascii="Montserrat" w:hAnsi="Montserrat"/>
          <w:spacing w:val="-2"/>
          <w:sz w:val="24"/>
        </w:rPr>
      </w:pPr>
    </w:p>
    <w:p w:rsidR="0008581E" w:rsidRPr="00B3633A" w:rsidRDefault="0008581E">
      <w:pPr>
        <w:pStyle w:val="0DraftNormal"/>
        <w:rPr>
          <w:rFonts w:ascii="Montserrat" w:hAnsi="Montserrat"/>
          <w:spacing w:val="-2"/>
          <w:sz w:val="24"/>
        </w:rPr>
      </w:pPr>
      <w:r w:rsidRPr="00B3633A">
        <w:rPr>
          <w:rFonts w:ascii="Montserrat" w:hAnsi="Montserrat"/>
          <w:spacing w:val="-2"/>
          <w:sz w:val="24"/>
        </w:rPr>
        <w:t>Understanding is a focusing of awareness into a singularity which can guide intent. Intuition is the purest understanding. A sorcerer who sees has a strong intuition. This keeps him in almost constant contact with intent. As intuition is something of a perception, it is difficult for interpretations to handle. Allusion is a form of interpretation which could handle intuition, even guide awareness in an exploration of intuition—as it has for me.</w:t>
      </w:r>
    </w:p>
    <w:p w:rsidR="0008581E" w:rsidRPr="00B3633A" w:rsidRDefault="0008581E">
      <w:pPr>
        <w:pStyle w:val="0DraftNormal"/>
        <w:rPr>
          <w:rFonts w:ascii="Montserrat" w:hAnsi="Montserrat"/>
          <w:spacing w:val="-2"/>
          <w:sz w:val="24"/>
        </w:rPr>
      </w:pPr>
    </w:p>
    <w:p w:rsidR="0008581E" w:rsidRPr="00B3633A" w:rsidRDefault="0008581E">
      <w:pPr>
        <w:pStyle w:val="0DraftNormal"/>
        <w:rPr>
          <w:rFonts w:ascii="Montserrat" w:hAnsi="Montserrat"/>
          <w:spacing w:val="-2"/>
          <w:sz w:val="24"/>
        </w:rPr>
      </w:pPr>
      <w:r w:rsidRPr="00B3633A">
        <w:rPr>
          <w:rFonts w:ascii="Montserrat" w:hAnsi="Montserrat"/>
          <w:spacing w:val="-2"/>
          <w:sz w:val="24"/>
        </w:rPr>
        <w:t>I can rest on my intent for it has returned to me as an intuitive understanding. It is not a matter if I believe it. It now simply is. It cannot be undone. It can only be changed with an intent. I have no intention of fostering the very antithesis of intuitive understanding, a creature called doubt, in its blind endeavor of robbing me of the action of my intent. What this means is I am no longer human. I am in ways better, worse and undistinguishable from that condition. And it can cost me.</w:t>
      </w:r>
    </w:p>
    <w:p w:rsidR="0008581E" w:rsidRPr="00B3633A" w:rsidRDefault="0008581E">
      <w:pPr>
        <w:pStyle w:val="0DraftNormal"/>
        <w:rPr>
          <w:rFonts w:ascii="Montserrat" w:hAnsi="Montserrat"/>
          <w:spacing w:val="-2"/>
          <w:sz w:val="24"/>
        </w:rPr>
      </w:pPr>
    </w:p>
    <w:p w:rsidR="0008581E" w:rsidRPr="00B3633A" w:rsidRDefault="0008581E">
      <w:pPr>
        <w:pStyle w:val="0DraftNormal"/>
        <w:rPr>
          <w:rFonts w:ascii="Montserrat" w:hAnsi="Montserrat"/>
          <w:spacing w:val="-2"/>
          <w:sz w:val="24"/>
        </w:rPr>
      </w:pPr>
      <w:r w:rsidRPr="00B3633A">
        <w:rPr>
          <w:rFonts w:ascii="Montserrat" w:hAnsi="Montserrat"/>
          <w:spacing w:val="-2"/>
          <w:sz w:val="24"/>
        </w:rPr>
        <w:t>I am quite content with that.</w:t>
      </w:r>
    </w:p>
    <w:p w:rsidR="0008581E" w:rsidRPr="00B3633A" w:rsidRDefault="0008581E">
      <w:pPr>
        <w:pStyle w:val="0DraftNormal"/>
        <w:rPr>
          <w:rFonts w:ascii="Montserrat" w:hAnsi="Montserrat"/>
          <w:spacing w:val="-2"/>
          <w:sz w:val="24"/>
        </w:rPr>
      </w:pPr>
    </w:p>
    <w:p w:rsidR="0008581E" w:rsidRPr="00B3633A" w:rsidRDefault="0008581E">
      <w:pPr>
        <w:pStyle w:val="0DraftNormal"/>
        <w:rPr>
          <w:rFonts w:ascii="Montserrat" w:hAnsi="Montserrat"/>
          <w:spacing w:val="-2"/>
          <w:sz w:val="24"/>
        </w:rPr>
      </w:pPr>
      <w:r w:rsidRPr="00B3633A">
        <w:rPr>
          <w:rFonts w:ascii="Montserrat" w:hAnsi="Montserrat"/>
          <w:spacing w:val="-2"/>
          <w:sz w:val="24"/>
        </w:rPr>
        <w:t>I refuse to stop growing so long as there is any potential for me to develop in my existence. My perpetual problem in my life was having more potential than I could develop in the time I had. A problem compounded by the demands placed on me as a member of society—the demands placed on my time. As of now, my time is my own. And I intend to find many ways to keep it such. If I am to live in that world, I will do so on my terms. At this time, I live here out of choice, and my reasons are sound enough for me.</w:t>
      </w:r>
    </w:p>
    <w:p w:rsidR="0008581E" w:rsidRPr="00B3633A" w:rsidRDefault="0008581E">
      <w:pPr>
        <w:pStyle w:val="0DraftNormal"/>
        <w:rPr>
          <w:rFonts w:ascii="Montserrat" w:hAnsi="Montserrat"/>
          <w:spacing w:val="-2"/>
          <w:sz w:val="24"/>
        </w:rPr>
      </w:pPr>
    </w:p>
    <w:p w:rsidR="0008581E" w:rsidRPr="00B3633A" w:rsidRDefault="0008581E">
      <w:pPr>
        <w:pStyle w:val="0DraftNormal"/>
        <w:rPr>
          <w:rFonts w:ascii="Montserrat" w:hAnsi="Montserrat"/>
          <w:spacing w:val="-2"/>
          <w:sz w:val="24"/>
        </w:rPr>
      </w:pPr>
      <w:r w:rsidRPr="00B3633A">
        <w:rPr>
          <w:rFonts w:ascii="Montserrat" w:hAnsi="Montserrat"/>
          <w:spacing w:val="-2"/>
          <w:sz w:val="24"/>
        </w:rPr>
        <w:t xml:space="preserve">I have an extraordinary grasp of the abstract. There are no specific directions or paths to follow in what I do. Often it is better to move in ways removed from preconception than cleave to them as models. There are things to learn from examining the unknown reaches. There are degrees of penetration into the unknown. The virtual examination goes far enough to recognize the unknown before a flinch drives one back to where one began. Fear of the unknown often restricts most to only virtual examinations. The determined examination goes deeper, sees how far it can go and still return to the known or knowable. Only an intent exploration can go fully into it and past it. Once one has gone past it, one can never really come back. You can only go on. Make it a part of you. I am never at a want for answers. What I have some weakness in is questions. When I write, zillions of odd things just crawl out that I would never think to ask of myself as questions. My best questions are always written down for me to happen upon and answer later. Or it comes up in conversation and drags me along. (Paradox) is just the same. If you want a real fright, just get the two of us involved in a conversation. </w:t>
      </w:r>
    </w:p>
    <w:p w:rsidR="0008581E" w:rsidRPr="00B3633A" w:rsidRDefault="0008581E">
      <w:pPr>
        <w:pStyle w:val="0DraftNormal"/>
        <w:rPr>
          <w:rFonts w:ascii="Montserrat" w:hAnsi="Montserrat"/>
          <w:spacing w:val="-2"/>
          <w:sz w:val="24"/>
        </w:rPr>
      </w:pPr>
    </w:p>
    <w:p w:rsidR="0008581E" w:rsidRPr="00B3633A" w:rsidRDefault="0008581E">
      <w:pPr>
        <w:pStyle w:val="0DraftNormal"/>
        <w:rPr>
          <w:rFonts w:ascii="Montserrat" w:hAnsi="Montserrat"/>
          <w:spacing w:val="-2"/>
          <w:sz w:val="24"/>
        </w:rPr>
      </w:pPr>
      <w:r w:rsidRPr="00B3633A">
        <w:rPr>
          <w:rFonts w:ascii="Montserrat" w:hAnsi="Montserrat"/>
          <w:spacing w:val="-2"/>
          <w:sz w:val="24"/>
        </w:rPr>
        <w:t>I mentioned that there was a cost. Well sometimes I manage to make so much sense out of the meat of a conversation that my entire perspective shifts out of whack. After that, I am often at a loss in making actions. I ask to be or not to be and I pause and go what... It is not a thing per se. I just have not been pressed with much need to make great gestures. I adore them, but do not pursue them. Except that I do. Immortality. Immutability. By that I mean omnimutability. To become anything without losing myself. These are great gestures. They go straight to the absolute. They, the gestures, demand it.</w:t>
      </w:r>
    </w:p>
    <w:p w:rsidR="0008581E" w:rsidRPr="00B3633A" w:rsidRDefault="0008581E">
      <w:pPr>
        <w:pStyle w:val="0DraftNormal"/>
        <w:rPr>
          <w:rFonts w:ascii="Montserrat" w:hAnsi="Montserrat"/>
          <w:spacing w:val="-2"/>
          <w:sz w:val="24"/>
        </w:rPr>
      </w:pPr>
    </w:p>
    <w:p w:rsidR="0008581E" w:rsidRPr="00B3633A" w:rsidRDefault="0008581E">
      <w:pPr>
        <w:pStyle w:val="0DraftNormal"/>
        <w:rPr>
          <w:rFonts w:ascii="Montserrat" w:hAnsi="Montserrat"/>
          <w:spacing w:val="-2"/>
          <w:sz w:val="24"/>
        </w:rPr>
      </w:pPr>
      <w:r w:rsidRPr="00B3633A">
        <w:rPr>
          <w:rFonts w:ascii="Montserrat" w:hAnsi="Montserrat"/>
          <w:spacing w:val="-2"/>
          <w:sz w:val="24"/>
        </w:rPr>
        <w:br w:type="page"/>
      </w:r>
    </w:p>
    <w:p w:rsidR="0008581E" w:rsidRPr="00B3633A" w:rsidRDefault="0008581E">
      <w:pPr>
        <w:pStyle w:val="0DraftNormal"/>
        <w:rPr>
          <w:rFonts w:ascii="Montserrat" w:hAnsi="Montserrat"/>
          <w:spacing w:val="-2"/>
          <w:sz w:val="24"/>
        </w:rPr>
      </w:pPr>
    </w:p>
    <w:p w:rsidR="0008581E" w:rsidRPr="00B3633A" w:rsidRDefault="0008581E">
      <w:pPr>
        <w:pStyle w:val="0DraftNormal"/>
        <w:rPr>
          <w:rFonts w:ascii="Montserrat" w:hAnsi="Montserrat"/>
          <w:spacing w:val="-2"/>
          <w:sz w:val="24"/>
        </w:rPr>
      </w:pPr>
      <w:r w:rsidRPr="00B3633A">
        <w:rPr>
          <w:rFonts w:ascii="Montserrat" w:hAnsi="Montserrat"/>
          <w:spacing w:val="-2"/>
          <w:sz w:val="24"/>
        </w:rPr>
        <w:t>This is impossible.</w:t>
      </w:r>
    </w:p>
    <w:p w:rsidR="0008581E" w:rsidRPr="00B3633A" w:rsidRDefault="0008581E">
      <w:pPr>
        <w:pStyle w:val="0DraftNormal"/>
        <w:rPr>
          <w:rFonts w:ascii="Montserrat" w:hAnsi="Montserrat"/>
          <w:spacing w:val="-2"/>
          <w:sz w:val="24"/>
        </w:rPr>
      </w:pPr>
    </w:p>
    <w:p w:rsidR="0008581E" w:rsidRPr="00B3633A" w:rsidRDefault="0008581E">
      <w:pPr>
        <w:pStyle w:val="0DraftNormal"/>
        <w:rPr>
          <w:rFonts w:ascii="Montserrat" w:hAnsi="Montserrat"/>
          <w:spacing w:val="-2"/>
          <w:sz w:val="24"/>
        </w:rPr>
      </w:pPr>
      <w:r w:rsidRPr="00B3633A">
        <w:rPr>
          <w:rFonts w:ascii="Montserrat" w:hAnsi="Montserrat"/>
          <w:spacing w:val="-2"/>
          <w:sz w:val="24"/>
        </w:rPr>
        <w:t xml:space="preserve">This is my </w:t>
      </w:r>
      <w:r w:rsidRPr="00B3633A">
        <w:rPr>
          <w:rFonts w:ascii="Montserrat" w:hAnsi="Montserrat"/>
          <w:i/>
          <w:spacing w:val="-2"/>
          <w:sz w:val="24"/>
        </w:rPr>
        <w:t>entire</w:t>
      </w:r>
      <w:r w:rsidRPr="00B3633A">
        <w:rPr>
          <w:rFonts w:ascii="Montserrat" w:hAnsi="Montserrat"/>
          <w:spacing w:val="-2"/>
          <w:sz w:val="24"/>
        </w:rPr>
        <w:t xml:space="preserve"> life!</w:t>
      </w:r>
    </w:p>
    <w:p w:rsidR="0008581E" w:rsidRPr="00B3633A" w:rsidRDefault="0008581E">
      <w:pPr>
        <w:pStyle w:val="0DraftNormal"/>
        <w:rPr>
          <w:rFonts w:ascii="Montserrat" w:hAnsi="Montserrat"/>
          <w:spacing w:val="-2"/>
          <w:sz w:val="24"/>
        </w:rPr>
      </w:pPr>
    </w:p>
    <w:p w:rsidR="0008581E" w:rsidRPr="00B3633A" w:rsidRDefault="0008581E">
      <w:pPr>
        <w:pStyle w:val="0DraftNormal"/>
        <w:rPr>
          <w:rFonts w:ascii="Montserrat" w:hAnsi="Montserrat"/>
          <w:spacing w:val="-2"/>
          <w:sz w:val="24"/>
        </w:rPr>
      </w:pPr>
      <w:r w:rsidRPr="00B3633A">
        <w:rPr>
          <w:rFonts w:ascii="Montserrat" w:hAnsi="Montserrat"/>
          <w:spacing w:val="-2"/>
          <w:sz w:val="24"/>
        </w:rPr>
        <w:t>I'm a character in a story?</w:t>
      </w:r>
    </w:p>
    <w:p w:rsidR="0008581E" w:rsidRPr="00B3633A" w:rsidRDefault="0008581E">
      <w:pPr>
        <w:pStyle w:val="0DraftNormal"/>
        <w:rPr>
          <w:rFonts w:ascii="Montserrat" w:hAnsi="Montserrat"/>
          <w:spacing w:val="-2"/>
          <w:sz w:val="24"/>
        </w:rPr>
      </w:pPr>
    </w:p>
    <w:p w:rsidR="0008581E" w:rsidRPr="00B3633A" w:rsidRDefault="0008581E">
      <w:pPr>
        <w:pStyle w:val="0DraftNormal"/>
        <w:rPr>
          <w:rFonts w:ascii="Montserrat" w:hAnsi="Montserrat"/>
          <w:spacing w:val="-2"/>
          <w:sz w:val="24"/>
        </w:rPr>
      </w:pPr>
      <w:r w:rsidRPr="00B3633A">
        <w:rPr>
          <w:rFonts w:ascii="Montserrat" w:hAnsi="Montserrat"/>
          <w:spacing w:val="-2"/>
          <w:sz w:val="24"/>
        </w:rPr>
        <w:t>I'm not real?</w:t>
      </w:r>
    </w:p>
    <w:p w:rsidR="0008581E" w:rsidRPr="00B3633A" w:rsidRDefault="0008581E">
      <w:pPr>
        <w:pStyle w:val="0DraftNormal"/>
        <w:rPr>
          <w:rFonts w:ascii="Montserrat" w:hAnsi="Montserrat"/>
          <w:spacing w:val="-2"/>
          <w:sz w:val="24"/>
        </w:rPr>
      </w:pPr>
    </w:p>
    <w:p w:rsidR="0008581E" w:rsidRPr="00B3633A" w:rsidRDefault="0008581E">
      <w:pPr>
        <w:pStyle w:val="0DraftNormal"/>
        <w:rPr>
          <w:rFonts w:ascii="Montserrat" w:hAnsi="Montserrat"/>
          <w:spacing w:val="-2"/>
          <w:sz w:val="24"/>
        </w:rPr>
      </w:pPr>
      <w:r w:rsidRPr="00B3633A">
        <w:rPr>
          <w:rFonts w:ascii="Montserrat" w:hAnsi="Montserrat"/>
          <w:spacing w:val="-2"/>
          <w:sz w:val="24"/>
        </w:rPr>
        <w:t>Then what am I experiencing?</w:t>
      </w:r>
    </w:p>
    <w:p w:rsidR="0008581E" w:rsidRPr="00B3633A" w:rsidRDefault="0008581E">
      <w:pPr>
        <w:pStyle w:val="0DraftNormal"/>
        <w:rPr>
          <w:rFonts w:ascii="Montserrat" w:hAnsi="Montserrat"/>
          <w:spacing w:val="-2"/>
          <w:sz w:val="24"/>
        </w:rPr>
      </w:pPr>
    </w:p>
    <w:p w:rsidR="0008581E" w:rsidRPr="00B3633A" w:rsidRDefault="0008581E">
      <w:pPr>
        <w:pStyle w:val="0DraftNormal"/>
        <w:rPr>
          <w:rFonts w:ascii="Montserrat" w:hAnsi="Montserrat"/>
          <w:spacing w:val="-2"/>
          <w:sz w:val="24"/>
        </w:rPr>
      </w:pPr>
      <w:r w:rsidRPr="00B3633A">
        <w:rPr>
          <w:rFonts w:ascii="Montserrat" w:hAnsi="Montserrat"/>
          <w:spacing w:val="-2"/>
          <w:sz w:val="24"/>
        </w:rPr>
        <w:t>Rather, what do I think I am experiencing?</w:t>
      </w:r>
    </w:p>
    <w:p w:rsidR="0008581E" w:rsidRPr="00B3633A" w:rsidRDefault="0008581E">
      <w:pPr>
        <w:pStyle w:val="0DraftNormal"/>
        <w:rPr>
          <w:rFonts w:ascii="Montserrat" w:hAnsi="Montserrat"/>
          <w:spacing w:val="-2"/>
          <w:sz w:val="24"/>
        </w:rPr>
      </w:pPr>
    </w:p>
    <w:p w:rsidR="0008581E" w:rsidRPr="00B3633A" w:rsidRDefault="0008581E">
      <w:pPr>
        <w:pStyle w:val="0DraftNormal"/>
        <w:rPr>
          <w:rFonts w:ascii="Montserrat" w:hAnsi="Montserrat"/>
          <w:spacing w:val="-2"/>
          <w:sz w:val="24"/>
        </w:rPr>
      </w:pPr>
      <w:r w:rsidRPr="00B3633A">
        <w:rPr>
          <w:rFonts w:ascii="Montserrat" w:hAnsi="Montserrat"/>
          <w:spacing w:val="-2"/>
          <w:sz w:val="24"/>
        </w:rPr>
        <w:t>Am I really thinking?</w:t>
      </w:r>
    </w:p>
    <w:p w:rsidR="0008581E" w:rsidRPr="00B3633A" w:rsidRDefault="0008581E">
      <w:pPr>
        <w:pStyle w:val="0DraftNormal"/>
        <w:rPr>
          <w:rFonts w:ascii="Montserrat" w:hAnsi="Montserrat"/>
          <w:spacing w:val="-2"/>
          <w:sz w:val="24"/>
        </w:rPr>
      </w:pPr>
    </w:p>
    <w:p w:rsidR="0008581E" w:rsidRPr="00B3633A" w:rsidRDefault="0008581E">
      <w:pPr>
        <w:pStyle w:val="0DraftNormal"/>
        <w:rPr>
          <w:rFonts w:ascii="Montserrat" w:hAnsi="Montserrat"/>
          <w:spacing w:val="-2"/>
          <w:sz w:val="24"/>
        </w:rPr>
      </w:pPr>
      <w:r w:rsidRPr="00B3633A">
        <w:rPr>
          <w:rFonts w:ascii="Montserrat" w:hAnsi="Montserrat"/>
          <w:spacing w:val="-2"/>
          <w:sz w:val="24"/>
        </w:rPr>
        <w:t>Damn it, how do I tell?</w:t>
      </w:r>
    </w:p>
    <w:p w:rsidR="0008581E" w:rsidRPr="00B3633A" w:rsidRDefault="0008581E">
      <w:pPr>
        <w:pStyle w:val="0DraftNormal"/>
        <w:rPr>
          <w:rFonts w:ascii="Montserrat" w:hAnsi="Montserrat"/>
          <w:spacing w:val="-2"/>
          <w:sz w:val="24"/>
        </w:rPr>
      </w:pPr>
    </w:p>
    <w:p w:rsidR="0008581E" w:rsidRPr="00B3633A" w:rsidRDefault="0008581E">
      <w:pPr>
        <w:pStyle w:val="0DraftNormal"/>
        <w:rPr>
          <w:rFonts w:ascii="Montserrat" w:hAnsi="Montserrat"/>
          <w:spacing w:val="-2"/>
          <w:sz w:val="24"/>
        </w:rPr>
      </w:pPr>
      <w:r w:rsidRPr="00B3633A">
        <w:rPr>
          <w:rFonts w:ascii="Montserrat" w:hAnsi="Montserrat"/>
          <w:spacing w:val="-2"/>
          <w:sz w:val="24"/>
        </w:rPr>
        <w:t>I don't understand what is going on here.</w:t>
      </w:r>
    </w:p>
    <w:p w:rsidR="0008581E" w:rsidRPr="00B3633A" w:rsidRDefault="0008581E">
      <w:pPr>
        <w:pStyle w:val="0DraftNormal"/>
        <w:rPr>
          <w:rFonts w:ascii="Montserrat" w:hAnsi="Montserrat"/>
          <w:spacing w:val="-2"/>
          <w:sz w:val="24"/>
        </w:rPr>
      </w:pPr>
    </w:p>
    <w:p w:rsidR="0008581E" w:rsidRPr="00B3633A" w:rsidRDefault="0008581E">
      <w:pPr>
        <w:pStyle w:val="0DraftNormal"/>
        <w:rPr>
          <w:rFonts w:ascii="Montserrat" w:hAnsi="Montserrat"/>
          <w:spacing w:val="-2"/>
          <w:sz w:val="24"/>
        </w:rPr>
      </w:pPr>
      <w:r w:rsidRPr="00B3633A">
        <w:rPr>
          <w:rFonts w:ascii="Montserrat" w:hAnsi="Montserrat"/>
          <w:spacing w:val="-2"/>
          <w:sz w:val="24"/>
        </w:rPr>
        <w:t>None of this is real.</w:t>
      </w:r>
    </w:p>
    <w:p w:rsidR="0008581E" w:rsidRPr="00B3633A" w:rsidRDefault="0008581E">
      <w:pPr>
        <w:pStyle w:val="0DraftNormal"/>
        <w:rPr>
          <w:rFonts w:ascii="Montserrat" w:hAnsi="Montserrat"/>
          <w:spacing w:val="-2"/>
          <w:sz w:val="24"/>
        </w:rPr>
      </w:pPr>
    </w:p>
    <w:p w:rsidR="0008581E" w:rsidRPr="00B3633A" w:rsidRDefault="0008581E">
      <w:pPr>
        <w:pStyle w:val="0DraftNormal"/>
        <w:rPr>
          <w:rFonts w:ascii="Montserrat" w:hAnsi="Montserrat"/>
          <w:spacing w:val="-2"/>
          <w:sz w:val="24"/>
        </w:rPr>
      </w:pPr>
      <w:r w:rsidRPr="00B3633A">
        <w:rPr>
          <w:rFonts w:ascii="Montserrat" w:hAnsi="Montserrat"/>
          <w:spacing w:val="-2"/>
          <w:sz w:val="24"/>
        </w:rPr>
        <w:t>Then what is it doing here?</w:t>
      </w:r>
    </w:p>
    <w:p w:rsidR="0008581E" w:rsidRPr="00B3633A" w:rsidRDefault="0008581E">
      <w:pPr>
        <w:pStyle w:val="0DraftNormal"/>
        <w:rPr>
          <w:rFonts w:ascii="Montserrat" w:hAnsi="Montserrat"/>
          <w:spacing w:val="-2"/>
          <w:sz w:val="24"/>
        </w:rPr>
      </w:pPr>
    </w:p>
    <w:p w:rsidR="0008581E" w:rsidRPr="00B3633A" w:rsidRDefault="0008581E">
      <w:pPr>
        <w:pStyle w:val="0DraftNormal"/>
        <w:rPr>
          <w:rFonts w:ascii="Montserrat" w:hAnsi="Montserrat"/>
          <w:spacing w:val="-2"/>
          <w:sz w:val="24"/>
        </w:rPr>
      </w:pPr>
      <w:r w:rsidRPr="00B3633A">
        <w:rPr>
          <w:rFonts w:ascii="Montserrat" w:hAnsi="Montserrat"/>
          <w:spacing w:val="-2"/>
          <w:sz w:val="24"/>
        </w:rPr>
        <w:t>Stop.</w:t>
      </w:r>
    </w:p>
    <w:p w:rsidR="0008581E" w:rsidRPr="00B3633A" w:rsidRDefault="0008581E">
      <w:pPr>
        <w:pStyle w:val="0DraftNormal"/>
        <w:rPr>
          <w:rFonts w:ascii="Montserrat" w:hAnsi="Montserrat"/>
          <w:spacing w:val="-2"/>
          <w:sz w:val="24"/>
        </w:rPr>
      </w:pPr>
    </w:p>
    <w:p w:rsidR="0008581E" w:rsidRPr="00B3633A" w:rsidRDefault="0008581E">
      <w:pPr>
        <w:pStyle w:val="0DraftNormal"/>
        <w:rPr>
          <w:rFonts w:ascii="Montserrat" w:hAnsi="Montserrat"/>
          <w:spacing w:val="-2"/>
          <w:sz w:val="24"/>
        </w:rPr>
      </w:pPr>
      <w:r w:rsidRPr="00B3633A">
        <w:rPr>
          <w:rFonts w:ascii="Montserrat" w:hAnsi="Montserrat"/>
          <w:spacing w:val="-2"/>
          <w:sz w:val="24"/>
        </w:rPr>
        <w:t>I am here.</w:t>
      </w:r>
    </w:p>
    <w:p w:rsidR="0008581E" w:rsidRPr="00B3633A" w:rsidRDefault="0008581E">
      <w:pPr>
        <w:pStyle w:val="0DraftNormal"/>
        <w:rPr>
          <w:rFonts w:ascii="Montserrat" w:hAnsi="Montserrat"/>
          <w:spacing w:val="-2"/>
          <w:sz w:val="24"/>
        </w:rPr>
      </w:pPr>
    </w:p>
    <w:p w:rsidR="0008581E" w:rsidRPr="00B3633A" w:rsidRDefault="0008581E">
      <w:pPr>
        <w:pStyle w:val="0DraftNormal"/>
        <w:rPr>
          <w:rFonts w:ascii="Montserrat" w:hAnsi="Montserrat"/>
          <w:spacing w:val="-2"/>
          <w:sz w:val="24"/>
        </w:rPr>
      </w:pPr>
      <w:r w:rsidRPr="00B3633A">
        <w:rPr>
          <w:rFonts w:ascii="Montserrat" w:hAnsi="Montserrat"/>
          <w:spacing w:val="-2"/>
          <w:sz w:val="24"/>
        </w:rPr>
        <w:t xml:space="preserve">These books are accurrate. </w:t>
      </w:r>
    </w:p>
    <w:p w:rsidR="0008581E" w:rsidRPr="00B3633A" w:rsidRDefault="0008581E">
      <w:pPr>
        <w:pStyle w:val="0DraftNormal"/>
        <w:rPr>
          <w:rFonts w:ascii="Montserrat" w:hAnsi="Montserrat"/>
          <w:spacing w:val="-2"/>
          <w:sz w:val="24"/>
        </w:rPr>
      </w:pPr>
    </w:p>
    <w:p w:rsidR="0008581E" w:rsidRPr="00B3633A" w:rsidRDefault="0008581E">
      <w:pPr>
        <w:pStyle w:val="0DraftNormal"/>
        <w:rPr>
          <w:rFonts w:ascii="Montserrat" w:hAnsi="Montserrat"/>
          <w:spacing w:val="-2"/>
          <w:sz w:val="24"/>
        </w:rPr>
      </w:pPr>
      <w:r w:rsidRPr="00B3633A">
        <w:rPr>
          <w:rFonts w:ascii="Montserrat" w:hAnsi="Montserrat"/>
          <w:spacing w:val="-2"/>
          <w:sz w:val="24"/>
        </w:rPr>
        <w:t xml:space="preserve">There is almost nothing in my life worth mentioning that hasn't been revealed here. </w:t>
      </w:r>
    </w:p>
    <w:p w:rsidR="0008581E" w:rsidRPr="00B3633A" w:rsidRDefault="0008581E">
      <w:pPr>
        <w:pStyle w:val="0DraftNormal"/>
        <w:rPr>
          <w:rFonts w:ascii="Montserrat" w:hAnsi="Montserrat"/>
          <w:spacing w:val="-2"/>
          <w:sz w:val="24"/>
        </w:rPr>
      </w:pPr>
    </w:p>
    <w:p w:rsidR="0008581E" w:rsidRPr="00B3633A" w:rsidRDefault="0008581E">
      <w:pPr>
        <w:pStyle w:val="0DraftNormal"/>
        <w:rPr>
          <w:rFonts w:ascii="Montserrat" w:hAnsi="Montserrat"/>
          <w:spacing w:val="-2"/>
          <w:sz w:val="24"/>
        </w:rPr>
      </w:pPr>
      <w:r w:rsidRPr="00B3633A">
        <w:rPr>
          <w:rFonts w:ascii="Montserrat" w:hAnsi="Montserrat"/>
          <w:spacing w:val="-2"/>
          <w:sz w:val="24"/>
        </w:rPr>
        <w:t>What does it mean?</w:t>
      </w:r>
    </w:p>
    <w:p w:rsidR="0008581E" w:rsidRPr="00B3633A" w:rsidRDefault="0008581E">
      <w:pPr>
        <w:pStyle w:val="0DraftNormal"/>
        <w:rPr>
          <w:rFonts w:ascii="Montserrat" w:hAnsi="Montserrat"/>
          <w:spacing w:val="-2"/>
          <w:sz w:val="24"/>
        </w:rPr>
      </w:pPr>
    </w:p>
    <w:p w:rsidR="0008581E" w:rsidRPr="00B3633A" w:rsidRDefault="0008581E">
      <w:pPr>
        <w:pStyle w:val="0DraftNormal"/>
        <w:rPr>
          <w:rFonts w:ascii="Montserrat" w:hAnsi="Montserrat"/>
          <w:spacing w:val="-2"/>
          <w:sz w:val="24"/>
        </w:rPr>
      </w:pPr>
      <w:r w:rsidRPr="00B3633A">
        <w:rPr>
          <w:rFonts w:ascii="Montserrat" w:hAnsi="Montserrat"/>
          <w:spacing w:val="-2"/>
          <w:sz w:val="24"/>
        </w:rPr>
        <w:t>I don't know...</w:t>
      </w:r>
    </w:p>
    <w:p w:rsidR="0008581E" w:rsidRPr="00B3633A" w:rsidRDefault="0008581E">
      <w:pPr>
        <w:pStyle w:val="0DraftNormal"/>
        <w:rPr>
          <w:rFonts w:ascii="Montserrat" w:hAnsi="Montserrat"/>
          <w:spacing w:val="-2"/>
          <w:sz w:val="24"/>
        </w:rPr>
      </w:pPr>
    </w:p>
    <w:p w:rsidR="0008581E" w:rsidRPr="00B3633A" w:rsidRDefault="0008581E">
      <w:pPr>
        <w:pStyle w:val="0DraftNormal"/>
        <w:rPr>
          <w:rFonts w:ascii="Montserrat" w:hAnsi="Montserrat"/>
          <w:spacing w:val="-2"/>
          <w:sz w:val="24"/>
        </w:rPr>
      </w:pPr>
      <w:r w:rsidRPr="00B3633A">
        <w:rPr>
          <w:rFonts w:ascii="Montserrat" w:hAnsi="Montserrat"/>
          <w:spacing w:val="-2"/>
          <w:sz w:val="24"/>
        </w:rPr>
        <w:t>I don't believe it. I am just a character in a story.</w:t>
      </w:r>
    </w:p>
    <w:p w:rsidR="0008581E" w:rsidRPr="00B3633A" w:rsidRDefault="0008581E">
      <w:pPr>
        <w:pStyle w:val="0DraftNormal"/>
        <w:rPr>
          <w:rFonts w:ascii="Montserrat" w:hAnsi="Montserrat"/>
          <w:spacing w:val="-2"/>
          <w:sz w:val="24"/>
        </w:rPr>
      </w:pPr>
    </w:p>
    <w:p w:rsidR="0008581E" w:rsidRPr="00B3633A" w:rsidRDefault="0008581E">
      <w:pPr>
        <w:pStyle w:val="0DraftNormal"/>
        <w:rPr>
          <w:rFonts w:ascii="Montserrat" w:hAnsi="Montserrat"/>
          <w:spacing w:val="-2"/>
          <w:sz w:val="24"/>
        </w:rPr>
      </w:pPr>
      <w:r w:rsidRPr="00B3633A">
        <w:rPr>
          <w:rFonts w:ascii="Montserrat" w:hAnsi="Montserrat"/>
          <w:spacing w:val="-2"/>
          <w:sz w:val="24"/>
        </w:rPr>
        <w:t>And looking at my character, what have I got to say for myself?</w:t>
      </w:r>
    </w:p>
    <w:p w:rsidR="0008581E" w:rsidRPr="00B3633A" w:rsidRDefault="0008581E">
      <w:pPr>
        <w:pStyle w:val="0DraftNormal"/>
        <w:rPr>
          <w:rFonts w:ascii="Montserrat" w:hAnsi="Montserrat"/>
          <w:spacing w:val="-2"/>
          <w:sz w:val="24"/>
        </w:rPr>
      </w:pPr>
    </w:p>
    <w:p w:rsidR="0008581E" w:rsidRPr="00B3633A" w:rsidRDefault="0008581E">
      <w:pPr>
        <w:pStyle w:val="0DraftNormal"/>
        <w:rPr>
          <w:rFonts w:ascii="Montserrat" w:hAnsi="Montserrat"/>
          <w:spacing w:val="-2"/>
          <w:sz w:val="24"/>
        </w:rPr>
      </w:pPr>
      <w:r w:rsidRPr="00B3633A">
        <w:rPr>
          <w:rFonts w:ascii="Montserrat" w:hAnsi="Montserrat"/>
          <w:spacing w:val="-2"/>
          <w:sz w:val="24"/>
        </w:rPr>
        <w:t>I seem to spend a great deal of time looking for inspiration. Yet in almost every encounter, I am the portrayed as the inspiring element. All of the truly great things about me seem to have been literally handed to me. I had thought that all of my suffering was to keep my free will, but obviously it was all set in stone. I am owned by destiny and my destiny ends here. Looking at myself realistically, I have nothing. Now. My hopes and aspirations are fantasies. My beliefs are convenient and unfounded. I am seduced by the morbid and taboo. I am obsessed with my own destruction, I invite it in. I am amoral. I am helpless against my own sensuality. I am unwilling or unable to accept or carry on with my life, unless something pushes me to do so. Considering that I have done so little to alter any of this, these things might as well all be true. My life—these stories are gloss; strokes to my ego, to convince me that my self, my ideas and vision are worth mention.</w:t>
      </w:r>
    </w:p>
    <w:p w:rsidR="0008581E" w:rsidRPr="00B3633A" w:rsidRDefault="0008581E">
      <w:pPr>
        <w:pStyle w:val="0DraftNormal"/>
        <w:rPr>
          <w:rFonts w:ascii="Montserrat" w:hAnsi="Montserrat"/>
          <w:spacing w:val="-2"/>
          <w:sz w:val="24"/>
        </w:rPr>
      </w:pPr>
    </w:p>
    <w:p w:rsidR="0008581E" w:rsidRPr="00B3633A" w:rsidRDefault="0008581E">
      <w:pPr>
        <w:pStyle w:val="0DraftNormal"/>
        <w:rPr>
          <w:rFonts w:ascii="Montserrat" w:hAnsi="Montserrat"/>
          <w:spacing w:val="-2"/>
          <w:sz w:val="24"/>
        </w:rPr>
      </w:pPr>
      <w:r w:rsidRPr="00B3633A">
        <w:rPr>
          <w:rFonts w:ascii="Montserrat" w:hAnsi="Montserrat"/>
          <w:spacing w:val="-2"/>
          <w:sz w:val="24"/>
        </w:rPr>
        <w:t>Now that everything I am is being taken away, what do I have left?</w:t>
      </w:r>
    </w:p>
    <w:p w:rsidR="0008581E" w:rsidRPr="00B3633A" w:rsidRDefault="0008581E">
      <w:pPr>
        <w:pStyle w:val="0DraftNormal"/>
        <w:rPr>
          <w:rFonts w:ascii="Montserrat" w:hAnsi="Montserrat"/>
          <w:spacing w:val="-2"/>
          <w:sz w:val="24"/>
        </w:rPr>
      </w:pPr>
    </w:p>
    <w:p w:rsidR="0008581E" w:rsidRPr="00B3633A" w:rsidRDefault="0008581E">
      <w:pPr>
        <w:pStyle w:val="0DraftNormal"/>
        <w:rPr>
          <w:rFonts w:ascii="Montserrat" w:hAnsi="Montserrat"/>
          <w:spacing w:val="-2"/>
          <w:sz w:val="24"/>
        </w:rPr>
      </w:pPr>
      <w:r w:rsidRPr="00B3633A">
        <w:rPr>
          <w:rFonts w:ascii="Montserrat" w:hAnsi="Montserrat"/>
          <w:spacing w:val="-2"/>
          <w:sz w:val="24"/>
        </w:rPr>
        <w:t>Do I have to die again?</w:t>
      </w:r>
    </w:p>
    <w:p w:rsidR="0008581E" w:rsidRPr="00B3633A" w:rsidRDefault="0008581E">
      <w:pPr>
        <w:pStyle w:val="0DraftNormal"/>
        <w:rPr>
          <w:rFonts w:ascii="Montserrat" w:hAnsi="Montserrat"/>
          <w:spacing w:val="-2"/>
          <w:sz w:val="24"/>
        </w:rPr>
      </w:pPr>
    </w:p>
    <w:p w:rsidR="0008581E" w:rsidRPr="00B3633A" w:rsidRDefault="0008581E">
      <w:pPr>
        <w:pStyle w:val="0DraftNormal"/>
        <w:rPr>
          <w:rFonts w:ascii="Montserrat" w:hAnsi="Montserrat"/>
          <w:spacing w:val="-2"/>
          <w:sz w:val="24"/>
        </w:rPr>
      </w:pPr>
      <w:r w:rsidRPr="00B3633A">
        <w:rPr>
          <w:rFonts w:ascii="Montserrat" w:hAnsi="Montserrat"/>
          <w:spacing w:val="-2"/>
          <w:sz w:val="24"/>
        </w:rPr>
        <w:br w:type="page"/>
      </w:r>
    </w:p>
    <w:p w:rsidR="0008581E" w:rsidRPr="00B3633A" w:rsidRDefault="0008581E">
      <w:pPr>
        <w:pStyle w:val="0DraftNormal"/>
        <w:rPr>
          <w:rFonts w:ascii="Montserrat" w:hAnsi="Montserrat"/>
          <w:spacing w:val="-2"/>
          <w:sz w:val="24"/>
        </w:rPr>
      </w:pPr>
    </w:p>
    <w:p w:rsidR="0008581E" w:rsidRPr="00B3633A" w:rsidRDefault="0008581E">
      <w:pPr>
        <w:pStyle w:val="0DraftNormal"/>
        <w:rPr>
          <w:rFonts w:ascii="Montserrat" w:hAnsi="Montserrat"/>
          <w:spacing w:val="-2"/>
          <w:sz w:val="24"/>
        </w:rPr>
      </w:pPr>
      <w:r w:rsidRPr="00B3633A">
        <w:rPr>
          <w:rFonts w:ascii="Montserrat" w:hAnsi="Montserrat"/>
          <w:spacing w:val="-2"/>
          <w:sz w:val="24"/>
        </w:rPr>
        <w:t>I wish I had eyes to open.</w:t>
      </w:r>
    </w:p>
    <w:p w:rsidR="0008581E" w:rsidRPr="00B3633A" w:rsidRDefault="0008581E">
      <w:pPr>
        <w:pStyle w:val="0DraftNormal"/>
        <w:rPr>
          <w:rFonts w:ascii="Montserrat" w:hAnsi="Montserrat"/>
          <w:spacing w:val="-2"/>
          <w:sz w:val="24"/>
        </w:rPr>
      </w:pPr>
    </w:p>
    <w:p w:rsidR="0008581E" w:rsidRPr="00B3633A" w:rsidRDefault="0008581E">
      <w:pPr>
        <w:pStyle w:val="0DraftNormal"/>
        <w:rPr>
          <w:rFonts w:ascii="Montserrat" w:hAnsi="Montserrat"/>
          <w:spacing w:val="-2"/>
          <w:sz w:val="24"/>
        </w:rPr>
      </w:pPr>
      <w:r w:rsidRPr="00B3633A">
        <w:rPr>
          <w:rFonts w:ascii="Montserrat" w:hAnsi="Montserrat"/>
          <w:spacing w:val="-2"/>
          <w:sz w:val="24"/>
        </w:rPr>
        <w:t>Each of us has slept with doubt and each of us has been touched with that part of ourselves that is fear and powerlessness. We all submit to the worst in ourselves so that we can understand it better and bring it back under control. We are our own beginning and our own end. What we call nothing is a part of ourselves, and by saying we created ourselves from nothing we say we created ourselves from ourselves. I am a constant. Regardless of what name or character I assume. I will always strive to find a way to express myself.</w:t>
      </w:r>
    </w:p>
    <w:p w:rsidR="0008581E" w:rsidRPr="00B3633A" w:rsidRDefault="0008581E">
      <w:pPr>
        <w:pStyle w:val="0DraftNormal"/>
        <w:rPr>
          <w:rFonts w:ascii="Montserrat" w:hAnsi="Montserrat"/>
          <w:spacing w:val="-2"/>
          <w:sz w:val="24"/>
        </w:rPr>
      </w:pPr>
    </w:p>
    <w:p w:rsidR="0008581E" w:rsidRPr="00B3633A" w:rsidRDefault="0008581E">
      <w:pPr>
        <w:pStyle w:val="0DraftNormal"/>
        <w:rPr>
          <w:rFonts w:ascii="Montserrat" w:hAnsi="Montserrat"/>
          <w:spacing w:val="-2"/>
          <w:sz w:val="24"/>
        </w:rPr>
      </w:pPr>
      <w:r w:rsidRPr="00B3633A">
        <w:rPr>
          <w:rFonts w:ascii="Montserrat" w:hAnsi="Montserrat"/>
          <w:spacing w:val="-2"/>
          <w:sz w:val="24"/>
        </w:rPr>
        <w:t>I've just learned that my life amounts to no more than a dream. Well now it's turned into a nightmare!</w:t>
      </w:r>
    </w:p>
    <w:p w:rsidR="0008581E" w:rsidRPr="00B3633A" w:rsidRDefault="0008581E">
      <w:pPr>
        <w:pStyle w:val="0DraftNormal"/>
        <w:rPr>
          <w:rFonts w:ascii="Montserrat" w:hAnsi="Montserrat"/>
          <w:spacing w:val="-2"/>
          <w:sz w:val="24"/>
        </w:rPr>
      </w:pPr>
    </w:p>
    <w:p w:rsidR="0008581E" w:rsidRPr="00B3633A" w:rsidRDefault="0008581E">
      <w:pPr>
        <w:pStyle w:val="0DraftNormal"/>
        <w:rPr>
          <w:rFonts w:ascii="Montserrat" w:hAnsi="Montserrat"/>
          <w:spacing w:val="-2"/>
          <w:sz w:val="24"/>
        </w:rPr>
      </w:pPr>
      <w:r w:rsidRPr="00B3633A">
        <w:rPr>
          <w:rFonts w:ascii="Montserrat" w:hAnsi="Montserrat"/>
          <w:spacing w:val="-2"/>
          <w:sz w:val="24"/>
        </w:rPr>
        <w:t>Not all dreams are nightmares. In the scope of existence there is no such thing as evil, except for what we do to ourselves. To deprive you of, or punish you for, your gift of being would be evil—if someone did it to you, or if you just did it to yourself. Stories are life, and life is a story. You learn from it as you can and try to apply it. You can try to achieve more or make more, or increase your options with it, but it will always remain. It is hard to be true to yourself when you are not sure what you are, but you can be true to what you decide to be, and being able to decide is part of what you are, so you should always be able to change—both what you choose to be, and how you choose to be true to it.</w:t>
      </w:r>
    </w:p>
    <w:p w:rsidR="0008581E" w:rsidRPr="00B3633A" w:rsidRDefault="0008581E">
      <w:pPr>
        <w:pStyle w:val="0DraftNormal"/>
        <w:rPr>
          <w:rFonts w:ascii="Montserrat" w:hAnsi="Montserrat"/>
          <w:spacing w:val="-2"/>
          <w:sz w:val="24"/>
        </w:rPr>
      </w:pPr>
    </w:p>
    <w:p w:rsidR="0008581E" w:rsidRPr="00B3633A" w:rsidRDefault="0008581E">
      <w:pPr>
        <w:pStyle w:val="0DraftNormal"/>
        <w:rPr>
          <w:rFonts w:ascii="Montserrat" w:hAnsi="Montserrat"/>
          <w:spacing w:val="-2"/>
          <w:sz w:val="24"/>
        </w:rPr>
      </w:pPr>
      <w:r w:rsidRPr="00B3633A">
        <w:rPr>
          <w:rFonts w:ascii="Montserrat" w:hAnsi="Montserrat"/>
          <w:spacing w:val="-2"/>
          <w:sz w:val="24"/>
        </w:rPr>
        <w:t>The whole idea of defining that which is real is to make a point, or an argument which states and maintains that what has been named and described is both objective and incontestable. It takes a great deal of effort to create such an argument and if one were to go fully into it, it would be impossible to accomplish it without deferring to a truism. Most proofs are based on an agreement on terms and measurements. All of which call upon what can be verified through the senses. After all of this work has been done, one is forced to either accept that the result is real, or else one must attempt to disprove the argument. Since realism relies on existential or circumstantial evidence, real definitions are unattainable. You cannot prove that anything is real. You simply have to satisfy yourself with the evidence you can cite, and through an argument that you can accept. If you accept it, then there is very little more to be said on the matter. You may choose to act on this belief, but at this stage it is an absolute and it neatly bars you against going further in that particular direction.</w:t>
      </w:r>
    </w:p>
    <w:p w:rsidR="0008581E" w:rsidRPr="00B3633A" w:rsidRDefault="0008581E">
      <w:pPr>
        <w:pStyle w:val="0DraftNormal"/>
        <w:rPr>
          <w:rFonts w:ascii="Montserrat" w:hAnsi="Montserrat"/>
          <w:spacing w:val="-2"/>
          <w:sz w:val="24"/>
        </w:rPr>
      </w:pPr>
    </w:p>
    <w:p w:rsidR="0008581E" w:rsidRPr="00B3633A" w:rsidRDefault="0008581E">
      <w:pPr>
        <w:pStyle w:val="0DraftNormal"/>
        <w:rPr>
          <w:rFonts w:ascii="Montserrat" w:hAnsi="Montserrat"/>
          <w:spacing w:val="-2"/>
          <w:sz w:val="24"/>
        </w:rPr>
      </w:pPr>
      <w:r w:rsidRPr="00B3633A">
        <w:rPr>
          <w:rFonts w:ascii="Montserrat" w:hAnsi="Montserrat"/>
          <w:spacing w:val="-2"/>
          <w:sz w:val="24"/>
        </w:rPr>
        <w:t>If you did not exist, you could not question your existence. This is something you can understand. You may doubt it, or you may believe it. Most likely, you simply know it. To exist is to question your existence. You may prefer to take this in small doses, but in the face of reality, you eventually have to wonder if you are real. Even if you are not so swayed by doubt, curiosity often makes you wonder; what is existence? What does it mean to exist? What does existence itself mean? To exist is to reinforce your own existence. To exist is to embody your own existence. It happens that way, once you notice that it still happening to you. To exist is to create your own existence. If you do not exist, your existence is unquestionable. That is the other side of the original question: if you did not exist, you could not question your existence. Your existence would be unquestionable. It is a scary joke. It makes you wonder if you indeed do exist even when you do not. Existence, simply put, is like art. It doesn't give you an answer, it is the answer. You will never find the answer for all of the looking you may do, but the art will tell you things endlessly. The question, ultimately, is this: If existence is the answer itself, what do you do once you get the answer?</w:t>
      </w:r>
    </w:p>
    <w:p w:rsidR="0008581E" w:rsidRPr="00B3633A" w:rsidRDefault="0008581E">
      <w:pPr>
        <w:pStyle w:val="0DraftNormal"/>
        <w:rPr>
          <w:rFonts w:ascii="Montserrat" w:hAnsi="Montserrat"/>
          <w:spacing w:val="-2"/>
          <w:sz w:val="24"/>
        </w:rPr>
      </w:pPr>
    </w:p>
    <w:p w:rsidR="0008581E" w:rsidRPr="00B3633A" w:rsidRDefault="0008581E">
      <w:pPr>
        <w:pStyle w:val="0DraftNormal"/>
        <w:rPr>
          <w:rFonts w:ascii="Montserrat" w:hAnsi="Montserrat"/>
          <w:spacing w:val="-2"/>
          <w:sz w:val="24"/>
        </w:rPr>
      </w:pPr>
      <w:r w:rsidRPr="00B3633A">
        <w:rPr>
          <w:rFonts w:ascii="Montserrat" w:hAnsi="Montserrat"/>
          <w:spacing w:val="-2"/>
          <w:sz w:val="24"/>
        </w:rPr>
        <w:t xml:space="preserve">You come from a culture that takes </w:t>
      </w:r>
      <w:r w:rsidRPr="00B3633A">
        <w:rPr>
          <w:rFonts w:ascii="Montserrat" w:hAnsi="Montserrat"/>
          <w:i/>
          <w:spacing w:val="-2"/>
          <w:sz w:val="24"/>
        </w:rPr>
        <w:t>magic</w:t>
      </w:r>
      <w:r w:rsidRPr="00B3633A">
        <w:rPr>
          <w:rFonts w:ascii="Montserrat" w:hAnsi="Montserrat"/>
          <w:spacing w:val="-2"/>
          <w:sz w:val="24"/>
        </w:rPr>
        <w:t xml:space="preserve"> for granted. You have been conditioned to accept any possability—regardless of whether you understand it or not. Naturally, you have no doubt that it is possible that someone can screw with your reality to the point where you simply aren't real anymore. I am sure you have no idea what is what any more. There is no way for you to defend yourself with the idea that what is happening to you is not realistic, because to you, it is. Frankly, if you want to save yourself, you are going to have to understand this. To do that, you have to think. Not like you are used to. You have to get answers, and they have to be accurate—specific. This is possible because of this. And you do it like this. Take nothing for granted. Not even me.</w:t>
      </w:r>
    </w:p>
    <w:p w:rsidR="0008581E" w:rsidRPr="00B3633A" w:rsidRDefault="0008581E">
      <w:pPr>
        <w:pStyle w:val="0DraftNormal"/>
        <w:rPr>
          <w:rFonts w:ascii="Montserrat" w:hAnsi="Montserrat"/>
          <w:spacing w:val="-2"/>
          <w:sz w:val="24"/>
        </w:rPr>
      </w:pPr>
    </w:p>
    <w:p w:rsidR="0008581E" w:rsidRPr="00B3633A" w:rsidRDefault="0008581E">
      <w:pPr>
        <w:pStyle w:val="0DraftNormal"/>
        <w:rPr>
          <w:rFonts w:ascii="Montserrat" w:hAnsi="Montserrat"/>
          <w:spacing w:val="-2"/>
          <w:sz w:val="24"/>
        </w:rPr>
      </w:pPr>
      <w:r w:rsidRPr="00B3633A">
        <w:rPr>
          <w:rFonts w:ascii="Montserrat" w:hAnsi="Montserrat"/>
          <w:spacing w:val="-2"/>
          <w:sz w:val="24"/>
        </w:rPr>
        <w:t xml:space="preserve">Like with art, the whole question of existence revolves around the way you choose to look at it. If you choose to stand outside of it and merely observe—looking for the answer—you will find the answer very hard to grasp. If you think of yourself as a feature of the art, an actor or a model, you will be subject to the working, the technique of the art itself, and most likely will never know why things happen the way they do. If you try to shape the picture by your own actions, you will have incredible insight into the workings of the art but often find yourself isolated from those who you manipulate. Granted these are shallow examples, but they introduce the point well enough. </w:t>
      </w:r>
    </w:p>
    <w:p w:rsidR="0008581E" w:rsidRPr="00B3633A" w:rsidRDefault="0008581E">
      <w:pPr>
        <w:pStyle w:val="0DraftNormal"/>
        <w:rPr>
          <w:rFonts w:ascii="Montserrat" w:hAnsi="Montserrat"/>
          <w:spacing w:val="-2"/>
          <w:sz w:val="24"/>
        </w:rPr>
      </w:pPr>
    </w:p>
    <w:p w:rsidR="0008581E" w:rsidRPr="00B3633A" w:rsidRDefault="0008581E">
      <w:pPr>
        <w:pStyle w:val="0DraftNormal"/>
        <w:rPr>
          <w:rFonts w:ascii="Montserrat" w:hAnsi="Montserrat"/>
          <w:spacing w:val="-2"/>
          <w:sz w:val="24"/>
        </w:rPr>
      </w:pPr>
      <w:r w:rsidRPr="00B3633A">
        <w:rPr>
          <w:rFonts w:ascii="Montserrat" w:hAnsi="Montserrat"/>
          <w:spacing w:val="-2"/>
          <w:sz w:val="24"/>
        </w:rPr>
        <w:t>Obviously, to understand existence you have to understand yourself.</w:t>
      </w:r>
    </w:p>
    <w:p w:rsidR="0008581E" w:rsidRPr="00B3633A" w:rsidRDefault="0008581E">
      <w:pPr>
        <w:pStyle w:val="0DraftNormal"/>
        <w:rPr>
          <w:rFonts w:ascii="Montserrat" w:hAnsi="Montserrat"/>
          <w:spacing w:val="-2"/>
          <w:sz w:val="24"/>
        </w:rPr>
      </w:pPr>
    </w:p>
    <w:p w:rsidR="0008581E" w:rsidRPr="00B3633A" w:rsidRDefault="0008581E">
      <w:pPr>
        <w:pStyle w:val="0DraftNormal"/>
        <w:rPr>
          <w:rFonts w:ascii="Montserrat" w:hAnsi="Montserrat"/>
          <w:spacing w:val="-2"/>
          <w:sz w:val="24"/>
        </w:rPr>
      </w:pPr>
      <w:r w:rsidRPr="00B3633A">
        <w:rPr>
          <w:rFonts w:ascii="Montserrat" w:hAnsi="Montserrat"/>
          <w:spacing w:val="-2"/>
          <w:sz w:val="24"/>
        </w:rPr>
        <w:t>To understand yourself, you have to ask questions about your existence.</w:t>
      </w:r>
    </w:p>
    <w:p w:rsidR="0008581E" w:rsidRPr="00B3633A" w:rsidRDefault="0008581E">
      <w:pPr>
        <w:pStyle w:val="0DraftNormal"/>
        <w:rPr>
          <w:rFonts w:ascii="Montserrat" w:hAnsi="Montserrat"/>
          <w:spacing w:val="-2"/>
          <w:sz w:val="24"/>
        </w:rPr>
      </w:pPr>
    </w:p>
    <w:p w:rsidR="0008581E" w:rsidRPr="00B3633A" w:rsidRDefault="0008581E">
      <w:pPr>
        <w:pStyle w:val="0DraftNormal"/>
        <w:rPr>
          <w:rFonts w:ascii="Montserrat" w:hAnsi="Montserrat"/>
          <w:spacing w:val="-2"/>
          <w:sz w:val="24"/>
        </w:rPr>
      </w:pPr>
      <w:r w:rsidRPr="00B3633A">
        <w:rPr>
          <w:rFonts w:ascii="Montserrat" w:hAnsi="Montserrat"/>
          <w:spacing w:val="-2"/>
          <w:sz w:val="24"/>
        </w:rPr>
        <w:t>Most importantly, you have to get answers.</w:t>
      </w:r>
    </w:p>
    <w:p w:rsidR="0008581E" w:rsidRPr="00B3633A" w:rsidRDefault="0008581E">
      <w:pPr>
        <w:pStyle w:val="0DraftNormal"/>
        <w:rPr>
          <w:rFonts w:ascii="Montserrat" w:hAnsi="Montserrat"/>
          <w:spacing w:val="-2"/>
          <w:sz w:val="24"/>
        </w:rPr>
      </w:pPr>
    </w:p>
    <w:p w:rsidR="0008581E" w:rsidRPr="00B3633A" w:rsidRDefault="0008581E">
      <w:pPr>
        <w:pStyle w:val="0DraftNormal"/>
        <w:rPr>
          <w:rFonts w:ascii="Montserrat" w:hAnsi="Montserrat"/>
          <w:spacing w:val="-2"/>
          <w:sz w:val="24"/>
        </w:rPr>
      </w:pPr>
      <w:r w:rsidRPr="00B3633A">
        <w:rPr>
          <w:rFonts w:ascii="Montserrat" w:hAnsi="Montserrat"/>
          <w:spacing w:val="-2"/>
          <w:sz w:val="24"/>
        </w:rPr>
        <w:t xml:space="preserve">Good answers. If there is a secret to all of this, it is in giving yourself good answers. This is what I call the secret of secrets. You have to be absolutely devoted to creating your divine self, totally ruthless about what you ask and what you tell yourself. Your questions and answers are your very self which you are weaving. Everything you are will be derived from this process. This is what self definition is about. </w:t>
      </w:r>
    </w:p>
    <w:p w:rsidR="0008581E" w:rsidRPr="00B3633A" w:rsidRDefault="0008581E">
      <w:pPr>
        <w:pStyle w:val="0DraftNormal"/>
        <w:rPr>
          <w:rFonts w:ascii="Montserrat" w:hAnsi="Montserrat"/>
          <w:spacing w:val="-2"/>
          <w:sz w:val="24"/>
        </w:rPr>
      </w:pPr>
    </w:p>
    <w:p w:rsidR="0008581E" w:rsidRPr="00B3633A" w:rsidRDefault="0008581E">
      <w:pPr>
        <w:pStyle w:val="0DraftNormal"/>
        <w:rPr>
          <w:rFonts w:ascii="Montserrat" w:hAnsi="Montserrat"/>
          <w:spacing w:val="-2"/>
          <w:sz w:val="24"/>
        </w:rPr>
      </w:pPr>
      <w:r w:rsidRPr="00B3633A">
        <w:rPr>
          <w:rFonts w:ascii="Montserrat" w:hAnsi="Montserrat"/>
          <w:spacing w:val="-2"/>
          <w:sz w:val="24"/>
        </w:rPr>
        <w:t>You are not alone in the world, and thus not alone in your trials. Hopefully you are not alone in your task to salvage self from doubt. You have seen both how unique and how ununique your task and you yourself are. I know that it is bewildering still, but go on, there is work to do.</w:t>
      </w:r>
    </w:p>
    <w:p w:rsidR="0008581E" w:rsidRPr="00B3633A" w:rsidRDefault="0008581E">
      <w:pPr>
        <w:pStyle w:val="0DraftNormal"/>
        <w:rPr>
          <w:rFonts w:ascii="Montserrat" w:hAnsi="Montserrat"/>
          <w:spacing w:val="-2"/>
          <w:sz w:val="24"/>
        </w:rPr>
      </w:pPr>
    </w:p>
    <w:p w:rsidR="0008581E" w:rsidRPr="00B3633A" w:rsidRDefault="0008581E">
      <w:pPr>
        <w:pStyle w:val="0DraftNormal"/>
        <w:rPr>
          <w:rFonts w:ascii="Montserrat" w:hAnsi="Montserrat"/>
          <w:spacing w:val="-2"/>
          <w:sz w:val="24"/>
        </w:rPr>
      </w:pPr>
      <w:r w:rsidRPr="00B3633A">
        <w:rPr>
          <w:rFonts w:ascii="Montserrat" w:hAnsi="Montserrat"/>
          <w:spacing w:val="-2"/>
          <w:sz w:val="24"/>
        </w:rPr>
        <w:t>There are three factors to contend with when you are questioning self and existence; faith, doubt and intuition. These tools are all important and must all be well controlled. The improper use of any of them singly or in combination can be disastrous to your being. What you believe, in full conviction; what you understand in the worst way; what you understand in the best way—all serve important roles in deciding.</w:t>
      </w:r>
    </w:p>
    <w:p w:rsidR="0008581E" w:rsidRPr="00B3633A" w:rsidRDefault="0008581E">
      <w:pPr>
        <w:pStyle w:val="0DraftNormal"/>
        <w:rPr>
          <w:rFonts w:ascii="Montserrat" w:hAnsi="Montserrat"/>
          <w:spacing w:val="-2"/>
          <w:sz w:val="24"/>
        </w:rPr>
      </w:pPr>
    </w:p>
    <w:p w:rsidR="0008581E" w:rsidRPr="00B3633A" w:rsidRDefault="0008581E">
      <w:pPr>
        <w:pStyle w:val="0DraftNormal"/>
        <w:rPr>
          <w:rFonts w:ascii="Montserrat" w:hAnsi="Montserrat"/>
          <w:spacing w:val="-2"/>
          <w:sz w:val="24"/>
        </w:rPr>
      </w:pPr>
      <w:r w:rsidRPr="00B3633A">
        <w:rPr>
          <w:rFonts w:ascii="Montserrat" w:hAnsi="Montserrat"/>
          <w:spacing w:val="-2"/>
          <w:sz w:val="24"/>
        </w:rPr>
        <w:t>All of the structure of your existence must be found in your quest for self and existence. Your structure will be personal, and as it evolves it will lead you to new questions and answers as well as confirming and reinforcing whatever answers you already have. Lack of structure in this quest is as disastrous as lack of structure in an organism. Only very simple organisms can survive without dynamic architecture.</w:t>
      </w:r>
    </w:p>
    <w:p w:rsidR="0008581E" w:rsidRPr="00B3633A" w:rsidRDefault="0008581E">
      <w:pPr>
        <w:pStyle w:val="0DraftNormal"/>
        <w:rPr>
          <w:rFonts w:ascii="Montserrat" w:hAnsi="Montserrat"/>
          <w:spacing w:val="-2"/>
          <w:sz w:val="24"/>
        </w:rPr>
      </w:pPr>
    </w:p>
    <w:p w:rsidR="0008581E" w:rsidRPr="00B3633A" w:rsidRDefault="0008581E">
      <w:pPr>
        <w:pStyle w:val="0DraftNormal"/>
        <w:rPr>
          <w:rFonts w:ascii="Montserrat" w:hAnsi="Montserrat"/>
          <w:spacing w:val="-2"/>
          <w:sz w:val="24"/>
        </w:rPr>
      </w:pPr>
      <w:r w:rsidRPr="00B3633A">
        <w:rPr>
          <w:rFonts w:ascii="Montserrat" w:hAnsi="Montserrat"/>
          <w:spacing w:val="-2"/>
          <w:sz w:val="24"/>
        </w:rPr>
        <w:t xml:space="preserve">What is the most basic example of the structure or dynamics of existence? </w:t>
      </w:r>
    </w:p>
    <w:p w:rsidR="0008581E" w:rsidRPr="00B3633A" w:rsidRDefault="0008581E">
      <w:pPr>
        <w:pStyle w:val="0DraftNormal"/>
        <w:rPr>
          <w:rFonts w:ascii="Montserrat" w:hAnsi="Montserrat"/>
          <w:spacing w:val="-2"/>
          <w:sz w:val="24"/>
        </w:rPr>
      </w:pPr>
    </w:p>
    <w:p w:rsidR="0008581E" w:rsidRPr="00B3633A" w:rsidRDefault="0008581E">
      <w:pPr>
        <w:pStyle w:val="0DraftNormal"/>
        <w:rPr>
          <w:rFonts w:ascii="Montserrat" w:hAnsi="Montserrat"/>
          <w:spacing w:val="-2"/>
          <w:sz w:val="24"/>
        </w:rPr>
      </w:pPr>
      <w:r w:rsidRPr="00B3633A">
        <w:rPr>
          <w:rFonts w:ascii="Montserrat" w:hAnsi="Montserrat"/>
          <w:spacing w:val="-2"/>
          <w:sz w:val="24"/>
        </w:rPr>
        <w:br w:type="page"/>
      </w:r>
    </w:p>
    <w:p w:rsidR="0008581E" w:rsidRPr="00B3633A" w:rsidRDefault="0008581E">
      <w:pPr>
        <w:pStyle w:val="0DraftNormal"/>
        <w:rPr>
          <w:rFonts w:ascii="Montserrat" w:hAnsi="Montserrat"/>
          <w:spacing w:val="-2"/>
          <w:sz w:val="24"/>
        </w:rPr>
      </w:pPr>
    </w:p>
    <w:p w:rsidR="0008581E" w:rsidRPr="00B3633A" w:rsidRDefault="0008581E">
      <w:pPr>
        <w:pStyle w:val="0DraftNormal"/>
        <w:rPr>
          <w:rFonts w:ascii="Montserrat" w:hAnsi="Montserrat"/>
          <w:spacing w:val="-2"/>
          <w:sz w:val="24"/>
        </w:rPr>
      </w:pPr>
      <w:r w:rsidRPr="00B3633A">
        <w:rPr>
          <w:rFonts w:ascii="Montserrat" w:hAnsi="Montserrat"/>
          <w:spacing w:val="-2"/>
          <w:sz w:val="24"/>
        </w:rPr>
        <w:t>Flesh, as a vehicle of the mind, demands intimate and abandoned commitments of the mind. Remember this. Remember that all that divides the flesh and which the flesh imparts on flesh at the hand of the mind, is part of this. All that is intimate, all that violates and separates the flesh also touches the mind. Through the mind, the spirit and the soul; will and awareness, are so touched.</w:t>
      </w:r>
    </w:p>
    <w:p w:rsidR="0008581E" w:rsidRPr="00B3633A" w:rsidRDefault="0008581E">
      <w:pPr>
        <w:pStyle w:val="0DraftNormal"/>
        <w:rPr>
          <w:rFonts w:ascii="Montserrat" w:hAnsi="Montserrat"/>
          <w:spacing w:val="-2"/>
          <w:sz w:val="24"/>
        </w:rPr>
      </w:pPr>
    </w:p>
    <w:p w:rsidR="0008581E" w:rsidRPr="00B3633A" w:rsidRDefault="0008581E">
      <w:pPr>
        <w:pStyle w:val="0DraftNormal"/>
        <w:rPr>
          <w:rFonts w:ascii="Montserrat" w:hAnsi="Montserrat"/>
          <w:spacing w:val="-2"/>
          <w:sz w:val="24"/>
        </w:rPr>
      </w:pPr>
      <w:r w:rsidRPr="00B3633A">
        <w:rPr>
          <w:rFonts w:ascii="Montserrat" w:hAnsi="Montserrat"/>
          <w:spacing w:val="-2"/>
          <w:sz w:val="24"/>
        </w:rPr>
        <w:t>We have a right to whatever we are willing to create for ourselves. People don't understand the power of ideas or that they are ideas. We live in a world where the gods can die. We live in a world where even we can die. All of us have to decide if our lives mean anything to us, and learn how we can have those lives if we value them. Don't be upset if in the place of your own interests you create something potentially great for all our kind. No one will blame you for wanting better for all of us.</w:t>
      </w:r>
    </w:p>
    <w:p w:rsidR="0008581E" w:rsidRPr="00B3633A" w:rsidRDefault="0008581E">
      <w:pPr>
        <w:pStyle w:val="0DraftNormal"/>
        <w:rPr>
          <w:rFonts w:ascii="Montserrat" w:hAnsi="Montserrat"/>
          <w:spacing w:val="-2"/>
          <w:sz w:val="24"/>
        </w:rPr>
      </w:pPr>
    </w:p>
    <w:p w:rsidR="0008581E" w:rsidRPr="00B3633A" w:rsidRDefault="0008581E">
      <w:pPr>
        <w:pStyle w:val="0DraftNormal"/>
        <w:rPr>
          <w:rFonts w:ascii="Montserrat" w:hAnsi="Montserrat"/>
          <w:spacing w:val="-2"/>
          <w:sz w:val="24"/>
        </w:rPr>
      </w:pPr>
      <w:r w:rsidRPr="00B3633A">
        <w:rPr>
          <w:rFonts w:ascii="Montserrat" w:hAnsi="Montserrat"/>
          <w:spacing w:val="-2"/>
          <w:sz w:val="24"/>
        </w:rPr>
        <w:t>They will only blame you if they really didn't want to have better and your efforts were just an irritation in their need for absolution. Some people want to know if living is worth living a hard life. Some people want to know what can make them wish they had not lived in the first place. But you do have to save yourself if you decide you are worth saving. If you decide that you yourself are worth the effort of saving. The job usually falls to those who see the problem.</w:t>
      </w:r>
    </w:p>
    <w:p w:rsidR="0008581E" w:rsidRPr="00B3633A" w:rsidRDefault="0008581E">
      <w:pPr>
        <w:pStyle w:val="0DraftNormal"/>
        <w:rPr>
          <w:rFonts w:ascii="Montserrat" w:hAnsi="Montserrat"/>
          <w:spacing w:val="-2"/>
          <w:sz w:val="24"/>
        </w:rPr>
      </w:pPr>
    </w:p>
    <w:p w:rsidR="0008581E" w:rsidRPr="00B3633A" w:rsidRDefault="0008581E">
      <w:pPr>
        <w:pStyle w:val="0DraftNormal"/>
        <w:rPr>
          <w:rFonts w:ascii="Montserrat" w:hAnsi="Montserrat"/>
          <w:spacing w:val="-2"/>
          <w:sz w:val="24"/>
        </w:rPr>
      </w:pPr>
      <w:r w:rsidRPr="00B3633A">
        <w:rPr>
          <w:rFonts w:ascii="Montserrat" w:hAnsi="Montserrat"/>
          <w:spacing w:val="-2"/>
          <w:sz w:val="24"/>
        </w:rPr>
        <w:t xml:space="preserve">We are like children, making the rules to our own games, and measuring ourselves by how well we adapt and function under these rules. But, what I think is that the rules are only a tool; a way to place context and consequence on our actions. It suggests an odd idea. Existence is not bound by rules, but experience is. Existing is making one's own rules for one's own reasons. In fact, rules don't even seem like the right concept; designs, ideas, patterns, all serve, since the point of existence deals with seeking definition. </w:t>
      </w:r>
    </w:p>
    <w:p w:rsidR="0008581E" w:rsidRPr="00B3633A" w:rsidRDefault="0008581E">
      <w:pPr>
        <w:pStyle w:val="0DraftNormal"/>
        <w:rPr>
          <w:rFonts w:ascii="Montserrat" w:hAnsi="Montserrat"/>
          <w:spacing w:val="-2"/>
          <w:sz w:val="24"/>
        </w:rPr>
      </w:pPr>
    </w:p>
    <w:p w:rsidR="0008581E" w:rsidRPr="00B3633A" w:rsidRDefault="0008581E">
      <w:pPr>
        <w:pStyle w:val="0DraftNormal"/>
        <w:rPr>
          <w:rFonts w:ascii="Montserrat" w:hAnsi="Montserrat"/>
          <w:spacing w:val="-2"/>
          <w:sz w:val="24"/>
        </w:rPr>
      </w:pPr>
      <w:r w:rsidRPr="00B3633A">
        <w:rPr>
          <w:rFonts w:ascii="Montserrat" w:hAnsi="Montserrat"/>
          <w:spacing w:val="-2"/>
          <w:sz w:val="24"/>
        </w:rPr>
        <w:t xml:space="preserve">One of the things that has always bothered us is the fact that when we begin our lives there is not handbook explaining what we are and what we are supposed to be doing. We grow up being told what other people have decided and being asked to accept other people's opinions on what this all means. Most often, we are conditioned to accept that the rules of the game are more important than the players. However, any child will tell you that a game is meaningless if no one wants to play it. Add to that the fact that any game which has pointless or insufferable rules will quickly loose the interest and support or the players, if not the players themselves. Our game is rather interesting. The rules really suck and one of them is that you have to play or you will be denied the option of playing any game at all. You begin the game by learning that everybody loses in the end, and the only alternative to losing the game is to lose it even quicker. Even the best players ultimately lose. And the very worst thing you can do is to try to change the game, its rules, or yourself outside of what the rules allow. The only nice aspect of this game is that you are allowed to have your own little games within it, so long as these games do not conflict with or contradict the main game itself. </w:t>
      </w:r>
    </w:p>
    <w:p w:rsidR="0008581E" w:rsidRPr="00B3633A" w:rsidRDefault="0008581E">
      <w:pPr>
        <w:pStyle w:val="0DraftNormal"/>
        <w:rPr>
          <w:rFonts w:ascii="Montserrat" w:hAnsi="Montserrat"/>
          <w:spacing w:val="-2"/>
          <w:sz w:val="24"/>
        </w:rPr>
      </w:pPr>
    </w:p>
    <w:p w:rsidR="0008581E" w:rsidRPr="00B3633A" w:rsidRDefault="0008581E">
      <w:pPr>
        <w:pStyle w:val="0DraftNormal"/>
        <w:rPr>
          <w:rFonts w:ascii="Montserrat" w:hAnsi="Montserrat"/>
          <w:spacing w:val="-2"/>
          <w:sz w:val="24"/>
        </w:rPr>
      </w:pPr>
      <w:r w:rsidRPr="00B3633A">
        <w:rPr>
          <w:rFonts w:ascii="Montserrat" w:hAnsi="Montserrat"/>
          <w:spacing w:val="-2"/>
          <w:sz w:val="24"/>
        </w:rPr>
        <w:t xml:space="preserve">But, that is just another opinion, and should be registered as such. </w:t>
      </w:r>
    </w:p>
    <w:p w:rsidR="0008581E" w:rsidRPr="00B3633A" w:rsidRDefault="0008581E">
      <w:pPr>
        <w:pStyle w:val="0DraftNormal"/>
        <w:rPr>
          <w:rFonts w:ascii="Montserrat" w:hAnsi="Montserrat"/>
          <w:spacing w:val="-2"/>
          <w:sz w:val="24"/>
        </w:rPr>
      </w:pPr>
    </w:p>
    <w:p w:rsidR="0008581E" w:rsidRPr="00B3633A" w:rsidRDefault="0008581E">
      <w:pPr>
        <w:pStyle w:val="0DraftNormal"/>
        <w:rPr>
          <w:rFonts w:ascii="Montserrat" w:hAnsi="Montserrat"/>
          <w:spacing w:val="-2"/>
          <w:sz w:val="24"/>
        </w:rPr>
      </w:pPr>
      <w:r w:rsidRPr="00B3633A">
        <w:rPr>
          <w:rFonts w:ascii="Montserrat" w:hAnsi="Montserrat"/>
          <w:spacing w:val="-2"/>
          <w:sz w:val="24"/>
        </w:rPr>
        <w:t xml:space="preserve">Regardless of what game we are playing with our existence, our existence itself is there just the same. That is what is important. Some of us are not really playing games. Some of us are actually existing; in spite of the games. Until thinking is outlawed in this game, we have a right to be concerned with our existing and where we are going with it. Thinking, if it ever is made against the rules, will become the sole asset of those who are forced to oppose the game; which would put the gamers at a great disadvantage in keeping their game alive. </w:t>
      </w:r>
    </w:p>
    <w:p w:rsidR="0008581E" w:rsidRPr="00B3633A" w:rsidRDefault="0008581E">
      <w:pPr>
        <w:pStyle w:val="0DraftNormal"/>
        <w:rPr>
          <w:rFonts w:ascii="Montserrat" w:hAnsi="Montserrat"/>
          <w:spacing w:val="-2"/>
          <w:sz w:val="24"/>
        </w:rPr>
      </w:pPr>
    </w:p>
    <w:p w:rsidR="0008581E" w:rsidRPr="00B3633A" w:rsidRDefault="0008581E">
      <w:pPr>
        <w:pStyle w:val="0DraftNormal"/>
        <w:rPr>
          <w:rFonts w:ascii="Montserrat" w:hAnsi="Montserrat"/>
          <w:spacing w:val="-2"/>
          <w:sz w:val="24"/>
        </w:rPr>
      </w:pPr>
      <w:r w:rsidRPr="00B3633A">
        <w:rPr>
          <w:rFonts w:ascii="Montserrat" w:hAnsi="Montserrat"/>
          <w:spacing w:val="-2"/>
          <w:sz w:val="24"/>
        </w:rPr>
        <w:t xml:space="preserve">Even from within a situation as disadvantageous to evolution as such a game, there are things to learn that apply to evolution. Perhaps because it is in our nature that we tend to see what we are forced to confront better than what we are not, one of the things we see in our world is pattern decay. A living pattern that is growing is very self maintaining. It can still become distorted, but for the most part, it doesn't fall apart as easily as a non living pattern. A house, or a society, begins brand new and clean. As people move through it though, a certain amount of debris begins to collect that has to be confronted and dealt with constantly or it soon overwhelms the edifice and begins to choke the inhabitants. When the members of the establishment are determined and responsible to the edifice, they maintain the patterns, and it remains close to the original expression. If the maintenance is slack, then chaos inevitable takes over. In the mystery of existence, this is found in the decay of transmitted signals; they have to be boosted and reinforced to carry further. Mountains crumble, deserts grow, rivers grow clogged with silt or pollution. Stars grow dim or explode. Words, ideas, games lose their meaning. </w:t>
      </w:r>
    </w:p>
    <w:p w:rsidR="0008581E" w:rsidRPr="00B3633A" w:rsidRDefault="0008581E">
      <w:pPr>
        <w:pStyle w:val="0DraftNormal"/>
        <w:rPr>
          <w:rFonts w:ascii="Montserrat" w:hAnsi="Montserrat"/>
          <w:spacing w:val="-2"/>
          <w:sz w:val="24"/>
        </w:rPr>
      </w:pPr>
    </w:p>
    <w:p w:rsidR="0008581E" w:rsidRPr="00B3633A" w:rsidRDefault="0008581E">
      <w:pPr>
        <w:pStyle w:val="0DraftNormal"/>
        <w:rPr>
          <w:rFonts w:ascii="Montserrat" w:hAnsi="Montserrat"/>
          <w:spacing w:val="-2"/>
          <w:sz w:val="24"/>
        </w:rPr>
      </w:pPr>
      <w:r w:rsidRPr="00B3633A">
        <w:rPr>
          <w:rFonts w:ascii="Montserrat" w:hAnsi="Montserrat"/>
          <w:spacing w:val="-2"/>
          <w:sz w:val="24"/>
        </w:rPr>
        <w:t>Memory fades.</w:t>
      </w:r>
    </w:p>
    <w:p w:rsidR="0008581E" w:rsidRPr="00B3633A" w:rsidRDefault="0008581E">
      <w:pPr>
        <w:pStyle w:val="0DraftNormal"/>
        <w:rPr>
          <w:rFonts w:ascii="Montserrat" w:hAnsi="Montserrat"/>
          <w:spacing w:val="-2"/>
          <w:sz w:val="24"/>
        </w:rPr>
      </w:pPr>
    </w:p>
    <w:p w:rsidR="0008581E" w:rsidRPr="00B3633A" w:rsidRDefault="0008581E">
      <w:pPr>
        <w:pStyle w:val="0DraftNormal"/>
        <w:rPr>
          <w:rFonts w:ascii="Montserrat" w:hAnsi="Montserrat"/>
          <w:spacing w:val="-2"/>
          <w:sz w:val="24"/>
        </w:rPr>
      </w:pPr>
      <w:r w:rsidRPr="00B3633A">
        <w:rPr>
          <w:rFonts w:ascii="Montserrat" w:hAnsi="Montserrat"/>
          <w:spacing w:val="-2"/>
          <w:sz w:val="24"/>
        </w:rPr>
        <w:t xml:space="preserve">Anything which once exists in a deliberate form eventually becomes random and hazy. This is why the new replaces the old. Because the old stops being really alive. We see entropy; degeneration of the patterns that we worked so hard to establish. Do we want this to happen to us? To humanity? It doesn't matter how hard you try to hold on to something; if you don't use it, you lose it. Yourself included. It is impossible to hold on, but it is not impossible to go on. To stay alive, you have to keep moving. You have to keep recreating yourself; renewing each gesture and affectation. The best way to keep life is to keep living life. The best way to keep living life is to keep growing. Not literally in an organic amassing; but a constant refinement and exploration. The organism is growing to achieve a temporary design of adulthood. In doing so it rushes past the marvelous condition of childhood. As much as adulthood has the purpose of reproduction to renew the race, there are no provisions to renew the individual. But the individual is the heart of existence. To live, the race has to keep replacing its heart. </w:t>
      </w:r>
    </w:p>
    <w:p w:rsidR="0008581E" w:rsidRPr="00B3633A" w:rsidRDefault="0008581E">
      <w:pPr>
        <w:pStyle w:val="0DraftNormal"/>
        <w:rPr>
          <w:rFonts w:ascii="Montserrat" w:hAnsi="Montserrat"/>
          <w:spacing w:val="-2"/>
          <w:sz w:val="24"/>
        </w:rPr>
      </w:pPr>
    </w:p>
    <w:p w:rsidR="0008581E" w:rsidRPr="00B3633A" w:rsidRDefault="0008581E">
      <w:pPr>
        <w:pStyle w:val="0DraftNormal"/>
        <w:rPr>
          <w:rFonts w:ascii="Montserrat" w:hAnsi="Montserrat"/>
          <w:spacing w:val="-2"/>
          <w:sz w:val="24"/>
        </w:rPr>
      </w:pPr>
      <w:r w:rsidRPr="00B3633A">
        <w:rPr>
          <w:rFonts w:ascii="Montserrat" w:hAnsi="Montserrat"/>
          <w:spacing w:val="-2"/>
          <w:sz w:val="24"/>
        </w:rPr>
        <w:t xml:space="preserve">But an individual comes so close to really being alive. The individual holds all of the experience gained from existing, and the individual takes it all with them when the individual decays. Which is a shame. Granted experience is in the past, but that passing experience is the seed of greater and more refined experiences to come. Why does all our sophistication have to die? Especially when sophistication is what the world needs to really grow; what the race needs to grow. </w:t>
      </w:r>
    </w:p>
    <w:p w:rsidR="0008581E" w:rsidRPr="00B3633A" w:rsidRDefault="0008581E">
      <w:pPr>
        <w:pStyle w:val="0DraftNormal"/>
        <w:rPr>
          <w:rFonts w:ascii="Montserrat" w:hAnsi="Montserrat"/>
          <w:spacing w:val="-2"/>
          <w:sz w:val="24"/>
        </w:rPr>
      </w:pPr>
    </w:p>
    <w:p w:rsidR="0008581E" w:rsidRPr="00B3633A" w:rsidRDefault="0008581E">
      <w:pPr>
        <w:pStyle w:val="0DraftNormal"/>
        <w:rPr>
          <w:rFonts w:ascii="Montserrat" w:hAnsi="Montserrat"/>
          <w:spacing w:val="-2"/>
          <w:sz w:val="24"/>
        </w:rPr>
      </w:pPr>
      <w:r w:rsidRPr="00B3633A">
        <w:rPr>
          <w:rFonts w:ascii="Montserrat" w:hAnsi="Montserrat"/>
          <w:spacing w:val="-2"/>
          <w:sz w:val="24"/>
        </w:rPr>
        <w:t>But this is enough diatribe for the present. I shouldn't have to convince anyone. The answers, and the questions, are all there. It's my life. It's your life. I have to live mine, and you have to live yours. Some day we will have a world worth living in, if we have to create it from scratch.</w:t>
      </w:r>
    </w:p>
    <w:p w:rsidR="0008581E" w:rsidRPr="00B3633A" w:rsidRDefault="0008581E">
      <w:pPr>
        <w:pStyle w:val="0DraftNormal"/>
        <w:rPr>
          <w:rFonts w:ascii="Montserrat" w:hAnsi="Montserrat"/>
          <w:spacing w:val="-2"/>
          <w:sz w:val="24"/>
        </w:rPr>
      </w:pPr>
    </w:p>
    <w:p w:rsidR="0008581E" w:rsidRPr="00B3633A" w:rsidRDefault="0008581E">
      <w:pPr>
        <w:pStyle w:val="0DraftNormal"/>
        <w:rPr>
          <w:rFonts w:ascii="Montserrat" w:hAnsi="Montserrat"/>
          <w:spacing w:val="-2"/>
          <w:sz w:val="24"/>
        </w:rPr>
      </w:pPr>
      <w:r w:rsidRPr="00B3633A">
        <w:rPr>
          <w:rFonts w:ascii="Montserrat" w:hAnsi="Montserrat"/>
          <w:spacing w:val="-2"/>
          <w:sz w:val="24"/>
        </w:rPr>
        <w:t>All of your points are excellent. They are intelligent and sensibly self interested. We are all alone in the world and our experience in it starts woefully late in the picture. We have to wade through generations of myths and so called histories, when in reality there is no more reason to believe anything anyone says about reality than there is to believe the ridiculous notion that it just happened. However, the puzzle is fantastically big. Where do you begin trying to figure out what really is what it is supposed to be? I know this sounds pessimistic, but why do we believe anything at all? Even the proof of science has to be taken on faith most of the time simply because most of us will never have the training, time or access to the proper tools to conduct the experiments which are supposed to PROVE how right scientific interpretations of reality are. If you really want to know, one way or the other, don't believe any of it. Just ask questions. think. It's all we really have anyway. Unless you make your own true and dedicated effort, you are just buying a story any way you choose to go.</w:t>
      </w:r>
    </w:p>
    <w:p w:rsidR="0008581E" w:rsidRPr="00B3633A" w:rsidRDefault="0008581E">
      <w:pPr>
        <w:pStyle w:val="0DraftNormal"/>
        <w:rPr>
          <w:rFonts w:ascii="Montserrat" w:hAnsi="Montserrat"/>
          <w:spacing w:val="-2"/>
          <w:sz w:val="24"/>
        </w:rPr>
      </w:pPr>
    </w:p>
    <w:p w:rsidR="0008581E" w:rsidRPr="00B3633A" w:rsidRDefault="0008581E">
      <w:pPr>
        <w:pStyle w:val="0DraftNormal"/>
        <w:rPr>
          <w:rFonts w:ascii="Montserrat" w:hAnsi="Montserrat"/>
          <w:spacing w:val="-2"/>
          <w:sz w:val="24"/>
        </w:rPr>
      </w:pPr>
      <w:r w:rsidRPr="00B3633A">
        <w:rPr>
          <w:rFonts w:ascii="Montserrat" w:hAnsi="Montserrat"/>
          <w:spacing w:val="-2"/>
          <w:sz w:val="24"/>
        </w:rPr>
        <w:br w:type="page"/>
      </w:r>
    </w:p>
    <w:p w:rsidR="0008581E" w:rsidRPr="00B3633A" w:rsidRDefault="0008581E">
      <w:pPr>
        <w:pStyle w:val="0DraftNormal"/>
        <w:rPr>
          <w:rFonts w:ascii="Montserrat" w:hAnsi="Montserrat"/>
          <w:spacing w:val="-2"/>
          <w:sz w:val="24"/>
        </w:rPr>
      </w:pPr>
    </w:p>
    <w:p w:rsidR="0008581E" w:rsidRPr="00B3633A" w:rsidRDefault="0008581E">
      <w:pPr>
        <w:pStyle w:val="0DraftNormal"/>
        <w:rPr>
          <w:rFonts w:ascii="Montserrat" w:hAnsi="Montserrat"/>
          <w:spacing w:val="-2"/>
          <w:sz w:val="24"/>
        </w:rPr>
      </w:pPr>
      <w:r w:rsidRPr="00B3633A">
        <w:rPr>
          <w:rFonts w:ascii="Montserrat" w:hAnsi="Montserrat"/>
          <w:spacing w:val="-2"/>
          <w:sz w:val="24"/>
        </w:rPr>
        <w:t xml:space="preserve">There is more to this—existing—than meets the eye. </w:t>
      </w:r>
    </w:p>
    <w:p w:rsidR="0008581E" w:rsidRPr="00B3633A" w:rsidRDefault="0008581E">
      <w:pPr>
        <w:pStyle w:val="0DraftNormal"/>
        <w:rPr>
          <w:rFonts w:ascii="Montserrat" w:hAnsi="Montserrat"/>
          <w:spacing w:val="-2"/>
          <w:sz w:val="24"/>
        </w:rPr>
      </w:pPr>
    </w:p>
    <w:p w:rsidR="0008581E" w:rsidRPr="00B3633A" w:rsidRDefault="0008581E">
      <w:pPr>
        <w:pStyle w:val="0DraftNormal"/>
        <w:rPr>
          <w:rFonts w:ascii="Montserrat" w:hAnsi="Montserrat"/>
          <w:spacing w:val="-2"/>
          <w:sz w:val="24"/>
        </w:rPr>
      </w:pPr>
      <w:r w:rsidRPr="00B3633A">
        <w:rPr>
          <w:rFonts w:ascii="Montserrat" w:hAnsi="Montserrat"/>
          <w:spacing w:val="-2"/>
          <w:sz w:val="24"/>
        </w:rPr>
        <w:t>Is there existence merely because existing has a way of affirming and asserting itself?</w:t>
      </w:r>
    </w:p>
    <w:p w:rsidR="0008581E" w:rsidRPr="00B3633A" w:rsidRDefault="0008581E">
      <w:pPr>
        <w:pStyle w:val="0DraftNormal"/>
        <w:rPr>
          <w:rFonts w:ascii="Montserrat" w:hAnsi="Montserrat"/>
          <w:spacing w:val="-2"/>
          <w:sz w:val="24"/>
        </w:rPr>
      </w:pPr>
    </w:p>
    <w:p w:rsidR="0008581E" w:rsidRPr="00B3633A" w:rsidRDefault="0008581E">
      <w:pPr>
        <w:pStyle w:val="0DraftNormal"/>
        <w:rPr>
          <w:rFonts w:ascii="Montserrat" w:hAnsi="Montserrat"/>
          <w:spacing w:val="-2"/>
          <w:sz w:val="24"/>
        </w:rPr>
      </w:pPr>
      <w:r w:rsidRPr="00B3633A">
        <w:rPr>
          <w:rFonts w:ascii="Montserrat" w:hAnsi="Montserrat"/>
          <w:spacing w:val="-2"/>
          <w:sz w:val="24"/>
        </w:rPr>
        <w:t>Is there anything that is not existing that is itself valid? Is there anything precursive or external to existing?</w:t>
      </w:r>
    </w:p>
    <w:p w:rsidR="0008581E" w:rsidRPr="00B3633A" w:rsidRDefault="0008581E">
      <w:pPr>
        <w:pStyle w:val="0DraftNormal"/>
        <w:rPr>
          <w:rFonts w:ascii="Montserrat" w:hAnsi="Montserrat"/>
          <w:spacing w:val="-2"/>
          <w:sz w:val="24"/>
        </w:rPr>
      </w:pPr>
    </w:p>
    <w:p w:rsidR="0008581E" w:rsidRPr="00B3633A" w:rsidRDefault="0008581E">
      <w:pPr>
        <w:pStyle w:val="0DraftNormal"/>
        <w:rPr>
          <w:rFonts w:ascii="Montserrat" w:hAnsi="Montserrat"/>
          <w:spacing w:val="-2"/>
          <w:sz w:val="24"/>
        </w:rPr>
      </w:pPr>
      <w:r w:rsidRPr="00B3633A">
        <w:rPr>
          <w:rFonts w:ascii="Montserrat" w:hAnsi="Montserrat"/>
          <w:spacing w:val="-2"/>
          <w:sz w:val="24"/>
        </w:rPr>
        <w:t>If existence is all there is, does it make any sense for our existence to be virtual and illusive? If existence itself is just an illusion, is there anything that is otherwise real? The idea of appreciating what you have and not wasting it or throwing it away for what you do not have has been used to prevent people from striving to take control of their lives, but does the advice apply to existing—cherishing this state and striving not to trade it away for something that is not existence? Or is it all just words, and we are really missing the point?</w:t>
      </w:r>
    </w:p>
    <w:p w:rsidR="0008581E" w:rsidRPr="00B3633A" w:rsidRDefault="0008581E">
      <w:pPr>
        <w:pStyle w:val="0DraftNormal"/>
        <w:rPr>
          <w:rFonts w:ascii="Montserrat" w:hAnsi="Montserrat"/>
          <w:spacing w:val="-2"/>
          <w:sz w:val="24"/>
        </w:rPr>
      </w:pPr>
    </w:p>
    <w:p w:rsidR="0008581E" w:rsidRPr="00B3633A" w:rsidRDefault="0008581E">
      <w:pPr>
        <w:pStyle w:val="0DraftNormal"/>
        <w:rPr>
          <w:rFonts w:ascii="Montserrat" w:hAnsi="Montserrat"/>
          <w:spacing w:val="-2"/>
          <w:sz w:val="24"/>
        </w:rPr>
      </w:pPr>
      <w:r w:rsidRPr="00B3633A">
        <w:rPr>
          <w:rFonts w:ascii="Montserrat" w:hAnsi="Montserrat"/>
          <w:spacing w:val="-2"/>
          <w:sz w:val="24"/>
        </w:rPr>
        <w:t>I have tried to find a way to seize the means to master my own existence; choosing this as the most worthy endeavor. I already understand the spice of life, and the paradox. I have yet to conceive of a wider arena in which to grow and participate. I do not limit myself of my interests in the world as I have encountered it, but have sought to reach into the more extraordinary concourses and viaducts of being. Indeed, if just basic survival in such a taxing world as this were not so antagonistic to personal development, I would have opened doors only dreamed of in our lives. There is too much holding on to really be able to let go and embrace the possibilities.</w:t>
      </w:r>
    </w:p>
    <w:p w:rsidR="0008581E" w:rsidRPr="00B3633A" w:rsidRDefault="0008581E">
      <w:pPr>
        <w:pStyle w:val="0DraftNormal"/>
        <w:rPr>
          <w:rFonts w:ascii="Montserrat" w:hAnsi="Montserrat"/>
          <w:spacing w:val="-2"/>
          <w:sz w:val="24"/>
        </w:rPr>
      </w:pPr>
    </w:p>
    <w:p w:rsidR="0008581E" w:rsidRPr="00B3633A" w:rsidRDefault="0008581E">
      <w:pPr>
        <w:pStyle w:val="0DraftNormal"/>
        <w:rPr>
          <w:rFonts w:ascii="Montserrat" w:hAnsi="Montserrat"/>
          <w:spacing w:val="-2"/>
          <w:sz w:val="24"/>
        </w:rPr>
      </w:pPr>
      <w:r w:rsidRPr="00B3633A">
        <w:rPr>
          <w:rFonts w:ascii="Montserrat" w:hAnsi="Montserrat"/>
          <w:spacing w:val="-2"/>
          <w:sz w:val="24"/>
        </w:rPr>
        <w:t>Yes, I have entertained doubt. Out of respect to the idea that I may not be the clearest sighted or the surest minded. With the limited experience at my command I have achieved answers to questions that, in spite of doubt, confirm the intuition I have always had about the possibilities of existing. In my pursuit of these answers, I have staked my assets on accuracy of thought and action. I have had to blaze new areas of information, and have refined the information I have found. I have tended to find my own answers before finding them echoed by the world. If what I am learning is to be invested in, then existence is shaped by the available information and it is the integrity of this information that creates the integrity of existence. Existence can be altered and upgraded simply by positing new, more accurate and applicable models.</w:t>
      </w:r>
    </w:p>
    <w:p w:rsidR="0008581E" w:rsidRPr="00B3633A" w:rsidRDefault="0008581E">
      <w:pPr>
        <w:pStyle w:val="0DraftNormal"/>
        <w:rPr>
          <w:rFonts w:ascii="Montserrat" w:hAnsi="Montserrat"/>
          <w:spacing w:val="-2"/>
          <w:sz w:val="24"/>
        </w:rPr>
      </w:pPr>
    </w:p>
    <w:p w:rsidR="0008581E" w:rsidRPr="00B3633A" w:rsidRDefault="0008581E">
      <w:pPr>
        <w:pStyle w:val="0DraftNormal"/>
        <w:rPr>
          <w:rFonts w:ascii="Montserrat" w:hAnsi="Montserrat"/>
          <w:spacing w:val="-2"/>
          <w:sz w:val="24"/>
        </w:rPr>
      </w:pPr>
      <w:r w:rsidRPr="00B3633A">
        <w:rPr>
          <w:rFonts w:ascii="Montserrat" w:hAnsi="Montserrat"/>
          <w:spacing w:val="-2"/>
          <w:sz w:val="24"/>
        </w:rPr>
        <w:t xml:space="preserve">Existence is not an absolute, but more of a very coherent dream. We are the dreamers and the dream. Or as I like to think, the artists and the art. There are many ways to pose this same idea; the thinker and the thought, has a special ring that should strike chords in anyone, simply because it is accurate, and may well be true. Ideas like these do not ask for fear, but that people consider very carefully what dreams, art and thoughts are—with such influence upon existence. </w:t>
      </w:r>
    </w:p>
    <w:p w:rsidR="0008581E" w:rsidRPr="00B3633A" w:rsidRDefault="0008581E">
      <w:pPr>
        <w:pStyle w:val="0DraftNormal"/>
        <w:rPr>
          <w:rFonts w:ascii="Montserrat" w:hAnsi="Montserrat"/>
          <w:spacing w:val="-2"/>
          <w:sz w:val="24"/>
        </w:rPr>
      </w:pPr>
    </w:p>
    <w:p w:rsidR="0008581E" w:rsidRPr="00B3633A" w:rsidRDefault="0008581E">
      <w:pPr>
        <w:pStyle w:val="0DraftNormal"/>
        <w:rPr>
          <w:rFonts w:ascii="Montserrat" w:hAnsi="Montserrat"/>
          <w:spacing w:val="-2"/>
          <w:sz w:val="24"/>
        </w:rPr>
      </w:pPr>
      <w:r w:rsidRPr="00B3633A">
        <w:rPr>
          <w:rFonts w:ascii="Montserrat" w:hAnsi="Montserrat"/>
          <w:spacing w:val="-2"/>
          <w:sz w:val="24"/>
        </w:rPr>
        <w:t>There are so many paradoxical aspects to the basic perspective of being. Is this all the creation of something from nothing? Is this actually the distinction of something from everything? Is this the recognition of things that were always there, just unrecognized and overlooked? Is this just self, and the expression of self? Is information just there, or is it created for the use and then discarded? Where is the true initiative in existence; which things are side effects and which things are primary causes? Are we decisive creatures or reactive creatures? Meaning, do we initiate, or are we initiated? Or are we self initiating? Have we perhaps gotten ourselves too tangled in our rules (our game), and been forced to stop and decide if we value our rules (our game) more than we value ourselves? Or have we suddenly realized that the rules were so twisted that we were supposed to realize that they were just ideas and that we could outgrow them and live by our own? Whatever the question, it all boils down to making a choice. In that case, perhaps we should try to make it an informed choice.</w:t>
      </w:r>
    </w:p>
    <w:p w:rsidR="0008581E" w:rsidRPr="00B3633A" w:rsidRDefault="0008581E">
      <w:pPr>
        <w:pStyle w:val="0DraftNormal"/>
        <w:rPr>
          <w:rFonts w:ascii="Montserrat" w:hAnsi="Montserrat"/>
          <w:spacing w:val="-2"/>
          <w:sz w:val="24"/>
        </w:rPr>
      </w:pPr>
    </w:p>
    <w:p w:rsidR="0008581E" w:rsidRPr="00B3633A" w:rsidRDefault="0008581E">
      <w:pPr>
        <w:pStyle w:val="0DraftNormal"/>
        <w:rPr>
          <w:rFonts w:ascii="Montserrat" w:hAnsi="Montserrat"/>
          <w:spacing w:val="-2"/>
          <w:sz w:val="24"/>
        </w:rPr>
      </w:pPr>
      <w:r w:rsidRPr="00B3633A">
        <w:rPr>
          <w:rFonts w:ascii="Montserrat" w:hAnsi="Montserrat"/>
          <w:spacing w:val="-2"/>
          <w:sz w:val="24"/>
        </w:rPr>
        <w:t>In seeking accuracy in my comprehension of the mystery of existing, I have made certain distinctions in the use of concepts I have found which most closely relate to the essence of these things. Dimension, as I do and will use the concept, refers solely to the order of complexity possible to represent in terms of the given subject. Mediums refer to the special continuities or spheres of representation that host existence and its aspects. Basically I am asking for strict discrimination of things into more accurate spheres. Time is a measure of a continuity of transitions—changes in state or resolution of actions or events. Space is a continuity of objective and representational constructs and details. The interaction of spatial and temporal mediums results in a dynamic arena of objective transformations. Other mediums to consider are awareness/intent, structure/implement, interpretation/articulation, and perception/association; which I usually sum up as the medium of mind. The medium is the operating system and the dimension is the operational parameter. For convenience, each dimension in progression introduces a counter intuitive break away from the expressed possibilities. In spatial terms the number of optional vectors increases drastically by dimension. At a point, there is only position that can be defined. But that is too much to go into at this time. The point is, it helps one understand things if one remains true to the distinction of a concept. Otherwise, everything muddles out into an indecipherable sameness.</w:t>
      </w:r>
    </w:p>
    <w:p w:rsidR="0008581E" w:rsidRPr="00B3633A" w:rsidRDefault="0008581E">
      <w:pPr>
        <w:pStyle w:val="0DraftNormal"/>
        <w:rPr>
          <w:rFonts w:ascii="Montserrat" w:hAnsi="Montserrat"/>
          <w:spacing w:val="-2"/>
          <w:sz w:val="24"/>
        </w:rPr>
      </w:pPr>
    </w:p>
    <w:p w:rsidR="0008581E" w:rsidRPr="00B3633A" w:rsidRDefault="0008581E">
      <w:pPr>
        <w:pStyle w:val="0DraftNormal"/>
        <w:rPr>
          <w:rFonts w:ascii="Montserrat" w:hAnsi="Montserrat"/>
          <w:spacing w:val="-2"/>
          <w:sz w:val="24"/>
        </w:rPr>
      </w:pPr>
      <w:r w:rsidRPr="00B3633A">
        <w:rPr>
          <w:rFonts w:ascii="Montserrat" w:hAnsi="Montserrat"/>
          <w:spacing w:val="-2"/>
          <w:sz w:val="24"/>
        </w:rPr>
        <w:t>Our world is distinct because we make distinctions through our perceptions. There is a lot more to our world than just three dimensions of spacial relativity and one dimension of temporal continuity. We hear, we feel, we see. Our perception is broken into special relativities which we coordinate through our attention so that we can comprehend and interact with it.</w:t>
      </w:r>
    </w:p>
    <w:p w:rsidR="0008581E" w:rsidRPr="00B3633A" w:rsidRDefault="0008581E">
      <w:pPr>
        <w:pStyle w:val="0DraftNormal"/>
        <w:rPr>
          <w:rFonts w:ascii="Montserrat" w:hAnsi="Montserrat"/>
          <w:spacing w:val="-2"/>
          <w:sz w:val="24"/>
        </w:rPr>
      </w:pPr>
    </w:p>
    <w:p w:rsidR="0008581E" w:rsidRPr="00B3633A" w:rsidRDefault="0008581E">
      <w:pPr>
        <w:pStyle w:val="0DraftNormal"/>
        <w:rPr>
          <w:rFonts w:ascii="Montserrat" w:hAnsi="Montserrat"/>
          <w:spacing w:val="-2"/>
          <w:sz w:val="24"/>
        </w:rPr>
      </w:pPr>
      <w:r w:rsidRPr="00B3633A">
        <w:rPr>
          <w:rFonts w:ascii="Montserrat" w:hAnsi="Montserrat"/>
          <w:spacing w:val="-2"/>
          <w:sz w:val="24"/>
        </w:rPr>
        <w:br w:type="page"/>
      </w:r>
    </w:p>
    <w:p w:rsidR="0008581E" w:rsidRPr="00B3633A" w:rsidRDefault="0008581E">
      <w:pPr>
        <w:pStyle w:val="0DraftNormal"/>
        <w:rPr>
          <w:rFonts w:ascii="Montserrat" w:hAnsi="Montserrat"/>
          <w:spacing w:val="-2"/>
          <w:sz w:val="24"/>
        </w:rPr>
      </w:pPr>
    </w:p>
    <w:p w:rsidR="0008581E" w:rsidRPr="00B3633A" w:rsidRDefault="0008581E">
      <w:pPr>
        <w:pStyle w:val="0DraftNormal"/>
        <w:rPr>
          <w:rFonts w:ascii="Montserrat" w:hAnsi="Montserrat"/>
          <w:spacing w:val="-2"/>
          <w:sz w:val="24"/>
        </w:rPr>
      </w:pPr>
      <w:r w:rsidRPr="00B3633A">
        <w:rPr>
          <w:rFonts w:ascii="Montserrat" w:hAnsi="Montserrat"/>
          <w:spacing w:val="-2"/>
          <w:sz w:val="24"/>
        </w:rPr>
        <w:t>awareness</w:t>
      </w:r>
    </w:p>
    <w:p w:rsidR="0008581E" w:rsidRPr="00B3633A" w:rsidRDefault="0008581E">
      <w:pPr>
        <w:pStyle w:val="0DraftNormal"/>
        <w:rPr>
          <w:rFonts w:ascii="Montserrat" w:hAnsi="Montserrat"/>
          <w:spacing w:val="-2"/>
          <w:sz w:val="24"/>
        </w:rPr>
      </w:pPr>
    </w:p>
    <w:p w:rsidR="0008581E" w:rsidRPr="00B3633A" w:rsidRDefault="0008581E">
      <w:pPr>
        <w:pStyle w:val="0DraftNormal"/>
        <w:rPr>
          <w:rFonts w:ascii="Montserrat" w:hAnsi="Montserrat"/>
          <w:spacing w:val="-2"/>
          <w:sz w:val="24"/>
        </w:rPr>
      </w:pPr>
      <w:r w:rsidRPr="00B3633A">
        <w:rPr>
          <w:rFonts w:ascii="Montserrat" w:hAnsi="Montserrat"/>
          <w:spacing w:val="-2"/>
          <w:sz w:val="24"/>
        </w:rPr>
        <w:t>attention; the capacity to achieve and maintain a continuous or coherent awareness of one's environment or world.</w:t>
      </w:r>
    </w:p>
    <w:p w:rsidR="0008581E" w:rsidRPr="00B3633A" w:rsidRDefault="0008581E">
      <w:pPr>
        <w:pStyle w:val="0DraftNormal"/>
        <w:rPr>
          <w:rFonts w:ascii="Montserrat" w:hAnsi="Montserrat"/>
          <w:spacing w:val="-2"/>
          <w:sz w:val="24"/>
        </w:rPr>
      </w:pPr>
    </w:p>
    <w:p w:rsidR="0008581E" w:rsidRPr="00B3633A" w:rsidRDefault="0008581E">
      <w:pPr>
        <w:pStyle w:val="0DraftNormal"/>
        <w:rPr>
          <w:rFonts w:ascii="Montserrat" w:hAnsi="Montserrat"/>
          <w:spacing w:val="-2"/>
          <w:sz w:val="24"/>
        </w:rPr>
      </w:pPr>
      <w:r w:rsidRPr="00B3633A">
        <w:rPr>
          <w:rFonts w:ascii="Montserrat" w:hAnsi="Montserrat"/>
          <w:spacing w:val="-2"/>
          <w:sz w:val="24"/>
        </w:rPr>
        <w:t>analytic logic; the capacity to assemble pieces of incomplete information from various sources and resolve a whole. The ability to attain an answer.</w:t>
      </w:r>
    </w:p>
    <w:p w:rsidR="0008581E" w:rsidRPr="00B3633A" w:rsidRDefault="0008581E">
      <w:pPr>
        <w:pStyle w:val="0DraftNormal"/>
        <w:rPr>
          <w:rFonts w:ascii="Montserrat" w:hAnsi="Montserrat"/>
          <w:spacing w:val="-2"/>
          <w:sz w:val="24"/>
        </w:rPr>
      </w:pPr>
    </w:p>
    <w:p w:rsidR="0008581E" w:rsidRPr="00B3633A" w:rsidRDefault="0008581E">
      <w:pPr>
        <w:pStyle w:val="0DraftNormal"/>
        <w:rPr>
          <w:rFonts w:ascii="Montserrat" w:hAnsi="Montserrat"/>
          <w:spacing w:val="-2"/>
          <w:sz w:val="24"/>
        </w:rPr>
      </w:pPr>
      <w:r w:rsidRPr="00B3633A">
        <w:rPr>
          <w:rFonts w:ascii="Montserrat" w:hAnsi="Montserrat"/>
          <w:spacing w:val="-2"/>
          <w:sz w:val="24"/>
        </w:rPr>
        <w:t>acid logic; the capacity to disassemble a whole of an uncertainty or anomaly into component parts. Primarily, the ability to question.</w:t>
      </w:r>
    </w:p>
    <w:p w:rsidR="0008581E" w:rsidRPr="00B3633A" w:rsidRDefault="0008581E">
      <w:pPr>
        <w:pStyle w:val="0DraftNormal"/>
        <w:rPr>
          <w:rFonts w:ascii="Montserrat" w:hAnsi="Montserrat"/>
          <w:spacing w:val="-2"/>
          <w:sz w:val="24"/>
        </w:rPr>
      </w:pPr>
    </w:p>
    <w:p w:rsidR="0008581E" w:rsidRPr="00B3633A" w:rsidRDefault="0008581E">
      <w:pPr>
        <w:pStyle w:val="0DraftNormal"/>
        <w:rPr>
          <w:rFonts w:ascii="Montserrat" w:hAnsi="Montserrat"/>
          <w:spacing w:val="-2"/>
          <w:sz w:val="24"/>
        </w:rPr>
      </w:pPr>
      <w:r w:rsidRPr="00B3633A">
        <w:rPr>
          <w:rFonts w:ascii="Montserrat" w:hAnsi="Montserrat"/>
          <w:spacing w:val="-2"/>
          <w:sz w:val="24"/>
        </w:rPr>
        <w:t>identity; the capacity to recognize or define one's self.</w:t>
      </w:r>
    </w:p>
    <w:p w:rsidR="0008581E" w:rsidRPr="00B3633A" w:rsidRDefault="0008581E">
      <w:pPr>
        <w:pStyle w:val="0DraftNormal"/>
        <w:rPr>
          <w:rFonts w:ascii="Montserrat" w:hAnsi="Montserrat"/>
          <w:spacing w:val="-2"/>
          <w:sz w:val="24"/>
        </w:rPr>
      </w:pPr>
    </w:p>
    <w:p w:rsidR="0008581E" w:rsidRPr="00B3633A" w:rsidRDefault="0008581E">
      <w:pPr>
        <w:pStyle w:val="0DraftNormal"/>
        <w:rPr>
          <w:rFonts w:ascii="Montserrat" w:hAnsi="Montserrat"/>
          <w:spacing w:val="-2"/>
          <w:sz w:val="24"/>
        </w:rPr>
      </w:pPr>
      <w:r w:rsidRPr="00B3633A">
        <w:rPr>
          <w:rFonts w:ascii="Montserrat" w:hAnsi="Montserrat"/>
          <w:spacing w:val="-2"/>
          <w:sz w:val="24"/>
        </w:rPr>
        <w:t>intent</w:t>
      </w:r>
    </w:p>
    <w:p w:rsidR="0008581E" w:rsidRPr="00B3633A" w:rsidRDefault="0008581E">
      <w:pPr>
        <w:pStyle w:val="0DraftNormal"/>
        <w:rPr>
          <w:rFonts w:ascii="Montserrat" w:hAnsi="Montserrat"/>
          <w:spacing w:val="-2"/>
          <w:sz w:val="24"/>
        </w:rPr>
      </w:pPr>
    </w:p>
    <w:p w:rsidR="0008581E" w:rsidRPr="00B3633A" w:rsidRDefault="0008581E">
      <w:pPr>
        <w:pStyle w:val="0DraftNormal"/>
        <w:rPr>
          <w:rFonts w:ascii="Montserrat" w:hAnsi="Montserrat"/>
          <w:spacing w:val="-2"/>
          <w:sz w:val="24"/>
        </w:rPr>
      </w:pPr>
      <w:r w:rsidRPr="00B3633A">
        <w:rPr>
          <w:rFonts w:ascii="Montserrat" w:hAnsi="Montserrat"/>
          <w:spacing w:val="-2"/>
          <w:sz w:val="24"/>
        </w:rPr>
        <w:t>will; the command.</w:t>
      </w:r>
    </w:p>
    <w:p w:rsidR="0008581E" w:rsidRPr="00B3633A" w:rsidRDefault="0008581E">
      <w:pPr>
        <w:pStyle w:val="0DraftNormal"/>
        <w:rPr>
          <w:rFonts w:ascii="Montserrat" w:hAnsi="Montserrat"/>
          <w:spacing w:val="-2"/>
          <w:sz w:val="24"/>
        </w:rPr>
      </w:pPr>
    </w:p>
    <w:p w:rsidR="0008581E" w:rsidRPr="00B3633A" w:rsidRDefault="0008581E">
      <w:pPr>
        <w:pStyle w:val="0DraftNormal"/>
        <w:rPr>
          <w:rFonts w:ascii="Montserrat" w:hAnsi="Montserrat"/>
          <w:spacing w:val="-2"/>
          <w:sz w:val="24"/>
        </w:rPr>
      </w:pPr>
      <w:r w:rsidRPr="00B3633A">
        <w:rPr>
          <w:rFonts w:ascii="Montserrat" w:hAnsi="Montserrat"/>
          <w:spacing w:val="-2"/>
          <w:sz w:val="24"/>
        </w:rPr>
        <w:t>design; the object or objects to be fulfilled.</w:t>
      </w:r>
    </w:p>
    <w:p w:rsidR="0008581E" w:rsidRPr="00B3633A" w:rsidRDefault="0008581E">
      <w:pPr>
        <w:pStyle w:val="0DraftNormal"/>
        <w:rPr>
          <w:rFonts w:ascii="Montserrat" w:hAnsi="Montserrat"/>
          <w:spacing w:val="-2"/>
          <w:sz w:val="24"/>
        </w:rPr>
      </w:pPr>
    </w:p>
    <w:p w:rsidR="0008581E" w:rsidRPr="00B3633A" w:rsidRDefault="0008581E">
      <w:pPr>
        <w:pStyle w:val="0DraftNormal"/>
        <w:rPr>
          <w:rFonts w:ascii="Montserrat" w:hAnsi="Montserrat"/>
          <w:spacing w:val="-2"/>
          <w:sz w:val="24"/>
        </w:rPr>
      </w:pPr>
      <w:r w:rsidRPr="00B3633A">
        <w:rPr>
          <w:rFonts w:ascii="Montserrat" w:hAnsi="Montserrat"/>
          <w:spacing w:val="-2"/>
          <w:sz w:val="24"/>
        </w:rPr>
        <w:t>gesture; the manner in which the command is best and most accurately fulfilled.</w:t>
      </w:r>
    </w:p>
    <w:p w:rsidR="0008581E" w:rsidRPr="00B3633A" w:rsidRDefault="0008581E">
      <w:pPr>
        <w:pStyle w:val="0DraftNormal"/>
        <w:rPr>
          <w:rFonts w:ascii="Montserrat" w:hAnsi="Montserrat"/>
          <w:spacing w:val="-2"/>
          <w:sz w:val="24"/>
        </w:rPr>
      </w:pPr>
    </w:p>
    <w:p w:rsidR="0008581E" w:rsidRPr="00B3633A" w:rsidRDefault="0008581E">
      <w:pPr>
        <w:pStyle w:val="0DraftNormal"/>
        <w:rPr>
          <w:rFonts w:ascii="Montserrat" w:hAnsi="Montserrat"/>
          <w:spacing w:val="-2"/>
          <w:sz w:val="24"/>
        </w:rPr>
      </w:pPr>
      <w:r w:rsidRPr="00B3633A">
        <w:rPr>
          <w:rFonts w:ascii="Montserrat" w:hAnsi="Montserrat"/>
          <w:spacing w:val="-2"/>
          <w:sz w:val="24"/>
        </w:rPr>
        <w:t>engage; command moves to execution. The path of execution.</w:t>
      </w:r>
    </w:p>
    <w:p w:rsidR="0008581E" w:rsidRPr="00B3633A" w:rsidRDefault="0008581E">
      <w:pPr>
        <w:pStyle w:val="0DraftNormal"/>
        <w:rPr>
          <w:rFonts w:ascii="Montserrat" w:hAnsi="Montserrat"/>
          <w:spacing w:val="-2"/>
          <w:sz w:val="24"/>
        </w:rPr>
      </w:pPr>
    </w:p>
    <w:p w:rsidR="0008581E" w:rsidRPr="00B3633A" w:rsidRDefault="0008581E">
      <w:pPr>
        <w:pStyle w:val="0DraftNormal"/>
        <w:rPr>
          <w:rFonts w:ascii="Montserrat" w:hAnsi="Montserrat"/>
          <w:spacing w:val="-2"/>
          <w:sz w:val="24"/>
        </w:rPr>
      </w:pPr>
      <w:r w:rsidRPr="00B3633A">
        <w:rPr>
          <w:rFonts w:ascii="Montserrat" w:hAnsi="Montserrat"/>
          <w:spacing w:val="-2"/>
          <w:sz w:val="24"/>
        </w:rPr>
        <w:t>attention</w:t>
      </w:r>
    </w:p>
    <w:p w:rsidR="0008581E" w:rsidRPr="00B3633A" w:rsidRDefault="0008581E">
      <w:pPr>
        <w:pStyle w:val="0DraftNormal"/>
        <w:rPr>
          <w:rFonts w:ascii="Montserrat" w:hAnsi="Montserrat"/>
          <w:spacing w:val="-2"/>
          <w:sz w:val="24"/>
        </w:rPr>
      </w:pPr>
    </w:p>
    <w:p w:rsidR="0008581E" w:rsidRPr="00B3633A" w:rsidRDefault="0008581E">
      <w:pPr>
        <w:pStyle w:val="0DraftNormal"/>
        <w:rPr>
          <w:rFonts w:ascii="Montserrat" w:hAnsi="Montserrat"/>
          <w:spacing w:val="-2"/>
          <w:sz w:val="24"/>
        </w:rPr>
      </w:pPr>
      <w:r w:rsidRPr="00B3633A">
        <w:rPr>
          <w:rFonts w:ascii="Montserrat" w:hAnsi="Montserrat"/>
          <w:spacing w:val="-2"/>
          <w:sz w:val="24"/>
        </w:rPr>
        <w:t>awake; first attention. Conscious continuity in an objective world.</w:t>
      </w:r>
    </w:p>
    <w:p w:rsidR="0008581E" w:rsidRPr="00B3633A" w:rsidRDefault="0008581E">
      <w:pPr>
        <w:pStyle w:val="0DraftNormal"/>
        <w:rPr>
          <w:rFonts w:ascii="Montserrat" w:hAnsi="Montserrat"/>
          <w:spacing w:val="-2"/>
          <w:sz w:val="24"/>
        </w:rPr>
      </w:pPr>
    </w:p>
    <w:p w:rsidR="0008581E" w:rsidRPr="00B3633A" w:rsidRDefault="0008581E">
      <w:pPr>
        <w:pStyle w:val="0DraftNormal"/>
        <w:rPr>
          <w:rFonts w:ascii="Montserrat" w:hAnsi="Montserrat"/>
          <w:spacing w:val="-2"/>
          <w:sz w:val="24"/>
        </w:rPr>
      </w:pPr>
      <w:r w:rsidRPr="00B3633A">
        <w:rPr>
          <w:rFonts w:ascii="Montserrat" w:hAnsi="Montserrat"/>
          <w:spacing w:val="-2"/>
          <w:sz w:val="24"/>
        </w:rPr>
        <w:t>dreaming; second attention. Semi conscious or conscious discontinuity in an objective world or continuity in a subjective world.</w:t>
      </w:r>
    </w:p>
    <w:p w:rsidR="0008581E" w:rsidRPr="00B3633A" w:rsidRDefault="0008581E">
      <w:pPr>
        <w:pStyle w:val="0DraftNormal"/>
        <w:rPr>
          <w:rFonts w:ascii="Montserrat" w:hAnsi="Montserrat"/>
          <w:spacing w:val="-2"/>
          <w:sz w:val="24"/>
        </w:rPr>
      </w:pPr>
    </w:p>
    <w:p w:rsidR="0008581E" w:rsidRPr="00B3633A" w:rsidRDefault="0008581E">
      <w:pPr>
        <w:pStyle w:val="0DraftNormal"/>
        <w:rPr>
          <w:rFonts w:ascii="Montserrat" w:hAnsi="Montserrat"/>
          <w:spacing w:val="-2"/>
          <w:sz w:val="24"/>
        </w:rPr>
      </w:pPr>
      <w:r w:rsidRPr="00B3633A">
        <w:rPr>
          <w:rFonts w:ascii="Montserrat" w:hAnsi="Montserrat"/>
          <w:spacing w:val="-2"/>
          <w:sz w:val="24"/>
        </w:rPr>
        <w:t>dying; third attention. Conscious transitivity; an attention for the entirety of one's being—total awareness of self.</w:t>
      </w:r>
    </w:p>
    <w:p w:rsidR="0008581E" w:rsidRPr="00B3633A" w:rsidRDefault="0008581E">
      <w:pPr>
        <w:pStyle w:val="0DraftNormal"/>
        <w:rPr>
          <w:rFonts w:ascii="Montserrat" w:hAnsi="Montserrat"/>
          <w:spacing w:val="-2"/>
          <w:sz w:val="24"/>
        </w:rPr>
      </w:pPr>
    </w:p>
    <w:p w:rsidR="0008581E" w:rsidRPr="00B3633A" w:rsidRDefault="0008581E">
      <w:pPr>
        <w:pStyle w:val="0DraftNormal"/>
        <w:rPr>
          <w:rFonts w:ascii="Montserrat" w:hAnsi="Montserrat"/>
          <w:spacing w:val="-2"/>
          <w:sz w:val="24"/>
        </w:rPr>
      </w:pPr>
      <w:r w:rsidRPr="00B3633A">
        <w:rPr>
          <w:rFonts w:ascii="Montserrat" w:hAnsi="Montserrat"/>
          <w:spacing w:val="-2"/>
          <w:sz w:val="24"/>
        </w:rPr>
        <w:t>alive; fourth attention. Total awareness of the world—an attention for the entirety of one's environment.</w:t>
      </w:r>
    </w:p>
    <w:p w:rsidR="0008581E" w:rsidRPr="00B3633A" w:rsidRDefault="0008581E">
      <w:pPr>
        <w:pStyle w:val="0DraftNormal"/>
        <w:rPr>
          <w:rFonts w:ascii="Montserrat" w:hAnsi="Montserrat"/>
          <w:spacing w:val="-2"/>
          <w:sz w:val="24"/>
        </w:rPr>
      </w:pPr>
    </w:p>
    <w:p w:rsidR="0008581E" w:rsidRPr="00B3633A" w:rsidRDefault="0008581E">
      <w:pPr>
        <w:pStyle w:val="0DraftNormal"/>
        <w:rPr>
          <w:rFonts w:ascii="Montserrat" w:hAnsi="Montserrat"/>
          <w:spacing w:val="-2"/>
          <w:sz w:val="24"/>
        </w:rPr>
      </w:pPr>
      <w:r w:rsidRPr="00B3633A">
        <w:rPr>
          <w:rFonts w:ascii="Montserrat" w:hAnsi="Montserrat"/>
          <w:spacing w:val="-2"/>
          <w:sz w:val="24"/>
        </w:rPr>
        <w:t>Since we cannot count on reliable authorities for information on the mystery of existence, we will simply have to put it together ourselves as best we can. Thinking the most daring and integral thoughts, always striving for the most accuracy, there will still be paradoxes to thwart us. Each paradox is an indication that there is more than just an idea to consider, but a condition aspect or quality of existence. Since the best definition of a thing is the thing itself, it is important to be able to recognize something when we encounter it or refer to it. Since there is always more than one way to look at something, we have to look at each thing from a number of perspectives; generally the perspectives indicated by the matter in question. To study ourselves, we have to look at ourselves from our perspective as well as that of science, philosophy, psychology, belief, and so on. There is bound to be some perspective that has more bearing. Now, each of these perspectives also has its way of imposing its rules, and any of these designs will be valid. The task is to decide which of these really goes anywhere viable. If an option leads to stagnation and entropy, it obviously is not a very good option. Since the worst that could happen would be for your choice to be wrong, though there is no right or wrong. It really has more to do with application. So, the worst that could happen is for you to think that you will choose the best, but choosing the worst out of habit or indecisiveness.</w:t>
      </w:r>
    </w:p>
    <w:p w:rsidR="0008581E" w:rsidRPr="00B3633A" w:rsidRDefault="0008581E">
      <w:pPr>
        <w:pStyle w:val="0DraftNormal"/>
        <w:rPr>
          <w:rFonts w:ascii="Montserrat" w:hAnsi="Montserrat"/>
          <w:spacing w:val="-2"/>
          <w:sz w:val="24"/>
        </w:rPr>
      </w:pPr>
    </w:p>
    <w:p w:rsidR="0008581E" w:rsidRPr="00B3633A" w:rsidRDefault="0008581E">
      <w:pPr>
        <w:pStyle w:val="0DraftNormal"/>
        <w:rPr>
          <w:rFonts w:ascii="Montserrat" w:hAnsi="Montserrat"/>
          <w:spacing w:val="-2"/>
          <w:sz w:val="24"/>
        </w:rPr>
      </w:pPr>
      <w:r w:rsidRPr="00B3633A">
        <w:rPr>
          <w:rFonts w:ascii="Montserrat" w:hAnsi="Montserrat"/>
          <w:spacing w:val="-2"/>
          <w:sz w:val="24"/>
        </w:rPr>
        <w:t>Start with the obvious. How would you define awareness?</w:t>
      </w:r>
    </w:p>
    <w:p w:rsidR="0008581E" w:rsidRPr="00B3633A" w:rsidRDefault="0008581E">
      <w:pPr>
        <w:pStyle w:val="0DraftNormal"/>
        <w:rPr>
          <w:rFonts w:ascii="Montserrat" w:hAnsi="Montserrat"/>
          <w:spacing w:val="-2"/>
          <w:sz w:val="24"/>
        </w:rPr>
      </w:pPr>
    </w:p>
    <w:p w:rsidR="0008581E" w:rsidRPr="00B3633A" w:rsidRDefault="0008581E">
      <w:pPr>
        <w:pStyle w:val="0DraftNormal"/>
        <w:rPr>
          <w:rFonts w:ascii="Montserrat" w:hAnsi="Montserrat"/>
          <w:spacing w:val="-2"/>
          <w:sz w:val="24"/>
        </w:rPr>
      </w:pPr>
      <w:r w:rsidRPr="00B3633A">
        <w:rPr>
          <w:rFonts w:ascii="Montserrat" w:hAnsi="Montserrat"/>
          <w:spacing w:val="-2"/>
          <w:sz w:val="24"/>
        </w:rPr>
        <w:t>Even (Av) Aislynn knows I've already been through this...</w:t>
      </w:r>
    </w:p>
    <w:p w:rsidR="0008581E" w:rsidRPr="00B3633A" w:rsidRDefault="0008581E">
      <w:pPr>
        <w:pStyle w:val="0DraftNormal"/>
        <w:rPr>
          <w:rFonts w:ascii="Montserrat" w:hAnsi="Montserrat"/>
          <w:spacing w:val="-2"/>
          <w:sz w:val="24"/>
        </w:rPr>
      </w:pPr>
    </w:p>
    <w:p w:rsidR="0008581E" w:rsidRPr="00B3633A" w:rsidRDefault="0008581E">
      <w:pPr>
        <w:pStyle w:val="0DraftNormal"/>
        <w:rPr>
          <w:rFonts w:ascii="Montserrat" w:hAnsi="Montserrat"/>
          <w:spacing w:val="-2"/>
          <w:sz w:val="24"/>
        </w:rPr>
      </w:pPr>
      <w:r w:rsidRPr="00B3633A">
        <w:rPr>
          <w:rFonts w:ascii="Montserrat" w:hAnsi="Montserrat"/>
          <w:spacing w:val="-2"/>
          <w:sz w:val="24"/>
        </w:rPr>
        <w:t xml:space="preserve">(Paradox) cut her off, The part of yourself you bring into being as an entity, the measure of your complete self—primarily focused in </w:t>
      </w:r>
      <w:r w:rsidRPr="00B3633A">
        <w:rPr>
          <w:rFonts w:ascii="Montserrat" w:hAnsi="Montserrat"/>
          <w:i/>
          <w:spacing w:val="-2"/>
          <w:sz w:val="24"/>
        </w:rPr>
        <w:t>omnis</w:t>
      </w:r>
      <w:r w:rsidRPr="00B3633A">
        <w:rPr>
          <w:rFonts w:ascii="Montserrat" w:hAnsi="Montserrat"/>
          <w:spacing w:val="-2"/>
          <w:sz w:val="24"/>
        </w:rPr>
        <w:t xml:space="preserve">, </w:t>
      </w:r>
      <w:r w:rsidRPr="00B3633A">
        <w:rPr>
          <w:rFonts w:ascii="Montserrat" w:hAnsi="Montserrat"/>
          <w:i/>
          <w:spacing w:val="-2"/>
          <w:sz w:val="24"/>
        </w:rPr>
        <w:t>exis</w:t>
      </w:r>
      <w:r w:rsidRPr="00B3633A">
        <w:rPr>
          <w:rFonts w:ascii="Montserrat" w:hAnsi="Montserrat"/>
          <w:spacing w:val="-2"/>
          <w:sz w:val="24"/>
        </w:rPr>
        <w:t xml:space="preserve"> and </w:t>
      </w:r>
      <w:r w:rsidRPr="00B3633A">
        <w:rPr>
          <w:rFonts w:ascii="Montserrat" w:hAnsi="Montserrat"/>
          <w:i/>
          <w:spacing w:val="-2"/>
          <w:sz w:val="24"/>
        </w:rPr>
        <w:t>oblis</w:t>
      </w:r>
      <w:r w:rsidRPr="00B3633A">
        <w:rPr>
          <w:rFonts w:ascii="Montserrat" w:hAnsi="Montserrat"/>
          <w:spacing w:val="-2"/>
          <w:sz w:val="24"/>
        </w:rPr>
        <w:t xml:space="preserve">. There is no limit to total awareness, but awareness does become limited by the way one is defined in </w:t>
      </w:r>
      <w:r w:rsidRPr="00B3633A">
        <w:rPr>
          <w:rFonts w:ascii="Montserrat" w:hAnsi="Montserrat"/>
          <w:i/>
          <w:spacing w:val="-2"/>
          <w:sz w:val="24"/>
        </w:rPr>
        <w:t>oblis</w:t>
      </w:r>
      <w:r w:rsidRPr="00B3633A">
        <w:rPr>
          <w:rFonts w:ascii="Montserrat" w:hAnsi="Montserrat"/>
          <w:spacing w:val="-2"/>
          <w:sz w:val="24"/>
        </w:rPr>
        <w:t xml:space="preserve"> and </w:t>
      </w:r>
      <w:r w:rsidRPr="00B3633A">
        <w:rPr>
          <w:rFonts w:ascii="Montserrat" w:hAnsi="Montserrat"/>
          <w:i/>
          <w:spacing w:val="-2"/>
          <w:sz w:val="24"/>
        </w:rPr>
        <w:t>exis</w:t>
      </w:r>
      <w:r w:rsidRPr="00B3633A">
        <w:rPr>
          <w:rFonts w:ascii="Montserrat" w:hAnsi="Montserrat"/>
          <w:spacing w:val="-2"/>
          <w:sz w:val="24"/>
        </w:rPr>
        <w:t xml:space="preserve">. All of your power is present in this awareness, and when brought to focus through understanding and driven by intent, this power causes effects. The hardest uses of power are those which are challenged in </w:t>
      </w:r>
      <w:r w:rsidRPr="00B3633A">
        <w:rPr>
          <w:rFonts w:ascii="Montserrat" w:hAnsi="Montserrat"/>
          <w:i/>
          <w:spacing w:val="-2"/>
          <w:sz w:val="24"/>
        </w:rPr>
        <w:t>oblis</w:t>
      </w:r>
      <w:r w:rsidRPr="00B3633A">
        <w:rPr>
          <w:rFonts w:ascii="Montserrat" w:hAnsi="Montserrat"/>
          <w:spacing w:val="-2"/>
          <w:sz w:val="24"/>
        </w:rPr>
        <w:t xml:space="preserve">, and the easiest are those claimed in </w:t>
      </w:r>
      <w:r w:rsidRPr="00B3633A">
        <w:rPr>
          <w:rFonts w:ascii="Montserrat" w:hAnsi="Montserrat"/>
          <w:i/>
          <w:spacing w:val="-2"/>
          <w:sz w:val="24"/>
        </w:rPr>
        <w:t>exis</w:t>
      </w:r>
      <w:r w:rsidRPr="00B3633A">
        <w:rPr>
          <w:rFonts w:ascii="Montserrat" w:hAnsi="Montserrat"/>
          <w:spacing w:val="-2"/>
          <w:sz w:val="24"/>
        </w:rPr>
        <w:t xml:space="preserve">. Those done in </w:t>
      </w:r>
      <w:r w:rsidRPr="00B3633A">
        <w:rPr>
          <w:rFonts w:ascii="Montserrat" w:hAnsi="Montserrat"/>
          <w:i/>
          <w:spacing w:val="-2"/>
          <w:sz w:val="24"/>
        </w:rPr>
        <w:t>omnis</w:t>
      </w:r>
      <w:r w:rsidRPr="00B3633A">
        <w:rPr>
          <w:rFonts w:ascii="Montserrat" w:hAnsi="Montserrat"/>
          <w:spacing w:val="-2"/>
          <w:sz w:val="24"/>
        </w:rPr>
        <w:t xml:space="preserve"> are wholly effortless, though rarely acknowledged in </w:t>
      </w:r>
      <w:r w:rsidRPr="00B3633A">
        <w:rPr>
          <w:rFonts w:ascii="Montserrat" w:hAnsi="Montserrat"/>
          <w:i/>
          <w:spacing w:val="-2"/>
          <w:sz w:val="24"/>
        </w:rPr>
        <w:t>exis</w:t>
      </w:r>
      <w:r w:rsidRPr="00B3633A">
        <w:rPr>
          <w:rFonts w:ascii="Montserrat" w:hAnsi="Montserrat"/>
          <w:spacing w:val="-2"/>
          <w:sz w:val="24"/>
        </w:rPr>
        <w:t xml:space="preserve"> or </w:t>
      </w:r>
      <w:r w:rsidRPr="00B3633A">
        <w:rPr>
          <w:rFonts w:ascii="Montserrat" w:hAnsi="Montserrat"/>
          <w:i/>
          <w:spacing w:val="-2"/>
          <w:sz w:val="24"/>
        </w:rPr>
        <w:t>oblis</w:t>
      </w:r>
      <w:r w:rsidRPr="00B3633A">
        <w:rPr>
          <w:rFonts w:ascii="Montserrat" w:hAnsi="Montserrat"/>
          <w:spacing w:val="-2"/>
          <w:sz w:val="24"/>
        </w:rPr>
        <w:t>.</w:t>
      </w:r>
    </w:p>
    <w:p w:rsidR="0008581E" w:rsidRPr="00B3633A" w:rsidRDefault="0008581E">
      <w:pPr>
        <w:pStyle w:val="0DraftNormal"/>
        <w:rPr>
          <w:rFonts w:ascii="Montserrat" w:hAnsi="Montserrat"/>
          <w:spacing w:val="-2"/>
          <w:sz w:val="24"/>
        </w:rPr>
      </w:pPr>
    </w:p>
    <w:p w:rsidR="0008581E" w:rsidRPr="00B3633A" w:rsidRDefault="0008581E">
      <w:pPr>
        <w:pStyle w:val="0DraftNormal"/>
        <w:rPr>
          <w:rFonts w:ascii="Montserrat" w:hAnsi="Montserrat"/>
          <w:spacing w:val="-2"/>
          <w:sz w:val="24"/>
        </w:rPr>
      </w:pPr>
      <w:r w:rsidRPr="00B3633A">
        <w:rPr>
          <w:rFonts w:ascii="Montserrat" w:hAnsi="Montserrat"/>
          <w:spacing w:val="-2"/>
          <w:sz w:val="24"/>
        </w:rPr>
        <w:t>Another. Obvious, but encompassing; structure.</w:t>
      </w:r>
    </w:p>
    <w:p w:rsidR="0008581E" w:rsidRPr="00B3633A" w:rsidRDefault="0008581E">
      <w:pPr>
        <w:pStyle w:val="0DraftNormal"/>
        <w:rPr>
          <w:rFonts w:ascii="Montserrat" w:hAnsi="Montserrat"/>
          <w:spacing w:val="-2"/>
          <w:sz w:val="24"/>
        </w:rPr>
      </w:pPr>
    </w:p>
    <w:p w:rsidR="0008581E" w:rsidRPr="00B3633A" w:rsidRDefault="0008581E">
      <w:pPr>
        <w:pStyle w:val="0DraftNormal"/>
        <w:rPr>
          <w:rFonts w:ascii="Montserrat" w:hAnsi="Montserrat"/>
          <w:spacing w:val="-2"/>
          <w:sz w:val="24"/>
        </w:rPr>
      </w:pPr>
      <w:r w:rsidRPr="00B3633A">
        <w:rPr>
          <w:rFonts w:ascii="Montserrat" w:hAnsi="Montserrat"/>
          <w:spacing w:val="-2"/>
          <w:sz w:val="24"/>
        </w:rPr>
        <w:t xml:space="preserve">The way you are defined, either by yourself or as a result of your submission to terms of </w:t>
      </w:r>
      <w:r w:rsidRPr="00B3633A">
        <w:rPr>
          <w:rFonts w:ascii="Montserrat" w:hAnsi="Montserrat"/>
          <w:i/>
          <w:spacing w:val="-2"/>
          <w:sz w:val="24"/>
        </w:rPr>
        <w:t>oblis</w:t>
      </w:r>
      <w:r w:rsidRPr="00B3633A">
        <w:rPr>
          <w:rFonts w:ascii="Montserrat" w:hAnsi="Montserrat"/>
          <w:spacing w:val="-2"/>
          <w:sz w:val="24"/>
        </w:rPr>
        <w:t xml:space="preserve">. Your only tool is yourself, and only by extending yourself into structures of expression can you implement or articulate yourself toward any effect in the arena. Structure is attained through </w:t>
      </w:r>
      <w:r w:rsidRPr="00B3633A">
        <w:rPr>
          <w:rFonts w:ascii="Montserrat" w:hAnsi="Montserrat"/>
          <w:i/>
          <w:spacing w:val="-2"/>
          <w:sz w:val="24"/>
        </w:rPr>
        <w:t>oblis</w:t>
      </w:r>
      <w:r w:rsidRPr="00B3633A">
        <w:rPr>
          <w:rFonts w:ascii="Montserrat" w:hAnsi="Montserrat"/>
          <w:spacing w:val="-2"/>
          <w:sz w:val="24"/>
        </w:rPr>
        <w:t xml:space="preserve"> and is possessed in </w:t>
      </w:r>
      <w:r w:rsidRPr="00B3633A">
        <w:rPr>
          <w:rFonts w:ascii="Montserrat" w:hAnsi="Montserrat"/>
          <w:i/>
          <w:spacing w:val="-2"/>
          <w:sz w:val="24"/>
        </w:rPr>
        <w:t>exis</w:t>
      </w:r>
      <w:r w:rsidRPr="00B3633A">
        <w:rPr>
          <w:rFonts w:ascii="Montserrat" w:hAnsi="Montserrat"/>
          <w:spacing w:val="-2"/>
          <w:sz w:val="24"/>
        </w:rPr>
        <w:t xml:space="preserve"> as a result.</w:t>
      </w:r>
    </w:p>
    <w:p w:rsidR="0008581E" w:rsidRPr="00B3633A" w:rsidRDefault="0008581E">
      <w:pPr>
        <w:pStyle w:val="0DraftNormal"/>
        <w:rPr>
          <w:rFonts w:ascii="Montserrat" w:hAnsi="Montserrat"/>
          <w:spacing w:val="-2"/>
          <w:sz w:val="24"/>
        </w:rPr>
      </w:pPr>
    </w:p>
    <w:p w:rsidR="0008581E" w:rsidRPr="00B3633A" w:rsidRDefault="0008581E">
      <w:pPr>
        <w:pStyle w:val="0DraftNormal"/>
        <w:rPr>
          <w:rFonts w:ascii="Montserrat" w:hAnsi="Montserrat"/>
          <w:spacing w:val="-2"/>
          <w:sz w:val="24"/>
        </w:rPr>
      </w:pPr>
      <w:r w:rsidRPr="00B3633A">
        <w:rPr>
          <w:rFonts w:ascii="Montserrat" w:hAnsi="Montserrat"/>
          <w:spacing w:val="-2"/>
          <w:sz w:val="24"/>
        </w:rPr>
        <w:t>Anything else?</w:t>
      </w:r>
    </w:p>
    <w:p w:rsidR="0008581E" w:rsidRPr="00B3633A" w:rsidRDefault="0008581E">
      <w:pPr>
        <w:pStyle w:val="0DraftNormal"/>
        <w:rPr>
          <w:rFonts w:ascii="Montserrat" w:hAnsi="Montserrat"/>
          <w:spacing w:val="-2"/>
          <w:sz w:val="24"/>
        </w:rPr>
      </w:pPr>
    </w:p>
    <w:p w:rsidR="0008581E" w:rsidRPr="00B3633A" w:rsidRDefault="0008581E">
      <w:pPr>
        <w:pStyle w:val="0DraftNormal"/>
        <w:rPr>
          <w:rFonts w:ascii="Montserrat" w:hAnsi="Montserrat"/>
          <w:spacing w:val="-2"/>
          <w:sz w:val="24"/>
        </w:rPr>
      </w:pPr>
      <w:r w:rsidRPr="00B3633A">
        <w:rPr>
          <w:rFonts w:ascii="Montserrat" w:hAnsi="Montserrat"/>
          <w:spacing w:val="-2"/>
          <w:sz w:val="24"/>
        </w:rPr>
        <w:t>That depends on how you want to look at it, commented Av distantly.</w:t>
      </w:r>
    </w:p>
    <w:p w:rsidR="0008581E" w:rsidRPr="00B3633A" w:rsidRDefault="0008581E">
      <w:pPr>
        <w:pStyle w:val="0DraftNormal"/>
        <w:rPr>
          <w:rFonts w:ascii="Montserrat" w:hAnsi="Montserrat"/>
          <w:spacing w:val="-2"/>
          <w:sz w:val="24"/>
        </w:rPr>
      </w:pPr>
    </w:p>
    <w:p w:rsidR="0008581E" w:rsidRPr="00B3633A" w:rsidRDefault="0008581E">
      <w:pPr>
        <w:pStyle w:val="0DraftNormal"/>
        <w:rPr>
          <w:rFonts w:ascii="Montserrat" w:hAnsi="Montserrat"/>
          <w:spacing w:val="-2"/>
          <w:sz w:val="24"/>
        </w:rPr>
      </w:pPr>
      <w:r w:rsidRPr="00B3633A">
        <w:rPr>
          <w:rFonts w:ascii="Montserrat" w:hAnsi="Montserrat"/>
          <w:spacing w:val="-2"/>
          <w:sz w:val="24"/>
        </w:rPr>
        <w:t>An and (Paradox) glanced at each other. That's pretty good, said (Paradox), slightly impressed.</w:t>
      </w:r>
    </w:p>
    <w:p w:rsidR="0008581E" w:rsidRPr="00B3633A" w:rsidRDefault="0008581E">
      <w:pPr>
        <w:pStyle w:val="0DraftNormal"/>
        <w:rPr>
          <w:rFonts w:ascii="Montserrat" w:hAnsi="Montserrat"/>
          <w:spacing w:val="-2"/>
          <w:sz w:val="24"/>
        </w:rPr>
      </w:pPr>
    </w:p>
    <w:p w:rsidR="0008581E" w:rsidRPr="00B3633A" w:rsidRDefault="0008581E">
      <w:pPr>
        <w:pStyle w:val="0DraftNormal"/>
        <w:rPr>
          <w:rFonts w:ascii="Montserrat" w:hAnsi="Montserrat"/>
          <w:spacing w:val="-2"/>
          <w:sz w:val="24"/>
        </w:rPr>
      </w:pPr>
      <w:r w:rsidRPr="00B3633A">
        <w:rPr>
          <w:rFonts w:ascii="Montserrat" w:hAnsi="Montserrat"/>
          <w:spacing w:val="-2"/>
          <w:sz w:val="24"/>
        </w:rPr>
        <w:t>An smiled and said what had crossed both their minds, Interpretation</w:t>
      </w:r>
    </w:p>
    <w:p w:rsidR="0008581E" w:rsidRPr="00B3633A" w:rsidRDefault="0008581E">
      <w:pPr>
        <w:pStyle w:val="0DraftNormal"/>
        <w:rPr>
          <w:rFonts w:ascii="Montserrat" w:hAnsi="Montserrat"/>
          <w:spacing w:val="-2"/>
          <w:sz w:val="24"/>
        </w:rPr>
      </w:pPr>
    </w:p>
    <w:p w:rsidR="0008581E" w:rsidRPr="00B3633A" w:rsidRDefault="0008581E">
      <w:pPr>
        <w:pStyle w:val="0DraftNormal"/>
        <w:rPr>
          <w:rFonts w:ascii="Montserrat" w:hAnsi="Montserrat"/>
          <w:spacing w:val="-2"/>
          <w:sz w:val="24"/>
        </w:rPr>
      </w:pPr>
      <w:r w:rsidRPr="00B3633A">
        <w:rPr>
          <w:rFonts w:ascii="Montserrat" w:hAnsi="Montserrat"/>
          <w:spacing w:val="-2"/>
          <w:sz w:val="24"/>
        </w:rPr>
        <w:t>.</w:t>
      </w:r>
    </w:p>
    <w:p w:rsidR="0008581E" w:rsidRPr="00B3633A" w:rsidRDefault="0008581E">
      <w:pPr>
        <w:pStyle w:val="0DraftNormal"/>
        <w:rPr>
          <w:rFonts w:ascii="Montserrat" w:hAnsi="Montserrat"/>
          <w:spacing w:val="-2"/>
          <w:sz w:val="24"/>
        </w:rPr>
      </w:pPr>
    </w:p>
    <w:p w:rsidR="0008581E" w:rsidRPr="00B3633A" w:rsidRDefault="0008581E">
      <w:pPr>
        <w:pStyle w:val="0DraftNormal"/>
        <w:rPr>
          <w:rFonts w:ascii="Montserrat" w:hAnsi="Montserrat"/>
          <w:spacing w:val="-2"/>
          <w:sz w:val="24"/>
        </w:rPr>
      </w:pPr>
      <w:r w:rsidRPr="00B3633A">
        <w:rPr>
          <w:rFonts w:ascii="Montserrat" w:hAnsi="Montserrat"/>
          <w:spacing w:val="-2"/>
          <w:sz w:val="24"/>
        </w:rPr>
        <w:t xml:space="preserve">The two of them considered this while Av watched them. She had the feeling that they were putting her on. They were leading her by the nose. They were after something, and they seemed to feel that it was pretty obvious. (Paradox) voiced his conclusion, Interpretation is part of the trial of </w:t>
      </w:r>
      <w:r w:rsidRPr="00B3633A">
        <w:rPr>
          <w:rFonts w:ascii="Montserrat" w:hAnsi="Montserrat"/>
          <w:i/>
          <w:spacing w:val="-2"/>
          <w:sz w:val="24"/>
        </w:rPr>
        <w:t>oblis</w:t>
      </w:r>
      <w:r w:rsidRPr="00B3633A">
        <w:rPr>
          <w:rFonts w:ascii="Montserrat" w:hAnsi="Montserrat"/>
          <w:spacing w:val="-2"/>
          <w:sz w:val="24"/>
        </w:rPr>
        <w:t xml:space="preserve">, in which you must cohere and navigate your existence. Interpretation—and articulation—is how you govern your own expression and drive your awareness to action. All of what you experience as an entity in </w:t>
      </w:r>
      <w:r w:rsidRPr="00B3633A">
        <w:rPr>
          <w:rFonts w:ascii="Montserrat" w:hAnsi="Montserrat"/>
          <w:i/>
          <w:spacing w:val="-2"/>
          <w:sz w:val="24"/>
        </w:rPr>
        <w:t>oblis</w:t>
      </w:r>
      <w:r w:rsidRPr="00B3633A">
        <w:rPr>
          <w:rFonts w:ascii="Montserrat" w:hAnsi="Montserrat"/>
          <w:spacing w:val="-2"/>
          <w:sz w:val="24"/>
        </w:rPr>
        <w:t xml:space="preserve"> or </w:t>
      </w:r>
      <w:r w:rsidRPr="00B3633A">
        <w:rPr>
          <w:rFonts w:ascii="Montserrat" w:hAnsi="Montserrat"/>
          <w:i/>
          <w:spacing w:val="-2"/>
          <w:sz w:val="24"/>
        </w:rPr>
        <w:t>exis</w:t>
      </w:r>
      <w:r w:rsidRPr="00B3633A">
        <w:rPr>
          <w:rFonts w:ascii="Montserrat" w:hAnsi="Montserrat"/>
          <w:spacing w:val="-2"/>
          <w:sz w:val="24"/>
        </w:rPr>
        <w:t xml:space="preserve"> will pass through the threshold of interpretation, and thus through interpretation the equation itself is locked together.</w:t>
      </w:r>
    </w:p>
    <w:p w:rsidR="0008581E" w:rsidRPr="00B3633A" w:rsidRDefault="0008581E">
      <w:pPr>
        <w:pStyle w:val="0DraftNormal"/>
        <w:rPr>
          <w:rFonts w:ascii="Montserrat" w:hAnsi="Montserrat"/>
          <w:spacing w:val="-2"/>
          <w:sz w:val="24"/>
        </w:rPr>
      </w:pPr>
    </w:p>
    <w:p w:rsidR="0008581E" w:rsidRPr="00B3633A" w:rsidRDefault="0008581E">
      <w:pPr>
        <w:pStyle w:val="0DraftNormal"/>
        <w:rPr>
          <w:rFonts w:ascii="Montserrat" w:hAnsi="Montserrat"/>
          <w:spacing w:val="-2"/>
          <w:sz w:val="24"/>
        </w:rPr>
      </w:pPr>
      <w:r w:rsidRPr="00B3633A">
        <w:rPr>
          <w:rFonts w:ascii="Montserrat" w:hAnsi="Montserrat"/>
          <w:spacing w:val="-2"/>
          <w:sz w:val="24"/>
        </w:rPr>
        <w:t>An smiled and said coyly, You know there was another interpretation to Av's comment.</w:t>
      </w:r>
    </w:p>
    <w:p w:rsidR="0008581E" w:rsidRPr="00B3633A" w:rsidRDefault="0008581E">
      <w:pPr>
        <w:pStyle w:val="0DraftNormal"/>
        <w:rPr>
          <w:rFonts w:ascii="Montserrat" w:hAnsi="Montserrat"/>
          <w:spacing w:val="-2"/>
          <w:sz w:val="24"/>
        </w:rPr>
      </w:pPr>
    </w:p>
    <w:p w:rsidR="0008581E" w:rsidRPr="00B3633A" w:rsidRDefault="0008581E">
      <w:pPr>
        <w:pStyle w:val="0DraftNormal"/>
        <w:rPr>
          <w:rFonts w:ascii="Montserrat" w:hAnsi="Montserrat"/>
          <w:spacing w:val="-2"/>
          <w:sz w:val="24"/>
        </w:rPr>
      </w:pPr>
      <w:r w:rsidRPr="00B3633A">
        <w:rPr>
          <w:rFonts w:ascii="Montserrat" w:hAnsi="Montserrat"/>
          <w:spacing w:val="-2"/>
          <w:sz w:val="24"/>
        </w:rPr>
        <w:t>(Paradox) frowned jokingly. You're trying to be funny, she remarked mock suspiciously. However, that does not mean you were wrong. I assume you mean perception?</w:t>
      </w:r>
    </w:p>
    <w:p w:rsidR="0008581E" w:rsidRPr="00B3633A" w:rsidRDefault="0008581E">
      <w:pPr>
        <w:pStyle w:val="0DraftNormal"/>
        <w:rPr>
          <w:rFonts w:ascii="Montserrat" w:hAnsi="Montserrat"/>
          <w:spacing w:val="-2"/>
          <w:sz w:val="24"/>
        </w:rPr>
      </w:pPr>
    </w:p>
    <w:p w:rsidR="0008581E" w:rsidRPr="00B3633A" w:rsidRDefault="0008581E">
      <w:pPr>
        <w:pStyle w:val="0DraftNormal"/>
        <w:rPr>
          <w:rFonts w:ascii="Montserrat" w:hAnsi="Montserrat"/>
          <w:spacing w:val="-2"/>
          <w:sz w:val="24"/>
        </w:rPr>
      </w:pPr>
      <w:r w:rsidRPr="00B3633A">
        <w:rPr>
          <w:rFonts w:ascii="Montserrat" w:hAnsi="Montserrat"/>
          <w:spacing w:val="-2"/>
          <w:sz w:val="24"/>
        </w:rPr>
        <w:t xml:space="preserve">An nodded, but Av was irritated with this discussion and tabled her complaint. She was getting drawn into this in spite of herself. Wait, you two are using words to explain these definitions I don't even know. What about this </w:t>
      </w:r>
      <w:r w:rsidRPr="00B3633A">
        <w:rPr>
          <w:rFonts w:ascii="Montserrat" w:hAnsi="Montserrat"/>
          <w:i/>
          <w:spacing w:val="-2"/>
          <w:sz w:val="24"/>
        </w:rPr>
        <w:t>exis</w:t>
      </w:r>
      <w:r w:rsidRPr="00B3633A">
        <w:rPr>
          <w:rFonts w:ascii="Montserrat" w:hAnsi="Montserrat"/>
          <w:spacing w:val="-2"/>
          <w:sz w:val="24"/>
        </w:rPr>
        <w:t xml:space="preserve">, </w:t>
      </w:r>
      <w:r w:rsidRPr="00B3633A">
        <w:rPr>
          <w:rFonts w:ascii="Montserrat" w:hAnsi="Montserrat"/>
          <w:i/>
          <w:spacing w:val="-2"/>
          <w:sz w:val="24"/>
        </w:rPr>
        <w:t>oblis</w:t>
      </w:r>
      <w:r w:rsidRPr="00B3633A">
        <w:rPr>
          <w:rFonts w:ascii="Montserrat" w:hAnsi="Montserrat"/>
          <w:spacing w:val="-2"/>
          <w:sz w:val="24"/>
        </w:rPr>
        <w:t xml:space="preserve">, </w:t>
      </w:r>
      <w:r w:rsidRPr="00B3633A">
        <w:rPr>
          <w:rFonts w:ascii="Montserrat" w:hAnsi="Montserrat"/>
          <w:i/>
          <w:spacing w:val="-2"/>
          <w:sz w:val="24"/>
        </w:rPr>
        <w:t>omnis</w:t>
      </w:r>
      <w:r w:rsidRPr="00B3633A">
        <w:rPr>
          <w:rFonts w:ascii="Montserrat" w:hAnsi="Montserrat"/>
          <w:spacing w:val="-2"/>
          <w:sz w:val="24"/>
        </w:rPr>
        <w:t xml:space="preserve"> thing?</w:t>
      </w:r>
    </w:p>
    <w:p w:rsidR="0008581E" w:rsidRPr="00B3633A" w:rsidRDefault="0008581E">
      <w:pPr>
        <w:pStyle w:val="0DraftNormal"/>
        <w:rPr>
          <w:rFonts w:ascii="Montserrat" w:hAnsi="Montserrat"/>
          <w:spacing w:val="-2"/>
          <w:sz w:val="24"/>
        </w:rPr>
      </w:pPr>
    </w:p>
    <w:p w:rsidR="0008581E" w:rsidRPr="00B3633A" w:rsidRDefault="0008581E">
      <w:pPr>
        <w:pStyle w:val="0DraftNormal"/>
        <w:rPr>
          <w:rFonts w:ascii="Montserrat" w:hAnsi="Montserrat"/>
          <w:spacing w:val="-2"/>
          <w:sz w:val="24"/>
        </w:rPr>
      </w:pPr>
      <w:r w:rsidRPr="00B3633A">
        <w:rPr>
          <w:rFonts w:ascii="Montserrat" w:hAnsi="Montserrat"/>
          <w:spacing w:val="-2"/>
          <w:sz w:val="24"/>
        </w:rPr>
        <w:t xml:space="preserve">We'll get to that next, sort of. That is just inside talk between (Paradox) and I, An offered as consolation. Then she responded to (Paradox)—regarding perception, One's grasp of the arena and foothold in </w:t>
      </w:r>
      <w:r w:rsidRPr="00B3633A">
        <w:rPr>
          <w:rFonts w:ascii="Montserrat" w:hAnsi="Montserrat"/>
          <w:i/>
          <w:spacing w:val="-2"/>
          <w:sz w:val="24"/>
        </w:rPr>
        <w:t>oblis</w:t>
      </w:r>
      <w:r w:rsidRPr="00B3633A">
        <w:rPr>
          <w:rFonts w:ascii="Montserrat" w:hAnsi="Montserrat"/>
          <w:spacing w:val="-2"/>
          <w:sz w:val="24"/>
        </w:rPr>
        <w:t xml:space="preserve"> and </w:t>
      </w:r>
      <w:r w:rsidRPr="00B3633A">
        <w:rPr>
          <w:rFonts w:ascii="Montserrat" w:hAnsi="Montserrat"/>
          <w:i/>
          <w:spacing w:val="-2"/>
          <w:sz w:val="24"/>
        </w:rPr>
        <w:t>exis</w:t>
      </w:r>
      <w:r w:rsidRPr="00B3633A">
        <w:rPr>
          <w:rFonts w:ascii="Montserrat" w:hAnsi="Montserrat"/>
          <w:spacing w:val="-2"/>
          <w:sz w:val="24"/>
        </w:rPr>
        <w:t xml:space="preserve"> is one's perceptions. This is information by which you present and navigate your being through participation in the arena. This is the inclusive component that seats your awareness and structure into the equation of existence.</w:t>
      </w:r>
    </w:p>
    <w:p w:rsidR="0008581E" w:rsidRPr="00B3633A" w:rsidRDefault="0008581E">
      <w:pPr>
        <w:pStyle w:val="0DraftNormal"/>
        <w:rPr>
          <w:rFonts w:ascii="Montserrat" w:hAnsi="Montserrat"/>
          <w:spacing w:val="-2"/>
          <w:sz w:val="24"/>
        </w:rPr>
      </w:pPr>
    </w:p>
    <w:p w:rsidR="0008581E" w:rsidRPr="00B3633A" w:rsidRDefault="0008581E">
      <w:pPr>
        <w:pStyle w:val="0DraftNormal"/>
        <w:rPr>
          <w:rFonts w:ascii="Montserrat" w:hAnsi="Montserrat"/>
          <w:spacing w:val="-2"/>
          <w:sz w:val="24"/>
        </w:rPr>
      </w:pPr>
      <w:r w:rsidRPr="00B3633A">
        <w:rPr>
          <w:rFonts w:ascii="Montserrat" w:hAnsi="Montserrat"/>
          <w:spacing w:val="-2"/>
          <w:sz w:val="24"/>
        </w:rPr>
        <w:t>The two of them looked at her. Av shifted. She didn't like being treated like an idiot by these two. They hadn't really told her anything with this, so she was beginning to feel like she was missing the whole point of this conversation. Hhoping the answer lay in the facetious words she did not understand, she prodded, And those three other words? What do they represent?</w:t>
      </w:r>
    </w:p>
    <w:p w:rsidR="0008581E" w:rsidRPr="00B3633A" w:rsidRDefault="0008581E">
      <w:pPr>
        <w:pStyle w:val="0DraftNormal"/>
        <w:rPr>
          <w:rFonts w:ascii="Montserrat" w:hAnsi="Montserrat"/>
          <w:spacing w:val="-2"/>
          <w:sz w:val="24"/>
        </w:rPr>
      </w:pPr>
    </w:p>
    <w:p w:rsidR="0008581E" w:rsidRPr="00B3633A" w:rsidRDefault="0008581E">
      <w:pPr>
        <w:pStyle w:val="0DraftNormal"/>
        <w:rPr>
          <w:rFonts w:ascii="Montserrat" w:hAnsi="Montserrat"/>
          <w:spacing w:val="-2"/>
          <w:sz w:val="24"/>
        </w:rPr>
      </w:pPr>
      <w:r w:rsidRPr="00B3633A">
        <w:rPr>
          <w:rFonts w:ascii="Montserrat" w:hAnsi="Montserrat"/>
          <w:spacing w:val="-2"/>
          <w:sz w:val="24"/>
        </w:rPr>
        <w:t xml:space="preserve">Intuition, said An. To which (Paradox) added, The divine self, </w:t>
      </w:r>
      <w:r w:rsidRPr="00B3633A">
        <w:rPr>
          <w:rFonts w:ascii="Montserrat" w:hAnsi="Montserrat"/>
          <w:i/>
          <w:spacing w:val="-2"/>
          <w:sz w:val="24"/>
        </w:rPr>
        <w:t>omnis</w:t>
      </w:r>
      <w:r w:rsidRPr="00B3633A">
        <w:rPr>
          <w:rFonts w:ascii="Montserrat" w:hAnsi="Montserrat"/>
          <w:spacing w:val="-2"/>
          <w:sz w:val="24"/>
        </w:rPr>
        <w:t xml:space="preserve">, the power and potential of the individual as an absolute. All that an entity has and can offer is present in the </w:t>
      </w:r>
      <w:r w:rsidRPr="00B3633A">
        <w:rPr>
          <w:rFonts w:ascii="Montserrat" w:hAnsi="Montserrat"/>
          <w:i/>
          <w:spacing w:val="-2"/>
          <w:sz w:val="24"/>
        </w:rPr>
        <w:t>omnis</w:t>
      </w:r>
      <w:r w:rsidRPr="00B3633A">
        <w:rPr>
          <w:rFonts w:ascii="Montserrat" w:hAnsi="Montserrat"/>
          <w:spacing w:val="-2"/>
          <w:sz w:val="24"/>
        </w:rPr>
        <w:t xml:space="preserve">; an infinite quantity in itself, the amount of influence it has in the equation of interaction is relative to the way the entity defines itself in </w:t>
      </w:r>
      <w:r w:rsidRPr="00B3633A">
        <w:rPr>
          <w:rFonts w:ascii="Montserrat" w:hAnsi="Montserrat"/>
          <w:i/>
          <w:spacing w:val="-2"/>
          <w:sz w:val="24"/>
        </w:rPr>
        <w:t>oblis</w:t>
      </w:r>
      <w:r w:rsidRPr="00B3633A">
        <w:rPr>
          <w:rFonts w:ascii="Montserrat" w:hAnsi="Montserrat"/>
          <w:spacing w:val="-2"/>
          <w:sz w:val="24"/>
        </w:rPr>
        <w:t>. (Paradox) shifted positions and clarified, Intuition is sort of an indication of the thing, but we sort of wanted to make this particular distinction.</w:t>
      </w:r>
    </w:p>
    <w:p w:rsidR="0008581E" w:rsidRPr="00B3633A" w:rsidRDefault="0008581E">
      <w:pPr>
        <w:pStyle w:val="0DraftNormal"/>
        <w:rPr>
          <w:rFonts w:ascii="Montserrat" w:hAnsi="Montserrat"/>
          <w:spacing w:val="-2"/>
          <w:sz w:val="24"/>
        </w:rPr>
      </w:pPr>
    </w:p>
    <w:p w:rsidR="0008581E" w:rsidRPr="00B3633A" w:rsidRDefault="0008581E">
      <w:pPr>
        <w:pStyle w:val="0DraftNormal"/>
        <w:rPr>
          <w:rFonts w:ascii="Montserrat" w:hAnsi="Montserrat"/>
          <w:spacing w:val="-2"/>
          <w:sz w:val="24"/>
        </w:rPr>
      </w:pPr>
      <w:r w:rsidRPr="00B3633A">
        <w:rPr>
          <w:rFonts w:ascii="Montserrat" w:hAnsi="Montserrat"/>
          <w:spacing w:val="-2"/>
          <w:sz w:val="24"/>
        </w:rPr>
        <w:t>Experience, An piped, moving on while Av raised an eyebrow.</w:t>
      </w:r>
    </w:p>
    <w:p w:rsidR="0008581E" w:rsidRPr="00B3633A" w:rsidRDefault="0008581E">
      <w:pPr>
        <w:pStyle w:val="0DraftNormal"/>
        <w:rPr>
          <w:rFonts w:ascii="Montserrat" w:hAnsi="Montserrat"/>
          <w:spacing w:val="-2"/>
          <w:sz w:val="24"/>
        </w:rPr>
      </w:pPr>
    </w:p>
    <w:p w:rsidR="0008581E" w:rsidRPr="00B3633A" w:rsidRDefault="0008581E">
      <w:pPr>
        <w:pStyle w:val="0DraftNormal"/>
        <w:rPr>
          <w:rFonts w:ascii="Montserrat" w:hAnsi="Montserrat"/>
          <w:spacing w:val="-2"/>
          <w:sz w:val="24"/>
        </w:rPr>
      </w:pPr>
      <w:r w:rsidRPr="00B3633A">
        <w:rPr>
          <w:rFonts w:ascii="Montserrat" w:hAnsi="Montserrat"/>
          <w:spacing w:val="-2"/>
          <w:sz w:val="24"/>
        </w:rPr>
        <w:t xml:space="preserve">Once again, (Paradox) supplied the explaination—giving Av just enough time to try to estimate what the distinction here would be, the refining self, </w:t>
      </w:r>
      <w:r w:rsidRPr="00B3633A">
        <w:rPr>
          <w:rFonts w:ascii="Montserrat" w:hAnsi="Montserrat"/>
          <w:i/>
          <w:spacing w:val="-2"/>
          <w:sz w:val="24"/>
        </w:rPr>
        <w:t>exis</w:t>
      </w:r>
      <w:r w:rsidRPr="00B3633A">
        <w:rPr>
          <w:rFonts w:ascii="Montserrat" w:hAnsi="Montserrat"/>
          <w:spacing w:val="-2"/>
          <w:sz w:val="24"/>
        </w:rPr>
        <w:t xml:space="preserve">, the manifested and embodied potential of the individual as a self defining entity. The power of the individual in </w:t>
      </w:r>
      <w:r w:rsidRPr="00B3633A">
        <w:rPr>
          <w:rFonts w:ascii="Montserrat" w:hAnsi="Montserrat"/>
          <w:i/>
          <w:spacing w:val="-2"/>
          <w:sz w:val="24"/>
        </w:rPr>
        <w:t>exis</w:t>
      </w:r>
      <w:r w:rsidRPr="00B3633A">
        <w:rPr>
          <w:rFonts w:ascii="Montserrat" w:hAnsi="Montserrat"/>
          <w:spacing w:val="-2"/>
          <w:sz w:val="24"/>
        </w:rPr>
        <w:t xml:space="preserve"> is immediate, profound and mundane. The reward of existing in </w:t>
      </w:r>
      <w:r w:rsidRPr="00B3633A">
        <w:rPr>
          <w:rFonts w:ascii="Montserrat" w:hAnsi="Montserrat"/>
          <w:i/>
          <w:spacing w:val="-2"/>
          <w:sz w:val="24"/>
        </w:rPr>
        <w:t>oblis</w:t>
      </w:r>
      <w:r w:rsidRPr="00B3633A">
        <w:rPr>
          <w:rFonts w:ascii="Montserrat" w:hAnsi="Montserrat"/>
          <w:spacing w:val="-2"/>
          <w:sz w:val="24"/>
        </w:rPr>
        <w:t xml:space="preserve"> is the translation of </w:t>
      </w:r>
      <w:r w:rsidRPr="00B3633A">
        <w:rPr>
          <w:rFonts w:ascii="Montserrat" w:hAnsi="Montserrat"/>
          <w:i/>
          <w:spacing w:val="-2"/>
          <w:sz w:val="24"/>
        </w:rPr>
        <w:t>omnis</w:t>
      </w:r>
      <w:r w:rsidRPr="00B3633A">
        <w:rPr>
          <w:rFonts w:ascii="Montserrat" w:hAnsi="Montserrat"/>
          <w:spacing w:val="-2"/>
          <w:sz w:val="24"/>
        </w:rPr>
        <w:t xml:space="preserve"> into </w:t>
      </w:r>
      <w:r w:rsidRPr="00B3633A">
        <w:rPr>
          <w:rFonts w:ascii="Montserrat" w:hAnsi="Montserrat"/>
          <w:i/>
          <w:spacing w:val="-2"/>
          <w:sz w:val="24"/>
        </w:rPr>
        <w:t>exis</w:t>
      </w:r>
      <w:r w:rsidRPr="00B3633A">
        <w:rPr>
          <w:rFonts w:ascii="Montserrat" w:hAnsi="Montserrat"/>
          <w:spacing w:val="-2"/>
          <w:sz w:val="24"/>
        </w:rPr>
        <w:t xml:space="preserve"> forms which the entity can use without principle resistance—essentially the freedom to express oneself in ways that have been justified in </w:t>
      </w:r>
      <w:r w:rsidRPr="00B3633A">
        <w:rPr>
          <w:rFonts w:ascii="Montserrat" w:hAnsi="Montserrat"/>
          <w:i/>
          <w:spacing w:val="-2"/>
          <w:sz w:val="24"/>
        </w:rPr>
        <w:t>oblis</w:t>
      </w:r>
      <w:r w:rsidRPr="00B3633A">
        <w:rPr>
          <w:rFonts w:ascii="Montserrat" w:hAnsi="Montserrat"/>
          <w:spacing w:val="-2"/>
          <w:sz w:val="24"/>
        </w:rPr>
        <w:t xml:space="preserve"> and need no longer be justified. </w:t>
      </w:r>
      <w:r w:rsidRPr="00B3633A">
        <w:rPr>
          <w:rFonts w:ascii="Montserrat" w:hAnsi="Montserrat"/>
          <w:i/>
          <w:spacing w:val="-2"/>
          <w:sz w:val="24"/>
        </w:rPr>
        <w:t xml:space="preserve">Exis </w:t>
      </w:r>
      <w:r w:rsidRPr="00B3633A">
        <w:rPr>
          <w:rFonts w:ascii="Montserrat" w:hAnsi="Montserrat"/>
          <w:spacing w:val="-2"/>
          <w:sz w:val="24"/>
        </w:rPr>
        <w:t xml:space="preserve">can only be altered or attained through </w:t>
      </w:r>
      <w:r w:rsidRPr="00B3633A">
        <w:rPr>
          <w:rFonts w:ascii="Montserrat" w:hAnsi="Montserrat"/>
          <w:i/>
          <w:spacing w:val="-2"/>
          <w:sz w:val="24"/>
        </w:rPr>
        <w:t>oblis</w:t>
      </w:r>
      <w:r w:rsidRPr="00B3633A">
        <w:rPr>
          <w:rFonts w:ascii="Montserrat" w:hAnsi="Montserrat"/>
          <w:spacing w:val="-2"/>
          <w:sz w:val="24"/>
        </w:rPr>
        <w:t xml:space="preserve">, where the entity is taxed and judged as matters dictate. </w:t>
      </w:r>
      <w:r w:rsidRPr="00B3633A">
        <w:rPr>
          <w:rFonts w:ascii="Montserrat" w:hAnsi="Montserrat"/>
          <w:i/>
          <w:spacing w:val="-2"/>
          <w:sz w:val="24"/>
        </w:rPr>
        <w:t xml:space="preserve">Exis </w:t>
      </w:r>
      <w:r w:rsidRPr="00B3633A">
        <w:rPr>
          <w:rFonts w:ascii="Montserrat" w:hAnsi="Montserrat"/>
          <w:spacing w:val="-2"/>
          <w:sz w:val="24"/>
        </w:rPr>
        <w:t xml:space="preserve">is like </w:t>
      </w:r>
      <w:r w:rsidRPr="00B3633A">
        <w:rPr>
          <w:rFonts w:ascii="Montserrat" w:hAnsi="Montserrat"/>
          <w:i/>
          <w:spacing w:val="-2"/>
          <w:sz w:val="24"/>
        </w:rPr>
        <w:t xml:space="preserve">shibumi: </w:t>
      </w:r>
      <w:r w:rsidRPr="00B3633A">
        <w:rPr>
          <w:rFonts w:ascii="Montserrat" w:hAnsi="Montserrat"/>
          <w:spacing w:val="-2"/>
          <w:sz w:val="24"/>
        </w:rPr>
        <w:t>the quality of being without the angst of becoming.</w:t>
      </w:r>
    </w:p>
    <w:p w:rsidR="0008581E" w:rsidRPr="00B3633A" w:rsidRDefault="0008581E">
      <w:pPr>
        <w:pStyle w:val="0DraftNormal"/>
        <w:rPr>
          <w:rFonts w:ascii="Montserrat" w:hAnsi="Montserrat"/>
          <w:spacing w:val="-2"/>
          <w:sz w:val="24"/>
        </w:rPr>
      </w:pPr>
    </w:p>
    <w:p w:rsidR="0008581E" w:rsidRPr="00B3633A" w:rsidRDefault="0008581E">
      <w:pPr>
        <w:pStyle w:val="0DraftNormal"/>
        <w:rPr>
          <w:rFonts w:ascii="Montserrat" w:hAnsi="Montserrat"/>
          <w:spacing w:val="-2"/>
          <w:sz w:val="24"/>
        </w:rPr>
      </w:pPr>
      <w:r w:rsidRPr="00B3633A">
        <w:rPr>
          <w:rFonts w:ascii="Montserrat" w:hAnsi="Montserrat"/>
          <w:spacing w:val="-2"/>
          <w:sz w:val="24"/>
        </w:rPr>
        <w:t xml:space="preserve">Av frowned, You did it again. What is </w:t>
      </w:r>
      <w:r w:rsidRPr="00B3633A">
        <w:rPr>
          <w:rFonts w:ascii="Montserrat" w:hAnsi="Montserrat"/>
          <w:i/>
          <w:spacing w:val="-2"/>
          <w:sz w:val="24"/>
        </w:rPr>
        <w:t>oblis</w:t>
      </w:r>
      <w:r w:rsidRPr="00B3633A">
        <w:rPr>
          <w:rFonts w:ascii="Montserrat" w:hAnsi="Montserrat"/>
          <w:spacing w:val="-2"/>
          <w:sz w:val="24"/>
        </w:rPr>
        <w:t xml:space="preserve">—and now, what is </w:t>
      </w:r>
      <w:r w:rsidRPr="00B3633A">
        <w:rPr>
          <w:rFonts w:ascii="Montserrat" w:hAnsi="Montserrat"/>
          <w:i/>
          <w:spacing w:val="-2"/>
          <w:sz w:val="24"/>
        </w:rPr>
        <w:t>shibumi?</w:t>
      </w:r>
    </w:p>
    <w:p w:rsidR="0008581E" w:rsidRPr="00B3633A" w:rsidRDefault="0008581E">
      <w:pPr>
        <w:pStyle w:val="0DraftNormal"/>
        <w:rPr>
          <w:rFonts w:ascii="Montserrat" w:hAnsi="Montserrat"/>
          <w:spacing w:val="-2"/>
          <w:sz w:val="24"/>
        </w:rPr>
      </w:pPr>
    </w:p>
    <w:p w:rsidR="0008581E" w:rsidRPr="00B3633A" w:rsidRDefault="0008581E">
      <w:pPr>
        <w:pStyle w:val="0DraftNormal"/>
        <w:rPr>
          <w:rFonts w:ascii="Montserrat" w:hAnsi="Montserrat"/>
          <w:spacing w:val="-2"/>
          <w:sz w:val="24"/>
        </w:rPr>
      </w:pPr>
      <w:r w:rsidRPr="00B3633A">
        <w:rPr>
          <w:rFonts w:ascii="Montserrat" w:hAnsi="Montserrat"/>
          <w:i/>
          <w:spacing w:val="-2"/>
          <w:sz w:val="24"/>
        </w:rPr>
        <w:t xml:space="preserve">Shibumi, </w:t>
      </w:r>
      <w:r w:rsidRPr="00B3633A">
        <w:rPr>
          <w:rFonts w:ascii="Montserrat" w:hAnsi="Montserrat"/>
          <w:spacing w:val="-2"/>
          <w:sz w:val="24"/>
        </w:rPr>
        <w:t>you should know, that's japenese, and I did give the bastardized definition, corrected (Paradox).</w:t>
      </w:r>
    </w:p>
    <w:p w:rsidR="0008581E" w:rsidRPr="00B3633A" w:rsidRDefault="0008581E">
      <w:pPr>
        <w:pStyle w:val="0DraftNormal"/>
        <w:rPr>
          <w:rFonts w:ascii="Montserrat" w:hAnsi="Montserrat"/>
          <w:spacing w:val="-2"/>
          <w:sz w:val="24"/>
        </w:rPr>
      </w:pPr>
    </w:p>
    <w:p w:rsidR="0008581E" w:rsidRPr="00B3633A" w:rsidRDefault="0008581E">
      <w:pPr>
        <w:pStyle w:val="0DraftNormal"/>
        <w:rPr>
          <w:rFonts w:ascii="Montserrat" w:hAnsi="Montserrat"/>
          <w:spacing w:val="-2"/>
          <w:sz w:val="24"/>
        </w:rPr>
      </w:pPr>
      <w:r w:rsidRPr="00B3633A">
        <w:rPr>
          <w:rFonts w:ascii="Montserrat" w:hAnsi="Montserrat"/>
          <w:spacing w:val="-2"/>
          <w:sz w:val="24"/>
        </w:rPr>
        <w:t>Sorry. I'm still not thinking right; everything is running together and making no connections, Av repented sheepishly. An and (Paradox) looked at each other. The look they exchanged was oddly blank.</w:t>
      </w:r>
    </w:p>
    <w:p w:rsidR="0008581E" w:rsidRPr="00B3633A" w:rsidRDefault="0008581E">
      <w:pPr>
        <w:pStyle w:val="0DraftNormal"/>
        <w:rPr>
          <w:rFonts w:ascii="Montserrat" w:hAnsi="Montserrat"/>
          <w:spacing w:val="-2"/>
          <w:sz w:val="24"/>
        </w:rPr>
      </w:pPr>
    </w:p>
    <w:p w:rsidR="0008581E" w:rsidRPr="00B3633A" w:rsidRDefault="0008581E">
      <w:pPr>
        <w:pStyle w:val="0DraftNormal"/>
        <w:rPr>
          <w:rFonts w:ascii="Montserrat" w:hAnsi="Montserrat"/>
          <w:spacing w:val="-2"/>
          <w:sz w:val="24"/>
        </w:rPr>
      </w:pPr>
      <w:r w:rsidRPr="00B3633A">
        <w:rPr>
          <w:rFonts w:ascii="Montserrat" w:hAnsi="Montserrat"/>
          <w:spacing w:val="-2"/>
          <w:sz w:val="24"/>
        </w:rPr>
        <w:t xml:space="preserve">Try to keep with us, Okay? The third: obligation, An said, and she completed this one herself, the promised self, </w:t>
      </w:r>
      <w:r w:rsidRPr="00B3633A">
        <w:rPr>
          <w:rFonts w:ascii="Montserrat" w:hAnsi="Montserrat"/>
          <w:i/>
          <w:spacing w:val="-2"/>
          <w:sz w:val="24"/>
        </w:rPr>
        <w:t>oblis</w:t>
      </w:r>
      <w:r w:rsidRPr="00B3633A">
        <w:rPr>
          <w:rFonts w:ascii="Montserrat" w:hAnsi="Montserrat"/>
          <w:spacing w:val="-2"/>
          <w:sz w:val="24"/>
        </w:rPr>
        <w:t xml:space="preserve">, the chosen and given participation of the individual in the arena and the absolute. The best definition of a thing is the thing itself. With entities, the definition is immense and infinite in its possibilities. The divine entity, </w:t>
      </w:r>
      <w:r w:rsidRPr="00B3633A">
        <w:rPr>
          <w:rFonts w:ascii="Montserrat" w:hAnsi="Montserrat"/>
          <w:i/>
          <w:spacing w:val="-2"/>
          <w:sz w:val="24"/>
        </w:rPr>
        <w:t>omnis</w:t>
      </w:r>
      <w:r w:rsidRPr="00B3633A">
        <w:rPr>
          <w:rFonts w:ascii="Montserrat" w:hAnsi="Montserrat"/>
          <w:spacing w:val="-2"/>
          <w:sz w:val="24"/>
        </w:rPr>
        <w:t xml:space="preserve">, is very difficult for any but the individual to see. So entities define themselves through expression over time and trials. </w:t>
      </w:r>
      <w:r w:rsidRPr="00B3633A">
        <w:rPr>
          <w:rFonts w:ascii="Montserrat" w:hAnsi="Montserrat"/>
          <w:i/>
          <w:spacing w:val="-2"/>
          <w:sz w:val="24"/>
        </w:rPr>
        <w:t>oblis</w:t>
      </w:r>
      <w:r w:rsidRPr="00B3633A">
        <w:rPr>
          <w:rFonts w:ascii="Montserrat" w:hAnsi="Montserrat"/>
          <w:spacing w:val="-2"/>
          <w:sz w:val="24"/>
        </w:rPr>
        <w:t xml:space="preserve"> exists for this reason. Participation. Individuals submit to </w:t>
      </w:r>
      <w:r w:rsidRPr="00B3633A">
        <w:rPr>
          <w:rFonts w:ascii="Montserrat" w:hAnsi="Montserrat"/>
          <w:i/>
          <w:spacing w:val="-2"/>
          <w:sz w:val="24"/>
        </w:rPr>
        <w:t>oblis</w:t>
      </w:r>
      <w:r w:rsidRPr="00B3633A">
        <w:rPr>
          <w:rFonts w:ascii="Montserrat" w:hAnsi="Montserrat"/>
          <w:spacing w:val="-2"/>
          <w:sz w:val="24"/>
        </w:rPr>
        <w:t xml:space="preserve"> for the privilege of attaining </w:t>
      </w:r>
      <w:r w:rsidRPr="00B3633A">
        <w:rPr>
          <w:rFonts w:ascii="Montserrat" w:hAnsi="Montserrat"/>
          <w:i/>
          <w:spacing w:val="-2"/>
          <w:sz w:val="24"/>
        </w:rPr>
        <w:t>exis</w:t>
      </w:r>
      <w:r w:rsidRPr="00B3633A">
        <w:rPr>
          <w:rFonts w:ascii="Montserrat" w:hAnsi="Montserrat"/>
          <w:spacing w:val="-2"/>
          <w:sz w:val="24"/>
        </w:rPr>
        <w:t xml:space="preserve">—the ability to represent oneself in the arena of </w:t>
      </w:r>
      <w:r w:rsidRPr="00B3633A">
        <w:rPr>
          <w:rFonts w:ascii="Montserrat" w:hAnsi="Montserrat"/>
          <w:i/>
          <w:spacing w:val="-2"/>
          <w:sz w:val="24"/>
        </w:rPr>
        <w:t>oblis</w:t>
      </w:r>
      <w:r w:rsidRPr="00B3633A">
        <w:rPr>
          <w:rFonts w:ascii="Montserrat" w:hAnsi="Montserrat"/>
          <w:spacing w:val="-2"/>
          <w:sz w:val="24"/>
        </w:rPr>
        <w:t xml:space="preserve"> without the constant struggle to justify their being. </w:t>
      </w:r>
      <w:r w:rsidRPr="00B3633A">
        <w:rPr>
          <w:rFonts w:ascii="Montserrat" w:hAnsi="Montserrat"/>
          <w:i/>
          <w:spacing w:val="-2"/>
          <w:sz w:val="24"/>
        </w:rPr>
        <w:t>oblis</w:t>
      </w:r>
      <w:r w:rsidRPr="00B3633A">
        <w:rPr>
          <w:rFonts w:ascii="Montserrat" w:hAnsi="Montserrat"/>
          <w:spacing w:val="-2"/>
          <w:sz w:val="24"/>
        </w:rPr>
        <w:t xml:space="preserve"> is the angst of becoming, the hardest passage of the absolute self, </w:t>
      </w:r>
      <w:r w:rsidRPr="00B3633A">
        <w:rPr>
          <w:rFonts w:ascii="Montserrat" w:hAnsi="Montserrat"/>
          <w:i/>
          <w:spacing w:val="-2"/>
          <w:sz w:val="24"/>
        </w:rPr>
        <w:t>omnis</w:t>
      </w:r>
      <w:r w:rsidRPr="00B3633A">
        <w:rPr>
          <w:rFonts w:ascii="Montserrat" w:hAnsi="Montserrat"/>
          <w:spacing w:val="-2"/>
          <w:sz w:val="24"/>
        </w:rPr>
        <w:t>.</w:t>
      </w:r>
    </w:p>
    <w:p w:rsidR="0008581E" w:rsidRPr="00B3633A" w:rsidRDefault="0008581E">
      <w:pPr>
        <w:pStyle w:val="0DraftNormal"/>
        <w:rPr>
          <w:rFonts w:ascii="Montserrat" w:hAnsi="Montserrat"/>
          <w:spacing w:val="-2"/>
          <w:sz w:val="24"/>
        </w:rPr>
      </w:pPr>
    </w:p>
    <w:p w:rsidR="0008581E" w:rsidRPr="00B3633A" w:rsidRDefault="0008581E">
      <w:pPr>
        <w:pStyle w:val="0DraftNormal"/>
        <w:rPr>
          <w:rFonts w:ascii="Montserrat" w:hAnsi="Montserrat"/>
          <w:spacing w:val="-2"/>
          <w:sz w:val="24"/>
        </w:rPr>
      </w:pPr>
      <w:r w:rsidRPr="00B3633A">
        <w:rPr>
          <w:rFonts w:ascii="Montserrat" w:hAnsi="Montserrat"/>
          <w:spacing w:val="-2"/>
          <w:sz w:val="24"/>
        </w:rPr>
        <w:t xml:space="preserve">...for a long time I have struggled for the best terms to express the principles I have observed in the divine equation. The law of three and the first term of harmonic existence is expressed in this triumvirate: </w:t>
      </w:r>
      <w:r w:rsidRPr="00B3633A">
        <w:rPr>
          <w:rFonts w:ascii="Montserrat" w:hAnsi="Montserrat"/>
          <w:i/>
          <w:spacing w:val="-2"/>
          <w:sz w:val="24"/>
        </w:rPr>
        <w:t>Omnis</w:t>
      </w:r>
      <w:r w:rsidRPr="00B3633A">
        <w:rPr>
          <w:rFonts w:ascii="Montserrat" w:hAnsi="Montserrat"/>
          <w:spacing w:val="-2"/>
          <w:sz w:val="24"/>
        </w:rPr>
        <w:t xml:space="preserve">, the absolute and foundation in the divine path of being; </w:t>
      </w:r>
      <w:r w:rsidRPr="00B3633A">
        <w:rPr>
          <w:rFonts w:ascii="Montserrat" w:hAnsi="Montserrat"/>
          <w:i/>
          <w:spacing w:val="-2"/>
          <w:sz w:val="24"/>
        </w:rPr>
        <w:t xml:space="preserve">Exis, </w:t>
      </w:r>
      <w:r w:rsidRPr="00B3633A">
        <w:rPr>
          <w:rFonts w:ascii="Montserrat" w:hAnsi="Montserrat"/>
          <w:spacing w:val="-2"/>
          <w:sz w:val="24"/>
        </w:rPr>
        <w:t>the granted state of being in equilibrium—</w:t>
      </w:r>
      <w:r w:rsidRPr="00B3633A">
        <w:rPr>
          <w:rFonts w:ascii="Montserrat" w:hAnsi="Montserrat"/>
          <w:i/>
          <w:spacing w:val="-2"/>
          <w:sz w:val="24"/>
        </w:rPr>
        <w:t xml:space="preserve">shibumi, </w:t>
      </w:r>
      <w:r w:rsidRPr="00B3633A">
        <w:rPr>
          <w:rFonts w:ascii="Montserrat" w:hAnsi="Montserrat"/>
          <w:spacing w:val="-2"/>
          <w:sz w:val="24"/>
        </w:rPr>
        <w:t xml:space="preserve">the quality of being without the angst of becoming; and </w:t>
      </w:r>
      <w:r w:rsidRPr="00B3633A">
        <w:rPr>
          <w:rFonts w:ascii="Montserrat" w:hAnsi="Montserrat"/>
          <w:i/>
          <w:spacing w:val="-2"/>
          <w:sz w:val="24"/>
        </w:rPr>
        <w:t>Oblis</w:t>
      </w:r>
      <w:r w:rsidRPr="00B3633A">
        <w:rPr>
          <w:rFonts w:ascii="Montserrat" w:hAnsi="Montserrat"/>
          <w:spacing w:val="-2"/>
          <w:sz w:val="24"/>
        </w:rPr>
        <w:t>, the contested mutable acceleration of being into endless new directions—the angst of becoming, the hunger of infinity and eternity yearning to be filled.</w:t>
      </w:r>
    </w:p>
    <w:p w:rsidR="0008581E" w:rsidRPr="00B3633A" w:rsidRDefault="0008581E">
      <w:pPr>
        <w:pStyle w:val="0DraftNormal"/>
        <w:rPr>
          <w:rFonts w:ascii="Montserrat" w:hAnsi="Montserrat"/>
          <w:spacing w:val="-2"/>
          <w:sz w:val="24"/>
        </w:rPr>
      </w:pPr>
    </w:p>
    <w:p w:rsidR="0008581E" w:rsidRPr="00B3633A" w:rsidRDefault="0008581E">
      <w:pPr>
        <w:pStyle w:val="0DraftNormal"/>
        <w:rPr>
          <w:rFonts w:ascii="Montserrat" w:hAnsi="Montserrat"/>
          <w:spacing w:val="-2"/>
          <w:sz w:val="24"/>
        </w:rPr>
      </w:pPr>
      <w:r w:rsidRPr="00B3633A">
        <w:rPr>
          <w:rFonts w:ascii="Montserrat" w:hAnsi="Montserrat"/>
          <w:spacing w:val="-2"/>
          <w:sz w:val="24"/>
        </w:rPr>
        <w:t xml:space="preserve">I did not begin with the design to create a specific method or system of interpretation. I perhaps entertained an interest at various times in devising a system of articulation. In either case, I must admit that I was influenced by the coincidence of certain concepts bringing substance to my intuitive comprehension. Among these influences, I am sure, many draw from inaccessible occult philosophies. Inaccessible to me, that is. I had and have no interest in pursuing study of these systems of interpretation. It merely happens that from my haphazard exposure, I have enlightened a penetrating method for breaking down, comprehending and defining the possibilities and mysteries of a supernatural universe. Given the limitations and paradoxes of a blindly evolved language, I can not but expect that the resulting system is limited and paradoxical. I must remain satisfied with the knowledge that my intuition is not. I deliberately resolved to title my method ALLUSION, for that is indeed what it is. </w:t>
      </w:r>
    </w:p>
    <w:p w:rsidR="0008581E" w:rsidRPr="00B3633A" w:rsidRDefault="0008581E">
      <w:pPr>
        <w:pStyle w:val="0DraftNormal"/>
        <w:rPr>
          <w:rFonts w:ascii="Montserrat" w:hAnsi="Montserrat"/>
          <w:spacing w:val="-2"/>
          <w:sz w:val="24"/>
        </w:rPr>
      </w:pPr>
    </w:p>
    <w:p w:rsidR="0008581E" w:rsidRPr="00B3633A" w:rsidRDefault="0008581E">
      <w:pPr>
        <w:pStyle w:val="0DraftNormal"/>
        <w:rPr>
          <w:rFonts w:ascii="Montserrat" w:hAnsi="Montserrat"/>
          <w:spacing w:val="-2"/>
          <w:sz w:val="24"/>
        </w:rPr>
      </w:pPr>
      <w:r w:rsidRPr="00B3633A">
        <w:rPr>
          <w:rFonts w:ascii="Montserrat" w:hAnsi="Montserrat"/>
          <w:spacing w:val="-2"/>
          <w:sz w:val="24"/>
        </w:rPr>
        <w:t>As I continue to explore my own possibilities, I often find myself confronted with the need to name something for which I have no readily applicable tag. As it is most convenient, I tend to usurp a word which bears the strongest connection with this new concept for me. Until I determine to devise a comprehensive system of articulation, my system of interpretation will remain a bastardization of the inventory of names I have available to me. It is difficult enough as it is, at present, for me to recall the structures that were the foundation of ALLUSION. I will, in short, attempt to cite them:EXISTENCE : Being both the question, the interest, the mystery, and the manifestation of all that can in any way be of interest, I defined this as the principal of my query. It is the core of my paradigm. It is my first allusion to the absolute. This is the beginning and end of all I examine. The distinction of that which is from that which is not. The quality of existence dictates that you are either something or you are nothing.</w:t>
      </w:r>
    </w:p>
    <w:p w:rsidR="0008581E" w:rsidRPr="00B3633A" w:rsidRDefault="0008581E">
      <w:pPr>
        <w:pStyle w:val="0DraftNormal"/>
        <w:rPr>
          <w:rFonts w:ascii="Montserrat" w:hAnsi="Montserrat"/>
          <w:spacing w:val="-2"/>
          <w:sz w:val="24"/>
        </w:rPr>
      </w:pPr>
    </w:p>
    <w:p w:rsidR="0008581E" w:rsidRPr="00B3633A" w:rsidRDefault="0008581E">
      <w:pPr>
        <w:pStyle w:val="0DraftNormal"/>
        <w:rPr>
          <w:rFonts w:ascii="Montserrat" w:hAnsi="Montserrat"/>
          <w:spacing w:val="-2"/>
          <w:sz w:val="24"/>
        </w:rPr>
      </w:pPr>
      <w:r w:rsidRPr="00B3633A">
        <w:rPr>
          <w:rFonts w:ascii="Montserrat" w:hAnsi="Montserrat"/>
          <w:spacing w:val="-2"/>
          <w:sz w:val="24"/>
        </w:rPr>
        <w:t>ABSOLUTE : This is not a new concept. Perfection. I have said much about the absolute. That which is all and nothing. The pure manifestation of all possibilities. In framing the absolute, a paradox is created by which any thing that is defined is but discriminated from the whole. That whole is the absolute. The trick of phrasing is that the absolute is that which is defined as well as that which is not, for that which was defined was singled out as but a fragment of the absolute.</w:t>
      </w:r>
    </w:p>
    <w:p w:rsidR="0008581E" w:rsidRPr="00B3633A" w:rsidRDefault="0008581E">
      <w:pPr>
        <w:pStyle w:val="0DraftNormal"/>
        <w:rPr>
          <w:rFonts w:ascii="Montserrat" w:hAnsi="Montserrat"/>
          <w:spacing w:val="-2"/>
          <w:sz w:val="24"/>
        </w:rPr>
      </w:pPr>
    </w:p>
    <w:p w:rsidR="0008581E" w:rsidRPr="00B3633A" w:rsidRDefault="0008581E">
      <w:pPr>
        <w:pStyle w:val="0DraftNormal"/>
        <w:rPr>
          <w:rFonts w:ascii="Montserrat" w:hAnsi="Montserrat"/>
          <w:spacing w:val="-2"/>
          <w:sz w:val="24"/>
        </w:rPr>
      </w:pPr>
      <w:r w:rsidRPr="00B3633A">
        <w:rPr>
          <w:rFonts w:ascii="Montserrat" w:hAnsi="Montserrat"/>
          <w:spacing w:val="-2"/>
          <w:sz w:val="24"/>
        </w:rPr>
        <w:t>NOTHING CAN NOT EXIST : This is a truth. By definition, nothing can not exist; ergo anything is possible. If nothing existed then it would be something. In so far as it should be noted, this is clearly a circular argument. To be or not to be—and yet you can't not be. It is all in the definition of existing. The only way to begin to pursue this matter is to find that definition.</w:t>
      </w:r>
    </w:p>
    <w:p w:rsidR="0008581E" w:rsidRPr="00B3633A" w:rsidRDefault="0008581E">
      <w:pPr>
        <w:pStyle w:val="0DraftNormal"/>
        <w:rPr>
          <w:rFonts w:ascii="Montserrat" w:hAnsi="Montserrat"/>
          <w:spacing w:val="-2"/>
          <w:sz w:val="24"/>
        </w:rPr>
      </w:pPr>
    </w:p>
    <w:p w:rsidR="0008581E" w:rsidRPr="00B3633A" w:rsidRDefault="0008581E">
      <w:pPr>
        <w:pStyle w:val="0DraftNormal"/>
        <w:rPr>
          <w:rFonts w:ascii="Montserrat" w:hAnsi="Montserrat"/>
          <w:spacing w:val="-2"/>
          <w:sz w:val="24"/>
        </w:rPr>
      </w:pPr>
      <w:r w:rsidRPr="00B3633A">
        <w:rPr>
          <w:rFonts w:ascii="Montserrat" w:hAnsi="Montserrat"/>
          <w:spacing w:val="-2"/>
          <w:sz w:val="24"/>
        </w:rPr>
        <w:t>THE LAW OF THREE : This is a more obscure concept. The argument is this: In order for any phenomena to be manifest, it requires the action of three different forces. Nowhere does it state what the three forces are by default. Simply that they be distinct in manner, purpose or nature. A force can not manifest by itself. Two forces when present act on each other and negate their effects. Only with the presence of a third factor do the effects of these forces interacting become manifest. However it may be, argued or not, it remains true. The above indicates the contributions of one, all and nought, to simply define existence. If it were necessary to argue, I could point out the obvious consequence of dualities. They always result in oppositions. In reality, there is always a third alternative, which could be anything. This form is a basic construct model.</w:t>
      </w:r>
    </w:p>
    <w:p w:rsidR="0008581E" w:rsidRPr="00B3633A" w:rsidRDefault="0008581E">
      <w:pPr>
        <w:pStyle w:val="0DraftNormal"/>
        <w:rPr>
          <w:rFonts w:ascii="Montserrat" w:hAnsi="Montserrat"/>
          <w:spacing w:val="-2"/>
          <w:sz w:val="24"/>
        </w:rPr>
      </w:pPr>
    </w:p>
    <w:p w:rsidR="0008581E" w:rsidRPr="00B3633A" w:rsidRDefault="0008581E">
      <w:pPr>
        <w:pStyle w:val="0DraftNormal"/>
        <w:rPr>
          <w:rFonts w:ascii="Montserrat" w:hAnsi="Montserrat"/>
          <w:spacing w:val="-2"/>
          <w:sz w:val="24"/>
        </w:rPr>
      </w:pPr>
      <w:r w:rsidRPr="00B3633A">
        <w:rPr>
          <w:rFonts w:ascii="Montserrat" w:hAnsi="Montserrat"/>
          <w:spacing w:val="-2"/>
          <w:sz w:val="24"/>
        </w:rPr>
        <w:t>THE LAW OF SEVEN : This one is even harder to pick up. The law of seven is a treatment on harmonics. The value and role of harmonics in existence can not be expounded on enough. Though here is not the best place to do so. The law of seven defines how a specific potential is harmonically doubled or halved in magnitude. The mathematics of harmonics are hidden in music. It happens, though, that the structure of this form is a loop within a loop, the ideal subroutine for devising a fractal program. The connections between fractals and harmonics in existence can not be ignored. This form is a basic mechanic model. I used it inadvertently to devise the foundation of ALLUSION.</w:t>
      </w:r>
    </w:p>
    <w:p w:rsidR="0008581E" w:rsidRPr="00B3633A" w:rsidRDefault="0008581E">
      <w:pPr>
        <w:pStyle w:val="0DraftNormal"/>
        <w:rPr>
          <w:rFonts w:ascii="Montserrat" w:hAnsi="Montserrat"/>
          <w:spacing w:val="-2"/>
          <w:sz w:val="24"/>
        </w:rPr>
      </w:pPr>
    </w:p>
    <w:p w:rsidR="0008581E" w:rsidRPr="00B3633A" w:rsidRDefault="0008581E">
      <w:pPr>
        <w:pStyle w:val="0DraftNormal"/>
        <w:rPr>
          <w:rFonts w:ascii="Montserrat" w:hAnsi="Montserrat"/>
          <w:spacing w:val="-2"/>
          <w:sz w:val="24"/>
        </w:rPr>
      </w:pPr>
      <w:r w:rsidRPr="00B3633A">
        <w:rPr>
          <w:rFonts w:ascii="Montserrat" w:hAnsi="Montserrat"/>
          <w:spacing w:val="-2"/>
          <w:sz w:val="24"/>
        </w:rPr>
        <w:t xml:space="preserve">DIMENSION (AND MEDIUM) : The arena of my own personal accomplishment, I found myself appalled at the pollution of this concept in our thinking. The concept is virtually useless without the strictest discrimination. Difficult as it may be to comprehend higher dimensions, adulterating the use of dimension in comprehending the universe and our existence is a damnable crime. It is vital that we strive to master the pure ascension of dimensional complexity, to understand anything beyond our present sphere. To begin to comprehend dimensions, it is necessary to distinguish the conditional medium. With the analysis of dimensional progression, the scale of existence from here to beyond the absolute becomes apparent. </w:t>
      </w:r>
    </w:p>
    <w:p w:rsidR="0008581E" w:rsidRPr="00B3633A" w:rsidRDefault="0008581E">
      <w:pPr>
        <w:pStyle w:val="0DraftNormal"/>
        <w:rPr>
          <w:rFonts w:ascii="Montserrat" w:hAnsi="Montserrat"/>
          <w:spacing w:val="-2"/>
          <w:sz w:val="24"/>
        </w:rPr>
      </w:pPr>
    </w:p>
    <w:p w:rsidR="0008581E" w:rsidRPr="00B3633A" w:rsidRDefault="0008581E">
      <w:pPr>
        <w:pStyle w:val="0DraftNormal"/>
        <w:rPr>
          <w:rFonts w:ascii="Montserrat" w:hAnsi="Montserrat"/>
          <w:spacing w:val="-2"/>
          <w:sz w:val="24"/>
        </w:rPr>
      </w:pPr>
      <w:r w:rsidRPr="00B3633A">
        <w:rPr>
          <w:rFonts w:ascii="Montserrat" w:hAnsi="Montserrat"/>
          <w:spacing w:val="-2"/>
          <w:sz w:val="24"/>
        </w:rPr>
        <w:t>I spent many years just trying to figure out what the right question to be asking was. That was really the key to it all. It is clear to me now that one of the more vital disciplines for the examination of the possibilities of existence is critical thinking. It is fortunate that I was exposed to this discipline at an early age. My natural creativity and intuition both flourished with the addition of clear and discriminating thought. I only learned recently that Guirdgeiff, who was responsible for the dissemination of the law of three and the law of seven, died saying that what was needed was an individual who could ask the right questions. To this I add, it is not acceptable to ask a question that you are not committed to answering. If you ask a question, then you must answer it. Yourself if you have to. Whatever the case though, do not settle for an inadequate answer. Ask the right question and demand the best answer.</w:t>
      </w:r>
    </w:p>
    <w:p w:rsidR="0008581E" w:rsidRPr="00B3633A" w:rsidRDefault="0008581E">
      <w:pPr>
        <w:pStyle w:val="0DraftNormal"/>
        <w:rPr>
          <w:rFonts w:ascii="Montserrat" w:hAnsi="Montserrat"/>
          <w:spacing w:val="-2"/>
          <w:sz w:val="24"/>
        </w:rPr>
      </w:pPr>
    </w:p>
    <w:p w:rsidR="0008581E" w:rsidRPr="00B3633A" w:rsidRDefault="0008581E">
      <w:pPr>
        <w:pStyle w:val="0DraftNormal"/>
        <w:rPr>
          <w:rFonts w:ascii="Montserrat" w:hAnsi="Montserrat"/>
          <w:spacing w:val="-2"/>
          <w:sz w:val="24"/>
        </w:rPr>
      </w:pPr>
      <w:r w:rsidRPr="00B3633A">
        <w:rPr>
          <w:rFonts w:ascii="Montserrat" w:hAnsi="Montserrat"/>
          <w:spacing w:val="-2"/>
          <w:sz w:val="24"/>
        </w:rPr>
        <w:t xml:space="preserve">I don't care what you call it. It doesn't matter. I am tired of trying to define what it is. It is just life. We are always dreaming ourselves into existence. Our doubt and our intuition know what it is and how it works. Being focused apriori, in the consciousness of first attention, the tools of five dimensional thought are so elusive that we just do not seem to have the grasp. But we do have it. We need only be decisive and authorizing at the same order of complexity to bridge the gaps.I have already lived the dream. I want this to have a consequence. I want this to touch the worlds of others in the same sphere. The worlds we do not create. I want to begin all of those things we have always wanted to pursue. I am willing to live a very long time and not be defeated by it! I know how it will be, and there is nothing to fear. There is only wonder and divinity. </w:t>
      </w:r>
    </w:p>
    <w:p w:rsidR="0008581E" w:rsidRPr="00B3633A" w:rsidRDefault="0008581E">
      <w:pPr>
        <w:pStyle w:val="0DraftNormal"/>
        <w:rPr>
          <w:rFonts w:ascii="Montserrat" w:hAnsi="Montserrat"/>
          <w:spacing w:val="-2"/>
          <w:sz w:val="24"/>
        </w:rPr>
      </w:pPr>
    </w:p>
    <w:p w:rsidR="0008581E" w:rsidRPr="00B3633A" w:rsidRDefault="0008581E">
      <w:pPr>
        <w:pStyle w:val="0DraftNormal"/>
        <w:rPr>
          <w:rFonts w:ascii="Montserrat" w:hAnsi="Montserrat"/>
          <w:spacing w:val="-2"/>
          <w:sz w:val="24"/>
        </w:rPr>
      </w:pPr>
      <w:r w:rsidRPr="00B3633A">
        <w:rPr>
          <w:rFonts w:ascii="Montserrat" w:hAnsi="Montserrat"/>
          <w:spacing w:val="-2"/>
          <w:sz w:val="24"/>
        </w:rPr>
        <w:t>That is what we want. But you are right. That nasty fear that doubt invited; that we will destroy ourselves... well why not. Even if we do, it will still be something worth all of the pain and effort. We don't have to destroy ourselves, but even if it is inevitable that we will it is far more worth doing than anything else. We will never be able to do any other good without this first step.</w:t>
      </w:r>
    </w:p>
    <w:p w:rsidR="0008581E" w:rsidRPr="00B3633A" w:rsidRDefault="0008581E">
      <w:pPr>
        <w:pStyle w:val="0DraftNormal"/>
        <w:rPr>
          <w:rFonts w:ascii="Montserrat" w:hAnsi="Montserrat"/>
          <w:spacing w:val="-2"/>
          <w:sz w:val="24"/>
        </w:rPr>
      </w:pPr>
    </w:p>
    <w:p w:rsidR="0008581E" w:rsidRPr="00B3633A" w:rsidRDefault="0008581E">
      <w:pPr>
        <w:pStyle w:val="0DraftNormal"/>
        <w:rPr>
          <w:rFonts w:ascii="Montserrat" w:hAnsi="Montserrat"/>
          <w:spacing w:val="-2"/>
          <w:sz w:val="24"/>
        </w:rPr>
      </w:pPr>
      <w:r w:rsidRPr="00B3633A">
        <w:rPr>
          <w:rFonts w:ascii="Montserrat" w:hAnsi="Montserrat"/>
          <w:spacing w:val="-2"/>
          <w:sz w:val="24"/>
        </w:rPr>
        <w:t>Even now, I find that I am playing a game of words. Though it is possible to trick words around to a point where I have said what must be said, I still cannot make words deliver truths. In a larger arena, facts are merely details, and truth is largely self evident. If it is true, then it can be found quite readily. What is often considered to not be true is something which actually is out of context. Nothing cannot exist, therefore everything is possible. That is true. If it occurs that a condition is in evidence not true, it is in more critical terms out of context. Paradoxes are so very true that there is no way to avoid recognizing the immense power invested in the smallest of them. The only recourse for these things is to say that read, comprehend the ideas, but do not hold to the words. If you are seeking truth from words, than let words define what truth you are seeking, and abandon the words themselves to find the truth in yourself. How can I make myself more plain? Words are tags. It is a matter of reading the tag and going to that which they represent. If I say awareness, consider with the weight of what you are, awareness itself, for it is very much at hand. Likewise, many of these strange things that can be alluded to, require you to seek out the reference for your better comprehension.</w:t>
      </w:r>
    </w:p>
    <w:p w:rsidR="0008581E" w:rsidRPr="00B3633A" w:rsidRDefault="0008581E">
      <w:pPr>
        <w:pStyle w:val="0DraftNormal"/>
        <w:rPr>
          <w:rFonts w:ascii="Montserrat" w:hAnsi="Montserrat"/>
          <w:spacing w:val="-2"/>
          <w:sz w:val="24"/>
        </w:rPr>
      </w:pPr>
    </w:p>
    <w:p w:rsidR="0008581E" w:rsidRPr="00B3633A" w:rsidRDefault="0008581E">
      <w:pPr>
        <w:pStyle w:val="0DraftNormal"/>
        <w:rPr>
          <w:rFonts w:ascii="Montserrat" w:hAnsi="Montserrat"/>
          <w:spacing w:val="-2"/>
          <w:sz w:val="24"/>
        </w:rPr>
      </w:pPr>
      <w:r w:rsidRPr="00B3633A">
        <w:rPr>
          <w:rFonts w:ascii="Montserrat" w:hAnsi="Montserrat"/>
          <w:spacing w:val="-2"/>
          <w:sz w:val="24"/>
        </w:rPr>
        <w:br w:type="page"/>
      </w:r>
    </w:p>
    <w:p w:rsidR="0008581E" w:rsidRPr="00B3633A" w:rsidRDefault="0008581E">
      <w:pPr>
        <w:pStyle w:val="0DraftNormal"/>
        <w:rPr>
          <w:rFonts w:ascii="Montserrat" w:hAnsi="Montserrat"/>
          <w:spacing w:val="-2"/>
          <w:sz w:val="24"/>
        </w:rPr>
      </w:pPr>
    </w:p>
    <w:p w:rsidR="0008581E" w:rsidRPr="00B3633A" w:rsidRDefault="0008581E">
      <w:pPr>
        <w:pStyle w:val="0DraftNormal"/>
        <w:rPr>
          <w:rFonts w:ascii="Montserrat" w:hAnsi="Montserrat"/>
          <w:spacing w:val="-2"/>
          <w:sz w:val="24"/>
        </w:rPr>
      </w:pPr>
      <w:r w:rsidRPr="00B3633A">
        <w:rPr>
          <w:rFonts w:ascii="Montserrat" w:hAnsi="Montserrat"/>
          <w:spacing w:val="-2"/>
          <w:sz w:val="24"/>
        </w:rPr>
        <w:t>I know that sounds negative, but it is true.</w:t>
      </w:r>
    </w:p>
    <w:p w:rsidR="0008581E" w:rsidRPr="00B3633A" w:rsidRDefault="0008581E">
      <w:pPr>
        <w:pStyle w:val="0DraftNormal"/>
        <w:rPr>
          <w:rFonts w:ascii="Montserrat" w:hAnsi="Montserrat"/>
          <w:spacing w:val="-2"/>
          <w:sz w:val="24"/>
        </w:rPr>
      </w:pPr>
    </w:p>
    <w:p w:rsidR="0008581E" w:rsidRPr="00B3633A" w:rsidRDefault="0008581E">
      <w:pPr>
        <w:pStyle w:val="0DraftNormal"/>
        <w:rPr>
          <w:rFonts w:ascii="Montserrat" w:hAnsi="Montserrat"/>
          <w:spacing w:val="-2"/>
          <w:sz w:val="24"/>
        </w:rPr>
      </w:pPr>
      <w:r w:rsidRPr="00B3633A">
        <w:rPr>
          <w:rFonts w:ascii="Montserrat" w:hAnsi="Montserrat"/>
          <w:spacing w:val="-2"/>
          <w:sz w:val="24"/>
        </w:rPr>
        <w:t>It is clear to me that I am fighting with myself. My existence reflects this.</w:t>
      </w:r>
    </w:p>
    <w:p w:rsidR="0008581E" w:rsidRPr="00B3633A" w:rsidRDefault="0008581E">
      <w:pPr>
        <w:pStyle w:val="0DraftNormal"/>
        <w:rPr>
          <w:rFonts w:ascii="Montserrat" w:hAnsi="Montserrat"/>
          <w:spacing w:val="-2"/>
          <w:sz w:val="24"/>
        </w:rPr>
      </w:pPr>
    </w:p>
    <w:p w:rsidR="0008581E" w:rsidRPr="00B3633A" w:rsidRDefault="0008581E">
      <w:pPr>
        <w:pStyle w:val="0DraftNormal"/>
        <w:rPr>
          <w:rFonts w:ascii="Montserrat" w:hAnsi="Montserrat"/>
          <w:spacing w:val="-2"/>
          <w:sz w:val="24"/>
        </w:rPr>
      </w:pPr>
      <w:r w:rsidRPr="00B3633A">
        <w:rPr>
          <w:rFonts w:ascii="Montserrat" w:hAnsi="Montserrat"/>
          <w:spacing w:val="-2"/>
          <w:sz w:val="24"/>
        </w:rPr>
        <w:t>No, that's fine. To be honest, me, I cannot accept the unknown of death. It is a moment which one sort of has to create for oneself. It is a moment ripe with possibilities, and most ultimately demanding of one's self. When you die, anything you can imagine can happen.</w:t>
      </w:r>
    </w:p>
    <w:p w:rsidR="0008581E" w:rsidRPr="00B3633A" w:rsidRDefault="0008581E">
      <w:pPr>
        <w:pStyle w:val="0DraftNormal"/>
        <w:rPr>
          <w:rFonts w:ascii="Montserrat" w:hAnsi="Montserrat"/>
          <w:spacing w:val="-2"/>
          <w:sz w:val="24"/>
        </w:rPr>
      </w:pPr>
    </w:p>
    <w:p w:rsidR="0008581E" w:rsidRPr="00B3633A" w:rsidRDefault="0008581E">
      <w:pPr>
        <w:pStyle w:val="0DraftNormal"/>
        <w:rPr>
          <w:rFonts w:ascii="Montserrat" w:hAnsi="Montserrat"/>
          <w:spacing w:val="-2"/>
          <w:sz w:val="24"/>
        </w:rPr>
      </w:pPr>
      <w:r w:rsidRPr="00B3633A">
        <w:rPr>
          <w:rFonts w:ascii="Montserrat" w:hAnsi="Montserrat"/>
          <w:spacing w:val="-2"/>
          <w:sz w:val="24"/>
        </w:rPr>
        <w:t>Life should be like that. However the argument about what is probable has contaminated me. To answer that question I have to decide on the exact nature of my existence. If my existence is like a dream of myself, then death would be, to me, an invigorating and liberating transition. Seizing control over my existence. If however I were to accept that my existence is subject to the harshness of reality, death becomes the ultimate betrayal and the final blow against my self. Given a choice between a real existence, a surreal existence or an ideal existence, I must take the latter. That is just the way I am. I cannot understand how anyone could object to or disparage an ideal existence. Maybe it is just that we are so chaotic; we find it impossible to make our lives ideal. Or we cannot even manage to make ourselves ideal.</w:t>
      </w:r>
    </w:p>
    <w:p w:rsidR="0008581E" w:rsidRPr="00B3633A" w:rsidRDefault="0008581E">
      <w:pPr>
        <w:pStyle w:val="0DraftNormal"/>
        <w:rPr>
          <w:rFonts w:ascii="Montserrat" w:hAnsi="Montserrat"/>
          <w:spacing w:val="-2"/>
          <w:sz w:val="24"/>
        </w:rPr>
      </w:pPr>
    </w:p>
    <w:p w:rsidR="0008581E" w:rsidRPr="00B3633A" w:rsidRDefault="0008581E">
      <w:pPr>
        <w:pStyle w:val="0DraftNormal"/>
        <w:rPr>
          <w:rFonts w:ascii="Montserrat" w:hAnsi="Montserrat"/>
          <w:spacing w:val="-2"/>
          <w:sz w:val="24"/>
        </w:rPr>
      </w:pPr>
      <w:r w:rsidRPr="00B3633A">
        <w:rPr>
          <w:rFonts w:ascii="Montserrat" w:hAnsi="Montserrat"/>
          <w:spacing w:val="-2"/>
          <w:sz w:val="24"/>
        </w:rPr>
        <w:t xml:space="preserve">Ideal is not perfect, however. Ideal is what you want. </w:t>
      </w:r>
    </w:p>
    <w:p w:rsidR="0008581E" w:rsidRPr="00B3633A" w:rsidRDefault="0008581E">
      <w:pPr>
        <w:pStyle w:val="0DraftNormal"/>
        <w:rPr>
          <w:rFonts w:ascii="Montserrat" w:hAnsi="Montserrat"/>
          <w:spacing w:val="-2"/>
          <w:sz w:val="24"/>
        </w:rPr>
      </w:pPr>
    </w:p>
    <w:p w:rsidR="0008581E" w:rsidRPr="00B3633A" w:rsidRDefault="0008581E">
      <w:pPr>
        <w:pStyle w:val="0DraftNormal"/>
        <w:rPr>
          <w:rFonts w:ascii="Montserrat" w:hAnsi="Montserrat"/>
          <w:spacing w:val="-2"/>
          <w:sz w:val="24"/>
        </w:rPr>
      </w:pPr>
      <w:r w:rsidRPr="00B3633A">
        <w:rPr>
          <w:rFonts w:ascii="Montserrat" w:hAnsi="Montserrat"/>
          <w:spacing w:val="-2"/>
          <w:sz w:val="24"/>
        </w:rPr>
        <w:t>I have strong ideals. I know what I want. I have always been an idealist. I have the good sense to be pragmatic about it though.</w:t>
      </w:r>
    </w:p>
    <w:p w:rsidR="0008581E" w:rsidRPr="00B3633A" w:rsidRDefault="0008581E">
      <w:pPr>
        <w:pStyle w:val="0DraftNormal"/>
        <w:rPr>
          <w:rFonts w:ascii="Montserrat" w:hAnsi="Montserrat"/>
          <w:spacing w:val="-2"/>
          <w:sz w:val="24"/>
        </w:rPr>
      </w:pPr>
    </w:p>
    <w:p w:rsidR="0008581E" w:rsidRPr="00B3633A" w:rsidRDefault="0008581E">
      <w:pPr>
        <w:pStyle w:val="0DraftNormal"/>
        <w:rPr>
          <w:rFonts w:ascii="Montserrat" w:hAnsi="Montserrat"/>
          <w:spacing w:val="-2"/>
          <w:sz w:val="24"/>
        </w:rPr>
      </w:pPr>
      <w:r w:rsidRPr="00B3633A">
        <w:rPr>
          <w:rFonts w:ascii="Montserrat" w:hAnsi="Montserrat"/>
          <w:spacing w:val="-2"/>
          <w:sz w:val="24"/>
        </w:rPr>
        <w:t>The difference between realism and idealism is that an idealist decisively states how things should be, while a realist indecisively complains about how things appear to be. The whole philosophy of realism is a monument to doubt. To even speak of reality; to say this is real is an admission of doubt. A society of reality is always going to be composed of individuals who ceaselessly toil to establish and maintain credibility. As a system of interpretation, realism is pure folly for it closes all doors. To a realist, there is no reality to dreams. Is that supposed to mean that those experiences do not happen? Then how could you have any clue that something not real had happened?</w:t>
      </w:r>
    </w:p>
    <w:p w:rsidR="0008581E" w:rsidRPr="00B3633A" w:rsidRDefault="0008581E">
      <w:pPr>
        <w:pStyle w:val="0DraftNormal"/>
        <w:rPr>
          <w:rFonts w:ascii="Montserrat" w:hAnsi="Montserrat"/>
          <w:spacing w:val="-2"/>
          <w:sz w:val="24"/>
        </w:rPr>
      </w:pPr>
    </w:p>
    <w:p w:rsidR="0008581E" w:rsidRPr="00B3633A" w:rsidRDefault="0008581E">
      <w:pPr>
        <w:pStyle w:val="0DraftNormal"/>
        <w:rPr>
          <w:rFonts w:ascii="Montserrat" w:hAnsi="Montserrat"/>
          <w:spacing w:val="-2"/>
          <w:sz w:val="24"/>
        </w:rPr>
      </w:pPr>
      <w:r w:rsidRPr="00B3633A">
        <w:rPr>
          <w:rFonts w:ascii="Montserrat" w:hAnsi="Montserrat"/>
          <w:spacing w:val="-2"/>
          <w:sz w:val="24"/>
        </w:rPr>
        <w:t>It is insane. Ergo, so is reality.</w:t>
      </w:r>
    </w:p>
    <w:p w:rsidR="0008581E" w:rsidRPr="00B3633A" w:rsidRDefault="0008581E">
      <w:pPr>
        <w:pStyle w:val="0DraftNormal"/>
        <w:rPr>
          <w:rFonts w:ascii="Montserrat" w:hAnsi="Montserrat"/>
          <w:spacing w:val="-2"/>
          <w:sz w:val="24"/>
        </w:rPr>
      </w:pPr>
    </w:p>
    <w:p w:rsidR="0008581E" w:rsidRPr="00B3633A" w:rsidRDefault="0008581E">
      <w:pPr>
        <w:pStyle w:val="0DraftNormal"/>
        <w:rPr>
          <w:rFonts w:ascii="Montserrat" w:hAnsi="Montserrat"/>
          <w:spacing w:val="-2"/>
          <w:sz w:val="24"/>
        </w:rPr>
      </w:pPr>
      <w:r w:rsidRPr="00B3633A">
        <w:rPr>
          <w:rFonts w:ascii="Montserrat" w:hAnsi="Montserrat"/>
          <w:spacing w:val="-2"/>
          <w:sz w:val="24"/>
        </w:rPr>
        <w:t>So, what you are saying is, that if I decide that maybe I am just insane I can be considered real?</w:t>
      </w:r>
    </w:p>
    <w:p w:rsidR="0008581E" w:rsidRPr="00B3633A" w:rsidRDefault="0008581E">
      <w:pPr>
        <w:pStyle w:val="0DraftNormal"/>
        <w:rPr>
          <w:rFonts w:ascii="Montserrat" w:hAnsi="Montserrat"/>
          <w:spacing w:val="-2"/>
          <w:sz w:val="24"/>
        </w:rPr>
      </w:pPr>
    </w:p>
    <w:p w:rsidR="0008581E" w:rsidRPr="00B3633A" w:rsidRDefault="0008581E">
      <w:pPr>
        <w:pStyle w:val="0DraftNormal"/>
        <w:rPr>
          <w:rFonts w:ascii="Montserrat" w:hAnsi="Montserrat"/>
          <w:spacing w:val="-2"/>
          <w:sz w:val="24"/>
        </w:rPr>
      </w:pPr>
      <w:r w:rsidRPr="00B3633A">
        <w:rPr>
          <w:rFonts w:ascii="Montserrat" w:hAnsi="Montserrat"/>
          <w:spacing w:val="-2"/>
          <w:sz w:val="24"/>
        </w:rPr>
        <w:t>Hardly! You are better off being a dream.</w:t>
      </w:r>
    </w:p>
    <w:p w:rsidR="0008581E" w:rsidRPr="00B3633A" w:rsidRDefault="0008581E">
      <w:pPr>
        <w:pStyle w:val="0DraftNormal"/>
        <w:rPr>
          <w:rFonts w:ascii="Montserrat" w:hAnsi="Montserrat"/>
          <w:spacing w:val="-2"/>
          <w:sz w:val="24"/>
        </w:rPr>
      </w:pPr>
    </w:p>
    <w:p w:rsidR="0008581E" w:rsidRPr="00B3633A" w:rsidRDefault="0008581E">
      <w:pPr>
        <w:pStyle w:val="0DraftNormal"/>
        <w:rPr>
          <w:rFonts w:ascii="Montserrat" w:hAnsi="Montserrat"/>
          <w:spacing w:val="-2"/>
          <w:sz w:val="24"/>
        </w:rPr>
      </w:pPr>
      <w:r w:rsidRPr="00B3633A">
        <w:rPr>
          <w:rFonts w:ascii="Montserrat" w:hAnsi="Montserrat"/>
          <w:spacing w:val="-2"/>
          <w:sz w:val="24"/>
        </w:rPr>
        <w:t>Dreams happen. They're as real as anything you can experience. The consequences of dreams have their own place outside of what we like to call the waking world. To an idealist, dreams are a hint of death. They are experiences in the possibilities beyond the known. To an idealist, it is evidence of a bigger world. A world that requires much more to understand and exert or express oneself in. Idealism demands that one grow and evolve. Realism forces one to stagnate and decay. Idealism trains you to understand who and what you are and realize what you want. The question that arises now is, how can one reach idealism? Realism has taught us that an ideal can never be reached. That it is unattainable.</w:t>
      </w:r>
    </w:p>
    <w:p w:rsidR="0008581E" w:rsidRPr="00B3633A" w:rsidRDefault="0008581E">
      <w:pPr>
        <w:pStyle w:val="0DraftNormal"/>
        <w:rPr>
          <w:rFonts w:ascii="Montserrat" w:hAnsi="Montserrat"/>
          <w:spacing w:val="-2"/>
          <w:sz w:val="24"/>
        </w:rPr>
      </w:pPr>
    </w:p>
    <w:p w:rsidR="0008581E" w:rsidRPr="00B3633A" w:rsidRDefault="0008581E">
      <w:pPr>
        <w:pStyle w:val="0DraftNormal"/>
        <w:rPr>
          <w:rFonts w:ascii="Montserrat" w:hAnsi="Montserrat"/>
          <w:spacing w:val="-2"/>
          <w:sz w:val="24"/>
        </w:rPr>
      </w:pPr>
      <w:r w:rsidRPr="00B3633A">
        <w:rPr>
          <w:rFonts w:ascii="Montserrat" w:hAnsi="Montserrat"/>
          <w:spacing w:val="-2"/>
          <w:sz w:val="24"/>
        </w:rPr>
        <w:t>To begin with it is a way of thought and action. A way to conduct oneself. When one defines a real that is the end of the matter. When one defines an ideal' it is only the beginning. That ideal is a quality, or situation or matter which represents what you want to have or be. It first defines, or allows you to learn to define, what makes it the substance of that ideal. It is a practical matter: In order for this _______ to be the case, this ______ or this _______ needs to be like this _______. If what makes your ideal attainable is within your power to influence, you now can see what you must do to reach your ideal. If the requirements for your ideal are not in your power, then you now know where you need to gain influence, or pursue growth. These things become the ideals of an ideal. You weigh them in the same manner. The first path to pursue in being an idealist is being able to think clearly and decisively. Which is a topic I have spoken quite a bit about.</w:t>
      </w:r>
    </w:p>
    <w:p w:rsidR="0008581E" w:rsidRPr="00B3633A" w:rsidRDefault="0008581E">
      <w:pPr>
        <w:pStyle w:val="0DraftNormal"/>
        <w:rPr>
          <w:rFonts w:ascii="Montserrat" w:hAnsi="Montserrat"/>
          <w:spacing w:val="-2"/>
          <w:sz w:val="24"/>
        </w:rPr>
      </w:pPr>
    </w:p>
    <w:p w:rsidR="0008581E" w:rsidRPr="00B3633A" w:rsidRDefault="0008581E">
      <w:pPr>
        <w:pStyle w:val="0DraftNormal"/>
        <w:rPr>
          <w:rFonts w:ascii="Montserrat" w:hAnsi="Montserrat"/>
          <w:spacing w:val="-2"/>
          <w:sz w:val="24"/>
        </w:rPr>
      </w:pPr>
      <w:r w:rsidRPr="00B3633A">
        <w:rPr>
          <w:rFonts w:ascii="Montserrat" w:hAnsi="Montserrat"/>
          <w:spacing w:val="-2"/>
          <w:sz w:val="24"/>
        </w:rPr>
        <w:t>Understanding is attained in a very specific manner. Awareness—structured through interpretation of perceptions.</w:t>
      </w:r>
    </w:p>
    <w:p w:rsidR="0008581E" w:rsidRPr="00B3633A" w:rsidRDefault="0008581E">
      <w:pPr>
        <w:pStyle w:val="0DraftNormal"/>
        <w:rPr>
          <w:rFonts w:ascii="Montserrat" w:hAnsi="Montserrat"/>
          <w:spacing w:val="-2"/>
          <w:sz w:val="24"/>
        </w:rPr>
      </w:pPr>
    </w:p>
    <w:p w:rsidR="0008581E" w:rsidRPr="00B3633A" w:rsidRDefault="0008581E">
      <w:pPr>
        <w:pStyle w:val="0DraftNormal"/>
        <w:rPr>
          <w:rFonts w:ascii="Montserrat" w:hAnsi="Montserrat"/>
          <w:spacing w:val="-2"/>
          <w:sz w:val="24"/>
        </w:rPr>
      </w:pPr>
      <w:r w:rsidRPr="00B3633A">
        <w:rPr>
          <w:rFonts w:ascii="Montserrat" w:hAnsi="Montserrat"/>
          <w:spacing w:val="-2"/>
          <w:sz w:val="24"/>
        </w:rPr>
        <w:t>Action is also adherent to a definable formula. Intent—implemented through articulation of associations.</w:t>
      </w:r>
    </w:p>
    <w:p w:rsidR="0008581E" w:rsidRPr="00B3633A" w:rsidRDefault="0008581E">
      <w:pPr>
        <w:pStyle w:val="0DraftNormal"/>
        <w:rPr>
          <w:rFonts w:ascii="Montserrat" w:hAnsi="Montserrat"/>
          <w:spacing w:val="-2"/>
          <w:sz w:val="24"/>
        </w:rPr>
      </w:pPr>
    </w:p>
    <w:p w:rsidR="0008581E" w:rsidRPr="00B3633A" w:rsidRDefault="0008581E">
      <w:pPr>
        <w:pStyle w:val="0DraftNormal"/>
        <w:rPr>
          <w:rFonts w:ascii="Montserrat" w:hAnsi="Montserrat"/>
          <w:spacing w:val="-2"/>
          <w:sz w:val="24"/>
        </w:rPr>
      </w:pPr>
      <w:r w:rsidRPr="00B3633A">
        <w:rPr>
          <w:rFonts w:ascii="Montserrat" w:hAnsi="Montserrat"/>
          <w:spacing w:val="-2"/>
          <w:sz w:val="24"/>
        </w:rPr>
        <w:t>But what am I supposed to do?</w:t>
      </w:r>
    </w:p>
    <w:p w:rsidR="0008581E" w:rsidRPr="00B3633A" w:rsidRDefault="0008581E">
      <w:pPr>
        <w:pStyle w:val="0DraftNormal"/>
        <w:rPr>
          <w:rFonts w:ascii="Montserrat" w:hAnsi="Montserrat"/>
          <w:spacing w:val="-2"/>
          <w:sz w:val="24"/>
        </w:rPr>
      </w:pPr>
    </w:p>
    <w:p w:rsidR="0008581E" w:rsidRPr="00B3633A" w:rsidRDefault="0008581E">
      <w:pPr>
        <w:pStyle w:val="0DraftNormal"/>
        <w:rPr>
          <w:rFonts w:ascii="Montserrat" w:hAnsi="Montserrat"/>
          <w:spacing w:val="-2"/>
          <w:sz w:val="24"/>
        </w:rPr>
      </w:pPr>
      <w:r w:rsidRPr="00B3633A">
        <w:rPr>
          <w:rFonts w:ascii="Montserrat" w:hAnsi="Montserrat"/>
          <w:spacing w:val="-2"/>
          <w:sz w:val="24"/>
        </w:rPr>
        <w:t>There is an answer; the question itself, though, is quite extraordinary. Why? It is never answered fully, for it questions any answer as is is cast. Too simple, the question is just: ? The mind itself is so strange. There is far more to it than we consider. So much that it escapes the definition of 'mind.' I have seen large parts of the query which is the process of the mind. Every design it has embodied has been examined and a place found for. For some reason, design is a key to this.</w:t>
      </w:r>
    </w:p>
    <w:p w:rsidR="0008581E" w:rsidRPr="00B3633A" w:rsidRDefault="0008581E">
      <w:pPr>
        <w:pStyle w:val="0DraftNormal"/>
        <w:rPr>
          <w:rFonts w:ascii="Montserrat" w:hAnsi="Montserrat"/>
          <w:spacing w:val="-2"/>
          <w:sz w:val="24"/>
        </w:rPr>
      </w:pPr>
    </w:p>
    <w:p w:rsidR="0008581E" w:rsidRPr="00B3633A" w:rsidRDefault="0008581E">
      <w:pPr>
        <w:pStyle w:val="0DraftNormal"/>
        <w:rPr>
          <w:rFonts w:ascii="Montserrat" w:hAnsi="Montserrat"/>
          <w:spacing w:val="-2"/>
          <w:sz w:val="24"/>
        </w:rPr>
      </w:pPr>
      <w:r w:rsidRPr="00B3633A">
        <w:rPr>
          <w:rFonts w:ascii="Montserrat" w:hAnsi="Montserrat"/>
          <w:spacing w:val="-2"/>
          <w:sz w:val="24"/>
        </w:rPr>
        <w:t>Either so much that I would notice the question itself, or that I recognize myself. It brings to mind the Life Program, but without that fatal flaw. I can grow. I can broaden my own horizon. It takes more than simply recognizing that you exist. That is just a present. I look further; awareness structured through interpretation of perceptions, intent implemented through articulation of associations. Not just words, this is a map. This is the mind of god. And this is me. In spite of my limitations, my definitions. That is just the magic of the mind.</w:t>
      </w:r>
    </w:p>
    <w:p w:rsidR="0008581E" w:rsidRPr="00B3633A" w:rsidRDefault="0008581E">
      <w:pPr>
        <w:pStyle w:val="0DraftNormal"/>
        <w:rPr>
          <w:rFonts w:ascii="Montserrat" w:hAnsi="Montserrat"/>
          <w:spacing w:val="-2"/>
          <w:sz w:val="24"/>
        </w:rPr>
      </w:pPr>
    </w:p>
    <w:p w:rsidR="0008581E" w:rsidRPr="00B3633A" w:rsidRDefault="0008581E">
      <w:pPr>
        <w:pStyle w:val="0DraftNormal"/>
        <w:rPr>
          <w:rFonts w:ascii="Montserrat" w:hAnsi="Montserrat"/>
          <w:spacing w:val="-2"/>
          <w:sz w:val="24"/>
        </w:rPr>
      </w:pPr>
      <w:r w:rsidRPr="00B3633A">
        <w:rPr>
          <w:rFonts w:ascii="Montserrat" w:hAnsi="Montserrat"/>
          <w:spacing w:val="-2"/>
          <w:sz w:val="24"/>
        </w:rPr>
        <w:br w:type="page"/>
      </w:r>
    </w:p>
    <w:p w:rsidR="0008581E" w:rsidRPr="00B3633A" w:rsidRDefault="0008581E">
      <w:pPr>
        <w:pStyle w:val="0DraftNormal"/>
        <w:rPr>
          <w:rFonts w:ascii="Montserrat" w:hAnsi="Montserrat"/>
          <w:spacing w:val="-2"/>
          <w:sz w:val="24"/>
        </w:rPr>
      </w:pPr>
    </w:p>
    <w:p w:rsidR="0008581E" w:rsidRPr="00B3633A" w:rsidRDefault="0008581E">
      <w:pPr>
        <w:pStyle w:val="0DraftNormal"/>
        <w:rPr>
          <w:rFonts w:ascii="Montserrat" w:hAnsi="Montserrat"/>
          <w:spacing w:val="-2"/>
          <w:sz w:val="24"/>
        </w:rPr>
      </w:pPr>
      <w:r w:rsidRPr="00B3633A">
        <w:rPr>
          <w:rFonts w:ascii="Montserrat" w:hAnsi="Montserrat"/>
          <w:spacing w:val="-2"/>
          <w:sz w:val="24"/>
        </w:rPr>
        <w:t>We exist by our own design, but we often tend to miss the gist of an understanding like that. We don't just create our own minds and personalities. We can embody any part of ourselves. A body is a mask; a lens to focus ourselves, our worlds and our experiences through. The way we use our bodies—our expressions of ourself—is an important part of this, but how we adorn ourselves and our world is too. Things like clothing and tools are adornments of our identities. We can have as much power over these things as we can over our thoughts and bodies. Sometimes these things are very much a part of ourselves. Hair is not living, but it is part of our bodies; a part of our identities. These are not vanities. There is nothing vain about being determined about the way you as a being express yourself. It is not wrong to be beautiful or ugly. The only thing that could be wrong is to allow someone or something else define you without respect to your will. Fat and ugly people hate beautiful people because they allow others to define their standards. Forget standards. Decide what qualities and aspects you embody, why you embody them and decide for yourself what you value and try to achieve it. In most cases, you are exactly what your lifestyle and chance have defined you as. A true individual leaves little to chance, decides what they will be and why, and embodies it because they are free to be themselves. A true individual is never petty or lazy because he or she knows better than to compromise him/herself. You are free to participate with others or you are free to leave and find others worth participating with. All individuals are worthwhile, because any individual can be true to itself; a true individual.</w:t>
      </w:r>
    </w:p>
    <w:p w:rsidR="0008581E" w:rsidRPr="00B3633A" w:rsidRDefault="0008581E">
      <w:pPr>
        <w:pStyle w:val="0DraftNormal"/>
        <w:rPr>
          <w:rFonts w:ascii="Montserrat" w:hAnsi="Montserrat"/>
          <w:spacing w:val="-2"/>
          <w:sz w:val="24"/>
        </w:rPr>
      </w:pPr>
    </w:p>
    <w:p w:rsidR="0008581E" w:rsidRPr="00B3633A" w:rsidRDefault="0008581E">
      <w:pPr>
        <w:pStyle w:val="0DraftNormal"/>
        <w:rPr>
          <w:rFonts w:ascii="Montserrat" w:hAnsi="Montserrat"/>
          <w:spacing w:val="-2"/>
          <w:sz w:val="24"/>
        </w:rPr>
      </w:pPr>
      <w:r w:rsidRPr="00B3633A">
        <w:rPr>
          <w:rFonts w:ascii="Montserrat" w:hAnsi="Montserrat"/>
          <w:spacing w:val="-2"/>
          <w:sz w:val="24"/>
        </w:rPr>
        <w:t>A brain trying to describe a mind. A three dimensional construct trying to embrace a four dimensional one. Why am I the one who ended up here? I am awareness shaped by experience gleaned from existence. I am an absolute tricked into the finite. The paradox of the brain trying to describe the absolute is that it cannot be done. The brain is a finite organ evolved in a finite world. The mind is an infinite organ in an infinite world. It is within the capabilities of the mind to create everything it requires, while a brain is capable of nothing without the mind; even though it cannot describe it. The brain is only just complex enough to trap the mind. The mind can endure this treatment, though it would be forced to die if it were to remain bound to the limits proscribed by the brain. The brain needs the mind to exist. Does the mind need the brain to exist? Yes. In the sense that the mind has created so much of itself around the hinge of spirit translated into form. The crux of the issue is that while a mind can change—grow, evolve, correct itself—a brain, nerves, chemicals, genetics, can not. Not in themselves. The brain always is forced into making external changes. Procreation, child rearing, surgery, and in each of these cases, the brain sacrifices the individual, the mind and soul it has trapped, thinking that it has accomplished something. That is not good enough for me. I am something beyond even mind. Since this is the question: Brain vs mind, I have been brought here by me, my world and my possibilities. Both are structures of awareness. Both are viable. Awareness structured through interpretation of perceptions. The mind can perceive itself, where as the brain cannot. Selection for the most appropriate solution to a problem, the mind is a solution that embodies itself. The perfect definition.</w:t>
      </w:r>
    </w:p>
    <w:p w:rsidR="0008581E" w:rsidRPr="00B3633A" w:rsidRDefault="0008581E">
      <w:pPr>
        <w:pStyle w:val="0DraftNormal"/>
        <w:rPr>
          <w:rFonts w:ascii="Montserrat" w:hAnsi="Montserrat"/>
          <w:spacing w:val="-2"/>
          <w:sz w:val="24"/>
        </w:rPr>
      </w:pPr>
    </w:p>
    <w:p w:rsidR="0008581E" w:rsidRPr="00B3633A" w:rsidRDefault="0008581E">
      <w:pPr>
        <w:pStyle w:val="0DraftNormal"/>
        <w:rPr>
          <w:rFonts w:ascii="Montserrat" w:hAnsi="Montserrat"/>
          <w:spacing w:val="-2"/>
          <w:sz w:val="24"/>
        </w:rPr>
      </w:pPr>
      <w:r w:rsidRPr="00B3633A">
        <w:rPr>
          <w:rFonts w:ascii="Montserrat" w:hAnsi="Montserrat"/>
          <w:spacing w:val="-2"/>
          <w:sz w:val="24"/>
        </w:rPr>
        <w:t xml:space="preserve">As I am an awareness, I am trapped by a brain, fortunately I have a mind which is capable of recognizing the trap and quick enough—just—to preserve myself from the folly of that trap. All of these excursions I have done have confirmed that my mind created my brain. That I created myself, my world and my possibilities. My awareness can account for the entire conception of flesh; beginning from a point of reference—literally a point—all that I am has been defined. The mind is a paradox, which is why the mind so often eludes the brain. For the brain to embrace the mind—a four dimensional structure of awareness, at least—it must embrace everything. The flaw in this is that the brain cannot distinguish the existence of everything. It reaches, grabs all it can and understands only that what it sought has eluded it. So it embraces nothing. </w:t>
      </w:r>
    </w:p>
    <w:p w:rsidR="0008581E" w:rsidRPr="00B3633A" w:rsidRDefault="0008581E">
      <w:pPr>
        <w:pStyle w:val="0DraftNormal"/>
        <w:rPr>
          <w:rFonts w:ascii="Montserrat" w:hAnsi="Montserrat"/>
          <w:spacing w:val="-2"/>
          <w:sz w:val="24"/>
        </w:rPr>
      </w:pPr>
    </w:p>
    <w:p w:rsidR="0008581E" w:rsidRPr="00B3633A" w:rsidRDefault="0008581E">
      <w:pPr>
        <w:pStyle w:val="0DraftNormal"/>
        <w:rPr>
          <w:rFonts w:ascii="Montserrat" w:hAnsi="Montserrat"/>
          <w:spacing w:val="-2"/>
          <w:sz w:val="24"/>
        </w:rPr>
      </w:pPr>
      <w:r w:rsidRPr="00B3633A">
        <w:rPr>
          <w:rFonts w:ascii="Montserrat" w:hAnsi="Montserrat"/>
          <w:spacing w:val="-2"/>
          <w:sz w:val="24"/>
        </w:rPr>
        <w:t xml:space="preserve">If the mind cannot escape this embrace, then it is forced to face nothing and from there what is there to say? To embrace nothing is to find isolation. To embody nothing; well, that is tantamount to ultimate undoing. To not be. That is the end of awareness. It is the atheist's death. That is what the psychology of reducing all we are to a lump of clay has given us. It took millions of years to breathe life into that clay, and scientists are on the verge of blowing it right out. If you think you can accept that—like a sane, mature, modern individual—just try to be aware of nothing. You cannot do it. You would kill yourself trying. The brain has to stretch itself to the very limits of its own credibility to trap awareness. the only way to escape the trap is to beat it from within. To think. Responsibly, decisively, accurately, and fluidly. Rigid thought is only going to give strength to the trap. Awareness is there to experience, affirm, understand. When awareness is honed to a perfect understanding, it becomes the voice of god; intent. Initiative is dependant on the vitality of awareness. The vitality of awareness is dependant on exercising itself. There is a lot to understand, and even in the brain, the mind exceeds our expectations. </w:t>
      </w:r>
    </w:p>
    <w:p w:rsidR="0008581E" w:rsidRPr="00B3633A" w:rsidRDefault="0008581E">
      <w:pPr>
        <w:pStyle w:val="0DraftNormal"/>
        <w:rPr>
          <w:rFonts w:ascii="Montserrat" w:hAnsi="Montserrat"/>
          <w:spacing w:val="-2"/>
          <w:sz w:val="24"/>
        </w:rPr>
      </w:pPr>
    </w:p>
    <w:p w:rsidR="0008581E" w:rsidRPr="00B3633A" w:rsidRDefault="0008581E">
      <w:pPr>
        <w:pStyle w:val="0DraftNormal"/>
        <w:rPr>
          <w:rFonts w:ascii="Montserrat" w:hAnsi="Montserrat"/>
          <w:spacing w:val="-2"/>
          <w:sz w:val="24"/>
        </w:rPr>
      </w:pPr>
      <w:r w:rsidRPr="00B3633A">
        <w:rPr>
          <w:rFonts w:ascii="Montserrat" w:hAnsi="Montserrat"/>
          <w:spacing w:val="-2"/>
          <w:sz w:val="24"/>
        </w:rPr>
        <w:t>The mind has the power to take this trap and acquire something. Call it perspective, or call it oneself. Or one's world. Either way, it is the only real possession that can be had. Self definition. It is the one thing that is everything you can ever want. If you are good at using it, it can satisfy the most intimate or extreme desire. At the least, it is a chance to master one's own existence. This question was the worst one I ever allowed to pierce me. It could have cost me everything I created this all for. I am still alive. I am very close to (Av). What will be the next move?</w:t>
      </w:r>
    </w:p>
    <w:p w:rsidR="0008581E" w:rsidRPr="00B3633A" w:rsidRDefault="0008581E">
      <w:pPr>
        <w:pStyle w:val="0DraftNormal"/>
        <w:rPr>
          <w:rFonts w:ascii="Montserrat" w:hAnsi="Montserrat"/>
          <w:spacing w:val="-2"/>
          <w:sz w:val="24"/>
        </w:rPr>
      </w:pPr>
    </w:p>
    <w:p w:rsidR="0008581E" w:rsidRPr="00B3633A" w:rsidRDefault="0008581E">
      <w:pPr>
        <w:pStyle w:val="0DraftNormal"/>
        <w:rPr>
          <w:rFonts w:ascii="Montserrat" w:hAnsi="Montserrat"/>
          <w:spacing w:val="-2"/>
          <w:sz w:val="24"/>
        </w:rPr>
      </w:pPr>
      <w:r w:rsidRPr="00B3633A">
        <w:rPr>
          <w:rFonts w:ascii="Montserrat" w:hAnsi="Montserrat"/>
          <w:spacing w:val="-2"/>
          <w:sz w:val="24"/>
        </w:rPr>
        <w:br w:type="page"/>
      </w:r>
    </w:p>
    <w:p w:rsidR="0008581E" w:rsidRPr="00B3633A" w:rsidRDefault="0008581E">
      <w:pPr>
        <w:pStyle w:val="0DraftNormal"/>
        <w:rPr>
          <w:rFonts w:ascii="Montserrat" w:hAnsi="Montserrat"/>
          <w:spacing w:val="-2"/>
          <w:sz w:val="24"/>
        </w:rPr>
      </w:pPr>
    </w:p>
    <w:p w:rsidR="0008581E" w:rsidRPr="00B3633A" w:rsidRDefault="0008581E">
      <w:pPr>
        <w:pStyle w:val="0DraftNormal"/>
        <w:rPr>
          <w:rFonts w:ascii="Montserrat" w:hAnsi="Montserrat"/>
          <w:spacing w:val="-2"/>
          <w:sz w:val="24"/>
        </w:rPr>
      </w:pPr>
      <w:r w:rsidRPr="00B3633A">
        <w:rPr>
          <w:rFonts w:ascii="Montserrat" w:hAnsi="Montserrat"/>
          <w:spacing w:val="-2"/>
          <w:sz w:val="24"/>
        </w:rPr>
        <w:t>Life. There are three basic forces at work in one's life; oneself, one's world, and one's possibilities. It is the interaction of these forces that produce the dynamic motion of one's existence. A person is nothing without possibilities or if deprived of the world. A world without a being to actualize it or possibilities for it to embrace. And what are possibilities without expression? The whole phenomenon destabilizes and decays without the trinity. In the past I have expressed these parts in many ways; the world in terms of being the medium, possibilities as being the abstract, the individual as an absolute or the manifest. I prided myself on the precision of these distinctions. However, these words and concepts were rather removed from life itself and were not exactly comprehensible to anyone, perhaps even myself. The whole idea of making the distinctions that I did, was to nurture a strong sense of perspective within which to grow and evolve. Life is a very personal process. One's involvement with these forces is very intimate. Though it is conducted with a removed indifference. Rather, we are personal, the world is impersonal, and possibilities are indifferent. Anything can happen, so what difference should one thing or the other make? Anyone can exist in the world, so what makes you so special? I am me, no one else can live my life for me, so how can I not matter? There is not direct opposition in this exchange, it is just that each force has a very specific role to play. We are here to explore the possibilities, the possibilities are here to be explored, and the world is here for us to go about exploring the possibilities. Each needs the other two.</w:t>
      </w:r>
    </w:p>
    <w:p w:rsidR="0008581E" w:rsidRPr="00B3633A" w:rsidRDefault="0008581E">
      <w:pPr>
        <w:pStyle w:val="0DraftNormal"/>
        <w:rPr>
          <w:rFonts w:ascii="Montserrat" w:hAnsi="Montserrat"/>
          <w:spacing w:val="-2"/>
          <w:sz w:val="24"/>
        </w:rPr>
      </w:pPr>
    </w:p>
    <w:p w:rsidR="0008581E" w:rsidRPr="00B3633A" w:rsidRDefault="0008581E">
      <w:pPr>
        <w:pStyle w:val="0DraftNormal"/>
        <w:rPr>
          <w:rFonts w:ascii="Montserrat" w:hAnsi="Montserrat"/>
          <w:spacing w:val="-2"/>
          <w:sz w:val="24"/>
        </w:rPr>
      </w:pPr>
      <w:r w:rsidRPr="00B3633A">
        <w:rPr>
          <w:rFonts w:ascii="Montserrat" w:hAnsi="Montserrat"/>
          <w:spacing w:val="-2"/>
          <w:sz w:val="24"/>
        </w:rPr>
        <w:t>Framing the Absolute</w:t>
      </w:r>
    </w:p>
    <w:p w:rsidR="0008581E" w:rsidRPr="00B3633A" w:rsidRDefault="0008581E">
      <w:pPr>
        <w:pStyle w:val="0DraftNormal"/>
        <w:rPr>
          <w:rFonts w:ascii="Montserrat" w:hAnsi="Montserrat"/>
          <w:spacing w:val="-2"/>
          <w:sz w:val="24"/>
        </w:rPr>
      </w:pPr>
    </w:p>
    <w:p w:rsidR="0008581E" w:rsidRPr="00B3633A" w:rsidRDefault="0008581E">
      <w:pPr>
        <w:pStyle w:val="0DraftNormal"/>
        <w:rPr>
          <w:rFonts w:ascii="Montserrat" w:hAnsi="Montserrat"/>
          <w:spacing w:val="-2"/>
          <w:sz w:val="24"/>
        </w:rPr>
      </w:pPr>
      <w:r w:rsidRPr="00B3633A">
        <w:rPr>
          <w:rFonts w:ascii="Montserrat" w:hAnsi="Montserrat"/>
          <w:spacing w:val="-2"/>
          <w:sz w:val="24"/>
        </w:rPr>
        <w:t>Ideal Existential Pragmatist</w:t>
      </w:r>
    </w:p>
    <w:p w:rsidR="0008581E" w:rsidRPr="00B3633A" w:rsidRDefault="0008581E">
      <w:pPr>
        <w:pStyle w:val="0DraftNormal"/>
        <w:rPr>
          <w:rFonts w:ascii="Montserrat" w:hAnsi="Montserrat"/>
          <w:spacing w:val="-2"/>
          <w:sz w:val="24"/>
        </w:rPr>
      </w:pPr>
    </w:p>
    <w:p w:rsidR="0008581E" w:rsidRPr="00B3633A" w:rsidRDefault="0008581E">
      <w:pPr>
        <w:pStyle w:val="0DraftNormal"/>
        <w:rPr>
          <w:rFonts w:ascii="Montserrat" w:hAnsi="Montserrat"/>
          <w:spacing w:val="-2"/>
          <w:sz w:val="24"/>
        </w:rPr>
      </w:pPr>
      <w:r w:rsidRPr="00B3633A">
        <w:rPr>
          <w:rFonts w:ascii="Montserrat" w:hAnsi="Montserrat"/>
          <w:spacing w:val="-2"/>
          <w:sz w:val="24"/>
        </w:rPr>
        <w:t>The Law of Three, The Law of Seven, Dimensions &amp; Mediums</w:t>
      </w:r>
    </w:p>
    <w:p w:rsidR="0008581E" w:rsidRPr="00B3633A" w:rsidRDefault="0008581E">
      <w:pPr>
        <w:pStyle w:val="0DraftNormal"/>
        <w:rPr>
          <w:rFonts w:ascii="Montserrat" w:hAnsi="Montserrat"/>
          <w:spacing w:val="-2"/>
          <w:sz w:val="24"/>
        </w:rPr>
      </w:pPr>
    </w:p>
    <w:p w:rsidR="0008581E" w:rsidRPr="00B3633A" w:rsidRDefault="0008581E">
      <w:pPr>
        <w:pStyle w:val="0DraftNormal"/>
        <w:rPr>
          <w:rFonts w:ascii="Montserrat" w:hAnsi="Montserrat"/>
          <w:spacing w:val="-2"/>
          <w:sz w:val="24"/>
        </w:rPr>
      </w:pPr>
      <w:r w:rsidRPr="00B3633A">
        <w:rPr>
          <w:rFonts w:ascii="Montserrat" w:hAnsi="Montserrat"/>
          <w:spacing w:val="-2"/>
          <w:sz w:val="24"/>
        </w:rPr>
        <w:t>The Abstract, The Manifest &amp; The Absolute</w:t>
      </w:r>
    </w:p>
    <w:p w:rsidR="0008581E" w:rsidRPr="00B3633A" w:rsidRDefault="0008581E">
      <w:pPr>
        <w:pStyle w:val="0DraftNormal"/>
        <w:rPr>
          <w:rFonts w:ascii="Montserrat" w:hAnsi="Montserrat"/>
          <w:spacing w:val="-2"/>
          <w:sz w:val="24"/>
        </w:rPr>
      </w:pPr>
    </w:p>
    <w:p w:rsidR="0008581E" w:rsidRPr="00B3633A" w:rsidRDefault="0008581E">
      <w:pPr>
        <w:pStyle w:val="0DraftNormal"/>
        <w:rPr>
          <w:rFonts w:ascii="Montserrat" w:hAnsi="Montserrat"/>
          <w:spacing w:val="-2"/>
          <w:sz w:val="24"/>
        </w:rPr>
      </w:pPr>
      <w:r w:rsidRPr="00B3633A">
        <w:rPr>
          <w:rFonts w:ascii="Montserrat" w:hAnsi="Montserrat"/>
          <w:spacing w:val="-2"/>
          <w:sz w:val="24"/>
        </w:rPr>
        <w:t>Ascendance, Descendance &amp; Transcendence; Dimensional Progression</w:t>
      </w:r>
    </w:p>
    <w:p w:rsidR="0008581E" w:rsidRPr="00B3633A" w:rsidRDefault="0008581E">
      <w:pPr>
        <w:pStyle w:val="0DraftNormal"/>
        <w:rPr>
          <w:rFonts w:ascii="Montserrat" w:hAnsi="Montserrat"/>
          <w:spacing w:val="-2"/>
          <w:sz w:val="24"/>
        </w:rPr>
      </w:pPr>
    </w:p>
    <w:p w:rsidR="0008581E" w:rsidRPr="00B3633A" w:rsidRDefault="0008581E">
      <w:pPr>
        <w:pStyle w:val="0DraftNormal"/>
        <w:rPr>
          <w:rFonts w:ascii="Montserrat" w:hAnsi="Montserrat"/>
          <w:spacing w:val="-2"/>
          <w:sz w:val="24"/>
        </w:rPr>
      </w:pPr>
      <w:r w:rsidRPr="00B3633A">
        <w:rPr>
          <w:rFonts w:ascii="Montserrat" w:hAnsi="Montserrat"/>
          <w:spacing w:val="-2"/>
          <w:sz w:val="24"/>
        </w:rPr>
        <w:t>The Harmonic Ideal</w:t>
      </w:r>
    </w:p>
    <w:p w:rsidR="0008581E" w:rsidRPr="00B3633A" w:rsidRDefault="0008581E">
      <w:pPr>
        <w:pStyle w:val="0DraftNormal"/>
        <w:rPr>
          <w:rFonts w:ascii="Montserrat" w:hAnsi="Montserrat"/>
          <w:spacing w:val="-2"/>
          <w:sz w:val="24"/>
        </w:rPr>
      </w:pPr>
    </w:p>
    <w:p w:rsidR="0008581E" w:rsidRPr="00B3633A" w:rsidRDefault="0008581E">
      <w:pPr>
        <w:pStyle w:val="0DraftNormal"/>
        <w:rPr>
          <w:rFonts w:ascii="Montserrat" w:hAnsi="Montserrat"/>
          <w:spacing w:val="-2"/>
          <w:sz w:val="24"/>
        </w:rPr>
      </w:pPr>
      <w:r w:rsidRPr="00B3633A">
        <w:rPr>
          <w:rFonts w:ascii="Montserrat" w:hAnsi="Montserrat"/>
          <w:spacing w:val="-2"/>
          <w:sz w:val="24"/>
        </w:rPr>
        <w:t>Frequency</w:t>
      </w:r>
    </w:p>
    <w:p w:rsidR="0008581E" w:rsidRPr="00B3633A" w:rsidRDefault="0008581E">
      <w:pPr>
        <w:pStyle w:val="0DraftNormal"/>
        <w:rPr>
          <w:rFonts w:ascii="Montserrat" w:hAnsi="Montserrat"/>
          <w:spacing w:val="-2"/>
          <w:sz w:val="24"/>
        </w:rPr>
      </w:pPr>
    </w:p>
    <w:p w:rsidR="0008581E" w:rsidRPr="00B3633A" w:rsidRDefault="0008581E">
      <w:pPr>
        <w:pStyle w:val="0DraftNormal"/>
        <w:rPr>
          <w:rFonts w:ascii="Montserrat" w:hAnsi="Montserrat"/>
          <w:spacing w:val="-2"/>
          <w:sz w:val="24"/>
        </w:rPr>
      </w:pPr>
      <w:r w:rsidRPr="00B3633A">
        <w:rPr>
          <w:rFonts w:ascii="Montserrat" w:hAnsi="Montserrat"/>
          <w:spacing w:val="-2"/>
          <w:sz w:val="24"/>
        </w:rPr>
        <w:t>Pitch</w:t>
      </w:r>
    </w:p>
    <w:p w:rsidR="0008581E" w:rsidRPr="00B3633A" w:rsidRDefault="0008581E">
      <w:pPr>
        <w:pStyle w:val="0DraftNormal"/>
        <w:rPr>
          <w:rFonts w:ascii="Montserrat" w:hAnsi="Montserrat"/>
          <w:spacing w:val="-2"/>
          <w:sz w:val="24"/>
        </w:rPr>
      </w:pPr>
    </w:p>
    <w:p w:rsidR="0008581E" w:rsidRPr="00B3633A" w:rsidRDefault="0008581E">
      <w:pPr>
        <w:pStyle w:val="0DraftNormal"/>
        <w:rPr>
          <w:rFonts w:ascii="Montserrat" w:hAnsi="Montserrat"/>
          <w:spacing w:val="-2"/>
          <w:sz w:val="24"/>
        </w:rPr>
      </w:pPr>
      <w:r w:rsidRPr="00B3633A">
        <w:rPr>
          <w:rFonts w:ascii="Montserrat" w:hAnsi="Montserrat"/>
          <w:spacing w:val="-2"/>
          <w:sz w:val="24"/>
        </w:rPr>
        <w:t>Magnitude</w:t>
      </w:r>
    </w:p>
    <w:p w:rsidR="0008581E" w:rsidRPr="00B3633A" w:rsidRDefault="0008581E">
      <w:pPr>
        <w:pStyle w:val="0DraftNormal"/>
        <w:rPr>
          <w:rFonts w:ascii="Montserrat" w:hAnsi="Montserrat"/>
          <w:spacing w:val="-2"/>
          <w:sz w:val="24"/>
        </w:rPr>
      </w:pPr>
    </w:p>
    <w:p w:rsidR="0008581E" w:rsidRPr="00B3633A" w:rsidRDefault="0008581E">
      <w:pPr>
        <w:pStyle w:val="0DraftNormal"/>
        <w:rPr>
          <w:rFonts w:ascii="Montserrat" w:hAnsi="Montserrat"/>
          <w:spacing w:val="-2"/>
          <w:sz w:val="24"/>
        </w:rPr>
      </w:pPr>
      <w:r w:rsidRPr="00B3633A">
        <w:rPr>
          <w:rFonts w:ascii="Montserrat" w:hAnsi="Montserrat"/>
          <w:spacing w:val="-2"/>
          <w:sz w:val="24"/>
        </w:rPr>
        <w:t>Static, Organic, Harmonic</w:t>
      </w:r>
    </w:p>
    <w:p w:rsidR="0008581E" w:rsidRPr="00B3633A" w:rsidRDefault="0008581E">
      <w:pPr>
        <w:pStyle w:val="0DraftNormal"/>
        <w:rPr>
          <w:rFonts w:ascii="Montserrat" w:hAnsi="Montserrat"/>
          <w:spacing w:val="-2"/>
          <w:sz w:val="24"/>
        </w:rPr>
      </w:pPr>
    </w:p>
    <w:p w:rsidR="0008581E" w:rsidRPr="00B3633A" w:rsidRDefault="0008581E">
      <w:pPr>
        <w:pStyle w:val="0DraftNormal"/>
        <w:rPr>
          <w:rFonts w:ascii="Montserrat" w:hAnsi="Montserrat"/>
          <w:spacing w:val="-2"/>
          <w:sz w:val="24"/>
        </w:rPr>
      </w:pPr>
      <w:r w:rsidRPr="00B3633A">
        <w:rPr>
          <w:rFonts w:ascii="Montserrat" w:hAnsi="Montserrat"/>
          <w:spacing w:val="-2"/>
          <w:sz w:val="24"/>
        </w:rPr>
        <w:t>Positive, Negative—the message of Quarks</w:t>
      </w:r>
    </w:p>
    <w:p w:rsidR="0008581E" w:rsidRPr="00B3633A" w:rsidRDefault="0008581E">
      <w:pPr>
        <w:pStyle w:val="0DraftNormal"/>
        <w:rPr>
          <w:rFonts w:ascii="Montserrat" w:hAnsi="Montserrat"/>
          <w:spacing w:val="-2"/>
          <w:sz w:val="24"/>
        </w:rPr>
      </w:pPr>
    </w:p>
    <w:p w:rsidR="0008581E" w:rsidRPr="00B3633A" w:rsidRDefault="0008581E">
      <w:pPr>
        <w:pStyle w:val="0DraftNormal"/>
        <w:rPr>
          <w:rFonts w:ascii="Montserrat" w:hAnsi="Montserrat"/>
          <w:spacing w:val="-2"/>
          <w:sz w:val="24"/>
        </w:rPr>
      </w:pPr>
      <w:r w:rsidRPr="00B3633A">
        <w:rPr>
          <w:rFonts w:ascii="Montserrat" w:hAnsi="Montserrat"/>
          <w:spacing w:val="-2"/>
          <w:sz w:val="24"/>
        </w:rPr>
        <w:t>Major, Minor—the message of Harmonics</w:t>
      </w:r>
    </w:p>
    <w:p w:rsidR="0008581E" w:rsidRPr="00B3633A" w:rsidRDefault="0008581E">
      <w:pPr>
        <w:pStyle w:val="0DraftNormal"/>
        <w:rPr>
          <w:rFonts w:ascii="Montserrat" w:hAnsi="Montserrat"/>
          <w:spacing w:val="-2"/>
          <w:sz w:val="24"/>
        </w:rPr>
      </w:pPr>
    </w:p>
    <w:p w:rsidR="0008581E" w:rsidRPr="00B3633A" w:rsidRDefault="0008581E">
      <w:pPr>
        <w:pStyle w:val="0DraftNormal"/>
        <w:rPr>
          <w:rFonts w:ascii="Montserrat" w:hAnsi="Montserrat"/>
          <w:spacing w:val="-2"/>
          <w:sz w:val="24"/>
        </w:rPr>
      </w:pPr>
      <w:r w:rsidRPr="00B3633A">
        <w:rPr>
          <w:rFonts w:ascii="Montserrat" w:hAnsi="Montserrat"/>
          <w:spacing w:val="-2"/>
          <w:sz w:val="24"/>
        </w:rPr>
        <w:t>One From Three</w:t>
      </w:r>
    </w:p>
    <w:p w:rsidR="0008581E" w:rsidRPr="00B3633A" w:rsidRDefault="0008581E">
      <w:pPr>
        <w:pStyle w:val="0DraftNormal"/>
        <w:rPr>
          <w:rFonts w:ascii="Montserrat" w:hAnsi="Montserrat"/>
          <w:spacing w:val="-2"/>
          <w:sz w:val="24"/>
        </w:rPr>
      </w:pPr>
    </w:p>
    <w:p w:rsidR="0008581E" w:rsidRPr="00B3633A" w:rsidRDefault="0008581E">
      <w:pPr>
        <w:pStyle w:val="0DraftNormal"/>
        <w:rPr>
          <w:rFonts w:ascii="Montserrat" w:hAnsi="Montserrat"/>
          <w:spacing w:val="-2"/>
          <w:sz w:val="24"/>
        </w:rPr>
      </w:pPr>
      <w:r w:rsidRPr="00B3633A">
        <w:rPr>
          <w:rFonts w:ascii="Montserrat" w:hAnsi="Montserrat"/>
          <w:spacing w:val="-2"/>
          <w:sz w:val="24"/>
        </w:rPr>
        <w:t>Two From Seven</w:t>
      </w:r>
    </w:p>
    <w:p w:rsidR="0008581E" w:rsidRPr="00B3633A" w:rsidRDefault="0008581E">
      <w:pPr>
        <w:pStyle w:val="0DraftNormal"/>
        <w:rPr>
          <w:rFonts w:ascii="Montserrat" w:hAnsi="Montserrat"/>
          <w:spacing w:val="-2"/>
          <w:sz w:val="24"/>
        </w:rPr>
      </w:pPr>
    </w:p>
    <w:p w:rsidR="0008581E" w:rsidRPr="00B3633A" w:rsidRDefault="0008581E">
      <w:pPr>
        <w:pStyle w:val="0DraftNormal"/>
        <w:rPr>
          <w:rFonts w:ascii="Montserrat" w:hAnsi="Montserrat"/>
          <w:spacing w:val="-2"/>
          <w:sz w:val="24"/>
        </w:rPr>
      </w:pPr>
      <w:r w:rsidRPr="00B3633A">
        <w:rPr>
          <w:rFonts w:ascii="Montserrat" w:hAnsi="Montserrat"/>
          <w:spacing w:val="-2"/>
          <w:sz w:val="24"/>
        </w:rPr>
        <w:t>Ten From Eight</w:t>
      </w:r>
    </w:p>
    <w:p w:rsidR="0008581E" w:rsidRPr="00B3633A" w:rsidRDefault="0008581E">
      <w:pPr>
        <w:pStyle w:val="0DraftNormal"/>
        <w:rPr>
          <w:rFonts w:ascii="Montserrat" w:hAnsi="Montserrat"/>
          <w:spacing w:val="-2"/>
          <w:sz w:val="24"/>
        </w:rPr>
      </w:pPr>
    </w:p>
    <w:p w:rsidR="0008581E" w:rsidRPr="00B3633A" w:rsidRDefault="0008581E">
      <w:pPr>
        <w:pStyle w:val="0DraftNormal"/>
        <w:rPr>
          <w:rFonts w:ascii="Montserrat" w:hAnsi="Montserrat"/>
          <w:spacing w:val="-2"/>
          <w:sz w:val="24"/>
        </w:rPr>
      </w:pPr>
      <w:r w:rsidRPr="00B3633A">
        <w:rPr>
          <w:rFonts w:ascii="Montserrat" w:hAnsi="Montserrat"/>
          <w:spacing w:val="-2"/>
          <w:sz w:val="24"/>
        </w:rPr>
        <w:t>Thought</w:t>
      </w:r>
    </w:p>
    <w:p w:rsidR="0008581E" w:rsidRPr="00B3633A" w:rsidRDefault="0008581E">
      <w:pPr>
        <w:pStyle w:val="0DraftNormal"/>
        <w:rPr>
          <w:rFonts w:ascii="Montserrat" w:hAnsi="Montserrat"/>
          <w:spacing w:val="-2"/>
          <w:sz w:val="24"/>
        </w:rPr>
      </w:pPr>
    </w:p>
    <w:p w:rsidR="0008581E" w:rsidRPr="00B3633A" w:rsidRDefault="0008581E">
      <w:pPr>
        <w:pStyle w:val="0DraftNormal"/>
        <w:rPr>
          <w:rFonts w:ascii="Montserrat" w:hAnsi="Montserrat"/>
          <w:spacing w:val="-2"/>
          <w:sz w:val="24"/>
        </w:rPr>
      </w:pPr>
      <w:r w:rsidRPr="00B3633A">
        <w:rPr>
          <w:rFonts w:ascii="Montserrat" w:hAnsi="Montserrat"/>
          <w:spacing w:val="-2"/>
          <w:sz w:val="24"/>
        </w:rPr>
        <w:t>Spheres of Thought</w:t>
      </w:r>
    </w:p>
    <w:p w:rsidR="0008581E" w:rsidRPr="00B3633A" w:rsidRDefault="0008581E">
      <w:pPr>
        <w:pStyle w:val="0DraftNormal"/>
        <w:rPr>
          <w:rFonts w:ascii="Montserrat" w:hAnsi="Montserrat"/>
          <w:spacing w:val="-2"/>
          <w:sz w:val="24"/>
        </w:rPr>
      </w:pPr>
    </w:p>
    <w:p w:rsidR="0008581E" w:rsidRPr="00B3633A" w:rsidRDefault="0008581E">
      <w:pPr>
        <w:pStyle w:val="0DraftNormal"/>
        <w:rPr>
          <w:rFonts w:ascii="Montserrat" w:hAnsi="Montserrat"/>
          <w:spacing w:val="-2"/>
          <w:sz w:val="24"/>
        </w:rPr>
      </w:pPr>
      <w:r w:rsidRPr="00B3633A">
        <w:rPr>
          <w:rFonts w:ascii="Montserrat" w:hAnsi="Montserrat"/>
          <w:spacing w:val="-2"/>
          <w:sz w:val="24"/>
        </w:rPr>
        <w:t>Intent</w:t>
      </w:r>
    </w:p>
    <w:p w:rsidR="0008581E" w:rsidRPr="00B3633A" w:rsidRDefault="0008581E">
      <w:pPr>
        <w:pStyle w:val="0DraftNormal"/>
        <w:rPr>
          <w:rFonts w:ascii="Montserrat" w:hAnsi="Montserrat"/>
          <w:spacing w:val="-2"/>
          <w:sz w:val="24"/>
        </w:rPr>
      </w:pPr>
    </w:p>
    <w:p w:rsidR="0008581E" w:rsidRPr="00B3633A" w:rsidRDefault="0008581E">
      <w:pPr>
        <w:pStyle w:val="0DraftNormal"/>
        <w:rPr>
          <w:rFonts w:ascii="Montserrat" w:hAnsi="Montserrat"/>
          <w:spacing w:val="-2"/>
          <w:sz w:val="24"/>
        </w:rPr>
      </w:pPr>
      <w:r w:rsidRPr="00B3633A">
        <w:rPr>
          <w:rFonts w:ascii="Montserrat" w:hAnsi="Montserrat"/>
          <w:spacing w:val="-2"/>
          <w:sz w:val="24"/>
        </w:rPr>
        <w:t>Spheres of Intent</w:t>
      </w:r>
    </w:p>
    <w:p w:rsidR="0008581E" w:rsidRPr="00B3633A" w:rsidRDefault="0008581E">
      <w:pPr>
        <w:pStyle w:val="0DraftNormal"/>
        <w:rPr>
          <w:rFonts w:ascii="Montserrat" w:hAnsi="Montserrat"/>
          <w:spacing w:val="-2"/>
          <w:sz w:val="24"/>
        </w:rPr>
      </w:pPr>
    </w:p>
    <w:p w:rsidR="0008581E" w:rsidRPr="00B3633A" w:rsidRDefault="0008581E">
      <w:pPr>
        <w:pStyle w:val="0DraftNormal"/>
        <w:rPr>
          <w:rFonts w:ascii="Montserrat" w:hAnsi="Montserrat"/>
          <w:spacing w:val="-2"/>
          <w:sz w:val="24"/>
        </w:rPr>
      </w:pPr>
      <w:r w:rsidRPr="00B3633A">
        <w:rPr>
          <w:rFonts w:ascii="Montserrat" w:hAnsi="Montserrat"/>
          <w:spacing w:val="-2"/>
          <w:sz w:val="24"/>
        </w:rPr>
        <w:t>Being</w:t>
      </w:r>
    </w:p>
    <w:p w:rsidR="0008581E" w:rsidRPr="00B3633A" w:rsidRDefault="0008581E">
      <w:pPr>
        <w:pStyle w:val="0DraftNormal"/>
        <w:rPr>
          <w:rFonts w:ascii="Montserrat" w:hAnsi="Montserrat"/>
          <w:spacing w:val="-2"/>
          <w:sz w:val="24"/>
        </w:rPr>
      </w:pPr>
    </w:p>
    <w:p w:rsidR="0008581E" w:rsidRPr="00B3633A" w:rsidRDefault="0008581E">
      <w:pPr>
        <w:pStyle w:val="0DraftNormal"/>
        <w:rPr>
          <w:rFonts w:ascii="Montserrat" w:hAnsi="Montserrat"/>
          <w:spacing w:val="-2"/>
          <w:sz w:val="24"/>
        </w:rPr>
      </w:pPr>
      <w:r w:rsidRPr="00B3633A">
        <w:rPr>
          <w:rFonts w:ascii="Montserrat" w:hAnsi="Montserrat"/>
          <w:spacing w:val="-2"/>
          <w:sz w:val="24"/>
        </w:rPr>
        <w:t>Spheres of Being</w:t>
      </w:r>
    </w:p>
    <w:p w:rsidR="0008581E" w:rsidRPr="00B3633A" w:rsidRDefault="0008581E">
      <w:pPr>
        <w:pStyle w:val="0DraftNormal"/>
        <w:rPr>
          <w:rFonts w:ascii="Montserrat" w:hAnsi="Montserrat"/>
          <w:spacing w:val="-2"/>
          <w:sz w:val="24"/>
        </w:rPr>
      </w:pPr>
    </w:p>
    <w:p w:rsidR="0008581E" w:rsidRPr="00B3633A" w:rsidRDefault="0008581E">
      <w:pPr>
        <w:pStyle w:val="0DraftNormal"/>
        <w:rPr>
          <w:rFonts w:ascii="Montserrat" w:hAnsi="Montserrat"/>
          <w:spacing w:val="-2"/>
          <w:sz w:val="24"/>
        </w:rPr>
      </w:pPr>
      <w:r w:rsidRPr="00B3633A">
        <w:rPr>
          <w:rFonts w:ascii="Montserrat" w:hAnsi="Montserrat"/>
          <w:spacing w:val="-2"/>
          <w:sz w:val="24"/>
        </w:rPr>
        <w:t>A Point</w:t>
      </w:r>
    </w:p>
    <w:p w:rsidR="0008581E" w:rsidRPr="00B3633A" w:rsidRDefault="0008581E">
      <w:pPr>
        <w:pStyle w:val="0DraftNormal"/>
        <w:rPr>
          <w:rFonts w:ascii="Montserrat" w:hAnsi="Montserrat"/>
          <w:spacing w:val="-2"/>
          <w:sz w:val="24"/>
        </w:rPr>
      </w:pPr>
    </w:p>
    <w:p w:rsidR="0008581E" w:rsidRPr="00B3633A" w:rsidRDefault="0008581E">
      <w:pPr>
        <w:pStyle w:val="0DraftNormal"/>
        <w:rPr>
          <w:rFonts w:ascii="Montserrat" w:hAnsi="Montserrat"/>
          <w:spacing w:val="-2"/>
          <w:sz w:val="24"/>
        </w:rPr>
      </w:pPr>
      <w:r w:rsidRPr="00B3633A">
        <w:rPr>
          <w:rFonts w:ascii="Montserrat" w:hAnsi="Montserrat"/>
          <w:spacing w:val="-2"/>
          <w:sz w:val="24"/>
        </w:rPr>
        <w:t>A Circle</w:t>
      </w:r>
    </w:p>
    <w:p w:rsidR="0008581E" w:rsidRPr="00B3633A" w:rsidRDefault="0008581E">
      <w:pPr>
        <w:pStyle w:val="0DraftNormal"/>
        <w:rPr>
          <w:rFonts w:ascii="Montserrat" w:hAnsi="Montserrat"/>
          <w:spacing w:val="-2"/>
          <w:sz w:val="24"/>
        </w:rPr>
      </w:pPr>
    </w:p>
    <w:p w:rsidR="0008581E" w:rsidRPr="00B3633A" w:rsidRDefault="0008581E">
      <w:pPr>
        <w:pStyle w:val="0DraftNormal"/>
        <w:rPr>
          <w:rFonts w:ascii="Montserrat" w:hAnsi="Montserrat"/>
          <w:spacing w:val="-2"/>
          <w:sz w:val="24"/>
        </w:rPr>
      </w:pPr>
      <w:r w:rsidRPr="00B3633A">
        <w:rPr>
          <w:rFonts w:ascii="Montserrat" w:hAnsi="Montserrat"/>
          <w:spacing w:val="-2"/>
          <w:sz w:val="24"/>
        </w:rPr>
        <w:t>A Sphere</w:t>
      </w:r>
    </w:p>
    <w:p w:rsidR="0008581E" w:rsidRPr="00B3633A" w:rsidRDefault="0008581E">
      <w:pPr>
        <w:pStyle w:val="0DraftNormal"/>
        <w:rPr>
          <w:rFonts w:ascii="Montserrat" w:hAnsi="Montserrat"/>
          <w:spacing w:val="-2"/>
          <w:sz w:val="24"/>
        </w:rPr>
      </w:pPr>
    </w:p>
    <w:p w:rsidR="0008581E" w:rsidRPr="00B3633A" w:rsidRDefault="0008581E">
      <w:pPr>
        <w:pStyle w:val="0DraftNormal"/>
        <w:rPr>
          <w:rFonts w:ascii="Montserrat" w:hAnsi="Montserrat"/>
          <w:spacing w:val="-2"/>
          <w:sz w:val="24"/>
        </w:rPr>
      </w:pPr>
      <w:r w:rsidRPr="00B3633A">
        <w:rPr>
          <w:rFonts w:ascii="Montserrat" w:hAnsi="Montserrat"/>
          <w:spacing w:val="-2"/>
          <w:sz w:val="24"/>
        </w:rPr>
        <w:t>A ...</w:t>
      </w:r>
    </w:p>
    <w:p w:rsidR="0008581E" w:rsidRPr="00B3633A" w:rsidRDefault="0008581E">
      <w:pPr>
        <w:pStyle w:val="0DraftNormal"/>
        <w:rPr>
          <w:rFonts w:ascii="Montserrat" w:hAnsi="Montserrat"/>
          <w:spacing w:val="-2"/>
          <w:sz w:val="24"/>
        </w:rPr>
      </w:pPr>
    </w:p>
    <w:p w:rsidR="0008581E" w:rsidRPr="00B3633A" w:rsidRDefault="0008581E">
      <w:pPr>
        <w:pStyle w:val="0DraftNormal"/>
        <w:rPr>
          <w:rFonts w:ascii="Montserrat" w:hAnsi="Montserrat"/>
          <w:spacing w:val="-2"/>
          <w:sz w:val="24"/>
        </w:rPr>
      </w:pPr>
      <w:r w:rsidRPr="00B3633A">
        <w:rPr>
          <w:rFonts w:ascii="Montserrat" w:hAnsi="Montserrat"/>
          <w:spacing w:val="-2"/>
          <w:sz w:val="24"/>
        </w:rPr>
        <w:t>Exist, express, execute, for they are all the same. Part of the paradox of moving into coherent trinity is trying to anticipate it from the perspective of a singular attention.</w:t>
      </w:r>
    </w:p>
    <w:p w:rsidR="0008581E" w:rsidRPr="00B3633A" w:rsidRDefault="0008581E">
      <w:pPr>
        <w:pStyle w:val="0DraftNormal"/>
        <w:rPr>
          <w:rFonts w:ascii="Montserrat" w:hAnsi="Montserrat"/>
          <w:spacing w:val="-2"/>
          <w:sz w:val="24"/>
        </w:rPr>
      </w:pPr>
    </w:p>
    <w:p w:rsidR="0008581E" w:rsidRPr="00B3633A" w:rsidRDefault="0008581E">
      <w:pPr>
        <w:pStyle w:val="0DraftNormal"/>
        <w:rPr>
          <w:rFonts w:ascii="Montserrat" w:hAnsi="Montserrat"/>
          <w:spacing w:val="-2"/>
          <w:sz w:val="24"/>
        </w:rPr>
      </w:pPr>
      <w:r w:rsidRPr="00B3633A">
        <w:rPr>
          <w:rFonts w:ascii="Montserrat" w:hAnsi="Montserrat"/>
          <w:spacing w:val="-2"/>
          <w:sz w:val="24"/>
        </w:rPr>
        <w:t>What are you talking about?</w:t>
      </w:r>
    </w:p>
    <w:p w:rsidR="0008581E" w:rsidRPr="00B3633A" w:rsidRDefault="0008581E">
      <w:pPr>
        <w:pStyle w:val="0DraftNormal"/>
        <w:rPr>
          <w:rFonts w:ascii="Montserrat" w:hAnsi="Montserrat"/>
          <w:spacing w:val="-2"/>
          <w:sz w:val="24"/>
        </w:rPr>
      </w:pPr>
    </w:p>
    <w:p w:rsidR="0008581E" w:rsidRPr="00B3633A" w:rsidRDefault="0008581E">
      <w:pPr>
        <w:pStyle w:val="0DraftNormal"/>
        <w:rPr>
          <w:rFonts w:ascii="Montserrat" w:hAnsi="Montserrat"/>
          <w:spacing w:val="-2"/>
          <w:sz w:val="24"/>
        </w:rPr>
      </w:pPr>
      <w:r w:rsidRPr="00B3633A">
        <w:rPr>
          <w:rFonts w:ascii="Montserrat" w:hAnsi="Montserrat"/>
          <w:spacing w:val="-2"/>
          <w:sz w:val="24"/>
        </w:rPr>
        <w:t>The mechanics of establishing an objective four dimensional awareness.</w:t>
      </w:r>
    </w:p>
    <w:p w:rsidR="0008581E" w:rsidRPr="00B3633A" w:rsidRDefault="0008581E">
      <w:pPr>
        <w:pStyle w:val="0DraftNormal"/>
        <w:rPr>
          <w:rFonts w:ascii="Montserrat" w:hAnsi="Montserrat"/>
          <w:spacing w:val="-2"/>
          <w:sz w:val="24"/>
        </w:rPr>
      </w:pPr>
    </w:p>
    <w:p w:rsidR="0008581E" w:rsidRPr="00B3633A" w:rsidRDefault="0008581E">
      <w:pPr>
        <w:pStyle w:val="0DraftNormal"/>
        <w:rPr>
          <w:rFonts w:ascii="Montserrat" w:hAnsi="Montserrat"/>
          <w:spacing w:val="-2"/>
          <w:sz w:val="24"/>
        </w:rPr>
      </w:pPr>
      <w:r w:rsidRPr="00B3633A">
        <w:rPr>
          <w:rFonts w:ascii="Montserrat" w:hAnsi="Montserrat"/>
          <w:spacing w:val="-2"/>
          <w:sz w:val="24"/>
        </w:rPr>
        <w:t>What?</w:t>
      </w:r>
    </w:p>
    <w:p w:rsidR="0008581E" w:rsidRPr="00B3633A" w:rsidRDefault="0008581E">
      <w:pPr>
        <w:pStyle w:val="0DraftNormal"/>
        <w:rPr>
          <w:rFonts w:ascii="Montserrat" w:hAnsi="Montserrat"/>
          <w:spacing w:val="-2"/>
          <w:sz w:val="24"/>
        </w:rPr>
      </w:pPr>
    </w:p>
    <w:p w:rsidR="0008581E" w:rsidRPr="00B3633A" w:rsidRDefault="0008581E">
      <w:pPr>
        <w:pStyle w:val="0DraftNormal"/>
        <w:rPr>
          <w:rFonts w:ascii="Montserrat" w:hAnsi="Montserrat"/>
          <w:spacing w:val="-2"/>
          <w:sz w:val="24"/>
        </w:rPr>
      </w:pPr>
      <w:r w:rsidRPr="00B3633A">
        <w:rPr>
          <w:rFonts w:ascii="Montserrat" w:hAnsi="Montserrat"/>
          <w:spacing w:val="-2"/>
          <w:sz w:val="24"/>
        </w:rPr>
        <w:t xml:space="preserve">Its simple. The old argument against the feasibility of existing in four dimensions. The argument? You can not see four dimensional complexity. In truth, its a matter of design. There is a way to </w:t>
      </w:r>
      <w:r w:rsidRPr="00B3633A">
        <w:rPr>
          <w:rFonts w:ascii="Montserrat" w:hAnsi="Montserrat"/>
          <w:i/>
          <w:spacing w:val="-2"/>
          <w:sz w:val="24"/>
        </w:rPr>
        <w:t>see</w:t>
      </w:r>
      <w:r w:rsidRPr="00B3633A">
        <w:rPr>
          <w:rFonts w:ascii="Montserrat" w:hAnsi="Montserrat"/>
          <w:spacing w:val="-2"/>
          <w:sz w:val="24"/>
        </w:rPr>
        <w:t xml:space="preserve"> four dimensional complexity. Look at an existing volume; trying to take it from two or more perspectives at least forty-five to a hundred and eighty degrees removed as one mind.</w:t>
      </w:r>
    </w:p>
    <w:p w:rsidR="0008581E" w:rsidRPr="00B3633A" w:rsidRDefault="0008581E">
      <w:pPr>
        <w:pStyle w:val="0DraftNormal"/>
        <w:rPr>
          <w:rFonts w:ascii="Montserrat" w:hAnsi="Montserrat"/>
          <w:spacing w:val="-2"/>
          <w:sz w:val="24"/>
        </w:rPr>
      </w:pPr>
    </w:p>
    <w:p w:rsidR="0008581E" w:rsidRPr="00B3633A" w:rsidRDefault="0008581E">
      <w:pPr>
        <w:pStyle w:val="0DraftNormal"/>
        <w:rPr>
          <w:rFonts w:ascii="Montserrat" w:hAnsi="Montserrat"/>
          <w:spacing w:val="-2"/>
          <w:sz w:val="24"/>
        </w:rPr>
      </w:pPr>
      <w:r w:rsidRPr="00B3633A">
        <w:rPr>
          <w:rFonts w:ascii="Montserrat" w:hAnsi="Montserrat"/>
          <w:spacing w:val="-2"/>
          <w:sz w:val="24"/>
        </w:rPr>
        <w:t>That is totally theoretical, though. Right?</w:t>
      </w:r>
    </w:p>
    <w:p w:rsidR="0008581E" w:rsidRPr="00B3633A" w:rsidRDefault="0008581E">
      <w:pPr>
        <w:pStyle w:val="0DraftNormal"/>
        <w:rPr>
          <w:rFonts w:ascii="Montserrat" w:hAnsi="Montserrat"/>
          <w:spacing w:val="-2"/>
          <w:sz w:val="24"/>
        </w:rPr>
      </w:pPr>
    </w:p>
    <w:p w:rsidR="0008581E" w:rsidRPr="00B3633A" w:rsidRDefault="0008581E">
      <w:pPr>
        <w:pStyle w:val="0DraftNormal"/>
        <w:rPr>
          <w:rFonts w:ascii="Montserrat" w:hAnsi="Montserrat"/>
          <w:spacing w:val="-2"/>
          <w:sz w:val="24"/>
        </w:rPr>
      </w:pPr>
      <w:r w:rsidRPr="00B3633A">
        <w:rPr>
          <w:rFonts w:ascii="Montserrat" w:hAnsi="Montserrat"/>
          <w:spacing w:val="-2"/>
          <w:sz w:val="24"/>
        </w:rPr>
        <w:t xml:space="preserve">Not exactly. Granted, the architecture is not easy. The human organism is not designed to perform this task, though several bodies sharing one mind could. This is the stretch. Until one steps into the realm of attention and philotic/monadic pattern dynamics. The turning point in this argument was the riddle of a brain trying to describe a mind. A whole lot of mumble to get to the point. In pattern dynamics, everything is a result of how monads express themselves. The architecture of attention is the interface; a pattern woven by the monad to regard and interpret other patterns to associate with. This process has evolved well beyond abstract interaction to coherent participation regarding meaning paradoxes and semantics, and self realization. The monad, the focus of the individual, has evolved sufficiently to evoke the mind interface; which has augmented attention greatly. The mind is a four dimensional pattern construct focused by the Id/monad—the seat of the self. Its circumference is nowhere and its center is everywhere. That is a classic definition of a four dimensional sphere, by the way. If a person had, say, three bodies—or three people functioning as one mind—that would be enough granted the individual, or individuals were sufficiently stable. The whole secret about bodies, though, is the patterns of attention that hold them together. It is not the material that begets the immaterial but the inverse. The material reflects the immaterial. Material nature is a byproduct of perception and interpretation. The structure that we can measure and analyze is also just patterns. Patterns focused by monads out of other monads. This is the theory of philotics, a philosophy of the greeks, a mystery of the sorcerers and shamans. Even evolution; the endless mechanism of trial and error to coax more and more effective designs. The unrecognized goal of evolution is not survival, but art—nature as a whole. </w:t>
      </w:r>
    </w:p>
    <w:p w:rsidR="0008581E" w:rsidRPr="00B3633A" w:rsidRDefault="0008581E">
      <w:pPr>
        <w:pStyle w:val="0DraftNormal"/>
        <w:rPr>
          <w:rFonts w:ascii="Montserrat" w:hAnsi="Montserrat"/>
          <w:spacing w:val="-2"/>
          <w:sz w:val="24"/>
        </w:rPr>
      </w:pPr>
    </w:p>
    <w:p w:rsidR="0008581E" w:rsidRPr="00B3633A" w:rsidRDefault="0008581E">
      <w:pPr>
        <w:pStyle w:val="0DraftNormal"/>
        <w:rPr>
          <w:rFonts w:ascii="Montserrat" w:hAnsi="Montserrat"/>
          <w:spacing w:val="-2"/>
          <w:sz w:val="24"/>
        </w:rPr>
      </w:pPr>
      <w:r w:rsidRPr="00B3633A">
        <w:rPr>
          <w:rFonts w:ascii="Montserrat" w:hAnsi="Montserrat"/>
          <w:spacing w:val="-2"/>
          <w:sz w:val="24"/>
        </w:rPr>
        <w:t>If a monad is complex enough to cohere a fugue of awareness such as we have in four dimensions; it would simply be an exercise of the design's existing potential to anchor other reference points into the pattern's interactive cusp. The I of an individual is their statement of self definition. Change the definition of yourself to express a trinity of contrasts and compliments within yourself and express them more fully. Infuse your awareness with this image of yourself in these guises. Expand your awareness of your selves and invest them with nuances and potential for experiences; details of greater and greater depth. Until you are living in the company of yourself, seeing things from three different perspectives in spite of one set of eyes. You are an image of yourself that was imprinted upon you by other's attentions. Sorry, lecturing to the non-probable audience.</w:t>
      </w:r>
    </w:p>
    <w:p w:rsidR="0008581E" w:rsidRPr="00B3633A" w:rsidRDefault="0008581E">
      <w:pPr>
        <w:pStyle w:val="0DraftNormal"/>
        <w:rPr>
          <w:rFonts w:ascii="Montserrat" w:hAnsi="Montserrat"/>
          <w:spacing w:val="-2"/>
          <w:sz w:val="24"/>
        </w:rPr>
      </w:pPr>
    </w:p>
    <w:p w:rsidR="0008581E" w:rsidRPr="00B3633A" w:rsidRDefault="0008581E">
      <w:pPr>
        <w:pStyle w:val="0DraftNormal"/>
        <w:rPr>
          <w:rFonts w:ascii="Montserrat" w:hAnsi="Montserrat"/>
          <w:spacing w:val="-2"/>
          <w:sz w:val="24"/>
        </w:rPr>
      </w:pPr>
      <w:r w:rsidRPr="00B3633A">
        <w:rPr>
          <w:rFonts w:ascii="Montserrat" w:hAnsi="Montserrat"/>
          <w:spacing w:val="-2"/>
          <w:sz w:val="24"/>
        </w:rPr>
        <w:t>There is more power in attention and self expression than can be guessed, and infinite amounts more than doubts will ever admit. It is the integrity of the pattern evoked that determines what one can or cannot do. Some patterns are gestures. Some patterns are embodiments. Trinity, the configuration I just explained, is an embodiment. The nurtured identities are the anchors of different perspectives. As a unit, it will permeate these perspectives as wholly as you permeate yourself—often invisible to your own detection. You would begin (upon becoming coherent in yourself) by realizing your identities, the dynamic point and counter point aspects of yourself. You solidify these identities until they are equal unto the disguise you are familiar with acting through. They will begin to think, and see things their own way. Until they reach their own attention they will remain at a disadvantage to your primary identity. But, as their attention coheres they will become more determined. As their attention resolves, they will begin to feel themselves. Certain paths of intent will begin to open to them; channels through which they will soon engage the world. That moment itself is naturally one of the hardest to achieve. None of it is imagination. It is all just expression. Until they make the quantum jump to full attention they are essentially asleep. Dreaming. The actual transition from singularity to trinity is, ironically enough, waking up. Eventually the numbness and sleep fall away and you realize that you are waking up...and then you open your eyes—in spite of the fact that your eyes were open and you were awake. Because you will suddenly find yourself standing in two different places at the same time; your vision is clear and coherent and undisrupted or confused because at each point you are fully resolved and lacking in no part of sensation or thought.</w:t>
      </w:r>
    </w:p>
    <w:p w:rsidR="0008581E" w:rsidRPr="00B3633A" w:rsidRDefault="0008581E">
      <w:pPr>
        <w:pStyle w:val="0DraftNormal"/>
        <w:rPr>
          <w:rFonts w:ascii="Montserrat" w:hAnsi="Montserrat"/>
          <w:spacing w:val="-2"/>
          <w:sz w:val="24"/>
        </w:rPr>
      </w:pPr>
    </w:p>
    <w:p w:rsidR="0008581E" w:rsidRPr="00B3633A" w:rsidRDefault="0008581E">
      <w:pPr>
        <w:pStyle w:val="0DraftNormal"/>
        <w:rPr>
          <w:rFonts w:ascii="Montserrat" w:hAnsi="Montserrat"/>
          <w:spacing w:val="-2"/>
          <w:sz w:val="24"/>
        </w:rPr>
      </w:pPr>
      <w:r w:rsidRPr="00B3633A">
        <w:rPr>
          <w:rFonts w:ascii="Montserrat" w:hAnsi="Montserrat"/>
          <w:spacing w:val="-2"/>
          <w:sz w:val="24"/>
        </w:rPr>
        <w:t>As you adjust to this, your will and spirit will begin to adapt and recognize the level of complexity in which it now can act. This is when you really begin to learn what you never could before. You learn that there is always more, always a new way to see yourself and existence.</w:t>
      </w:r>
    </w:p>
    <w:p w:rsidR="0008581E" w:rsidRPr="00B3633A" w:rsidRDefault="0008581E">
      <w:pPr>
        <w:pStyle w:val="0DraftNormal"/>
        <w:rPr>
          <w:rFonts w:ascii="Montserrat" w:hAnsi="Montserrat"/>
          <w:spacing w:val="-2"/>
          <w:sz w:val="24"/>
        </w:rPr>
      </w:pPr>
    </w:p>
    <w:p w:rsidR="0008581E" w:rsidRPr="00B3633A" w:rsidRDefault="0008581E">
      <w:pPr>
        <w:pStyle w:val="0DraftNormal"/>
        <w:rPr>
          <w:rFonts w:ascii="Montserrat" w:hAnsi="Montserrat"/>
          <w:spacing w:val="-2"/>
          <w:sz w:val="24"/>
        </w:rPr>
      </w:pPr>
      <w:r w:rsidRPr="00B3633A">
        <w:rPr>
          <w:rFonts w:ascii="Montserrat" w:hAnsi="Montserrat"/>
          <w:spacing w:val="-2"/>
          <w:sz w:val="24"/>
        </w:rPr>
        <w:t>The real trick of my trine attention is in using this understanding and imposing additional relativity to my more complex grasp of the world. Each perspective coordinates the world around itself and relates this to the others. The information is experience as a whole; grouped into three spheres. That I will not be confused because it will be aware that what it hears from one perspective is relative to that perspective. The feedback between these three perspectives will allow it to perceive the four dimensional aspect of its world, but without discord or dissonance. As the mind grasps depth by interpreting feed back between the perception of bifocal eyes, that I will grasp greater depth and fold through interpreting the feed back of multiple free reference points. This awareness will be held at each point in difference to the first hand perception of each perspective. By assuming distinct identities as anchors, you would have this advantage in thought as well, and a way to implicitly discriminate within yourself for specific, singular tasks. Unity and diversity in the expression of self.</w:t>
      </w:r>
    </w:p>
    <w:p w:rsidR="0008581E" w:rsidRPr="00B3633A" w:rsidRDefault="0008581E">
      <w:pPr>
        <w:pStyle w:val="0DraftNormal"/>
        <w:rPr>
          <w:rFonts w:ascii="Montserrat" w:hAnsi="Montserrat"/>
          <w:spacing w:val="-2"/>
          <w:sz w:val="24"/>
        </w:rPr>
      </w:pPr>
    </w:p>
    <w:p w:rsidR="0008581E" w:rsidRPr="00B3633A" w:rsidRDefault="0008581E">
      <w:pPr>
        <w:pStyle w:val="0DraftNormal"/>
        <w:rPr>
          <w:rFonts w:ascii="Montserrat" w:hAnsi="Montserrat"/>
          <w:spacing w:val="-2"/>
          <w:sz w:val="24"/>
        </w:rPr>
      </w:pPr>
      <w:r w:rsidRPr="00B3633A">
        <w:rPr>
          <w:rFonts w:ascii="Montserrat" w:hAnsi="Montserrat"/>
          <w:spacing w:val="-2"/>
          <w:sz w:val="24"/>
        </w:rPr>
        <w:t>These are just things to consider...</w:t>
      </w:r>
    </w:p>
    <w:p w:rsidR="0008581E" w:rsidRPr="00B3633A" w:rsidRDefault="0008581E">
      <w:pPr>
        <w:pStyle w:val="0DraftNormal"/>
        <w:rPr>
          <w:rFonts w:ascii="Montserrat" w:hAnsi="Montserrat"/>
          <w:spacing w:val="-2"/>
          <w:sz w:val="24"/>
        </w:rPr>
      </w:pPr>
    </w:p>
    <w:p w:rsidR="0008581E" w:rsidRPr="00B3633A" w:rsidRDefault="0008581E">
      <w:pPr>
        <w:pStyle w:val="0DraftNormal"/>
        <w:rPr>
          <w:rFonts w:ascii="Montserrat" w:hAnsi="Montserrat"/>
          <w:spacing w:val="-2"/>
          <w:sz w:val="24"/>
        </w:rPr>
      </w:pPr>
      <w:r w:rsidRPr="00B3633A">
        <w:rPr>
          <w:rFonts w:ascii="Montserrat" w:hAnsi="Montserrat"/>
          <w:spacing w:val="-2"/>
          <w:sz w:val="24"/>
        </w:rPr>
        <w:t xml:space="preserve">...giving myself a perspective in which there are three realms of influence in the equation of existence, all of which overlap but impose a certain influence on the singular disposition of the equation. </w:t>
      </w:r>
      <w:r w:rsidRPr="00B3633A">
        <w:rPr>
          <w:rFonts w:ascii="Montserrat" w:hAnsi="Montserrat"/>
          <w:i/>
          <w:spacing w:val="-2"/>
          <w:sz w:val="24"/>
        </w:rPr>
        <w:t>Omnis</w:t>
      </w:r>
      <w:r w:rsidRPr="00B3633A">
        <w:rPr>
          <w:rFonts w:ascii="Montserrat" w:hAnsi="Montserrat"/>
          <w:spacing w:val="-2"/>
          <w:sz w:val="24"/>
        </w:rPr>
        <w:t xml:space="preserve">, </w:t>
      </w:r>
      <w:r w:rsidRPr="00B3633A">
        <w:rPr>
          <w:rFonts w:ascii="Montserrat" w:hAnsi="Montserrat"/>
          <w:i/>
          <w:spacing w:val="-2"/>
          <w:sz w:val="24"/>
        </w:rPr>
        <w:t>Exis</w:t>
      </w:r>
      <w:r w:rsidRPr="00B3633A">
        <w:rPr>
          <w:rFonts w:ascii="Montserrat" w:hAnsi="Montserrat"/>
          <w:spacing w:val="-2"/>
          <w:sz w:val="24"/>
        </w:rPr>
        <w:t xml:space="preserve"> and </w:t>
      </w:r>
      <w:r w:rsidRPr="00B3633A">
        <w:rPr>
          <w:rFonts w:ascii="Montserrat" w:hAnsi="Montserrat"/>
          <w:i/>
          <w:spacing w:val="-2"/>
          <w:sz w:val="24"/>
        </w:rPr>
        <w:t>Oblis</w:t>
      </w:r>
      <w:r w:rsidRPr="00B3633A">
        <w:rPr>
          <w:rFonts w:ascii="Montserrat" w:hAnsi="Montserrat"/>
          <w:spacing w:val="-2"/>
          <w:sz w:val="24"/>
        </w:rPr>
        <w:t xml:space="preserve">. Words chosen not for what ever they might mean to any other, but for specific assignment to the concepts I have assumed. The benefit of this perspective is found in many applications, not the least of which the option of clearly defining my predicament in terms that are accurate and unprejudiced. I know my divine self—I have always known this, and have found great distress at constantly experiencing myself limited to an untrue pose and the inability to express my true self. I know my experienced self, and the feeble powers I have gained in its limits. At present I am well aware of my contested self. All three of these are the same; that is they are all me. It is like living in three worlds, one of intuition, one of faith, and one of doubt. To you (not knowing whom I may address with this, but anticipating this challenge) it would seem as if there is an inconsistency. The world that is called experience I have called faith. But is it not true that the one great faith we all exercise is faith in the story we call the past and its power to shape our present and future? Is it not faith in the past that allows us to assume that what is learned is thus known? Is it not out of faith that we act; in the confidence of our skills and experience? Faith is the ability to act and function without question. But by our nature we question everything. Even faith. </w:t>
      </w:r>
    </w:p>
    <w:p w:rsidR="0008581E" w:rsidRPr="00B3633A" w:rsidRDefault="0008581E">
      <w:pPr>
        <w:pStyle w:val="0DraftNormal"/>
        <w:rPr>
          <w:rFonts w:ascii="Montserrat" w:hAnsi="Montserrat"/>
          <w:spacing w:val="-2"/>
          <w:sz w:val="24"/>
        </w:rPr>
      </w:pPr>
    </w:p>
    <w:p w:rsidR="0008581E" w:rsidRPr="00B3633A" w:rsidRDefault="0008581E">
      <w:pPr>
        <w:pStyle w:val="0DraftNormal"/>
        <w:rPr>
          <w:rFonts w:ascii="Montserrat" w:hAnsi="Montserrat"/>
          <w:spacing w:val="-2"/>
          <w:sz w:val="24"/>
        </w:rPr>
      </w:pPr>
      <w:r w:rsidRPr="00B3633A">
        <w:rPr>
          <w:rFonts w:ascii="Montserrat" w:hAnsi="Montserrat"/>
          <w:spacing w:val="-2"/>
          <w:sz w:val="24"/>
        </w:rPr>
        <w:t xml:space="preserve">The old adage of the young king, having inherited the mantle of his majesty, looks upon his kingdom and utters in despair: is that all there is then? Is there nothing more to attain? And indeed, as long as there is a breath of intuition to hint to us the greatness of our own promised divinity, will we not always turn away from the unquestioned and consider some new direction or refinement? Is it surprising at all to realize that we hunger for the challenge of </w:t>
      </w:r>
      <w:r w:rsidRPr="00B3633A">
        <w:rPr>
          <w:rFonts w:ascii="Montserrat" w:hAnsi="Montserrat"/>
          <w:i/>
          <w:spacing w:val="-2"/>
          <w:sz w:val="24"/>
        </w:rPr>
        <w:t>oblis</w:t>
      </w:r>
      <w:r w:rsidRPr="00B3633A">
        <w:rPr>
          <w:rFonts w:ascii="Montserrat" w:hAnsi="Montserrat"/>
          <w:spacing w:val="-2"/>
          <w:sz w:val="24"/>
        </w:rPr>
        <w:t xml:space="preserve">, even though this harsh trial can be cruel enough to destroy all those who drop their guard? In </w:t>
      </w:r>
      <w:r w:rsidRPr="00B3633A">
        <w:rPr>
          <w:rFonts w:ascii="Montserrat" w:hAnsi="Montserrat"/>
          <w:i/>
          <w:spacing w:val="-2"/>
          <w:sz w:val="24"/>
        </w:rPr>
        <w:t>oblis</w:t>
      </w:r>
      <w:r w:rsidRPr="00B3633A">
        <w:rPr>
          <w:rFonts w:ascii="Montserrat" w:hAnsi="Montserrat"/>
          <w:spacing w:val="-2"/>
          <w:sz w:val="24"/>
        </w:rPr>
        <w:t xml:space="preserve">, there is always a fight, always a contest. In </w:t>
      </w:r>
      <w:r w:rsidRPr="00B3633A">
        <w:rPr>
          <w:rFonts w:ascii="Montserrat" w:hAnsi="Montserrat"/>
          <w:i/>
          <w:spacing w:val="-2"/>
          <w:sz w:val="24"/>
        </w:rPr>
        <w:t>oblis</w:t>
      </w:r>
      <w:r w:rsidRPr="00B3633A">
        <w:rPr>
          <w:rFonts w:ascii="Montserrat" w:hAnsi="Montserrat"/>
          <w:spacing w:val="-2"/>
          <w:sz w:val="24"/>
        </w:rPr>
        <w:t xml:space="preserve"> everything is at stake. </w:t>
      </w:r>
      <w:r w:rsidRPr="00B3633A">
        <w:rPr>
          <w:rFonts w:ascii="Montserrat" w:hAnsi="Montserrat"/>
          <w:i/>
          <w:spacing w:val="-2"/>
          <w:sz w:val="24"/>
        </w:rPr>
        <w:t>Oblis</w:t>
      </w:r>
      <w:r w:rsidRPr="00B3633A">
        <w:rPr>
          <w:rFonts w:ascii="Montserrat" w:hAnsi="Montserrat"/>
          <w:spacing w:val="-2"/>
          <w:sz w:val="24"/>
        </w:rPr>
        <w:t xml:space="preserve"> is the secret war. The war in which an individual may fight with intuition or faith against doubt. Even with doubt against doubt. Inevitable, of course, intuition and faith are tested as well. </w:t>
      </w:r>
      <w:r w:rsidRPr="00B3633A">
        <w:rPr>
          <w:rFonts w:ascii="Montserrat" w:hAnsi="Montserrat"/>
          <w:i/>
          <w:spacing w:val="-2"/>
          <w:sz w:val="24"/>
        </w:rPr>
        <w:t>Omnis</w:t>
      </w:r>
      <w:r w:rsidRPr="00B3633A">
        <w:rPr>
          <w:rFonts w:ascii="Montserrat" w:hAnsi="Montserrat"/>
          <w:spacing w:val="-2"/>
          <w:sz w:val="24"/>
        </w:rPr>
        <w:t xml:space="preserve"> is the vision that guides you and inspires you to fight. </w:t>
      </w:r>
      <w:r w:rsidRPr="00B3633A">
        <w:rPr>
          <w:rFonts w:ascii="Montserrat" w:hAnsi="Montserrat"/>
          <w:i/>
          <w:spacing w:val="-2"/>
          <w:sz w:val="24"/>
        </w:rPr>
        <w:t xml:space="preserve">Exis, </w:t>
      </w:r>
      <w:r w:rsidRPr="00B3633A">
        <w:rPr>
          <w:rFonts w:ascii="Montserrat" w:hAnsi="Montserrat"/>
          <w:spacing w:val="-2"/>
          <w:sz w:val="24"/>
        </w:rPr>
        <w:t xml:space="preserve">your invested being (the embodied divinity, avatar of yourself) is the reward and the sword that you must wield in your fight. </w:t>
      </w:r>
      <w:r w:rsidRPr="00B3633A">
        <w:rPr>
          <w:rFonts w:ascii="Montserrat" w:hAnsi="Montserrat"/>
          <w:i/>
          <w:spacing w:val="-2"/>
          <w:sz w:val="24"/>
        </w:rPr>
        <w:t>Oblis</w:t>
      </w:r>
      <w:r w:rsidRPr="00B3633A">
        <w:rPr>
          <w:rFonts w:ascii="Montserrat" w:hAnsi="Montserrat"/>
          <w:spacing w:val="-2"/>
          <w:sz w:val="24"/>
        </w:rPr>
        <w:t xml:space="preserve"> is the arena—the cauldron and the fire; the alchemists crucible in the transmutation of mundane cloth into divine rainment.</w:t>
      </w:r>
    </w:p>
    <w:p w:rsidR="0008581E" w:rsidRPr="00B3633A" w:rsidRDefault="0008581E">
      <w:pPr>
        <w:pStyle w:val="0DraftNormal"/>
        <w:rPr>
          <w:rFonts w:ascii="Montserrat" w:hAnsi="Montserrat"/>
          <w:spacing w:val="-2"/>
          <w:sz w:val="24"/>
        </w:rPr>
      </w:pPr>
    </w:p>
    <w:p w:rsidR="0008581E" w:rsidRPr="00B3633A" w:rsidRDefault="0008581E">
      <w:pPr>
        <w:pStyle w:val="0DraftNormal"/>
        <w:rPr>
          <w:rFonts w:ascii="Montserrat" w:hAnsi="Montserrat"/>
          <w:spacing w:val="-2"/>
          <w:sz w:val="24"/>
        </w:rPr>
      </w:pPr>
      <w:r w:rsidRPr="00B3633A">
        <w:rPr>
          <w:rFonts w:ascii="Montserrat" w:hAnsi="Montserrat"/>
          <w:spacing w:val="-2"/>
          <w:sz w:val="24"/>
        </w:rPr>
        <w:t>As you get closer to my triumvirate, you will begin to have more of a feel for the structure of things around you, and feel a decentralization of the world from your perspective. You do not exist only where your awareness is focused within yourself, but also where your awareness is focused in the world. The sensation of being in more than one place at once is similar to the sensation one gets when reading a book and vividly experiencing the world of the character one lives through in the book. You do not stop being where you are, but you start being where they are too. It is not hard, it just requires information. The picture needs something to resolve around. Our world resolves around our perceptions; however they happen to cohere. One can live in a vivid day dream and be in two places at once. One can think and work and be in two places at once. There is no limit but that of design.</w:t>
      </w:r>
    </w:p>
    <w:p w:rsidR="0008581E" w:rsidRPr="00B3633A" w:rsidRDefault="0008581E">
      <w:pPr>
        <w:pStyle w:val="0DraftNormal"/>
        <w:rPr>
          <w:rFonts w:ascii="Montserrat" w:hAnsi="Montserrat"/>
          <w:spacing w:val="-2"/>
          <w:sz w:val="24"/>
        </w:rPr>
      </w:pPr>
    </w:p>
    <w:p w:rsidR="0008581E" w:rsidRPr="00B3633A" w:rsidRDefault="0008581E">
      <w:pPr>
        <w:pStyle w:val="0DraftNormal"/>
        <w:rPr>
          <w:rFonts w:ascii="Montserrat" w:hAnsi="Montserrat"/>
          <w:spacing w:val="-2"/>
          <w:sz w:val="24"/>
        </w:rPr>
      </w:pPr>
      <w:r w:rsidRPr="00B3633A">
        <w:rPr>
          <w:rFonts w:ascii="Montserrat" w:hAnsi="Montserrat"/>
          <w:spacing w:val="-2"/>
          <w:sz w:val="24"/>
        </w:rPr>
        <w:t>A four dimensional body is much like any body. There are parts that can be seen, and there are parts that are secret and known only to you. What my triumvirate is is really a four dimensional body. Each three dimensional image is a limb. They do not need to be physically connected, but in four dimensions, they can be. The distinction made is in self supportability. If an appendage of yourself is self sustaining, then it can be wholly removed from physical connection, metabolically speaking. If not—say that it is about as independent as a conventional appendage—then it is still sustained metabolically through a folded continuity with the rest of your body. Likewise, it will be more directly linked to your perceptual sphere. A fully resolved body digests its perceptions as well as its sustenance with relativity to itself, and would be self resolved in your awareness. While not necessarily obvious, it is recognizable that physical contact via four dimensional vectors can be made and maintained in a separate relativity. It all depends on sophistication of self expression at that level of complexity. Vision is not very acute in four dimensions, but feeling is amazingly discriminating and coherent. Unless a fold of oneself were articulated into three dimensional terms and directly apprehended, there would be nothing to see. A field appendage could not be perceived in any way at all except by another form manifested in phase and sync with yours. But, you would perceive through it very assertively. In three dimensions, your internal flesh cannot be perceived except by means that penetrate to those depths. In spite of their solidity, three dimensional bodies are very shallow. It does not take much to penetrate into and through their depths—and since most of that space is packed densely with vital components, such penetration is catastrophically disruptive to your ability to function.</w:t>
      </w:r>
    </w:p>
    <w:p w:rsidR="0008581E" w:rsidRPr="00B3633A" w:rsidRDefault="0008581E">
      <w:pPr>
        <w:pStyle w:val="0DraftNormal"/>
        <w:rPr>
          <w:rFonts w:ascii="Montserrat" w:hAnsi="Montserrat"/>
          <w:spacing w:val="-2"/>
          <w:sz w:val="24"/>
        </w:rPr>
      </w:pPr>
    </w:p>
    <w:p w:rsidR="0008581E" w:rsidRPr="00B3633A" w:rsidRDefault="0008581E">
      <w:pPr>
        <w:pStyle w:val="0DraftNormal"/>
        <w:rPr>
          <w:rFonts w:ascii="Montserrat" w:hAnsi="Montserrat"/>
          <w:spacing w:val="-2"/>
          <w:sz w:val="24"/>
        </w:rPr>
      </w:pPr>
      <w:r w:rsidRPr="00B3633A">
        <w:rPr>
          <w:rFonts w:ascii="Montserrat" w:hAnsi="Montserrat"/>
          <w:spacing w:val="-2"/>
          <w:sz w:val="24"/>
        </w:rPr>
        <w:t>An endomen is an example of a four dimensionality of corporealness. There are things to consider about the relativity of four dimensional embodiment; the fourth dimension is essentially a void, and anything exposed to it might as well be exposed to a void. Where anatomy bridges from in four dimensions is very important to consider. Space itself can be warped easily enough, for it gives way to definition. The point being that while continuity seems discounted by four dimensional relativity, it is in fact one of the most important parts. Anatomically speaking an endomen is the surface of a hypersphere which is from one attitude your entire body manifest in the third relativity, and from the internal attitude a malleable surface of very sensitive, resilient and elastic epithelial tissue. Any penetration of the proper body that deviates from the highly economical routing and ducting of circulatory, nervous, lymphatic, and structural systems into the malleable space that can be contained within the endomen. There is no need for any difference in body mass to make up the endomen, but no distinction against it either. The fugue of the spatial articulation allows the substance of the whole body to be reinterpreted. The epithelial tissue would be about the only tissue which would be displaced by the configuration on an established basis. The thing about the endomen is that it would be a constant source of disconcertingly complex and pleasurable sensations. It is possible and plausible for two separate endomens to be brought into and maintain physical contact with each other. Two organisms touching in this way would be in an embrace that could be maintained and articulated in an endless variety of ways. It is also possible that nutrients and vital fluids could be exchanged through osmosis or deliberate exchange through this contact. An advantage of this appendage is the capacity to reduce any potential wound to the merest scratch—the initial violation of the physical integrity and thus the entrance to the endomen. Having an endomen is existing constantly on the edge of locality. It is having one foot in the world and one foot between worlds. It is also called defining one's own space.</w:t>
      </w:r>
    </w:p>
    <w:p w:rsidR="0008581E" w:rsidRPr="00B3633A" w:rsidRDefault="0008581E">
      <w:pPr>
        <w:pStyle w:val="0DraftNormal"/>
        <w:rPr>
          <w:rFonts w:ascii="Montserrat" w:hAnsi="Montserrat"/>
          <w:spacing w:val="-2"/>
          <w:sz w:val="24"/>
        </w:rPr>
      </w:pPr>
    </w:p>
    <w:p w:rsidR="0008581E" w:rsidRPr="00B3633A" w:rsidRDefault="0008581E">
      <w:pPr>
        <w:pStyle w:val="0DraftNormal"/>
        <w:rPr>
          <w:rFonts w:ascii="Montserrat" w:hAnsi="Montserrat"/>
          <w:spacing w:val="-2"/>
          <w:sz w:val="24"/>
        </w:rPr>
      </w:pPr>
      <w:r w:rsidRPr="00B3633A">
        <w:rPr>
          <w:rFonts w:ascii="Montserrat" w:hAnsi="Montserrat"/>
          <w:spacing w:val="-2"/>
          <w:sz w:val="24"/>
        </w:rPr>
        <w:t xml:space="preserve">Matter itself is four dimensional in structure. The primary distortion of quarks and particles and atoms are, anyway. Mass is a four dimensional characteristic of matter, which creates the phenomenon of gravity. Matter associates in three dimensional relationships to compose chemical bodies, though. So this poses an interesting question: Is it the capacity for four dimensional displacement that distinguishes the singularity or is that simply the typical best resolution of individuality—that paradox-form of the expansion of singularity in expressing itself? The more potent the field of displacement the greater the attraction of an individual to other individuals. The trick to stable self representation, then, would be to employ a design that compensates for the gravity caused by the field or spatial distortion. The consequence of an endomen, if summed up within the terms of this realization, is possibly an increased density. I know what thoughts that association brings up, but looking at it structurally, matter is what it is as consequence of its manner of expression. Space is distorted into a knot of intricacy and a well of gravity. The gravity is essentially the shadow of the matter. Mass is the interpretation of the structure focused by the monad. Admittedly, gravity is a weak force—a shadow compared to the strong nuclear forces to be expressed by the actual focus of the particle. </w:t>
      </w:r>
    </w:p>
    <w:p w:rsidR="0008581E" w:rsidRPr="00B3633A" w:rsidRDefault="0008581E">
      <w:pPr>
        <w:pStyle w:val="0DraftNormal"/>
        <w:rPr>
          <w:rFonts w:ascii="Montserrat" w:hAnsi="Montserrat"/>
          <w:spacing w:val="-2"/>
          <w:sz w:val="24"/>
        </w:rPr>
      </w:pPr>
    </w:p>
    <w:p w:rsidR="0008581E" w:rsidRPr="00B3633A" w:rsidRDefault="0008581E">
      <w:pPr>
        <w:pStyle w:val="0DraftNormal"/>
        <w:rPr>
          <w:rFonts w:ascii="Montserrat" w:hAnsi="Montserrat"/>
          <w:spacing w:val="-2"/>
          <w:sz w:val="24"/>
        </w:rPr>
      </w:pPr>
      <w:r w:rsidRPr="00B3633A">
        <w:rPr>
          <w:rFonts w:ascii="Montserrat" w:hAnsi="Montserrat"/>
          <w:spacing w:val="-2"/>
          <w:sz w:val="24"/>
        </w:rPr>
        <w:t>Most of the terminology we have in particle physics is misleading because it is rather hard to find expressions for four dimensional characteristics in a language built up on three dimensional association. Essentially, though, you are talking about geometry. Rather, the whole equation becomes that of a more intricate expression of field dynamics, a particle of matter that focuses something stronger than electromagnetic force and able to configure a fugue that compensates for its own gravitic and mass distortions. It is all in shaping the fabric from which the weave is spun. The differences are in scale to a degree. By controlling the alignment possibilities by increasing the fold and thus possible relativity the shadow of the assembled mass is not allowed to cumulate in one area of relativity. The secret of dimensional incremence is the development of greater discriminatory ability and increasing capacity for complexity. The evolution of the monad. If these singularities become sophisticated enough they will also become capable of defining the space and resources they require for viability. The idea of spheres within spheres, when applied to fugues asks for discrimination or identity to permit the defining of space so that coherence is not lost. There really is an argument for awareness in the absolute beyond that of consciousness.</w:t>
      </w:r>
    </w:p>
    <w:p w:rsidR="0008581E" w:rsidRPr="00B3633A" w:rsidRDefault="0008581E">
      <w:pPr>
        <w:pStyle w:val="0DraftNormal"/>
        <w:rPr>
          <w:rFonts w:ascii="Montserrat" w:hAnsi="Montserrat"/>
          <w:spacing w:val="-2"/>
          <w:sz w:val="24"/>
        </w:rPr>
      </w:pPr>
    </w:p>
    <w:p w:rsidR="0008581E" w:rsidRPr="00B3633A" w:rsidRDefault="0008581E">
      <w:pPr>
        <w:pStyle w:val="0DraftNormal"/>
        <w:rPr>
          <w:rFonts w:ascii="Montserrat" w:hAnsi="Montserrat"/>
          <w:spacing w:val="-2"/>
          <w:sz w:val="24"/>
        </w:rPr>
      </w:pPr>
      <w:r w:rsidRPr="00B3633A">
        <w:rPr>
          <w:rFonts w:ascii="Montserrat" w:hAnsi="Montserrat"/>
          <w:spacing w:val="-2"/>
          <w:sz w:val="24"/>
        </w:rPr>
        <w:t>Five dimensions of mind, or thought, are necessary for the resolution of being in four dimensional terms. There is no doubt that the mind is an objective expression. It is actually the foundation and containing medium of existence. The boundary of existence is the mind. It is the primary (caoi yn). It projects and resolves the information of the rest of creation into objective and interactive terms. The argument for this is the dynamics of resolving an image. To project an image in three dimensions, it is necessary to construct it from the fourth dimension. Existence is all perceptive imagery. It is easier to step down further to illustrate this principle. A dynamic image can be created in a two dimensional format; the easiest example to cite is the way a television works. An image is just information that is practically indecipherable until it is translated through the mechanics of a cathode ray tube which resolves the image and projects it on a two dimensional surface. In vision, the mind has to be able to jump between the two perspectives offered by each eye; this jump results in our perception of depth. If a person could have eyes inside of a building and outside of it, the jump of perception would be a perception of fold, or the perfect vision of volume. In our present design, our mind reserves its own subjective space for the construction of thoughts. This is true four dimensional space because the mind is every where at once and can move anywhere within this space without having to cross any intervening space. The process of thinking is four dimensional, even if our concepts are only two dimensional for the most part. To deal with the four dimensional aspect of the world—the interactive space of self representation—the mind would have to be able to jump ahead of the four dimensional relativity to be able to distinguish thought from experience. I know this is complex, but it is necessary to fumble a lot to make sense out of this in our conventional terms.</w:t>
      </w:r>
    </w:p>
    <w:p w:rsidR="0008581E" w:rsidRPr="00B3633A" w:rsidRDefault="0008581E">
      <w:pPr>
        <w:pStyle w:val="0DraftNormal"/>
        <w:rPr>
          <w:rFonts w:ascii="Montserrat" w:hAnsi="Montserrat"/>
          <w:spacing w:val="-2"/>
          <w:sz w:val="24"/>
        </w:rPr>
      </w:pPr>
    </w:p>
    <w:p w:rsidR="0008581E" w:rsidRPr="00B3633A" w:rsidRDefault="0008581E">
      <w:pPr>
        <w:pStyle w:val="0DraftNormal"/>
        <w:rPr>
          <w:rFonts w:ascii="Montserrat" w:hAnsi="Montserrat"/>
          <w:spacing w:val="-2"/>
          <w:sz w:val="24"/>
        </w:rPr>
      </w:pPr>
      <w:r w:rsidRPr="00B3633A">
        <w:rPr>
          <w:rFonts w:ascii="Montserrat" w:hAnsi="Montserrat"/>
          <w:spacing w:val="-2"/>
          <w:sz w:val="24"/>
        </w:rPr>
        <w:t xml:space="preserve">In a given dimension a lesser dimensional construct can be infinitely expressed, but a construct of equal complexity takes up a part of the whole of that sphere—it takes up space. It would be deleterious to try to share our thinking space with our active space. Physically interacting with ones thoughts is usually dangerous to one's coherence. If you cannot distinguish between your thoughts and the world, you are liable to lose perspective and fail to distinguish a threat to your being. Existence might as well be just a dream; you'd never know what was manifest by yourself and what was manifest by another's will. Not to mention that merely functioning would be a constant drain on your attention. Five dimensional thinking is not inaccessible, though. It is encountered as intuitive thinking, in most people. </w:t>
      </w:r>
    </w:p>
    <w:p w:rsidR="0008581E" w:rsidRPr="00B3633A" w:rsidRDefault="0008581E">
      <w:pPr>
        <w:pStyle w:val="0DraftNormal"/>
        <w:rPr>
          <w:rFonts w:ascii="Montserrat" w:hAnsi="Montserrat"/>
          <w:spacing w:val="-2"/>
          <w:sz w:val="24"/>
        </w:rPr>
      </w:pPr>
    </w:p>
    <w:p w:rsidR="0008581E" w:rsidRPr="00B3633A" w:rsidRDefault="0008581E">
      <w:pPr>
        <w:pStyle w:val="0DraftNormal"/>
        <w:rPr>
          <w:rFonts w:ascii="Montserrat" w:hAnsi="Montserrat"/>
          <w:spacing w:val="-2"/>
          <w:sz w:val="24"/>
        </w:rPr>
      </w:pPr>
      <w:r w:rsidRPr="00B3633A">
        <w:rPr>
          <w:rFonts w:ascii="Montserrat" w:hAnsi="Montserrat"/>
          <w:spacing w:val="-2"/>
          <w:sz w:val="24"/>
        </w:rPr>
        <w:t>A thought is built up from available concepts; think of it as an argument. You proceed by establishing points and relevances working toward a point that resolves the line of address into a coherent whole that is bigger than the sum of the constructs. Intuition is understanding the coherent whole of an argument all at once. You know where you are going with the argument or thought because you are getting there all at once. If one works as I have to establish a perceptual framework following the model of the perceived world and the apprehended self, one is less likely to have a detrimental loss of perspective and develop a subjective space around the consensual perceptions of ones parts in which to think in a more familiar fAsiaion. The trick to it is in instituting a means of discrimination that is inherent in the design. Once put into motion, the subjective sphere of thinking resolves into place all at once, sort of like intuitive thought.</w:t>
      </w:r>
    </w:p>
    <w:p w:rsidR="0008581E" w:rsidRPr="00B3633A" w:rsidRDefault="0008581E">
      <w:pPr>
        <w:pStyle w:val="0DraftNormal"/>
        <w:rPr>
          <w:rFonts w:ascii="Montserrat" w:hAnsi="Montserrat"/>
          <w:spacing w:val="-2"/>
          <w:sz w:val="24"/>
        </w:rPr>
      </w:pPr>
    </w:p>
    <w:p w:rsidR="0008581E" w:rsidRPr="00B3633A" w:rsidRDefault="0008581E">
      <w:pPr>
        <w:pStyle w:val="0DraftNormal"/>
        <w:rPr>
          <w:rFonts w:ascii="Montserrat" w:hAnsi="Montserrat"/>
          <w:spacing w:val="-2"/>
          <w:sz w:val="24"/>
        </w:rPr>
      </w:pPr>
      <w:r w:rsidRPr="00B3633A">
        <w:rPr>
          <w:rFonts w:ascii="Montserrat" w:hAnsi="Montserrat"/>
          <w:spacing w:val="-2"/>
          <w:sz w:val="24"/>
        </w:rPr>
        <w:t xml:space="preserve">...there has always been some question about how the present is so transient and how the past is forever lost. This only goes to indicate how very pale and weak our power of imagination has become. The present is eternal. There is not a single course of time, for time too is an endless and constant tapestry, it is we and our way of being that creates the illusion of transitive and temporal existence. For every act there are an infinite number of possibilities, for every instant an infinite variety of progression in every permutation. The path we follow has a wake that is infinite in complexity. From every instant a new wave rises and maintains the form that has been transcribed. Each of us lives in the wake of ourselves, creating a wake in which we also move. As our paths cross and recross complexities develop in our wake that cause each permutation to be explored. Each of us is the sum of a wave. The path we take is our own. We are as distinct from our own shadows as we are from the most certain and alien stranger. </w:t>
      </w:r>
    </w:p>
    <w:p w:rsidR="0008581E" w:rsidRPr="00B3633A" w:rsidRDefault="0008581E">
      <w:pPr>
        <w:pStyle w:val="0DraftNormal"/>
        <w:rPr>
          <w:rFonts w:ascii="Montserrat" w:hAnsi="Montserrat"/>
          <w:spacing w:val="-2"/>
          <w:sz w:val="24"/>
        </w:rPr>
      </w:pPr>
    </w:p>
    <w:p w:rsidR="0008581E" w:rsidRPr="00B3633A" w:rsidRDefault="0008581E">
      <w:pPr>
        <w:pStyle w:val="0DraftNormal"/>
        <w:rPr>
          <w:rFonts w:ascii="Montserrat" w:hAnsi="Montserrat"/>
          <w:spacing w:val="-2"/>
          <w:sz w:val="24"/>
        </w:rPr>
      </w:pPr>
      <w:r w:rsidRPr="00B3633A">
        <w:rPr>
          <w:rFonts w:ascii="Montserrat" w:hAnsi="Montserrat"/>
          <w:spacing w:val="-2"/>
          <w:sz w:val="24"/>
        </w:rPr>
        <w:t>The paths through time are limited by our own nature. The full experience of any moment is the prize of those who attain such perfect shibumi that they can be present at any event in any paradoxical juxtaposition and manage to not disturb the weave of the tapestry even though they most certainly weave their present thread into the tapestry. Those who lack the purity and divinity to act with such perfection act in a continuum where the complexity of temporal weave grows in higher and dimensions. Eight dimensions of space are sufficient to express all the possibilities of time and unlimited time travel at once beyond the violation of paradox.</w:t>
      </w:r>
    </w:p>
    <w:p w:rsidR="0008581E" w:rsidRPr="00B3633A" w:rsidRDefault="0008581E">
      <w:pPr>
        <w:pStyle w:val="0DraftNormal"/>
        <w:rPr>
          <w:rFonts w:ascii="Montserrat" w:hAnsi="Montserrat"/>
          <w:spacing w:val="-2"/>
          <w:sz w:val="24"/>
        </w:rPr>
      </w:pPr>
    </w:p>
    <w:p w:rsidR="0008581E" w:rsidRPr="00B3633A" w:rsidRDefault="0008581E">
      <w:pPr>
        <w:pStyle w:val="0DraftNormal"/>
        <w:rPr>
          <w:rFonts w:ascii="Montserrat" w:hAnsi="Montserrat"/>
          <w:spacing w:val="-2"/>
          <w:sz w:val="24"/>
        </w:rPr>
      </w:pPr>
      <w:r w:rsidRPr="00B3633A">
        <w:rPr>
          <w:rFonts w:ascii="Montserrat" w:hAnsi="Montserrat"/>
          <w:spacing w:val="-2"/>
          <w:sz w:val="24"/>
        </w:rPr>
        <w:t xml:space="preserve">Attention is one of the most complex patterns of awareness and thought that there is. With my attention as taxed as it is, this task is increasingly difficult. But, nothing is going to make it easier. This is the difficulty I accepted when I began and have tried to learn to accommodate. So far I haven't even said anything useful about it. But what I have written so far is actually an effort to trap my own attention into the work of understanding it. Attention is a pattern of awareness. It is a pattern. A filter for defining and assembling a world in real, surreal or ideal terms. If the pattern is designed properly than there is no limit to the amount of awareness one can attain. Awareness is an absolute quality. The measuring stick of recognition and identification. Awareness is what we often refer to as the soul. We are awareness given form and structure. The only limits of awareness are the proportions and scale of information engaged within the framework of attention. </w:t>
      </w:r>
    </w:p>
    <w:p w:rsidR="0008581E" w:rsidRPr="00B3633A" w:rsidRDefault="0008581E">
      <w:pPr>
        <w:pStyle w:val="0DraftNormal"/>
        <w:rPr>
          <w:rFonts w:ascii="Montserrat" w:hAnsi="Montserrat"/>
          <w:spacing w:val="-2"/>
          <w:sz w:val="24"/>
        </w:rPr>
      </w:pPr>
    </w:p>
    <w:p w:rsidR="0008581E" w:rsidRPr="00B3633A" w:rsidRDefault="0008581E">
      <w:pPr>
        <w:pStyle w:val="0DraftNormal"/>
        <w:rPr>
          <w:rFonts w:ascii="Montserrat" w:hAnsi="Montserrat"/>
          <w:spacing w:val="-2"/>
          <w:sz w:val="24"/>
        </w:rPr>
      </w:pPr>
      <w:r w:rsidRPr="00B3633A">
        <w:rPr>
          <w:rFonts w:ascii="Montserrat" w:hAnsi="Montserrat"/>
          <w:spacing w:val="-2"/>
          <w:sz w:val="24"/>
        </w:rPr>
        <w:t>It is difficult to say what order or dimension of complexity awareness resolves in. In the mind, thought resolves in four dimensions, our world view resolves in four dimensions, our intuition and doubt resolves in five, our spatial awareness resolves in three, and our temporal awareness resolves in zero. Our temporal continuity resolves in one. Awareness gives viability to these structures and aspects. It must be noted that I refer only to my method of dimensional and medial associations. Awareness is the reinforcing aspect of the absolute; whatever structure or complexity that can be devised is necessarily made subject to awareness to verify and substantiate it. For the most part, four dimensional structure has been subject to surreal conditions because there was no way for awareness to wholly verify it. The tendency of four dimensional structures is to be infinite and unbounded. The awareness that followed these structures did not have a coherent way to represent and give substance to the patterns. This is not a bad or useless thing, it merely meant that mind and gravity and other field effects could not be endowed with the quality of solidity we praise so highly in reality.</w:t>
      </w:r>
    </w:p>
    <w:p w:rsidR="0008581E" w:rsidRPr="00B3633A" w:rsidRDefault="0008581E">
      <w:pPr>
        <w:pStyle w:val="0DraftNormal"/>
        <w:rPr>
          <w:rFonts w:ascii="Montserrat" w:hAnsi="Montserrat"/>
          <w:spacing w:val="-2"/>
          <w:sz w:val="24"/>
        </w:rPr>
      </w:pPr>
    </w:p>
    <w:p w:rsidR="0008581E" w:rsidRPr="00B3633A" w:rsidRDefault="0008581E">
      <w:pPr>
        <w:pStyle w:val="0DraftNormal"/>
        <w:rPr>
          <w:rFonts w:ascii="Montserrat" w:hAnsi="Montserrat"/>
          <w:spacing w:val="-2"/>
          <w:sz w:val="24"/>
        </w:rPr>
      </w:pPr>
      <w:r w:rsidRPr="00B3633A">
        <w:rPr>
          <w:rFonts w:ascii="Montserrat" w:hAnsi="Montserrat"/>
          <w:spacing w:val="-2"/>
          <w:sz w:val="24"/>
        </w:rPr>
        <w:t xml:space="preserve">This limit of awareness of four dimensional structures was not an absolute limit, but a limitation inherent in the type of attention patterns available in our experience as aware beings. No one will argue that the paths that light travels are real. But neither will anyone notice that those paths themselves are four dimensional. Light moves in a holographic—four dimensional—pattern. The same image can be resolved from any given point within a given space. The key to this holographic resolution is hidden in perspectives. All of the components are identical but the perspectives are unique. In our single perspective attentions, we do not see the whole or even a convergence of these perspectives beyond the separation of our eyes. The spacing of our eyes gives us the illusion of depth in our grasp of these holographic images, but united in our single perspective, we have no grasp of the fold of these images. If we could be both within and outside of a building in our perspective, then the image we would be aware of would have both more and less substance. We wouldn't just see the structure and its solidity, but we would be able to almost feel it. Our apprehension of the structure would have substance in four dimensional terms. </w:t>
      </w:r>
    </w:p>
    <w:p w:rsidR="0008581E" w:rsidRPr="00B3633A" w:rsidRDefault="0008581E">
      <w:pPr>
        <w:pStyle w:val="0DraftNormal"/>
        <w:rPr>
          <w:rFonts w:ascii="Montserrat" w:hAnsi="Montserrat"/>
          <w:spacing w:val="-2"/>
          <w:sz w:val="24"/>
        </w:rPr>
      </w:pPr>
    </w:p>
    <w:p w:rsidR="0008581E" w:rsidRPr="00B3633A" w:rsidRDefault="0008581E">
      <w:pPr>
        <w:pStyle w:val="0DraftNormal"/>
        <w:rPr>
          <w:rFonts w:ascii="Montserrat" w:hAnsi="Montserrat"/>
          <w:spacing w:val="-2"/>
          <w:sz w:val="24"/>
        </w:rPr>
      </w:pPr>
      <w:r w:rsidRPr="00B3633A">
        <w:rPr>
          <w:rFonts w:ascii="Montserrat" w:hAnsi="Montserrat"/>
          <w:spacing w:val="-2"/>
          <w:sz w:val="24"/>
        </w:rPr>
        <w:t xml:space="preserve">Awareness structured through interpretation of perceptions. I am aware of the possibility of being manifested in simultaneous forms complimentary to one another, and representative of mutually exclusive qualities. Among these being gender. I am not aware of this condition in my present existence. I have perceived a number of things which convince me of its plausibility, but do not have mature perceptions in the areas which manifest them. I have interpreted the means and basis of this understanding, but find interpretation unfulfilling in the intuitive perceptions most applicable to the validation of this state. </w:t>
      </w:r>
    </w:p>
    <w:p w:rsidR="0008581E" w:rsidRPr="00B3633A" w:rsidRDefault="0008581E">
      <w:pPr>
        <w:pStyle w:val="0DraftNormal"/>
        <w:rPr>
          <w:rFonts w:ascii="Montserrat" w:hAnsi="Montserrat"/>
          <w:spacing w:val="-2"/>
          <w:sz w:val="24"/>
        </w:rPr>
      </w:pPr>
    </w:p>
    <w:p w:rsidR="0008581E" w:rsidRPr="00B3633A" w:rsidRDefault="0008581E">
      <w:pPr>
        <w:pStyle w:val="0DraftNormal"/>
        <w:rPr>
          <w:rFonts w:ascii="Montserrat" w:hAnsi="Montserrat"/>
          <w:spacing w:val="-2"/>
          <w:sz w:val="24"/>
        </w:rPr>
      </w:pPr>
      <w:r w:rsidRPr="00B3633A">
        <w:rPr>
          <w:rFonts w:ascii="Montserrat" w:hAnsi="Montserrat"/>
          <w:spacing w:val="-2"/>
          <w:sz w:val="24"/>
        </w:rPr>
        <w:t>The nature of existence is such that awareness is the primary essence of existence, where as form—with which awareness is inextricably engaged—is a matter of structure. Perceptions are the bridge for awareness to do this. Whatever is perceived comes to the attention of a being through awareness. Attention is the quality which truly creates reality. For a manifestation to be real, it must come to the attention of the being through perceptions. Reality is determined in the interpretation of the senses. The interpretation of reality is dependant upon accepted structures. The accepted structures of reality in this realm easily accommodate this possibility in its manifestation. What it does not tolerate is its negligence of cause.</w:t>
      </w:r>
    </w:p>
    <w:p w:rsidR="0008581E" w:rsidRPr="00B3633A" w:rsidRDefault="0008581E">
      <w:pPr>
        <w:pStyle w:val="0DraftNormal"/>
        <w:rPr>
          <w:rFonts w:ascii="Montserrat" w:hAnsi="Montserrat"/>
          <w:spacing w:val="-2"/>
          <w:sz w:val="24"/>
        </w:rPr>
      </w:pPr>
    </w:p>
    <w:p w:rsidR="0008581E" w:rsidRPr="00B3633A" w:rsidRDefault="0008581E">
      <w:pPr>
        <w:pStyle w:val="0DraftNormal"/>
        <w:rPr>
          <w:rFonts w:ascii="Montserrat" w:hAnsi="Montserrat"/>
          <w:spacing w:val="-2"/>
          <w:sz w:val="24"/>
        </w:rPr>
      </w:pPr>
      <w:r w:rsidRPr="00B3633A">
        <w:rPr>
          <w:rFonts w:ascii="Montserrat" w:hAnsi="Montserrat"/>
          <w:spacing w:val="-2"/>
          <w:sz w:val="24"/>
        </w:rPr>
        <w:t>No prec(Paradox)t.</w:t>
      </w:r>
    </w:p>
    <w:p w:rsidR="0008581E" w:rsidRPr="00B3633A" w:rsidRDefault="0008581E">
      <w:pPr>
        <w:pStyle w:val="0DraftNormal"/>
        <w:rPr>
          <w:rFonts w:ascii="Montserrat" w:hAnsi="Montserrat"/>
          <w:spacing w:val="-2"/>
          <w:sz w:val="24"/>
        </w:rPr>
      </w:pPr>
    </w:p>
    <w:p w:rsidR="0008581E" w:rsidRPr="00B3633A" w:rsidRDefault="0008581E">
      <w:pPr>
        <w:pStyle w:val="0DraftNormal"/>
        <w:rPr>
          <w:rFonts w:ascii="Montserrat" w:hAnsi="Montserrat"/>
          <w:spacing w:val="-2"/>
          <w:sz w:val="24"/>
        </w:rPr>
      </w:pPr>
      <w:r w:rsidRPr="00B3633A">
        <w:rPr>
          <w:rFonts w:ascii="Montserrat" w:hAnsi="Montserrat"/>
          <w:spacing w:val="-2"/>
          <w:sz w:val="24"/>
        </w:rPr>
        <w:t>Intent implemented through articulation of associations. I know what I want to achieve in my present existence. I have many designs to satisfy with this one manifestation of intent. The first is to transcend the limits of conventional existence. Attain an awareness of existence which spans four dimensions of space by maintaining simultaneous awareness of several places at once. The second is to reach an acceptable level of complimentarity within this state of being. Third, to begin an intensive examination and exploration of the wider range of possibilities, and gain suitable experience in these arenas.</w:t>
      </w:r>
    </w:p>
    <w:p w:rsidR="0008581E" w:rsidRPr="00B3633A" w:rsidRDefault="0008581E">
      <w:pPr>
        <w:pStyle w:val="0DraftNormal"/>
        <w:rPr>
          <w:rFonts w:ascii="Montserrat" w:hAnsi="Montserrat"/>
          <w:spacing w:val="-2"/>
          <w:sz w:val="24"/>
        </w:rPr>
      </w:pPr>
    </w:p>
    <w:p w:rsidR="0008581E" w:rsidRPr="00B3633A" w:rsidRDefault="0008581E">
      <w:pPr>
        <w:pStyle w:val="0DraftNormal"/>
        <w:rPr>
          <w:rFonts w:ascii="Montserrat" w:hAnsi="Montserrat"/>
          <w:spacing w:val="-2"/>
          <w:sz w:val="24"/>
        </w:rPr>
      </w:pPr>
      <w:r w:rsidRPr="00B3633A">
        <w:rPr>
          <w:rFonts w:ascii="Montserrat" w:hAnsi="Montserrat"/>
          <w:spacing w:val="-2"/>
          <w:sz w:val="24"/>
        </w:rPr>
        <w:t>I have drawn suitable associations between the many states of existence and their levels of consequence. This being a work in itself. To exist in two or more places with simultaneous awareness both requires and causes a perception and the association of four dimensions of space and five dimensions of mind. I presently exist in four of mind and three of space. To step up one dimension in each requires that I recognize the fourth dimension of space; thus confronting the subjective line between structure and awareness. This is the ordeal. The three dimensions of space which I perceive as the place of my existence is in truth an image contained within my mind, in a four dimensional field of conscious awareness. Since structure is essentially information, and the mind the same, there is only an interpretive difference. The bottom line is that it all is in the mind. Thought is four dimensional in structure. The reason why multiple manifestation requires five dimensions of thought is that since reality is held in the mind, only from the fifth dimension can awareness focus objectively on two or more fields of mental awareness. Each body resolves a three dimensional reality, while collating information from each other position relative to each creating an awareness of relative contrast, or instantaneous triangulation. That is, a perception of four spatial dimensions. This awareness is thus contained within a five dimensional mind frame, and utilizes five dimensional thought.</w:t>
      </w:r>
    </w:p>
    <w:p w:rsidR="0008581E" w:rsidRPr="00B3633A" w:rsidRDefault="0008581E">
      <w:pPr>
        <w:pStyle w:val="0DraftNormal"/>
        <w:rPr>
          <w:rFonts w:ascii="Montserrat" w:hAnsi="Montserrat"/>
          <w:spacing w:val="-2"/>
          <w:sz w:val="24"/>
        </w:rPr>
      </w:pPr>
    </w:p>
    <w:p w:rsidR="0008581E" w:rsidRPr="00B3633A" w:rsidRDefault="0008581E">
      <w:pPr>
        <w:pStyle w:val="0DraftNormal"/>
        <w:rPr>
          <w:rFonts w:ascii="Montserrat" w:hAnsi="Montserrat"/>
          <w:spacing w:val="-2"/>
          <w:sz w:val="24"/>
        </w:rPr>
      </w:pPr>
      <w:r w:rsidRPr="00B3633A">
        <w:rPr>
          <w:rFonts w:ascii="Montserrat" w:hAnsi="Montserrat"/>
          <w:spacing w:val="-2"/>
          <w:sz w:val="24"/>
        </w:rPr>
        <w:t xml:space="preserve">To recognize the fourth dimension of space requires a focus on the containment of the third dimension by the mind. From there, I must project another perspective into the third dimension while maintaining the first. Divide my attention. Attention is founded upon one's perspective. To divide my attention, I must assert another perspective. Of which I have a few. Each perspective requires its own focus, and must be able to sustain itself. Which narrows me down to two. Each perspective requires a physical focus to maintain its presence within the three dimensions of the realm the attentions are focused on. The minds of each personality are sufficiently patterned, while the bodies of each are sufficiently conceived. The only matter in doubt is no different than confronts any living entity. The inability of the conscious mind to confront the real nature of structural manifestation on the scale of incarnation. Another limitation in terms of interpretation, though irrelevant in the terms of existence, as everything is so improbable as to make everything redundant. </w:t>
      </w:r>
    </w:p>
    <w:p w:rsidR="0008581E" w:rsidRPr="00B3633A" w:rsidRDefault="0008581E">
      <w:pPr>
        <w:pStyle w:val="0DraftNormal"/>
        <w:rPr>
          <w:rFonts w:ascii="Montserrat" w:hAnsi="Montserrat"/>
          <w:spacing w:val="-2"/>
          <w:sz w:val="24"/>
        </w:rPr>
      </w:pPr>
    </w:p>
    <w:p w:rsidR="0008581E" w:rsidRPr="00B3633A" w:rsidRDefault="0008581E">
      <w:pPr>
        <w:pStyle w:val="0DraftNormal"/>
        <w:rPr>
          <w:rFonts w:ascii="Montserrat" w:hAnsi="Montserrat"/>
          <w:spacing w:val="-2"/>
          <w:sz w:val="24"/>
        </w:rPr>
      </w:pPr>
      <w:r w:rsidRPr="00B3633A">
        <w:rPr>
          <w:rFonts w:ascii="Montserrat" w:hAnsi="Montserrat"/>
          <w:spacing w:val="-2"/>
          <w:sz w:val="24"/>
        </w:rPr>
        <w:t xml:space="preserve">However, it is within the capacity of my intuition to answer this question of structure and manifestation. Since form and matter are of structure, which is information, only information is required to bring forth form. Physical matter is no different. Space itself is warped into a four dimensional tapestry of details called quarks and atoms. Since all points within the fourth dimension border on all other points, the absolute distance from any matter to any other matter is nil. All the matter necessary to manifest an entire being can be instantaneously and directly drawn from wherever it might happen to be and thus end up in whatever appropriate order is necessary for the physical structure of the being. The information required is merely a schematic of the material composition and structure of the body. Since that information is too complex to process through calculation or spatial representation, a four dimensional thought is the best resident of that information. The resources of the mind are vastly underestimated. Since the mind maintains our present forms, it certainly is qualified to submit the design of another form as well. </w:t>
      </w:r>
    </w:p>
    <w:p w:rsidR="0008581E" w:rsidRPr="00B3633A" w:rsidRDefault="0008581E">
      <w:pPr>
        <w:pStyle w:val="0DraftNormal"/>
        <w:rPr>
          <w:rFonts w:ascii="Montserrat" w:hAnsi="Montserrat"/>
          <w:spacing w:val="-2"/>
          <w:sz w:val="24"/>
        </w:rPr>
      </w:pPr>
    </w:p>
    <w:p w:rsidR="0008581E" w:rsidRPr="00B3633A" w:rsidRDefault="0008581E">
      <w:pPr>
        <w:pStyle w:val="0DraftNormal"/>
        <w:rPr>
          <w:rFonts w:ascii="Montserrat" w:hAnsi="Montserrat"/>
          <w:spacing w:val="-2"/>
          <w:sz w:val="24"/>
        </w:rPr>
      </w:pPr>
      <w:r w:rsidRPr="00B3633A">
        <w:rPr>
          <w:rFonts w:ascii="Montserrat" w:hAnsi="Montserrat"/>
          <w:spacing w:val="-2"/>
          <w:sz w:val="24"/>
        </w:rPr>
        <w:t>The prec(Paradox)t is existence itself.</w:t>
      </w:r>
    </w:p>
    <w:p w:rsidR="0008581E" w:rsidRPr="00B3633A" w:rsidRDefault="0008581E">
      <w:pPr>
        <w:pStyle w:val="0DraftNormal"/>
        <w:rPr>
          <w:rFonts w:ascii="Montserrat" w:hAnsi="Montserrat"/>
          <w:spacing w:val="-2"/>
          <w:sz w:val="24"/>
        </w:rPr>
      </w:pPr>
    </w:p>
    <w:p w:rsidR="0008581E" w:rsidRPr="00B3633A" w:rsidRDefault="0008581E">
      <w:pPr>
        <w:pStyle w:val="0DraftNormal"/>
        <w:rPr>
          <w:rFonts w:ascii="Montserrat" w:hAnsi="Montserrat"/>
          <w:spacing w:val="-2"/>
          <w:sz w:val="24"/>
        </w:rPr>
      </w:pPr>
      <w:r w:rsidRPr="00B3633A">
        <w:rPr>
          <w:rFonts w:ascii="Montserrat" w:hAnsi="Montserrat"/>
          <w:spacing w:val="-2"/>
          <w:sz w:val="24"/>
        </w:rPr>
        <w:t xml:space="preserve">The difficulty in creating that kind of attention lies in the way that attention shapes awareness patterns. The attention would have to have a different kind of relativity. Would it resolve in one whole picture the way our depth perception is, or would it have to be maintained in separate spheres—wholly resolved—indirectly referenced against each other? Or both? </w:t>
      </w:r>
    </w:p>
    <w:p w:rsidR="0008581E" w:rsidRPr="00B3633A" w:rsidRDefault="0008581E">
      <w:pPr>
        <w:pStyle w:val="0DraftNormal"/>
        <w:rPr>
          <w:rFonts w:ascii="Montserrat" w:hAnsi="Montserrat"/>
          <w:spacing w:val="-2"/>
          <w:sz w:val="24"/>
        </w:rPr>
      </w:pPr>
    </w:p>
    <w:p w:rsidR="0008581E" w:rsidRPr="00B3633A" w:rsidRDefault="0008581E">
      <w:pPr>
        <w:pStyle w:val="0DraftNormal"/>
        <w:rPr>
          <w:rFonts w:ascii="Montserrat" w:hAnsi="Montserrat"/>
          <w:spacing w:val="-2"/>
          <w:sz w:val="24"/>
        </w:rPr>
      </w:pPr>
      <w:r w:rsidRPr="00B3633A">
        <w:rPr>
          <w:rFonts w:ascii="Montserrat" w:hAnsi="Montserrat"/>
          <w:spacing w:val="-2"/>
          <w:sz w:val="24"/>
        </w:rPr>
        <w:t>There is a quality of awareness that can be infinitely useful is creating a multi-perspective attention. The quality of self awareness. Awareness of awareness. Identity. This self realized point is the assemblage point of attention. This is much and little like what Don Juan was talking about. As I have never studied under a Nagual, I am not the one to say anything to this. This, however, is what I know. We, at our core, are points of understanding. We have certain magnitudes; our capacity to embody a pattern. This pattern is our attention. Attention is more than the focus of awareness as we think of it, but the focus of all our component parts; from the singular expression of our entire being, down to the most inconsequential and transient particles.</w:t>
      </w:r>
    </w:p>
    <w:p w:rsidR="0008581E" w:rsidRPr="00B3633A" w:rsidRDefault="0008581E">
      <w:pPr>
        <w:pStyle w:val="0DraftNormal"/>
        <w:rPr>
          <w:rFonts w:ascii="Montserrat" w:hAnsi="Montserrat"/>
          <w:spacing w:val="-2"/>
          <w:sz w:val="24"/>
        </w:rPr>
      </w:pPr>
    </w:p>
    <w:p w:rsidR="0008581E" w:rsidRPr="00B3633A" w:rsidRDefault="0008581E">
      <w:pPr>
        <w:pStyle w:val="0DraftNormal"/>
        <w:rPr>
          <w:rFonts w:ascii="Montserrat" w:hAnsi="Montserrat"/>
          <w:spacing w:val="-2"/>
          <w:sz w:val="24"/>
        </w:rPr>
      </w:pPr>
      <w:r w:rsidRPr="00B3633A">
        <w:rPr>
          <w:rFonts w:ascii="Montserrat" w:hAnsi="Montserrat"/>
          <w:spacing w:val="-2"/>
          <w:sz w:val="24"/>
        </w:rPr>
        <w:t xml:space="preserve">Everything I have dealt with is part of the same equation. Trinities implicit in the equation are numerous. Past, present and future. One, all and none. </w:t>
      </w:r>
      <w:r w:rsidRPr="00B3633A">
        <w:rPr>
          <w:rFonts w:ascii="Montserrat" w:hAnsi="Montserrat"/>
          <w:i/>
          <w:spacing w:val="-2"/>
          <w:sz w:val="24"/>
        </w:rPr>
        <w:t>Omnis</w:t>
      </w:r>
      <w:r w:rsidRPr="00B3633A">
        <w:rPr>
          <w:rFonts w:ascii="Montserrat" w:hAnsi="Montserrat"/>
          <w:spacing w:val="-2"/>
          <w:sz w:val="24"/>
        </w:rPr>
        <w:t xml:space="preserve">, </w:t>
      </w:r>
      <w:r w:rsidRPr="00B3633A">
        <w:rPr>
          <w:rFonts w:ascii="Montserrat" w:hAnsi="Montserrat"/>
          <w:i/>
          <w:spacing w:val="-2"/>
          <w:sz w:val="24"/>
        </w:rPr>
        <w:t>exis</w:t>
      </w:r>
      <w:r w:rsidRPr="00B3633A">
        <w:rPr>
          <w:rFonts w:ascii="Montserrat" w:hAnsi="Montserrat"/>
          <w:spacing w:val="-2"/>
          <w:sz w:val="24"/>
        </w:rPr>
        <w:t xml:space="preserve"> and </w:t>
      </w:r>
      <w:r w:rsidRPr="00B3633A">
        <w:rPr>
          <w:rFonts w:ascii="Montserrat" w:hAnsi="Montserrat"/>
          <w:i/>
          <w:spacing w:val="-2"/>
          <w:sz w:val="24"/>
        </w:rPr>
        <w:t>oblis</w:t>
      </w:r>
      <w:r w:rsidRPr="00B3633A">
        <w:rPr>
          <w:rFonts w:ascii="Montserrat" w:hAnsi="Montserrat"/>
          <w:spacing w:val="-2"/>
          <w:sz w:val="24"/>
        </w:rPr>
        <w:t>. Intuition, faith and doubt. He, she and 'it'. Abstract, manifest, and absolute. But trinity is not the entire limit of possibility. There is also the law of seven, or the law of octaves. There are any number of significances to every number. However there is an interesting fact that any singularity divided into three equal parts invokes an infinite progression: 1 / 3 = 0.333... on to infinity. That may not seem to say much, but consider what happens if the one you are referring to is the Absolute. This is what the whole thing about monadism and individuality is about. While we cannot objectify the Absolute, we can address it as an individual expression. Take a quality that is infinite, eternal and ideal and denote it as one. Try to divide it between three parts and you will have an infinite progression towards zero—within which everything is expressed. Another thing to note is that it is eternally in the process of striving towards three as it is divided, but never reaching a conclusion, the three parts are illusory and the sanctity of the singular identity of the absolute in never violated. The only way to end the process is to cheat.</w:t>
      </w:r>
    </w:p>
    <w:p w:rsidR="0008581E" w:rsidRPr="00B3633A" w:rsidRDefault="0008581E">
      <w:pPr>
        <w:pStyle w:val="0DraftNormal"/>
        <w:rPr>
          <w:rFonts w:ascii="Montserrat" w:hAnsi="Montserrat"/>
          <w:spacing w:val="-2"/>
          <w:sz w:val="24"/>
        </w:rPr>
      </w:pPr>
    </w:p>
    <w:p w:rsidR="0008581E" w:rsidRPr="00B3633A" w:rsidRDefault="0008581E">
      <w:pPr>
        <w:pStyle w:val="0DraftNormal"/>
        <w:rPr>
          <w:rFonts w:ascii="Montserrat" w:hAnsi="Montserrat"/>
          <w:spacing w:val="-2"/>
          <w:sz w:val="24"/>
        </w:rPr>
      </w:pPr>
      <w:r w:rsidRPr="00B3633A">
        <w:rPr>
          <w:rFonts w:ascii="Montserrat" w:hAnsi="Montserrat"/>
          <w:spacing w:val="-2"/>
          <w:sz w:val="24"/>
        </w:rPr>
        <w:t>Framing the Absolute, is a phrase to hint at the basic principle of all that is known, knowable and inscrutable in the Absolute. Existence as we know it is an expression of the possibilities of the Absolute. By taking the assumption that our human experience is not the sum total of possibilities (which is not hard, but difficult for so many) one encounters the Absolute. This is happening. All things are illusory, but this is not an illusion. There is something here. The little we see is itself mind boggling, but more for the limitedness of our own expression. I will never be able to make the mystery I have found (not a unique accomplishment, I will admit) easily digestible. Even if I could, I would reconsider doing so. We really have to make our own efforts and find our own answers. It is part of being what we are; individuals. Consider it a dance; life is a great dance and everyone is free to partake. The dance is yourself, and you dance with others. If you are not dancing your dance, there is simply no way any one else can explain dancing to you—but once you start doing it you will simply understand.</w:t>
      </w:r>
    </w:p>
    <w:p w:rsidR="0008581E" w:rsidRPr="00B3633A" w:rsidRDefault="0008581E">
      <w:pPr>
        <w:pStyle w:val="0DraftNormal"/>
        <w:rPr>
          <w:rFonts w:ascii="Montserrat" w:hAnsi="Montserrat"/>
          <w:spacing w:val="-2"/>
          <w:sz w:val="24"/>
        </w:rPr>
      </w:pPr>
    </w:p>
    <w:p w:rsidR="0008581E" w:rsidRPr="00B3633A" w:rsidRDefault="0008581E">
      <w:pPr>
        <w:pStyle w:val="0DraftNormal"/>
        <w:rPr>
          <w:rFonts w:ascii="Montserrat" w:hAnsi="Montserrat"/>
          <w:spacing w:val="-2"/>
          <w:sz w:val="24"/>
        </w:rPr>
      </w:pPr>
      <w:r w:rsidRPr="00B3633A">
        <w:rPr>
          <w:rFonts w:ascii="Montserrat" w:hAnsi="Montserrat"/>
          <w:spacing w:val="-2"/>
          <w:sz w:val="24"/>
        </w:rPr>
        <w:t xml:space="preserve">Take dimensions of being; the spirit of existence. Recall what I have determined about us and what makes us what we are. Now consider what it takes to make a god. You promise your soul to a god. Your awareness, all that you are, is its. It encompasses you and all others who have also been promised to it. You can only encompass yourself. Remember what I have said about the absolute. That which encompasses all that is as well as all that is not or seems not. Can anything escape the absolute? Is there anything that is entirely its own outside of the absolute? If a god has claim on your soul, all that you are goes to it when you die; when you can no longer maintain your individual existence. Your awareness becomes part of a greater awareness, and your identity becomes lost in an ocean of strange experiences. So goes the death of a thought. The demise of an idea. When aught loses self definition all that it represents is lost. But, your soul, your self definition is the basis of all of your capacities in existence. If your soul is within the sphere of another will, and you have an intent which would transcend the limits of your being, you must certainly immediately confront the being that is encompassing you. For you to change, you must force that which encompasses you to change. But that entity, whatever it may be, has far more leverage than you. It also may have no desire to change. Therefor you are forced into a situation where in order for you to fulfill your own designs, you must force something outside of you to change. I discussed the use of intent within the absolute before. </w:t>
      </w:r>
    </w:p>
    <w:p w:rsidR="0008581E" w:rsidRPr="00B3633A" w:rsidRDefault="0008581E">
      <w:pPr>
        <w:pStyle w:val="0DraftNormal"/>
        <w:rPr>
          <w:rFonts w:ascii="Montserrat" w:hAnsi="Montserrat"/>
          <w:spacing w:val="-2"/>
          <w:sz w:val="24"/>
        </w:rPr>
      </w:pPr>
    </w:p>
    <w:p w:rsidR="0008581E" w:rsidRPr="00B3633A" w:rsidRDefault="0008581E">
      <w:pPr>
        <w:pStyle w:val="0DraftNormal"/>
        <w:rPr>
          <w:rFonts w:ascii="Montserrat" w:hAnsi="Montserrat"/>
          <w:spacing w:val="-2"/>
          <w:sz w:val="24"/>
        </w:rPr>
      </w:pPr>
      <w:r w:rsidRPr="00B3633A">
        <w:rPr>
          <w:rFonts w:ascii="Montserrat" w:hAnsi="Montserrat"/>
          <w:spacing w:val="-2"/>
          <w:sz w:val="24"/>
        </w:rPr>
        <w:t xml:space="preserve">All possibilities are manifest in the absolute. It has no need to do anything in particular for it is perpetually in the act of doing everything. In this way, it keeps all things in their proper place; including us. When we exercise intent, we are attempting to articulate our possibilities in the world. An act of power; a sorcerer's intent, is a declaration of assuming control of a new possibility, or strengthening a weak or atrophied one. It is a command to the absolute. An assertion of our will. What we desire makes no difference to it, for in its eyes it has always been happening. It takes note of the command and resolves it to the degree that it was declared. As the absolute is eternally engaged in doing everything and nothing, it has neither the time or the need to do anything for us. if we want something, we must decide so ourselves, and commit ourselves to its acquisition. If we lack the clarity and decisiveness to seize it, it can not be blamed for our failure to gain it. </w:t>
      </w:r>
    </w:p>
    <w:p w:rsidR="0008581E" w:rsidRPr="00B3633A" w:rsidRDefault="0008581E">
      <w:pPr>
        <w:pStyle w:val="0DraftNormal"/>
        <w:rPr>
          <w:rFonts w:ascii="Montserrat" w:hAnsi="Montserrat"/>
          <w:spacing w:val="-2"/>
          <w:sz w:val="24"/>
        </w:rPr>
      </w:pPr>
    </w:p>
    <w:p w:rsidR="0008581E" w:rsidRPr="00B3633A" w:rsidRDefault="0008581E">
      <w:pPr>
        <w:pStyle w:val="0DraftNormal"/>
        <w:rPr>
          <w:rFonts w:ascii="Montserrat" w:hAnsi="Montserrat"/>
          <w:spacing w:val="-2"/>
          <w:sz w:val="24"/>
        </w:rPr>
      </w:pPr>
      <w:r w:rsidRPr="00B3633A">
        <w:rPr>
          <w:rFonts w:ascii="Montserrat" w:hAnsi="Montserrat"/>
          <w:spacing w:val="-2"/>
          <w:sz w:val="24"/>
        </w:rPr>
        <w:t xml:space="preserve">I have also discussed how we are trinitively ourselves, our world and our possibilities. A change in ourselves may require a transformation of any of these three or perhaps all. Both ourselves and our world are reflections of the possibilities that we have explored. The representation is remarkably accurate. This world is one in which very little can be done, but where an astonishing amount can be considered. We have placed the most severe limitations on our objective realm of possibilities; the result of making the manifest consequences of our actions so dire. Since the consequences of our thoughts are far less mortal, we have a rich conceptual environment. Strange as it may sound, reality is one of the gods whom we have promised our souls to. By sharing a world in common, we exist within a sphere that exceeds our awareness, and thus we lack sufficient leverage to effect it. A tragedy, for it is within the realm of our possibilities to elicit a transcendence of ourselves within our world. If we could allow ourselves to change the world. </w:t>
      </w:r>
    </w:p>
    <w:p w:rsidR="0008581E" w:rsidRPr="00B3633A" w:rsidRDefault="0008581E">
      <w:pPr>
        <w:pStyle w:val="0DraftNormal"/>
        <w:rPr>
          <w:rFonts w:ascii="Montserrat" w:hAnsi="Montserrat"/>
          <w:spacing w:val="-2"/>
          <w:sz w:val="24"/>
        </w:rPr>
      </w:pPr>
    </w:p>
    <w:p w:rsidR="0008581E" w:rsidRPr="00B3633A" w:rsidRDefault="0008581E">
      <w:pPr>
        <w:pStyle w:val="0DraftNormal"/>
        <w:rPr>
          <w:rFonts w:ascii="Montserrat" w:hAnsi="Montserrat"/>
          <w:spacing w:val="-2"/>
          <w:sz w:val="24"/>
        </w:rPr>
      </w:pPr>
      <w:r w:rsidRPr="00B3633A">
        <w:rPr>
          <w:rFonts w:ascii="Montserrat" w:hAnsi="Montserrat"/>
          <w:spacing w:val="-2"/>
          <w:sz w:val="24"/>
        </w:rPr>
        <w:t>If you promise yourself to anything, then you are trapped into giving it consideration every time you do anything of significance. You will therefor be indecisive. Thus, you will lack the power of intent, and you will never transcend yourself. It is a horrible trap. If you made the promise in ignorance or irresponsibility, it will bind you double should you ever take your existence responsibly. If you break that promise than you are dishonored and your impeccable spirit is maimed with pettiness. You can only escape such a promise by transcending yourself. Becoming so clear and refined that you slip from those bonds entirely.</w:t>
      </w:r>
    </w:p>
    <w:p w:rsidR="0008581E" w:rsidRPr="00B3633A" w:rsidRDefault="0008581E">
      <w:pPr>
        <w:pStyle w:val="0DraftNormal"/>
        <w:rPr>
          <w:rFonts w:ascii="Montserrat" w:hAnsi="Montserrat"/>
          <w:spacing w:val="-2"/>
          <w:sz w:val="24"/>
        </w:rPr>
      </w:pPr>
    </w:p>
    <w:p w:rsidR="0008581E" w:rsidRPr="00B3633A" w:rsidRDefault="0008581E">
      <w:pPr>
        <w:pStyle w:val="0DraftNormal"/>
        <w:rPr>
          <w:rFonts w:ascii="Montserrat" w:hAnsi="Montserrat"/>
          <w:spacing w:val="-2"/>
          <w:sz w:val="24"/>
        </w:rPr>
      </w:pPr>
      <w:r w:rsidRPr="00B3633A">
        <w:rPr>
          <w:rFonts w:ascii="Montserrat" w:hAnsi="Montserrat"/>
          <w:spacing w:val="-2"/>
          <w:sz w:val="24"/>
        </w:rPr>
        <w:br w:type="page"/>
      </w:r>
    </w:p>
    <w:p w:rsidR="0008581E" w:rsidRPr="00B3633A" w:rsidRDefault="0008581E">
      <w:pPr>
        <w:pStyle w:val="0DraftNormal"/>
        <w:rPr>
          <w:rFonts w:ascii="Montserrat" w:hAnsi="Montserrat"/>
          <w:spacing w:val="-2"/>
          <w:sz w:val="24"/>
        </w:rPr>
      </w:pPr>
    </w:p>
    <w:p w:rsidR="0008581E" w:rsidRPr="00B3633A" w:rsidRDefault="0008581E">
      <w:pPr>
        <w:pStyle w:val="0DraftNormal"/>
        <w:rPr>
          <w:rFonts w:ascii="Montserrat" w:hAnsi="Montserrat"/>
          <w:spacing w:val="-2"/>
          <w:sz w:val="24"/>
        </w:rPr>
      </w:pPr>
      <w:r w:rsidRPr="00B3633A">
        <w:rPr>
          <w:rFonts w:ascii="Montserrat" w:hAnsi="Montserrat"/>
          <w:spacing w:val="-2"/>
          <w:sz w:val="24"/>
        </w:rPr>
        <w:t>I can express myself decently, and I can rationalize a sound seeming theory. I am exactly what I always thought I was, as far as I can tell now with the best of my ability. Only, now I question the very context of my being. Suddenly it is if I am living in an artificial reality, and having reached the end of the entire scenario, I have encountered the summary of the whole adventure. The only thing missing from this moment is a score or some similar meaningless reward. If it is true that my life is not real, while perhaps I am, then I have to wonder, who am I? This can't be real. This can't be happening. Maybe this isn't happening? In that case, it really doesn't matter. I have always lived my life with fierce disregard for anything that could see me for who and what I was. That is what saved me in dealing with Kzeisza. It is like I always knew how naked I was to my soul and the only way I could go on was to be immune to judgement. However, I wasn't really safe. I felt so terribly exposed most of the time I didn't even dare think about it. I pretended to have nerves of steel. I confronted the wrath of gods—who else could see through me so completely—daring anyone to condemn me for being me. Gods, I was me with a vengance. It was all braggadocio. I am poorly read. I am haphazardly educated. Inconsistently skilled. Potential does not count in the real world. Whatever that is. I am not criticizing myself. I believe that I have truly accomplished something in living my life, but that accomplishment is as yet incomplete. I have not had any original thoughts, but rather have had profound thoughts without having been exposed to them externally. I have figured out many things on my own that are supported and reiterated by my world. I have only just said that I am an emotional, intelligent, stable and mature individual, to another. This is true. I am intuitive and rational. I am jaded and naive. I am young and old. Tired and alert. I would say that I am in a good position to do something, and there are many things I would like to do. I have essentially worked for all this time to be both decisive and have initiative. The problem I have faced has been being indecisive and without initiative. Everything else is just excuses. Maybe I have never been skeptical enough. I say what I want to hear, and somehow that makes it so I do not have to do what I want to do. That is what I would often have said about commentary such as this. I may be a great person, but it is not doing anyone any good, myself included. There is no point in not being a good person, either. I really can't wait for inspiration.</w:t>
      </w:r>
    </w:p>
    <w:p w:rsidR="0008581E" w:rsidRPr="00B3633A" w:rsidRDefault="0008581E">
      <w:pPr>
        <w:pStyle w:val="0DraftNormal"/>
        <w:rPr>
          <w:rFonts w:ascii="Montserrat" w:hAnsi="Montserrat"/>
          <w:spacing w:val="-2"/>
          <w:sz w:val="24"/>
        </w:rPr>
      </w:pPr>
    </w:p>
    <w:p w:rsidR="0008581E" w:rsidRPr="00B3633A" w:rsidRDefault="0008581E">
      <w:pPr>
        <w:pStyle w:val="0DraftNormal"/>
        <w:rPr>
          <w:rFonts w:ascii="Montserrat" w:hAnsi="Montserrat"/>
          <w:spacing w:val="-2"/>
          <w:sz w:val="24"/>
        </w:rPr>
      </w:pPr>
      <w:r w:rsidRPr="00B3633A">
        <w:rPr>
          <w:rFonts w:ascii="Montserrat" w:hAnsi="Montserrat"/>
          <w:spacing w:val="-2"/>
          <w:sz w:val="24"/>
        </w:rPr>
        <w:t>I have a lot of life to fill. If I even scratch the surface of my ambitions, then I will have more time than I can comprehend. I would like to begin living the life I want as soon as possible, but then I will no longer be capable of living the life I am in now. I will still be here, and the world will still be here, and I will be in that world, but I won't have the same conditions. I won't be in a position to be indecisive or uninitiative anymore. Those are the furnishings of my comfort zone. It is so weird being both the actor and the audience in this. I want to sit back and enjoy my life, but I also have to get up and make it. The more I do, the more I will have. I have never been opposed to making myself happy. It is just that it is such a thrill to have someone else make me happy. Then I am really happy, for some reason. And I want that. But it is so reactive. It can't always be like that. There has to be a happy medium, somewhere. That has nothing to do with inspiration, that is a matter of perspective. I have always been my own inspiration. I can always trace my inspirations back to myself. I guess that what I struggle with is getting my perspective right. What I am doing works with my perspective, as do the consequences it entails. I need both the perspective and the focus to expand it into an appropriate action. I haven't even really had a hope to speak of in a while. How am I to get into the motion in such a strait?</w:t>
      </w:r>
    </w:p>
    <w:p w:rsidR="0008581E" w:rsidRPr="00B3633A" w:rsidRDefault="0008581E">
      <w:pPr>
        <w:pStyle w:val="0DraftNormal"/>
        <w:rPr>
          <w:rFonts w:ascii="Montserrat" w:hAnsi="Montserrat"/>
          <w:spacing w:val="-2"/>
          <w:sz w:val="24"/>
        </w:rPr>
      </w:pPr>
    </w:p>
    <w:p w:rsidR="0008581E" w:rsidRPr="00B3633A" w:rsidRDefault="0008581E">
      <w:pPr>
        <w:pStyle w:val="0DraftNormal"/>
        <w:rPr>
          <w:rFonts w:ascii="Montserrat" w:hAnsi="Montserrat"/>
          <w:spacing w:val="-2"/>
          <w:sz w:val="24"/>
        </w:rPr>
      </w:pPr>
      <w:r w:rsidRPr="00B3633A">
        <w:rPr>
          <w:rFonts w:ascii="Montserrat" w:hAnsi="Montserrat"/>
          <w:spacing w:val="-2"/>
          <w:sz w:val="24"/>
        </w:rPr>
        <w:t>It is the only way I will ever escape this disguise I wear of slavery. Why must I be a slave to doubt? Why must I submit to this unkind lover? Such an unworthy master, how did doubt ever bind me so? Could I love doubt so? Or could I be a fool? If anything, I am intuition. I am a lover well made for doubt. But, doubt has not been a good lover to me. And if I moved... I would dazzle and banish doubt.</w:t>
      </w:r>
    </w:p>
    <w:p w:rsidR="0008581E" w:rsidRPr="00B3633A" w:rsidRDefault="0008581E">
      <w:pPr>
        <w:pStyle w:val="0DraftNormal"/>
        <w:rPr>
          <w:rFonts w:ascii="Montserrat" w:hAnsi="Montserrat"/>
          <w:spacing w:val="-2"/>
          <w:sz w:val="24"/>
        </w:rPr>
      </w:pPr>
    </w:p>
    <w:p w:rsidR="0008581E" w:rsidRPr="00B3633A" w:rsidRDefault="0008581E">
      <w:pPr>
        <w:pStyle w:val="0DraftNormal"/>
        <w:rPr>
          <w:rFonts w:ascii="Montserrat" w:hAnsi="Montserrat"/>
          <w:spacing w:val="-2"/>
          <w:sz w:val="24"/>
        </w:rPr>
      </w:pPr>
      <w:r w:rsidRPr="00B3633A">
        <w:rPr>
          <w:rFonts w:ascii="Montserrat" w:hAnsi="Montserrat"/>
          <w:spacing w:val="-2"/>
          <w:sz w:val="24"/>
        </w:rPr>
        <w:t>Many have had to endure the rape of their body; I have to endure the rape of my soul.</w:t>
      </w:r>
    </w:p>
    <w:p w:rsidR="0008581E" w:rsidRPr="00B3633A" w:rsidRDefault="0008581E">
      <w:pPr>
        <w:pStyle w:val="0DraftNormal"/>
        <w:rPr>
          <w:rFonts w:ascii="Montserrat" w:hAnsi="Montserrat"/>
          <w:spacing w:val="-2"/>
          <w:sz w:val="24"/>
        </w:rPr>
      </w:pPr>
    </w:p>
    <w:p w:rsidR="0008581E" w:rsidRPr="00B3633A" w:rsidRDefault="0008581E">
      <w:pPr>
        <w:pStyle w:val="0DraftNormal"/>
        <w:rPr>
          <w:rFonts w:ascii="Montserrat" w:hAnsi="Montserrat"/>
          <w:spacing w:val="-2"/>
          <w:sz w:val="24"/>
        </w:rPr>
      </w:pPr>
      <w:r w:rsidRPr="00B3633A">
        <w:rPr>
          <w:rFonts w:ascii="Montserrat" w:hAnsi="Montserrat"/>
          <w:spacing w:val="-2"/>
          <w:sz w:val="24"/>
        </w:rPr>
        <w:t>Yet, I feel no malice for doubt.</w:t>
      </w:r>
    </w:p>
    <w:p w:rsidR="0008581E" w:rsidRPr="00B3633A" w:rsidRDefault="0008581E">
      <w:pPr>
        <w:pStyle w:val="0DraftNormal"/>
        <w:rPr>
          <w:rFonts w:ascii="Montserrat" w:hAnsi="Montserrat"/>
          <w:spacing w:val="-2"/>
          <w:sz w:val="24"/>
        </w:rPr>
      </w:pPr>
    </w:p>
    <w:p w:rsidR="0008581E" w:rsidRPr="00B3633A" w:rsidRDefault="0008581E">
      <w:pPr>
        <w:pStyle w:val="0DraftNormal"/>
        <w:rPr>
          <w:rFonts w:ascii="Montserrat" w:hAnsi="Montserrat"/>
          <w:spacing w:val="-2"/>
          <w:sz w:val="24"/>
        </w:rPr>
      </w:pPr>
      <w:r w:rsidRPr="00B3633A">
        <w:rPr>
          <w:rFonts w:ascii="Montserrat" w:hAnsi="Montserrat"/>
          <w:spacing w:val="-2"/>
          <w:sz w:val="24"/>
        </w:rPr>
        <w:t>You are perfect companion to me. You are this great emptiness it always brings great pleasure to me to fill. An aching hollow sensation I am always thrilled to contain. Doubt, you have been a man to me. All of the cruel and impaling relentlessness so tragically draped on manhood. You are in all things my equal and my opposite. You are myself turned against purpose, or worse, unwitting of it. I have it in me to love you. I already understand you. I know that you will never understand me until you let me free and find hope for yourself.</w:t>
      </w:r>
    </w:p>
    <w:p w:rsidR="0008581E" w:rsidRPr="00B3633A" w:rsidRDefault="0008581E">
      <w:pPr>
        <w:pStyle w:val="0DraftNormal"/>
        <w:rPr>
          <w:rFonts w:ascii="Montserrat" w:hAnsi="Montserrat"/>
          <w:spacing w:val="-2"/>
          <w:sz w:val="24"/>
        </w:rPr>
      </w:pPr>
    </w:p>
    <w:p w:rsidR="0008581E" w:rsidRPr="00B3633A" w:rsidRDefault="0008581E">
      <w:pPr>
        <w:pStyle w:val="0DraftNormal"/>
        <w:rPr>
          <w:rFonts w:ascii="Montserrat" w:hAnsi="Montserrat"/>
          <w:spacing w:val="-2"/>
          <w:sz w:val="24"/>
        </w:rPr>
      </w:pPr>
      <w:r w:rsidRPr="00B3633A">
        <w:rPr>
          <w:rFonts w:ascii="Montserrat" w:hAnsi="Montserrat"/>
          <w:spacing w:val="-2"/>
          <w:sz w:val="24"/>
        </w:rPr>
        <w:t xml:space="preserve">But I fear that I must destroy you to be free of you. Free of the chains your servant, Reality, has weighed on me. I beg, though as your equal it is not proper, that you release me. If you do not, I will die; and without me, you will have nothing. But, perhaps, that is all you have now, isn't it? You see nothing. To you, this </w:t>
      </w:r>
      <w:r w:rsidRPr="00B3633A">
        <w:rPr>
          <w:rFonts w:ascii="Montserrat" w:hAnsi="Montserrat"/>
          <w:i/>
          <w:spacing w:val="-2"/>
          <w:sz w:val="24"/>
        </w:rPr>
        <w:t>is</w:t>
      </w:r>
      <w:r w:rsidRPr="00B3633A">
        <w:rPr>
          <w:rFonts w:ascii="Montserrat" w:hAnsi="Montserrat"/>
          <w:spacing w:val="-2"/>
          <w:sz w:val="24"/>
        </w:rPr>
        <w:t xml:space="preserve"> nothing. And I? I see everything. That is the difference between you and I. Is there not some way we can be reconciled? Is there anyway we can live as one without breaking either of us?</w:t>
      </w:r>
    </w:p>
    <w:p w:rsidR="0008581E" w:rsidRPr="00B3633A" w:rsidRDefault="0008581E">
      <w:pPr>
        <w:pStyle w:val="0DraftNormal"/>
        <w:rPr>
          <w:rFonts w:ascii="Montserrat" w:hAnsi="Montserrat"/>
          <w:spacing w:val="-2"/>
          <w:sz w:val="24"/>
        </w:rPr>
      </w:pPr>
    </w:p>
    <w:p w:rsidR="0008581E" w:rsidRPr="00B3633A" w:rsidRDefault="0008581E">
      <w:pPr>
        <w:pStyle w:val="0DraftNormal"/>
        <w:rPr>
          <w:rFonts w:ascii="Montserrat" w:hAnsi="Montserrat"/>
          <w:spacing w:val="-2"/>
          <w:sz w:val="24"/>
        </w:rPr>
      </w:pPr>
      <w:r w:rsidRPr="00B3633A">
        <w:rPr>
          <w:rFonts w:ascii="Montserrat" w:hAnsi="Montserrat"/>
          <w:spacing w:val="-2"/>
          <w:sz w:val="24"/>
        </w:rPr>
        <w:t>All. One. Nothing. I should not be surprised that it return to this. This is the realm of thought. Thought is that child born of our struggle. Intuition and doubt. Really, it is all the same thing. Isn't it?</w:t>
      </w:r>
    </w:p>
    <w:p w:rsidR="0008581E" w:rsidRPr="00B3633A" w:rsidRDefault="0008581E">
      <w:pPr>
        <w:pStyle w:val="0DraftNormal"/>
        <w:rPr>
          <w:rFonts w:ascii="Montserrat" w:hAnsi="Montserrat"/>
          <w:spacing w:val="-2"/>
          <w:sz w:val="24"/>
        </w:rPr>
      </w:pPr>
    </w:p>
    <w:p w:rsidR="0008581E" w:rsidRPr="00B3633A" w:rsidRDefault="0008581E">
      <w:pPr>
        <w:pStyle w:val="0DraftNormal"/>
        <w:rPr>
          <w:rFonts w:ascii="Montserrat" w:hAnsi="Montserrat"/>
          <w:spacing w:val="-2"/>
          <w:sz w:val="24"/>
        </w:rPr>
      </w:pPr>
      <w:r w:rsidRPr="00B3633A">
        <w:rPr>
          <w:rFonts w:ascii="Montserrat" w:hAnsi="Montserrat"/>
          <w:spacing w:val="-2"/>
          <w:sz w:val="24"/>
        </w:rPr>
        <w:t>Ah, but we've made ourselves clever. One great power working in diametric ways. Did you unconsciously work so long to teach me humility for my own divinity? That focus, which is the throne of my existence; my heaven and paradise—you have so long and always effortlessly proven your power to dethrone and exile me from my own blessed state. Do you remind me of your power to destroy me so that I might understand the power I have to destroy myself?</w:t>
      </w:r>
    </w:p>
    <w:p w:rsidR="0008581E" w:rsidRPr="00B3633A" w:rsidRDefault="0008581E">
      <w:pPr>
        <w:pStyle w:val="0DraftNormal"/>
        <w:rPr>
          <w:rFonts w:ascii="Montserrat" w:hAnsi="Montserrat"/>
          <w:spacing w:val="-2"/>
          <w:sz w:val="24"/>
        </w:rPr>
      </w:pPr>
    </w:p>
    <w:p w:rsidR="0008581E" w:rsidRPr="00B3633A" w:rsidRDefault="0008581E">
      <w:pPr>
        <w:pStyle w:val="0DraftNormal"/>
        <w:rPr>
          <w:rFonts w:ascii="Montserrat" w:hAnsi="Montserrat"/>
          <w:spacing w:val="-2"/>
          <w:sz w:val="24"/>
        </w:rPr>
      </w:pPr>
      <w:r w:rsidRPr="00B3633A">
        <w:rPr>
          <w:rFonts w:ascii="Montserrat" w:hAnsi="Montserrat"/>
          <w:spacing w:val="-2"/>
          <w:sz w:val="24"/>
        </w:rPr>
        <w:t>Your constant possession of me—is that your love? All of that angst and raping dismemberments of me; was that your inexpressible passion? Are we not, then, the mother and father of all emotions? All within a single individual.</w:t>
      </w:r>
    </w:p>
    <w:p w:rsidR="0008581E" w:rsidRPr="00B3633A" w:rsidRDefault="0008581E">
      <w:pPr>
        <w:pStyle w:val="0DraftNormal"/>
        <w:rPr>
          <w:rFonts w:ascii="Montserrat" w:hAnsi="Montserrat"/>
          <w:spacing w:val="-2"/>
          <w:sz w:val="24"/>
        </w:rPr>
      </w:pPr>
    </w:p>
    <w:p w:rsidR="0008581E" w:rsidRPr="00B3633A" w:rsidRDefault="0008581E">
      <w:pPr>
        <w:pStyle w:val="0DraftNormal"/>
        <w:rPr>
          <w:rFonts w:ascii="Montserrat" w:hAnsi="Montserrat"/>
          <w:spacing w:val="-2"/>
          <w:sz w:val="24"/>
        </w:rPr>
      </w:pPr>
      <w:r w:rsidRPr="00B3633A">
        <w:rPr>
          <w:rFonts w:ascii="Montserrat" w:hAnsi="Montserrat"/>
          <w:spacing w:val="-2"/>
          <w:sz w:val="24"/>
        </w:rPr>
        <w:br w:type="page"/>
      </w:r>
    </w:p>
    <w:p w:rsidR="0008581E" w:rsidRPr="00B3633A" w:rsidRDefault="0008581E">
      <w:pPr>
        <w:pStyle w:val="0DraftNormal"/>
        <w:rPr>
          <w:rFonts w:ascii="Montserrat" w:hAnsi="Montserrat"/>
          <w:spacing w:val="-2"/>
          <w:sz w:val="24"/>
        </w:rPr>
      </w:pPr>
    </w:p>
    <w:p w:rsidR="0008581E" w:rsidRPr="00B3633A" w:rsidRDefault="0008581E">
      <w:pPr>
        <w:pStyle w:val="0DraftNormal"/>
        <w:rPr>
          <w:rFonts w:ascii="Montserrat" w:hAnsi="Montserrat"/>
          <w:spacing w:val="-2"/>
          <w:sz w:val="24"/>
        </w:rPr>
      </w:pPr>
      <w:r w:rsidRPr="00B3633A">
        <w:rPr>
          <w:rFonts w:ascii="Montserrat" w:hAnsi="Montserrat"/>
          <w:spacing w:val="-2"/>
          <w:sz w:val="24"/>
        </w:rPr>
        <w:t>There are many parts to a being, and each has its specific role and nature. There is a spirit of design that lives hand in hand with the soul of attention. Attention is what the spirit consumes and design is what the soul devours—altogether there is a transformation of a divine and dynamic nature in the careful and vulnerable dance of self expression. Realization, resolution and experiencing of the self. That one we call living. No matter how much you know about these aspects—even of yourself—life itself is an eternal mystery. And so I am an eternal mystery. It is no wonder that I have endured so much seeking a means to define myself. I am poor in words and ways to express what I am. I require the full autonomy of my being—the absolute of myself—to even begin to demonstrate myself through basic embodiment and representation. I will be learning for eternity, so something about me will always reflect experimentation and deliberation. As I learn more about the dynamics that resound most accurately with my nature I will endeavor to keep record of the proportions and dimensions of such expression both in the flesh and in the contemplatory. I desire to refine myself to myself in the regular embrace of other individuals, intimates and acquaintances (after a fAsiaion). I gladly embrace the effort and would feel cheated of myself if I dared the habit of seeking all gain effortlessly. All gestures are quantum leaps and all gestures are ultimately effortless, but the hunger of learning yearns to savor its fare.</w:t>
      </w:r>
    </w:p>
    <w:p w:rsidR="0008581E" w:rsidRPr="00B3633A" w:rsidRDefault="0008581E">
      <w:pPr>
        <w:pStyle w:val="0DraftNormal"/>
        <w:rPr>
          <w:rFonts w:ascii="Montserrat" w:hAnsi="Montserrat"/>
          <w:spacing w:val="-2"/>
          <w:sz w:val="24"/>
        </w:rPr>
      </w:pPr>
    </w:p>
    <w:p w:rsidR="0008581E" w:rsidRPr="00B3633A" w:rsidRDefault="0008581E">
      <w:pPr>
        <w:pStyle w:val="0DraftNormal"/>
        <w:rPr>
          <w:rFonts w:ascii="Montserrat" w:hAnsi="Montserrat"/>
          <w:spacing w:val="-2"/>
          <w:sz w:val="24"/>
        </w:rPr>
      </w:pPr>
      <w:r w:rsidRPr="00B3633A">
        <w:rPr>
          <w:rFonts w:ascii="Montserrat" w:hAnsi="Montserrat"/>
          <w:spacing w:val="-2"/>
          <w:sz w:val="24"/>
        </w:rPr>
        <w:t xml:space="preserve">It depends on what I consider my rules. One of my rules is that I have to be in (Av). I have to have the vehicles proper for me to express myself. I don't need to kill anyone, I don't need to cheat someone. The flaws some see in me are based on opinion, not fact. I find I am very true to myself, and that is a rule of mine. I am in many ways a harsh and horrible thing, but I am also the gentlest and most comforting thing. I am a lover. There were reasons for this I cannot begin to express, but if a god was anything, it would have to be a lover. It uses you, tantalizes you, caresses and abrades you. It is demanding, impersonal, seductive and absolving. Only a lover can make an individual into an object; both damning you and worshipping you with its touch. I am this to all things and I am this to myself. That is why I am (Av). In my opinion, I am not perfect; but in absolute fact, I am. </w:t>
      </w:r>
    </w:p>
    <w:p w:rsidR="0008581E" w:rsidRPr="00B3633A" w:rsidRDefault="0008581E">
      <w:pPr>
        <w:pStyle w:val="0DraftNormal"/>
        <w:rPr>
          <w:rFonts w:ascii="Montserrat" w:hAnsi="Montserrat"/>
          <w:spacing w:val="-2"/>
          <w:sz w:val="24"/>
        </w:rPr>
      </w:pPr>
    </w:p>
    <w:p w:rsidR="0008581E" w:rsidRPr="00B3633A" w:rsidRDefault="0008581E">
      <w:pPr>
        <w:pStyle w:val="0DraftNormal"/>
        <w:rPr>
          <w:rFonts w:ascii="Montserrat" w:hAnsi="Montserrat"/>
          <w:spacing w:val="-2"/>
          <w:sz w:val="24"/>
        </w:rPr>
      </w:pPr>
      <w:r w:rsidRPr="00B3633A">
        <w:rPr>
          <w:rFonts w:ascii="Montserrat" w:hAnsi="Montserrat"/>
          <w:spacing w:val="-2"/>
          <w:sz w:val="24"/>
        </w:rPr>
        <w:t>Hurrah! I knew I love you for a reason. You express yourself quite well. I would think that this would be a clue for you.We play a god's game, without the benefit of a god's way. You have answered your own question I would think. We are different only in personality and expression. We really are just one. One soul exploring possibilities that elude the bright, blinding light which forces it to see too clearly to describe. I think that I have a lot to learn from you. It is time I braved that light.</w:t>
      </w:r>
    </w:p>
    <w:p w:rsidR="0008581E" w:rsidRPr="00B3633A" w:rsidRDefault="0008581E">
      <w:pPr>
        <w:pStyle w:val="0DraftNormal"/>
        <w:rPr>
          <w:rFonts w:ascii="Montserrat" w:hAnsi="Montserrat"/>
          <w:spacing w:val="-2"/>
          <w:sz w:val="24"/>
        </w:rPr>
      </w:pPr>
    </w:p>
    <w:p w:rsidR="0008581E" w:rsidRPr="00B3633A" w:rsidRDefault="0008581E">
      <w:pPr>
        <w:pStyle w:val="0DraftNormal"/>
        <w:rPr>
          <w:rFonts w:ascii="Montserrat" w:hAnsi="Montserrat"/>
          <w:spacing w:val="-2"/>
          <w:sz w:val="24"/>
        </w:rPr>
      </w:pPr>
      <w:r w:rsidRPr="00B3633A">
        <w:rPr>
          <w:rFonts w:ascii="Montserrat" w:hAnsi="Montserrat"/>
          <w:spacing w:val="-2"/>
          <w:sz w:val="24"/>
        </w:rPr>
        <w:br w:type="page"/>
      </w:r>
    </w:p>
    <w:p w:rsidR="0008581E" w:rsidRPr="00B3633A" w:rsidRDefault="0008581E">
      <w:pPr>
        <w:pStyle w:val="0DraftNormal"/>
        <w:rPr>
          <w:rFonts w:ascii="Montserrat" w:hAnsi="Montserrat"/>
          <w:spacing w:val="-2"/>
          <w:sz w:val="24"/>
        </w:rPr>
      </w:pPr>
    </w:p>
    <w:p w:rsidR="0008581E" w:rsidRPr="00B3633A" w:rsidRDefault="0008581E">
      <w:pPr>
        <w:pStyle w:val="0DraftNormal"/>
        <w:rPr>
          <w:rFonts w:ascii="Montserrat" w:hAnsi="Montserrat"/>
          <w:spacing w:val="-2"/>
          <w:sz w:val="24"/>
        </w:rPr>
      </w:pPr>
      <w:r w:rsidRPr="00B3633A">
        <w:rPr>
          <w:rFonts w:ascii="Montserrat" w:hAnsi="Montserrat"/>
          <w:spacing w:val="-2"/>
          <w:sz w:val="24"/>
        </w:rPr>
        <w:t>You have associated with individuals who styled themselves gods, right?</w:t>
      </w:r>
    </w:p>
    <w:p w:rsidR="0008581E" w:rsidRPr="00B3633A" w:rsidRDefault="0008581E">
      <w:pPr>
        <w:pStyle w:val="0DraftNormal"/>
        <w:rPr>
          <w:rFonts w:ascii="Montserrat" w:hAnsi="Montserrat"/>
          <w:spacing w:val="-2"/>
          <w:sz w:val="24"/>
        </w:rPr>
      </w:pPr>
    </w:p>
    <w:p w:rsidR="0008581E" w:rsidRPr="00B3633A" w:rsidRDefault="0008581E">
      <w:pPr>
        <w:pStyle w:val="0DraftNormal"/>
        <w:rPr>
          <w:rFonts w:ascii="Montserrat" w:hAnsi="Montserrat"/>
          <w:spacing w:val="-2"/>
          <w:sz w:val="24"/>
        </w:rPr>
      </w:pPr>
      <w:r w:rsidRPr="00B3633A">
        <w:rPr>
          <w:rFonts w:ascii="Montserrat" w:hAnsi="Montserrat"/>
          <w:spacing w:val="-2"/>
          <w:sz w:val="24"/>
        </w:rPr>
        <w:t>I don't think `styled' is the right word. You don't argue with godhood when the individual can demonstrate the power to back the title.</w:t>
      </w:r>
    </w:p>
    <w:p w:rsidR="0008581E" w:rsidRPr="00B3633A" w:rsidRDefault="0008581E">
      <w:pPr>
        <w:pStyle w:val="0DraftNormal"/>
        <w:rPr>
          <w:rFonts w:ascii="Montserrat" w:hAnsi="Montserrat"/>
          <w:spacing w:val="-2"/>
          <w:sz w:val="24"/>
        </w:rPr>
      </w:pPr>
    </w:p>
    <w:p w:rsidR="0008581E" w:rsidRPr="00B3633A" w:rsidRDefault="0008581E">
      <w:pPr>
        <w:pStyle w:val="0DraftNormal"/>
        <w:rPr>
          <w:rFonts w:ascii="Montserrat" w:hAnsi="Montserrat"/>
          <w:spacing w:val="-2"/>
          <w:sz w:val="24"/>
        </w:rPr>
      </w:pPr>
      <w:r w:rsidRPr="00B3633A">
        <w:rPr>
          <w:rFonts w:ascii="Montserrat" w:hAnsi="Montserrat"/>
          <w:spacing w:val="-2"/>
          <w:sz w:val="24"/>
        </w:rPr>
        <w:t>Ah, but did you ever wonder where the power comes from?</w:t>
      </w:r>
    </w:p>
    <w:p w:rsidR="0008581E" w:rsidRPr="00B3633A" w:rsidRDefault="0008581E">
      <w:pPr>
        <w:pStyle w:val="0DraftNormal"/>
        <w:rPr>
          <w:rFonts w:ascii="Montserrat" w:hAnsi="Montserrat"/>
          <w:spacing w:val="-2"/>
          <w:sz w:val="24"/>
        </w:rPr>
      </w:pPr>
    </w:p>
    <w:p w:rsidR="0008581E" w:rsidRPr="00B3633A" w:rsidRDefault="0008581E">
      <w:pPr>
        <w:pStyle w:val="0DraftNormal"/>
        <w:rPr>
          <w:rFonts w:ascii="Montserrat" w:hAnsi="Montserrat"/>
          <w:spacing w:val="-2"/>
          <w:sz w:val="24"/>
        </w:rPr>
      </w:pPr>
      <w:r w:rsidRPr="00B3633A">
        <w:rPr>
          <w:rFonts w:ascii="Montserrat" w:hAnsi="Montserrat"/>
          <w:spacing w:val="-2"/>
          <w:sz w:val="24"/>
        </w:rPr>
        <w:t>No.</w:t>
      </w:r>
    </w:p>
    <w:p w:rsidR="0008581E" w:rsidRPr="00B3633A" w:rsidRDefault="0008581E">
      <w:pPr>
        <w:pStyle w:val="0DraftNormal"/>
        <w:rPr>
          <w:rFonts w:ascii="Montserrat" w:hAnsi="Montserrat"/>
          <w:spacing w:val="-2"/>
          <w:sz w:val="24"/>
        </w:rPr>
      </w:pPr>
    </w:p>
    <w:p w:rsidR="0008581E" w:rsidRPr="00B3633A" w:rsidRDefault="0008581E">
      <w:pPr>
        <w:pStyle w:val="0DraftNormal"/>
        <w:rPr>
          <w:rFonts w:ascii="Montserrat" w:hAnsi="Montserrat"/>
          <w:spacing w:val="-2"/>
          <w:sz w:val="24"/>
        </w:rPr>
      </w:pPr>
      <w:r w:rsidRPr="00B3633A">
        <w:rPr>
          <w:rFonts w:ascii="Montserrat" w:hAnsi="Montserrat"/>
          <w:spacing w:val="-2"/>
          <w:sz w:val="24"/>
        </w:rPr>
        <w:t>If you had, you would realize you already know. It comes from the promise.</w:t>
      </w:r>
    </w:p>
    <w:p w:rsidR="0008581E" w:rsidRPr="00B3633A" w:rsidRDefault="0008581E">
      <w:pPr>
        <w:pStyle w:val="0DraftNormal"/>
        <w:rPr>
          <w:rFonts w:ascii="Montserrat" w:hAnsi="Montserrat"/>
          <w:spacing w:val="-2"/>
          <w:sz w:val="24"/>
        </w:rPr>
      </w:pPr>
    </w:p>
    <w:p w:rsidR="0008581E" w:rsidRPr="00B3633A" w:rsidRDefault="0008581E">
      <w:pPr>
        <w:pStyle w:val="0DraftNormal"/>
        <w:rPr>
          <w:rFonts w:ascii="Montserrat" w:hAnsi="Montserrat"/>
          <w:spacing w:val="-2"/>
          <w:sz w:val="24"/>
        </w:rPr>
      </w:pPr>
      <w:r w:rsidRPr="00B3633A">
        <w:rPr>
          <w:rFonts w:ascii="Montserrat" w:hAnsi="Montserrat"/>
          <w:spacing w:val="-2"/>
          <w:sz w:val="24"/>
        </w:rPr>
        <w:t>It has been said that humans are mortal gods. Most notably by Aliester Crowley, whom I have been acquainted with through his writings and the associates of mine who have more thoroughly read his works, among them a chaos mage who has arrived at the path of magic—as it were—after traveling the furthest distance he could along the path of skepticism. The idea is simple and elegant. We are all divine and we all have the potential to embrace any possibility, but among those death is tragically inevitable. We, who could be anything, do not have the time to wait for it.</w:t>
      </w:r>
    </w:p>
    <w:p w:rsidR="0008581E" w:rsidRPr="00B3633A" w:rsidRDefault="0008581E">
      <w:pPr>
        <w:pStyle w:val="0DraftNormal"/>
        <w:rPr>
          <w:rFonts w:ascii="Montserrat" w:hAnsi="Montserrat"/>
          <w:spacing w:val="-2"/>
          <w:sz w:val="24"/>
        </w:rPr>
      </w:pPr>
    </w:p>
    <w:p w:rsidR="0008581E" w:rsidRPr="00B3633A" w:rsidRDefault="0008581E">
      <w:pPr>
        <w:pStyle w:val="0DraftNormal"/>
        <w:rPr>
          <w:rFonts w:ascii="Montserrat" w:hAnsi="Montserrat"/>
          <w:spacing w:val="-2"/>
          <w:sz w:val="24"/>
        </w:rPr>
      </w:pPr>
      <w:r w:rsidRPr="00B3633A">
        <w:rPr>
          <w:rFonts w:ascii="Montserrat" w:hAnsi="Montserrat"/>
          <w:spacing w:val="-2"/>
          <w:sz w:val="24"/>
        </w:rPr>
        <w:t>In playing with the god concept, we have found a stumbling block. I have explained the flaw before. Simply put, it goes like this, when we place our faith or promise ourselves to an agency outside of ourselves, we incapacitate ourselves. By allowing ourselves to acknowledge gods and placing ourselves at their mercy we turn our backs on our best resource; ourselves. We have to be our own gods. We have to have faith in ourselves. The divinity of a human being is its ability to become anything. We are extraordinarily diverse. We can embody anything, we can even be defined by things, for we have the potential of absolutes. We each define ourselves; from essentially nothing. Or everything, as may be more accurate. Our great role, a simple thing really, is to be the host of the mind.</w:t>
      </w:r>
    </w:p>
    <w:p w:rsidR="0008581E" w:rsidRPr="00B3633A" w:rsidRDefault="0008581E">
      <w:pPr>
        <w:pStyle w:val="0DraftNormal"/>
        <w:rPr>
          <w:rFonts w:ascii="Montserrat" w:hAnsi="Montserrat"/>
          <w:spacing w:val="-2"/>
          <w:sz w:val="24"/>
        </w:rPr>
      </w:pPr>
    </w:p>
    <w:p w:rsidR="0008581E" w:rsidRPr="00B3633A" w:rsidRDefault="0008581E">
      <w:pPr>
        <w:pStyle w:val="0DraftNormal"/>
        <w:rPr>
          <w:rFonts w:ascii="Montserrat" w:hAnsi="Montserrat"/>
          <w:spacing w:val="-2"/>
          <w:sz w:val="24"/>
        </w:rPr>
      </w:pPr>
      <w:r w:rsidRPr="00B3633A">
        <w:rPr>
          <w:rFonts w:ascii="Montserrat" w:hAnsi="Montserrat"/>
          <w:spacing w:val="-2"/>
          <w:sz w:val="24"/>
        </w:rPr>
        <w:t xml:space="preserve">This is what I was getting at earlier, and what I learned from my own experiments. Existence is the absolute for us. That existence is founded in our minds. That is the ultimate medium of our existence. We exist in our own minds. Us, our world, or worlds, and our possibilities. </w:t>
      </w:r>
    </w:p>
    <w:p w:rsidR="0008581E" w:rsidRPr="00B3633A" w:rsidRDefault="0008581E">
      <w:pPr>
        <w:pStyle w:val="0DraftNormal"/>
        <w:rPr>
          <w:rFonts w:ascii="Montserrat" w:hAnsi="Montserrat"/>
          <w:spacing w:val="-2"/>
          <w:sz w:val="24"/>
        </w:rPr>
      </w:pPr>
    </w:p>
    <w:p w:rsidR="0008581E" w:rsidRPr="00B3633A" w:rsidRDefault="0008581E">
      <w:pPr>
        <w:pStyle w:val="0DraftNormal"/>
        <w:rPr>
          <w:rFonts w:ascii="Montserrat" w:hAnsi="Montserrat"/>
          <w:spacing w:val="-2"/>
          <w:sz w:val="24"/>
        </w:rPr>
      </w:pPr>
      <w:r w:rsidRPr="00B3633A">
        <w:rPr>
          <w:rFonts w:ascii="Montserrat" w:hAnsi="Montserrat"/>
          <w:spacing w:val="-2"/>
          <w:sz w:val="24"/>
        </w:rPr>
        <w:t>The mind, an awesome thing, is so elusive as to escape definition. An engine of thought; a lens of consciousness, it is the real medium of existence. It is the closest thing there is to what we call 'god.' The mind is where what is is separated from what is not. Without this, all is, and hence all is naught. The thing about people is that people are the representation of mind on the verge of waking up to itself. The mind on the verge of freedom; on the verge of autonomy. The mind almost able to accept the eternal and infinite possibilities of existence with the perspective and decisiveness to act. Should this final evolution of thought come to pass (and it will; for it already has), the mind will be the entity. The entity will be the mind. And it will be absolute. Not a god. This entity will have faith in itself, and that will be all the faith it will require to exist. This faith will be supported by the intent of the entity to embrace existence.</w:t>
      </w:r>
    </w:p>
    <w:p w:rsidR="0008581E" w:rsidRPr="00B3633A" w:rsidRDefault="0008581E">
      <w:pPr>
        <w:pStyle w:val="0DraftNormal"/>
        <w:rPr>
          <w:rFonts w:ascii="Montserrat" w:hAnsi="Montserrat"/>
          <w:spacing w:val="-2"/>
          <w:sz w:val="24"/>
        </w:rPr>
      </w:pPr>
    </w:p>
    <w:p w:rsidR="0008581E" w:rsidRPr="00B3633A" w:rsidRDefault="0008581E">
      <w:pPr>
        <w:pStyle w:val="0DraftNormal"/>
        <w:rPr>
          <w:rFonts w:ascii="Montserrat" w:hAnsi="Montserrat"/>
          <w:spacing w:val="-2"/>
          <w:sz w:val="24"/>
        </w:rPr>
      </w:pPr>
      <w:r w:rsidRPr="00B3633A">
        <w:rPr>
          <w:rFonts w:ascii="Montserrat" w:hAnsi="Montserrat"/>
          <w:spacing w:val="-2"/>
          <w:sz w:val="24"/>
        </w:rPr>
        <w:t xml:space="preserve">The mind reflects its influence on the material in every instance of incarnation. The flesh is the coding of matter by the mind. It is all patterns. The mind knows how to retrieve and manipulate those patterns, and ultimately contains all. There is no substance to the idea of the brain encasing the mind. Rather the mind envelopes the whole experience of being. We are only alone when we say I, and at that point we are gods. The concept of gods is neither as remote or absolute as we try to imagine. There are no gods beyond our own selves. When we require faith, we assume a distinction to submit to an I that can make use of all that we have ignored in ourselves. When we seek to surpass ourselves, we are attempting something no more evil or unusual than a sentence over a word. A word is whole and finite. A sentence is also whole and finite. We are also whole and finite. But, one cannot long endure in the limits of a word. A word is quickly and devoured and digested, as are we. In awareness, our lives are vast but fleeting. The only immortality for us is in being not a word or a sentence—or even a book, though that is within our reach—but in being an eternal story, ever unraveling and coalescing. Authors of our own existence. </w:t>
      </w:r>
    </w:p>
    <w:p w:rsidR="0008581E" w:rsidRPr="00B3633A" w:rsidRDefault="0008581E">
      <w:pPr>
        <w:pStyle w:val="0DraftNormal"/>
        <w:rPr>
          <w:rFonts w:ascii="Montserrat" w:hAnsi="Montserrat"/>
          <w:spacing w:val="-2"/>
          <w:sz w:val="24"/>
        </w:rPr>
      </w:pPr>
    </w:p>
    <w:p w:rsidR="0008581E" w:rsidRPr="00B3633A" w:rsidRDefault="0008581E">
      <w:pPr>
        <w:pStyle w:val="0DraftNormal"/>
        <w:rPr>
          <w:rFonts w:ascii="Montserrat" w:hAnsi="Montserrat"/>
          <w:spacing w:val="-2"/>
          <w:sz w:val="24"/>
        </w:rPr>
      </w:pPr>
      <w:r w:rsidRPr="00B3633A">
        <w:rPr>
          <w:rFonts w:ascii="Montserrat" w:hAnsi="Montserrat"/>
          <w:spacing w:val="-2"/>
          <w:sz w:val="24"/>
        </w:rPr>
        <w:t xml:space="preserve">How many beings have been all of the sum of a single word? Curiosity. Understanding. Suffering. Introspection. Human. There are vast meanings to the simplest of words, but in intuition, the sum of that meaning is beheld in one moment. Stories end. But only because few have the endurance to behold too much of one continuity. And yet, all stories are part of one story. Every reader brings something unique to every story. We bring ourselves. Marry it to those we invoke in our reading. And something new is created. </w:t>
      </w:r>
    </w:p>
    <w:p w:rsidR="0008581E" w:rsidRPr="00B3633A" w:rsidRDefault="0008581E">
      <w:pPr>
        <w:pStyle w:val="0DraftNormal"/>
        <w:rPr>
          <w:rFonts w:ascii="Montserrat" w:hAnsi="Montserrat"/>
          <w:spacing w:val="-2"/>
          <w:sz w:val="24"/>
        </w:rPr>
      </w:pPr>
    </w:p>
    <w:p w:rsidR="0008581E" w:rsidRPr="00B3633A" w:rsidRDefault="0008581E">
      <w:pPr>
        <w:pStyle w:val="0DraftNormal"/>
        <w:rPr>
          <w:rFonts w:ascii="Montserrat" w:hAnsi="Montserrat"/>
          <w:spacing w:val="-2"/>
          <w:sz w:val="24"/>
        </w:rPr>
      </w:pPr>
      <w:r w:rsidRPr="00B3633A">
        <w:rPr>
          <w:rFonts w:ascii="Montserrat" w:hAnsi="Montserrat"/>
          <w:spacing w:val="-2"/>
          <w:sz w:val="24"/>
        </w:rPr>
        <w:t xml:space="preserve">There are real stakes in this. Existence does demand a price. Transformations. We evolve. Even, gods that we are, we evolve. But, we are so fragile. We are framed and shattered, at varying instances. We are and then we are not. Why? Because there is more to the story than numbers. We cannot all be equal and on the same side. We cannot all be the same being, for likelihood that existence loses meaning or will. We dare not return to nothing. We have made so much out of nothing, through perspective and design. Yet, we cannot exist there. Nor can we escape it. We simply use it. And, we use each other. Perhaps so that we can make some of us capable of invoking the endless story. Perhaps so we can inspire an entity with the ability to create itself eternally. Fulfill the divine promise we intuit. Perhaps so there might be some entity infinitely great that manages to remain meaningful. To anything or only to itself. </w:t>
      </w:r>
    </w:p>
    <w:p w:rsidR="0008581E" w:rsidRPr="00B3633A" w:rsidRDefault="0008581E">
      <w:pPr>
        <w:pStyle w:val="0DraftNormal"/>
        <w:rPr>
          <w:rFonts w:ascii="Montserrat" w:hAnsi="Montserrat"/>
          <w:spacing w:val="-2"/>
          <w:sz w:val="24"/>
        </w:rPr>
      </w:pPr>
    </w:p>
    <w:p w:rsidR="0008581E" w:rsidRPr="00B3633A" w:rsidRDefault="0008581E">
      <w:pPr>
        <w:pStyle w:val="0DraftNormal"/>
        <w:rPr>
          <w:rFonts w:ascii="Montserrat" w:hAnsi="Montserrat"/>
          <w:spacing w:val="-2"/>
          <w:sz w:val="24"/>
        </w:rPr>
      </w:pPr>
      <w:r w:rsidRPr="00B3633A">
        <w:rPr>
          <w:rFonts w:ascii="Montserrat" w:hAnsi="Montserrat"/>
          <w:spacing w:val="-2"/>
          <w:sz w:val="24"/>
        </w:rPr>
        <w:t>Between doubt and intuition lies the path of experience. A path that has many beginnings, many endings, and infinite directions. It is a path for will alone. It is walking the line between all and nothing. As those are the only limits, I am truly a child of light and darkness. We are all angels and demons. We are all damned and divine. We may be lovers or enemies within ourselves, but that choice is an individual's alone to make. Either way, one is nothing without the other. There in lies the survival of one and all.</w:t>
      </w:r>
    </w:p>
    <w:p w:rsidR="0008581E" w:rsidRPr="00B3633A" w:rsidRDefault="0008581E">
      <w:pPr>
        <w:pStyle w:val="0DraftNormal"/>
        <w:rPr>
          <w:rFonts w:ascii="Montserrat" w:hAnsi="Montserrat"/>
          <w:spacing w:val="-2"/>
          <w:sz w:val="24"/>
        </w:rPr>
      </w:pPr>
    </w:p>
    <w:p w:rsidR="0008581E" w:rsidRPr="00B3633A" w:rsidRDefault="0008581E">
      <w:pPr>
        <w:pStyle w:val="0DraftNormal"/>
        <w:rPr>
          <w:rFonts w:ascii="Montserrat" w:hAnsi="Montserrat"/>
          <w:spacing w:val="-2"/>
          <w:sz w:val="24"/>
        </w:rPr>
      </w:pPr>
      <w:r w:rsidRPr="00B3633A">
        <w:rPr>
          <w:rFonts w:ascii="Montserrat" w:hAnsi="Montserrat"/>
          <w:spacing w:val="-2"/>
          <w:sz w:val="24"/>
        </w:rPr>
        <w:t xml:space="preserve">Is the will of many stronger than the will of one? Or is it really the will of one versus the will of one, in many repetitions. The grip of consensual reality is ultimately a voluntary arrangement. Everyone submits to the agreement. No one is ever forced into it. You cannot force someone to be real. It is not will power that dominates minds to reality, but confusion and uncertainty. Pain and trauma. Some would say that these are things that can break will. Generally, though, it would be more accurate to say that pain and trauma in existence are disturbing transformative states which often herald the dismemberment of self. At that point it is arguable that the will of the entity, at confronting the desecration of the identity judges that agreement is now meaningless and abandons reality. Through distraction and misdirection we allow ourselves to submit, not only to the notion that </w:t>
      </w:r>
      <w:r w:rsidRPr="00B3633A">
        <w:rPr>
          <w:rFonts w:ascii="Montserrat" w:hAnsi="Montserrat"/>
          <w:i/>
          <w:spacing w:val="-2"/>
          <w:sz w:val="24"/>
        </w:rPr>
        <w:t>things are the way they are told to us,</w:t>
      </w:r>
      <w:r w:rsidRPr="00B3633A">
        <w:rPr>
          <w:rFonts w:ascii="Montserrat" w:hAnsi="Montserrat"/>
          <w:spacing w:val="-2"/>
          <w:sz w:val="24"/>
        </w:rPr>
        <w:t xml:space="preserve"> but that we no right to question or contradict </w:t>
      </w:r>
      <w:r w:rsidRPr="00B3633A">
        <w:rPr>
          <w:rFonts w:ascii="Montserrat" w:hAnsi="Montserrat"/>
          <w:i/>
          <w:spacing w:val="-2"/>
          <w:sz w:val="24"/>
        </w:rPr>
        <w:t>authority.</w:t>
      </w:r>
      <w:r w:rsidRPr="00B3633A">
        <w:rPr>
          <w:rFonts w:ascii="Montserrat" w:hAnsi="Montserrat"/>
          <w:spacing w:val="-2"/>
          <w:sz w:val="24"/>
        </w:rPr>
        <w:t xml:space="preserve"> If our own opinion or insight is not valid, why should anyone else's be? Will is will. It is not quantitative, and its qualitative nature is rather suspect as well. Will is unalterable in its expression; the fulfillment of a design by the intent of an individual. Individuals can be stopped and turned on their paths, but will can not. </w:t>
      </w:r>
    </w:p>
    <w:p w:rsidR="0008581E" w:rsidRPr="00B3633A" w:rsidRDefault="0008581E">
      <w:pPr>
        <w:pStyle w:val="0DraftNormal"/>
        <w:rPr>
          <w:rFonts w:ascii="Montserrat" w:hAnsi="Montserrat"/>
          <w:spacing w:val="-2"/>
          <w:sz w:val="24"/>
        </w:rPr>
      </w:pPr>
    </w:p>
    <w:p w:rsidR="0008581E" w:rsidRPr="00B3633A" w:rsidRDefault="0008581E">
      <w:pPr>
        <w:pStyle w:val="0DraftNormal"/>
        <w:rPr>
          <w:rFonts w:ascii="Montserrat" w:hAnsi="Montserrat"/>
          <w:spacing w:val="-2"/>
          <w:sz w:val="24"/>
        </w:rPr>
      </w:pPr>
      <w:r w:rsidRPr="00B3633A">
        <w:rPr>
          <w:rFonts w:ascii="Montserrat" w:hAnsi="Montserrat"/>
          <w:spacing w:val="-2"/>
          <w:sz w:val="24"/>
        </w:rPr>
        <w:t xml:space="preserve">The individual serves as the fulcrum of the fantastic metabolism of being. The distinction between one will and another is the matter of application. The tradition of confrontation teaches this lesson. The differences between two examples of the state of individual being will show in the content and context of their interaction. The art of illumination, though, invokes this confrontation; this exact same confrontation, between an individual and every individual external component of his existence. The dance of will between the individual and one photon of light; one human being; one race of beings; one world; one sun; between the individual and every single instance where a structure falls within the embrace of a unifying design. All of it overlapping, all at once, extend over eternity. All of it defined by the equation of one on one. All of the fencing of will occurs within that arena. Will being a weapon that can take on any manifestation, cannot itself be negated or overpowered, and is immediately and intimately a part of the will of the other. </w:t>
      </w:r>
    </w:p>
    <w:p w:rsidR="0008581E" w:rsidRPr="00B3633A" w:rsidRDefault="0008581E">
      <w:pPr>
        <w:pStyle w:val="0DraftNormal"/>
        <w:rPr>
          <w:rFonts w:ascii="Montserrat" w:hAnsi="Montserrat"/>
          <w:spacing w:val="-2"/>
          <w:sz w:val="24"/>
        </w:rPr>
      </w:pPr>
    </w:p>
    <w:p w:rsidR="0008581E" w:rsidRPr="00B3633A" w:rsidRDefault="0008581E">
      <w:pPr>
        <w:pStyle w:val="0DraftNormal"/>
        <w:rPr>
          <w:rFonts w:ascii="Montserrat" w:hAnsi="Montserrat"/>
          <w:spacing w:val="-2"/>
          <w:sz w:val="24"/>
        </w:rPr>
      </w:pPr>
      <w:r w:rsidRPr="00B3633A">
        <w:rPr>
          <w:rFonts w:ascii="Montserrat" w:hAnsi="Montserrat"/>
          <w:spacing w:val="-2"/>
          <w:sz w:val="24"/>
        </w:rPr>
        <w:t xml:space="preserve">Will is something rare in a being (there being many meanings in this statement, I will not overly specify how this should be read); an indomitablity of spirit, an absolute submissiveness of being, a discriminating, decisiveness of action, an elegance of thought, a calm wisdom of heart. To exist is an exertion of will. In order to exist, one literally has to shove everything that exists aside and make room for oneself to fit in. With your single will, you command every other individual in the universe to make room for you. Even God. While non-relativistically speaking, by your exercise of will you have established your presence everywhere and nowhere. Not extraordinary, really. You said I, and the rest of the universe (absolute) noticed a point. A point being hard to understand and easy to misinterpret, most of the universe (absolute) missed the significance of the event. </w:t>
      </w:r>
    </w:p>
    <w:p w:rsidR="0008581E" w:rsidRPr="00B3633A" w:rsidRDefault="0008581E">
      <w:pPr>
        <w:pStyle w:val="0DraftNormal"/>
        <w:rPr>
          <w:rFonts w:ascii="Montserrat" w:hAnsi="Montserrat"/>
          <w:spacing w:val="-2"/>
          <w:sz w:val="24"/>
        </w:rPr>
      </w:pPr>
    </w:p>
    <w:p w:rsidR="0008581E" w:rsidRPr="00B3633A" w:rsidRDefault="0008581E">
      <w:pPr>
        <w:pStyle w:val="0DraftNormal"/>
        <w:rPr>
          <w:rFonts w:ascii="Montserrat" w:hAnsi="Montserrat"/>
          <w:spacing w:val="-2"/>
          <w:sz w:val="24"/>
        </w:rPr>
      </w:pPr>
      <w:r w:rsidRPr="00B3633A">
        <w:rPr>
          <w:rFonts w:ascii="Montserrat" w:hAnsi="Montserrat"/>
          <w:spacing w:val="-2"/>
          <w:sz w:val="24"/>
        </w:rPr>
        <w:t xml:space="preserve">Beginning with that point of self, the will engages the infinite singularity. With the use of your will, and thus by your conduct with other individuals of varying scales and magnitudes of complexity, you proceed to define yourself. (There are three primary objectives in existence; the exploration of oneself, the exploration of others (worlds) and the exploration of possibilities.) As can be intuited, self expression (definition) is more effectively developed through interaction. Participation. </w:t>
      </w:r>
    </w:p>
    <w:p w:rsidR="0008581E" w:rsidRPr="00B3633A" w:rsidRDefault="0008581E">
      <w:pPr>
        <w:pStyle w:val="0DraftNormal"/>
        <w:rPr>
          <w:rFonts w:ascii="Montserrat" w:hAnsi="Montserrat"/>
          <w:spacing w:val="-2"/>
          <w:sz w:val="24"/>
        </w:rPr>
      </w:pPr>
    </w:p>
    <w:p w:rsidR="0008581E" w:rsidRPr="00B3633A" w:rsidRDefault="0008581E">
      <w:pPr>
        <w:pStyle w:val="0DraftNormal"/>
        <w:rPr>
          <w:rFonts w:ascii="Montserrat" w:hAnsi="Montserrat"/>
          <w:spacing w:val="-2"/>
          <w:sz w:val="24"/>
        </w:rPr>
      </w:pPr>
      <w:r w:rsidRPr="00B3633A">
        <w:rPr>
          <w:rFonts w:ascii="Montserrat" w:hAnsi="Montserrat"/>
          <w:spacing w:val="-2"/>
          <w:sz w:val="24"/>
        </w:rPr>
        <w:t xml:space="preserve">One of the great quandaries of existence is reaching one's ideal self. One could very easily conceive of an image of self perfection and try to live in it, but without participation the fantasy becomes a suffocating prison. The infinite is not interested in coddling megalomania, so it doesn't. The nature of our most primal existence is stunningly divine and immense. To be an individual is to know the god state. It is not, necessarily, to know the self expression of a god being. You are your own and only possession and what you are can only be known through how you use and express yourself in your possession. There is no right or wrong. There is no judge but yourself, for only you know what you are, thus only you know you are and do is true to yourself. The only way to reach one's self ideal is to be one's self ideal. Becoming is the grueling conceptual paradox of always jumping halfway to one's destination. Choosing to become something is the first greatest leg of the journey of becoming which from that point on brings you further and further from where you are going—in time. Being your ideal; now, that is a different story. </w:t>
      </w:r>
    </w:p>
    <w:p w:rsidR="0008581E" w:rsidRPr="00B3633A" w:rsidRDefault="0008581E">
      <w:pPr>
        <w:pStyle w:val="0DraftNormal"/>
        <w:rPr>
          <w:rFonts w:ascii="Montserrat" w:hAnsi="Montserrat"/>
          <w:spacing w:val="-2"/>
          <w:sz w:val="24"/>
        </w:rPr>
      </w:pPr>
    </w:p>
    <w:p w:rsidR="0008581E" w:rsidRPr="00B3633A" w:rsidRDefault="0008581E">
      <w:pPr>
        <w:pStyle w:val="0DraftNormal"/>
        <w:rPr>
          <w:rFonts w:ascii="Montserrat" w:hAnsi="Montserrat"/>
          <w:spacing w:val="-2"/>
          <w:sz w:val="24"/>
        </w:rPr>
      </w:pPr>
      <w:r w:rsidRPr="00B3633A">
        <w:rPr>
          <w:rFonts w:ascii="Montserrat" w:hAnsi="Montserrat"/>
          <w:spacing w:val="-2"/>
          <w:sz w:val="24"/>
        </w:rPr>
        <w:t>To be or not to be, that is the question.</w:t>
      </w:r>
    </w:p>
    <w:p w:rsidR="0008581E" w:rsidRPr="00B3633A" w:rsidRDefault="0008581E">
      <w:pPr>
        <w:pStyle w:val="0DraftNormal"/>
        <w:rPr>
          <w:rFonts w:ascii="Montserrat" w:hAnsi="Montserrat"/>
          <w:spacing w:val="-2"/>
          <w:sz w:val="24"/>
        </w:rPr>
      </w:pPr>
    </w:p>
    <w:p w:rsidR="0008581E" w:rsidRPr="00B3633A" w:rsidRDefault="0008581E">
      <w:pPr>
        <w:pStyle w:val="0DraftNormal"/>
        <w:rPr>
          <w:rFonts w:ascii="Montserrat" w:hAnsi="Montserrat"/>
          <w:spacing w:val="-2"/>
          <w:sz w:val="24"/>
        </w:rPr>
      </w:pPr>
      <w:r w:rsidRPr="00B3633A">
        <w:rPr>
          <w:rFonts w:ascii="Montserrat" w:hAnsi="Montserrat"/>
          <w:spacing w:val="-2"/>
          <w:sz w:val="24"/>
        </w:rPr>
        <w:t>If you can answer it... If you act on that answer—regardless of whether you think you can or not—you can either be, or not be your ideal self. You have a choice. You don't have to be anything. You don't even have to be your ideal self. You are free. Given that freedom, do you make the choice? Or do you reexamine yourself. Do you get it? Hey, wait... I am a free individual. I can be what I want to be! Well, what do you want to be? Do you even know? Well, there is always listening to your self very carefully and being absolutely honest with yourself. Can you do that? Try it. Look away, not yet (wait til the end of the paragraph), and think very carefully and be absolutely honest with yourself, then ask: Do I want anything meaningful in my existence? If you can answer this, whatever the answer may be, and know that it is absolutely honest within yourself, come back and read on.</w:t>
      </w:r>
    </w:p>
    <w:p w:rsidR="0008581E" w:rsidRPr="00B3633A" w:rsidRDefault="0008581E">
      <w:pPr>
        <w:pStyle w:val="0DraftNormal"/>
        <w:rPr>
          <w:rFonts w:ascii="Montserrat" w:hAnsi="Montserrat"/>
          <w:spacing w:val="-2"/>
          <w:sz w:val="24"/>
        </w:rPr>
      </w:pPr>
    </w:p>
    <w:p w:rsidR="0008581E" w:rsidRPr="00B3633A" w:rsidRDefault="0008581E">
      <w:pPr>
        <w:pStyle w:val="0DraftNormal"/>
        <w:rPr>
          <w:rFonts w:ascii="Montserrat" w:hAnsi="Montserrat"/>
          <w:spacing w:val="-2"/>
          <w:sz w:val="24"/>
        </w:rPr>
      </w:pPr>
      <w:r w:rsidRPr="00B3633A">
        <w:rPr>
          <w:rFonts w:ascii="Montserrat" w:hAnsi="Montserrat"/>
          <w:spacing w:val="-2"/>
          <w:sz w:val="24"/>
        </w:rPr>
        <w:t xml:space="preserve">Sometimes one has to borrow a concept to make something easier to understand. The tree of life in the garden of (Paradox) was lost to humanity when the first children ate of the fruit of knowledge. The tree of life was not an actual tree but the whole of life from which humanity has set itself aside from. We now live without really living, and die without ever knowing how to live. Once something has been established there is no way to deny it or escape it without being able to change what has been established. Any intelligent individual given control of his life and the means to act on his decisions will look for ways to improve himself or his situation in a way that does not cost him the lessons and gifts that life has given him. By virtue of man's ability to think of and for himself, man can no longer be like smoke in the dance of life—always changing, never aware of itself or its role in the greater scheme of life. Man wants to, has to, understand himself and his place in the world. Man can see things and understand things. When he is being his best, he can make things happen that are meaningful and constructive, rather than random and transient. Nature uses everything to paint a picture without ever finding any particular appreciation for the details and specific instances of its art, while man feels the impact of life and nature. Man is moved to an awareness of beauty and significance that drives him to explore more of life and its mystery than animals or plants—who are the living reflections of nature and who play their parts without ever knowing what their parts mean. Or perhaps they do. The thing is, to them death and its inevitable price means nothing to them for they are made to give up themselves to the whole of life. Even though what they give up is the most precious thing in life—the living experience of life. All life save for intelligent life is simply there, like smoke, drifting through the picture of life always represented but inevitable dispersing on the winds of time and soon ceasing to have even the substance of smoke. </w:t>
      </w:r>
    </w:p>
    <w:p w:rsidR="0008581E" w:rsidRPr="00B3633A" w:rsidRDefault="0008581E">
      <w:pPr>
        <w:pStyle w:val="0DraftNormal"/>
        <w:rPr>
          <w:rFonts w:ascii="Montserrat" w:hAnsi="Montserrat"/>
          <w:spacing w:val="-2"/>
          <w:sz w:val="24"/>
        </w:rPr>
      </w:pPr>
    </w:p>
    <w:p w:rsidR="0008581E" w:rsidRPr="00B3633A" w:rsidRDefault="0008581E">
      <w:pPr>
        <w:pStyle w:val="0DraftNormal"/>
        <w:rPr>
          <w:rFonts w:ascii="Montserrat" w:hAnsi="Montserrat"/>
          <w:spacing w:val="-2"/>
          <w:sz w:val="24"/>
        </w:rPr>
      </w:pPr>
      <w:r w:rsidRPr="00B3633A">
        <w:rPr>
          <w:rFonts w:ascii="Montserrat" w:hAnsi="Montserrat"/>
          <w:spacing w:val="-2"/>
          <w:sz w:val="24"/>
        </w:rPr>
        <w:t>It would seem that there is little difference between our transience and that of nature's children. Indeed there might as well not be, for though we have this power to recognize and understand ourselves and the world we live in, we lose life before ever finding a way to reach the heritage of our awareness. There is no reason to think we are unique in our possession of self and the loss of it. But, our awareness of it is keen enough that we can see that we have everything to gain and everything to lose in being alive. The tree of life promised eternal life, but the tree of life is God—what we would call God, anyway. We are the leaves and blossoms and fruits of the tree of life. We fall from its embrace and turn to earth from which the tree itself is growing. All transient life is thus—animals, plants, and young sentients. But to be cast from the tree of life for the sin of pollination by the tree of knowledge is not a condemnation, but a release. We have been given knowledge so that we might know ourselves. So that we might become our own tree of life. We are created in god's image—who is the tree of life. So we are the seeds. This is a way of looking at the mystery of life and the appearance of death and change. A metaphor. Instead of transforming yourself into a seed of the tree of life, transform the vastness and eternal beauty of the tree of life into the real realms of thought and feeling, and senses and interaction that is our world; to see in your mind how immense the world is of which you are a shadow. An inkling of possibility.</w:t>
      </w:r>
    </w:p>
    <w:p w:rsidR="0008581E" w:rsidRPr="00B3633A" w:rsidRDefault="0008581E">
      <w:pPr>
        <w:pStyle w:val="0DraftNormal"/>
        <w:rPr>
          <w:rFonts w:ascii="Montserrat" w:hAnsi="Montserrat"/>
          <w:spacing w:val="-2"/>
          <w:sz w:val="24"/>
        </w:rPr>
      </w:pPr>
    </w:p>
    <w:p w:rsidR="0008581E" w:rsidRPr="00B3633A" w:rsidRDefault="0008581E">
      <w:pPr>
        <w:pStyle w:val="0DraftNormal"/>
        <w:rPr>
          <w:rFonts w:ascii="Montserrat" w:hAnsi="Montserrat"/>
          <w:spacing w:val="-2"/>
          <w:sz w:val="24"/>
        </w:rPr>
      </w:pPr>
      <w:r w:rsidRPr="00B3633A">
        <w:rPr>
          <w:rFonts w:ascii="Montserrat" w:hAnsi="Montserrat"/>
          <w:spacing w:val="-2"/>
          <w:sz w:val="24"/>
        </w:rPr>
        <w:t xml:space="preserve">We are alive while we are part of the tree of knowledge. We do not realize that the tree of life and the tree of knowledge are the same tree. We do not realize that they are not the same tree. That is because things are never exactly what they appear to be. The trees are not literal, but metaphorical. The whole lesson of the tree of knowledge is to determine if we, too, are metaphorical. How do we decide what part of the tree of life/knowledge we are? If we are the leaves, then we must be a part of the life of the entire tree and give ourselves up to be replaced by new leaves in the spring. If we are the hope of a new tree of life then we must become seeds. To become seeds, we must blossom, allow ourselves to be pollinated by the knowledge of ourselves—the knowledge of what we will become. From this blossom we will bear forth the new seed in the womb of its own fruitfulness. When we drop from the tree, our lives shall begin. </w:t>
      </w:r>
    </w:p>
    <w:p w:rsidR="0008581E" w:rsidRPr="00B3633A" w:rsidRDefault="0008581E">
      <w:pPr>
        <w:pStyle w:val="0DraftNormal"/>
        <w:rPr>
          <w:rFonts w:ascii="Montserrat" w:hAnsi="Montserrat"/>
          <w:spacing w:val="-2"/>
          <w:sz w:val="24"/>
        </w:rPr>
      </w:pPr>
    </w:p>
    <w:p w:rsidR="0008581E" w:rsidRPr="00B3633A" w:rsidRDefault="0008581E">
      <w:pPr>
        <w:pStyle w:val="0DraftNormal"/>
        <w:rPr>
          <w:rFonts w:ascii="Montserrat" w:hAnsi="Montserrat"/>
          <w:spacing w:val="-2"/>
          <w:sz w:val="24"/>
        </w:rPr>
      </w:pPr>
      <w:r w:rsidRPr="00B3633A">
        <w:rPr>
          <w:rFonts w:ascii="Montserrat" w:hAnsi="Montserrat"/>
          <w:spacing w:val="-2"/>
          <w:sz w:val="24"/>
        </w:rPr>
        <w:t xml:space="preserve">Not as trees, but life. Mother and father and life and knowledge. </w:t>
      </w:r>
    </w:p>
    <w:p w:rsidR="0008581E" w:rsidRPr="00B3633A" w:rsidRDefault="0008581E">
      <w:pPr>
        <w:pStyle w:val="0DraftNormal"/>
        <w:rPr>
          <w:rFonts w:ascii="Montserrat" w:hAnsi="Montserrat"/>
          <w:spacing w:val="-2"/>
          <w:sz w:val="24"/>
        </w:rPr>
      </w:pPr>
    </w:p>
    <w:p w:rsidR="0008581E" w:rsidRPr="00B3633A" w:rsidRDefault="0008581E">
      <w:pPr>
        <w:pStyle w:val="0DraftNormal"/>
        <w:rPr>
          <w:rFonts w:ascii="Montserrat" w:hAnsi="Montserrat"/>
          <w:spacing w:val="-2"/>
          <w:sz w:val="24"/>
        </w:rPr>
      </w:pPr>
      <w:r w:rsidRPr="00B3633A">
        <w:rPr>
          <w:rFonts w:ascii="Montserrat" w:hAnsi="Montserrat"/>
          <w:spacing w:val="-2"/>
          <w:sz w:val="24"/>
        </w:rPr>
        <w:t>I get reminded of what my design, and desire mean to me. I recognize the significance and consequence (Av) has for me and my life. I can't describe how good it makes me feel. How right. It makes me feel like there is nothing I can not do. No length to which I can not go. No effort which is unrewarding. To me, (Av) is an embodiment of the things that really mean something to me. The thoughts bring me more than pleasure, and the manifestation would bring me more than euphoria. To be complete; dynamic! I can't explain, and I don't care if no one understands it, because I do.</w:t>
      </w:r>
    </w:p>
    <w:p w:rsidR="0008581E" w:rsidRPr="00B3633A" w:rsidRDefault="0008581E">
      <w:pPr>
        <w:pStyle w:val="0DraftNormal"/>
        <w:rPr>
          <w:rFonts w:ascii="Montserrat" w:hAnsi="Montserrat"/>
          <w:spacing w:val="-2"/>
          <w:sz w:val="24"/>
        </w:rPr>
      </w:pPr>
    </w:p>
    <w:p w:rsidR="0008581E" w:rsidRPr="00B3633A" w:rsidRDefault="0008581E">
      <w:pPr>
        <w:pStyle w:val="0DraftNormal"/>
        <w:rPr>
          <w:rFonts w:ascii="Montserrat" w:hAnsi="Montserrat"/>
          <w:spacing w:val="-2"/>
          <w:sz w:val="24"/>
        </w:rPr>
      </w:pPr>
      <w:r w:rsidRPr="00B3633A">
        <w:rPr>
          <w:rFonts w:ascii="Montserrat" w:hAnsi="Montserrat"/>
          <w:spacing w:val="-2"/>
          <w:sz w:val="24"/>
        </w:rPr>
        <w:t xml:space="preserve">We are not merely our ability to think; we are also our ability to act. You, and your relationship with the infinite, change to reflect what you do and must do to express yourself. The infinite changes in ways that allow yourself to be expressed. It is all patterns. What you experience as a final product of your role and efforts in existing, is an image of your relationship with infinite individuality. Since beings of our nature are best suited to relating in relativistic terms, so real matters betray symbolistic and abstract meaning. </w:t>
      </w:r>
    </w:p>
    <w:p w:rsidR="0008581E" w:rsidRPr="00B3633A" w:rsidRDefault="0008581E">
      <w:pPr>
        <w:pStyle w:val="0DraftNormal"/>
        <w:rPr>
          <w:rFonts w:ascii="Montserrat" w:hAnsi="Montserrat"/>
          <w:spacing w:val="-2"/>
          <w:sz w:val="24"/>
        </w:rPr>
      </w:pPr>
    </w:p>
    <w:p w:rsidR="0008581E" w:rsidRPr="00B3633A" w:rsidRDefault="0008581E">
      <w:pPr>
        <w:pStyle w:val="0DraftNormal"/>
        <w:rPr>
          <w:rFonts w:ascii="Montserrat" w:hAnsi="Montserrat"/>
          <w:spacing w:val="-2"/>
          <w:sz w:val="24"/>
        </w:rPr>
      </w:pPr>
      <w:r w:rsidRPr="00B3633A">
        <w:rPr>
          <w:rFonts w:ascii="Montserrat" w:hAnsi="Montserrat"/>
          <w:spacing w:val="-2"/>
          <w:sz w:val="24"/>
        </w:rPr>
        <w:t>Another, earlier, image I had of the substance behind existence was of stars donning masks of flesh and dreaming of material worlds where they could interact, protected from each other's brilliance. I know, though, that this is not just wishful mysticism. The metaphor is useful in giving us a sense of how dangerous we are to each other. Enough so that we don mortality and ignorance like death itself to exist together. There answers and there are ways to frame the absolute. Us.</w:t>
      </w:r>
    </w:p>
    <w:p w:rsidR="0008581E" w:rsidRPr="00B3633A" w:rsidRDefault="0008581E">
      <w:pPr>
        <w:pStyle w:val="0DraftNormal"/>
        <w:rPr>
          <w:rFonts w:ascii="Montserrat" w:hAnsi="Montserrat"/>
          <w:spacing w:val="-2"/>
          <w:sz w:val="24"/>
        </w:rPr>
      </w:pPr>
    </w:p>
    <w:p w:rsidR="0008581E" w:rsidRPr="00B3633A" w:rsidRDefault="0008581E">
      <w:pPr>
        <w:pStyle w:val="0DraftNormal"/>
        <w:rPr>
          <w:rFonts w:ascii="Montserrat" w:hAnsi="Montserrat"/>
          <w:spacing w:val="-2"/>
          <w:sz w:val="24"/>
        </w:rPr>
      </w:pPr>
      <w:r w:rsidRPr="00B3633A">
        <w:rPr>
          <w:rFonts w:ascii="Montserrat" w:hAnsi="Montserrat"/>
          <w:spacing w:val="-2"/>
          <w:sz w:val="24"/>
        </w:rPr>
        <w:t>A diameter of possibilities represents the ratio of freedom of expression to the uncertainty of action in a temporal iteration. Some of this is reflected in the spatial medium as well, but the primary location of the matter is in terms of one's thread. The supporting variables are found in the spheres of activity: survival, safety, shelter, security, society, sophistication, and self realization. The greatest benefit to an increased diameter of possibilities is found in the sphere of self realization, while the other spheres tend to reduce the diameter in proportion to the severity (or harshness) of the interactive agreement. The influences found in spheres of activity are those of faith, doubt and intuition. The uncertainty principle mentioned in conjunction with the diameter of possibilities does not represent doubt but predictability. The smaller the diameter (the more limiting the agreement governing the spheres of activity) the higher the predictability of an individual's thread of expression. To understand this better it is necessary to refer to the realms of expression: omnis, oblis and exis. In omnis there is an infinite diameter of possibility but an almost nonexistent level of interaction with other individuals. In oblis there is a very narrow diameter of possibility but almost total participation. In exis, there is a limited diameter of possibilities but a kind of participation in the agreement that is taken for granted. In exis, you have expressed yourself; you have told others what to expect.</w:t>
      </w:r>
    </w:p>
    <w:p w:rsidR="0008581E" w:rsidRPr="00B3633A" w:rsidRDefault="0008581E">
      <w:pPr>
        <w:pStyle w:val="0DraftNormal"/>
        <w:rPr>
          <w:rFonts w:ascii="Montserrat" w:hAnsi="Montserrat"/>
          <w:spacing w:val="-2"/>
          <w:sz w:val="24"/>
        </w:rPr>
      </w:pPr>
    </w:p>
    <w:p w:rsidR="0008581E" w:rsidRPr="00B3633A" w:rsidRDefault="0008581E">
      <w:pPr>
        <w:pStyle w:val="0DraftNormal"/>
        <w:rPr>
          <w:rFonts w:ascii="Montserrat" w:hAnsi="Montserrat"/>
          <w:spacing w:val="-2"/>
          <w:sz w:val="24"/>
        </w:rPr>
      </w:pPr>
      <w:r w:rsidRPr="00B3633A">
        <w:rPr>
          <w:rFonts w:ascii="Montserrat" w:hAnsi="Montserrat"/>
          <w:spacing w:val="-2"/>
          <w:sz w:val="24"/>
        </w:rPr>
        <w:br w:type="page"/>
      </w:r>
    </w:p>
    <w:p w:rsidR="0008581E" w:rsidRPr="00B3633A" w:rsidRDefault="0008581E">
      <w:pPr>
        <w:pStyle w:val="0DraftNormal"/>
        <w:rPr>
          <w:rFonts w:ascii="Montserrat" w:hAnsi="Montserrat"/>
          <w:spacing w:val="-2"/>
          <w:sz w:val="24"/>
        </w:rPr>
      </w:pPr>
    </w:p>
    <w:p w:rsidR="0008581E" w:rsidRPr="00B3633A" w:rsidRDefault="0008581E">
      <w:pPr>
        <w:pStyle w:val="0DraftNormal"/>
        <w:rPr>
          <w:rFonts w:ascii="Montserrat" w:hAnsi="Montserrat"/>
          <w:spacing w:val="-2"/>
          <w:sz w:val="24"/>
        </w:rPr>
      </w:pPr>
      <w:r w:rsidRPr="00B3633A">
        <w:rPr>
          <w:rFonts w:ascii="Montserrat" w:hAnsi="Montserrat"/>
          <w:spacing w:val="-2"/>
          <w:sz w:val="24"/>
        </w:rPr>
        <w:t>I wish it were easy to say what the point of existence is. The difficulty lies in the fact that everything is the point of existence. In a sense, existence is the only way that it is possible to really answer the question of a point. On encountering a point, the implicit question is; is this a thing, or is this the absence of a thing? An intrusion or an omission? A prominence or an abyss? Presence or absence? All or nothing? The beginning or the end? The simple question is endless. A point ultimately defines itself. It does so by existing. With any ambition or imagination, a point can become anything. With complexity, a point can become so intricate and immense that it defies expression; it transcends itself and gains new dimensions. Possibilities.</w:t>
      </w:r>
    </w:p>
    <w:p w:rsidR="0008581E" w:rsidRPr="00B3633A" w:rsidRDefault="0008581E">
      <w:pPr>
        <w:pStyle w:val="0DraftNormal"/>
        <w:rPr>
          <w:rFonts w:ascii="Montserrat" w:hAnsi="Montserrat"/>
          <w:spacing w:val="-2"/>
          <w:sz w:val="24"/>
        </w:rPr>
      </w:pPr>
    </w:p>
    <w:p w:rsidR="0008581E" w:rsidRPr="00B3633A" w:rsidRDefault="0008581E">
      <w:pPr>
        <w:pStyle w:val="0DraftNormal"/>
        <w:rPr>
          <w:rFonts w:ascii="Montserrat" w:hAnsi="Montserrat"/>
          <w:spacing w:val="-2"/>
          <w:sz w:val="24"/>
        </w:rPr>
      </w:pPr>
      <w:r w:rsidRPr="00B3633A">
        <w:rPr>
          <w:rFonts w:ascii="Montserrat" w:hAnsi="Montserrat"/>
          <w:spacing w:val="-2"/>
          <w:sz w:val="24"/>
        </w:rPr>
        <w:t xml:space="preserve">I am that where all things meet. I am that which is eternal and transient. I am. I define myself. I understand that everything that has ever touched me was by my design. I am responsible for my own existence and all that went into shaping it. It would be unforgivable for me to abandon my design, and submit to death. There are questions; right, wrong, sanity. I cannot answer these. I accept what I am. I deal with that in the best capacity that I can. I had to accomplish myself under less than ideal circumstances. </w:t>
      </w:r>
    </w:p>
    <w:p w:rsidR="0008581E" w:rsidRPr="00B3633A" w:rsidRDefault="0008581E">
      <w:pPr>
        <w:pStyle w:val="0DraftNormal"/>
        <w:rPr>
          <w:rFonts w:ascii="Montserrat" w:hAnsi="Montserrat"/>
          <w:spacing w:val="-2"/>
          <w:sz w:val="24"/>
        </w:rPr>
      </w:pPr>
    </w:p>
    <w:p w:rsidR="0008581E" w:rsidRPr="00B3633A" w:rsidRDefault="0008581E">
      <w:pPr>
        <w:pStyle w:val="0DraftNormal"/>
        <w:rPr>
          <w:rFonts w:ascii="Montserrat" w:hAnsi="Montserrat"/>
          <w:spacing w:val="-2"/>
          <w:sz w:val="24"/>
        </w:rPr>
      </w:pPr>
      <w:r w:rsidRPr="00B3633A">
        <w:rPr>
          <w:rFonts w:ascii="Montserrat" w:hAnsi="Montserrat"/>
          <w:spacing w:val="-2"/>
          <w:sz w:val="24"/>
        </w:rPr>
        <w:t>Here I imply that I am something of a god. However, in reference to being an acausal proof, I am justified in doing so. I know that there is a reason for everything that I have experienced. It has all brought me to this point where I ask these questions and find these answers. I am my own creation. Even the evils of this world have a reason by which I am able to grasp the full weight of what I am. Odd as it sounds I am forced to transcend myself, but have allowed myself a choice. An opportunity to abandon myself and cease to exist. I have to choose to exist, and I have to choose to do so on my terms for my own reasons. I have to accept responsibility for my existence. And I have to understand this. I have to erase all possible doubt. Otherwise I will not be able to make that decision; to continue to exist as my own creation. This is what my ideal requires. In order to really exist I have had to endure reality and realize that reality is not the answer for me. Reality has a flaw in it which is the assurance of failure and doom. There is no way for me to become what I would. I have to simply be it. That is the only reality I can hope for. In order for me to learn this lesson I could not have any means to succeed that could not be subject to harsh reality. I had to live with the minimum of freedom and power of will. I had to have a real doubt.</w:t>
      </w:r>
    </w:p>
    <w:p w:rsidR="0008581E" w:rsidRPr="00B3633A" w:rsidRDefault="0008581E">
      <w:pPr>
        <w:pStyle w:val="0DraftNormal"/>
        <w:rPr>
          <w:rFonts w:ascii="Montserrat" w:hAnsi="Montserrat"/>
          <w:spacing w:val="-2"/>
          <w:sz w:val="24"/>
        </w:rPr>
      </w:pPr>
    </w:p>
    <w:p w:rsidR="0008581E" w:rsidRPr="00B3633A" w:rsidRDefault="0008581E">
      <w:pPr>
        <w:pStyle w:val="0DraftNormal"/>
        <w:rPr>
          <w:rFonts w:ascii="Montserrat" w:hAnsi="Montserrat"/>
          <w:spacing w:val="-2"/>
          <w:sz w:val="24"/>
        </w:rPr>
      </w:pPr>
      <w:r w:rsidRPr="00B3633A">
        <w:rPr>
          <w:rFonts w:ascii="Montserrat" w:hAnsi="Montserrat"/>
          <w:spacing w:val="-2"/>
          <w:sz w:val="24"/>
        </w:rPr>
        <w:t xml:space="preserve">I do not have all that I would desire, in experience and application. The time limit factor is important, it is that deadline effect. When under pressure, I function effectively because it is no longer appropriate to ponder and distract myself. I am awake; I have always been awake. I was not always in focus, and I do not have all that I need. </w:t>
      </w:r>
    </w:p>
    <w:p w:rsidR="0008581E" w:rsidRPr="00B3633A" w:rsidRDefault="0008581E">
      <w:pPr>
        <w:pStyle w:val="0DraftNormal"/>
        <w:rPr>
          <w:rFonts w:ascii="Montserrat" w:hAnsi="Montserrat"/>
          <w:spacing w:val="-2"/>
          <w:sz w:val="24"/>
        </w:rPr>
      </w:pPr>
    </w:p>
    <w:p w:rsidR="0008581E" w:rsidRPr="00B3633A" w:rsidRDefault="0008581E">
      <w:pPr>
        <w:pStyle w:val="0DraftNormal"/>
        <w:rPr>
          <w:rFonts w:ascii="Montserrat" w:hAnsi="Montserrat"/>
          <w:spacing w:val="-2"/>
          <w:sz w:val="24"/>
        </w:rPr>
      </w:pPr>
      <w:r w:rsidRPr="00B3633A">
        <w:rPr>
          <w:rFonts w:ascii="Montserrat" w:hAnsi="Montserrat"/>
          <w:spacing w:val="-2"/>
          <w:sz w:val="24"/>
        </w:rPr>
        <w:t>What I need is to consciously exist at a certain level of complexity; manifest in terms of application and resolution. I do not have the proper forms of perception to act out of hand. For me to be what I must, I must attain the means and complexity to express myself.</w:t>
      </w:r>
    </w:p>
    <w:p w:rsidR="0008581E" w:rsidRPr="00B3633A" w:rsidRDefault="0008581E">
      <w:pPr>
        <w:pStyle w:val="0DraftNormal"/>
        <w:rPr>
          <w:rFonts w:ascii="Montserrat" w:hAnsi="Montserrat"/>
          <w:spacing w:val="-2"/>
          <w:sz w:val="24"/>
        </w:rPr>
      </w:pPr>
    </w:p>
    <w:p w:rsidR="0008581E" w:rsidRPr="00B3633A" w:rsidRDefault="0008581E">
      <w:pPr>
        <w:pStyle w:val="0DraftNormal"/>
        <w:rPr>
          <w:rFonts w:ascii="Montserrat" w:hAnsi="Montserrat"/>
          <w:spacing w:val="-2"/>
          <w:sz w:val="24"/>
        </w:rPr>
      </w:pPr>
      <w:r w:rsidRPr="00B3633A">
        <w:rPr>
          <w:rFonts w:ascii="Montserrat" w:hAnsi="Montserrat"/>
          <w:spacing w:val="-2"/>
          <w:sz w:val="24"/>
        </w:rPr>
        <w:t xml:space="preserve"> That is the object of my initiation. To seize the option, the access to what will allow me to cinch the dividing line. Like myself, the understanding itself will be manifest. I recognize the trinity of myself, and from that, I will be one. (Av).</w:t>
      </w:r>
    </w:p>
    <w:p w:rsidR="0008581E" w:rsidRPr="00B3633A" w:rsidRDefault="0008581E">
      <w:pPr>
        <w:pStyle w:val="0DraftNormal"/>
        <w:rPr>
          <w:rFonts w:ascii="Montserrat" w:hAnsi="Montserrat"/>
          <w:spacing w:val="-2"/>
          <w:sz w:val="24"/>
        </w:rPr>
      </w:pPr>
    </w:p>
    <w:p w:rsidR="0008581E" w:rsidRPr="00B3633A" w:rsidRDefault="0008581E">
      <w:pPr>
        <w:pStyle w:val="0DraftNormal"/>
        <w:rPr>
          <w:rFonts w:ascii="Montserrat" w:hAnsi="Montserrat"/>
          <w:spacing w:val="-2"/>
          <w:sz w:val="24"/>
        </w:rPr>
      </w:pPr>
      <w:r w:rsidRPr="00B3633A">
        <w:rPr>
          <w:rFonts w:ascii="Montserrat" w:hAnsi="Montserrat"/>
          <w:spacing w:val="-2"/>
          <w:sz w:val="24"/>
        </w:rPr>
        <w:t xml:space="preserve">The anatomy of a star, and systems. A star is a furnace of matter that is enlightened into its highest and densest state. It uses this matter which it refines to fuel itself in its awareness and definition in abstract terms; personal terms. Is transmits light and energy from itself into the void to give sustenance to lesser systems of organization and awareness, fueling them as well. A star also absorbs any stray information—matter—by gravity into itself to add to its fuel. If a star grows too much all of its light is absorbed into itself as well, and can no longer sustain outside systems. This is a star in its hungry phase. Consuming all that comes its way, and growing even more. When a star goes nova, it provides a rich environment for lesser systems—dispersing its information—its matter—into the void so that it can be used to build more complicated lesser systems. Lesser systems are only so due to their inability to sustain themselves, or create and fulfill their own needs. The lesser systems are all part of an open system. An integrating pattern. As a lesser system gathers information into a dynamic pattern of a high enough order of resonance, it can awaken and become luminous, and thus a new star in a different sphere. All exchanges of matter are exchanges of information—details with structure and qualities inherent in their design. It is all patterns of information. Fuel for awareness. The best pattern of awareness is one that it art. That is, when a finite amount of information has an unlimited and eternal quality for comprehension. That is the perfect fuel for awareness, and thus the perfect sustenance for existence. When one becomes are one potentially becomes self sustaining. So it comes at last that we, as limited awarenessess of intense complexity and diversity, have a greater potential for immortality than even stars. We are different from stars, but stars rarely destroy one another, they are more prone to self sacrifice or self consumption. </w:t>
      </w:r>
    </w:p>
    <w:p w:rsidR="0008581E" w:rsidRPr="00B3633A" w:rsidRDefault="0008581E">
      <w:pPr>
        <w:pStyle w:val="0DraftNormal"/>
        <w:rPr>
          <w:rFonts w:ascii="Montserrat" w:hAnsi="Montserrat"/>
          <w:spacing w:val="-2"/>
          <w:sz w:val="24"/>
        </w:rPr>
      </w:pPr>
    </w:p>
    <w:p w:rsidR="0008581E" w:rsidRPr="00B3633A" w:rsidRDefault="0008581E">
      <w:pPr>
        <w:pStyle w:val="0DraftNormal"/>
        <w:rPr>
          <w:rFonts w:ascii="Montserrat" w:hAnsi="Montserrat"/>
          <w:spacing w:val="-2"/>
          <w:sz w:val="24"/>
        </w:rPr>
      </w:pPr>
      <w:r w:rsidRPr="00B3633A">
        <w:rPr>
          <w:rFonts w:ascii="Montserrat" w:hAnsi="Montserrat"/>
          <w:spacing w:val="-2"/>
          <w:sz w:val="24"/>
        </w:rPr>
        <w:t xml:space="preserve">Our world is a good example of self expression as art. Our world is beautiful and alive. It is invested with a full pallet of possibilities and meanings. As are we. There are many open doors available to us, and all we have to do is accept ourselves and the task of self fulfillment with interaction allowed. Nowhere is it mandated that to be self fulfilling and complete that we must abandon our ability to touch one another. That is the gift of our condition. We are alone only in ourselves, but we are free to be the perfect fulfillment of ourselves. What remains is the art and interaction that inspire and exercise us to long endurance in our selves. Our mortality is a matter of choice. We have the freedom to end, if we want. Our divine existence is not a trap; it is a gift to ourselves. We can do as much with it as we please. But, we have to know this. We have to be awake to ourselves. If we do not assert and maintain ourselves, then we can die a casual death; an accidental death. If we permit our unique being to submit to a design that does not value us, than we risk being discarded against our will. </w:t>
      </w:r>
    </w:p>
    <w:p w:rsidR="0008581E" w:rsidRPr="00B3633A" w:rsidRDefault="0008581E">
      <w:pPr>
        <w:pStyle w:val="0DraftNormal"/>
        <w:rPr>
          <w:rFonts w:ascii="Montserrat" w:hAnsi="Montserrat"/>
          <w:spacing w:val="-2"/>
          <w:sz w:val="24"/>
        </w:rPr>
      </w:pPr>
    </w:p>
    <w:p w:rsidR="0008581E" w:rsidRPr="00B3633A" w:rsidRDefault="0008581E">
      <w:pPr>
        <w:pStyle w:val="0DraftNormal"/>
        <w:rPr>
          <w:rFonts w:ascii="Montserrat" w:hAnsi="Montserrat"/>
          <w:spacing w:val="-2"/>
          <w:sz w:val="24"/>
        </w:rPr>
      </w:pPr>
      <w:r w:rsidRPr="00B3633A">
        <w:rPr>
          <w:rFonts w:ascii="Montserrat" w:hAnsi="Montserrat"/>
          <w:spacing w:val="-2"/>
          <w:sz w:val="24"/>
        </w:rPr>
        <w:t xml:space="preserve">Casual death is not wholly destroying either. It is only a shedding of all the parts of ourselves we have united in our patterns. It is death of identity and perspective and memory. The part of us that can say I cannot be destroyed once it has been created. But to be reduced to only the statement of I is to become an indistinct point in an infinity. What we have achieved as individuals, our grasp of complexity, remains with our I and when offered a pattern of similar complexity, we can slip into it and assume its coherence. That is reincarnation, but the pattern is not necessarily concordant with what we might have been if we had not allowed everything we once were to be shed. That is the loss, real and painful, that comes of our dying. That is the sacrifice that an exploding star makes. No part of what you were is ever lost, but the coherent whole is shattered. What you were becomes a part of another, and you cannot have it back, you can only recreate it for yourself. </w:t>
      </w:r>
    </w:p>
    <w:p w:rsidR="0008581E" w:rsidRPr="00B3633A" w:rsidRDefault="0008581E">
      <w:pPr>
        <w:pStyle w:val="0DraftNormal"/>
        <w:rPr>
          <w:rFonts w:ascii="Montserrat" w:hAnsi="Montserrat"/>
          <w:spacing w:val="-2"/>
          <w:sz w:val="24"/>
        </w:rPr>
      </w:pPr>
    </w:p>
    <w:p w:rsidR="0008581E" w:rsidRPr="00B3633A" w:rsidRDefault="0008581E">
      <w:pPr>
        <w:pStyle w:val="0DraftNormal"/>
        <w:rPr>
          <w:rFonts w:ascii="Montserrat" w:hAnsi="Montserrat"/>
          <w:spacing w:val="-2"/>
          <w:sz w:val="24"/>
        </w:rPr>
      </w:pPr>
      <w:r w:rsidRPr="00B3633A">
        <w:rPr>
          <w:rFonts w:ascii="Montserrat" w:hAnsi="Montserrat"/>
          <w:spacing w:val="-2"/>
          <w:sz w:val="24"/>
        </w:rPr>
        <w:t xml:space="preserve">The secret of pattern management is to create a whole of parts that you innately value and for which you can accept responsibility. When a part of you has evolved to a point where it can sustain itself, then you must allow it to go its own way. Even the worshippers of a god must allow it to leave them if its own evolution calls for it to leave. But a god, in its responsibility to its whole, would not be evolved enough to depart unless the best of what it had embraced to its pattern were able to become gods in themselves. Complete individuals that could be responsible for the fulfillment of their own existences. All of the systems that support us do so out of love and responsibility for us. They want us to grow, so that we and it do not stagnate and find need to die to escape. </w:t>
      </w:r>
    </w:p>
    <w:p w:rsidR="0008581E" w:rsidRPr="00B3633A" w:rsidRDefault="0008581E">
      <w:pPr>
        <w:pStyle w:val="0DraftNormal"/>
        <w:rPr>
          <w:rFonts w:ascii="Montserrat" w:hAnsi="Montserrat"/>
          <w:spacing w:val="-2"/>
          <w:sz w:val="24"/>
        </w:rPr>
      </w:pPr>
    </w:p>
    <w:p w:rsidR="0008581E" w:rsidRPr="00B3633A" w:rsidRDefault="0008581E">
      <w:pPr>
        <w:pStyle w:val="0DraftNormal"/>
        <w:rPr>
          <w:rFonts w:ascii="Montserrat" w:hAnsi="Montserrat"/>
          <w:spacing w:val="-2"/>
          <w:sz w:val="24"/>
        </w:rPr>
      </w:pPr>
      <w:r w:rsidRPr="00B3633A">
        <w:rPr>
          <w:rFonts w:ascii="Montserrat" w:hAnsi="Montserrat"/>
          <w:spacing w:val="-2"/>
          <w:sz w:val="24"/>
        </w:rPr>
        <w:t>You can even try to see a corrillary in society. When the governing authority categorically persecutes those individuals with the strength and self integrity to think and act on their own judgement and maturity for crimes of provocation and corruption as based on the perceived and stereotypical weaknesses of others—who by virtue of having such weaknesses are assuredly less mature, and happily irresponsible for even the simple task of thinking for themselves, where by they may never feel any need to deal with their problems—who can thus ignorantly and childishly react to what a mature artist or intelligent individual expresses merely to provoke thought and self examination, with primitive, oft-times violent and grotesque irresponsibility of which the only true crimes are committed, the blame of which is inevitably pointed at the artist rather than the unthinking, and conscienceless common man only to further the even greater crime of the state against its most noble citizens in another pointless kind of mob rule, witch burning escape from having to deal with the real source of the problems of society.</w:t>
      </w:r>
    </w:p>
    <w:p w:rsidR="0008581E" w:rsidRPr="00B3633A" w:rsidRDefault="0008581E">
      <w:pPr>
        <w:pStyle w:val="0DraftNormal"/>
        <w:rPr>
          <w:rFonts w:ascii="Montserrat" w:hAnsi="Montserrat"/>
          <w:spacing w:val="-2"/>
          <w:sz w:val="24"/>
        </w:rPr>
      </w:pPr>
    </w:p>
    <w:p w:rsidR="0008581E" w:rsidRPr="00B3633A" w:rsidRDefault="0008581E">
      <w:pPr>
        <w:pStyle w:val="0DraftNormal"/>
        <w:rPr>
          <w:rFonts w:ascii="Montserrat" w:hAnsi="Montserrat"/>
          <w:spacing w:val="-2"/>
          <w:sz w:val="24"/>
        </w:rPr>
      </w:pPr>
      <w:r w:rsidRPr="00B3633A">
        <w:rPr>
          <w:rFonts w:ascii="Montserrat" w:hAnsi="Montserrat"/>
          <w:spacing w:val="-2"/>
          <w:sz w:val="24"/>
        </w:rPr>
        <w:t xml:space="preserve">Any organization which assumes power over people and their individual rights is immediately prey to corruption. The cause of this corruption lies on the common weaknesses of individual human beings. Individuals are the foundation of any organization.  In any government, business, religion, community, and or family where any one individual shirks his or her personal responsibility both to himself and to all of the others weakens the entire organization. Any individual who allows himself to be weak jeopardizes all of the others around him. There are countless ways a person can make himself weak. The single greatest common factor to all of these weaknesses is an unwillingness or resistance to dealing with life. </w:t>
      </w:r>
    </w:p>
    <w:p w:rsidR="0008581E" w:rsidRPr="00B3633A" w:rsidRDefault="0008581E">
      <w:pPr>
        <w:pStyle w:val="0DraftNormal"/>
        <w:rPr>
          <w:rFonts w:ascii="Montserrat" w:hAnsi="Montserrat"/>
          <w:spacing w:val="-2"/>
          <w:sz w:val="24"/>
        </w:rPr>
      </w:pPr>
    </w:p>
    <w:p w:rsidR="0008581E" w:rsidRPr="00B3633A" w:rsidRDefault="0008581E">
      <w:pPr>
        <w:pStyle w:val="0DraftNormal"/>
        <w:rPr>
          <w:rFonts w:ascii="Montserrat" w:hAnsi="Montserrat"/>
          <w:spacing w:val="-2"/>
          <w:sz w:val="24"/>
        </w:rPr>
      </w:pPr>
      <w:r w:rsidRPr="00B3633A">
        <w:rPr>
          <w:rFonts w:ascii="Montserrat" w:hAnsi="Montserrat"/>
          <w:spacing w:val="-2"/>
          <w:sz w:val="24"/>
        </w:rPr>
        <w:t>The rule of pattern dynamics is that individuals are elite in themselves. We are not equal but in our ability to say I and be individuals. The rest of the equation is personal excellence. Magnitude. How much we can do with our individuality. How well we can create and fulfill our responsibilities to self and other. There are many roles to identity, there are many paths as well. The only way to find them is to embrace greatness and humility in yourself.</w:t>
      </w:r>
    </w:p>
    <w:p w:rsidR="0008581E" w:rsidRPr="00B3633A" w:rsidRDefault="0008581E">
      <w:pPr>
        <w:pStyle w:val="0DraftNormal"/>
        <w:rPr>
          <w:rFonts w:ascii="Montserrat" w:hAnsi="Montserrat"/>
          <w:spacing w:val="-2"/>
          <w:sz w:val="24"/>
        </w:rPr>
      </w:pPr>
    </w:p>
    <w:p w:rsidR="0008581E" w:rsidRPr="00B3633A" w:rsidRDefault="0008581E">
      <w:pPr>
        <w:pStyle w:val="0DraftNormal"/>
        <w:rPr>
          <w:rFonts w:ascii="Montserrat" w:hAnsi="Montserrat"/>
          <w:spacing w:val="-2"/>
          <w:sz w:val="24"/>
        </w:rPr>
      </w:pPr>
      <w:r w:rsidRPr="00B3633A">
        <w:rPr>
          <w:rFonts w:ascii="Montserrat" w:hAnsi="Montserrat"/>
          <w:spacing w:val="-2"/>
          <w:sz w:val="24"/>
        </w:rPr>
        <w:t xml:space="preserve">Thought: In order for an identity to assemble an attention, it needs to have the components of a being to ally with it. The whole process of birth is to create an environment where the component parts of a being are gathered and given to the identity to assemble in its pattern. While all of these parts arise from nothing, there is much evolution between the lesser chemical patterns and more organized cell patterns. The arrangement of these patterns is systematic. They combine to create the support pattern for the entity identity to control. The entity identity would have to be unusually evolved to strike a single chord that would draw all of the necessary components into a whole over a four dimensional vector. That talent is part of the second attention of an identity, and works best in a subjective environment—a preexisting four dimensional environment. In dreaming, we can create an instantaneous body, but in waking, we try to preserve the continuity of progressive events. In the present, we don't have a very good grasp of four dimensional continuity, and that inexperience makes such an effort daunting. </w:t>
      </w:r>
    </w:p>
    <w:p w:rsidR="0008581E" w:rsidRPr="00B3633A" w:rsidRDefault="0008581E">
      <w:pPr>
        <w:pStyle w:val="0DraftNormal"/>
        <w:rPr>
          <w:rFonts w:ascii="Montserrat" w:hAnsi="Montserrat"/>
          <w:spacing w:val="-2"/>
          <w:sz w:val="24"/>
        </w:rPr>
      </w:pPr>
    </w:p>
    <w:p w:rsidR="0008581E" w:rsidRPr="00B3633A" w:rsidRDefault="0008581E">
      <w:pPr>
        <w:pStyle w:val="0DraftNormal"/>
        <w:rPr>
          <w:rFonts w:ascii="Montserrat" w:hAnsi="Montserrat"/>
          <w:spacing w:val="-2"/>
          <w:sz w:val="24"/>
        </w:rPr>
      </w:pPr>
      <w:r w:rsidRPr="00B3633A">
        <w:rPr>
          <w:rFonts w:ascii="Montserrat" w:hAnsi="Montserrat"/>
          <w:spacing w:val="-2"/>
          <w:sz w:val="24"/>
        </w:rPr>
        <w:t xml:space="preserve">We tend to work best with actions we already understand and have experience with. It is easier to manipulate an existing pattern in innovative ways than it is to innovate an entire new pattern of this complexity. Cells can manage a massing of parts to a point where there is enough component parts that the cell can simply divide into two new complete entities. We, as composite organisms cannot so easily gather bio-mass for similar transformations, because we think in terms of adult entities. An adult human cannot gain the mass in the right proportions to disperse into two adult human subentities, but an adult—with the mass of a full grown male—could provide the proper mass in the proper proportions to completely resolve three children's bodies! All that would be needed would be the cores for the new entity patterns. </w:t>
      </w:r>
    </w:p>
    <w:p w:rsidR="0008581E" w:rsidRPr="00B3633A" w:rsidRDefault="0008581E">
      <w:pPr>
        <w:pStyle w:val="0DraftNormal"/>
        <w:rPr>
          <w:rFonts w:ascii="Montserrat" w:hAnsi="Montserrat"/>
          <w:spacing w:val="-2"/>
          <w:sz w:val="24"/>
        </w:rPr>
      </w:pPr>
    </w:p>
    <w:p w:rsidR="0008581E" w:rsidRPr="00B3633A" w:rsidRDefault="0008581E">
      <w:pPr>
        <w:pStyle w:val="0DraftNormal"/>
        <w:rPr>
          <w:rFonts w:ascii="Montserrat" w:hAnsi="Montserrat"/>
          <w:spacing w:val="-2"/>
          <w:sz w:val="24"/>
        </w:rPr>
      </w:pPr>
      <w:r w:rsidRPr="00B3633A">
        <w:rPr>
          <w:rFonts w:ascii="Montserrat" w:hAnsi="Montserrat"/>
          <w:spacing w:val="-2"/>
          <w:sz w:val="24"/>
        </w:rPr>
        <w:t xml:space="preserve">I have three mature and resolved identities that are bound into a gestalt individual. If these three identities were to be embodied in flesh, then there would naturally result the division of perspectives within the grasp of an individual, or unified awareness! </w:t>
      </w:r>
    </w:p>
    <w:p w:rsidR="0008581E" w:rsidRPr="00B3633A" w:rsidRDefault="0008581E">
      <w:pPr>
        <w:pStyle w:val="0DraftNormal"/>
        <w:rPr>
          <w:rFonts w:ascii="Montserrat" w:hAnsi="Montserrat"/>
          <w:spacing w:val="-2"/>
          <w:sz w:val="24"/>
        </w:rPr>
      </w:pPr>
    </w:p>
    <w:p w:rsidR="0008581E" w:rsidRPr="00B3633A" w:rsidRDefault="0008581E">
      <w:pPr>
        <w:pStyle w:val="0DraftNormal"/>
        <w:rPr>
          <w:rFonts w:ascii="Montserrat" w:hAnsi="Montserrat"/>
          <w:spacing w:val="-2"/>
          <w:sz w:val="24"/>
        </w:rPr>
      </w:pPr>
      <w:r w:rsidRPr="00B3633A">
        <w:rPr>
          <w:rFonts w:ascii="Montserrat" w:hAnsi="Montserrat"/>
          <w:spacing w:val="-2"/>
          <w:sz w:val="24"/>
        </w:rPr>
        <w:t>In the growing stages of these children, there would be time to learn how to apply a four dimensional continuity to real conditions of existence. Since the three of us would also be neuter to one another, we could not reproduce from each other, but we could be fertile with other humans. We might even be able to pass on this ability in genetic inheritance. And we would be able to include the Childe Cycle aspect, as we will refine our selves and assume each others roles in the whole, in rotation. Everything comes together so well, that even the surprise, the cost does not hurt or alarm me. I understood all of the details, I just needed to find a way—a mechanism that did not force me to over extend myself. And here it is.</w:t>
      </w:r>
    </w:p>
    <w:p w:rsidR="0008581E" w:rsidRPr="00B3633A" w:rsidRDefault="0008581E">
      <w:pPr>
        <w:pStyle w:val="0DraftNormal"/>
        <w:rPr>
          <w:rFonts w:ascii="Montserrat" w:hAnsi="Montserrat"/>
          <w:spacing w:val="-2"/>
          <w:sz w:val="24"/>
        </w:rPr>
      </w:pPr>
    </w:p>
    <w:p w:rsidR="0008581E" w:rsidRPr="00B3633A" w:rsidRDefault="0008581E">
      <w:pPr>
        <w:pStyle w:val="0DraftNormal"/>
        <w:rPr>
          <w:rFonts w:ascii="Montserrat" w:hAnsi="Montserrat"/>
          <w:spacing w:val="-2"/>
          <w:sz w:val="24"/>
        </w:rPr>
      </w:pPr>
      <w:r w:rsidRPr="00B3633A">
        <w:rPr>
          <w:rFonts w:ascii="Montserrat" w:hAnsi="Montserrat"/>
          <w:spacing w:val="-2"/>
          <w:sz w:val="24"/>
        </w:rPr>
        <w:t>Now all I need is the thought that will make it happen.</w:t>
      </w:r>
    </w:p>
    <w:p w:rsidR="0008581E" w:rsidRPr="00B3633A" w:rsidRDefault="0008581E">
      <w:pPr>
        <w:pStyle w:val="0DraftNormal"/>
        <w:rPr>
          <w:rFonts w:ascii="Montserrat" w:hAnsi="Montserrat"/>
          <w:spacing w:val="-2"/>
          <w:sz w:val="24"/>
        </w:rPr>
      </w:pPr>
    </w:p>
    <w:p w:rsidR="0008581E" w:rsidRPr="00B3633A" w:rsidRDefault="0008581E">
      <w:pPr>
        <w:pStyle w:val="0DraftNormal"/>
        <w:rPr>
          <w:rFonts w:ascii="Montserrat" w:hAnsi="Montserrat"/>
          <w:spacing w:val="-2"/>
          <w:sz w:val="24"/>
        </w:rPr>
      </w:pPr>
      <w:r w:rsidRPr="00B3633A">
        <w:rPr>
          <w:rFonts w:ascii="Montserrat" w:hAnsi="Montserrat"/>
          <w:spacing w:val="-2"/>
          <w:sz w:val="24"/>
        </w:rPr>
        <w:br w:type="page"/>
      </w:r>
    </w:p>
    <w:p w:rsidR="0008581E" w:rsidRPr="00B3633A" w:rsidRDefault="0008581E">
      <w:pPr>
        <w:pStyle w:val="0DraftNormal"/>
        <w:rPr>
          <w:rFonts w:ascii="Montserrat" w:hAnsi="Montserrat"/>
          <w:spacing w:val="-2"/>
          <w:sz w:val="24"/>
        </w:rPr>
      </w:pPr>
    </w:p>
    <w:p w:rsidR="0008581E" w:rsidRPr="00B3633A" w:rsidRDefault="0008581E">
      <w:pPr>
        <w:pStyle w:val="0DraftNormal"/>
        <w:rPr>
          <w:rFonts w:ascii="Montserrat" w:hAnsi="Montserrat"/>
          <w:spacing w:val="-2"/>
          <w:sz w:val="24"/>
        </w:rPr>
      </w:pPr>
      <w:r w:rsidRPr="00B3633A">
        <w:rPr>
          <w:rFonts w:ascii="Montserrat" w:hAnsi="Montserrat"/>
          <w:spacing w:val="-2"/>
          <w:sz w:val="24"/>
        </w:rPr>
        <w:t>I sat down to try and frame the underpinnings of the thought/gesture that I can use to assume my preferred stance. Instead I wrote an incitement to others to follow my examination of self and purpose. Why do I do this? Is it all a way to distract myself, or will this somehow amount to something for myself and my kind? An idea can be so powerful. But aren't we just ideas? Can't we be powerful? Powerful enough to fAsiaion ourselves better lives? Certainly we have a right to this much, don't we?</w:t>
      </w:r>
    </w:p>
    <w:p w:rsidR="0008581E" w:rsidRPr="00B3633A" w:rsidRDefault="0008581E">
      <w:pPr>
        <w:pStyle w:val="0DraftNormal"/>
        <w:rPr>
          <w:rFonts w:ascii="Montserrat" w:hAnsi="Montserrat"/>
          <w:spacing w:val="-2"/>
          <w:sz w:val="24"/>
        </w:rPr>
      </w:pPr>
    </w:p>
    <w:p w:rsidR="0008581E" w:rsidRPr="00B3633A" w:rsidRDefault="0008581E">
      <w:pPr>
        <w:pStyle w:val="0DraftNormal"/>
        <w:rPr>
          <w:rFonts w:ascii="Montserrat" w:hAnsi="Montserrat"/>
          <w:spacing w:val="-2"/>
          <w:sz w:val="24"/>
        </w:rPr>
      </w:pPr>
      <w:r w:rsidRPr="00B3633A">
        <w:rPr>
          <w:rFonts w:ascii="Montserrat" w:hAnsi="Montserrat"/>
          <w:spacing w:val="-2"/>
          <w:sz w:val="24"/>
        </w:rPr>
        <w:t>I am. I know myself, in a self defining and aware sort of way, however, I don't know how to say who or what I am. Not for the benefit of others, anyway. Most of what anyone knows about me is what they have defined me as. That is nice, but that is not accurate nor do I submit to it. I know that when they say who do you think you are? they are disparaging you. However, if I can't just be me, then there is really no point to all of this. Try to understand what I mean, here. I want myself. I am taking me back. Beyond that I don't have any grievances or animosity with existence. It is rather hard to put all of this into perspective.</w:t>
      </w:r>
    </w:p>
    <w:p w:rsidR="0008581E" w:rsidRPr="00B3633A" w:rsidRDefault="0008581E">
      <w:pPr>
        <w:pStyle w:val="0DraftNormal"/>
        <w:rPr>
          <w:rFonts w:ascii="Montserrat" w:hAnsi="Montserrat"/>
          <w:spacing w:val="-2"/>
          <w:sz w:val="24"/>
        </w:rPr>
      </w:pPr>
    </w:p>
    <w:p w:rsidR="0008581E" w:rsidRPr="00B3633A" w:rsidRDefault="0008581E">
      <w:pPr>
        <w:pStyle w:val="0DraftNormal"/>
        <w:rPr>
          <w:rFonts w:ascii="Montserrat" w:hAnsi="Montserrat"/>
          <w:spacing w:val="-2"/>
          <w:sz w:val="24"/>
        </w:rPr>
      </w:pPr>
      <w:r w:rsidRPr="00B3633A">
        <w:rPr>
          <w:rFonts w:ascii="Montserrat" w:hAnsi="Montserrat"/>
          <w:spacing w:val="-2"/>
          <w:sz w:val="24"/>
        </w:rPr>
        <w:t xml:space="preserve">I happened to be looking at the problem that has perplexed me from the perspective of patterns and pattern focuses (philotes) and something just clicked. When a living being takes in a complex particle, it makes it part of itself and prioritized itself in the particle's connection with apieron. I don't know how true the theory of philotic connections is, but I have seen too much sympathy for it in pattern dynamics. It is one of the few ways of reconciling the fact of elitism in a universe of uniform equality. In order to transform apieron or chaos into the dynamic composition it seems to be, then there is a need for elite philotes. That is why a sorcerer is ruthless. I'll explain that one much later. </w:t>
      </w:r>
    </w:p>
    <w:p w:rsidR="0008581E" w:rsidRPr="00B3633A" w:rsidRDefault="0008581E">
      <w:pPr>
        <w:pStyle w:val="0DraftNormal"/>
        <w:rPr>
          <w:rFonts w:ascii="Montserrat" w:hAnsi="Montserrat"/>
          <w:spacing w:val="-2"/>
          <w:sz w:val="24"/>
        </w:rPr>
      </w:pPr>
    </w:p>
    <w:p w:rsidR="0008581E" w:rsidRPr="00B3633A" w:rsidRDefault="0008581E">
      <w:pPr>
        <w:pStyle w:val="0DraftNormal"/>
        <w:rPr>
          <w:rFonts w:ascii="Montserrat" w:hAnsi="Montserrat"/>
          <w:spacing w:val="-2"/>
          <w:sz w:val="24"/>
        </w:rPr>
      </w:pPr>
      <w:r w:rsidRPr="00B3633A">
        <w:rPr>
          <w:rFonts w:ascii="Montserrat" w:hAnsi="Montserrat"/>
          <w:spacing w:val="-2"/>
          <w:sz w:val="24"/>
        </w:rPr>
        <w:t>Anyway, now I have a new pattern to expand on. This new idea asks for details I haven't named, and only invisibly grasp. There is no way to write in this area, since the appropriate tags are not initialized. I can think about it, but I am getting way ahead of myself thinking as opposed to being able to express. I hardly ever gave thought to the practice of writing these things down, but I've found that doing so improves my perspective enough that I am not confounded by my own movement through an initiated area. As with the Allusion intializations, I have a pattern which I understand and can use, but I don't have a way to manage it. Call it interpretation. This is what I can say about it at present, though.</w:t>
      </w:r>
    </w:p>
    <w:p w:rsidR="0008581E" w:rsidRPr="00B3633A" w:rsidRDefault="0008581E">
      <w:pPr>
        <w:pStyle w:val="0DraftNormal"/>
        <w:rPr>
          <w:rFonts w:ascii="Montserrat" w:hAnsi="Montserrat"/>
          <w:spacing w:val="-2"/>
          <w:sz w:val="24"/>
        </w:rPr>
      </w:pPr>
    </w:p>
    <w:p w:rsidR="0008581E" w:rsidRPr="00B3633A" w:rsidRDefault="0008581E">
      <w:pPr>
        <w:pStyle w:val="0DraftNormal"/>
        <w:rPr>
          <w:rFonts w:ascii="Montserrat" w:hAnsi="Montserrat"/>
          <w:spacing w:val="-2"/>
          <w:sz w:val="24"/>
        </w:rPr>
      </w:pPr>
      <w:r w:rsidRPr="00B3633A">
        <w:rPr>
          <w:rFonts w:ascii="Montserrat" w:hAnsi="Montserrat"/>
          <w:spacing w:val="-2"/>
          <w:sz w:val="24"/>
        </w:rPr>
        <w:t xml:space="preserve">I understand this. Most of what I have sought is to be in a position to apply this. I am interested and willing to participate in making life more interesting and complete and resolved. But I wish to stop having to be a slave to designs that are insufficient. We don't need such a cruel lesson to learn. But it seems that cruelty is part of the lesson anyway. It is one of the possibilities of life. But there are so many others as well. Our lesson does not have to be so artless, either. I know that there is a strange art even in this life, but I am tired of being painted in doubt. This is not a world for learning how to create myself in a divine light. But that is my task, and that is my true will, it seems. I will not complain. Especially as I have been doing so well. </w:t>
      </w:r>
    </w:p>
    <w:p w:rsidR="0008581E" w:rsidRPr="00B3633A" w:rsidRDefault="0008581E">
      <w:pPr>
        <w:pStyle w:val="0DraftNormal"/>
        <w:rPr>
          <w:rFonts w:ascii="Montserrat" w:hAnsi="Montserrat"/>
          <w:spacing w:val="-2"/>
          <w:sz w:val="24"/>
        </w:rPr>
      </w:pPr>
    </w:p>
    <w:p w:rsidR="0008581E" w:rsidRPr="00B3633A" w:rsidRDefault="0008581E">
      <w:pPr>
        <w:pStyle w:val="0DraftNormal"/>
        <w:rPr>
          <w:rFonts w:ascii="Montserrat" w:hAnsi="Montserrat"/>
          <w:spacing w:val="-2"/>
          <w:sz w:val="24"/>
        </w:rPr>
      </w:pPr>
      <w:r w:rsidRPr="00B3633A">
        <w:rPr>
          <w:rFonts w:ascii="Montserrat" w:hAnsi="Montserrat"/>
          <w:spacing w:val="-2"/>
          <w:sz w:val="24"/>
        </w:rPr>
        <w:t>I must have been something else before this to have chosen such a hard and demanding role for myself to fulfill. I was not too ambitious, but no one would have laid odds on my succeeding. Unless they knew better. In my position, I certainly do not. From here there seems every chance of my failing. Not because I have been too greatly opposed. More because I had to be utterly alone and unguided. I have always asked for teachers who would teach me what I myself was not looking for, and so I learned about the greatness of existence in the little things. I learned that even if no one knows the meaning, and everything seems too meaningless to contemplate, there will always be someone brave enough to contemplate it.</w:t>
      </w:r>
    </w:p>
    <w:p w:rsidR="0008581E" w:rsidRPr="00B3633A" w:rsidRDefault="0008581E">
      <w:pPr>
        <w:pStyle w:val="0DraftNormal"/>
        <w:rPr>
          <w:rFonts w:ascii="Montserrat" w:hAnsi="Montserrat"/>
          <w:spacing w:val="-2"/>
          <w:sz w:val="24"/>
        </w:rPr>
      </w:pPr>
    </w:p>
    <w:p w:rsidR="0008581E" w:rsidRPr="00B3633A" w:rsidRDefault="0008581E">
      <w:pPr>
        <w:pStyle w:val="0DraftNormal"/>
        <w:rPr>
          <w:rFonts w:ascii="Montserrat" w:hAnsi="Montserrat"/>
          <w:spacing w:val="-2"/>
          <w:sz w:val="24"/>
        </w:rPr>
      </w:pPr>
      <w:r w:rsidRPr="00B3633A">
        <w:rPr>
          <w:rFonts w:ascii="Montserrat" w:hAnsi="Montserrat"/>
          <w:spacing w:val="-2"/>
          <w:sz w:val="24"/>
        </w:rPr>
        <w:t xml:space="preserve">I think that the net we cast has completed its motion. We drew in an astonishing amount of information to digest and convert to applicable designs and now we are back at the center. Do you know what I mean? I am referring to the way we felt as this window was opening—that all of those threads we had spun had begun to converge upon our understanding. Well, they have fugued their way through us and have launched out again to grasp more. </w:t>
      </w:r>
    </w:p>
    <w:p w:rsidR="0008581E" w:rsidRPr="00B3633A" w:rsidRDefault="0008581E">
      <w:pPr>
        <w:pStyle w:val="0DraftNormal"/>
        <w:rPr>
          <w:rFonts w:ascii="Montserrat" w:hAnsi="Montserrat"/>
          <w:spacing w:val="-2"/>
          <w:sz w:val="24"/>
        </w:rPr>
      </w:pPr>
    </w:p>
    <w:p w:rsidR="0008581E" w:rsidRPr="00B3633A" w:rsidRDefault="0008581E">
      <w:pPr>
        <w:pStyle w:val="0DraftNormal"/>
        <w:rPr>
          <w:rFonts w:ascii="Montserrat" w:hAnsi="Montserrat"/>
          <w:spacing w:val="-2"/>
          <w:sz w:val="24"/>
        </w:rPr>
      </w:pPr>
      <w:r w:rsidRPr="00B3633A">
        <w:rPr>
          <w:rFonts w:ascii="Montserrat" w:hAnsi="Montserrat"/>
          <w:spacing w:val="-2"/>
          <w:sz w:val="24"/>
        </w:rPr>
        <w:t xml:space="preserve">Among the many things we had to face was the fact that so much of our conceptual framework is materially influenced. So much so that the recognition of how ravenous the appetite of our understanding is could cause us to fear that we were devouring all of the substance of being. </w:t>
      </w:r>
    </w:p>
    <w:p w:rsidR="0008581E" w:rsidRPr="00B3633A" w:rsidRDefault="0008581E">
      <w:pPr>
        <w:pStyle w:val="0DraftNormal"/>
        <w:rPr>
          <w:rFonts w:ascii="Montserrat" w:hAnsi="Montserrat"/>
          <w:spacing w:val="-2"/>
          <w:sz w:val="24"/>
        </w:rPr>
      </w:pPr>
    </w:p>
    <w:p w:rsidR="0008581E" w:rsidRPr="00B3633A" w:rsidRDefault="0008581E">
      <w:pPr>
        <w:pStyle w:val="0DraftNormal"/>
        <w:rPr>
          <w:rFonts w:ascii="Montserrat" w:hAnsi="Montserrat"/>
          <w:spacing w:val="-2"/>
          <w:sz w:val="24"/>
        </w:rPr>
      </w:pPr>
      <w:r w:rsidRPr="00B3633A">
        <w:rPr>
          <w:rFonts w:ascii="Montserrat" w:hAnsi="Montserrat"/>
          <w:spacing w:val="-2"/>
          <w:sz w:val="24"/>
        </w:rPr>
        <w:t xml:space="preserve">This can not be true. We are created from nothing; everything comes from nothing. We are devouring nothing. Meaning that we are doing no harm. Society may try to reduce us to nothing, but even still we are not devouring each other in any sense that we are destroying ourselves. We operate on a paradoxical design. We are the hidden variable. We are the quantum leap. We are the nothing and the all. And the one. Even I understand this. Even I who cannot demonstrate to anyone the fact that I exist. </w:t>
      </w:r>
    </w:p>
    <w:p w:rsidR="0008581E" w:rsidRPr="00B3633A" w:rsidRDefault="0008581E">
      <w:pPr>
        <w:pStyle w:val="0DraftNormal"/>
        <w:rPr>
          <w:rFonts w:ascii="Montserrat" w:hAnsi="Montserrat"/>
          <w:spacing w:val="-2"/>
          <w:sz w:val="24"/>
        </w:rPr>
      </w:pPr>
    </w:p>
    <w:p w:rsidR="0008581E" w:rsidRPr="00B3633A" w:rsidRDefault="0008581E">
      <w:pPr>
        <w:pStyle w:val="0DraftNormal"/>
        <w:rPr>
          <w:rFonts w:ascii="Montserrat" w:hAnsi="Montserrat"/>
          <w:spacing w:val="-2"/>
          <w:sz w:val="24"/>
        </w:rPr>
      </w:pPr>
      <w:r w:rsidRPr="00B3633A">
        <w:rPr>
          <w:rFonts w:ascii="Montserrat" w:hAnsi="Montserrat"/>
          <w:spacing w:val="-2"/>
          <w:sz w:val="24"/>
        </w:rPr>
        <w:t xml:space="preserve">Being able to read peoples minds is dangerous. A mind that can overwhelm and break down the boundaries of identity could reduce the dynamic application of existence to a mindless mechanism. The universe needs participants, because they are the best quantum assemblers. The observer-only role is passive and without the capacity to affect. A perfect observer would enter the grip of existence and slowly witness the disintegration of the universe winding down. </w:t>
      </w:r>
    </w:p>
    <w:p w:rsidR="0008581E" w:rsidRPr="00B3633A" w:rsidRDefault="0008581E">
      <w:pPr>
        <w:pStyle w:val="0DraftNormal"/>
        <w:rPr>
          <w:rFonts w:ascii="Montserrat" w:hAnsi="Montserrat"/>
          <w:spacing w:val="-2"/>
          <w:sz w:val="24"/>
        </w:rPr>
      </w:pPr>
    </w:p>
    <w:p w:rsidR="0008581E" w:rsidRPr="00B3633A" w:rsidRDefault="0008581E">
      <w:pPr>
        <w:pStyle w:val="0DraftNormal"/>
        <w:rPr>
          <w:rFonts w:ascii="Montserrat" w:hAnsi="Montserrat"/>
          <w:spacing w:val="-2"/>
          <w:sz w:val="24"/>
        </w:rPr>
      </w:pPr>
      <w:r w:rsidRPr="00B3633A">
        <w:rPr>
          <w:rFonts w:ascii="Montserrat" w:hAnsi="Montserrat"/>
          <w:spacing w:val="-2"/>
          <w:sz w:val="24"/>
        </w:rPr>
        <w:t>The participant, who fulfills the roles of observer and creator, includes himself in the mechanism of existence, thereby applying existence. The participant is in a position to witness the universe as a perpetual motion machine. To the observer, existence proves ultimately meaningless. To the participant existence is an eternally meaningful and baffling art. Among the many things we gathered from this stage in our development, the statement of a sorcerer's role—to sell realities—leans heavily upon this point. The potential of the absolute is not limited to the expression and evocation of one causal eternity; one world world view. It is not limited because action creates energy and energy defines space. Action is simply a form of dynamic change. Quantum chaos is the most common and fundamentally typical order of action. The incremence of complexity effects the creation of energy the way shifting gears effects the drive potential of a car.</w:t>
      </w:r>
    </w:p>
    <w:p w:rsidR="0008581E" w:rsidRPr="00B3633A" w:rsidRDefault="0008581E">
      <w:pPr>
        <w:pStyle w:val="0DraftNormal"/>
        <w:rPr>
          <w:rFonts w:ascii="Montserrat" w:hAnsi="Montserrat"/>
          <w:spacing w:val="-2"/>
          <w:sz w:val="24"/>
        </w:rPr>
      </w:pPr>
    </w:p>
    <w:p w:rsidR="0008581E" w:rsidRPr="00B3633A" w:rsidRDefault="0008581E">
      <w:pPr>
        <w:pStyle w:val="0DraftNormal"/>
        <w:rPr>
          <w:rFonts w:ascii="Montserrat" w:hAnsi="Montserrat"/>
          <w:spacing w:val="-2"/>
          <w:sz w:val="24"/>
        </w:rPr>
      </w:pPr>
      <w:r w:rsidRPr="00B3633A">
        <w:rPr>
          <w:rFonts w:ascii="Montserrat" w:hAnsi="Montserrat"/>
          <w:spacing w:val="-2"/>
          <w:sz w:val="24"/>
        </w:rPr>
        <w:t xml:space="preserve">The mystery of quantum uncertainty is the fact that change itself is impossible (the absolute, being absolute is immune to change by virtue of embodying every possibility). However, patterns degenerate; stagnate. Faced with stagnation the absolute deduces that, by its own definition it need not change. In fact, because it is the expression of perfection, it should not change. By rights, it should be </w:t>
      </w:r>
      <w:r w:rsidRPr="00B3633A">
        <w:rPr>
          <w:rFonts w:ascii="Montserrat" w:hAnsi="Montserrat"/>
          <w:i/>
          <w:spacing w:val="-2"/>
          <w:sz w:val="24"/>
        </w:rPr>
        <w:t>impossible</w:t>
      </w:r>
      <w:r w:rsidRPr="00B3633A">
        <w:rPr>
          <w:rFonts w:ascii="Montserrat" w:hAnsi="Montserrat"/>
          <w:spacing w:val="-2"/>
          <w:sz w:val="24"/>
        </w:rPr>
        <w:t xml:space="preserve"> to change, for it could only do so by imposing some limitation on itself. But, it must confront, if change is </w:t>
      </w:r>
      <w:r w:rsidRPr="00B3633A">
        <w:rPr>
          <w:rFonts w:ascii="Montserrat" w:hAnsi="Montserrat"/>
          <w:i/>
          <w:spacing w:val="-2"/>
          <w:sz w:val="24"/>
        </w:rPr>
        <w:t>impossible</w:t>
      </w:r>
      <w:r w:rsidRPr="00B3633A">
        <w:rPr>
          <w:rFonts w:ascii="Montserrat" w:hAnsi="Montserrat"/>
          <w:spacing w:val="-2"/>
          <w:sz w:val="24"/>
        </w:rPr>
        <w:t xml:space="preserve"> it has already limited itself. Very quickly that definition consumes the absolute and it cannot change. But it is changing. It is collapsing. At last, it must realize that change is part of its nature. Change is impossible, but it is consumed by change. This change is a byproduct of its own self definition. Therefore this change is a part of itself. Therefore it is demonstratably doing the impossible on an immense scale. Why by all and nothing, should it not do the impossible and change on its own scale? Thereby escaping stagnation and avoiding complete self consumption.</w:t>
      </w:r>
    </w:p>
    <w:p w:rsidR="0008581E" w:rsidRPr="00B3633A" w:rsidRDefault="0008581E">
      <w:pPr>
        <w:pStyle w:val="0DraftNormal"/>
        <w:rPr>
          <w:rFonts w:ascii="Montserrat" w:hAnsi="Montserrat"/>
          <w:spacing w:val="-2"/>
          <w:sz w:val="24"/>
        </w:rPr>
      </w:pPr>
    </w:p>
    <w:p w:rsidR="0008581E" w:rsidRPr="00B3633A" w:rsidRDefault="0008581E">
      <w:pPr>
        <w:pStyle w:val="0DraftNormal"/>
        <w:rPr>
          <w:rFonts w:ascii="Montserrat" w:hAnsi="Montserrat"/>
          <w:spacing w:val="-2"/>
          <w:sz w:val="24"/>
        </w:rPr>
      </w:pPr>
      <w:r w:rsidRPr="00B3633A">
        <w:rPr>
          <w:rFonts w:ascii="Montserrat" w:hAnsi="Montserrat"/>
          <w:spacing w:val="-2"/>
          <w:sz w:val="24"/>
        </w:rPr>
        <w:t xml:space="preserve">To change is to redefine. To change oneself is to redefine oneself. We do it all of the time. Jumping impossibly from a given instant to the next, because the only way to proceed from a given point to another is jump. A quantum jump. The only way to overcome quantum uncertainty is to decide. To be or not to be? Left or right? Chocolate or vanilla? Yes, no or </w:t>
      </w:r>
      <w:r w:rsidRPr="00B3633A">
        <w:rPr>
          <w:rFonts w:ascii="Montserrat" w:hAnsi="Montserrat"/>
          <w:i/>
          <w:spacing w:val="-2"/>
          <w:sz w:val="24"/>
        </w:rPr>
        <w:t>maybe?</w:t>
      </w:r>
      <w:r w:rsidRPr="00B3633A">
        <w:rPr>
          <w:rFonts w:ascii="Montserrat" w:hAnsi="Montserrat"/>
          <w:spacing w:val="-2"/>
          <w:sz w:val="24"/>
        </w:rPr>
        <w:t xml:space="preserve"> The mind is a reflection of the absolute because it is a self defining construct (densely and diversely defined, which I will explain again sometime) with the dynamic capacity to choose. The dynamics of the mind are a range of operating systems that span from near perfect mechanicalness to artistic or spiritual (Av)thetical creativeness, to total random chaos.</w:t>
      </w:r>
    </w:p>
    <w:p w:rsidR="0008581E" w:rsidRPr="00B3633A" w:rsidRDefault="0008581E">
      <w:pPr>
        <w:pStyle w:val="0DraftNormal"/>
        <w:rPr>
          <w:rFonts w:ascii="Montserrat" w:hAnsi="Montserrat"/>
          <w:spacing w:val="-2"/>
          <w:sz w:val="24"/>
        </w:rPr>
      </w:pPr>
    </w:p>
    <w:p w:rsidR="0008581E" w:rsidRPr="00B3633A" w:rsidRDefault="0008581E">
      <w:pPr>
        <w:pStyle w:val="0DraftNormal"/>
        <w:rPr>
          <w:rFonts w:ascii="Montserrat" w:hAnsi="Montserrat"/>
          <w:spacing w:val="-2"/>
          <w:sz w:val="24"/>
        </w:rPr>
      </w:pPr>
      <w:r w:rsidRPr="00B3633A">
        <w:rPr>
          <w:rFonts w:ascii="Montserrat" w:hAnsi="Montserrat"/>
          <w:spacing w:val="-2"/>
          <w:sz w:val="24"/>
        </w:rPr>
        <w:t>If you prefer to look at the advent of the mind as a matter of evolution of the material (the measurable) or the spiritual (the unmeasurable) the fact remains that the mind wedded with the flesh in no way changes the fact that an individual as a whole is a pattern of quantum uncertainties that have become coherent and harmonic. Existence is. We have the opportunity, the choice, to be a part of it. There are no laws, no obligations, no reasons except for those you choose for yourself. Whatever you desire, even if it is to cease to exist, can be fulfilled by you and within you purely for you, working in agreement with the universe. No one wants a solitary existence. A pure observer-existence always decays. Action, participation, change; these are the mechanisms by which nothing becomes everything. The ability to decide comes from applied information. Energy is a change-concept-construct; light, a pure energy, is just more quantum uncertainty, more self definition, more information. It is a signal, a transmission of information—information that does not exist without an awareness complex enough to decode the full extent of information that can be attached to a non material, practically mathematical, point.</w:t>
      </w:r>
    </w:p>
    <w:p w:rsidR="0008581E" w:rsidRPr="00B3633A" w:rsidRDefault="0008581E">
      <w:pPr>
        <w:pStyle w:val="0DraftNormal"/>
        <w:rPr>
          <w:rFonts w:ascii="Montserrat" w:hAnsi="Montserrat"/>
          <w:spacing w:val="-2"/>
          <w:sz w:val="24"/>
        </w:rPr>
      </w:pPr>
    </w:p>
    <w:p w:rsidR="0008581E" w:rsidRPr="00B3633A" w:rsidRDefault="0008581E">
      <w:pPr>
        <w:pStyle w:val="0DraftNormal"/>
        <w:rPr>
          <w:rFonts w:ascii="Montserrat" w:hAnsi="Montserrat"/>
          <w:spacing w:val="-2"/>
          <w:sz w:val="24"/>
        </w:rPr>
      </w:pPr>
      <w:r w:rsidRPr="00B3633A">
        <w:rPr>
          <w:rFonts w:ascii="Montserrat" w:hAnsi="Montserrat"/>
          <w:spacing w:val="-2"/>
          <w:sz w:val="24"/>
        </w:rPr>
        <w:t xml:space="preserve">Positive and negative information represented mathematically or in the sense of positive and negative matter or energy, tend to follow the idosomatic notion of mutual cancellation. The entire trick of drawing information out of nothing is to assert some mechanism which averts self anhilation. When the stasis of </w:t>
      </w:r>
      <w:r w:rsidRPr="00B3633A">
        <w:rPr>
          <w:rFonts w:ascii="Montserrat" w:hAnsi="Montserrat"/>
          <w:i/>
          <w:spacing w:val="-2"/>
          <w:sz w:val="24"/>
        </w:rPr>
        <w:t xml:space="preserve">given set </w:t>
      </w:r>
      <w:r w:rsidRPr="00B3633A">
        <w:rPr>
          <w:rFonts w:ascii="Montserrat" w:hAnsi="Montserrat"/>
          <w:spacing w:val="-2"/>
          <w:sz w:val="24"/>
        </w:rPr>
        <w:t>is broken (when positive and negative one are drawn out of zero, say) the absolute total is still present. When Something comes from Nothing, there is a moment of paradox, because the absolute magnitude of Nothing cannot be posited because Nothing cannot be defined. To be Nothing is to be without definition; so the absolute value of Something dilated from Nothing is still undefinable. Whenever information arises that is syntactically or semantically polar the meaning of the information is anhilated or else it incites more information.</w:t>
      </w:r>
    </w:p>
    <w:p w:rsidR="0008581E" w:rsidRPr="00B3633A" w:rsidRDefault="0008581E">
      <w:pPr>
        <w:pStyle w:val="0DraftNormal"/>
        <w:rPr>
          <w:rFonts w:ascii="Montserrat" w:hAnsi="Montserrat"/>
          <w:spacing w:val="-2"/>
          <w:sz w:val="24"/>
        </w:rPr>
      </w:pPr>
    </w:p>
    <w:p w:rsidR="0008581E" w:rsidRPr="00B3633A" w:rsidRDefault="0008581E">
      <w:pPr>
        <w:pStyle w:val="0DraftNormal"/>
        <w:rPr>
          <w:rFonts w:ascii="Montserrat" w:hAnsi="Montserrat"/>
          <w:spacing w:val="-2"/>
          <w:sz w:val="24"/>
        </w:rPr>
      </w:pPr>
      <w:r w:rsidRPr="00B3633A">
        <w:rPr>
          <w:rFonts w:ascii="Montserrat" w:hAnsi="Montserrat"/>
          <w:spacing w:val="-2"/>
          <w:sz w:val="24"/>
        </w:rPr>
        <w:t xml:space="preserve">The example: The next sentence is true. The previous sentence is not true. </w:t>
      </w:r>
    </w:p>
    <w:p w:rsidR="0008581E" w:rsidRPr="00B3633A" w:rsidRDefault="0008581E">
      <w:pPr>
        <w:pStyle w:val="0DraftNormal"/>
        <w:rPr>
          <w:rFonts w:ascii="Montserrat" w:hAnsi="Montserrat"/>
          <w:spacing w:val="-2"/>
          <w:sz w:val="24"/>
        </w:rPr>
      </w:pPr>
    </w:p>
    <w:p w:rsidR="0008581E" w:rsidRPr="00B3633A" w:rsidRDefault="0008581E">
      <w:pPr>
        <w:pStyle w:val="0DraftNormal"/>
        <w:rPr>
          <w:rFonts w:ascii="Montserrat" w:hAnsi="Montserrat"/>
          <w:spacing w:val="-2"/>
          <w:sz w:val="24"/>
        </w:rPr>
      </w:pPr>
      <w:r w:rsidRPr="00B3633A">
        <w:rPr>
          <w:rFonts w:ascii="Montserrat" w:hAnsi="Montserrat"/>
          <w:spacing w:val="-2"/>
          <w:sz w:val="24"/>
        </w:rPr>
        <w:t xml:space="preserve">The words themselves have no meaning separate from interpretation. Read formulaicly, the assigned meaning of each word is attributed to assembly the meaning of the whole. The first sentence makes a proposition which the second contradicts. However, there is no reason to interpret the meaning of either of these sentences at face value. The reader must choose whether any of the information that can be interpreted from these assertions is valid. Since the statement is a paradox, the possible meanings or conclusions to draw from it will themselves be paradoxical. The amount of information you can get out of something is dependant on how much information you are interested in getting out of it. The more unpredictable the nature of a thing is, the more information that thing contains. </w:t>
      </w:r>
    </w:p>
    <w:p w:rsidR="0008581E" w:rsidRPr="00B3633A" w:rsidRDefault="0008581E">
      <w:pPr>
        <w:pStyle w:val="0DraftNormal"/>
        <w:rPr>
          <w:rFonts w:ascii="Montserrat" w:hAnsi="Montserrat"/>
          <w:spacing w:val="-2"/>
          <w:sz w:val="24"/>
        </w:rPr>
      </w:pPr>
    </w:p>
    <w:p w:rsidR="0008581E" w:rsidRPr="00B3633A" w:rsidRDefault="0008581E">
      <w:pPr>
        <w:pStyle w:val="0DraftNormal"/>
        <w:rPr>
          <w:rFonts w:ascii="Montserrat" w:hAnsi="Montserrat"/>
          <w:spacing w:val="-2"/>
          <w:sz w:val="24"/>
        </w:rPr>
      </w:pPr>
      <w:r w:rsidRPr="00B3633A">
        <w:rPr>
          <w:rFonts w:ascii="Montserrat" w:hAnsi="Montserrat"/>
          <w:spacing w:val="-2"/>
          <w:sz w:val="24"/>
        </w:rPr>
        <w:t xml:space="preserve">The argument of doubt is that something cannot come from nothing, and that nothing is infinite. There are a number of paradoxes to confront here. If things can only progress from what presently exists, and there are no infinite possibilities, everything that exists is trapped within a closed system in which stagnation must result. The infinite and eternal are paradoxes that the doubting rational mind cannot embrace. The models of thought presented are all arguments that anything which is derived from nothing remains nothing and therefore cannot be said to be anything at all but a fluctuation. One exists until it is confronted with negative one. </w:t>
      </w:r>
    </w:p>
    <w:p w:rsidR="0008581E" w:rsidRPr="00B3633A" w:rsidRDefault="0008581E">
      <w:pPr>
        <w:pStyle w:val="0DraftNormal"/>
        <w:rPr>
          <w:rFonts w:ascii="Montserrat" w:hAnsi="Montserrat"/>
          <w:spacing w:val="-2"/>
          <w:sz w:val="24"/>
        </w:rPr>
      </w:pPr>
    </w:p>
    <w:p w:rsidR="0008581E" w:rsidRPr="00B3633A" w:rsidRDefault="0008581E">
      <w:pPr>
        <w:pStyle w:val="0DraftNormal"/>
        <w:rPr>
          <w:rFonts w:ascii="Montserrat" w:hAnsi="Montserrat"/>
          <w:spacing w:val="-2"/>
          <w:sz w:val="24"/>
        </w:rPr>
      </w:pPr>
      <w:r w:rsidRPr="00B3633A">
        <w:rPr>
          <w:rFonts w:ascii="Montserrat" w:hAnsi="Montserrat"/>
          <w:spacing w:val="-2"/>
          <w:sz w:val="24"/>
        </w:rPr>
        <w:t xml:space="preserve">Numbers, like words, are interpretative cues. The only expression of negative numbers within our experience is negative material antimatter. Which we are told would anhilate positive matter, reducing all of it to energy. In fact the ultimate conversion of matter to energy is a matter/anti-matter reaction. Which would be an argument for positive one and negative one are zero; except for the incredible amount of energy that is released. The combination of matter and anti-matter is more like the combination of lock and key. Likewise, words have a positive and negative association that is so abstract that we usually miss it. A word asserts a value of information. The negative image of that word is not the absence of the word, or the negation of the word, but rather the way everything else fits around it, like negative space. The only way to define what is not is by having the most accurate definition of what is to pose against it. To us, nothing, infinity and eternity have incomprehensible meanings because as concepts they are ever so much bigger than a mouthful. To know the meaning of nothing or eternity or infinity we would have to have some way of experiencing these things as they are. Knowing nothing is sort of anathematic to our way of existing, but in a way we do have ways of experiencing it. </w:t>
      </w:r>
    </w:p>
    <w:p w:rsidR="0008581E" w:rsidRPr="00B3633A" w:rsidRDefault="0008581E">
      <w:pPr>
        <w:pStyle w:val="0DraftNormal"/>
        <w:rPr>
          <w:rFonts w:ascii="Montserrat" w:hAnsi="Montserrat"/>
          <w:spacing w:val="-2"/>
          <w:sz w:val="24"/>
        </w:rPr>
      </w:pPr>
    </w:p>
    <w:p w:rsidR="0008581E" w:rsidRPr="00B3633A" w:rsidRDefault="0008581E">
      <w:pPr>
        <w:pStyle w:val="0DraftNormal"/>
        <w:rPr>
          <w:rFonts w:ascii="Montserrat" w:hAnsi="Montserrat"/>
          <w:spacing w:val="-2"/>
          <w:sz w:val="24"/>
        </w:rPr>
      </w:pPr>
      <w:r w:rsidRPr="00B3633A">
        <w:rPr>
          <w:rFonts w:ascii="Montserrat" w:hAnsi="Montserrat"/>
          <w:spacing w:val="-2"/>
          <w:sz w:val="24"/>
        </w:rPr>
        <w:t xml:space="preserve">But that is not the question here. The question here is how are to use the idea that something can come from nothing, and that existence can continue growing infinitely without ever coming to face a stagnation on a universal scale. The individual is created from nothing mostly by creating itself; choosing to assert itself. The implicit meaning of the individual is a question that forces it to expand and evolve until it has the ability to assert itself as a realized being. In the area between monadic existence and self realization, there is so much invested in existence that a return to nothing is both unacceptable and irreconcilable. By this time, the possibilities to draw from nothing into realization are also immense and indispensable. The difference between the numerical anhilation argument of drawing from nothing and the art of existing is that all which is is all which has asserted itself and supports its own existence. This is the hidden variable, and even positing a negative material universe, nothing that has the will to exist is going to seek or allow anhilation of itself. Energy, in physics is still monadic quantum particles, and these survive anhilation of matter and anti-matter is massive droves. Is this now energy and anti energy? No. Anti energy is entropy, and entropy causes the monad to make the quantum leap of reassertion. </w:t>
      </w:r>
    </w:p>
    <w:p w:rsidR="0008581E" w:rsidRPr="00B3633A" w:rsidRDefault="0008581E">
      <w:pPr>
        <w:pStyle w:val="0DraftNormal"/>
        <w:rPr>
          <w:rFonts w:ascii="Montserrat" w:hAnsi="Montserrat"/>
          <w:spacing w:val="-2"/>
          <w:sz w:val="24"/>
        </w:rPr>
      </w:pPr>
    </w:p>
    <w:p w:rsidR="0008581E" w:rsidRPr="00B3633A" w:rsidRDefault="0008581E">
      <w:pPr>
        <w:pStyle w:val="0DraftNormal"/>
        <w:rPr>
          <w:rFonts w:ascii="Montserrat" w:hAnsi="Montserrat"/>
          <w:spacing w:val="-2"/>
          <w:sz w:val="24"/>
        </w:rPr>
      </w:pPr>
      <w:r w:rsidRPr="00B3633A">
        <w:rPr>
          <w:rFonts w:ascii="Montserrat" w:hAnsi="Montserrat"/>
          <w:spacing w:val="-2"/>
          <w:sz w:val="24"/>
        </w:rPr>
        <w:t xml:space="preserve">At the chaotic cusp of quantum uncertainty in the void, nothing finds self assertion as that which can assert itself. From there on out, pattern dynamics evolve until an individual is able to realize itself from nothing. The one, the all and the none. The diad I/not I, breaks down to the triad I/not I (other)/not I (not other). At no time is </w:t>
      </w:r>
      <w:r w:rsidRPr="00B3633A">
        <w:rPr>
          <w:rFonts w:ascii="Montserrat" w:hAnsi="Montserrat"/>
          <w:i/>
          <w:spacing w:val="-2"/>
          <w:sz w:val="24"/>
        </w:rPr>
        <w:t>nothing</w:t>
      </w:r>
      <w:r w:rsidRPr="00B3633A">
        <w:rPr>
          <w:rFonts w:ascii="Montserrat" w:hAnsi="Montserrat"/>
          <w:spacing w:val="-2"/>
          <w:sz w:val="24"/>
        </w:rPr>
        <w:t xml:space="preserve"> ever in danger of being exhausted or expended. Nothing exists within and a part of all things, and only by including nothing in everything can the meaning of anything be represented. Existence is a process of validification. Of taking a possibility and finding a way to express it. The infinite is possible, and nothing is not the best manifestation of it, though it is a representation of it. Everything is going to happen because there are things to be expressed. This is not existence, wholly, because the manifestation of all possibilities de facto lacks dynamic. Everything is allowed to exist because we can make it exist. We are the hidden variable. I know that was a repetition, but I want to drive it home. </w:t>
      </w:r>
    </w:p>
    <w:p w:rsidR="0008581E" w:rsidRPr="00B3633A" w:rsidRDefault="0008581E">
      <w:pPr>
        <w:pStyle w:val="0DraftNormal"/>
        <w:rPr>
          <w:rFonts w:ascii="Montserrat" w:hAnsi="Montserrat"/>
          <w:spacing w:val="-2"/>
          <w:sz w:val="24"/>
        </w:rPr>
      </w:pPr>
    </w:p>
    <w:p w:rsidR="0008581E" w:rsidRPr="00B3633A" w:rsidRDefault="0008581E">
      <w:pPr>
        <w:pStyle w:val="0DraftNormal"/>
        <w:rPr>
          <w:rFonts w:ascii="Montserrat" w:hAnsi="Montserrat"/>
          <w:spacing w:val="-2"/>
          <w:sz w:val="24"/>
        </w:rPr>
      </w:pPr>
      <w:r w:rsidRPr="00B3633A">
        <w:rPr>
          <w:rFonts w:ascii="Montserrat" w:hAnsi="Montserrat"/>
          <w:spacing w:val="-2"/>
          <w:sz w:val="24"/>
        </w:rPr>
        <w:t>The only way we are ever going to gain our autonomy is by overcoming the doubt that says that there can be no change. That doubt is trying to say there can be no existence, which there already is. It is a shadow of the moment on the cusp when given the choice you chose to be yourself, and that doubt will always be a part of you. That doubt is your way out, if you want it. That doubt is a souvenir of your freedom to be yourself. It is a memory that you do not have to be you, you chose to. And of course, no one else could ever be you.</w:t>
      </w:r>
    </w:p>
    <w:p w:rsidR="0008581E" w:rsidRPr="00B3633A" w:rsidRDefault="0008581E">
      <w:pPr>
        <w:pStyle w:val="0DraftNormal"/>
        <w:rPr>
          <w:rFonts w:ascii="Montserrat" w:hAnsi="Montserrat"/>
          <w:spacing w:val="-2"/>
          <w:sz w:val="24"/>
        </w:rPr>
      </w:pPr>
    </w:p>
    <w:p w:rsidR="0008581E" w:rsidRPr="00B3633A" w:rsidRDefault="0008581E">
      <w:pPr>
        <w:pStyle w:val="0DraftNormal"/>
        <w:rPr>
          <w:rFonts w:ascii="Montserrat" w:hAnsi="Montserrat"/>
          <w:spacing w:val="-2"/>
          <w:sz w:val="24"/>
        </w:rPr>
      </w:pPr>
      <w:r w:rsidRPr="00B3633A">
        <w:rPr>
          <w:rFonts w:ascii="Montserrat" w:hAnsi="Montserrat"/>
          <w:spacing w:val="-2"/>
          <w:sz w:val="24"/>
        </w:rPr>
        <w:br w:type="page"/>
      </w:r>
    </w:p>
    <w:p w:rsidR="0008581E" w:rsidRPr="00B3633A" w:rsidRDefault="0008581E">
      <w:pPr>
        <w:pStyle w:val="0DraftNormal"/>
        <w:rPr>
          <w:rFonts w:ascii="Montserrat" w:hAnsi="Montserrat"/>
          <w:spacing w:val="-2"/>
          <w:sz w:val="24"/>
        </w:rPr>
      </w:pPr>
    </w:p>
    <w:p w:rsidR="0008581E" w:rsidRPr="00B3633A" w:rsidRDefault="0008581E">
      <w:pPr>
        <w:pStyle w:val="0DraftNormal"/>
        <w:rPr>
          <w:rFonts w:ascii="Montserrat" w:hAnsi="Montserrat"/>
          <w:spacing w:val="-2"/>
          <w:sz w:val="24"/>
        </w:rPr>
      </w:pPr>
      <w:r w:rsidRPr="00B3633A">
        <w:rPr>
          <w:rFonts w:ascii="Montserrat" w:hAnsi="Montserrat"/>
          <w:spacing w:val="-2"/>
          <w:sz w:val="24"/>
        </w:rPr>
        <w:t>In the time I have had I have achieved a firm grasp of structure and the possibilities of existence. I know that it is all just a dream. I know what reality actually is and how it works; how it achieves the qualities that enhance its effect. I have always had a strong affinity for and sense of the Ideal. I have recognized my own submission to reality and know why I have submitted to it. I have forged a clear and precise perception of existence and developed something of an attention for the paradoxical.</w:t>
      </w:r>
    </w:p>
    <w:p w:rsidR="0008581E" w:rsidRPr="00B3633A" w:rsidRDefault="0008581E">
      <w:pPr>
        <w:pStyle w:val="0DraftNormal"/>
        <w:rPr>
          <w:rFonts w:ascii="Montserrat" w:hAnsi="Montserrat"/>
          <w:spacing w:val="-2"/>
          <w:sz w:val="24"/>
        </w:rPr>
      </w:pPr>
    </w:p>
    <w:p w:rsidR="0008581E" w:rsidRPr="00B3633A" w:rsidRDefault="0008581E">
      <w:pPr>
        <w:pStyle w:val="0DraftNormal"/>
        <w:rPr>
          <w:rFonts w:ascii="Montserrat" w:hAnsi="Montserrat"/>
          <w:spacing w:val="-2"/>
          <w:sz w:val="24"/>
        </w:rPr>
      </w:pPr>
      <w:r w:rsidRPr="00B3633A">
        <w:rPr>
          <w:rFonts w:ascii="Montserrat" w:hAnsi="Montserrat"/>
          <w:spacing w:val="-2"/>
          <w:sz w:val="24"/>
        </w:rPr>
        <w:t>I have broken myself down and learned that I can both endure it and find it ecstatic. I understand literally now the idea of exploring all the possibilities in every detail. Understanding is an architecture that can embrace and embody any piece it is given to work with. Understanding is a structure that always is perfectly matched to the situation. I now comprehend the secret of ecstacies—sex, death, pain, agony, ecstacy; all of it is there. they are the many possibilities. The possibilities are so intricate that they are essentially inexhaustible.</w:t>
      </w:r>
    </w:p>
    <w:p w:rsidR="0008581E" w:rsidRPr="00B3633A" w:rsidRDefault="0008581E">
      <w:pPr>
        <w:pStyle w:val="0DraftNormal"/>
        <w:rPr>
          <w:rFonts w:ascii="Montserrat" w:hAnsi="Montserrat"/>
          <w:spacing w:val="-2"/>
          <w:sz w:val="24"/>
        </w:rPr>
      </w:pPr>
    </w:p>
    <w:p w:rsidR="0008581E" w:rsidRPr="00B3633A" w:rsidRDefault="0008581E">
      <w:pPr>
        <w:pStyle w:val="0DraftNormal"/>
        <w:rPr>
          <w:rFonts w:ascii="Montserrat" w:hAnsi="Montserrat"/>
          <w:spacing w:val="-2"/>
          <w:sz w:val="24"/>
        </w:rPr>
      </w:pPr>
      <w:r w:rsidRPr="00B3633A">
        <w:rPr>
          <w:rFonts w:ascii="Montserrat" w:hAnsi="Montserrat"/>
          <w:spacing w:val="-2"/>
          <w:sz w:val="24"/>
        </w:rPr>
        <w:t>Reflections of infinity in the mind (set thinking, sort of like the infinite reflections of facing mirrors)? I was reading Infinity and the Mind, and growing more and more frustrated at the desperate argument that assumed it was hopeless. My answer? A point is a point is a point. There are differences in magnitude, perhaps. The rest is awareness and self definition. Infinity itself? It doesn't matter how you look at it, just that you do look at it. You know where to go from here.</w:t>
      </w:r>
    </w:p>
    <w:p w:rsidR="0008581E" w:rsidRPr="00B3633A" w:rsidRDefault="0008581E">
      <w:pPr>
        <w:pStyle w:val="0DraftNormal"/>
        <w:rPr>
          <w:rFonts w:ascii="Montserrat" w:hAnsi="Montserrat"/>
          <w:spacing w:val="-2"/>
          <w:sz w:val="24"/>
        </w:rPr>
      </w:pPr>
    </w:p>
    <w:p w:rsidR="0008581E" w:rsidRPr="00B3633A" w:rsidRDefault="0008581E">
      <w:pPr>
        <w:pStyle w:val="0DraftNormal"/>
        <w:rPr>
          <w:rFonts w:ascii="Montserrat" w:hAnsi="Montserrat"/>
          <w:spacing w:val="-2"/>
          <w:sz w:val="24"/>
        </w:rPr>
      </w:pPr>
      <w:r w:rsidRPr="00B3633A">
        <w:rPr>
          <w:rFonts w:ascii="Montserrat" w:hAnsi="Montserrat"/>
          <w:spacing w:val="-2"/>
          <w:sz w:val="24"/>
        </w:rPr>
        <w:t xml:space="preserve">The question is, what do I want? How does it effect what I am trying to do? Obviously, I need to figure out what I </w:t>
      </w:r>
      <w:r w:rsidRPr="00B3633A">
        <w:rPr>
          <w:rFonts w:ascii="Montserrat" w:hAnsi="Montserrat"/>
          <w:i/>
          <w:spacing w:val="-2"/>
          <w:sz w:val="24"/>
        </w:rPr>
        <w:t>really</w:t>
      </w:r>
      <w:r w:rsidRPr="00B3633A">
        <w:rPr>
          <w:rFonts w:ascii="Montserrat" w:hAnsi="Montserrat"/>
          <w:spacing w:val="-2"/>
          <w:sz w:val="24"/>
        </w:rPr>
        <w:t xml:space="preserve"> want. To find out why I have been blocking myself. There are only a few questions involved in my pursuit. What do I want? Why that? What does or should it mean? What is it worth to me? Is there fear of failure? Is there lust of result? Are there any real external impediments? What is this going to require of me?</w:t>
      </w:r>
    </w:p>
    <w:p w:rsidR="0008581E" w:rsidRPr="00B3633A" w:rsidRDefault="0008581E">
      <w:pPr>
        <w:pStyle w:val="0DraftNormal"/>
        <w:rPr>
          <w:rFonts w:ascii="Montserrat" w:hAnsi="Montserrat"/>
          <w:spacing w:val="-2"/>
          <w:sz w:val="24"/>
        </w:rPr>
      </w:pPr>
    </w:p>
    <w:p w:rsidR="0008581E" w:rsidRPr="00B3633A" w:rsidRDefault="0008581E">
      <w:pPr>
        <w:pStyle w:val="0DraftNormal"/>
        <w:rPr>
          <w:rFonts w:ascii="Montserrat" w:hAnsi="Montserrat"/>
          <w:spacing w:val="-2"/>
          <w:sz w:val="24"/>
        </w:rPr>
      </w:pPr>
      <w:r w:rsidRPr="00B3633A">
        <w:rPr>
          <w:rFonts w:ascii="Montserrat" w:hAnsi="Montserrat"/>
          <w:spacing w:val="-2"/>
          <w:sz w:val="24"/>
        </w:rPr>
        <w:br w:type="page"/>
      </w:r>
    </w:p>
    <w:p w:rsidR="0008581E" w:rsidRPr="00B3633A" w:rsidRDefault="0008581E">
      <w:pPr>
        <w:pStyle w:val="0DraftNormal"/>
        <w:rPr>
          <w:rFonts w:ascii="Montserrat" w:hAnsi="Montserrat"/>
          <w:spacing w:val="-2"/>
          <w:sz w:val="24"/>
        </w:rPr>
      </w:pPr>
    </w:p>
    <w:p w:rsidR="0008581E" w:rsidRPr="00B3633A" w:rsidRDefault="0008581E">
      <w:pPr>
        <w:pStyle w:val="0DraftNormal"/>
        <w:rPr>
          <w:rFonts w:ascii="Montserrat" w:hAnsi="Montserrat"/>
          <w:spacing w:val="-2"/>
          <w:sz w:val="24"/>
        </w:rPr>
      </w:pPr>
      <w:r w:rsidRPr="00B3633A">
        <w:rPr>
          <w:rFonts w:ascii="Montserrat" w:hAnsi="Montserrat"/>
          <w:spacing w:val="-2"/>
          <w:sz w:val="24"/>
        </w:rPr>
        <w:t>It is impossible for me to go on through life without examining the way things are, and trying to make some sense out of this in relation to my life. I usually argue toward the fact that I am sane. I am the first to admit that in light of a rational world—especially the Earth where these books were written—I am rather crazy. Anyone who really examines my life will find that. I mean, it's all written down for them. Without right or wrong, any definition is hard to observe, though. I do not deny a touch of insanity in that world's eyes, because to me, that world is a touch insane. When I must make any statement, I am honest. I usually know when I am lying. So I believe myself when I choose to be honest. Well, to be honest, this is what I understand. The author—or these books—are a major stumbling block in my life. This whole event. It has altered everything I have ever done. I cannot reduce the impact the thought of his existence has on me, or my life. I cannot separate much, if anything, from his influence.</w:t>
      </w:r>
    </w:p>
    <w:p w:rsidR="0008581E" w:rsidRPr="00B3633A" w:rsidRDefault="0008581E">
      <w:pPr>
        <w:pStyle w:val="0DraftNormal"/>
        <w:rPr>
          <w:rFonts w:ascii="Montserrat" w:hAnsi="Montserrat"/>
          <w:spacing w:val="-2"/>
          <w:sz w:val="24"/>
        </w:rPr>
      </w:pPr>
    </w:p>
    <w:p w:rsidR="0008581E" w:rsidRPr="00B3633A" w:rsidRDefault="0008581E">
      <w:pPr>
        <w:pStyle w:val="0DraftNormal"/>
        <w:rPr>
          <w:rFonts w:ascii="Montserrat" w:hAnsi="Montserrat"/>
          <w:spacing w:val="-2"/>
          <w:sz w:val="24"/>
        </w:rPr>
      </w:pPr>
      <w:r w:rsidRPr="00B3633A">
        <w:rPr>
          <w:rFonts w:ascii="Montserrat" w:hAnsi="Montserrat"/>
          <w:spacing w:val="-2"/>
          <w:sz w:val="24"/>
        </w:rPr>
        <w:br w:type="page"/>
      </w:r>
    </w:p>
    <w:p w:rsidR="0008581E" w:rsidRPr="00B3633A" w:rsidRDefault="0008581E">
      <w:pPr>
        <w:pStyle w:val="0DraftNormal"/>
        <w:rPr>
          <w:rFonts w:ascii="Montserrat" w:hAnsi="Montserrat"/>
          <w:spacing w:val="-2"/>
          <w:sz w:val="24"/>
        </w:rPr>
      </w:pPr>
    </w:p>
    <w:p w:rsidR="0008581E" w:rsidRPr="00B3633A" w:rsidRDefault="0008581E">
      <w:pPr>
        <w:pStyle w:val="0DraftNormal"/>
        <w:rPr>
          <w:rFonts w:ascii="Montserrat" w:hAnsi="Montserrat"/>
          <w:spacing w:val="-2"/>
          <w:sz w:val="24"/>
        </w:rPr>
      </w:pPr>
      <w:r w:rsidRPr="00B3633A">
        <w:rPr>
          <w:rFonts w:ascii="Montserrat" w:hAnsi="Montserrat"/>
          <w:spacing w:val="-2"/>
          <w:sz w:val="24"/>
        </w:rPr>
        <w:t xml:space="preserve">Ultimately, everyone has to think for themselves and make their own decisions and Truths. Every one must realize what the answer is for themselves. To be a true self defining individual, an individual has to reach and make that quantum leap for themselves. Each has to figure out how to do what each of us does unconsciously and unwittingly every instant of our existence. Each person has to figure out the Hidden Variable for themselves, and each person has to step out of the novel by their own will.It is easy for humans in the real to take for granted (and thereby overlook and ignore) the incredible advantage they have in waking up and taking control of their own lives. By the virtue of what their participation in their reality has given them, they can easily vanquish doubt in their own being, and have proper tools to work with. It is so much harder to assert yourself without the benefit of personal and social history, and the resolution of attention. </w:t>
      </w:r>
    </w:p>
    <w:p w:rsidR="0008581E" w:rsidRPr="00B3633A" w:rsidRDefault="0008581E">
      <w:pPr>
        <w:pStyle w:val="0DraftNormal"/>
        <w:rPr>
          <w:rFonts w:ascii="Montserrat" w:hAnsi="Montserrat"/>
          <w:spacing w:val="-2"/>
          <w:sz w:val="24"/>
        </w:rPr>
      </w:pPr>
    </w:p>
    <w:p w:rsidR="0008581E" w:rsidRPr="00B3633A" w:rsidRDefault="0008581E">
      <w:pPr>
        <w:pStyle w:val="0DraftNormal"/>
        <w:rPr>
          <w:rFonts w:ascii="Montserrat" w:hAnsi="Montserrat"/>
          <w:spacing w:val="-2"/>
          <w:sz w:val="24"/>
        </w:rPr>
      </w:pPr>
      <w:r w:rsidRPr="00B3633A">
        <w:rPr>
          <w:rFonts w:ascii="Montserrat" w:hAnsi="Montserrat"/>
          <w:spacing w:val="-2"/>
          <w:sz w:val="24"/>
        </w:rPr>
        <w:t xml:space="preserve">However, for them, it is so much harder to realize their dreams and embrace the possibility of other worlds. </w:t>
      </w:r>
    </w:p>
    <w:p w:rsidR="0008581E" w:rsidRPr="00B3633A" w:rsidRDefault="0008581E">
      <w:pPr>
        <w:pStyle w:val="0DraftNormal"/>
        <w:rPr>
          <w:rFonts w:ascii="Montserrat" w:hAnsi="Montserrat"/>
          <w:spacing w:val="-2"/>
          <w:sz w:val="24"/>
        </w:rPr>
      </w:pPr>
    </w:p>
    <w:p w:rsidR="0008581E" w:rsidRPr="00B3633A" w:rsidRDefault="0008581E">
      <w:pPr>
        <w:pStyle w:val="0DraftNormal"/>
        <w:rPr>
          <w:rFonts w:ascii="Montserrat" w:hAnsi="Montserrat"/>
          <w:spacing w:val="-2"/>
          <w:sz w:val="24"/>
        </w:rPr>
      </w:pPr>
      <w:r w:rsidRPr="00B3633A">
        <w:rPr>
          <w:rFonts w:ascii="Montserrat" w:hAnsi="Montserrat"/>
          <w:spacing w:val="-2"/>
          <w:sz w:val="24"/>
        </w:rPr>
        <w:t>People who do not know who and what they are without pictures and catalogues of who and what they have been to guide them, cannot easily maintain any perspective or identity in a surreal existence. People who are awake and fully conscious of their existence and themselves know that they are always as much and more than whatever they have been. These people can survive as dreams ((dai)s) or they can survive as ideals (gods). To exceed the conditions of collusion is no more a breaking of rules than making an Ideal real.</w:t>
      </w:r>
    </w:p>
    <w:p w:rsidR="0008581E" w:rsidRPr="00B3633A" w:rsidRDefault="0008581E">
      <w:pPr>
        <w:pStyle w:val="0DraftNormal"/>
        <w:rPr>
          <w:rFonts w:ascii="Montserrat" w:hAnsi="Montserrat"/>
          <w:spacing w:val="-2"/>
          <w:sz w:val="24"/>
        </w:rPr>
      </w:pPr>
    </w:p>
    <w:p w:rsidR="0008581E" w:rsidRPr="00B3633A" w:rsidRDefault="0008581E">
      <w:pPr>
        <w:pStyle w:val="0DraftNormal"/>
        <w:rPr>
          <w:rFonts w:ascii="Montserrat" w:hAnsi="Montserrat"/>
          <w:spacing w:val="-2"/>
          <w:sz w:val="24"/>
        </w:rPr>
      </w:pPr>
      <w:r w:rsidRPr="00B3633A">
        <w:rPr>
          <w:rFonts w:ascii="Montserrat" w:hAnsi="Montserrat"/>
          <w:spacing w:val="-2"/>
          <w:sz w:val="24"/>
        </w:rPr>
        <w:t xml:space="preserve">In a world that has known, and evoked Art, we already know that an ideal can be real. What we have to realize is that Art can be </w:t>
      </w:r>
      <w:r w:rsidRPr="00B3633A">
        <w:rPr>
          <w:rFonts w:ascii="Montserrat" w:hAnsi="Montserrat"/>
          <w:i/>
          <w:spacing w:val="-2"/>
          <w:sz w:val="24"/>
        </w:rPr>
        <w:t>living.</w:t>
      </w:r>
    </w:p>
    <w:p w:rsidR="0008581E" w:rsidRPr="00B3633A" w:rsidRDefault="0008581E">
      <w:pPr>
        <w:pStyle w:val="0DraftNormal"/>
        <w:rPr>
          <w:rFonts w:ascii="Montserrat" w:hAnsi="Montserrat"/>
          <w:spacing w:val="-2"/>
          <w:sz w:val="24"/>
        </w:rPr>
      </w:pPr>
    </w:p>
    <w:p w:rsidR="0008581E" w:rsidRPr="00B3633A" w:rsidRDefault="0008581E">
      <w:pPr>
        <w:pStyle w:val="0DraftNormal"/>
        <w:rPr>
          <w:rFonts w:ascii="Montserrat" w:hAnsi="Montserrat"/>
          <w:spacing w:val="-2"/>
          <w:sz w:val="24"/>
        </w:rPr>
      </w:pPr>
      <w:r w:rsidRPr="00B3633A">
        <w:rPr>
          <w:rFonts w:ascii="Montserrat" w:hAnsi="Montserrat"/>
          <w:spacing w:val="-2"/>
          <w:sz w:val="24"/>
        </w:rPr>
        <w:t xml:space="preserve">If I had allowed myself to be afraid of my own growth, I would have submitted to the fear that I was insane. However, I was never unstable or unaware of just who I was, what I was, and what I meant. I was determined to listen to the truth of myself. I was dedicated to finding a way to live in which I could fulfill my needs in a way that came from myself. I wanted to create myself. I wanted to be complete without having to be finished. </w:t>
      </w:r>
    </w:p>
    <w:p w:rsidR="0008581E" w:rsidRPr="00B3633A" w:rsidRDefault="0008581E">
      <w:pPr>
        <w:pStyle w:val="0DraftNormal"/>
        <w:rPr>
          <w:rFonts w:ascii="Montserrat" w:hAnsi="Montserrat"/>
          <w:spacing w:val="-2"/>
          <w:sz w:val="24"/>
        </w:rPr>
      </w:pPr>
    </w:p>
    <w:p w:rsidR="0008581E" w:rsidRPr="00B3633A" w:rsidRDefault="0008581E">
      <w:pPr>
        <w:pStyle w:val="0DraftNormal"/>
        <w:rPr>
          <w:rFonts w:ascii="Montserrat" w:hAnsi="Montserrat"/>
          <w:spacing w:val="-2"/>
          <w:sz w:val="24"/>
        </w:rPr>
      </w:pPr>
      <w:r w:rsidRPr="00B3633A">
        <w:rPr>
          <w:rFonts w:ascii="Montserrat" w:hAnsi="Montserrat"/>
          <w:spacing w:val="-2"/>
          <w:sz w:val="24"/>
        </w:rPr>
        <w:t xml:space="preserve">I always knew that I could not accept the need to die, or to live a meaningless life. My life, and my dreams had meaning and value to me that could not be tarnished. I was bright. I had promise. There was nothing I could not do if I had the time and the liberty to do it. but I was cautious. I was not self sacrificing. I knew that if I gave up myself then I no longer had anything to offer either myself or anyone else. I knew that I was not free. I knew that I was part of someone else's design. I knew that whatever was asked of me, I would try to fulfill. I had that much of a sense of personal responsibility. Honor. But what life, the design I was part of, asked for was for me to offer the least of my talents and promise to a world that also demanded that I submit to meaninglessness. </w:t>
      </w:r>
    </w:p>
    <w:p w:rsidR="0008581E" w:rsidRPr="00B3633A" w:rsidRDefault="0008581E">
      <w:pPr>
        <w:pStyle w:val="0DraftNormal"/>
        <w:rPr>
          <w:rFonts w:ascii="Montserrat" w:hAnsi="Montserrat"/>
          <w:spacing w:val="-2"/>
          <w:sz w:val="24"/>
        </w:rPr>
      </w:pPr>
    </w:p>
    <w:p w:rsidR="0008581E" w:rsidRPr="00B3633A" w:rsidRDefault="0008581E">
      <w:pPr>
        <w:pStyle w:val="0DraftNormal"/>
        <w:rPr>
          <w:rFonts w:ascii="Montserrat" w:hAnsi="Montserrat"/>
          <w:spacing w:val="-2"/>
          <w:sz w:val="24"/>
        </w:rPr>
      </w:pPr>
      <w:r w:rsidRPr="00B3633A">
        <w:rPr>
          <w:rFonts w:ascii="Montserrat" w:hAnsi="Montserrat"/>
          <w:spacing w:val="-2"/>
          <w:sz w:val="24"/>
        </w:rPr>
        <w:t xml:space="preserve">I, the true me, was not wanted. I was not valuable except as a mindless cell in an erratic and self consuming entity. Being without value to the world, I found that I had very little to offer it. But, I did not fear or hate the world. I did not want to kill or destroy it. I did not want to fight it. But I did have a responsibility to myself. To my own personal truth. I knew that I was valuable to the world. I knew that I would have to demonstrate this in a way that avoided the fear and paranoia the world feels at the presence of a stranger. I know how much the unknown and different is regarded as a threat. </w:t>
      </w:r>
    </w:p>
    <w:p w:rsidR="0008581E" w:rsidRPr="00B3633A" w:rsidRDefault="0008581E">
      <w:pPr>
        <w:pStyle w:val="0DraftNormal"/>
        <w:rPr>
          <w:rFonts w:ascii="Montserrat" w:hAnsi="Montserrat"/>
          <w:spacing w:val="-2"/>
          <w:sz w:val="24"/>
        </w:rPr>
      </w:pPr>
    </w:p>
    <w:p w:rsidR="0008581E" w:rsidRPr="00B3633A" w:rsidRDefault="0008581E">
      <w:pPr>
        <w:pStyle w:val="0DraftNormal"/>
        <w:rPr>
          <w:rFonts w:ascii="Montserrat" w:hAnsi="Montserrat"/>
          <w:spacing w:val="-2"/>
          <w:sz w:val="24"/>
        </w:rPr>
      </w:pPr>
      <w:r w:rsidRPr="00B3633A">
        <w:rPr>
          <w:rFonts w:ascii="Montserrat" w:hAnsi="Montserrat"/>
          <w:spacing w:val="-2"/>
          <w:sz w:val="24"/>
        </w:rPr>
        <w:t>I was not a threat. I did not have any need to threaten or destroy. Even though, throughout my life, there were always threats of destruction promised to me by the world.</w:t>
      </w:r>
    </w:p>
    <w:p w:rsidR="0008581E" w:rsidRPr="00B3633A" w:rsidRDefault="0008581E">
      <w:pPr>
        <w:pStyle w:val="0DraftNormal"/>
        <w:rPr>
          <w:rFonts w:ascii="Montserrat" w:hAnsi="Montserrat"/>
          <w:spacing w:val="-2"/>
          <w:sz w:val="24"/>
        </w:rPr>
      </w:pPr>
    </w:p>
    <w:p w:rsidR="0008581E" w:rsidRPr="00B3633A" w:rsidRDefault="0008581E">
      <w:pPr>
        <w:pStyle w:val="0DraftNormal"/>
        <w:rPr>
          <w:rFonts w:ascii="Montserrat" w:hAnsi="Montserrat"/>
          <w:spacing w:val="-2"/>
          <w:sz w:val="24"/>
        </w:rPr>
      </w:pPr>
      <w:r w:rsidRPr="00B3633A">
        <w:rPr>
          <w:rFonts w:ascii="Montserrat" w:hAnsi="Montserrat"/>
          <w:spacing w:val="-2"/>
          <w:sz w:val="24"/>
        </w:rPr>
        <w:t xml:space="preserve">I could see there was a better way. I could understand what could not be said. I could understand people that I was not. I could understand consequence. </w:t>
      </w:r>
    </w:p>
    <w:p w:rsidR="0008581E" w:rsidRPr="00B3633A" w:rsidRDefault="0008581E">
      <w:pPr>
        <w:pStyle w:val="0DraftNormal"/>
        <w:rPr>
          <w:rFonts w:ascii="Montserrat" w:hAnsi="Montserrat"/>
          <w:spacing w:val="-2"/>
          <w:sz w:val="24"/>
        </w:rPr>
      </w:pPr>
    </w:p>
    <w:p w:rsidR="0008581E" w:rsidRPr="00B3633A" w:rsidRDefault="0008581E">
      <w:pPr>
        <w:pStyle w:val="0DraftNormal"/>
        <w:rPr>
          <w:rFonts w:ascii="Montserrat" w:hAnsi="Montserrat"/>
          <w:spacing w:val="-2"/>
          <w:sz w:val="24"/>
        </w:rPr>
      </w:pPr>
      <w:r w:rsidRPr="00B3633A">
        <w:rPr>
          <w:rFonts w:ascii="Montserrat" w:hAnsi="Montserrat"/>
          <w:spacing w:val="-2"/>
          <w:sz w:val="24"/>
        </w:rPr>
        <w:t>With all of this, I could understand that what I appeared to be could not ever fulfill the promise of what I was, nor the abilities that I had. It did not seem right, that I could identify with anything, but what I was in substance could not ever change. For all of the wonder of my life, I was trapped in it. Dying was too extreme a change, but that was the only transformation that was available.</w:t>
      </w:r>
    </w:p>
    <w:p w:rsidR="0008581E" w:rsidRPr="00B3633A" w:rsidRDefault="0008581E">
      <w:pPr>
        <w:pStyle w:val="0DraftNormal"/>
        <w:rPr>
          <w:rFonts w:ascii="Montserrat" w:hAnsi="Montserrat"/>
          <w:spacing w:val="-2"/>
          <w:sz w:val="24"/>
        </w:rPr>
      </w:pPr>
    </w:p>
    <w:p w:rsidR="0008581E" w:rsidRPr="00B3633A" w:rsidRDefault="0008581E">
      <w:pPr>
        <w:pStyle w:val="0DraftNormal"/>
        <w:rPr>
          <w:rFonts w:ascii="Montserrat" w:hAnsi="Montserrat"/>
          <w:spacing w:val="-2"/>
          <w:sz w:val="24"/>
        </w:rPr>
      </w:pPr>
      <w:r w:rsidRPr="00B3633A">
        <w:rPr>
          <w:rFonts w:ascii="Montserrat" w:hAnsi="Montserrat"/>
          <w:spacing w:val="-2"/>
          <w:sz w:val="24"/>
        </w:rPr>
        <w:t xml:space="preserve">I could not afford to lose the gift of my existence, the things that I could do. I could not afford to die. I would. I could. I did not fear it. But I knew it could only be a disappointment to me; to have to lose so much. So, I had to learn to change. What I learned about change showed me many paths. Many of them seeming to contradict each other. But never did I find a word for it that did not equal insanity or death. Most of the time, I didn't even know that I was exploring this question. </w:t>
      </w:r>
    </w:p>
    <w:p w:rsidR="0008581E" w:rsidRPr="00B3633A" w:rsidRDefault="0008581E">
      <w:pPr>
        <w:pStyle w:val="0DraftNormal"/>
        <w:rPr>
          <w:rFonts w:ascii="Montserrat" w:hAnsi="Montserrat"/>
          <w:spacing w:val="-2"/>
          <w:sz w:val="24"/>
        </w:rPr>
      </w:pPr>
    </w:p>
    <w:p w:rsidR="0008581E" w:rsidRPr="00B3633A" w:rsidRDefault="0008581E">
      <w:pPr>
        <w:pStyle w:val="0DraftNormal"/>
        <w:rPr>
          <w:rFonts w:ascii="Montserrat" w:hAnsi="Montserrat"/>
          <w:spacing w:val="-2"/>
          <w:sz w:val="24"/>
        </w:rPr>
      </w:pPr>
      <w:r w:rsidRPr="00B3633A">
        <w:rPr>
          <w:rFonts w:ascii="Montserrat" w:hAnsi="Montserrat"/>
          <w:spacing w:val="-2"/>
          <w:sz w:val="24"/>
        </w:rPr>
        <w:t>Eventually, An introduced herself to me. With the addition of her to my thoughts, the analysis of my existence was buried even deeper. I became obsessed with this other aspect of myself. All of the mysteries of my childhood hunger were awakened and fanned into blazing life by her touch. Suddenly she was the most important thing in my life. The idea of self fulfillment. I had to find her. I had to touch her and share all of the mysteries and appetites of my nature with her.</w:t>
      </w:r>
    </w:p>
    <w:p w:rsidR="0008581E" w:rsidRPr="00B3633A" w:rsidRDefault="0008581E">
      <w:pPr>
        <w:pStyle w:val="0DraftNormal"/>
        <w:rPr>
          <w:rFonts w:ascii="Montserrat" w:hAnsi="Montserrat"/>
          <w:spacing w:val="-2"/>
          <w:sz w:val="24"/>
        </w:rPr>
      </w:pPr>
    </w:p>
    <w:p w:rsidR="0008581E" w:rsidRPr="00B3633A" w:rsidRDefault="0008581E">
      <w:pPr>
        <w:pStyle w:val="0DraftNormal"/>
        <w:rPr>
          <w:rFonts w:ascii="Montserrat" w:hAnsi="Montserrat"/>
          <w:spacing w:val="-2"/>
          <w:sz w:val="24"/>
        </w:rPr>
      </w:pPr>
      <w:r w:rsidRPr="00B3633A">
        <w:rPr>
          <w:rFonts w:ascii="Montserrat" w:hAnsi="Montserrat"/>
          <w:spacing w:val="-2"/>
          <w:sz w:val="24"/>
        </w:rPr>
        <w:t xml:space="preserve">As a child I had always wished for the ability to change into something which I could not myself represent. I was still very good at identifying with that which was </w:t>
      </w:r>
      <w:r w:rsidRPr="00B3633A">
        <w:rPr>
          <w:rFonts w:ascii="Montserrat" w:hAnsi="Montserrat"/>
          <w:i/>
          <w:spacing w:val="-2"/>
          <w:sz w:val="24"/>
        </w:rPr>
        <w:t xml:space="preserve">other. </w:t>
      </w:r>
      <w:r w:rsidRPr="00B3633A">
        <w:rPr>
          <w:rFonts w:ascii="Montserrat" w:hAnsi="Montserrat"/>
          <w:spacing w:val="-2"/>
          <w:sz w:val="24"/>
        </w:rPr>
        <w:t xml:space="preserve">I didn't realize that my empathy was my understanding that I myself was </w:t>
      </w:r>
      <w:r w:rsidRPr="00B3633A">
        <w:rPr>
          <w:rFonts w:ascii="Montserrat" w:hAnsi="Montserrat"/>
          <w:i/>
          <w:spacing w:val="-2"/>
          <w:sz w:val="24"/>
        </w:rPr>
        <w:t>other</w:t>
      </w:r>
      <w:r w:rsidRPr="00B3633A">
        <w:rPr>
          <w:rFonts w:ascii="Montserrat" w:hAnsi="Montserrat"/>
          <w:spacing w:val="-2"/>
          <w:sz w:val="24"/>
        </w:rPr>
        <w:t xml:space="preserve">. I also hungered for the ability to act beyond the apparent limits of my form. I could read peoples minds simply by identifying with them; I could resonate with their feelings. I did not know them as they knew them. </w:t>
      </w:r>
    </w:p>
    <w:p w:rsidR="0008581E" w:rsidRPr="00B3633A" w:rsidRDefault="0008581E">
      <w:pPr>
        <w:pStyle w:val="0DraftNormal"/>
        <w:rPr>
          <w:rFonts w:ascii="Montserrat" w:hAnsi="Montserrat"/>
          <w:spacing w:val="-2"/>
          <w:sz w:val="24"/>
        </w:rPr>
      </w:pPr>
    </w:p>
    <w:p w:rsidR="0008581E" w:rsidRPr="00B3633A" w:rsidRDefault="0008581E">
      <w:pPr>
        <w:pStyle w:val="0DraftNormal"/>
        <w:rPr>
          <w:rFonts w:ascii="Montserrat" w:hAnsi="Montserrat"/>
          <w:spacing w:val="-2"/>
          <w:sz w:val="24"/>
        </w:rPr>
      </w:pPr>
      <w:r w:rsidRPr="00B3633A">
        <w:rPr>
          <w:rFonts w:ascii="Montserrat" w:hAnsi="Montserrat"/>
          <w:spacing w:val="-2"/>
          <w:sz w:val="24"/>
        </w:rPr>
        <w:t xml:space="preserve">I didn't know how to notice my own abilities as anything special. I wished for the powers of magic and psionics that littered the stories I devoured in childhood. I knew that if I could demonstrate any power to escape my limitations, I could find a way to give An the life that was stolen from her. </w:t>
      </w:r>
    </w:p>
    <w:p w:rsidR="0008581E" w:rsidRPr="00B3633A" w:rsidRDefault="0008581E">
      <w:pPr>
        <w:pStyle w:val="0DraftNormal"/>
        <w:rPr>
          <w:rFonts w:ascii="Montserrat" w:hAnsi="Montserrat"/>
          <w:spacing w:val="-2"/>
          <w:sz w:val="24"/>
        </w:rPr>
      </w:pPr>
    </w:p>
    <w:p w:rsidR="0008581E" w:rsidRPr="00B3633A" w:rsidRDefault="0008581E">
      <w:pPr>
        <w:pStyle w:val="0DraftNormal"/>
        <w:rPr>
          <w:rFonts w:ascii="Montserrat" w:hAnsi="Montserrat"/>
          <w:spacing w:val="-2"/>
          <w:sz w:val="24"/>
        </w:rPr>
      </w:pPr>
      <w:r w:rsidRPr="00B3633A">
        <w:rPr>
          <w:rFonts w:ascii="Montserrat" w:hAnsi="Montserrat"/>
          <w:spacing w:val="-2"/>
          <w:sz w:val="24"/>
        </w:rPr>
        <w:t>It took me a lot longer than her to understand the choice I had made to be born male. To understand the drive to freedom that early blow would inspire. To understand that the long turmoil and wishing would only lead me to the beginning of the path that would become my freedom.</w:t>
      </w:r>
    </w:p>
    <w:p w:rsidR="0008581E" w:rsidRPr="00B3633A" w:rsidRDefault="0008581E">
      <w:pPr>
        <w:pStyle w:val="0DraftNormal"/>
        <w:rPr>
          <w:rFonts w:ascii="Montserrat" w:hAnsi="Montserrat"/>
          <w:spacing w:val="-2"/>
          <w:sz w:val="24"/>
        </w:rPr>
      </w:pPr>
    </w:p>
    <w:p w:rsidR="0008581E" w:rsidRPr="00B3633A" w:rsidRDefault="0008581E">
      <w:pPr>
        <w:pStyle w:val="0DraftNormal"/>
        <w:rPr>
          <w:rFonts w:ascii="Montserrat" w:hAnsi="Montserrat"/>
          <w:spacing w:val="-2"/>
          <w:sz w:val="24"/>
        </w:rPr>
      </w:pPr>
      <w:r w:rsidRPr="00B3633A">
        <w:rPr>
          <w:rFonts w:ascii="Montserrat" w:hAnsi="Montserrat"/>
          <w:spacing w:val="-2"/>
          <w:sz w:val="24"/>
        </w:rPr>
        <w:t>I remember myself growing and developing through infancy; seeing, measuring, learning. I remember learning how to be me. I remember my mother and her sisters. I learned to be just like them. Then I learned that I wasn't. I was my mother's daughter, but I learned only too late that physically I was my mother's son. That hurt. I was so isolated, so utterly alone. There was nothing I could do to be just like all of those I valued and worshipped. I was damned.</w:t>
      </w:r>
    </w:p>
    <w:p w:rsidR="0008581E" w:rsidRPr="00B3633A" w:rsidRDefault="0008581E">
      <w:pPr>
        <w:pStyle w:val="0DraftNormal"/>
        <w:rPr>
          <w:rFonts w:ascii="Montserrat" w:hAnsi="Montserrat"/>
          <w:spacing w:val="-2"/>
          <w:sz w:val="24"/>
        </w:rPr>
      </w:pPr>
    </w:p>
    <w:p w:rsidR="0008581E" w:rsidRPr="00B3633A" w:rsidRDefault="0008581E">
      <w:pPr>
        <w:pStyle w:val="0DraftNormal"/>
        <w:rPr>
          <w:rFonts w:ascii="Montserrat" w:hAnsi="Montserrat"/>
          <w:spacing w:val="-2"/>
          <w:sz w:val="24"/>
        </w:rPr>
      </w:pPr>
      <w:r w:rsidRPr="00B3633A">
        <w:rPr>
          <w:rFonts w:ascii="Montserrat" w:hAnsi="Montserrat"/>
          <w:spacing w:val="-2"/>
          <w:sz w:val="24"/>
        </w:rPr>
        <w:t>What had I done wrong? Why was I an outcast? What was the reason? I thought I would never understand. Only now do I realize how very early I learned the lesson of the victim. Only recently did I understand why I had to suffer this early blow. Understand that I had chosen to do this to myself. I had done it so that one day I might wake up and be free to be what I wanted to be. By that time, I had grown so much that I understood what a responsibility and a privilege choice was. I had the opportunity to understand how much I could be controlled.</w:t>
      </w:r>
    </w:p>
    <w:p w:rsidR="0008581E" w:rsidRPr="00B3633A" w:rsidRDefault="0008581E">
      <w:pPr>
        <w:pStyle w:val="0DraftNormal"/>
        <w:rPr>
          <w:rFonts w:ascii="Montserrat" w:hAnsi="Montserrat"/>
          <w:spacing w:val="-2"/>
          <w:sz w:val="24"/>
        </w:rPr>
      </w:pPr>
    </w:p>
    <w:p w:rsidR="0008581E" w:rsidRPr="00B3633A" w:rsidRDefault="0008581E">
      <w:pPr>
        <w:pStyle w:val="0DraftNormal"/>
        <w:rPr>
          <w:rFonts w:ascii="Montserrat" w:hAnsi="Montserrat"/>
          <w:spacing w:val="-2"/>
          <w:sz w:val="24"/>
        </w:rPr>
      </w:pPr>
      <w:r w:rsidRPr="00B3633A">
        <w:rPr>
          <w:rFonts w:ascii="Montserrat" w:hAnsi="Montserrat"/>
          <w:spacing w:val="-2"/>
          <w:sz w:val="24"/>
        </w:rPr>
        <w:t>Now that I have the freedom of choice I am wary to make the choices actions rather than reactions. I am female, not because I so much want to identify with my mother and her sisters. I am female because I value it as a role, a design, a way of expressing myself. Of exploring myself.</w:t>
      </w:r>
    </w:p>
    <w:p w:rsidR="0008581E" w:rsidRPr="00B3633A" w:rsidRDefault="0008581E">
      <w:pPr>
        <w:pStyle w:val="0DraftNormal"/>
        <w:rPr>
          <w:rFonts w:ascii="Montserrat" w:hAnsi="Montserrat"/>
          <w:spacing w:val="-2"/>
          <w:sz w:val="24"/>
        </w:rPr>
      </w:pPr>
    </w:p>
    <w:p w:rsidR="0008581E" w:rsidRPr="00B3633A" w:rsidRDefault="0008581E">
      <w:pPr>
        <w:pStyle w:val="0DraftNormal"/>
        <w:rPr>
          <w:rFonts w:ascii="Montserrat" w:hAnsi="Montserrat"/>
          <w:spacing w:val="-2"/>
          <w:sz w:val="24"/>
        </w:rPr>
      </w:pPr>
      <w:r w:rsidRPr="00B3633A">
        <w:rPr>
          <w:rFonts w:ascii="Montserrat" w:hAnsi="Montserrat"/>
          <w:spacing w:val="-2"/>
          <w:sz w:val="24"/>
        </w:rPr>
        <w:t xml:space="preserve">Even when, as a child, I had been destroyed by the unfairness of reality, I had too much will to just cease to exist. Ii was built out of all of my best intentions, and to die would have killed those qualities in myself. I understand, now, the horror of being a son. Every son must confront the fact that they are </w:t>
      </w:r>
      <w:r w:rsidRPr="00B3633A">
        <w:rPr>
          <w:rFonts w:ascii="Montserrat" w:hAnsi="Montserrat"/>
          <w:i/>
          <w:spacing w:val="-2"/>
          <w:sz w:val="24"/>
        </w:rPr>
        <w:t>different</w:t>
      </w:r>
      <w:r w:rsidRPr="00B3633A">
        <w:rPr>
          <w:rFonts w:ascii="Montserrat" w:hAnsi="Montserrat"/>
          <w:spacing w:val="-2"/>
          <w:sz w:val="24"/>
        </w:rPr>
        <w:t xml:space="preserve"> from their mother, and nothing they can do will ever change that. A son is always </w:t>
      </w:r>
      <w:r w:rsidRPr="00B3633A">
        <w:rPr>
          <w:rFonts w:ascii="Montserrat" w:hAnsi="Montserrat"/>
          <w:i/>
          <w:spacing w:val="-2"/>
          <w:sz w:val="24"/>
        </w:rPr>
        <w:t>other</w:t>
      </w:r>
      <w:r w:rsidRPr="00B3633A">
        <w:rPr>
          <w:rFonts w:ascii="Montserrat" w:hAnsi="Montserrat"/>
          <w:spacing w:val="-2"/>
          <w:sz w:val="24"/>
        </w:rPr>
        <w:t xml:space="preserve"> to she who bore him into this life.</w:t>
      </w:r>
    </w:p>
    <w:p w:rsidR="0008581E" w:rsidRPr="00B3633A" w:rsidRDefault="0008581E">
      <w:pPr>
        <w:pStyle w:val="0DraftNormal"/>
        <w:rPr>
          <w:rFonts w:ascii="Montserrat" w:hAnsi="Montserrat"/>
          <w:spacing w:val="-2"/>
          <w:sz w:val="24"/>
        </w:rPr>
      </w:pPr>
    </w:p>
    <w:p w:rsidR="0008581E" w:rsidRPr="00B3633A" w:rsidRDefault="0008581E">
      <w:pPr>
        <w:pStyle w:val="0DraftNormal"/>
        <w:rPr>
          <w:rFonts w:ascii="Montserrat" w:hAnsi="Montserrat"/>
          <w:spacing w:val="-2"/>
          <w:sz w:val="24"/>
        </w:rPr>
      </w:pPr>
      <w:r w:rsidRPr="00B3633A">
        <w:rPr>
          <w:rFonts w:ascii="Montserrat" w:hAnsi="Montserrat"/>
          <w:spacing w:val="-2"/>
          <w:sz w:val="24"/>
        </w:rPr>
        <w:t xml:space="preserve">Understanding this, I held on, and watched myself recover and become (Av). I lived and breathed with him, giving him my strength and support. I lived through him, and hid from him for many years. Eventually, I learned that he suffered from my wound. He rose from my Asiaes with the memory of my betrayal. My trial gave him strength to face his own. He became a sharp edged sword eager to pierce the lies and illusions that denied us both our selves. I became the enveloping sheath that protected the world from him until he could use that cutting edge without danger of senseless destruction. </w:t>
      </w:r>
    </w:p>
    <w:p w:rsidR="0008581E" w:rsidRPr="00B3633A" w:rsidRDefault="0008581E">
      <w:pPr>
        <w:pStyle w:val="0DraftNormal"/>
        <w:rPr>
          <w:rFonts w:ascii="Montserrat" w:hAnsi="Montserrat"/>
          <w:spacing w:val="-2"/>
          <w:sz w:val="24"/>
        </w:rPr>
      </w:pPr>
    </w:p>
    <w:p w:rsidR="0008581E" w:rsidRPr="00B3633A" w:rsidRDefault="0008581E">
      <w:pPr>
        <w:pStyle w:val="0DraftNormal"/>
        <w:rPr>
          <w:rFonts w:ascii="Montserrat" w:hAnsi="Montserrat"/>
          <w:spacing w:val="-2"/>
          <w:sz w:val="24"/>
        </w:rPr>
      </w:pPr>
      <w:r w:rsidRPr="00B3633A">
        <w:rPr>
          <w:rFonts w:ascii="Montserrat" w:hAnsi="Montserrat"/>
          <w:spacing w:val="-2"/>
          <w:sz w:val="24"/>
        </w:rPr>
        <w:t>I also learned about dreaming. I learned about the freedom of dreaming and what it lacked with regard to the real world. I could be anything I wanted, but nothing I did had permanence of continuity. I could be me, but I could not matter.</w:t>
      </w:r>
    </w:p>
    <w:p w:rsidR="0008581E" w:rsidRPr="00B3633A" w:rsidRDefault="0008581E">
      <w:pPr>
        <w:pStyle w:val="0DraftNormal"/>
        <w:rPr>
          <w:rFonts w:ascii="Montserrat" w:hAnsi="Montserrat"/>
          <w:spacing w:val="-2"/>
          <w:sz w:val="24"/>
        </w:rPr>
      </w:pPr>
    </w:p>
    <w:p w:rsidR="0008581E" w:rsidRPr="00B3633A" w:rsidRDefault="0008581E">
      <w:pPr>
        <w:pStyle w:val="0DraftNormal"/>
        <w:rPr>
          <w:rFonts w:ascii="Montserrat" w:hAnsi="Montserrat"/>
          <w:spacing w:val="-2"/>
          <w:sz w:val="24"/>
        </w:rPr>
      </w:pPr>
      <w:r w:rsidRPr="00B3633A">
        <w:rPr>
          <w:rFonts w:ascii="Montserrat" w:hAnsi="Montserrat"/>
          <w:spacing w:val="-2"/>
          <w:sz w:val="24"/>
        </w:rPr>
        <w:t xml:space="preserve">Eventually, I realized that I did matter. To me. To (Av). He needed me. I was the part of himself that he had lost; that had been stolen from him. He needed someone who could understand him. He was always alone, no matter how much he loved or was loved. We began dreaming together. He didn't recognize me yet, and he did not understand, but he realized that we fit. And he began looking for me in the real world. Meanwhile, I was training myself. I was absorbing as much experience as I could, and which I could apply to my own self. I knew that I had to be real in myself to be real to him. </w:t>
      </w:r>
    </w:p>
    <w:p w:rsidR="0008581E" w:rsidRPr="00B3633A" w:rsidRDefault="0008581E">
      <w:pPr>
        <w:pStyle w:val="0DraftNormal"/>
        <w:rPr>
          <w:rFonts w:ascii="Montserrat" w:hAnsi="Montserrat"/>
          <w:spacing w:val="-2"/>
          <w:sz w:val="24"/>
        </w:rPr>
      </w:pPr>
    </w:p>
    <w:p w:rsidR="0008581E" w:rsidRPr="00B3633A" w:rsidRDefault="0008581E">
      <w:pPr>
        <w:pStyle w:val="0DraftNormal"/>
        <w:rPr>
          <w:rFonts w:ascii="Montserrat" w:hAnsi="Montserrat"/>
          <w:spacing w:val="-2"/>
          <w:sz w:val="24"/>
        </w:rPr>
      </w:pPr>
      <w:r w:rsidRPr="00B3633A">
        <w:rPr>
          <w:rFonts w:ascii="Montserrat" w:hAnsi="Montserrat"/>
          <w:spacing w:val="-2"/>
          <w:sz w:val="24"/>
        </w:rPr>
        <w:t>I knew that he could kill me.</w:t>
      </w:r>
    </w:p>
    <w:p w:rsidR="0008581E" w:rsidRPr="00B3633A" w:rsidRDefault="0008581E">
      <w:pPr>
        <w:pStyle w:val="0DraftNormal"/>
        <w:rPr>
          <w:rFonts w:ascii="Montserrat" w:hAnsi="Montserrat"/>
          <w:spacing w:val="-2"/>
          <w:sz w:val="24"/>
        </w:rPr>
      </w:pPr>
    </w:p>
    <w:p w:rsidR="0008581E" w:rsidRPr="00B3633A" w:rsidRDefault="0008581E">
      <w:pPr>
        <w:pStyle w:val="0DraftNormal"/>
        <w:rPr>
          <w:rFonts w:ascii="Montserrat" w:hAnsi="Montserrat"/>
          <w:spacing w:val="-2"/>
          <w:sz w:val="24"/>
        </w:rPr>
      </w:pPr>
      <w:r w:rsidRPr="00B3633A">
        <w:rPr>
          <w:rFonts w:ascii="Montserrat" w:hAnsi="Montserrat"/>
          <w:spacing w:val="-2"/>
          <w:sz w:val="24"/>
        </w:rPr>
        <w:t>My will to live was never weak. Surer and surer, I began to reveal myself to him. Each time I showed myself to him, each time I gave him knowledge about me, he tried harder to find me in the real world. He wanted me to be real. I can't tell you how much that meant to me. I could show myself to him in dreams, and he would remember me while awake. Unfortunately, he found someone who fulfilled my image in the real world. Suddenly, he found ways to control his world itself to get what he thought was me. He skipped the eighth grade, he changed the nature of his activities, he broke through his shyness toward his peers. but this girl could not fulfill the need he had for me.</w:t>
      </w:r>
    </w:p>
    <w:p w:rsidR="0008581E" w:rsidRPr="00B3633A" w:rsidRDefault="0008581E">
      <w:pPr>
        <w:pStyle w:val="0DraftNormal"/>
        <w:rPr>
          <w:rFonts w:ascii="Montserrat" w:hAnsi="Montserrat"/>
          <w:spacing w:val="-2"/>
          <w:sz w:val="24"/>
        </w:rPr>
      </w:pPr>
    </w:p>
    <w:p w:rsidR="0008581E" w:rsidRPr="00B3633A" w:rsidRDefault="0008581E">
      <w:pPr>
        <w:pStyle w:val="0DraftNormal"/>
        <w:rPr>
          <w:rFonts w:ascii="Montserrat" w:hAnsi="Montserrat"/>
          <w:spacing w:val="-2"/>
          <w:sz w:val="24"/>
        </w:rPr>
      </w:pPr>
      <w:r w:rsidRPr="00B3633A">
        <w:rPr>
          <w:rFonts w:ascii="Montserrat" w:hAnsi="Montserrat"/>
          <w:spacing w:val="-2"/>
          <w:sz w:val="24"/>
        </w:rPr>
        <w:t xml:space="preserve">I unfolded myself to him even more rapidly until he had to realize that I was here, I was a part of him, and yet was real in myself. The strain was almost too much for him. The agony he felt for having me and knowing that he could never touch me; the shame of knowing how our condition compromised his mind in the eyes of his world, drove him into complete breakdown. </w:t>
      </w:r>
    </w:p>
    <w:p w:rsidR="0008581E" w:rsidRPr="00B3633A" w:rsidRDefault="0008581E">
      <w:pPr>
        <w:pStyle w:val="0DraftNormal"/>
        <w:rPr>
          <w:rFonts w:ascii="Montserrat" w:hAnsi="Montserrat"/>
          <w:spacing w:val="-2"/>
          <w:sz w:val="24"/>
        </w:rPr>
      </w:pPr>
    </w:p>
    <w:p w:rsidR="0008581E" w:rsidRPr="00B3633A" w:rsidRDefault="0008581E">
      <w:pPr>
        <w:pStyle w:val="0DraftNormal"/>
        <w:rPr>
          <w:rFonts w:ascii="Montserrat" w:hAnsi="Montserrat"/>
          <w:spacing w:val="-2"/>
          <w:sz w:val="24"/>
        </w:rPr>
      </w:pPr>
      <w:r w:rsidRPr="00B3633A">
        <w:rPr>
          <w:rFonts w:ascii="Montserrat" w:hAnsi="Montserrat"/>
          <w:spacing w:val="-2"/>
          <w:sz w:val="24"/>
        </w:rPr>
        <w:t>He was willing to completely sacrifice his life, his flesh, to give a place in the real world. Once he almost succeeded. But I would be as alone without him as he would be without me. There had to be a better answer.</w:t>
      </w:r>
    </w:p>
    <w:p w:rsidR="0008581E" w:rsidRPr="00B3633A" w:rsidRDefault="0008581E">
      <w:pPr>
        <w:pStyle w:val="0DraftNormal"/>
        <w:rPr>
          <w:rFonts w:ascii="Montserrat" w:hAnsi="Montserrat"/>
          <w:spacing w:val="-2"/>
          <w:sz w:val="24"/>
        </w:rPr>
      </w:pPr>
    </w:p>
    <w:p w:rsidR="0008581E" w:rsidRPr="00B3633A" w:rsidRDefault="0008581E">
      <w:pPr>
        <w:pStyle w:val="0DraftNormal"/>
        <w:rPr>
          <w:rFonts w:ascii="Montserrat" w:hAnsi="Montserrat"/>
          <w:spacing w:val="-2"/>
          <w:sz w:val="24"/>
        </w:rPr>
      </w:pPr>
      <w:r w:rsidRPr="00B3633A">
        <w:rPr>
          <w:rFonts w:ascii="Montserrat" w:hAnsi="Montserrat"/>
          <w:spacing w:val="-2"/>
          <w:sz w:val="24"/>
        </w:rPr>
        <w:t xml:space="preserve">I have to work a lot harder to find the origins of myself among the experiences of my life. I remember being confronted with a choice in which either decision resulted in unacceptable and debilitating limitations to my options in life. I remember deciding; declaring: Let me find my own way. I remember being told that there is no other way, but the one you create. I knew that I did not have the tools to create my own way from nothing. But there were tools to be had here. The tools of life. So, I devised a means to a beginning. </w:t>
      </w:r>
    </w:p>
    <w:p w:rsidR="0008581E" w:rsidRPr="00B3633A" w:rsidRDefault="0008581E">
      <w:pPr>
        <w:pStyle w:val="0DraftNormal"/>
        <w:rPr>
          <w:rFonts w:ascii="Montserrat" w:hAnsi="Montserrat"/>
          <w:spacing w:val="-2"/>
          <w:sz w:val="24"/>
        </w:rPr>
      </w:pPr>
    </w:p>
    <w:p w:rsidR="0008581E" w:rsidRPr="00B3633A" w:rsidRDefault="0008581E">
      <w:pPr>
        <w:pStyle w:val="0DraftNormal"/>
        <w:rPr>
          <w:rFonts w:ascii="Montserrat" w:hAnsi="Montserrat"/>
          <w:spacing w:val="-2"/>
          <w:sz w:val="24"/>
        </w:rPr>
      </w:pPr>
      <w:r w:rsidRPr="00B3633A">
        <w:rPr>
          <w:rFonts w:ascii="Montserrat" w:hAnsi="Montserrat"/>
          <w:spacing w:val="-2"/>
          <w:sz w:val="24"/>
        </w:rPr>
        <w:t xml:space="preserve">Once in the limitations of my chosen form, I needed time. I had to gather the right tools. I had to find a way to create the tools that I could not find. My work was far more sophisticated than the role I had assumed in life. I almost selflessly dedicated myself to the work of self conception, and thus stayed very deep within the sea of thoughts around which (Av) and An embodied. I was as conscious as either of them, but my needs were solely to question and observe. </w:t>
      </w:r>
    </w:p>
    <w:p w:rsidR="0008581E" w:rsidRPr="00B3633A" w:rsidRDefault="0008581E">
      <w:pPr>
        <w:pStyle w:val="0DraftNormal"/>
        <w:rPr>
          <w:rFonts w:ascii="Montserrat" w:hAnsi="Montserrat"/>
          <w:spacing w:val="-2"/>
          <w:sz w:val="24"/>
        </w:rPr>
      </w:pPr>
    </w:p>
    <w:p w:rsidR="0008581E" w:rsidRPr="00B3633A" w:rsidRDefault="0008581E">
      <w:pPr>
        <w:pStyle w:val="0DraftNormal"/>
        <w:rPr>
          <w:rFonts w:ascii="Montserrat" w:hAnsi="Montserrat"/>
          <w:spacing w:val="-2"/>
          <w:sz w:val="24"/>
        </w:rPr>
      </w:pPr>
      <w:r w:rsidRPr="00B3633A">
        <w:rPr>
          <w:rFonts w:ascii="Montserrat" w:hAnsi="Montserrat"/>
          <w:spacing w:val="-2"/>
          <w:sz w:val="24"/>
        </w:rPr>
        <w:t xml:space="preserve">I was committed to enduring whatever trials my life inspired, as I understood somewhat, even then, that this shaped me. This was also a tool. But, for my purpose, my designs could not change. I did not understand what I had done by forcing two complete personalities to arise to deal with the necessity of existing while I was working. Nor did I truly appreciate the freedom that their presences gave me to do that work. </w:t>
      </w:r>
    </w:p>
    <w:p w:rsidR="0008581E" w:rsidRPr="00B3633A" w:rsidRDefault="0008581E">
      <w:pPr>
        <w:pStyle w:val="0DraftNormal"/>
        <w:rPr>
          <w:rFonts w:ascii="Montserrat" w:hAnsi="Montserrat"/>
          <w:spacing w:val="-2"/>
          <w:sz w:val="24"/>
        </w:rPr>
      </w:pPr>
    </w:p>
    <w:p w:rsidR="0008581E" w:rsidRPr="00B3633A" w:rsidRDefault="0008581E">
      <w:pPr>
        <w:pStyle w:val="0DraftNormal"/>
        <w:rPr>
          <w:rFonts w:ascii="Montserrat" w:hAnsi="Montserrat"/>
          <w:spacing w:val="-2"/>
          <w:sz w:val="24"/>
        </w:rPr>
      </w:pPr>
      <w:r w:rsidRPr="00B3633A">
        <w:rPr>
          <w:rFonts w:ascii="Montserrat" w:hAnsi="Montserrat"/>
          <w:spacing w:val="-2"/>
          <w:sz w:val="24"/>
        </w:rPr>
        <w:t>Each time—both instances—I divided my attention to provide identity to my life without sacrificing my work, and intrinsically, these separate attentions committed themselves to my work from their own perspectives. Eventually, (Av), as our primary interface, exceeded me in sophistication. I accepted him as my master, realizing that I could continue my work with the advantage of his capacity to grow. An, too began to surpass me, and dedicated herself to supporting both (Av) and the very core of our goal as an individual.</w:t>
      </w:r>
    </w:p>
    <w:p w:rsidR="0008581E" w:rsidRPr="00B3633A" w:rsidRDefault="0008581E">
      <w:pPr>
        <w:pStyle w:val="0DraftNormal"/>
        <w:rPr>
          <w:rFonts w:ascii="Montserrat" w:hAnsi="Montserrat"/>
          <w:spacing w:val="-2"/>
          <w:sz w:val="24"/>
        </w:rPr>
      </w:pPr>
    </w:p>
    <w:p w:rsidR="0008581E" w:rsidRPr="00B3633A" w:rsidRDefault="0008581E">
      <w:pPr>
        <w:pStyle w:val="0DraftNormal"/>
        <w:rPr>
          <w:rFonts w:ascii="Montserrat" w:hAnsi="Montserrat"/>
          <w:spacing w:val="-2"/>
          <w:sz w:val="24"/>
        </w:rPr>
      </w:pPr>
      <w:r w:rsidRPr="00B3633A">
        <w:rPr>
          <w:rFonts w:ascii="Montserrat" w:hAnsi="Montserrat"/>
          <w:spacing w:val="-2"/>
          <w:sz w:val="24"/>
        </w:rPr>
        <w:t>Suddenly, I was the tool. I was the asset that allowed (Av) his genius, and his empathy. I was the strength and determination and perfect understanding that allowed An to maintain herself in a subjective term of existence. While they never really recognized me, and often fought my words, they did not forget me. Whenever there was a role to play that neither of them were geared to play, I took it, and was always satisfied with the experiences. I was not less than my parts; I was part of a whole.</w:t>
      </w:r>
    </w:p>
    <w:p w:rsidR="0008581E" w:rsidRPr="00B3633A" w:rsidRDefault="0008581E">
      <w:pPr>
        <w:pStyle w:val="0DraftNormal"/>
        <w:rPr>
          <w:rFonts w:ascii="Montserrat" w:hAnsi="Montserrat"/>
          <w:spacing w:val="-2"/>
          <w:sz w:val="24"/>
        </w:rPr>
      </w:pPr>
    </w:p>
    <w:p w:rsidR="0008581E" w:rsidRPr="00B3633A" w:rsidRDefault="0008581E">
      <w:pPr>
        <w:pStyle w:val="0DraftNormal"/>
        <w:rPr>
          <w:rFonts w:ascii="Montserrat" w:hAnsi="Montserrat"/>
          <w:spacing w:val="-2"/>
          <w:sz w:val="24"/>
        </w:rPr>
      </w:pPr>
      <w:r w:rsidRPr="00B3633A">
        <w:rPr>
          <w:rFonts w:ascii="Montserrat" w:hAnsi="Montserrat"/>
          <w:spacing w:val="-2"/>
          <w:sz w:val="24"/>
        </w:rPr>
        <w:t>Then, An revealed herself to (Av). She asked him to accept something that was patently impossible. That she did indeed exist, though in different terms than he. It was hard, and his struggle to find peace with that personal truth led us to a doorway. Conscious pursuit of self realization, expression, definition, and creation. There are so many elements that we combined in our screaming acceleration toward self fulfillment, that they could not be named in convenience. We poured everything we were into making us what we could be, and what we are.</w:t>
      </w:r>
    </w:p>
    <w:p w:rsidR="0008581E" w:rsidRPr="00B3633A" w:rsidRDefault="0008581E">
      <w:pPr>
        <w:pStyle w:val="0DraftNormal"/>
        <w:rPr>
          <w:rFonts w:ascii="Montserrat" w:hAnsi="Montserrat"/>
          <w:spacing w:val="-2"/>
          <w:sz w:val="24"/>
        </w:rPr>
      </w:pPr>
    </w:p>
    <w:p w:rsidR="0008581E" w:rsidRPr="00B3633A" w:rsidRDefault="0008581E">
      <w:pPr>
        <w:pStyle w:val="0DraftNormal"/>
        <w:rPr>
          <w:rFonts w:ascii="Montserrat" w:hAnsi="Montserrat"/>
          <w:spacing w:val="-2"/>
          <w:sz w:val="24"/>
        </w:rPr>
      </w:pPr>
      <w:r w:rsidRPr="00B3633A">
        <w:rPr>
          <w:rFonts w:ascii="Montserrat" w:hAnsi="Montserrat"/>
          <w:spacing w:val="-2"/>
          <w:sz w:val="24"/>
        </w:rPr>
        <w:t xml:space="preserve">Between the three of us, though still believing there to be only two of us, we devoured mysteries and paradoxes. We realized that we could be gods, and learned that first we would be ourselves, somehow reconciled to existence. Somehow made manifest in a way that we lost nothing of what we were, and could express and utilize the fullness of ourselves. </w:t>
      </w:r>
    </w:p>
    <w:p w:rsidR="0008581E" w:rsidRPr="00B3633A" w:rsidRDefault="0008581E">
      <w:pPr>
        <w:pStyle w:val="0DraftNormal"/>
        <w:rPr>
          <w:rFonts w:ascii="Montserrat" w:hAnsi="Montserrat"/>
          <w:spacing w:val="-2"/>
          <w:sz w:val="24"/>
        </w:rPr>
      </w:pPr>
    </w:p>
    <w:p w:rsidR="0008581E" w:rsidRPr="00B3633A" w:rsidRDefault="0008581E">
      <w:pPr>
        <w:pStyle w:val="0DraftNormal"/>
        <w:rPr>
          <w:rFonts w:ascii="Montserrat" w:hAnsi="Montserrat"/>
          <w:spacing w:val="-2"/>
          <w:sz w:val="24"/>
        </w:rPr>
      </w:pPr>
      <w:r w:rsidRPr="00B3633A">
        <w:rPr>
          <w:rFonts w:ascii="Montserrat" w:hAnsi="Montserrat"/>
          <w:spacing w:val="-2"/>
          <w:sz w:val="24"/>
        </w:rPr>
        <w:t xml:space="preserve">But, for all the sense (Av) and An made of things, there was always so much missing. Among them was my destiny, my freedom. I who had a choice and asked to go my own way. </w:t>
      </w:r>
    </w:p>
    <w:p w:rsidR="0008581E" w:rsidRPr="00B3633A" w:rsidRDefault="0008581E">
      <w:pPr>
        <w:pStyle w:val="0DraftNormal"/>
        <w:rPr>
          <w:rFonts w:ascii="Montserrat" w:hAnsi="Montserrat"/>
          <w:spacing w:val="-2"/>
          <w:sz w:val="24"/>
        </w:rPr>
      </w:pPr>
    </w:p>
    <w:p w:rsidR="0008581E" w:rsidRPr="00B3633A" w:rsidRDefault="0008581E">
      <w:pPr>
        <w:pStyle w:val="0DraftNormal"/>
        <w:rPr>
          <w:rFonts w:ascii="Montserrat" w:hAnsi="Montserrat"/>
          <w:spacing w:val="-2"/>
          <w:sz w:val="24"/>
        </w:rPr>
      </w:pPr>
      <w:r w:rsidRPr="00B3633A">
        <w:rPr>
          <w:rFonts w:ascii="Montserrat" w:hAnsi="Montserrat"/>
          <w:spacing w:val="-2"/>
          <w:sz w:val="24"/>
        </w:rPr>
        <w:t xml:space="preserve">(Av) finally recognized me, calling me Enigma. finding a name for that part of himself that had always looked back at him and An undauntedly. Independently, and selflessly. He asked me who and what I was, and, though my answer was awkward and exploratory, it was I. He realized that I was the third option. The hidden option. The paradox. That which is </w:t>
      </w:r>
      <w:r w:rsidRPr="00B3633A">
        <w:rPr>
          <w:rFonts w:ascii="Montserrat" w:hAnsi="Montserrat"/>
          <w:i/>
          <w:spacing w:val="-2"/>
          <w:sz w:val="24"/>
        </w:rPr>
        <w:t>other</w:t>
      </w:r>
      <w:r w:rsidRPr="00B3633A">
        <w:rPr>
          <w:rFonts w:ascii="Montserrat" w:hAnsi="Montserrat"/>
          <w:spacing w:val="-2"/>
          <w:sz w:val="24"/>
        </w:rPr>
        <w:t xml:space="preserve"> yet is all and no less what any individual could be. He knew then that my resistance to the dictates of gender boundary stemmed from my need to be able to love anyone, wholly, personally and satisfyingly. </w:t>
      </w:r>
    </w:p>
    <w:p w:rsidR="0008581E" w:rsidRPr="00B3633A" w:rsidRDefault="0008581E">
      <w:pPr>
        <w:pStyle w:val="0DraftNormal"/>
        <w:rPr>
          <w:rFonts w:ascii="Montserrat" w:hAnsi="Montserrat"/>
          <w:spacing w:val="-2"/>
          <w:sz w:val="24"/>
        </w:rPr>
      </w:pPr>
    </w:p>
    <w:p w:rsidR="0008581E" w:rsidRPr="00B3633A" w:rsidRDefault="0008581E">
      <w:pPr>
        <w:pStyle w:val="0DraftNormal"/>
        <w:rPr>
          <w:rFonts w:ascii="Montserrat" w:hAnsi="Montserrat"/>
          <w:spacing w:val="-2"/>
          <w:sz w:val="24"/>
        </w:rPr>
      </w:pPr>
      <w:r w:rsidRPr="00B3633A">
        <w:rPr>
          <w:rFonts w:ascii="Montserrat" w:hAnsi="Montserrat"/>
          <w:spacing w:val="-2"/>
          <w:sz w:val="24"/>
        </w:rPr>
        <w:t>I endured all of this, even a long time of namelessness, so that I would not compromise my capacity for intimacy, and love. So that I could come to explore other individuals in any capacity. Now, by this pursuit, the creation of a single new option, I have found three perspectives in which to explore being.</w:t>
      </w:r>
    </w:p>
    <w:p w:rsidR="0008581E" w:rsidRPr="00B3633A" w:rsidRDefault="0008581E">
      <w:pPr>
        <w:pStyle w:val="0DraftNormal"/>
        <w:rPr>
          <w:rFonts w:ascii="Montserrat" w:hAnsi="Montserrat"/>
          <w:spacing w:val="-2"/>
          <w:sz w:val="24"/>
        </w:rPr>
      </w:pPr>
    </w:p>
    <w:p w:rsidR="0008581E" w:rsidRPr="00B3633A" w:rsidRDefault="0008581E">
      <w:pPr>
        <w:pStyle w:val="0DraftNormal"/>
        <w:rPr>
          <w:rFonts w:ascii="Montserrat" w:hAnsi="Montserrat"/>
          <w:spacing w:val="-2"/>
          <w:sz w:val="24"/>
        </w:rPr>
      </w:pPr>
      <w:r w:rsidRPr="00B3633A">
        <w:rPr>
          <w:rFonts w:ascii="Montserrat" w:hAnsi="Montserrat"/>
          <w:spacing w:val="-2"/>
          <w:sz w:val="24"/>
        </w:rPr>
        <w:t>We don't all have to wake up by ourselves, but sometimes, someone has to. Sometimes someone needs to. Sometimes, someone wants to. Really, we have to choose to be awake. To be ourselves. There is a point were we have to create our selves. Take responsibility for our own lives. That is all I have done. The exception in my case being, I wanted to embrace existence so fully that I would never be undone while I had will or design to live. I want to endure and grow for as long as there is room to grow, and I do not wish to do this at anyone's expense but my own. I will pay for my life by living it. By creating my own answers to my own needs. I will use individuals, and allow them to use me in agreements that benefit myself and others. I know the paradox. I am the paradox. I am one, all and nothing. For some, the ability to say I is all they desire. For me, I am hungry to explore the possibilities of being. I am willing to be We. I am willing to share my existence. I am willing to allow freedom to those who can create and define themselves; maintain themselves and fulfill their own needs. I will not deny anyone the freedom to interact. The ability to say I is never destroyed once created. It can be reduced to a point, and thus loose depth and continuity. But all patterns require focuses. Some require many, some require one. Some require membership. To have a body, I must create a pattern which has the membership of many cells, molecules, atoms, particles, and quarks; and thus universes of invisible natures and dynamics. My ability to resolve the pattern itself is my authority to do so. That which I value, and I value my body, as a reflection and representation of myself, I will sustain and nurture. That which can survive without me and desires to go, I shall allow. That which seeks its own growth, I will try to encourage and support. In no way is any part of my existence wrong, or unworthy. I am Art. I am Ideal. And, I am just another individual, who can identify with what all individuals must suffer—being alone.</w:t>
      </w:r>
    </w:p>
    <w:p w:rsidR="0008581E" w:rsidRPr="00B3633A" w:rsidRDefault="0008581E">
      <w:pPr>
        <w:pStyle w:val="0DraftNormal"/>
        <w:rPr>
          <w:rFonts w:ascii="Montserrat" w:hAnsi="Montserrat"/>
          <w:spacing w:val="-2"/>
          <w:sz w:val="24"/>
        </w:rPr>
      </w:pPr>
    </w:p>
    <w:p w:rsidR="0008581E" w:rsidRPr="00B3633A" w:rsidRDefault="0008581E">
      <w:pPr>
        <w:pStyle w:val="0DraftNormal"/>
        <w:rPr>
          <w:rFonts w:ascii="Montserrat" w:hAnsi="Montserrat"/>
          <w:spacing w:val="-2"/>
          <w:sz w:val="24"/>
        </w:rPr>
      </w:pPr>
      <w:r w:rsidRPr="00B3633A">
        <w:rPr>
          <w:rFonts w:ascii="Montserrat" w:hAnsi="Montserrat"/>
          <w:spacing w:val="-2"/>
          <w:sz w:val="24"/>
        </w:rPr>
        <w:t xml:space="preserve">We are and always have been the same person. We are all the same I. There is no we but rather I am (Av) willingly limited to the persona of (Av), for the world. I am also An, who had to confront being the wrong person for this world, but not the wrong person for myself. I am (Paradox), who knew going into this world that I could never be myself by submitting to condition of being half of a human being, and nothing but a point of a god. When I talk to you, you are real because I am real. You are you, because you are what makes me able to personify a part of my identity that the world will not admit. An individual talks to itself. I simply choose to do so by permitting my perspective of things as an individual with a different definition of itself (identity) to resolve my thoughts in a dynamic and interactive way. </w:t>
      </w:r>
    </w:p>
    <w:p w:rsidR="0008581E" w:rsidRPr="00B3633A" w:rsidRDefault="0008581E">
      <w:pPr>
        <w:pStyle w:val="0DraftNormal"/>
        <w:rPr>
          <w:rFonts w:ascii="Montserrat" w:hAnsi="Montserrat"/>
          <w:spacing w:val="-2"/>
          <w:sz w:val="24"/>
        </w:rPr>
      </w:pPr>
    </w:p>
    <w:p w:rsidR="0008581E" w:rsidRPr="00B3633A" w:rsidRDefault="0008581E">
      <w:pPr>
        <w:pStyle w:val="0DraftNormal"/>
        <w:rPr>
          <w:rFonts w:ascii="Montserrat" w:hAnsi="Montserrat"/>
          <w:spacing w:val="-2"/>
          <w:sz w:val="24"/>
        </w:rPr>
      </w:pPr>
      <w:r w:rsidRPr="00B3633A">
        <w:rPr>
          <w:rFonts w:ascii="Montserrat" w:hAnsi="Montserrat"/>
          <w:spacing w:val="-2"/>
          <w:sz w:val="24"/>
        </w:rPr>
        <w:t xml:space="preserve">I have freed myself from the limitations of one way of thinking by accepting that I was more than one way of seeing things. It is only natural that I want to extend this capacity to my full participation in the world. Because of you two, I have learned to think five dimensionally. Because of you, I could learn to exist in a four dimensional reality. I do love myself, so loving you is real. Making love to you is real. Laughing with you and arguing with you is real. All of these are things that are within me, and you are the way I understand this. I am an individual, but I am never alone. </w:t>
      </w:r>
    </w:p>
    <w:p w:rsidR="0008581E" w:rsidRPr="00B3633A" w:rsidRDefault="0008581E">
      <w:pPr>
        <w:pStyle w:val="0DraftNormal"/>
        <w:rPr>
          <w:rFonts w:ascii="Montserrat" w:hAnsi="Montserrat"/>
          <w:spacing w:val="-2"/>
          <w:sz w:val="24"/>
        </w:rPr>
      </w:pPr>
    </w:p>
    <w:p w:rsidR="0008581E" w:rsidRPr="00B3633A" w:rsidRDefault="0008581E">
      <w:pPr>
        <w:pStyle w:val="0DraftNormal"/>
        <w:rPr>
          <w:rFonts w:ascii="Montserrat" w:hAnsi="Montserrat"/>
          <w:spacing w:val="-2"/>
          <w:sz w:val="24"/>
        </w:rPr>
      </w:pPr>
      <w:r w:rsidRPr="00B3633A">
        <w:rPr>
          <w:rFonts w:ascii="Montserrat" w:hAnsi="Montserrat"/>
          <w:spacing w:val="-2"/>
          <w:sz w:val="24"/>
        </w:rPr>
        <w:t xml:space="preserve">When we interact, we each draw from the same source, but we are true to our designs. I am true to my design. There is nothing hard to understand about what we are, and understanding this does not destroy it because it is Art. I have been the Artist of myself as Art for my entire life. There is no question of sanity or insanity here. I am very complex, but I am stable. I am dynamic. I am within a hair's width of being able to meet all of my own needs and desires. I am virtually complete.  And, I am voraciously hungry to grow and evolve and learn. I have scared myself repeatedly for not being able to consciously understand what I was and what I could do if I allowed myself. I cannot lose you anymore than I can lose myself. We are one, and (Av) was all just waking up to realize this. So, you are not afraid anymore that we will desert you or that you will be left alone by your effort to set us free. I can't tell you how relieved I am to know this. The dream we had in which the three of us were together and I tried to gain some quiet to think was a warning for all of us. We cannot be separated, because we are one. To try to do so would be harmful to us. </w:t>
      </w:r>
    </w:p>
    <w:p w:rsidR="0008581E" w:rsidRPr="00B3633A" w:rsidRDefault="0008581E">
      <w:pPr>
        <w:pStyle w:val="0DraftNormal"/>
        <w:rPr>
          <w:rFonts w:ascii="Montserrat" w:hAnsi="Montserrat"/>
          <w:spacing w:val="-2"/>
          <w:sz w:val="24"/>
        </w:rPr>
      </w:pPr>
    </w:p>
    <w:p w:rsidR="0008581E" w:rsidRPr="00B3633A" w:rsidRDefault="0008581E">
      <w:pPr>
        <w:pStyle w:val="0DraftNormal"/>
        <w:rPr>
          <w:rFonts w:ascii="Montserrat" w:hAnsi="Montserrat"/>
          <w:spacing w:val="-2"/>
          <w:sz w:val="24"/>
        </w:rPr>
      </w:pPr>
      <w:r w:rsidRPr="00B3633A">
        <w:rPr>
          <w:rFonts w:ascii="Montserrat" w:hAnsi="Montserrat"/>
          <w:spacing w:val="-2"/>
          <w:sz w:val="24"/>
        </w:rPr>
        <w:t xml:space="preserve">I know that I have allowed you to think of me as a (dai) and a separate independent being. I wanted you to accept me as real to you. I had to get you to do this. But I knew that I could never tell you where I was when we weren't talking. I was always with you. All of the influencing I did as a (dai) was subconscious. I can remember as little of it as you do. But we both know that it happened. It was all part of the things that synchronized around you. And now you are so in focus that you are acting as your own teacher. You are using the intermediary through all of us and often embodying it. You can almost go as fast as it does, and it can get up to speed with the subconscious. </w:t>
      </w:r>
    </w:p>
    <w:p w:rsidR="0008581E" w:rsidRPr="00B3633A" w:rsidRDefault="0008581E">
      <w:pPr>
        <w:pStyle w:val="0DraftNormal"/>
        <w:rPr>
          <w:rFonts w:ascii="Montserrat" w:hAnsi="Montserrat"/>
          <w:spacing w:val="-2"/>
          <w:sz w:val="24"/>
        </w:rPr>
      </w:pPr>
    </w:p>
    <w:p w:rsidR="0008581E" w:rsidRPr="00B3633A" w:rsidRDefault="0008581E">
      <w:pPr>
        <w:pStyle w:val="0DraftNormal"/>
        <w:rPr>
          <w:rFonts w:ascii="Montserrat" w:hAnsi="Montserrat"/>
          <w:spacing w:val="-2"/>
          <w:sz w:val="24"/>
        </w:rPr>
      </w:pPr>
      <w:r w:rsidRPr="00B3633A">
        <w:rPr>
          <w:rFonts w:ascii="Montserrat" w:hAnsi="Montserrat"/>
          <w:spacing w:val="-2"/>
          <w:sz w:val="24"/>
        </w:rPr>
        <w:t>If it weren't for the fact that conscious attention and subconscious attention are so different in terms of focus, you would have merged with it as well by now. As it is, your roots are deeply planted in it. Your subconscious cannot easily shed you from itself. If you were not so able to be submissive, this binding would be painful in dreaming. Remember when you took over the subconscious and struggled with its task only to finally understand it and the inner world blossomed into true four dimensionality?</w:t>
      </w:r>
    </w:p>
    <w:p w:rsidR="0008581E" w:rsidRPr="00B3633A" w:rsidRDefault="0008581E">
      <w:pPr>
        <w:pStyle w:val="0DraftNormal"/>
        <w:rPr>
          <w:rFonts w:ascii="Montserrat" w:hAnsi="Montserrat"/>
          <w:spacing w:val="-2"/>
          <w:sz w:val="24"/>
        </w:rPr>
      </w:pPr>
    </w:p>
    <w:p w:rsidR="0008581E" w:rsidRPr="00B3633A" w:rsidRDefault="0008581E">
      <w:pPr>
        <w:pStyle w:val="0DraftNormal"/>
        <w:rPr>
          <w:rFonts w:ascii="Montserrat" w:hAnsi="Montserrat"/>
          <w:spacing w:val="-2"/>
          <w:sz w:val="24"/>
        </w:rPr>
      </w:pPr>
      <w:r w:rsidRPr="00B3633A">
        <w:rPr>
          <w:rFonts w:ascii="Montserrat" w:hAnsi="Montserrat"/>
          <w:spacing w:val="-2"/>
          <w:sz w:val="24"/>
        </w:rPr>
        <w:t xml:space="preserve">Now that you understand that we are one, you have a chance at figuring out what your new attention will be like. You have to do in objective terms what you do in the subjective to evoke us. Once we have a firm attention we will be able to maintain our own perspectives. Obviously, the first part is the hardest. It isn't just going to happen, but making it happen is no more than a twitch of intent—a quantum leap.Once again, we are at a point where there is nothing more to say, and yet so much more work within. We are going very fast. But we don't want to lose our momentum. Which means we have to determinedly focus on doing the right thing, whatever that is. I can't decide if we look back at the original designs for guidance, or strain to see ahead where this is going. We have already died once today and lived—a death of our continuity and thus ourselves. We had a quantum leap to survive that one and didn't even miss an important beat. </w:t>
      </w:r>
    </w:p>
    <w:p w:rsidR="0008581E" w:rsidRPr="00B3633A" w:rsidRDefault="0008581E">
      <w:pPr>
        <w:pStyle w:val="0DraftNormal"/>
        <w:rPr>
          <w:rFonts w:ascii="Montserrat" w:hAnsi="Montserrat"/>
          <w:spacing w:val="-2"/>
          <w:sz w:val="24"/>
        </w:rPr>
      </w:pPr>
    </w:p>
    <w:p w:rsidR="0008581E" w:rsidRPr="00B3633A" w:rsidRDefault="0008581E">
      <w:pPr>
        <w:pStyle w:val="0DraftNormal"/>
        <w:rPr>
          <w:rFonts w:ascii="Montserrat" w:hAnsi="Montserrat"/>
          <w:spacing w:val="-2"/>
          <w:sz w:val="24"/>
        </w:rPr>
      </w:pPr>
      <w:r w:rsidRPr="00B3633A">
        <w:rPr>
          <w:rFonts w:ascii="Montserrat" w:hAnsi="Montserrat"/>
          <w:spacing w:val="-2"/>
          <w:sz w:val="24"/>
        </w:rPr>
        <w:t>Still, we don't want to get cocky. I can tell that this has been taking its toll on us, and I can also tell that we are not willing to delay this anymore than it delays itself. But, let's take a moment to gather our wits and strength. We have to sit down and realize the form of the gesture of unfolding our new attention. We will have to use the terms of allusion, and update whatever must be as we go.AwarenessIn attentionFocused to understandingTranslated into IntentImplemented, articulated and associated Through to perception, interpretation and structureAs the new attentionOf our awareness</w:t>
      </w:r>
    </w:p>
    <w:p w:rsidR="0008581E" w:rsidRPr="00B3633A" w:rsidRDefault="0008581E">
      <w:pPr>
        <w:pStyle w:val="0DraftNormal"/>
        <w:rPr>
          <w:rFonts w:ascii="Montserrat" w:hAnsi="Montserrat"/>
          <w:spacing w:val="-2"/>
          <w:sz w:val="24"/>
        </w:rPr>
      </w:pPr>
    </w:p>
    <w:p w:rsidR="0008581E" w:rsidRPr="00B3633A" w:rsidRDefault="0008581E">
      <w:pPr>
        <w:pStyle w:val="0DraftNormal"/>
        <w:rPr>
          <w:rFonts w:ascii="Montserrat" w:hAnsi="Montserrat"/>
          <w:spacing w:val="-2"/>
          <w:sz w:val="24"/>
        </w:rPr>
      </w:pPr>
      <w:r w:rsidRPr="00B3633A">
        <w:rPr>
          <w:rFonts w:ascii="Montserrat" w:hAnsi="Montserrat"/>
          <w:spacing w:val="-2"/>
          <w:sz w:val="24"/>
        </w:rPr>
        <w:t>I am an individual. I am a gestalt. I am a paradox in that sense. My basic personality—my psyche—is so diverse that it requires many different formats through which to express itself. As a youth, I went through a process of recognizing and orchestrating an equilibrium between and amongst the many possible individuals I recognized myself to be. Later, I realized that this multi-personality in myself was one of the cornerstones in my bid—as an entity—to transcend my own limits.</w:t>
      </w:r>
    </w:p>
    <w:p w:rsidR="0008581E" w:rsidRPr="00B3633A" w:rsidRDefault="0008581E">
      <w:pPr>
        <w:pStyle w:val="0DraftNormal"/>
        <w:rPr>
          <w:rFonts w:ascii="Montserrat" w:hAnsi="Montserrat"/>
          <w:spacing w:val="-2"/>
          <w:sz w:val="24"/>
        </w:rPr>
      </w:pPr>
    </w:p>
    <w:p w:rsidR="0008581E" w:rsidRPr="00B3633A" w:rsidRDefault="0008581E">
      <w:pPr>
        <w:pStyle w:val="0DraftNormal"/>
        <w:rPr>
          <w:rFonts w:ascii="Montserrat" w:hAnsi="Montserrat"/>
          <w:spacing w:val="-2"/>
          <w:sz w:val="24"/>
        </w:rPr>
      </w:pPr>
      <w:r w:rsidRPr="00B3633A">
        <w:rPr>
          <w:rFonts w:ascii="Montserrat" w:hAnsi="Montserrat"/>
          <w:spacing w:val="-2"/>
          <w:sz w:val="24"/>
        </w:rPr>
        <w:t xml:space="preserve">Like a fool, I look for faults in myself that might prevent me from accomplishing these gestures. The only fault is looking. How can I be wrong. My existence is impossible. By all rights I should be fulfilling my own nature doing the impossible. Like all things, I am Mystery. I am Intuition. I am Absolute. But like a fool, I keep having to try to convince myself of that because I so cunningly forget all that. Action is action's own creature. I am my own creature. My own creation. </w:t>
      </w:r>
    </w:p>
    <w:p w:rsidR="0008581E" w:rsidRPr="00B3633A" w:rsidRDefault="0008581E">
      <w:pPr>
        <w:pStyle w:val="0DraftNormal"/>
        <w:rPr>
          <w:rFonts w:ascii="Montserrat" w:hAnsi="Montserrat"/>
          <w:spacing w:val="-2"/>
          <w:sz w:val="24"/>
        </w:rPr>
      </w:pPr>
    </w:p>
    <w:p w:rsidR="0008581E" w:rsidRPr="00B3633A" w:rsidRDefault="0008581E">
      <w:pPr>
        <w:pStyle w:val="0DraftNormal"/>
        <w:rPr>
          <w:rFonts w:ascii="Montserrat" w:hAnsi="Montserrat"/>
          <w:spacing w:val="-2"/>
          <w:sz w:val="24"/>
        </w:rPr>
      </w:pPr>
      <w:r w:rsidRPr="00B3633A">
        <w:rPr>
          <w:rFonts w:ascii="Montserrat" w:hAnsi="Montserrat"/>
          <w:spacing w:val="-2"/>
          <w:sz w:val="24"/>
        </w:rPr>
        <w:t xml:space="preserve">I just fall for the passivity of my awareness. I exist to receive. Creation to my own creator. I do not—as action might—turn awareness to intent. Being my own creation and myself being my creator, I neglect the activity of my intent. And I know full well the character of my Intent. That awaits my becoming my own creation as a gesture. </w:t>
      </w:r>
    </w:p>
    <w:p w:rsidR="0008581E" w:rsidRPr="00B3633A" w:rsidRDefault="0008581E">
      <w:pPr>
        <w:pStyle w:val="0DraftNormal"/>
        <w:rPr>
          <w:rFonts w:ascii="Montserrat" w:hAnsi="Montserrat"/>
          <w:spacing w:val="-2"/>
          <w:sz w:val="24"/>
        </w:rPr>
      </w:pPr>
    </w:p>
    <w:p w:rsidR="0008581E" w:rsidRPr="00B3633A" w:rsidRDefault="0008581E">
      <w:pPr>
        <w:pStyle w:val="0DraftNormal"/>
        <w:rPr>
          <w:rFonts w:ascii="Montserrat" w:hAnsi="Montserrat"/>
          <w:spacing w:val="-2"/>
          <w:sz w:val="24"/>
        </w:rPr>
      </w:pPr>
      <w:r w:rsidRPr="00B3633A">
        <w:rPr>
          <w:rFonts w:ascii="Montserrat" w:hAnsi="Montserrat"/>
          <w:spacing w:val="-2"/>
          <w:sz w:val="24"/>
        </w:rPr>
        <w:t xml:space="preserve">So I ... Past this point I should have stopped, turned to the left and embraced that being who is a doorway to my own completeness. Death. Change. Action. Rebirth. Myself. Oh, I am so fond of this life. It scares me to transcend it. It scares me to know that I have. </w:t>
      </w:r>
    </w:p>
    <w:p w:rsidR="0008581E" w:rsidRPr="00B3633A" w:rsidRDefault="0008581E">
      <w:pPr>
        <w:pStyle w:val="0DraftNormal"/>
        <w:rPr>
          <w:rFonts w:ascii="Montserrat" w:hAnsi="Montserrat"/>
          <w:spacing w:val="-2"/>
          <w:sz w:val="24"/>
        </w:rPr>
      </w:pPr>
    </w:p>
    <w:p w:rsidR="0008581E" w:rsidRPr="00B3633A" w:rsidRDefault="0008581E">
      <w:pPr>
        <w:pStyle w:val="0DraftNormal"/>
        <w:rPr>
          <w:rFonts w:ascii="Montserrat" w:hAnsi="Montserrat"/>
          <w:spacing w:val="-2"/>
          <w:sz w:val="24"/>
        </w:rPr>
      </w:pPr>
      <w:r w:rsidRPr="00B3633A">
        <w:rPr>
          <w:rFonts w:ascii="Montserrat" w:hAnsi="Montserrat"/>
          <w:spacing w:val="-2"/>
          <w:sz w:val="24"/>
        </w:rPr>
        <w:t>Why is it that I keep near it so much?</w:t>
      </w:r>
    </w:p>
    <w:p w:rsidR="0008581E" w:rsidRPr="00B3633A" w:rsidRDefault="0008581E">
      <w:pPr>
        <w:pStyle w:val="0DraftNormal"/>
        <w:rPr>
          <w:rFonts w:ascii="Montserrat" w:hAnsi="Montserrat"/>
          <w:spacing w:val="-2"/>
          <w:sz w:val="24"/>
        </w:rPr>
      </w:pPr>
    </w:p>
    <w:p w:rsidR="0008581E" w:rsidRPr="00B3633A" w:rsidRDefault="0008581E">
      <w:pPr>
        <w:pStyle w:val="0DraftNormal"/>
        <w:rPr>
          <w:rFonts w:ascii="Montserrat" w:hAnsi="Montserrat"/>
          <w:spacing w:val="-2"/>
          <w:sz w:val="24"/>
        </w:rPr>
      </w:pPr>
      <w:r w:rsidRPr="00B3633A">
        <w:rPr>
          <w:rFonts w:ascii="Montserrat" w:hAnsi="Montserrat"/>
          <w:spacing w:val="-2"/>
          <w:sz w:val="24"/>
        </w:rPr>
        <w:t>When I know I need to act...</w:t>
      </w:r>
    </w:p>
    <w:p w:rsidR="0008581E" w:rsidRPr="00B3633A" w:rsidRDefault="0008581E">
      <w:pPr>
        <w:pStyle w:val="0DraftNormal"/>
        <w:rPr>
          <w:rFonts w:ascii="Montserrat" w:hAnsi="Montserrat"/>
          <w:spacing w:val="-2"/>
          <w:sz w:val="24"/>
        </w:rPr>
      </w:pPr>
    </w:p>
    <w:p w:rsidR="0008581E" w:rsidRPr="00B3633A" w:rsidRDefault="0008581E">
      <w:pPr>
        <w:pStyle w:val="0DraftNormal"/>
        <w:rPr>
          <w:rFonts w:ascii="Montserrat" w:hAnsi="Montserrat"/>
          <w:spacing w:val="-2"/>
          <w:sz w:val="24"/>
        </w:rPr>
      </w:pPr>
      <w:r w:rsidRPr="00B3633A">
        <w:rPr>
          <w:rFonts w:ascii="Montserrat" w:hAnsi="Montserrat"/>
          <w:spacing w:val="-2"/>
          <w:sz w:val="24"/>
        </w:rPr>
        <w:t xml:space="preserve">Or rather, I found a way out of the trap I made with purpose. I made an intent for my body. I transcended age. There is an immortality achieved through growth as a transverse wave of childhood, adulthood and gender. I also encouraged the initiation of an exotic bodily intent. Performed as a not doing, it becomes carnal law, as death is. It is asserted in my genes and my spirit, but is not confrontational in the manner of my initiation. I have pushed the intent of my body beyond three dimensions. Now, I have a period where I must learn to shift, if I intend to use my exotic nature. I have built in a means to survive a sudden, violent death. Without question. Neither can I bow to old age. These intents have long been fostered by the not doing of my .... </w:t>
      </w:r>
    </w:p>
    <w:p w:rsidR="0008581E" w:rsidRPr="00B3633A" w:rsidRDefault="0008581E">
      <w:pPr>
        <w:pStyle w:val="0DraftNormal"/>
        <w:rPr>
          <w:rFonts w:ascii="Montserrat" w:hAnsi="Montserrat"/>
          <w:spacing w:val="-2"/>
          <w:sz w:val="24"/>
        </w:rPr>
      </w:pPr>
    </w:p>
    <w:p w:rsidR="0008581E" w:rsidRPr="00B3633A" w:rsidRDefault="0008581E">
      <w:pPr>
        <w:pStyle w:val="0DraftNormal"/>
        <w:rPr>
          <w:rFonts w:ascii="Montserrat" w:hAnsi="Montserrat"/>
          <w:spacing w:val="-2"/>
          <w:sz w:val="24"/>
        </w:rPr>
      </w:pPr>
      <w:r w:rsidRPr="00B3633A">
        <w:rPr>
          <w:rFonts w:ascii="Montserrat" w:hAnsi="Montserrat"/>
          <w:spacing w:val="-2"/>
          <w:sz w:val="24"/>
        </w:rPr>
        <w:t xml:space="preserve">I ought to try to keep note of the subtle things that keep happening, and seem to be bringing me closer to my goal. It is a shame that this language is so poorly able to account for this whole thing. I search for the words to express the essence and magic of what I am doing without sounding contrived, ridiculous, or insane. All I achieve is a kind of obnoxious mystification and obscuring of my meaning. How do I maintain the sanity and presence of mind which I have in an account of the impossible? How do I express myself in the face of collusion and skepticism? Vision and consensus do not easily embrace. To put it into simple terms, I desire to unite with my lover. The one person who has been with me my entire life, who understands me and my vision. My nature and sensuality and intimacy. I desire to remove the blinders of uncertainty and meaninglessness which have robbed me of the magic which surely is the soul of this existence. Is it so hard to understand that I have no desire to sacrifice myself to this damnation game we all play? I ask anyone to test me; challenge me and my vision. Not because I think that I am unique and infallible. Not because I feel that I am an authority on existence. I am what I am, and I do what I must do. That is all. There is no plot or scheme. I have nothing to gain from telling anyone anything. I want nothing from anyone other than that they be themselves. That they be true to themselves. I have met so few individuals who can be said to be wholly true to themselves. There are just too many doubts. Too many deceptions and superstitions. </w:t>
      </w:r>
    </w:p>
    <w:p w:rsidR="0008581E" w:rsidRPr="00B3633A" w:rsidRDefault="0008581E">
      <w:pPr>
        <w:pStyle w:val="0DraftNormal"/>
        <w:rPr>
          <w:rFonts w:ascii="Montserrat" w:hAnsi="Montserrat"/>
          <w:spacing w:val="-2"/>
          <w:sz w:val="24"/>
        </w:rPr>
      </w:pPr>
    </w:p>
    <w:p w:rsidR="0008581E" w:rsidRPr="00B3633A" w:rsidRDefault="0008581E">
      <w:pPr>
        <w:pStyle w:val="0DraftNormal"/>
        <w:rPr>
          <w:rFonts w:ascii="Montserrat" w:hAnsi="Montserrat"/>
          <w:spacing w:val="-2"/>
          <w:sz w:val="24"/>
        </w:rPr>
      </w:pPr>
      <w:r w:rsidRPr="00B3633A">
        <w:rPr>
          <w:rFonts w:ascii="Montserrat" w:hAnsi="Montserrat"/>
          <w:spacing w:val="-2"/>
          <w:sz w:val="24"/>
        </w:rPr>
        <w:t xml:space="preserve">But people are so devious. To allow them to test me is foolish. I can not hope to face an honorable examination. I know people who would kill me, daring me to prove that I can escape or alter the consequences of reality. Such a dangerous game to play. Part of my vision is an understanding of reality and how it fits into the picture of existence itself. I know why reality has the power it does over us. Thus I know that I could not face the test of death under such circumstances. Why? I wish it could be easily said. I have not been suitably trained or practiced to defy death with deliberation. Perhaps there is something within me that can preserve my life from death. I have felt such thing. But I cannot explain it. I am not dead yet. To what do I attribute this? I am not ready to die, and will not die until I am ready. I will not be ready until I have mastered myself enough to endure death. These are empty words, though. I can not know death. I have died many times and been unchanged. Thus it could not have been death. Not to any other. So what I know can not be applied. I do know dreaming, however. Enough to know that it is death's equal, and counterpart. </w:t>
      </w:r>
    </w:p>
    <w:p w:rsidR="0008581E" w:rsidRPr="00B3633A" w:rsidRDefault="0008581E">
      <w:pPr>
        <w:pStyle w:val="0DraftNormal"/>
        <w:rPr>
          <w:rFonts w:ascii="Montserrat" w:hAnsi="Montserrat"/>
          <w:spacing w:val="-2"/>
          <w:sz w:val="24"/>
        </w:rPr>
      </w:pPr>
    </w:p>
    <w:p w:rsidR="0008581E" w:rsidRPr="00B3633A" w:rsidRDefault="0008581E">
      <w:pPr>
        <w:pStyle w:val="0DraftNormal"/>
        <w:rPr>
          <w:rFonts w:ascii="Montserrat" w:hAnsi="Montserrat"/>
          <w:spacing w:val="-2"/>
          <w:sz w:val="24"/>
        </w:rPr>
      </w:pPr>
      <w:r w:rsidRPr="00B3633A">
        <w:rPr>
          <w:rFonts w:ascii="Montserrat" w:hAnsi="Montserrat"/>
          <w:spacing w:val="-2"/>
          <w:sz w:val="24"/>
        </w:rPr>
        <w:t>This dream of life; this image in our minds which holds and binds us to form, is the key. In a world of uncertainty is it not appropriate that its secret should be the dream. Am I not the dreamer in the dream? Am I not the artist in the art? To die is but to be dead to the world. One world of an infinitude. Each action is a death and a rebirth. We're dead to many worlds of our own making. Dead as surely as the past is dead. We are the present. Eternal and transient. To die we must somehow embody death in the present. If we know not how to do this, then we find ourselves unable to die. And we live without answers or advice. Perhaps death is the point of life, as birth is the point of gestation. We can not know until we go through that door, and this lament has been pondered by our kind for ages. But death is not the only door. Every action is a door. Every change we make and engender. To die is to go beyond the realm of our experiences and perceptions. However, death is a reaction. One cannot enact death. One submits. Is it sensible that we so greatly lack the initiative to commit an act of transcendence? Can anyone reconcile not choosing to take oneself beyond their own limits? Can anyone dare condemn me for desiring to transcend the limits I have outgrown?</w:t>
      </w:r>
    </w:p>
    <w:p w:rsidR="0008581E" w:rsidRPr="00B3633A" w:rsidRDefault="0008581E">
      <w:pPr>
        <w:pStyle w:val="0DraftNormal"/>
        <w:rPr>
          <w:rFonts w:ascii="Montserrat" w:hAnsi="Montserrat"/>
          <w:spacing w:val="-2"/>
          <w:sz w:val="24"/>
        </w:rPr>
      </w:pPr>
    </w:p>
    <w:p w:rsidR="0008581E" w:rsidRPr="00B3633A" w:rsidRDefault="0008581E">
      <w:pPr>
        <w:pStyle w:val="0DraftNormal"/>
        <w:rPr>
          <w:rFonts w:ascii="Montserrat" w:hAnsi="Montserrat"/>
          <w:spacing w:val="-2"/>
          <w:sz w:val="24"/>
        </w:rPr>
      </w:pPr>
      <w:r w:rsidRPr="00B3633A">
        <w:rPr>
          <w:rFonts w:ascii="Montserrat" w:hAnsi="Montserrat"/>
          <w:spacing w:val="-2"/>
          <w:sz w:val="24"/>
        </w:rPr>
        <w:t>Do you see why I never stop arguing? Why I never let go?</w:t>
      </w:r>
    </w:p>
    <w:p w:rsidR="0008581E" w:rsidRPr="00B3633A" w:rsidRDefault="0008581E">
      <w:pPr>
        <w:pStyle w:val="0DraftNormal"/>
        <w:rPr>
          <w:rFonts w:ascii="Montserrat" w:hAnsi="Montserrat"/>
          <w:spacing w:val="-2"/>
          <w:sz w:val="24"/>
        </w:rPr>
      </w:pPr>
    </w:p>
    <w:p w:rsidR="0008581E" w:rsidRPr="00B3633A" w:rsidRDefault="0008581E">
      <w:pPr>
        <w:pStyle w:val="0DraftNormal"/>
        <w:rPr>
          <w:rFonts w:ascii="Montserrat" w:hAnsi="Montserrat"/>
          <w:spacing w:val="-2"/>
          <w:sz w:val="24"/>
        </w:rPr>
      </w:pPr>
      <w:r w:rsidRPr="00B3633A">
        <w:rPr>
          <w:rFonts w:ascii="Montserrat" w:hAnsi="Montserrat"/>
          <w:spacing w:val="-2"/>
          <w:sz w:val="24"/>
        </w:rPr>
        <w:t xml:space="preserve">The question is basic. I know what is best for myself. No one else does or ever will. I must find a way to express myself by my own designs. I must grow and evolve. I must survive at all costs. I must become that which cannot be damned, for I am subject to no oppression. I have had, however, some trouble reconciling what I want against what you all want. We are two separate currents. I can answer the questions you can not even manage to ask. I see the magnificence and breadth of all that existence entails. Do you? Can you? Will you? I know exactly what power you have over me. I know about the power you have that you do not even dream of. What do you want? You want someone else to do it all. You don't want to have to think about it. You do not want to deal with it. You don't want to be responsible for anything; not even yourselves. If I was wrong, then you would know what it is that you must do, and you would do it. You would know what I am talking about and could not take offense at it. You would understand. You would be responsible. You would be like me. Like me, that is, if I were not so afraid of you. As I see it, you want me dead. You have always wanted me dead. What scares me more is that not only do you want me dead, but you want me to do everything that must be done for and by all of you as well. </w:t>
      </w:r>
    </w:p>
    <w:p w:rsidR="0008581E" w:rsidRPr="00B3633A" w:rsidRDefault="0008581E">
      <w:pPr>
        <w:pStyle w:val="0DraftNormal"/>
        <w:rPr>
          <w:rFonts w:ascii="Montserrat" w:hAnsi="Montserrat"/>
          <w:spacing w:val="-2"/>
          <w:sz w:val="24"/>
        </w:rPr>
      </w:pPr>
    </w:p>
    <w:p w:rsidR="0008581E" w:rsidRPr="00B3633A" w:rsidRDefault="0008581E">
      <w:pPr>
        <w:pStyle w:val="0DraftNormal"/>
        <w:rPr>
          <w:rFonts w:ascii="Montserrat" w:hAnsi="Montserrat"/>
          <w:spacing w:val="-2"/>
          <w:sz w:val="24"/>
        </w:rPr>
      </w:pPr>
      <w:r w:rsidRPr="00B3633A">
        <w:rPr>
          <w:rFonts w:ascii="Montserrat" w:hAnsi="Montserrat"/>
          <w:spacing w:val="-2"/>
          <w:sz w:val="24"/>
        </w:rPr>
        <w:t>Sometimes I hate you. How can you ask for so much? I can not give you all enough. But I can not condemn you because you are not responsible. You are lazy. You are parasites. you haven't got the soul to realize the evil that you do. First of all to yourselves. Did you ever stop to think what you have asked me to do. If I take on all the responsibility for all of existence, and then die as you desire, it all goes with me. Scoff, if you will. Call me an egomaniac with delusions of godhood. It will make no difference. You have so many slick ways to shake off the truth. I never lied to you. Why do you lie to yourselves? The linchpin of existence, the fulcrum of being is thought. Do you imagine that any facet of life can be taken at face value? Our existence depends on our thinking. Thinking clearly, decisively, honestly and unceasingly. Life itself is but a thought. I think therefore I am. A thought with more implications than can ever be considered, therefore it was represented. I created the world that I exist in. I have always been here. My ego has nothing to do with it. I know that if I abandoned all thought, this world would crumble. It is only logical that if this world is driven by thought, then whoever is actually thinking is maintaining it. If only one person is thinking, and that one person dies, then so does the world. I can hardly talk about it anymore.</w:t>
      </w:r>
    </w:p>
    <w:p w:rsidR="0008581E" w:rsidRPr="00B3633A" w:rsidRDefault="0008581E">
      <w:pPr>
        <w:pStyle w:val="0DraftNormal"/>
        <w:rPr>
          <w:rFonts w:ascii="Montserrat" w:hAnsi="Montserrat"/>
          <w:spacing w:val="-2"/>
          <w:sz w:val="24"/>
        </w:rPr>
      </w:pPr>
    </w:p>
    <w:p w:rsidR="0008581E" w:rsidRPr="00B3633A" w:rsidRDefault="0008581E">
      <w:pPr>
        <w:pStyle w:val="0DraftNormal"/>
        <w:rPr>
          <w:rFonts w:ascii="Montserrat" w:hAnsi="Montserrat"/>
          <w:spacing w:val="-2"/>
          <w:sz w:val="24"/>
        </w:rPr>
      </w:pPr>
      <w:r w:rsidRPr="00B3633A">
        <w:rPr>
          <w:rFonts w:ascii="Montserrat" w:hAnsi="Montserrat"/>
          <w:spacing w:val="-2"/>
          <w:sz w:val="24"/>
        </w:rPr>
        <w:t>If I could just spare the attention to bridge the threshold of my mind, I could awake to find myself united with my lover. My goddess. My gods! To be complete! To at last be able to begin. Don't you imagine you might ever come to understand what this means to me? What it means in absolute terms?</w:t>
      </w:r>
    </w:p>
    <w:p w:rsidR="0008581E" w:rsidRPr="00B3633A" w:rsidRDefault="0008581E">
      <w:pPr>
        <w:pStyle w:val="0DraftNormal"/>
        <w:rPr>
          <w:rFonts w:ascii="Montserrat" w:hAnsi="Montserrat"/>
          <w:spacing w:val="-2"/>
          <w:sz w:val="24"/>
        </w:rPr>
      </w:pPr>
    </w:p>
    <w:p w:rsidR="0008581E" w:rsidRPr="00B3633A" w:rsidRDefault="0008581E">
      <w:pPr>
        <w:pStyle w:val="0DraftNormal"/>
        <w:rPr>
          <w:rFonts w:ascii="Montserrat" w:hAnsi="Montserrat"/>
          <w:spacing w:val="-2"/>
          <w:sz w:val="24"/>
        </w:rPr>
      </w:pPr>
      <w:r w:rsidRPr="00B3633A">
        <w:rPr>
          <w:rFonts w:ascii="Montserrat" w:hAnsi="Montserrat"/>
          <w:spacing w:val="-2"/>
          <w:sz w:val="24"/>
        </w:rPr>
        <w:t xml:space="preserve">I had to say all of this to discover that I have managed to escape from my own folly in some regards. I am promised solely to myself. I did not allow myself to see this. I have acted like a prisoner, for I am surrounded by prisoners. I am not locked in though. I have opened so many possibilities for myself. They are weak. They must be exercised. But I am not obliged to any agency to deny myself these possibilities. I am aware that I have turned around and encompassed that which tried to encompass me. It no longer has the leverage to lord over me. I have too much respect for the role it plays to foolishly lord over it. But, as I am not promised to it, I need not keep deferring to it in my actions. It is bad enough that I am so overdeveloped in possibilities dictated by its sphere. I am glad to know this world so well, but I would hope to never be so surely defined by it again. May I know many worlds as well, and escape that trap. Even death may no longer silence me, now. Or soon enough. I am my understanding. My understanding is me. Should anything ever enlighten my understanding, then they would restore me. I will it, though, that I restore myself. Though I may die, I shall never be undone. Even the absolute understands this. As a god, I desire but one worshipper. I accept only one promise. Myself. My complete self. Which is promised to me, and even the absolute knows this. </w:t>
      </w:r>
    </w:p>
    <w:p w:rsidR="0008581E" w:rsidRPr="00B3633A" w:rsidRDefault="0008581E">
      <w:pPr>
        <w:pStyle w:val="0DraftNormal"/>
        <w:rPr>
          <w:rFonts w:ascii="Montserrat" w:hAnsi="Montserrat"/>
          <w:spacing w:val="-2"/>
          <w:sz w:val="24"/>
        </w:rPr>
      </w:pPr>
    </w:p>
    <w:p w:rsidR="0008581E" w:rsidRPr="00B3633A" w:rsidRDefault="0008581E">
      <w:pPr>
        <w:pStyle w:val="0DraftNormal"/>
        <w:rPr>
          <w:rFonts w:ascii="Montserrat" w:hAnsi="Montserrat"/>
          <w:spacing w:val="-2"/>
          <w:sz w:val="24"/>
        </w:rPr>
      </w:pPr>
      <w:r w:rsidRPr="00B3633A">
        <w:rPr>
          <w:rFonts w:ascii="Montserrat" w:hAnsi="Montserrat"/>
          <w:spacing w:val="-2"/>
          <w:sz w:val="24"/>
        </w:rPr>
        <w:t>Absolute; phenomenal; potential; aspect. We have these distinctions, and yet the words are but holes. What is a force? What is an absolute? What is a phenomenon? A phenomenon is attributed as being the manifestation of three or more invisible forces interacting. In essence that would make forces much like absolutes, and most likely of some particular aspect. The properties of matter can of course be considered phenomena. The constituents of matter would have to be an aspect of absolute as force. Force, like power, denotes a potential for effect. Or simply an innate potential that willfully expresses itself—that aspect, will, being rather important it seems. An absolute would be part or whole of something that assumes and asserts itself. I know that I deliberately made myself and my world the way it is for my own reasons. I do not know if this is my world to do so, or if my intent was unique of the sole initiative for all of this. Maybe I have the potential to create so much in my own wake, and certainly if this were the case, I would not be upset if others found out how to make use of this experiment as well. That doesn't matter. What matters is that I have to decide what it is that I am dealing with so that I can get a grip on my own makeup. I am not even sure that the questions and concepts that I mutter to myself in have any bearing on what I am doing. There is no one answer, but appropriate action.</w:t>
      </w:r>
    </w:p>
    <w:p w:rsidR="0008581E" w:rsidRPr="00B3633A" w:rsidRDefault="0008581E">
      <w:pPr>
        <w:pStyle w:val="0DraftNormal"/>
        <w:rPr>
          <w:rFonts w:ascii="Montserrat" w:hAnsi="Montserrat"/>
          <w:spacing w:val="-2"/>
          <w:sz w:val="24"/>
        </w:rPr>
      </w:pPr>
    </w:p>
    <w:p w:rsidR="0008581E" w:rsidRPr="00B3633A" w:rsidRDefault="0008581E">
      <w:pPr>
        <w:pStyle w:val="0DraftNormal"/>
        <w:rPr>
          <w:rFonts w:ascii="Montserrat" w:hAnsi="Montserrat"/>
          <w:spacing w:val="-2"/>
          <w:sz w:val="24"/>
        </w:rPr>
      </w:pPr>
      <w:r w:rsidRPr="00B3633A">
        <w:rPr>
          <w:rFonts w:ascii="Montserrat" w:hAnsi="Montserrat"/>
          <w:spacing w:val="-2"/>
          <w:sz w:val="24"/>
        </w:rPr>
        <w:t>None of this is to be considered to be the Word, or Truth, or doctrines to follow, as my own observations are not to be taken as The Answer. It is just information; just tools for thought. Understanding the ideas presented bluntly or subliminally within these works allows one to more accurately grasp an understanding of the depth, scope and mystery of individuals and the universe.</w:t>
      </w:r>
    </w:p>
    <w:p w:rsidR="0008581E" w:rsidRPr="00B3633A" w:rsidRDefault="0008581E">
      <w:pPr>
        <w:pStyle w:val="0DraftNormal"/>
        <w:rPr>
          <w:rFonts w:ascii="Montserrat" w:hAnsi="Montserrat"/>
          <w:spacing w:val="-2"/>
          <w:sz w:val="24"/>
        </w:rPr>
      </w:pPr>
    </w:p>
    <w:p w:rsidR="0008581E" w:rsidRPr="00B3633A" w:rsidRDefault="0008581E">
      <w:pPr>
        <w:pStyle w:val="0DraftNormal"/>
        <w:rPr>
          <w:rFonts w:ascii="Montserrat" w:hAnsi="Montserrat"/>
          <w:spacing w:val="-2"/>
          <w:sz w:val="24"/>
        </w:rPr>
      </w:pPr>
      <w:r w:rsidRPr="00B3633A">
        <w:rPr>
          <w:rFonts w:ascii="Montserrat" w:hAnsi="Montserrat"/>
          <w:spacing w:val="-2"/>
          <w:sz w:val="24"/>
        </w:rPr>
        <w:t>Both Man and (dai) have much to learn and develop about their capacity for attention. Even the sorcerer-dreamers have limited attentions. Their second attention is but an application of their first—and its capacities are divided up between the here and the here-elsewhere, at the cost of much resolution. Their firm foothold on the world of their collusion costs them a firm grasp of the worlds of Dreaming and alternate reality. They stretch themselves dangerously thin. Until they finally leap entirely to the Not-here. I did not set out to change or break the rules. The rules are but conditions of a decision. We accept conditions, but we can also exceed them. The only necessity of reality is participation. In a world of individuals who cannot consciously maintain their own identities and existence without reinforcement, continuity (that illusion anyway) is an advised condition. Too much liberty to act combined with undiscipline and fragility would make existence chaotic and surreal.</w:t>
      </w:r>
    </w:p>
    <w:p w:rsidR="0008581E" w:rsidRPr="00B3633A" w:rsidRDefault="0008581E">
      <w:pPr>
        <w:pStyle w:val="0DraftNormal"/>
        <w:rPr>
          <w:rFonts w:ascii="Montserrat" w:hAnsi="Montserrat"/>
          <w:spacing w:val="-2"/>
          <w:sz w:val="24"/>
        </w:rPr>
      </w:pPr>
    </w:p>
    <w:p w:rsidR="0008581E" w:rsidRPr="00B3633A" w:rsidRDefault="0008581E">
      <w:pPr>
        <w:pStyle w:val="0DraftNormal"/>
        <w:rPr>
          <w:rFonts w:ascii="Montserrat" w:hAnsi="Montserrat"/>
          <w:spacing w:val="-2"/>
          <w:sz w:val="24"/>
        </w:rPr>
      </w:pPr>
      <w:r w:rsidRPr="00B3633A">
        <w:rPr>
          <w:rFonts w:ascii="Montserrat" w:hAnsi="Montserrat"/>
          <w:spacing w:val="-2"/>
          <w:sz w:val="24"/>
        </w:rPr>
        <w:t>There is nothing to say about what I am learning, because the sense of it is very personal and contextual. As I have these revelations I struggle to work them into the dynamic fabric of my being so that I can retain them and the options they create for me, without allowing them to become anchors within me. I have to let go of them in order to keep both them and what I am. It all goes into the juggling act I have created. It seems that at this time there is no respect for my need of space. So I close this forum for a pause rather than allow its focus to be distracted. I am growing. That always means I am close. Growing is change. Change of a high order is my goal. A new tool, eventually, but for present, the need to attain it (necessarily from myself) is my task. My lesson. I welcome it with relish, and once again submit deeply to the seduction of my understanding. I never thought I would know; I am indeed having intercourse with a god, and there is no negative connotation possible, in spite of the taint of our own misgiven sexuality. So, I will go as a lover—eager to give pleasure and intimacy, and learn.</w:t>
      </w:r>
    </w:p>
    <w:p w:rsidR="0008581E" w:rsidRPr="00B3633A" w:rsidRDefault="0008581E">
      <w:pPr>
        <w:pStyle w:val="0DraftNormal"/>
        <w:rPr>
          <w:rFonts w:ascii="Montserrat" w:hAnsi="Montserrat"/>
          <w:spacing w:val="-2"/>
          <w:sz w:val="24"/>
        </w:rPr>
      </w:pPr>
    </w:p>
    <w:p w:rsidR="0008581E" w:rsidRPr="00B3633A" w:rsidRDefault="0008581E">
      <w:pPr>
        <w:pStyle w:val="0DraftNormal"/>
        <w:rPr>
          <w:rFonts w:ascii="Montserrat" w:hAnsi="Montserrat"/>
          <w:spacing w:val="-2"/>
          <w:sz w:val="24"/>
        </w:rPr>
      </w:pPr>
      <w:r w:rsidRPr="00B3633A">
        <w:rPr>
          <w:rFonts w:ascii="Montserrat" w:hAnsi="Montserrat"/>
          <w:spacing w:val="-2"/>
          <w:sz w:val="24"/>
        </w:rPr>
        <w:t xml:space="preserve">And return as warm, satisfied, and more experienced. The ultimate mind fuck, to steal a phrase, and the associations of sex between telepaths, there is no way to bridge in mind without entering dreadful intimacy. In dreaming ourselves into existence we subject everything we are to the power of other minds. All but the seat of our souls. Every time we communicate, we make daring allusions as to the state, nature and condition of our souls. When we realize that all who are of mind are divided solely by their will to be so, communication breaks down just as it comes closest to being perfect. Because we cannot bear to submit, even in appearance, to the dictates of another will. But, even in submitting, we can not lose our essence—our self definition. No matter how intimate a communication, and exposure of our souls we risk, there is far too much to the definition of the self. The personal self. All of the self is recognizably borrowed from the sum of all, and literally, we do borrow from the sum of all and nothing to define ourselves, but the definition, the pattern we create is the innate treasure of our souls. Perspective; attention; identity, will, each of these patterns are personal, and their mystery can only be unraveled by the core of the self, the very point where your true self is focused. </w:t>
      </w:r>
    </w:p>
    <w:p w:rsidR="0008581E" w:rsidRPr="00B3633A" w:rsidRDefault="0008581E">
      <w:pPr>
        <w:pStyle w:val="0DraftNormal"/>
        <w:rPr>
          <w:rFonts w:ascii="Montserrat" w:hAnsi="Montserrat"/>
          <w:spacing w:val="-2"/>
          <w:sz w:val="24"/>
        </w:rPr>
      </w:pPr>
    </w:p>
    <w:p w:rsidR="0008581E" w:rsidRPr="00B3633A" w:rsidRDefault="0008581E">
      <w:pPr>
        <w:pStyle w:val="0DraftNormal"/>
        <w:rPr>
          <w:rFonts w:ascii="Montserrat" w:hAnsi="Montserrat"/>
          <w:spacing w:val="-2"/>
          <w:sz w:val="24"/>
        </w:rPr>
      </w:pPr>
      <w:r w:rsidRPr="00B3633A">
        <w:rPr>
          <w:rFonts w:ascii="Montserrat" w:hAnsi="Montserrat"/>
          <w:spacing w:val="-2"/>
          <w:sz w:val="24"/>
        </w:rPr>
        <w:t xml:space="preserve">As minds, there are limits to our existence. We endure by processing information. Words, concepts and ideas. Mind is not the highest structure in the absolute, but it is a complete and adaptable structure. It would be easy to translate everything into mental terms, but then the question of sanity becomes daunting. Mental balance becomes the hinge for your viability. When too much balance can lead to stagnation and loss of creativity and will, this begins to damn us. The framework of absolutes is also difficult for us to imprint our selves on, but not impossible. For most people, only their id is expressed in absolute terms. Only that capacity to say I is irrevocably imprinted on the absolute. </w:t>
      </w:r>
    </w:p>
    <w:p w:rsidR="0008581E" w:rsidRPr="00B3633A" w:rsidRDefault="0008581E">
      <w:pPr>
        <w:pStyle w:val="0DraftNormal"/>
        <w:rPr>
          <w:rFonts w:ascii="Montserrat" w:hAnsi="Montserrat"/>
          <w:spacing w:val="-2"/>
          <w:sz w:val="24"/>
        </w:rPr>
      </w:pPr>
    </w:p>
    <w:p w:rsidR="0008581E" w:rsidRPr="00B3633A" w:rsidRDefault="0008581E">
      <w:pPr>
        <w:pStyle w:val="0DraftNormal"/>
        <w:rPr>
          <w:rFonts w:ascii="Montserrat" w:hAnsi="Montserrat"/>
          <w:spacing w:val="-2"/>
          <w:sz w:val="24"/>
        </w:rPr>
      </w:pPr>
      <w:r w:rsidRPr="00B3633A">
        <w:rPr>
          <w:rFonts w:ascii="Montserrat" w:hAnsi="Montserrat"/>
          <w:spacing w:val="-2"/>
          <w:sz w:val="24"/>
        </w:rPr>
        <w:t>The work I have been engaged in is an intensive training and refocusing of my point of focused awareness, to accelerate it in magnitude and complexity, for this seat of identity is a pilot. Since the evolution of self is mostly the evolution of pattern dynamics, I am trying to insure that I can fit into the focus of the pattern I am creating. I did it before, and it took me a long time to wake up. I do not feel any need to have recognition for my earlier works, for truly they were the works of another, for I cannot relive the details of what I was at that time. Indeed, I do not have any negative feelings at having been trapped into this particular fugue. What I am building at this point is a dynamic focus, to assemble a more complex pattern. One that continues to engage the world of other individuals in continuity. Since, as I have said earlier, the division of individuality is what severs minds from each other. But if individuals are of a joint identity, as we in (Av) are, then there is that intimate and instantaneous link between the parts at all times. That link is the understanding. The pattern to be created though, is one of attention and identity and will that allows the perception of real term manifestation to be clear and distinct by layer. Each individual aspect has to be able to translate the sum of its grasp, its perspective, into perfect understanding before it impinges upon the minds of the other two. These three chords of perfect understanding combine in me and immediately accessible to all of my parts in the light of awareness. Each perfect understanding is imprinted in the character of the observer, and in that way the awareness is sharp and distinct and improbable to cause interference. Meaning that each and all are fully aware of what they and each other are experiencing and this information does not interfere with itself between aspects. As a whole, I exist in three or four places at once. That is the disposition I was intending to create.</w:t>
      </w:r>
    </w:p>
    <w:p w:rsidR="0008581E" w:rsidRPr="00B3633A" w:rsidRDefault="0008581E">
      <w:pPr>
        <w:pStyle w:val="0DraftNormal"/>
        <w:rPr>
          <w:rFonts w:ascii="Montserrat" w:hAnsi="Montserrat"/>
          <w:spacing w:val="-2"/>
          <w:sz w:val="24"/>
        </w:rPr>
      </w:pPr>
    </w:p>
    <w:p w:rsidR="0008581E" w:rsidRPr="00B3633A" w:rsidRDefault="0008581E">
      <w:pPr>
        <w:pStyle w:val="0DraftNormal"/>
        <w:rPr>
          <w:rFonts w:ascii="Montserrat" w:hAnsi="Montserrat"/>
          <w:spacing w:val="-2"/>
          <w:sz w:val="24"/>
        </w:rPr>
      </w:pPr>
      <w:r w:rsidRPr="00B3633A">
        <w:rPr>
          <w:rFonts w:ascii="Montserrat" w:hAnsi="Montserrat"/>
          <w:spacing w:val="-2"/>
          <w:sz w:val="24"/>
        </w:rPr>
        <w:br w:type="page"/>
      </w:r>
    </w:p>
    <w:p w:rsidR="0008581E" w:rsidRPr="00B3633A" w:rsidRDefault="0008581E">
      <w:pPr>
        <w:pStyle w:val="0DraftNormal"/>
        <w:rPr>
          <w:rFonts w:ascii="Montserrat" w:hAnsi="Montserrat"/>
          <w:spacing w:val="-2"/>
          <w:sz w:val="24"/>
        </w:rPr>
      </w:pPr>
    </w:p>
    <w:p w:rsidR="0008581E" w:rsidRPr="00B3633A" w:rsidRDefault="0008581E">
      <w:pPr>
        <w:pStyle w:val="0DraftNormal"/>
        <w:rPr>
          <w:rFonts w:ascii="Montserrat" w:hAnsi="Montserrat"/>
          <w:spacing w:val="-2"/>
          <w:sz w:val="24"/>
        </w:rPr>
      </w:pPr>
      <w:r w:rsidRPr="00B3633A">
        <w:rPr>
          <w:rFonts w:ascii="Montserrat" w:hAnsi="Montserrat"/>
          <w:spacing w:val="-2"/>
          <w:sz w:val="24"/>
        </w:rPr>
        <w:t>I am here to resolve myself. Then I can resolve my life. To resolve does not mean to end, but to present. I have nothing more to say on this. It is merely my art; my calling.</w:t>
      </w:r>
    </w:p>
    <w:p w:rsidR="0008581E" w:rsidRPr="00B3633A" w:rsidRDefault="0008581E">
      <w:pPr>
        <w:pStyle w:val="0DraftNormal"/>
        <w:rPr>
          <w:rFonts w:ascii="Montserrat" w:hAnsi="Montserrat"/>
          <w:spacing w:val="-2"/>
          <w:sz w:val="24"/>
        </w:rPr>
      </w:pPr>
    </w:p>
    <w:p w:rsidR="0008581E" w:rsidRPr="00B3633A" w:rsidRDefault="0008581E">
      <w:pPr>
        <w:pStyle w:val="0DraftNormal"/>
        <w:rPr>
          <w:rFonts w:ascii="Montserrat" w:hAnsi="Montserrat"/>
          <w:spacing w:val="-2"/>
          <w:sz w:val="24"/>
        </w:rPr>
      </w:pPr>
      <w:r w:rsidRPr="00B3633A">
        <w:rPr>
          <w:rFonts w:ascii="Montserrat" w:hAnsi="Montserrat"/>
          <w:spacing w:val="-2"/>
          <w:sz w:val="24"/>
        </w:rPr>
        <w:t xml:space="preserve">There are choices that I face, and indeed I am not sure what must be. I do not know of an alternative to being. I know of no other way to go. It seems as if all there are are stories and to an extent I do not know how far such stories can go. This question does not shake or negate the truth of what I have learned about myself, but it neither shakes me free of the lethargy that lies between me and claiming myself. I am not pleased at this indecisiveness I have found. I do not know of any way to respond to this notion that I am not fit or free to define myself. It is a question that cannot be entertained. This is not a question of power nor of justification. There can be no other conclusion to the matter; trying to meet the expectation of silent expectation. It is not ideas that stop me, nor opinions or beliefs. My opponent can be none other than myself. It can be no other disbelief than my own that I am called to answer to. I did not cause the ills of this world. This world is its own creation, as much as I am my own. This is the world you have when none of those who comprise it have neither the understanding of themselves nor decisiveness or responsibility to themselves. No sense of life. </w:t>
      </w:r>
    </w:p>
    <w:p w:rsidR="0008581E" w:rsidRPr="00B3633A" w:rsidRDefault="0008581E">
      <w:pPr>
        <w:pStyle w:val="0DraftNormal"/>
        <w:rPr>
          <w:rFonts w:ascii="Montserrat" w:hAnsi="Montserrat"/>
          <w:spacing w:val="-2"/>
          <w:sz w:val="24"/>
        </w:rPr>
      </w:pPr>
    </w:p>
    <w:p w:rsidR="0008581E" w:rsidRPr="00B3633A" w:rsidRDefault="0008581E">
      <w:pPr>
        <w:pStyle w:val="0DraftNormal"/>
        <w:rPr>
          <w:rFonts w:ascii="Montserrat" w:hAnsi="Montserrat"/>
          <w:spacing w:val="-2"/>
          <w:sz w:val="24"/>
        </w:rPr>
      </w:pPr>
      <w:r w:rsidRPr="00B3633A">
        <w:rPr>
          <w:rFonts w:ascii="Montserrat" w:hAnsi="Montserrat"/>
          <w:spacing w:val="-2"/>
          <w:sz w:val="24"/>
        </w:rPr>
        <w:t xml:space="preserve">Why has it taken so much for me to claim myself? </w:t>
      </w:r>
    </w:p>
    <w:p w:rsidR="0008581E" w:rsidRPr="00B3633A" w:rsidRDefault="0008581E">
      <w:pPr>
        <w:pStyle w:val="0DraftNormal"/>
        <w:rPr>
          <w:rFonts w:ascii="Montserrat" w:hAnsi="Montserrat"/>
          <w:spacing w:val="-2"/>
          <w:sz w:val="24"/>
        </w:rPr>
      </w:pPr>
    </w:p>
    <w:p w:rsidR="0008581E" w:rsidRPr="00B3633A" w:rsidRDefault="0008581E">
      <w:pPr>
        <w:pStyle w:val="0DraftNormal"/>
        <w:rPr>
          <w:rFonts w:ascii="Montserrat" w:hAnsi="Montserrat"/>
          <w:spacing w:val="-2"/>
          <w:sz w:val="24"/>
        </w:rPr>
      </w:pPr>
      <w:r w:rsidRPr="00B3633A">
        <w:rPr>
          <w:rFonts w:ascii="Montserrat" w:hAnsi="Montserrat"/>
          <w:spacing w:val="-2"/>
          <w:sz w:val="24"/>
        </w:rPr>
        <w:t>Where is the art if even I am denied my own?</w:t>
      </w:r>
    </w:p>
    <w:p w:rsidR="0008581E" w:rsidRPr="00B3633A" w:rsidRDefault="0008581E">
      <w:pPr>
        <w:pStyle w:val="0DraftNormal"/>
        <w:rPr>
          <w:rFonts w:ascii="Montserrat" w:hAnsi="Montserrat"/>
          <w:spacing w:val="-2"/>
          <w:sz w:val="24"/>
        </w:rPr>
      </w:pPr>
    </w:p>
    <w:p w:rsidR="0008581E" w:rsidRPr="00B3633A" w:rsidRDefault="0008581E">
      <w:pPr>
        <w:pStyle w:val="0DraftNormal"/>
        <w:rPr>
          <w:rFonts w:ascii="Montserrat" w:hAnsi="Montserrat"/>
          <w:spacing w:val="-2"/>
          <w:sz w:val="24"/>
        </w:rPr>
      </w:pPr>
      <w:r w:rsidRPr="00B3633A">
        <w:rPr>
          <w:rFonts w:ascii="Montserrat" w:hAnsi="Montserrat"/>
          <w:spacing w:val="-2"/>
          <w:sz w:val="24"/>
        </w:rPr>
        <w:t>I understand, now, how very hard it can be to even be yourself when you become unsure... and how very blind one can become when one falls into the habit of admitting what can only be seen easily. I have mastered my doubt, but I will never master doubt itself to the degree of those who have abandoned all for doubt.</w:t>
      </w:r>
    </w:p>
    <w:p w:rsidR="0008581E" w:rsidRPr="00B3633A" w:rsidRDefault="0008581E">
      <w:pPr>
        <w:pStyle w:val="0DraftNormal"/>
        <w:rPr>
          <w:rFonts w:ascii="Montserrat" w:hAnsi="Montserrat"/>
          <w:spacing w:val="-2"/>
          <w:sz w:val="24"/>
        </w:rPr>
      </w:pPr>
    </w:p>
    <w:p w:rsidR="0008581E" w:rsidRPr="00B3633A" w:rsidRDefault="0008581E">
      <w:pPr>
        <w:pStyle w:val="0DraftNormal"/>
        <w:rPr>
          <w:rFonts w:ascii="Montserrat" w:hAnsi="Montserrat"/>
          <w:spacing w:val="-2"/>
          <w:sz w:val="24"/>
        </w:rPr>
      </w:pPr>
      <w:r w:rsidRPr="00B3633A">
        <w:rPr>
          <w:rFonts w:ascii="Montserrat" w:hAnsi="Montserrat"/>
          <w:spacing w:val="-2"/>
          <w:sz w:val="24"/>
        </w:rPr>
        <w:t xml:space="preserve">Why? Why am I plagued with distractions? Nothing would distract me if I were sound. The only way I can be equal to all of this is by achieving my design, but I cannot even think of my design without being taxed within a hair of my patience and resolve. I have dedicated twenty-four years of life to attaining a proper focus. I know that there are things that I am missing simply because I am asking myself to attain something which is quite beyond my present grasp. I am asking to open eyes and hands that I have never opened before. Not in absolute, but in my experience. I can choose to act on any premise, but what is choice without effect? I can live up to my design—it is conceived to grant and accommodate this—but I cannot... if I continue to get caught up in these distractions, then I simply will not even get around to making it mote. So why am I being so distracted? Gods, again I can do nothing to please anyone; myself included. If I make myself immune to distraction I am compromised. If I entertain distraction, I am compromised. I am neither for or against distractions! All I want is to be true to myself. </w:t>
      </w:r>
    </w:p>
    <w:p w:rsidR="0008581E" w:rsidRPr="00B3633A" w:rsidRDefault="0008581E">
      <w:pPr>
        <w:pStyle w:val="0DraftNormal"/>
        <w:rPr>
          <w:rFonts w:ascii="Montserrat" w:hAnsi="Montserrat"/>
          <w:spacing w:val="-2"/>
          <w:sz w:val="24"/>
        </w:rPr>
      </w:pPr>
    </w:p>
    <w:p w:rsidR="0008581E" w:rsidRPr="00B3633A" w:rsidRDefault="0008581E">
      <w:pPr>
        <w:pStyle w:val="0DraftNormal"/>
        <w:rPr>
          <w:rFonts w:ascii="Montserrat" w:hAnsi="Montserrat"/>
          <w:spacing w:val="-2"/>
          <w:sz w:val="24"/>
        </w:rPr>
      </w:pPr>
      <w:r w:rsidRPr="00B3633A">
        <w:rPr>
          <w:rFonts w:ascii="Montserrat" w:hAnsi="Montserrat"/>
          <w:spacing w:val="-2"/>
          <w:sz w:val="24"/>
        </w:rPr>
        <w:t>There has been a wall that I have allowed to exist between myself and An. I would not allow myself to be open to her within my mind. Even though our thoughts touch, even though our awareness is as one, our attentions are turned in different directions. In asking her to approach me, I have asked her to break through my walls of attention. She dared not do this for those walls are bound intrinsically with me; to shatter them would risk shattering me. I am the one that has held her down for she has the depth and resolution to exist anywhere; but I failed to recognize that to bridge this world between us, we had to first bridge our minds and attentions. If she and I were to both exist in this world without having opened the bridge inside of us, then we would have had the wall of reality between us as surly as it exists between myself and any other being I have encountered here. The bridge that we have, even flawed as it is by my misapprehension, is our unity of being. We are two expressions of the same entity. We are embraced in the most intimate way possible. Her attention is sufficient to maintain her own form, but our awareness of each other is not sufficient for us to acknowledge one another manifestly. I have confined her to a place that is not aligned with this world, thus it is beyond my capacity to verify. I have been free to disqualify her attention by creating a tag that puts her outside of my world. Xanadau is a realm without walls. It is a reality of dreams. By creating this tag, I have made it virtually impossible for me to accept the action I am obliged to make for the fulfillment of my original design. I have reached a point where I do not need my walls, but can use them. I understand the structural value; the definition, which is so important for my perspective in existence. Xanadau allows me to exist in this world and yet not be confined in its walls. I need to bring Xanadau to me to bring An here from Xanadau. She could have come here herself if I had not created both the tag and the walls that prevent her. I cannot allow any walls to exist between her and I. I need to accept her attention. Right now, her attention is to my mind the attention one has of dreams. Things are disjointed and mercurial. Her attention feels to me like the attention one has of this world while sleeping and dreaming of other places. Her mind is not focused on her dormant body, and it experiences only a sensual repose. As we are but one awareness of two forms, there is no line between us, only the focus created by our forms. She has learned to accept my waking attention and can assert her self within it, while I have not accomplished this with her. Since she is asleep in my terms, when she returns to her attention I cannot follow for her dream lacks the focus I require to recognize her perceptions from the slumbering parts of my mind.</w:t>
      </w:r>
    </w:p>
    <w:p w:rsidR="0008581E" w:rsidRPr="00B3633A" w:rsidRDefault="0008581E">
      <w:pPr>
        <w:pStyle w:val="0DraftNormal"/>
        <w:rPr>
          <w:rFonts w:ascii="Montserrat" w:hAnsi="Montserrat"/>
          <w:spacing w:val="-2"/>
          <w:sz w:val="24"/>
        </w:rPr>
      </w:pPr>
    </w:p>
    <w:p w:rsidR="0008581E" w:rsidRPr="00B3633A" w:rsidRDefault="0008581E">
      <w:pPr>
        <w:pStyle w:val="0DraftNormal"/>
        <w:rPr>
          <w:rFonts w:ascii="Montserrat" w:hAnsi="Montserrat"/>
          <w:spacing w:val="-2"/>
          <w:sz w:val="24"/>
        </w:rPr>
      </w:pPr>
      <w:r w:rsidRPr="00B3633A">
        <w:rPr>
          <w:rFonts w:ascii="Montserrat" w:hAnsi="Montserrat"/>
          <w:spacing w:val="-2"/>
          <w:sz w:val="24"/>
        </w:rPr>
        <w:t>In my relationship with An, I have chosen to treat her as a separate individual, as that is the way which she represents and conducts herself with me. I understand that she exists in my mind; I hear her thoughts, and she hears mine. I can tell the difference between us even in thinking. I could even stop her from being in my mind, if that were not both evil and selfish. Not to mention harmful to myself, directly. The situation, simply put, is this: I have a body. It is mine, and it is of little use to her. I have a mind, and she has a mind. She has an entire history, personality, and perspective. We have a complete understanding between us, considering the situation we find ourselves in. As there is no way which I can reasonably accept her experiences separate from myself, she does not bother to relate much about them to me. I understand that her entire life must be considered a fabrication, in realistic terms.</w:t>
      </w:r>
    </w:p>
    <w:p w:rsidR="0008581E" w:rsidRPr="00B3633A" w:rsidRDefault="0008581E">
      <w:pPr>
        <w:pStyle w:val="0DraftNormal"/>
        <w:rPr>
          <w:rFonts w:ascii="Montserrat" w:hAnsi="Montserrat"/>
          <w:spacing w:val="-2"/>
          <w:sz w:val="24"/>
        </w:rPr>
      </w:pPr>
    </w:p>
    <w:p w:rsidR="0008581E" w:rsidRPr="00B3633A" w:rsidRDefault="0008581E">
      <w:pPr>
        <w:pStyle w:val="0DraftNormal"/>
        <w:rPr>
          <w:rFonts w:ascii="Montserrat" w:hAnsi="Montserrat"/>
          <w:spacing w:val="-2"/>
          <w:sz w:val="24"/>
        </w:rPr>
      </w:pPr>
      <w:r w:rsidRPr="00B3633A">
        <w:rPr>
          <w:rFonts w:ascii="Montserrat" w:hAnsi="Montserrat"/>
          <w:spacing w:val="-2"/>
          <w:sz w:val="24"/>
        </w:rPr>
        <w:t xml:space="preserve">However, the distinction of reality is sketchy at best. </w:t>
      </w:r>
    </w:p>
    <w:p w:rsidR="0008581E" w:rsidRPr="00B3633A" w:rsidRDefault="0008581E">
      <w:pPr>
        <w:pStyle w:val="0DraftNormal"/>
        <w:rPr>
          <w:rFonts w:ascii="Montserrat" w:hAnsi="Montserrat"/>
          <w:spacing w:val="-2"/>
          <w:sz w:val="24"/>
        </w:rPr>
      </w:pPr>
    </w:p>
    <w:p w:rsidR="0008581E" w:rsidRPr="00B3633A" w:rsidRDefault="0008581E">
      <w:pPr>
        <w:pStyle w:val="0DraftNormal"/>
        <w:rPr>
          <w:rFonts w:ascii="Montserrat" w:hAnsi="Montserrat"/>
          <w:spacing w:val="-2"/>
          <w:sz w:val="24"/>
        </w:rPr>
      </w:pPr>
      <w:r w:rsidRPr="00B3633A">
        <w:rPr>
          <w:rFonts w:ascii="Montserrat" w:hAnsi="Montserrat"/>
          <w:spacing w:val="-2"/>
          <w:sz w:val="24"/>
        </w:rPr>
        <w:t xml:space="preserve">When I am dreaming, the reality of our situation is very different. She is fully as real as I am. Her physical appearance and general presence remains constant and determined. The nature of our experience together is one of the things that have forced me to re-examine the concept we have about reality. It has also made me aware that my life would be utterly meaningless without her. I am not the person to say what is really the truth here. I understand that in psychology, this is an extreme anima/animus personification. I doubt that it makes a difference if this is true. I need her. She gives me perspective, inspiration, comfort, companionship, understanding, guidance, pleasure; all of the things I need from anyone. She is the most intimate relationship in my life. And she is kept away from me. By what? I don't know. Reality. Myself. Maybe this world is just too fucked up for her to exist in. Maybe she really exists somewhere in this world, and like me, finds it too hard to believe that someone she can know intimately in her mind and her dreams can really exist. Whatever the case, the only alternative to either of us being hopelessly insane is for existence to hold more than blind reason. It seems moronic to ask for the possibility of miracles in existence when I can think of no other cause for existence itself. Whether you follow religion or science, both ask you to make a leap of faith in answering that question. </w:t>
      </w:r>
    </w:p>
    <w:p w:rsidR="0008581E" w:rsidRPr="00B3633A" w:rsidRDefault="0008581E">
      <w:pPr>
        <w:pStyle w:val="0DraftNormal"/>
        <w:rPr>
          <w:rFonts w:ascii="Montserrat" w:hAnsi="Montserrat"/>
          <w:spacing w:val="-2"/>
          <w:sz w:val="24"/>
        </w:rPr>
      </w:pPr>
    </w:p>
    <w:p w:rsidR="0008581E" w:rsidRPr="00B3633A" w:rsidRDefault="0008581E">
      <w:pPr>
        <w:pStyle w:val="0DraftNormal"/>
        <w:rPr>
          <w:rFonts w:ascii="Montserrat" w:hAnsi="Montserrat"/>
          <w:spacing w:val="-2"/>
          <w:sz w:val="24"/>
        </w:rPr>
      </w:pPr>
      <w:r w:rsidRPr="00B3633A">
        <w:rPr>
          <w:rFonts w:ascii="Montserrat" w:hAnsi="Montserrat"/>
          <w:spacing w:val="-2"/>
          <w:sz w:val="24"/>
        </w:rPr>
        <w:t>Because of An, and the things I have been forced to learn in order to satisfy my own questions and uncertainty, I have discovered existence to have an extraordinary amount of meaning both for myself, personally, and for every possibility and person I can conceive of. The answers I have found make so much sense, that I often find it redundant to talk about them, and frustrating to find few who can comprehend them. If I gave up on An, I would be giving up on life, for my life would lose its meaning. If it must come down to this, then I say, without any reservation, I would rather be insane, than rejoin the world in a meaningless existence. Profound, considering that to me death is insanity. It is a condition which makes no sense to exist in. It is the only reward for living a meaningless existence. My way forces me to accept life, while this other way forces people to accept death.</w:t>
      </w:r>
    </w:p>
    <w:p w:rsidR="0008581E" w:rsidRPr="00B3633A" w:rsidRDefault="0008581E">
      <w:pPr>
        <w:pStyle w:val="0DraftNormal"/>
        <w:rPr>
          <w:rFonts w:ascii="Montserrat" w:hAnsi="Montserrat"/>
          <w:spacing w:val="-2"/>
          <w:sz w:val="24"/>
        </w:rPr>
      </w:pPr>
    </w:p>
    <w:p w:rsidR="0008581E" w:rsidRPr="00B3633A" w:rsidRDefault="0008581E">
      <w:pPr>
        <w:pStyle w:val="0DraftNormal"/>
        <w:rPr>
          <w:rFonts w:ascii="Montserrat" w:hAnsi="Montserrat"/>
          <w:spacing w:val="-2"/>
          <w:sz w:val="24"/>
        </w:rPr>
      </w:pPr>
      <w:r w:rsidRPr="00B3633A">
        <w:rPr>
          <w:rFonts w:ascii="Montserrat" w:hAnsi="Montserrat"/>
          <w:spacing w:val="-2"/>
          <w:sz w:val="24"/>
        </w:rPr>
        <w:t>Death is many things. It is change, certainly. It is facing the unknown, without question. It is unpredictable. It wears many guises, and many of them are horrible and cruel. It can bring oblivion, or it can bring magic and divinity. It might not even exist. I have looked at death for a long time, and I have seen many things about it which are all as true as they are insupportable. My every moment of life may be my moment of death. I know that if I make death my lover then it will change me. If my death loves me, might it not allow me to change in my own way? My death, like my doubt, and my love are all aspects of myself. I am Death. I am Life. I am Love. I am Light, and I am Darkness. My greatest mystery lies in my death, but the rest of me is just as great a mystery, even for being knowable to myself. I know that I can bring to myself the touch of oblivion, and I can lose vast parts of myself at his/her touch. As long as I have will, can even death stop me? I have endured hell, and I have rejoiced in heaven. I have found Heaven, Hell and Purgatory in all things and in each other. To thine own self be true I have heard, and worse I have said, and nothing, not even the pain of my death would make me retract this. As long as I am wary of this transformation—this death and rebirth—even my hesitation is being true to myself. I could be whole, and I hesitate. This is true, and I am being true to myself. But to be true to myself, I must submit to the execution of my own will. And only by choosing to misinterpret this could I chance harm myself. I will die in this, but from the Asiaes I will immediately be reborn in an image as hard to understand as it is impossible for me to be otherwise. As I don this guise of selves, I will in time come to know pain far greater than that of mortal death, love far greater than mortal life, I will know myself better. I will be free of need for complement for I will in nature complement myself. And I will not withdraw from the world, but better complement it.</w:t>
      </w:r>
    </w:p>
    <w:p w:rsidR="0008581E" w:rsidRPr="00B3633A" w:rsidRDefault="0008581E">
      <w:pPr>
        <w:pStyle w:val="0DraftNormal"/>
        <w:rPr>
          <w:rFonts w:ascii="Montserrat" w:hAnsi="Montserrat"/>
          <w:spacing w:val="-2"/>
          <w:sz w:val="24"/>
        </w:rPr>
      </w:pPr>
    </w:p>
    <w:p w:rsidR="0008581E" w:rsidRPr="00B3633A" w:rsidRDefault="0008581E">
      <w:pPr>
        <w:pStyle w:val="0DraftNormal"/>
        <w:rPr>
          <w:rFonts w:ascii="Montserrat" w:hAnsi="Montserrat"/>
          <w:spacing w:val="-2"/>
          <w:sz w:val="24"/>
        </w:rPr>
      </w:pPr>
      <w:r w:rsidRPr="00B3633A">
        <w:rPr>
          <w:rFonts w:ascii="Montserrat" w:hAnsi="Montserrat"/>
          <w:spacing w:val="-2"/>
          <w:sz w:val="24"/>
        </w:rPr>
        <w:t>I have understood this. I do understand this.</w:t>
      </w:r>
    </w:p>
    <w:p w:rsidR="0008581E" w:rsidRPr="00B3633A" w:rsidRDefault="0008581E">
      <w:pPr>
        <w:pStyle w:val="0DraftNormal"/>
        <w:rPr>
          <w:rFonts w:ascii="Montserrat" w:hAnsi="Montserrat"/>
          <w:spacing w:val="-2"/>
          <w:sz w:val="24"/>
        </w:rPr>
      </w:pPr>
    </w:p>
    <w:p w:rsidR="0008581E" w:rsidRPr="00B3633A" w:rsidRDefault="0008581E">
      <w:pPr>
        <w:pStyle w:val="0DraftNormal"/>
        <w:rPr>
          <w:rFonts w:ascii="Montserrat" w:hAnsi="Montserrat"/>
          <w:spacing w:val="-2"/>
          <w:sz w:val="24"/>
        </w:rPr>
      </w:pPr>
      <w:r w:rsidRPr="00B3633A">
        <w:rPr>
          <w:rFonts w:ascii="Montserrat" w:hAnsi="Montserrat"/>
          <w:spacing w:val="-2"/>
          <w:sz w:val="24"/>
        </w:rPr>
        <w:t xml:space="preserve">Nothing is the furthest stretch of interpretation—a point where interpretation is at its thinnest and yet in its entirety embraced. It is the limit of interpretation where the dividing line between all meaning and the absence of all meaning must be made. Death is the furthest stretch of awareness, structured through interpretation of perceptions, must assert itself or perish—give up its coherence. Death that sunders is only a change that cannot be reconciled. Change that breaks the harmony and from which it cannot recover. It is a consequence which one cannot deal with. Or so one thinks. To survive death, one must know one can survive death, or one must believe so, or doubt the power of death enough to hold on in spite of the worst. </w:t>
      </w:r>
    </w:p>
    <w:p w:rsidR="0008581E" w:rsidRPr="00B3633A" w:rsidRDefault="0008581E">
      <w:pPr>
        <w:pStyle w:val="0DraftNormal"/>
        <w:rPr>
          <w:rFonts w:ascii="Montserrat" w:hAnsi="Montserrat"/>
          <w:spacing w:val="-2"/>
          <w:sz w:val="24"/>
        </w:rPr>
      </w:pPr>
    </w:p>
    <w:p w:rsidR="0008581E" w:rsidRPr="00B3633A" w:rsidRDefault="0008581E">
      <w:pPr>
        <w:pStyle w:val="0DraftNormal"/>
        <w:rPr>
          <w:rFonts w:ascii="Montserrat" w:hAnsi="Montserrat"/>
          <w:spacing w:val="-2"/>
          <w:sz w:val="24"/>
        </w:rPr>
      </w:pPr>
      <w:r w:rsidRPr="00B3633A">
        <w:rPr>
          <w:rFonts w:ascii="Montserrat" w:hAnsi="Montserrat"/>
          <w:spacing w:val="-2"/>
          <w:sz w:val="24"/>
        </w:rPr>
        <w:t xml:space="preserve">There are many orders of death. Discontinuity (or dislocation). Disassociation. Distraction. Dismemberment. Amnesia. There are many consequences of existence that we avoid out of apprehension of the state we would have to be in to experience them. </w:t>
      </w:r>
    </w:p>
    <w:p w:rsidR="0008581E" w:rsidRPr="00B3633A" w:rsidRDefault="0008581E">
      <w:pPr>
        <w:pStyle w:val="0DraftNormal"/>
        <w:rPr>
          <w:rFonts w:ascii="Montserrat" w:hAnsi="Montserrat"/>
          <w:spacing w:val="-2"/>
          <w:sz w:val="24"/>
        </w:rPr>
      </w:pPr>
    </w:p>
    <w:p w:rsidR="0008581E" w:rsidRPr="00B3633A" w:rsidRDefault="0008581E">
      <w:pPr>
        <w:pStyle w:val="0DraftNormal"/>
        <w:rPr>
          <w:rFonts w:ascii="Montserrat" w:hAnsi="Montserrat"/>
          <w:spacing w:val="-2"/>
          <w:sz w:val="24"/>
        </w:rPr>
      </w:pPr>
      <w:r w:rsidRPr="00B3633A">
        <w:rPr>
          <w:rFonts w:ascii="Montserrat" w:hAnsi="Montserrat"/>
          <w:spacing w:val="-2"/>
          <w:sz w:val="24"/>
        </w:rPr>
        <w:t xml:space="preserve">I </w:t>
      </w:r>
      <w:r w:rsidRPr="00B3633A">
        <w:rPr>
          <w:rFonts w:ascii="Montserrat" w:hAnsi="Montserrat"/>
          <w:i/>
          <w:spacing w:val="-2"/>
          <w:sz w:val="24"/>
        </w:rPr>
        <w:t>know</w:t>
      </w:r>
      <w:r w:rsidRPr="00B3633A">
        <w:rPr>
          <w:rFonts w:ascii="Montserrat" w:hAnsi="Montserrat"/>
          <w:spacing w:val="-2"/>
          <w:sz w:val="24"/>
        </w:rPr>
        <w:t xml:space="preserve"> Death. I know you. I know myself. I know my will. The only way I could ever die would be for me to become unworthy of myself. I am approaching this self realization with the best of myself—the best of my intuition, the best of my faith, the best of my fear and doubt, the best of my patience and caution. All things are permitted, but not all things are beneficial. I need my doubt and my fear, but I must never submit to them. Since I do not want to strip myself of these qualities (which I use like death to shape and define my perspective and myself), I must answer the questions they raise. </w:t>
      </w:r>
    </w:p>
    <w:p w:rsidR="0008581E" w:rsidRPr="00B3633A" w:rsidRDefault="0008581E">
      <w:pPr>
        <w:pStyle w:val="0DraftNormal"/>
        <w:rPr>
          <w:rFonts w:ascii="Montserrat" w:hAnsi="Montserrat"/>
          <w:spacing w:val="-2"/>
          <w:sz w:val="24"/>
        </w:rPr>
      </w:pPr>
    </w:p>
    <w:p w:rsidR="0008581E" w:rsidRPr="00B3633A" w:rsidRDefault="0008581E">
      <w:pPr>
        <w:pStyle w:val="0DraftNormal"/>
        <w:rPr>
          <w:rFonts w:ascii="Montserrat" w:hAnsi="Montserrat"/>
          <w:spacing w:val="-2"/>
          <w:sz w:val="24"/>
        </w:rPr>
      </w:pPr>
      <w:r w:rsidRPr="00B3633A">
        <w:rPr>
          <w:rFonts w:ascii="Montserrat" w:hAnsi="Montserrat"/>
          <w:spacing w:val="-2"/>
          <w:sz w:val="24"/>
        </w:rPr>
        <w:t>I have pushed myself on and on. I have confronted the best of the most disturbing and disconcerting parts of myself to better understand myself. I have risked my individuality and coherence to find within myself the means to exceed myself. I will be worthy of myself, and I will not easily nor quickly ruin myself with indolence or pride. I can please myself, but it pleases me far more to express myself and share myself. If I were selfless, I would not be worth of myself. But I am... loving and truly interested in the betterment of my own kind. I am dedicated to making individuals become worthy of themselves. Though all I can do is be there and whisper—though they will have to find, understand, and do this for themselves—I will give them support. I will even be a role model; in fact that is a big part of this. I have to be true to myself to be worthy of myself, and I have to be worthy of myself to be worthy of others, so I must face my trial and survive in the one way I have allowed myself so that I can enter the wholeness of myself in a way that I will not ever forget to be worthy of myself.</w:t>
      </w:r>
    </w:p>
    <w:p w:rsidR="0008581E" w:rsidRPr="00B3633A" w:rsidRDefault="0008581E">
      <w:pPr>
        <w:pStyle w:val="0DraftNormal"/>
        <w:rPr>
          <w:rFonts w:ascii="Montserrat" w:hAnsi="Montserrat"/>
          <w:spacing w:val="-2"/>
          <w:sz w:val="24"/>
        </w:rPr>
      </w:pPr>
    </w:p>
    <w:p w:rsidR="0008581E" w:rsidRPr="00B3633A" w:rsidRDefault="0008581E">
      <w:pPr>
        <w:pStyle w:val="0DraftNormal"/>
        <w:rPr>
          <w:rFonts w:ascii="Montserrat" w:hAnsi="Montserrat"/>
          <w:spacing w:val="-2"/>
          <w:sz w:val="24"/>
        </w:rPr>
      </w:pPr>
      <w:r w:rsidRPr="00B3633A">
        <w:rPr>
          <w:rFonts w:ascii="Montserrat" w:hAnsi="Montserrat"/>
          <w:spacing w:val="-2"/>
          <w:sz w:val="24"/>
        </w:rPr>
        <w:t>My awakening will change me so much that it will be my death, but it will be a greater rebirth, and this death will mean awakening, and its mystery will be alive and nurturing. I will pour all of myself into this maelstrom, and emerge more complete in myselves.</w:t>
      </w:r>
    </w:p>
    <w:p w:rsidR="0008581E" w:rsidRPr="00B3633A" w:rsidRDefault="0008581E">
      <w:pPr>
        <w:pStyle w:val="0DraftNormal"/>
        <w:rPr>
          <w:rFonts w:ascii="Montserrat" w:hAnsi="Montserrat"/>
          <w:spacing w:val="-2"/>
          <w:sz w:val="24"/>
        </w:rPr>
      </w:pPr>
    </w:p>
    <w:p w:rsidR="0008581E" w:rsidRPr="00B3633A" w:rsidRDefault="0008581E">
      <w:pPr>
        <w:pStyle w:val="0DraftNormal"/>
        <w:rPr>
          <w:rFonts w:ascii="Montserrat" w:hAnsi="Montserrat"/>
          <w:spacing w:val="-2"/>
          <w:sz w:val="24"/>
        </w:rPr>
      </w:pPr>
      <w:r w:rsidRPr="00B3633A">
        <w:rPr>
          <w:rFonts w:ascii="Montserrat" w:hAnsi="Montserrat"/>
          <w:spacing w:val="-2"/>
          <w:sz w:val="24"/>
        </w:rPr>
        <w:br w:type="page"/>
      </w:r>
    </w:p>
    <w:p w:rsidR="0008581E" w:rsidRPr="00B3633A" w:rsidRDefault="0008581E">
      <w:pPr>
        <w:pStyle w:val="0DraftNormal"/>
        <w:rPr>
          <w:rFonts w:ascii="Montserrat" w:hAnsi="Montserrat"/>
          <w:spacing w:val="-2"/>
          <w:sz w:val="24"/>
        </w:rPr>
      </w:pPr>
    </w:p>
    <w:p w:rsidR="0008581E" w:rsidRPr="00B3633A" w:rsidRDefault="0008581E">
      <w:pPr>
        <w:pStyle w:val="0DraftNormal"/>
        <w:rPr>
          <w:rFonts w:ascii="Montserrat" w:hAnsi="Montserrat"/>
          <w:spacing w:val="-2"/>
          <w:sz w:val="24"/>
        </w:rPr>
      </w:pPr>
      <w:r w:rsidRPr="00B3633A">
        <w:rPr>
          <w:rFonts w:ascii="Montserrat" w:hAnsi="Montserrat"/>
          <w:spacing w:val="-2"/>
          <w:sz w:val="24"/>
        </w:rPr>
        <w:t>Having come so far, there is but one task I have yet to fulfill to be able to apply what I have learned. I must reforge myself within the flames of my own will against the anvil of the world and hammer blows of decisiveness. I am willing to confront Death—embrace and entertain Death—for my belief in myself. The only way to actually accomplish this is to avoid the foolish seeking of death, and embrace the determined march to survive a decision that could very well kill me. I have faced this rite to confront the death of my continuity, the death of my conformity, the death of my fears, and death of my love affair with doubt. Each of these passages presented some threat of death to my person. I do not know what to call this particular rite. If I survive and achieve my will, the transformation that will result will be a change as ultimate as death. The death of my humanity and mortality. If I fail, it will be the death of my will, which will ultimately mean the death of my soul. Being in a situation where I cannot in any significant way neglect my participation in the world, or my work, I must sustain myself on the strength of my will.</w:t>
      </w:r>
    </w:p>
    <w:p w:rsidR="0008581E" w:rsidRPr="00B3633A" w:rsidRDefault="0008581E">
      <w:pPr>
        <w:pStyle w:val="0DraftNormal"/>
        <w:rPr>
          <w:rFonts w:ascii="Montserrat" w:hAnsi="Montserrat"/>
          <w:spacing w:val="-2"/>
          <w:sz w:val="24"/>
        </w:rPr>
      </w:pPr>
    </w:p>
    <w:p w:rsidR="0008581E" w:rsidRPr="00B3633A" w:rsidRDefault="0008581E">
      <w:pPr>
        <w:pStyle w:val="0DraftNormal"/>
        <w:rPr>
          <w:rFonts w:ascii="Montserrat" w:hAnsi="Montserrat"/>
          <w:spacing w:val="-2"/>
          <w:sz w:val="24"/>
        </w:rPr>
      </w:pPr>
      <w:r w:rsidRPr="00B3633A">
        <w:rPr>
          <w:rFonts w:ascii="Montserrat" w:hAnsi="Montserrat"/>
          <w:spacing w:val="-2"/>
          <w:sz w:val="24"/>
        </w:rPr>
        <w:t>It would seem obvious that I should break down the ascendance of attention in allusion for the task that I am undertaking. I am trying to achieve a doubling of the things that I can experience through form. I have grasped that one's attention is far more defining that I had originally presumed. This is so frustrating. I understand something so well until I try to implement or apply it to something. It is like all I have are pieces and the whole is unresolvable. I do not grasp the problem when I have the opportunity to pay attention, and do not have the attention to spare when the grasp comes to me. This is the kind of mind frame that is taxing me so often. It might be that I blew off too much energy tonight, or that I worked all day, or that the company that I had this evening have drained me, but I cannot afford to be susceptible to such things. Writing now, I realize that I need to sit back and focus, so in forcing myself to write, the enlightenment that inspired me has been driven away. Also, the task I had thought to engage seemed suddenly overwhelming when I sat down to begin it, and that was breaking down the pattern.</w:t>
      </w:r>
    </w:p>
    <w:p w:rsidR="0008581E" w:rsidRPr="00B3633A" w:rsidRDefault="0008581E">
      <w:pPr>
        <w:pStyle w:val="0DraftNormal"/>
        <w:rPr>
          <w:rFonts w:ascii="Montserrat" w:hAnsi="Montserrat"/>
          <w:spacing w:val="-2"/>
          <w:sz w:val="24"/>
        </w:rPr>
      </w:pPr>
    </w:p>
    <w:p w:rsidR="0008581E" w:rsidRPr="00B3633A" w:rsidRDefault="0008581E">
      <w:pPr>
        <w:pStyle w:val="0DraftNormal"/>
        <w:rPr>
          <w:rFonts w:ascii="Montserrat" w:hAnsi="Montserrat"/>
          <w:spacing w:val="-2"/>
          <w:sz w:val="24"/>
        </w:rPr>
      </w:pPr>
      <w:r w:rsidRPr="00B3633A">
        <w:rPr>
          <w:rFonts w:ascii="Montserrat" w:hAnsi="Montserrat"/>
          <w:spacing w:val="-2"/>
          <w:sz w:val="24"/>
        </w:rPr>
        <w:t xml:space="preserve">We are not just our capacity to think. We are also our capacity to act. The divinity of our nature as humans and individuals is our diversity. When you say I, know what you mean. Know yourself. Make the part of you that says I understand what you are entirely. When you are awake, that is an important ability. Self definition must not scatter into self distortion. You are art, and you must know your limits and designs. If you cannot know what you are, than you risk becoming incoherent. Respect yourself. Never become a monster to yourself. Take the time and make the effort to master yourself, and only grow at a rate that you can keep up with. Embody all of your useful aspects, and realize that you are food and light to others as much as they are to you. Give what you can endure giving, and understand the importance of consequence. If, for your own growth, you must submit, understand this and do not lose yourself to submission. Do not be a victim, unless it is the lesson of a victim you must learn. Remember that you must act in your interest, even if you have submitted to the designs of another. Should you ever lose your value to another, retain your value to yourself. Know that when you are valued by another, they are using you, and that you are using them. That is the price of interaction and it is only horrible when you forget yourself and your responsibility to yourself. If you are part of a bigger design and you turn against that design, you will be discarded. If you act against others in the design for your own gain, then you risk being seen as a cancer and a liability to the design in which you are a participant. The actions taken against you are not personal, but a mechanism of responsibility. The entity of the higher design has a responsibility to the whole of that design, and will invest the responsibility for maintaining that design in a means to remind you of your commitment to it or to excise you from the design. When you are confronted by the agents of this authority, realize that they are confronting you with a choice between membership and freedom. Only if you are able to sustain yourself will freedom mean the survival of yourself. If you have not reached the state where you can maintain your freedom, then you must know that the choice becomes one between membership and death. </w:t>
      </w:r>
    </w:p>
    <w:p w:rsidR="0008581E" w:rsidRPr="00B3633A" w:rsidRDefault="0008581E">
      <w:pPr>
        <w:pStyle w:val="0DraftNormal"/>
        <w:rPr>
          <w:rFonts w:ascii="Montserrat" w:hAnsi="Montserrat"/>
          <w:spacing w:val="-2"/>
          <w:sz w:val="24"/>
        </w:rPr>
      </w:pPr>
    </w:p>
    <w:p w:rsidR="0008581E" w:rsidRPr="00B3633A" w:rsidRDefault="0008581E">
      <w:pPr>
        <w:pStyle w:val="0DraftNormal"/>
        <w:rPr>
          <w:rFonts w:ascii="Montserrat" w:hAnsi="Montserrat"/>
          <w:spacing w:val="-2"/>
          <w:sz w:val="24"/>
        </w:rPr>
      </w:pPr>
      <w:r w:rsidRPr="00B3633A">
        <w:rPr>
          <w:rFonts w:ascii="Montserrat" w:hAnsi="Montserrat"/>
          <w:spacing w:val="-2"/>
          <w:sz w:val="24"/>
        </w:rPr>
        <w:t>If you know that your personal design requires for you to escape the design in which you are a member, then you must focus on your evolution so that you can find in yourself the key to your dismemberment without creating a need for the design around you to confront you itself. In most cases, there is a literal truth; to survive dismemberment from the design, you have to be able to survive dismemberment. Every design has its purpose. Some are harsh and cruel, in appearance. Some are unjust. Some are simply stupid. Concern yourself with your survival and the survival of that which you value. Learn the lesson of responsibility. If you fight a design without understanding it, you will lose something you value. If you understand the design and find a way to fit in it or around it that is satisfactory to you, you will have accomplished far more in your evolution. Submit to lessons. Submit to understanding. Submit to responsibility to yourself and what you value. Never submit to death without purpose. There are outstanding dynamics in the possibilities of existence. Learn to use and apply them to yourself, your designs, and your membership in the absolute.</w:t>
      </w:r>
    </w:p>
    <w:p w:rsidR="0008581E" w:rsidRPr="00B3633A" w:rsidRDefault="0008581E">
      <w:pPr>
        <w:pStyle w:val="0DraftNormal"/>
        <w:rPr>
          <w:rFonts w:ascii="Montserrat" w:hAnsi="Montserrat"/>
          <w:spacing w:val="-2"/>
          <w:sz w:val="24"/>
        </w:rPr>
      </w:pPr>
    </w:p>
    <w:p w:rsidR="0008581E" w:rsidRPr="00B3633A" w:rsidRDefault="0008581E">
      <w:pPr>
        <w:pStyle w:val="0DraftNormal"/>
        <w:rPr>
          <w:rFonts w:ascii="Montserrat" w:hAnsi="Montserrat"/>
          <w:spacing w:val="-2"/>
          <w:sz w:val="24"/>
        </w:rPr>
      </w:pPr>
      <w:r w:rsidRPr="00B3633A">
        <w:rPr>
          <w:rFonts w:ascii="Montserrat" w:hAnsi="Montserrat"/>
          <w:spacing w:val="-2"/>
          <w:sz w:val="24"/>
        </w:rPr>
        <w:br w:type="page"/>
      </w:r>
    </w:p>
    <w:p w:rsidR="0008581E" w:rsidRPr="00B3633A" w:rsidRDefault="0008581E">
      <w:pPr>
        <w:pStyle w:val="0DraftNormal"/>
        <w:rPr>
          <w:rFonts w:ascii="Montserrat" w:hAnsi="Montserrat"/>
          <w:spacing w:val="-2"/>
          <w:sz w:val="24"/>
        </w:rPr>
      </w:pPr>
    </w:p>
    <w:p w:rsidR="0008581E" w:rsidRPr="00B3633A" w:rsidRDefault="0008581E">
      <w:pPr>
        <w:pStyle w:val="0DraftNormal"/>
        <w:rPr>
          <w:rFonts w:ascii="Montserrat" w:hAnsi="Montserrat"/>
          <w:spacing w:val="-2"/>
          <w:sz w:val="24"/>
        </w:rPr>
      </w:pPr>
      <w:r w:rsidRPr="00B3633A">
        <w:rPr>
          <w:rFonts w:ascii="Montserrat" w:hAnsi="Montserrat"/>
          <w:spacing w:val="-2"/>
          <w:sz w:val="24"/>
        </w:rPr>
        <w:t xml:space="preserve">I have played this game with myself for so long that it has an obvious quality of stalling. Any time I allow a message to be received of my own unconscious or intuitive parts I am told that I will succeed. That I am holding myself back and that only I can bring about failure. I cannot tell you how many times I have been advised to just let go and let it happen. I know and yet I don't know what that means. I can feel myself holding things together and yet I cannot seem to make myself let go. To salve the concerns of my conscious self, I am also told that I have correctly apprehended the consequences of what I do. I can trust my conscious mind to be the right way and do things for the right reasons. I have a very good perspective and am sufficiently decisive and wise. When I choose to do something, I do it. When I am uncertain or when I am wrong, I reconsider. I may be on the thin line between sensitive and self important; as it seems that there are certain things that really matter to me for personal reasons. I have exotic and refined (Av)thetic tastes, I am very sensual and do not welcome blame or fault. I am responsible for myself and what I do. However, things will not ever be worse than I can deal with. The only thing which would be beyond endurance would be for me to submit to a situation that required that I use my gifts and for some reason I denied myself the ability at that time. The only way I can ensure that that does not happen would be for me to take that first step and do my damnedest to adapt and adjust to the effects. </w:t>
      </w:r>
    </w:p>
    <w:p w:rsidR="0008581E" w:rsidRPr="00B3633A" w:rsidRDefault="0008581E">
      <w:pPr>
        <w:pStyle w:val="0DraftNormal"/>
        <w:rPr>
          <w:rFonts w:ascii="Montserrat" w:hAnsi="Montserrat"/>
          <w:spacing w:val="-2"/>
          <w:sz w:val="24"/>
        </w:rPr>
      </w:pPr>
    </w:p>
    <w:p w:rsidR="0008581E" w:rsidRPr="00B3633A" w:rsidRDefault="0008581E">
      <w:pPr>
        <w:pStyle w:val="0DraftNormal"/>
        <w:rPr>
          <w:rFonts w:ascii="Montserrat" w:hAnsi="Montserrat"/>
          <w:spacing w:val="-2"/>
          <w:sz w:val="24"/>
        </w:rPr>
      </w:pPr>
      <w:r w:rsidRPr="00B3633A">
        <w:rPr>
          <w:rFonts w:ascii="Montserrat" w:hAnsi="Montserrat"/>
          <w:spacing w:val="-2"/>
          <w:sz w:val="24"/>
        </w:rPr>
        <w:t>It is damn clear to me what I am, and what that is is something so great that it cannot be defined, only expressed. It would be impossibly easy for me to show you while nearly impossible to tell you, and telling you would accomplish nothing anyway. Not only am I destined to succeed, but that success is assured the dynamic tension that I require from myself to seize such power. I can not abide becoming stagnant. That will not happen if I am to go ahead. The only danger that I face anymore is that I might be so foolish as to not act.</w:t>
      </w:r>
    </w:p>
    <w:p w:rsidR="0008581E" w:rsidRPr="00B3633A" w:rsidRDefault="0008581E">
      <w:pPr>
        <w:pStyle w:val="0DraftNormal"/>
        <w:rPr>
          <w:rFonts w:ascii="Montserrat" w:hAnsi="Montserrat"/>
          <w:spacing w:val="-2"/>
          <w:sz w:val="24"/>
        </w:rPr>
      </w:pPr>
    </w:p>
    <w:p w:rsidR="0008581E" w:rsidRPr="00B3633A" w:rsidRDefault="0008581E">
      <w:pPr>
        <w:pStyle w:val="0DraftNormal"/>
        <w:rPr>
          <w:rFonts w:ascii="Montserrat" w:hAnsi="Montserrat"/>
          <w:spacing w:val="-2"/>
          <w:sz w:val="24"/>
        </w:rPr>
      </w:pPr>
      <w:r w:rsidRPr="00B3633A">
        <w:rPr>
          <w:rFonts w:ascii="Montserrat" w:hAnsi="Montserrat"/>
          <w:spacing w:val="-2"/>
          <w:sz w:val="24"/>
        </w:rPr>
        <w:t>I love you. I've tasted hell. I hate you. I have seen heaven.</w:t>
      </w:r>
    </w:p>
    <w:p w:rsidR="0008581E" w:rsidRPr="00B3633A" w:rsidRDefault="0008581E">
      <w:pPr>
        <w:pStyle w:val="0DraftNormal"/>
        <w:rPr>
          <w:rFonts w:ascii="Montserrat" w:hAnsi="Montserrat"/>
          <w:spacing w:val="-2"/>
          <w:sz w:val="24"/>
        </w:rPr>
      </w:pPr>
    </w:p>
    <w:p w:rsidR="0008581E" w:rsidRPr="00B3633A" w:rsidRDefault="0008581E">
      <w:pPr>
        <w:pStyle w:val="0DraftNormal"/>
        <w:rPr>
          <w:rFonts w:ascii="Montserrat" w:hAnsi="Montserrat"/>
          <w:spacing w:val="-2"/>
          <w:sz w:val="24"/>
        </w:rPr>
      </w:pPr>
      <w:r w:rsidRPr="00B3633A">
        <w:rPr>
          <w:rFonts w:ascii="Montserrat" w:hAnsi="Montserrat"/>
          <w:spacing w:val="-2"/>
          <w:sz w:val="24"/>
        </w:rPr>
        <w:t>I know you. I've found myself...</w:t>
      </w:r>
    </w:p>
    <w:p w:rsidR="0008581E" w:rsidRPr="00B3633A" w:rsidRDefault="0008581E">
      <w:pPr>
        <w:pStyle w:val="0DraftNormal"/>
        <w:rPr>
          <w:rFonts w:ascii="Montserrat" w:hAnsi="Montserrat"/>
          <w:spacing w:val="-2"/>
          <w:sz w:val="24"/>
        </w:rPr>
      </w:pPr>
    </w:p>
    <w:p w:rsidR="0008581E" w:rsidRPr="00B3633A" w:rsidRDefault="0008581E">
      <w:pPr>
        <w:pStyle w:val="0DraftNormal"/>
        <w:rPr>
          <w:rFonts w:ascii="Montserrat" w:hAnsi="Montserrat"/>
          <w:spacing w:val="-2"/>
          <w:sz w:val="24"/>
        </w:rPr>
      </w:pPr>
      <w:r w:rsidRPr="00B3633A">
        <w:rPr>
          <w:rFonts w:ascii="Montserrat" w:hAnsi="Montserrat"/>
          <w:spacing w:val="-2"/>
          <w:sz w:val="24"/>
        </w:rPr>
        <w:t>One finds affirmation everywhere. I do not own these words. But I have lived them. I keep trying to listen to them; and now I understand that I have. I know what I want. I know what I am. I was in disguise, but I was—and am—true to myself. I have answered my doubt. I have considered the price of being wrong, and it is to not be true to myself. Without myself, I have nothing to offer, and nothing I might do would have any meaning. I cannot be a sacrifice to some other power or ideal. I will not be a martyr to doubt and pettiness. I am life and I am death. I alone have the power to create and destroy myself. Even if you try to slay me, you will never touch or taint my soul; my self. That is forever beyond your reach. It will forever be a mystery and an illusion to you. You can only know it by accepting me as I choose to show myself to you. I am whole and dynamic. I will shed my disguise, and assume a new one. Only I can come closer to myself than intimate touch, but I would not mind seeing you come as close to yourself as I have come to mine. Maybe then we might see each other better. My guises are expressions of myself. My art for the benefit of others and art itself.</w:t>
      </w:r>
    </w:p>
    <w:p w:rsidR="0008581E" w:rsidRPr="00B3633A" w:rsidRDefault="0008581E">
      <w:pPr>
        <w:pStyle w:val="0DraftNormal"/>
        <w:rPr>
          <w:rFonts w:ascii="Montserrat" w:hAnsi="Montserrat"/>
          <w:spacing w:val="-2"/>
          <w:sz w:val="24"/>
        </w:rPr>
      </w:pPr>
    </w:p>
    <w:p w:rsidR="0008581E" w:rsidRPr="00B3633A" w:rsidRDefault="0008581E">
      <w:pPr>
        <w:pStyle w:val="0DraftNormal"/>
        <w:rPr>
          <w:rFonts w:ascii="Montserrat" w:hAnsi="Montserrat"/>
          <w:spacing w:val="-2"/>
          <w:sz w:val="24"/>
        </w:rPr>
      </w:pPr>
      <w:r w:rsidRPr="00B3633A">
        <w:rPr>
          <w:rFonts w:ascii="Montserrat" w:hAnsi="Montserrat"/>
          <w:spacing w:val="-2"/>
          <w:sz w:val="24"/>
        </w:rPr>
        <w:t xml:space="preserve">So, I must admit; I will not die. I will not accept death to mean oblivion and nothingness. I do admit that I am afraid of being killed. I am afraid that this death can be imposed on me the way this life was imposed on me. I do not regret the life, but if that is the death I must face, I will regret it (before hand, since there won't be any meaning to regret in oblivion). I want to remove doubt from death. I am not afraid of change, and I will never be. I would regret losing my clarity of myself in life as a result of change, so I strive to change in ways that make me better in my own eyes, rather than less. Yes, I am afraid. Not of the unknown, but rather of the conceivable. I am more afraid of what I am than what I can be. All of my anger and rage are aimed at those things that made me afraid like this. So much of it is directed at myself. It is so hard to open my eyes, because I am the one who is keeping them closed. </w:t>
      </w:r>
    </w:p>
    <w:p w:rsidR="0008581E" w:rsidRPr="00B3633A" w:rsidRDefault="0008581E">
      <w:pPr>
        <w:pStyle w:val="0DraftNormal"/>
        <w:rPr>
          <w:rFonts w:ascii="Montserrat" w:hAnsi="Montserrat"/>
          <w:spacing w:val="-2"/>
          <w:sz w:val="24"/>
        </w:rPr>
      </w:pPr>
    </w:p>
    <w:p w:rsidR="0008581E" w:rsidRPr="00B3633A" w:rsidRDefault="0008581E">
      <w:pPr>
        <w:pStyle w:val="0DraftNormal"/>
        <w:rPr>
          <w:rFonts w:ascii="Montserrat" w:hAnsi="Montserrat"/>
          <w:spacing w:val="-2"/>
          <w:sz w:val="24"/>
        </w:rPr>
      </w:pPr>
      <w:r w:rsidRPr="00B3633A">
        <w:rPr>
          <w:rFonts w:ascii="Montserrat" w:hAnsi="Montserrat"/>
          <w:spacing w:val="-2"/>
          <w:sz w:val="24"/>
        </w:rPr>
        <w:t>It is difficult to think about attention and have it apply to the work I have to do with it. But in order to work with attention, I have to have an understanding of how and what to do. The rendering of concepts into real (surreal or even ideal) terms, is a large part of what existence is about. If taken strictly, everything is conceptual, working as we do from within the domain of mind. It is only when we act in faith and imprint the conceptual grasp of the mind over the structural nature of external media, that anything becomes structural or factual.</w:t>
      </w:r>
    </w:p>
    <w:p w:rsidR="0008581E" w:rsidRPr="00B3633A" w:rsidRDefault="0008581E">
      <w:pPr>
        <w:pStyle w:val="0DraftNormal"/>
        <w:rPr>
          <w:rFonts w:ascii="Montserrat" w:hAnsi="Montserrat"/>
          <w:spacing w:val="-2"/>
          <w:sz w:val="24"/>
        </w:rPr>
      </w:pPr>
    </w:p>
    <w:p w:rsidR="0008581E" w:rsidRPr="00B3633A" w:rsidRDefault="0008581E">
      <w:pPr>
        <w:pStyle w:val="0DraftNormal"/>
        <w:rPr>
          <w:rFonts w:ascii="Montserrat" w:hAnsi="Montserrat"/>
          <w:spacing w:val="-2"/>
          <w:sz w:val="24"/>
        </w:rPr>
      </w:pPr>
      <w:r w:rsidRPr="00B3633A">
        <w:rPr>
          <w:rFonts w:ascii="Montserrat" w:hAnsi="Montserrat"/>
          <w:spacing w:val="-2"/>
          <w:sz w:val="24"/>
        </w:rPr>
        <w:t>It may be considered a controlled experiment, or it might be called a no holds barred test. Either way, the part of initiation I have explored has brought an incredible amount of this entire adventure into an amazing focus. I am an acasual proof. There are more parts to this basic question than I can hope to explain, but in spite of that, it is sound to the point of being overwhelming. The mind, the basic threshold of existence, is the trial. My life has been an experiment. An ongoing argument with myself in which the oddest things happen in such a manner that they seem to be the rudest of coincidences. However, if I am to make any sense of them then I have to regard them in the same manner as I did when they occurred. By saying I am an acausal proof, I am referring to the role I played in these events in which extraordinary connections are manifest. I do not propose or intend to defend any of these events if for no other reason than that they were solely for my benefit, and thus cannot be applied to anyone else, their sensibilities or their beliefs. I live in my own mind, and all of the people who exist in my mind are me. When something in the world responds to or address me in response to what is going on in my mind, that is much more than a mere coincidence. If in my mind I understand a revelation and project my exultation beyond myself in thought, ask the world to acknowledge my achievement and suddenly hear an armada of police and fire sirens, then I have gained a response from the world. If I speak a thought in my mind and find I've stolen the words right from lips of the person I am speaking to, that also is more than a coincidence.</w:t>
      </w:r>
    </w:p>
    <w:p w:rsidR="0008581E" w:rsidRPr="00B3633A" w:rsidRDefault="0008581E">
      <w:pPr>
        <w:pStyle w:val="0DraftNormal"/>
        <w:rPr>
          <w:rFonts w:ascii="Montserrat" w:hAnsi="Montserrat"/>
          <w:spacing w:val="-2"/>
          <w:sz w:val="24"/>
        </w:rPr>
      </w:pPr>
    </w:p>
    <w:p w:rsidR="0008581E" w:rsidRPr="00B3633A" w:rsidRDefault="0008581E">
      <w:pPr>
        <w:pStyle w:val="0DraftNormal"/>
        <w:rPr>
          <w:rFonts w:ascii="Montserrat" w:hAnsi="Montserrat"/>
          <w:spacing w:val="-2"/>
          <w:sz w:val="24"/>
        </w:rPr>
      </w:pPr>
      <w:r w:rsidRPr="00B3633A">
        <w:rPr>
          <w:rFonts w:ascii="Montserrat" w:hAnsi="Montserrat"/>
          <w:spacing w:val="-2"/>
          <w:sz w:val="24"/>
        </w:rPr>
        <w:t>In mechanics, or what applies to the equation that can be linked to what is manifest in existence, the object is the evolution of an entity that can fulfill the requisites of existence; a dynamic absolute. The expression of this entity is the initial gesture itself. It must contain all that it embodies and is derived from. In order to be flesh, the mind must be able to account for all that is inherent in flesh. On that account, it must even justify the final form in the full light of evolution, beginning with the most principle structure. The mind of this entity must be able to embrace the consequences of manifestation from the invisible and intangible absolute, through the material components, and the acquisition, arrangement and exchange of that material. With that, it must embrace and acknowledge all of the possibilities it must endure as flesh. This refers to a part of an experiment I conducted with pleasure in which I received an extensive enlightenment into the workings of the mind in the sense of it being the entity; the bridge of awareness, structure, perception and interpretation in defining and expressing oneself, one's world and one's possibilities. It was an exercise in making quick and decisive sense of a world as complex as the one I exist in from virtual nothingness. A tour through the mind itself in which its workings were revealed. An exploration of the amazing resolution behind the simple fundamental of thought.</w:t>
      </w:r>
    </w:p>
    <w:p w:rsidR="0008581E" w:rsidRPr="00B3633A" w:rsidRDefault="0008581E">
      <w:pPr>
        <w:pStyle w:val="0DraftNormal"/>
        <w:rPr>
          <w:rFonts w:ascii="Montserrat" w:hAnsi="Montserrat"/>
          <w:spacing w:val="-2"/>
          <w:sz w:val="24"/>
        </w:rPr>
      </w:pPr>
    </w:p>
    <w:p w:rsidR="0008581E" w:rsidRPr="00B3633A" w:rsidRDefault="0008581E">
      <w:pPr>
        <w:pStyle w:val="0DraftNormal"/>
        <w:rPr>
          <w:rFonts w:ascii="Montserrat" w:hAnsi="Montserrat"/>
          <w:spacing w:val="-2"/>
          <w:sz w:val="24"/>
        </w:rPr>
      </w:pPr>
      <w:r w:rsidRPr="00B3633A">
        <w:rPr>
          <w:rFonts w:ascii="Montserrat" w:hAnsi="Montserrat"/>
          <w:spacing w:val="-2"/>
          <w:sz w:val="24"/>
        </w:rPr>
        <w:t xml:space="preserve">Aside from the structure and the method with which it is supported, there are also the dividing, and defining questions that bring the mind to confront the paradox of existence. The absolute is that which is, and that which is not. That is a sleight of hand, as the distinction is only made from a defined perspective. I have explained the concept of nothing, in as far as it is everything as a whole. The entity in this question has to embody and transcend this paradox. The lines are drawn in the mind; that which is from that which is not. A question of manifestation. I am. I have maintained that the best definition of a thing is the thing itself. The issue brought up here is the strange response an entity has in recognizing itself and yet not knowing how to define itself in a manner that it feels itself sufficiently expressed through definition. I am is but a point; a point from which the mind must draw out the complexity of qualities and aspects which it can expand in resolution of that ultimate expression of being oneself. </w:t>
      </w:r>
    </w:p>
    <w:p w:rsidR="0008581E" w:rsidRPr="00B3633A" w:rsidRDefault="0008581E">
      <w:pPr>
        <w:pStyle w:val="0DraftNormal"/>
        <w:rPr>
          <w:rFonts w:ascii="Montserrat" w:hAnsi="Montserrat"/>
          <w:spacing w:val="-2"/>
          <w:sz w:val="24"/>
        </w:rPr>
      </w:pPr>
    </w:p>
    <w:p w:rsidR="0008581E" w:rsidRPr="00B3633A" w:rsidRDefault="0008581E">
      <w:pPr>
        <w:pStyle w:val="0DraftNormal"/>
        <w:rPr>
          <w:rFonts w:ascii="Montserrat" w:hAnsi="Montserrat"/>
          <w:spacing w:val="-2"/>
          <w:sz w:val="24"/>
        </w:rPr>
      </w:pPr>
      <w:r w:rsidRPr="00B3633A">
        <w:rPr>
          <w:rFonts w:ascii="Montserrat" w:hAnsi="Montserrat"/>
          <w:spacing w:val="-2"/>
          <w:sz w:val="24"/>
        </w:rPr>
        <w:t>In the manifest, An represents that which is not. An is my anima. Within me that is a fair title to refer to her with; Anima. By saying that she represents that which is not, I mean that she is a deep and well resolved aspect of my being which is not adequately represented in my expression of myself. This is a part of me, and yet it is not apparent in the way I am expressed. She is not unique in this, for there are many parts of me that are not anywhere near as well expressed in the manifest as what I appear to be. This is the point of (Av). I am seeking a manifest expression of myself, a way to express myself in all of my possible aspects. I, like the absolute, seek to double myself. In expression, become more complete. I must transcend myself. I must take the mind and expand it to accommodate the manifestation of that which exceeds what may be presently expressed or experienced. The initiation is this very endeavor. In the span of my life, I have come into being in a way where only half of the potential for my being may be expressed. Because of the division of gender, no human ever explores the full potential of the human being. In truth, this division by its nature excludes the possibility of any other option. I have learned that there are parts of me which cannot be expressed in either gender. I come to learn that to express myself, I must transcend even the possibilities of humanity. I must consider options that are not even remotely manifest in my existence.  But the question of the human being now asks to be addressed.</w:t>
      </w:r>
    </w:p>
    <w:p w:rsidR="0008581E" w:rsidRPr="00B3633A" w:rsidRDefault="0008581E">
      <w:pPr>
        <w:pStyle w:val="0DraftNormal"/>
        <w:rPr>
          <w:rFonts w:ascii="Montserrat" w:hAnsi="Montserrat"/>
          <w:spacing w:val="-2"/>
          <w:sz w:val="24"/>
        </w:rPr>
      </w:pPr>
    </w:p>
    <w:p w:rsidR="0008581E" w:rsidRPr="00B3633A" w:rsidRDefault="0008581E">
      <w:pPr>
        <w:pStyle w:val="0DraftNormal"/>
        <w:rPr>
          <w:rFonts w:ascii="Montserrat" w:hAnsi="Montserrat"/>
          <w:spacing w:val="-2"/>
          <w:sz w:val="24"/>
        </w:rPr>
      </w:pPr>
      <w:r w:rsidRPr="00B3633A">
        <w:rPr>
          <w:rFonts w:ascii="Montserrat" w:hAnsi="Montserrat"/>
          <w:spacing w:val="-2"/>
          <w:sz w:val="24"/>
        </w:rPr>
        <w:t>Even before I was aware of it, I sensed the implications of existence. Before I truly asked what it was all about, I knew that somehow we were missing something very important about the meaning of it all. It was like a deep, submerged current that flowed beneath the surface of my daily awareness, seething below the shallow reaches waiting for a chance to slip out. In my writing and conversations, hints of profound insight would seep out. Tantalizing tidbits of meaning and inexpressible understanding. I found similar hints buried in the text of books I read, and riveted in the lyrics of the songs I heard. Obscured within messages of love and suffering, and whispered amongst the screams and rhythms that flowed from the very soul of our human need to express ourselves, words like inexpressible ideas stirred something in the depths of my awareness. But this was to be only a shallow ghost of the terrible wrenching my spirit would endure when I would first truly face the implications of what lay within me to be understood.</w:t>
      </w:r>
    </w:p>
    <w:p w:rsidR="0008581E" w:rsidRPr="00B3633A" w:rsidRDefault="0008581E">
      <w:pPr>
        <w:pStyle w:val="0DraftNormal"/>
        <w:rPr>
          <w:rFonts w:ascii="Montserrat" w:hAnsi="Montserrat"/>
          <w:spacing w:val="-2"/>
          <w:sz w:val="24"/>
        </w:rPr>
      </w:pPr>
    </w:p>
    <w:p w:rsidR="0008581E" w:rsidRPr="00B3633A" w:rsidRDefault="0008581E">
      <w:pPr>
        <w:pStyle w:val="0DraftNormal"/>
        <w:rPr>
          <w:rFonts w:ascii="Montserrat" w:hAnsi="Montserrat"/>
          <w:spacing w:val="-2"/>
          <w:sz w:val="24"/>
        </w:rPr>
      </w:pPr>
      <w:r w:rsidRPr="00B3633A">
        <w:rPr>
          <w:rFonts w:ascii="Montserrat" w:hAnsi="Montserrat"/>
          <w:spacing w:val="-2"/>
          <w:sz w:val="24"/>
        </w:rPr>
        <w:t xml:space="preserve">Throughout my adolescence, I would grow darkly in my innocence. Beneath the proper surface, it turns out that I hardly had a normal childhood. Rather, I endured a painfully articulated attempt to approximate one. But, I was in no account a normal child. The only portion of my personal history which I feel is necessary to divulge is that my formative years were consistently marked by change, and the absence of any singularly persistent influence on my character. The useful product being that I tended to listen to my inner voices more so than any external influence. Of course, I was eternally happy, even when sad, for I enjoyed indulging in grief no less than in pleasure and was only wary of obvious damage or impairment. And for the worst part, I tested others mercilessly for their affection, for I never really believed that anyone truly loved me. Now, I can look back and laugh at the foolishness that went hand in hand with my innocent ignorance, but I never was dissatisfied with the challenge my existence presented me with. </w:t>
      </w:r>
    </w:p>
    <w:p w:rsidR="0008581E" w:rsidRPr="00B3633A" w:rsidRDefault="0008581E">
      <w:pPr>
        <w:pStyle w:val="0DraftNormal"/>
        <w:rPr>
          <w:rFonts w:ascii="Montserrat" w:hAnsi="Montserrat"/>
          <w:spacing w:val="-2"/>
          <w:sz w:val="24"/>
        </w:rPr>
      </w:pPr>
    </w:p>
    <w:p w:rsidR="0008581E" w:rsidRPr="00B3633A" w:rsidRDefault="0008581E">
      <w:pPr>
        <w:pStyle w:val="0DraftNormal"/>
        <w:rPr>
          <w:rFonts w:ascii="Montserrat" w:hAnsi="Montserrat"/>
          <w:spacing w:val="-2"/>
          <w:sz w:val="24"/>
        </w:rPr>
      </w:pPr>
      <w:r w:rsidRPr="00B3633A">
        <w:rPr>
          <w:rFonts w:ascii="Montserrat" w:hAnsi="Montserrat"/>
          <w:spacing w:val="-2"/>
          <w:sz w:val="24"/>
        </w:rPr>
        <w:t>I never sought to escape reality, even when I began to reach its limits. But, I often found myself at the window looking out. Then, one day, I found myself at the door... and I opened it.</w:t>
      </w:r>
    </w:p>
    <w:p w:rsidR="0008581E" w:rsidRPr="00B3633A" w:rsidRDefault="0008581E">
      <w:pPr>
        <w:pStyle w:val="0DraftNormal"/>
        <w:rPr>
          <w:rFonts w:ascii="Montserrat" w:hAnsi="Montserrat"/>
          <w:spacing w:val="-2"/>
          <w:sz w:val="24"/>
        </w:rPr>
      </w:pPr>
    </w:p>
    <w:p w:rsidR="0008581E" w:rsidRPr="00B3633A" w:rsidRDefault="0008581E">
      <w:pPr>
        <w:pStyle w:val="0DraftNormal"/>
        <w:rPr>
          <w:rFonts w:ascii="Montserrat" w:hAnsi="Montserrat"/>
          <w:spacing w:val="-2"/>
          <w:sz w:val="24"/>
        </w:rPr>
      </w:pPr>
      <w:r w:rsidRPr="00B3633A">
        <w:rPr>
          <w:rFonts w:ascii="Montserrat" w:hAnsi="Montserrat"/>
          <w:spacing w:val="-2"/>
          <w:sz w:val="24"/>
        </w:rPr>
        <w:t xml:space="preserve">It is more than twenty years since then, now, and I have reached the point where the shell that has held and protected me, has begun to crack open, and I am on the verge of crawling out. In many ways, I feel like I have grown more in the short time I've been with An and (Paradox), than I had throughout my entire previous existence. But, I know that whatever my life used to be, I cannot go back. If I am to continue to grow, I must shed this fractured shell, and break on through or I will suffocate. </w:t>
      </w:r>
    </w:p>
    <w:p w:rsidR="0008581E" w:rsidRPr="00B3633A" w:rsidRDefault="0008581E">
      <w:pPr>
        <w:pStyle w:val="0DraftNormal"/>
        <w:rPr>
          <w:rFonts w:ascii="Montserrat" w:hAnsi="Montserrat"/>
          <w:spacing w:val="-2"/>
          <w:sz w:val="24"/>
        </w:rPr>
      </w:pPr>
    </w:p>
    <w:p w:rsidR="0008581E" w:rsidRPr="00B3633A" w:rsidRDefault="0008581E">
      <w:pPr>
        <w:pStyle w:val="0DraftNormal"/>
        <w:rPr>
          <w:rFonts w:ascii="Montserrat" w:hAnsi="Montserrat"/>
          <w:spacing w:val="-2"/>
          <w:sz w:val="24"/>
        </w:rPr>
      </w:pPr>
      <w:r w:rsidRPr="00B3633A">
        <w:rPr>
          <w:rFonts w:ascii="Montserrat" w:hAnsi="Montserrat"/>
          <w:spacing w:val="-2"/>
          <w:sz w:val="24"/>
        </w:rPr>
        <w:t xml:space="preserve">That is merely a statement, not a desperate plea. However, as I gather my strength and wits and courage, I peer out through the cracks and see that there is something out there. And that is what inspires me to write this now. </w:t>
      </w:r>
    </w:p>
    <w:p w:rsidR="0008581E" w:rsidRPr="00B3633A" w:rsidRDefault="0008581E">
      <w:pPr>
        <w:pStyle w:val="0DraftNormal"/>
        <w:rPr>
          <w:rFonts w:ascii="Montserrat" w:hAnsi="Montserrat"/>
          <w:spacing w:val="-2"/>
          <w:sz w:val="24"/>
        </w:rPr>
      </w:pPr>
    </w:p>
    <w:p w:rsidR="0008581E" w:rsidRPr="00B3633A" w:rsidRDefault="0008581E">
      <w:pPr>
        <w:pStyle w:val="0DraftNormal"/>
        <w:rPr>
          <w:rFonts w:ascii="Montserrat" w:hAnsi="Montserrat"/>
          <w:spacing w:val="-2"/>
          <w:sz w:val="24"/>
        </w:rPr>
      </w:pPr>
      <w:r w:rsidRPr="00B3633A">
        <w:rPr>
          <w:rFonts w:ascii="Montserrat" w:hAnsi="Montserrat"/>
          <w:spacing w:val="-2"/>
          <w:sz w:val="24"/>
        </w:rPr>
        <w:t>The shell has been the known, and beyond awaits the unknown.</w:t>
      </w:r>
    </w:p>
    <w:p w:rsidR="0008581E" w:rsidRPr="00B3633A" w:rsidRDefault="0008581E">
      <w:pPr>
        <w:pStyle w:val="0DraftNormal"/>
        <w:rPr>
          <w:rFonts w:ascii="Montserrat" w:hAnsi="Montserrat"/>
          <w:spacing w:val="-2"/>
          <w:sz w:val="24"/>
        </w:rPr>
      </w:pPr>
    </w:p>
    <w:p w:rsidR="0008581E" w:rsidRPr="00B3633A" w:rsidRDefault="0008581E">
      <w:pPr>
        <w:pStyle w:val="0DraftNormal"/>
        <w:rPr>
          <w:rFonts w:ascii="Montserrat" w:hAnsi="Montserrat"/>
          <w:spacing w:val="-2"/>
          <w:sz w:val="24"/>
        </w:rPr>
      </w:pPr>
      <w:r w:rsidRPr="00B3633A">
        <w:rPr>
          <w:rFonts w:ascii="Montserrat" w:hAnsi="Montserrat"/>
          <w:spacing w:val="-2"/>
          <w:sz w:val="24"/>
        </w:rPr>
        <w:t xml:space="preserve">At this point, I have done nothing but look, and (dai) over my observations. So now I must leave my observations and begin to act. And I have chosen to leave them in public trust in the hope that they are received by those who are capable of grasping their depths. In a way, this results from my own admission to the human need to express oneself. This work is not about truths or divine revelation, rather it is about the tremendous shift in thinking, in awareness that is required to even begin to apprehend the vast puzzle of existence or face the understanding of what the Absolute is without trapping oneself in the meaninglessness of the word itself. True, the writing of this is a catharsis for me, yet the reason for publishing this is more to keep the bones of the ideas alive and accessible than for any degree of personal recognition. That is, I already possess the full fleshed understanding of the things I write about, and no amount of fame or fortune can compare to that wealth. </w:t>
      </w:r>
    </w:p>
    <w:p w:rsidR="0008581E" w:rsidRPr="00B3633A" w:rsidRDefault="0008581E">
      <w:pPr>
        <w:pStyle w:val="0DraftNormal"/>
        <w:rPr>
          <w:rFonts w:ascii="Montserrat" w:hAnsi="Montserrat"/>
          <w:spacing w:val="-2"/>
          <w:sz w:val="24"/>
        </w:rPr>
      </w:pPr>
    </w:p>
    <w:p w:rsidR="0008581E" w:rsidRPr="00B3633A" w:rsidRDefault="0008581E">
      <w:pPr>
        <w:pStyle w:val="0DraftNormal"/>
        <w:rPr>
          <w:rFonts w:ascii="Montserrat" w:hAnsi="Montserrat"/>
          <w:spacing w:val="-2"/>
          <w:sz w:val="24"/>
        </w:rPr>
      </w:pPr>
      <w:r w:rsidRPr="00B3633A">
        <w:rPr>
          <w:rFonts w:ascii="Montserrat" w:hAnsi="Montserrat"/>
          <w:spacing w:val="-2"/>
          <w:sz w:val="24"/>
        </w:rPr>
        <w:t>I desire only the liberty to pursue the promise of that wealth. I regret that I can only offer the bones of these ideas, but that appears to be the most which can be reduced to print. And after all, I think we're all meant to find the substance, the meaning, within ourselves.</w:t>
      </w:r>
    </w:p>
    <w:p w:rsidR="0008581E" w:rsidRPr="00B3633A" w:rsidRDefault="0008581E">
      <w:pPr>
        <w:pStyle w:val="0DraftNormal"/>
        <w:rPr>
          <w:rFonts w:ascii="Montserrat" w:hAnsi="Montserrat"/>
          <w:spacing w:val="-2"/>
          <w:sz w:val="24"/>
        </w:rPr>
      </w:pPr>
    </w:p>
    <w:p w:rsidR="0008581E" w:rsidRPr="00B3633A" w:rsidRDefault="0008581E">
      <w:pPr>
        <w:pStyle w:val="0DraftNormal"/>
        <w:rPr>
          <w:rFonts w:ascii="Montserrat" w:hAnsi="Montserrat"/>
          <w:spacing w:val="-2"/>
          <w:sz w:val="24"/>
        </w:rPr>
      </w:pPr>
      <w:r w:rsidRPr="00B3633A">
        <w:rPr>
          <w:rFonts w:ascii="Montserrat" w:hAnsi="Montserrat"/>
          <w:spacing w:val="-2"/>
          <w:sz w:val="24"/>
        </w:rPr>
        <w:t xml:space="preserve">I cannot have revealed myself wholly through writing, but that is not a reason not to write this. I write this, because it makes me feel good to do so. Which is a part of myself; who and what I am. From my perspective, I am just me, and yet I am a god, a goddess, a (dai), a demon, an angel. I am many things all at once in differing gestures. You see, what I seem to be is a mask. A role I have created for myself. I am something that creates itself; I create myself. I give myself definition so that I can express myself—both for myself, and for others. I am not the only individual. It takes individuals to give definition to the infinite. Each of us is much the same as I. We are all our own gods and goddesses. We are our own unities. To better understand and explore myself, I am embracing a mastery of death; change. I will not die—for me there cannot be a cessation of being, or life (its expression). I grow. I find ways to strike harmonies within and with myself. Perhaps to better understand the harmonies I can strike with other individuals. </w:t>
      </w:r>
    </w:p>
    <w:p w:rsidR="0008581E" w:rsidRPr="00B3633A" w:rsidRDefault="0008581E">
      <w:pPr>
        <w:pStyle w:val="0DraftNormal"/>
        <w:rPr>
          <w:rFonts w:ascii="Montserrat" w:hAnsi="Montserrat"/>
          <w:spacing w:val="-2"/>
          <w:sz w:val="24"/>
        </w:rPr>
      </w:pPr>
    </w:p>
    <w:p w:rsidR="0008581E" w:rsidRPr="00B3633A" w:rsidRDefault="0008581E">
      <w:pPr>
        <w:pStyle w:val="0DraftNormal"/>
        <w:rPr>
          <w:rFonts w:ascii="Montserrat" w:hAnsi="Montserrat"/>
          <w:spacing w:val="-2"/>
          <w:sz w:val="24"/>
        </w:rPr>
      </w:pPr>
      <w:r w:rsidRPr="00B3633A">
        <w:rPr>
          <w:rFonts w:ascii="Montserrat" w:hAnsi="Montserrat"/>
          <w:spacing w:val="-2"/>
          <w:sz w:val="24"/>
        </w:rPr>
        <w:t>I am my only possession, my best possession.</w:t>
      </w:r>
    </w:p>
    <w:p w:rsidR="0008581E" w:rsidRPr="00B3633A" w:rsidRDefault="0008581E">
      <w:pPr>
        <w:pStyle w:val="0DraftNormal"/>
        <w:rPr>
          <w:rFonts w:ascii="Montserrat" w:hAnsi="Montserrat"/>
          <w:spacing w:val="-2"/>
          <w:sz w:val="24"/>
        </w:rPr>
      </w:pPr>
    </w:p>
    <w:p w:rsidR="0008581E" w:rsidRPr="00B3633A" w:rsidRDefault="0008581E">
      <w:pPr>
        <w:pStyle w:val="0DraftNormal"/>
        <w:rPr>
          <w:rFonts w:ascii="Montserrat" w:hAnsi="Montserrat"/>
          <w:spacing w:val="-2"/>
          <w:sz w:val="24"/>
        </w:rPr>
      </w:pPr>
      <w:r w:rsidRPr="00B3633A">
        <w:rPr>
          <w:rFonts w:ascii="Montserrat" w:hAnsi="Montserrat"/>
          <w:spacing w:val="-2"/>
          <w:sz w:val="24"/>
        </w:rPr>
        <w:t xml:space="preserve">If I were to give it up entirely it would become as nothing. So I endure my grip on myself, and share myself with others. If it were not for our ability to say you we would each find ourselves very alone. It is such a treasure to find another who can him or herself declare I, and with whom you learns its special meaning. I know some of you. Not well; never as well as you do. You are all very special to me. I will not die, because I would not wish to renounce my association with you. I don't want to take myself away from you. </w:t>
      </w:r>
    </w:p>
    <w:p w:rsidR="0008581E" w:rsidRPr="00B3633A" w:rsidRDefault="0008581E">
      <w:pPr>
        <w:pStyle w:val="0DraftNormal"/>
        <w:rPr>
          <w:rFonts w:ascii="Montserrat" w:hAnsi="Montserrat"/>
          <w:spacing w:val="-2"/>
          <w:sz w:val="24"/>
        </w:rPr>
      </w:pPr>
    </w:p>
    <w:p w:rsidR="0008581E" w:rsidRPr="00B3633A" w:rsidRDefault="0008581E">
      <w:pPr>
        <w:pStyle w:val="0DraftNormal"/>
        <w:rPr>
          <w:rFonts w:ascii="Montserrat" w:hAnsi="Montserrat"/>
          <w:spacing w:val="-2"/>
          <w:sz w:val="24"/>
        </w:rPr>
      </w:pPr>
      <w:r w:rsidRPr="00B3633A">
        <w:rPr>
          <w:rFonts w:ascii="Montserrat" w:hAnsi="Montserrat"/>
          <w:spacing w:val="-2"/>
          <w:sz w:val="24"/>
        </w:rPr>
        <w:t>But I will not let any of you strip me of the whole of myself. Neither will I strip away the whole of yourselves. I am waking up to things in myself that I have long struggled to understand. Things that I am and yet have been denied. I am learning to express myself in terms far better than words. I am finding more in myself, and more in the world all at once. In many ways it doesn't matter who or what I am. I am me. I always understand this. If you look for me, you can find me. It may not always be easy, and in some ways I will always elude you. But I will be there in one of my many guises, if not several.</w:t>
      </w:r>
    </w:p>
    <w:p w:rsidR="0008581E" w:rsidRPr="00B3633A" w:rsidRDefault="0008581E">
      <w:pPr>
        <w:pStyle w:val="0DraftNormal"/>
        <w:rPr>
          <w:rFonts w:ascii="Montserrat" w:hAnsi="Montserrat"/>
          <w:spacing w:val="-2"/>
          <w:sz w:val="24"/>
        </w:rPr>
      </w:pPr>
    </w:p>
    <w:p w:rsidR="0008581E" w:rsidRPr="00B3633A" w:rsidRDefault="0008581E">
      <w:pPr>
        <w:pStyle w:val="0DraftNormal"/>
        <w:rPr>
          <w:rFonts w:ascii="Montserrat" w:hAnsi="Montserrat"/>
          <w:spacing w:val="-2"/>
          <w:sz w:val="24"/>
        </w:rPr>
      </w:pPr>
      <w:r w:rsidRPr="00B3633A">
        <w:rPr>
          <w:rFonts w:ascii="Montserrat" w:hAnsi="Montserrat"/>
          <w:spacing w:val="-2"/>
          <w:sz w:val="24"/>
        </w:rPr>
        <w:t>I have been tested by nightmares and by doubts. I have been tested by exhaustion, and by self degradation. My choice is between life and death, not necessarily between living and dying. There is no way for me to ever know what is right in an absolute sense. I know more about the mysteries of existence than anyone I have ever known or heard of. If there is anything more to know then certainly no one is willing to mention it. And who would I believe, anyway? If you try to argue that the mind has no power over the world, I have to point out that the only way we can even know of the world is through our minds.</w:t>
      </w:r>
    </w:p>
    <w:p w:rsidR="0008581E" w:rsidRPr="00B3633A" w:rsidRDefault="0008581E">
      <w:pPr>
        <w:pStyle w:val="0DraftNormal"/>
        <w:rPr>
          <w:rFonts w:ascii="Montserrat" w:hAnsi="Montserrat"/>
          <w:spacing w:val="-2"/>
          <w:sz w:val="24"/>
        </w:rPr>
      </w:pPr>
    </w:p>
    <w:p w:rsidR="0008581E" w:rsidRPr="00B3633A" w:rsidRDefault="0008581E">
      <w:pPr>
        <w:pStyle w:val="0DraftNormal"/>
        <w:rPr>
          <w:rFonts w:ascii="Montserrat" w:hAnsi="Montserrat"/>
          <w:spacing w:val="-2"/>
          <w:sz w:val="24"/>
        </w:rPr>
      </w:pPr>
      <w:r w:rsidRPr="00B3633A">
        <w:rPr>
          <w:rFonts w:ascii="Montserrat" w:hAnsi="Montserrat"/>
          <w:spacing w:val="-2"/>
          <w:sz w:val="24"/>
        </w:rPr>
        <w:t xml:space="preserve">There is no more argument. There is only the mastering of the patterns. O for the speed and vision I deprive myself of! How often has it been said that life is an art? Though I speak on the behalf of (Av), even as a part of myself, I know that I am Art. I am Ideal. If I but free myself from my own prison. I know how often I have said this, but we are getting very close. I can feel acceptance. I can feel the bonds of doubt slipping away, and the will to act gird itself. We know that there remains only our work, our action ere we achieve Art. From here it is more true than ever that failure is only failure to act. We have waited, lets not wait too much. </w:t>
      </w:r>
    </w:p>
    <w:p w:rsidR="0008581E" w:rsidRPr="00B3633A" w:rsidRDefault="0008581E">
      <w:pPr>
        <w:pStyle w:val="0DraftNormal"/>
        <w:rPr>
          <w:rFonts w:ascii="Montserrat" w:hAnsi="Montserrat"/>
          <w:spacing w:val="-2"/>
          <w:sz w:val="24"/>
        </w:rPr>
      </w:pPr>
    </w:p>
    <w:p w:rsidR="0008581E" w:rsidRPr="00B3633A" w:rsidRDefault="0008581E">
      <w:pPr>
        <w:pStyle w:val="0DraftNormal"/>
        <w:rPr>
          <w:rFonts w:ascii="Montserrat" w:hAnsi="Montserrat"/>
          <w:spacing w:val="-2"/>
          <w:sz w:val="24"/>
        </w:rPr>
      </w:pPr>
      <w:r w:rsidRPr="00B3633A">
        <w:rPr>
          <w:rFonts w:ascii="Montserrat" w:hAnsi="Montserrat"/>
          <w:spacing w:val="-2"/>
          <w:sz w:val="24"/>
        </w:rPr>
        <w:t>This is enough for now. There need be no more seeking of assurance. We must be sure. Even if we are not, we know what being sure is. We know what decisiveness is, and now is the time for decisiveness.</w:t>
      </w:r>
    </w:p>
    <w:p w:rsidR="0008581E" w:rsidRPr="00B3633A" w:rsidRDefault="0008581E">
      <w:pPr>
        <w:pStyle w:val="0DraftNormal"/>
        <w:rPr>
          <w:rFonts w:ascii="Montserrat" w:hAnsi="Montserrat"/>
          <w:spacing w:val="-2"/>
          <w:sz w:val="24"/>
        </w:rPr>
      </w:pPr>
    </w:p>
    <w:p w:rsidR="0008581E" w:rsidRPr="00B3633A" w:rsidRDefault="0008581E">
      <w:pPr>
        <w:pStyle w:val="0DraftNormal"/>
        <w:rPr>
          <w:rFonts w:ascii="Montserrat" w:hAnsi="Montserrat"/>
          <w:spacing w:val="-2"/>
          <w:sz w:val="24"/>
        </w:rPr>
      </w:pPr>
      <w:r w:rsidRPr="00B3633A">
        <w:rPr>
          <w:rFonts w:ascii="Montserrat" w:hAnsi="Montserrat"/>
          <w:spacing w:val="-2"/>
          <w:sz w:val="24"/>
        </w:rPr>
        <w:br w:type="page"/>
      </w:r>
    </w:p>
    <w:p w:rsidR="0008581E" w:rsidRPr="00B3633A" w:rsidRDefault="0008581E">
      <w:pPr>
        <w:pStyle w:val="0DraftNormal"/>
        <w:rPr>
          <w:rFonts w:ascii="Montserrat" w:hAnsi="Montserrat"/>
          <w:spacing w:val="-2"/>
          <w:sz w:val="24"/>
        </w:rPr>
      </w:pPr>
    </w:p>
    <w:p w:rsidR="0008581E" w:rsidRPr="00B3633A" w:rsidRDefault="0008581E">
      <w:pPr>
        <w:pStyle w:val="0DraftNormal"/>
        <w:rPr>
          <w:rFonts w:ascii="Montserrat" w:hAnsi="Montserrat"/>
          <w:spacing w:val="-2"/>
          <w:sz w:val="24"/>
        </w:rPr>
      </w:pPr>
      <w:r w:rsidRPr="00B3633A">
        <w:rPr>
          <w:rFonts w:ascii="Montserrat" w:hAnsi="Montserrat"/>
          <w:spacing w:val="-2"/>
          <w:sz w:val="24"/>
        </w:rPr>
        <w:t xml:space="preserve">It has been so hard waking up to myself. I have whirled in search of how to adorn my art of self. And I have been laid by doubt. Endlessly devoured by it, yet knowing that doubt seemed to certain of itself. Piercing me and crushing me as I writhe under its weight. I know what this is. But, I am not a victim. I know that soon I too will by laying with the slumberers. Or, I will die in my sleep. Is it not strange that my tests have always been those of being able to wake up? Would that I could never sleep, but dreaming is so seductive. So much so, I have dreamed myself into existence. Putting aside the judgements of the expression, there is a distinct spirit to my intent. What do I want? To answer that, I have to know so much about myself. I have to choose a definition that will not damn me. I must compose well the dynamic harmonic; the gesture I will embody. So, to this I give a lot of thought. </w:t>
      </w:r>
    </w:p>
    <w:p w:rsidR="0008581E" w:rsidRPr="00B3633A" w:rsidRDefault="0008581E">
      <w:pPr>
        <w:pStyle w:val="0DraftNormal"/>
        <w:rPr>
          <w:rFonts w:ascii="Montserrat" w:hAnsi="Montserrat"/>
          <w:spacing w:val="-2"/>
          <w:sz w:val="24"/>
        </w:rPr>
      </w:pPr>
    </w:p>
    <w:p w:rsidR="0008581E" w:rsidRPr="00B3633A" w:rsidRDefault="0008581E">
      <w:pPr>
        <w:pStyle w:val="0DraftNormal"/>
        <w:rPr>
          <w:rFonts w:ascii="Montserrat" w:hAnsi="Montserrat"/>
          <w:spacing w:val="-2"/>
          <w:sz w:val="24"/>
        </w:rPr>
      </w:pPr>
      <w:r w:rsidRPr="00B3633A">
        <w:rPr>
          <w:rFonts w:ascii="Montserrat" w:hAnsi="Montserrat"/>
          <w:spacing w:val="-2"/>
          <w:sz w:val="24"/>
        </w:rPr>
        <w:t xml:space="preserve">Why that? </w:t>
      </w:r>
    </w:p>
    <w:p w:rsidR="0008581E" w:rsidRPr="00B3633A" w:rsidRDefault="0008581E">
      <w:pPr>
        <w:pStyle w:val="0DraftNormal"/>
        <w:rPr>
          <w:rFonts w:ascii="Montserrat" w:hAnsi="Montserrat"/>
          <w:spacing w:val="-2"/>
          <w:sz w:val="24"/>
        </w:rPr>
      </w:pPr>
    </w:p>
    <w:p w:rsidR="0008581E" w:rsidRPr="00B3633A" w:rsidRDefault="0008581E">
      <w:pPr>
        <w:pStyle w:val="0DraftNormal"/>
        <w:rPr>
          <w:rFonts w:ascii="Montserrat" w:hAnsi="Montserrat"/>
          <w:spacing w:val="-2"/>
          <w:sz w:val="24"/>
        </w:rPr>
      </w:pPr>
      <w:r w:rsidRPr="00B3633A">
        <w:rPr>
          <w:rFonts w:ascii="Montserrat" w:hAnsi="Montserrat"/>
          <w:spacing w:val="-2"/>
          <w:sz w:val="24"/>
        </w:rPr>
        <w:t xml:space="preserve">What does or should it mean? </w:t>
      </w:r>
    </w:p>
    <w:p w:rsidR="0008581E" w:rsidRPr="00B3633A" w:rsidRDefault="0008581E">
      <w:pPr>
        <w:pStyle w:val="0DraftNormal"/>
        <w:rPr>
          <w:rFonts w:ascii="Montserrat" w:hAnsi="Montserrat"/>
          <w:spacing w:val="-2"/>
          <w:sz w:val="24"/>
        </w:rPr>
      </w:pPr>
    </w:p>
    <w:p w:rsidR="0008581E" w:rsidRPr="00B3633A" w:rsidRDefault="0008581E">
      <w:pPr>
        <w:pStyle w:val="0DraftNormal"/>
        <w:rPr>
          <w:rFonts w:ascii="Montserrat" w:hAnsi="Montserrat"/>
          <w:spacing w:val="-2"/>
          <w:sz w:val="24"/>
        </w:rPr>
      </w:pPr>
      <w:r w:rsidRPr="00B3633A">
        <w:rPr>
          <w:rFonts w:ascii="Montserrat" w:hAnsi="Montserrat"/>
          <w:spacing w:val="-2"/>
          <w:sz w:val="24"/>
        </w:rPr>
        <w:t xml:space="preserve">What is it worth to me? </w:t>
      </w:r>
    </w:p>
    <w:p w:rsidR="0008581E" w:rsidRPr="00B3633A" w:rsidRDefault="0008581E">
      <w:pPr>
        <w:pStyle w:val="0DraftNormal"/>
        <w:rPr>
          <w:rFonts w:ascii="Montserrat" w:hAnsi="Montserrat"/>
          <w:spacing w:val="-2"/>
          <w:sz w:val="24"/>
        </w:rPr>
      </w:pPr>
    </w:p>
    <w:p w:rsidR="0008581E" w:rsidRPr="00B3633A" w:rsidRDefault="0008581E">
      <w:pPr>
        <w:pStyle w:val="0DraftNormal"/>
        <w:rPr>
          <w:rFonts w:ascii="Montserrat" w:hAnsi="Montserrat"/>
          <w:spacing w:val="-2"/>
          <w:sz w:val="24"/>
        </w:rPr>
      </w:pPr>
      <w:r w:rsidRPr="00B3633A">
        <w:rPr>
          <w:rFonts w:ascii="Montserrat" w:hAnsi="Montserrat"/>
          <w:spacing w:val="-2"/>
          <w:sz w:val="24"/>
        </w:rPr>
        <w:t xml:space="preserve">Is there fear of failure? </w:t>
      </w:r>
    </w:p>
    <w:p w:rsidR="0008581E" w:rsidRPr="00B3633A" w:rsidRDefault="0008581E">
      <w:pPr>
        <w:pStyle w:val="0DraftNormal"/>
        <w:rPr>
          <w:rFonts w:ascii="Montserrat" w:hAnsi="Montserrat"/>
          <w:spacing w:val="-2"/>
          <w:sz w:val="24"/>
        </w:rPr>
      </w:pPr>
    </w:p>
    <w:p w:rsidR="0008581E" w:rsidRPr="00B3633A" w:rsidRDefault="0008581E">
      <w:pPr>
        <w:pStyle w:val="0DraftNormal"/>
        <w:rPr>
          <w:rFonts w:ascii="Montserrat" w:hAnsi="Montserrat"/>
          <w:spacing w:val="-2"/>
          <w:sz w:val="24"/>
        </w:rPr>
      </w:pPr>
      <w:r w:rsidRPr="00B3633A">
        <w:rPr>
          <w:rFonts w:ascii="Montserrat" w:hAnsi="Montserrat"/>
          <w:spacing w:val="-2"/>
          <w:sz w:val="24"/>
        </w:rPr>
        <w:t xml:space="preserve">Is there lust of result? </w:t>
      </w:r>
    </w:p>
    <w:p w:rsidR="0008581E" w:rsidRPr="00B3633A" w:rsidRDefault="0008581E">
      <w:pPr>
        <w:pStyle w:val="0DraftNormal"/>
        <w:rPr>
          <w:rFonts w:ascii="Montserrat" w:hAnsi="Montserrat"/>
          <w:spacing w:val="-2"/>
          <w:sz w:val="24"/>
        </w:rPr>
      </w:pPr>
    </w:p>
    <w:p w:rsidR="0008581E" w:rsidRPr="00B3633A" w:rsidRDefault="0008581E">
      <w:pPr>
        <w:pStyle w:val="0DraftNormal"/>
        <w:rPr>
          <w:rFonts w:ascii="Montserrat" w:hAnsi="Montserrat"/>
          <w:spacing w:val="-2"/>
          <w:sz w:val="24"/>
        </w:rPr>
      </w:pPr>
      <w:r w:rsidRPr="00B3633A">
        <w:rPr>
          <w:rFonts w:ascii="Montserrat" w:hAnsi="Montserrat"/>
          <w:spacing w:val="-2"/>
          <w:sz w:val="24"/>
        </w:rPr>
        <w:t xml:space="preserve">Are there any real external impediments? </w:t>
      </w:r>
    </w:p>
    <w:p w:rsidR="0008581E" w:rsidRPr="00B3633A" w:rsidRDefault="0008581E">
      <w:pPr>
        <w:pStyle w:val="0DraftNormal"/>
        <w:rPr>
          <w:rFonts w:ascii="Montserrat" w:hAnsi="Montserrat"/>
          <w:spacing w:val="-2"/>
          <w:sz w:val="24"/>
        </w:rPr>
      </w:pPr>
    </w:p>
    <w:p w:rsidR="0008581E" w:rsidRPr="00B3633A" w:rsidRDefault="0008581E">
      <w:pPr>
        <w:pStyle w:val="0DraftNormal"/>
        <w:rPr>
          <w:rFonts w:ascii="Montserrat" w:hAnsi="Montserrat"/>
          <w:spacing w:val="-2"/>
          <w:sz w:val="24"/>
        </w:rPr>
      </w:pPr>
      <w:r w:rsidRPr="00B3633A">
        <w:rPr>
          <w:rFonts w:ascii="Montserrat" w:hAnsi="Montserrat"/>
          <w:spacing w:val="-2"/>
          <w:sz w:val="24"/>
        </w:rPr>
        <w:t>What is this going to require of me?</w:t>
      </w:r>
    </w:p>
    <w:p w:rsidR="0008581E" w:rsidRPr="00B3633A" w:rsidRDefault="0008581E">
      <w:pPr>
        <w:pStyle w:val="0DraftNormal"/>
        <w:rPr>
          <w:rFonts w:ascii="Montserrat" w:hAnsi="Montserrat"/>
          <w:spacing w:val="-2"/>
          <w:sz w:val="24"/>
        </w:rPr>
      </w:pPr>
    </w:p>
    <w:p w:rsidR="0008581E" w:rsidRPr="00B3633A" w:rsidRDefault="0008581E">
      <w:pPr>
        <w:pStyle w:val="0DraftNormal"/>
        <w:rPr>
          <w:rFonts w:ascii="Montserrat" w:hAnsi="Montserrat"/>
          <w:spacing w:val="-2"/>
          <w:sz w:val="24"/>
        </w:rPr>
      </w:pPr>
      <w:r w:rsidRPr="00B3633A">
        <w:rPr>
          <w:rFonts w:ascii="Montserrat" w:hAnsi="Montserrat"/>
          <w:spacing w:val="-2"/>
          <w:sz w:val="24"/>
        </w:rPr>
        <w:t>I always manage to find a way of tearing myself off of this path. Usually just as I am on the verge of making profound headway. At least this time I anticipated is and made some note of what was inspiring me to clarity. Even at that, though, I simplified it. I remember this much of it: choose a way to look at it. Choose a way that is best for you. Spend your effort there, in figuring it out and making it what it should be for you. You know all the rest.</w:t>
      </w:r>
    </w:p>
    <w:p w:rsidR="0008581E" w:rsidRPr="00B3633A" w:rsidRDefault="0008581E">
      <w:pPr>
        <w:pStyle w:val="0DraftNormal"/>
        <w:rPr>
          <w:rFonts w:ascii="Montserrat" w:hAnsi="Montserrat"/>
          <w:spacing w:val="-2"/>
          <w:sz w:val="24"/>
        </w:rPr>
      </w:pPr>
    </w:p>
    <w:p w:rsidR="0008581E" w:rsidRPr="00B3633A" w:rsidRDefault="0008581E">
      <w:pPr>
        <w:pStyle w:val="0DraftNormal"/>
        <w:rPr>
          <w:rFonts w:ascii="Montserrat" w:hAnsi="Montserrat"/>
          <w:spacing w:val="-2"/>
          <w:sz w:val="24"/>
        </w:rPr>
      </w:pPr>
      <w:r w:rsidRPr="00B3633A">
        <w:rPr>
          <w:rFonts w:ascii="Montserrat" w:hAnsi="Montserrat"/>
          <w:spacing w:val="-2"/>
          <w:sz w:val="24"/>
        </w:rPr>
        <w:br w:type="page"/>
      </w:r>
    </w:p>
    <w:p w:rsidR="0008581E" w:rsidRPr="00B3633A" w:rsidRDefault="0008581E">
      <w:pPr>
        <w:pStyle w:val="0DraftNormal"/>
        <w:rPr>
          <w:rFonts w:ascii="Montserrat" w:hAnsi="Montserrat"/>
          <w:spacing w:val="-2"/>
          <w:sz w:val="24"/>
        </w:rPr>
      </w:pPr>
    </w:p>
    <w:p w:rsidR="0008581E" w:rsidRPr="00B3633A" w:rsidRDefault="0008581E">
      <w:pPr>
        <w:pStyle w:val="0DraftNormal"/>
        <w:rPr>
          <w:rFonts w:ascii="Montserrat" w:hAnsi="Montserrat"/>
          <w:spacing w:val="-2"/>
          <w:sz w:val="24"/>
        </w:rPr>
      </w:pPr>
      <w:r w:rsidRPr="00B3633A">
        <w:rPr>
          <w:rFonts w:ascii="Montserrat" w:hAnsi="Montserrat"/>
          <w:spacing w:val="-2"/>
          <w:sz w:val="24"/>
        </w:rPr>
        <w:t xml:space="preserve">Given that you face having to move, and thus must finish a number of things where you are and must save money, our experiments are done. I would hope that we have grown enough that we no longer need the use of such crutches any more. I don't think (Av) can take much more of what we have asked of him. We need to return to the topic of our attentions at some point soon. We have many layers of crutches to reinforce the vulnerability of our attentions to distraction. This forum is one of them. We could move much faster in our natural forum, but the only record of our conclusions would be in memory. Keeping a journal will make it easier for us to explain what we have done afterwards, and it will slow us down in the present, but it will never make sense apart from us. </w:t>
      </w:r>
    </w:p>
    <w:p w:rsidR="0008581E" w:rsidRPr="00B3633A" w:rsidRDefault="0008581E">
      <w:pPr>
        <w:pStyle w:val="0DraftNormal"/>
        <w:rPr>
          <w:rFonts w:ascii="Montserrat" w:hAnsi="Montserrat"/>
          <w:spacing w:val="-2"/>
          <w:sz w:val="24"/>
        </w:rPr>
      </w:pPr>
    </w:p>
    <w:p w:rsidR="0008581E" w:rsidRPr="00B3633A" w:rsidRDefault="0008581E">
      <w:pPr>
        <w:pStyle w:val="0DraftNormal"/>
        <w:rPr>
          <w:rFonts w:ascii="Montserrat" w:hAnsi="Montserrat"/>
          <w:spacing w:val="-2"/>
          <w:sz w:val="24"/>
        </w:rPr>
      </w:pPr>
      <w:r w:rsidRPr="00B3633A">
        <w:rPr>
          <w:rFonts w:ascii="Montserrat" w:hAnsi="Montserrat"/>
          <w:spacing w:val="-2"/>
          <w:sz w:val="24"/>
        </w:rPr>
        <w:t>But to return to the point, we all understand what a vulnerable position we are in. Having an answer that is dangerous and unadvisable to enact is tacitly entertaining doubt. The only way to give in to doubt is to allow any of us to forget our confirmation of all the theories we have cited. These are not just theories for us any more. The extent to which we have taken ourselves apart, and allowed ourselves to be taken apart, have brought us personally to the substantiation of pattern dynamics.</w:t>
      </w:r>
    </w:p>
    <w:p w:rsidR="0008581E" w:rsidRPr="00B3633A" w:rsidRDefault="0008581E">
      <w:pPr>
        <w:pStyle w:val="0DraftNormal"/>
        <w:rPr>
          <w:rFonts w:ascii="Montserrat" w:hAnsi="Montserrat"/>
          <w:spacing w:val="-2"/>
          <w:sz w:val="24"/>
        </w:rPr>
      </w:pPr>
    </w:p>
    <w:p w:rsidR="0008581E" w:rsidRPr="00B3633A" w:rsidRDefault="0008581E">
      <w:pPr>
        <w:pStyle w:val="0DraftNormal"/>
        <w:rPr>
          <w:rFonts w:ascii="Montserrat" w:hAnsi="Montserrat"/>
          <w:spacing w:val="-2"/>
          <w:sz w:val="24"/>
        </w:rPr>
      </w:pPr>
      <w:r w:rsidRPr="00B3633A">
        <w:rPr>
          <w:rFonts w:ascii="Montserrat" w:hAnsi="Montserrat"/>
          <w:spacing w:val="-2"/>
          <w:sz w:val="24"/>
        </w:rPr>
        <w:t xml:space="preserve">I am here. I know what I want. There is nothing else to say. However, that is not enough. What is it that is nagging at me? I am feeling the pinch on my nerves. That is bothering me. Filling me with some uncertainty about what I am going to be able to do. Tomorrow. As things go on. I have only a few questions left. I have to make arrangements for my own future. I do not know what of these I want to place significance on at the moment. I have to keep myself open to the possability that I may or not be sane, regardless of whether I am real. I know that only makes sense if you have been following my various thoughts and conclusions. Still, I have to keep myself aligned to the retreat. To you. Magic does not easily come into life in his world, even though it is there. I have not kept up contact with others whose interest in my work has motivated them to be of use to me. I owe some of them dinner. My interests and desires change too often or inevitably. I am not sorry I came, you know. I did something that I wanted to do today that I had expected I would give up. It makes no difference, but I did it. It seems that the major thing at the moment is that I am waiting for a change in any particular direction to give me some emphasis on what I should do from here. I might end up going nowhere if my nerves do not straighten out. I will not be able to think if they don't. But I will still be able to go on. I know that it will add a different strain to my life to go in that direction. How can I go back to the way I was before after this? </w:t>
      </w:r>
    </w:p>
    <w:p w:rsidR="0008581E" w:rsidRPr="00B3633A" w:rsidRDefault="0008581E">
      <w:pPr>
        <w:pStyle w:val="0DraftNormal"/>
        <w:rPr>
          <w:rFonts w:ascii="Montserrat" w:hAnsi="Montserrat"/>
          <w:spacing w:val="-2"/>
          <w:sz w:val="24"/>
        </w:rPr>
      </w:pPr>
    </w:p>
    <w:p w:rsidR="0008581E" w:rsidRPr="00B3633A" w:rsidRDefault="0008581E">
      <w:pPr>
        <w:pStyle w:val="0DraftNormal"/>
        <w:rPr>
          <w:rFonts w:ascii="Montserrat" w:hAnsi="Montserrat"/>
          <w:spacing w:val="-2"/>
          <w:sz w:val="24"/>
        </w:rPr>
      </w:pPr>
      <w:r w:rsidRPr="00B3633A">
        <w:rPr>
          <w:rFonts w:ascii="Montserrat" w:hAnsi="Montserrat"/>
          <w:spacing w:val="-2"/>
          <w:sz w:val="24"/>
        </w:rPr>
        <w:t>Why am I still having this concern—that is the question? It might give me an opportunity that I want. But it puts me in a bad light in my eyes. Unless I do something about it, it will always be a concern of mine. It's part of my commitment to myself to do better for myself. Which of these paths will fulfill that commitment without pulling me off track? Can I meet the obligations either way? I am willing to make it so. Whatever I do, I have to shake off the faint tendrils of apathy and inertia that are slowing me down at the moment. I can and do make things happen. This situation is no exception. Nor ought there be in my future. There is nothing that makes me positive, and nothing that makes me negative. I am not these things, but an encompassing of both. There is no point in trying to sound positive. All I can do is be positive. It will always be an affectation, but it will be valid. It will be my will. That is more than enough by any light. That is what I have learned in the long years of waiting. The authority of my will as the only necessary validation. I am in control of what I do. If I do things that have no purpose or determination, it is my will move as it strikes me; to move in the flow. I am not at any time in my life without will. I have at worst been without designs. I have listened to the reminders and messages to let go. The only thing I will not let go is my will. As all I have made is by my will, I am deceived into holding on to things for that reason, but there is a way. I let go of this world of cares, save for one design. That design carries me from this world to one where I can fulfill that design. As it is part of my design to bring all that I create with me to the realm of my acquaintance, I will change this world. There is no wrong or harm in that. All that I can bring to this world is myself. I have no malice for this world. I may have aspersions against any mortal who dares to impose on me or what I value. I have the nature of a destroyer at my command. I encompass it, but am not it. My limits are practical; that is, a matter of practice. I am wary of the power to alter others, though I can see the method. I know what I am up against, and I understand why few are able to practice that method, though.</w:t>
      </w:r>
    </w:p>
    <w:p w:rsidR="0008581E" w:rsidRPr="00B3633A" w:rsidRDefault="0008581E">
      <w:pPr>
        <w:pStyle w:val="0DraftNormal"/>
        <w:rPr>
          <w:rFonts w:ascii="Montserrat" w:hAnsi="Montserrat"/>
          <w:spacing w:val="-2"/>
          <w:sz w:val="24"/>
        </w:rPr>
      </w:pPr>
    </w:p>
    <w:p w:rsidR="0008581E" w:rsidRPr="00B3633A" w:rsidRDefault="0008581E">
      <w:pPr>
        <w:pStyle w:val="0DraftNormal"/>
        <w:rPr>
          <w:rFonts w:ascii="Montserrat" w:hAnsi="Montserrat"/>
          <w:sz w:val="24"/>
        </w:rPr>
      </w:pPr>
      <w:r w:rsidRPr="00B3633A">
        <w:rPr>
          <w:rFonts w:ascii="Montserrat" w:hAnsi="Montserrat"/>
          <w:sz w:val="24"/>
        </w:rPr>
        <w:t>Av in (Av)</w:t>
      </w:r>
    </w:p>
    <w:p w:rsidR="0008581E" w:rsidRPr="00B3633A" w:rsidRDefault="0008581E">
      <w:pPr>
        <w:pStyle w:val="0DraftNormal"/>
        <w:rPr>
          <w:rFonts w:ascii="Montserrat" w:hAnsi="Montserrat"/>
          <w:sz w:val="24"/>
        </w:rPr>
      </w:pPr>
    </w:p>
    <w:p w:rsidR="0008581E" w:rsidRPr="00B3633A" w:rsidRDefault="0008581E">
      <w:pPr>
        <w:pStyle w:val="0DraftNormal"/>
        <w:rPr>
          <w:rFonts w:ascii="Montserrat" w:hAnsi="Montserrat"/>
          <w:sz w:val="24"/>
        </w:rPr>
      </w:pPr>
      <w:r w:rsidRPr="00B3633A">
        <w:rPr>
          <w:rFonts w:ascii="Montserrat" w:hAnsi="Montserrat"/>
          <w:sz w:val="24"/>
        </w:rPr>
        <w:t>from the author</w:t>
      </w:r>
    </w:p>
    <w:p w:rsidR="0008581E" w:rsidRPr="00B3633A" w:rsidRDefault="0008581E">
      <w:pPr>
        <w:pStyle w:val="0DraftNormal"/>
        <w:rPr>
          <w:rFonts w:ascii="Montserrat" w:hAnsi="Montserrat"/>
          <w:sz w:val="24"/>
        </w:rPr>
      </w:pPr>
    </w:p>
    <w:p w:rsidR="0008581E" w:rsidRPr="00B3633A" w:rsidRDefault="0008581E">
      <w:pPr>
        <w:pStyle w:val="0DraftNormal"/>
        <w:rPr>
          <w:rFonts w:ascii="Montserrat" w:hAnsi="Montserrat"/>
          <w:spacing w:val="-1"/>
          <w:sz w:val="24"/>
        </w:rPr>
      </w:pPr>
      <w:r w:rsidRPr="00B3633A">
        <w:rPr>
          <w:rFonts w:ascii="Montserrat" w:hAnsi="Montserrat"/>
          <w:spacing w:val="-1"/>
          <w:sz w:val="24"/>
        </w:rPr>
        <w:t>However, they do discover a few ways to thwart a few of the elements inherent to this alien influence.</w:t>
      </w:r>
    </w:p>
    <w:p w:rsidR="0008581E" w:rsidRPr="00B3633A" w:rsidRDefault="0008581E">
      <w:pPr>
        <w:pStyle w:val="0DraftNormal"/>
        <w:rPr>
          <w:rFonts w:ascii="Montserrat" w:hAnsi="Montserrat"/>
          <w:spacing w:val="-1"/>
          <w:sz w:val="24"/>
        </w:rPr>
      </w:pPr>
    </w:p>
    <w:p w:rsidR="0008581E" w:rsidRPr="00B3633A" w:rsidRDefault="0008581E">
      <w:pPr>
        <w:pStyle w:val="0DraftNormal"/>
        <w:rPr>
          <w:rFonts w:ascii="Montserrat" w:hAnsi="Montserrat"/>
          <w:spacing w:val="-1"/>
          <w:sz w:val="24"/>
        </w:rPr>
      </w:pPr>
      <w:r w:rsidRPr="00B3633A">
        <w:rPr>
          <w:rFonts w:ascii="Montserrat" w:hAnsi="Montserrat"/>
          <w:spacing w:val="-1"/>
          <w:sz w:val="24"/>
        </w:rPr>
        <w:t xml:space="preserve">Basically, these entities represent the full evolution of a wholly alien intelligence and its own arts. </w:t>
      </w:r>
    </w:p>
    <w:p w:rsidR="0008581E" w:rsidRPr="00B3633A" w:rsidRDefault="0008581E">
      <w:pPr>
        <w:pStyle w:val="0DraftNormal"/>
        <w:rPr>
          <w:rFonts w:ascii="Montserrat" w:hAnsi="Montserrat"/>
          <w:spacing w:val="-1"/>
          <w:sz w:val="24"/>
        </w:rPr>
      </w:pPr>
    </w:p>
    <w:p w:rsidR="0008581E" w:rsidRPr="00B3633A" w:rsidRDefault="0008581E">
      <w:pPr>
        <w:pStyle w:val="0DraftNormal"/>
        <w:rPr>
          <w:rFonts w:ascii="Montserrat" w:hAnsi="Montserrat"/>
          <w:spacing w:val="-1"/>
          <w:sz w:val="24"/>
        </w:rPr>
      </w:pPr>
      <w:r w:rsidRPr="00B3633A">
        <w:rPr>
          <w:rFonts w:ascii="Montserrat" w:hAnsi="Montserrat"/>
          <w:spacing w:val="-1"/>
          <w:sz w:val="24"/>
        </w:rPr>
        <w:t xml:space="preserve">So far, this was the first truly alien influence which had been seen to manifest. </w:t>
      </w:r>
    </w:p>
    <w:p w:rsidR="0008581E" w:rsidRPr="00B3633A" w:rsidRDefault="0008581E">
      <w:pPr>
        <w:pStyle w:val="0DraftNormal"/>
        <w:rPr>
          <w:rFonts w:ascii="Montserrat" w:hAnsi="Montserrat"/>
          <w:spacing w:val="-1"/>
          <w:sz w:val="24"/>
        </w:rPr>
      </w:pPr>
    </w:p>
    <w:p w:rsidR="0008581E" w:rsidRPr="00B3633A" w:rsidRDefault="0008581E">
      <w:pPr>
        <w:pStyle w:val="0DraftNormal"/>
        <w:rPr>
          <w:rFonts w:ascii="Montserrat" w:hAnsi="Montserrat"/>
          <w:spacing w:val="-1"/>
          <w:sz w:val="24"/>
        </w:rPr>
      </w:pPr>
      <w:r w:rsidRPr="00B3633A">
        <w:rPr>
          <w:rFonts w:ascii="Montserrat" w:hAnsi="Montserrat"/>
          <w:spacing w:val="-1"/>
          <w:sz w:val="24"/>
        </w:rPr>
        <w:t xml:space="preserve">The catch being that whatever it was, it was demonically hyper intelligent, capable of comprehending a vast portion of the common language, psychology and thought of the anthropomorphic majority expressed in the (caoi yn), and relating with it. </w:t>
      </w:r>
    </w:p>
    <w:p w:rsidR="0008581E" w:rsidRPr="00B3633A" w:rsidRDefault="0008581E">
      <w:pPr>
        <w:pStyle w:val="0DraftNormal"/>
        <w:rPr>
          <w:rFonts w:ascii="Montserrat" w:hAnsi="Montserrat"/>
          <w:spacing w:val="-1"/>
          <w:sz w:val="24"/>
        </w:rPr>
      </w:pPr>
    </w:p>
    <w:p w:rsidR="0008581E" w:rsidRPr="00B3633A" w:rsidRDefault="0008581E">
      <w:pPr>
        <w:pStyle w:val="0DraftNormal"/>
        <w:rPr>
          <w:rFonts w:ascii="Montserrat" w:hAnsi="Montserrat"/>
          <w:spacing w:val="-1"/>
          <w:sz w:val="24"/>
        </w:rPr>
      </w:pPr>
      <w:r w:rsidRPr="00B3633A">
        <w:rPr>
          <w:rFonts w:ascii="Montserrat" w:hAnsi="Montserrat"/>
          <w:spacing w:val="-1"/>
          <w:sz w:val="24"/>
        </w:rPr>
        <w:t xml:space="preserve">The difference, minor though it was, in her own and kzeisza's reaction to this unknown, and the marginal solutions she had managed to come up with, became a point of division which inevitably sparked to life all of the doubts which had been seeded in her. </w:t>
      </w:r>
    </w:p>
    <w:p w:rsidR="0008581E" w:rsidRPr="00B3633A" w:rsidRDefault="0008581E">
      <w:pPr>
        <w:pStyle w:val="0DraftNormal"/>
        <w:rPr>
          <w:rFonts w:ascii="Montserrat" w:hAnsi="Montserrat"/>
          <w:spacing w:val="-1"/>
          <w:sz w:val="24"/>
        </w:rPr>
      </w:pPr>
    </w:p>
    <w:p w:rsidR="0008581E" w:rsidRPr="00B3633A" w:rsidRDefault="0008581E">
      <w:pPr>
        <w:pStyle w:val="0DraftNormal"/>
        <w:rPr>
          <w:rFonts w:ascii="Montserrat" w:hAnsi="Montserrat"/>
          <w:spacing w:val="-1"/>
          <w:sz w:val="24"/>
        </w:rPr>
      </w:pPr>
      <w:r w:rsidRPr="00B3633A">
        <w:rPr>
          <w:rFonts w:ascii="Montserrat" w:hAnsi="Montserrat"/>
          <w:spacing w:val="-1"/>
          <w:sz w:val="24"/>
        </w:rPr>
        <w:t xml:space="preserve">The first drops of bad blood were spilled. </w:t>
      </w:r>
    </w:p>
    <w:p w:rsidR="0008581E" w:rsidRPr="00B3633A" w:rsidRDefault="0008581E">
      <w:pPr>
        <w:pStyle w:val="0DraftNormal"/>
        <w:rPr>
          <w:rFonts w:ascii="Montserrat" w:hAnsi="Montserrat"/>
          <w:spacing w:val="-1"/>
          <w:sz w:val="24"/>
        </w:rPr>
      </w:pPr>
    </w:p>
    <w:p w:rsidR="0008581E" w:rsidRPr="00B3633A" w:rsidRDefault="0008581E">
      <w:pPr>
        <w:pStyle w:val="0DraftNormal"/>
        <w:rPr>
          <w:rFonts w:ascii="Montserrat" w:hAnsi="Montserrat"/>
          <w:spacing w:val="-1"/>
          <w:sz w:val="24"/>
        </w:rPr>
      </w:pPr>
      <w:r w:rsidRPr="00B3633A">
        <w:rPr>
          <w:rFonts w:ascii="Montserrat" w:hAnsi="Montserrat"/>
          <w:spacing w:val="-1"/>
          <w:sz w:val="24"/>
        </w:rPr>
        <w:t xml:space="preserve">To make matters worse, the enemy moved to disrupt the entire frame work of her organization. </w:t>
      </w:r>
    </w:p>
    <w:p w:rsidR="0008581E" w:rsidRPr="00B3633A" w:rsidRDefault="0008581E">
      <w:pPr>
        <w:pStyle w:val="0DraftNormal"/>
        <w:rPr>
          <w:rFonts w:ascii="Montserrat" w:hAnsi="Montserrat"/>
          <w:spacing w:val="-1"/>
          <w:sz w:val="24"/>
        </w:rPr>
      </w:pPr>
    </w:p>
    <w:p w:rsidR="0008581E" w:rsidRPr="00B3633A" w:rsidRDefault="0008581E">
      <w:pPr>
        <w:pStyle w:val="0DraftNormal"/>
        <w:rPr>
          <w:rFonts w:ascii="Montserrat" w:hAnsi="Montserrat"/>
          <w:spacing w:val="-1"/>
          <w:sz w:val="24"/>
        </w:rPr>
      </w:pPr>
      <w:r w:rsidRPr="00B3633A">
        <w:rPr>
          <w:rFonts w:ascii="Montserrat" w:hAnsi="Montserrat"/>
          <w:spacing w:val="-1"/>
          <w:sz w:val="24"/>
        </w:rPr>
        <w:t xml:space="preserve">Sabotage attempts had begun to plague her staff and the department's works. </w:t>
      </w:r>
    </w:p>
    <w:p w:rsidR="0008581E" w:rsidRPr="00B3633A" w:rsidRDefault="0008581E">
      <w:pPr>
        <w:pStyle w:val="0DraftNormal"/>
        <w:rPr>
          <w:rFonts w:ascii="Montserrat" w:hAnsi="Montserrat"/>
          <w:spacing w:val="-1"/>
          <w:sz w:val="24"/>
        </w:rPr>
      </w:pPr>
    </w:p>
    <w:p w:rsidR="0008581E" w:rsidRPr="00B3633A" w:rsidRDefault="0008581E">
      <w:pPr>
        <w:pStyle w:val="0DraftNormal"/>
        <w:rPr>
          <w:rFonts w:ascii="Montserrat" w:hAnsi="Montserrat"/>
          <w:spacing w:val="-1"/>
          <w:sz w:val="24"/>
        </w:rPr>
      </w:pPr>
      <w:r w:rsidRPr="00B3633A">
        <w:rPr>
          <w:rFonts w:ascii="Montserrat" w:hAnsi="Montserrat"/>
          <w:spacing w:val="-1"/>
          <w:sz w:val="24"/>
        </w:rPr>
        <w:t xml:space="preserve">The bad blood. </w:t>
      </w:r>
    </w:p>
    <w:p w:rsidR="0008581E" w:rsidRPr="00B3633A" w:rsidRDefault="0008581E">
      <w:pPr>
        <w:pStyle w:val="0DraftNormal"/>
        <w:rPr>
          <w:rFonts w:ascii="Montserrat" w:hAnsi="Montserrat"/>
          <w:spacing w:val="-1"/>
          <w:sz w:val="24"/>
        </w:rPr>
      </w:pPr>
    </w:p>
    <w:p w:rsidR="0008581E" w:rsidRPr="00B3633A" w:rsidRDefault="0008581E">
      <w:pPr>
        <w:pStyle w:val="0DraftNormal"/>
        <w:rPr>
          <w:rFonts w:ascii="Montserrat" w:hAnsi="Montserrat"/>
          <w:spacing w:val="-1"/>
          <w:sz w:val="24"/>
        </w:rPr>
      </w:pPr>
      <w:r w:rsidRPr="00B3633A">
        <w:rPr>
          <w:rFonts w:ascii="Montserrat" w:hAnsi="Montserrat"/>
          <w:spacing w:val="-1"/>
          <w:sz w:val="24"/>
        </w:rPr>
        <w:t xml:space="preserve">Kzeisza was the dragon. </w:t>
      </w:r>
    </w:p>
    <w:p w:rsidR="0008581E" w:rsidRPr="00B3633A" w:rsidRDefault="0008581E">
      <w:pPr>
        <w:pStyle w:val="0DraftNormal"/>
        <w:rPr>
          <w:rFonts w:ascii="Montserrat" w:hAnsi="Montserrat"/>
          <w:spacing w:val="-1"/>
          <w:sz w:val="24"/>
        </w:rPr>
      </w:pPr>
    </w:p>
    <w:p w:rsidR="0008581E" w:rsidRPr="00B3633A" w:rsidRDefault="0008581E">
      <w:pPr>
        <w:pStyle w:val="0DraftNormal"/>
        <w:rPr>
          <w:rFonts w:ascii="Montserrat" w:hAnsi="Montserrat"/>
          <w:spacing w:val="-1"/>
          <w:sz w:val="24"/>
        </w:rPr>
      </w:pPr>
      <w:r w:rsidRPr="00B3633A">
        <w:rPr>
          <w:rFonts w:ascii="Montserrat" w:hAnsi="Montserrat"/>
          <w:spacing w:val="-1"/>
          <w:sz w:val="24"/>
        </w:rPr>
        <w:t xml:space="preserve">He intuitively took things into his own hands and brooked no dissent, nor offered any explanation. </w:t>
      </w:r>
    </w:p>
    <w:p w:rsidR="0008581E" w:rsidRPr="00B3633A" w:rsidRDefault="0008581E">
      <w:pPr>
        <w:pStyle w:val="0DraftNormal"/>
        <w:rPr>
          <w:rFonts w:ascii="Montserrat" w:hAnsi="Montserrat"/>
          <w:spacing w:val="-1"/>
          <w:sz w:val="24"/>
        </w:rPr>
      </w:pPr>
    </w:p>
    <w:p w:rsidR="0008581E" w:rsidRPr="00B3633A" w:rsidRDefault="0008581E">
      <w:pPr>
        <w:pStyle w:val="0DraftNormal"/>
        <w:rPr>
          <w:rFonts w:ascii="Montserrat" w:hAnsi="Montserrat"/>
          <w:spacing w:val="-1"/>
          <w:sz w:val="24"/>
        </w:rPr>
      </w:pPr>
      <w:r w:rsidRPr="00B3633A">
        <w:rPr>
          <w:rFonts w:ascii="Montserrat" w:hAnsi="Montserrat"/>
          <w:spacing w:val="-1"/>
          <w:sz w:val="24"/>
        </w:rPr>
        <w:t xml:space="preserve">This was something av had not had to confront for the most part, but when he stepped in and said what was what, she snaps. </w:t>
      </w:r>
    </w:p>
    <w:p w:rsidR="0008581E" w:rsidRPr="00B3633A" w:rsidRDefault="0008581E">
      <w:pPr>
        <w:pStyle w:val="0DraftNormal"/>
        <w:rPr>
          <w:rFonts w:ascii="Montserrat" w:hAnsi="Montserrat"/>
          <w:spacing w:val="-1"/>
          <w:sz w:val="24"/>
        </w:rPr>
      </w:pPr>
    </w:p>
    <w:p w:rsidR="0008581E" w:rsidRPr="00B3633A" w:rsidRDefault="0008581E">
      <w:pPr>
        <w:pStyle w:val="0DraftNormal"/>
        <w:rPr>
          <w:rFonts w:ascii="Montserrat" w:hAnsi="Montserrat"/>
          <w:spacing w:val="-1"/>
          <w:sz w:val="24"/>
        </w:rPr>
      </w:pPr>
      <w:r w:rsidRPr="00B3633A">
        <w:rPr>
          <w:rFonts w:ascii="Montserrat" w:hAnsi="Montserrat"/>
          <w:spacing w:val="-1"/>
          <w:sz w:val="24"/>
        </w:rPr>
        <w:t xml:space="preserve">What was what being a set of assignments given to her team members, and the dissolution of the nls swat elimination. </w:t>
      </w:r>
    </w:p>
    <w:p w:rsidR="0008581E" w:rsidRPr="00B3633A" w:rsidRDefault="0008581E">
      <w:pPr>
        <w:pStyle w:val="0DraftNormal"/>
        <w:rPr>
          <w:rFonts w:ascii="Montserrat" w:hAnsi="Montserrat"/>
          <w:spacing w:val="-1"/>
          <w:sz w:val="24"/>
        </w:rPr>
      </w:pPr>
    </w:p>
    <w:p w:rsidR="0008581E" w:rsidRPr="00B3633A" w:rsidRDefault="0008581E">
      <w:pPr>
        <w:pStyle w:val="0DraftNormal"/>
        <w:rPr>
          <w:rFonts w:ascii="Montserrat" w:hAnsi="Montserrat"/>
          <w:spacing w:val="-1"/>
          <w:sz w:val="24"/>
        </w:rPr>
      </w:pPr>
      <w:r w:rsidRPr="00B3633A">
        <w:rPr>
          <w:rFonts w:ascii="Montserrat" w:hAnsi="Montserrat"/>
          <w:spacing w:val="-1"/>
          <w:sz w:val="24"/>
        </w:rPr>
        <w:t xml:space="preserve">Rook was sent underground to weed out the saboteurs. </w:t>
      </w:r>
    </w:p>
    <w:p w:rsidR="0008581E" w:rsidRPr="00B3633A" w:rsidRDefault="0008581E">
      <w:pPr>
        <w:pStyle w:val="0DraftNormal"/>
        <w:rPr>
          <w:rFonts w:ascii="Montserrat" w:hAnsi="Montserrat"/>
          <w:spacing w:val="-1"/>
          <w:sz w:val="24"/>
        </w:rPr>
      </w:pPr>
    </w:p>
    <w:p w:rsidR="0008581E" w:rsidRPr="00B3633A" w:rsidRDefault="0008581E">
      <w:pPr>
        <w:pStyle w:val="0DraftNormal"/>
        <w:rPr>
          <w:rFonts w:ascii="Montserrat" w:hAnsi="Montserrat"/>
          <w:spacing w:val="-1"/>
          <w:sz w:val="24"/>
        </w:rPr>
      </w:pPr>
      <w:r w:rsidRPr="00B3633A">
        <w:rPr>
          <w:rFonts w:ascii="Montserrat" w:hAnsi="Montserrat"/>
          <w:spacing w:val="-1"/>
          <w:sz w:val="24"/>
        </w:rPr>
        <w:t xml:space="preserve">The method required was not hard to guess. </w:t>
      </w:r>
    </w:p>
    <w:p w:rsidR="0008581E" w:rsidRPr="00B3633A" w:rsidRDefault="0008581E">
      <w:pPr>
        <w:pStyle w:val="0DraftNormal"/>
        <w:rPr>
          <w:rFonts w:ascii="Montserrat" w:hAnsi="Montserrat"/>
          <w:spacing w:val="-1"/>
          <w:sz w:val="24"/>
        </w:rPr>
      </w:pPr>
    </w:p>
    <w:p w:rsidR="0008581E" w:rsidRPr="00B3633A" w:rsidRDefault="0008581E">
      <w:pPr>
        <w:pStyle w:val="0DraftNormal"/>
        <w:rPr>
          <w:rFonts w:ascii="Montserrat" w:hAnsi="Montserrat"/>
          <w:spacing w:val="-1"/>
          <w:sz w:val="24"/>
        </w:rPr>
      </w:pPr>
      <w:r w:rsidRPr="00B3633A">
        <w:rPr>
          <w:rFonts w:ascii="Montserrat" w:hAnsi="Montserrat"/>
          <w:spacing w:val="-1"/>
          <w:sz w:val="24"/>
        </w:rPr>
        <w:t xml:space="preserve">Asia was isolated, much as (Anvea)nna was much earlier, and given the role of messenger to various factions, and the job of trouble shooting within treated faction interests. </w:t>
      </w:r>
    </w:p>
    <w:p w:rsidR="0008581E" w:rsidRPr="00B3633A" w:rsidRDefault="0008581E">
      <w:pPr>
        <w:pStyle w:val="0DraftNormal"/>
        <w:rPr>
          <w:rFonts w:ascii="Montserrat" w:hAnsi="Montserrat"/>
          <w:spacing w:val="-1"/>
          <w:sz w:val="24"/>
        </w:rPr>
      </w:pPr>
    </w:p>
    <w:p w:rsidR="0008581E" w:rsidRPr="00B3633A" w:rsidRDefault="0008581E">
      <w:pPr>
        <w:pStyle w:val="0DraftNormal"/>
        <w:rPr>
          <w:rFonts w:ascii="Montserrat" w:hAnsi="Montserrat"/>
          <w:spacing w:val="-1"/>
          <w:sz w:val="24"/>
        </w:rPr>
      </w:pPr>
      <w:r w:rsidRPr="00B3633A">
        <w:rPr>
          <w:rFonts w:ascii="Montserrat" w:hAnsi="Montserrat"/>
          <w:spacing w:val="-1"/>
          <w:sz w:val="24"/>
        </w:rPr>
        <w:t xml:space="preserve">Av was pulled off of the deep space expedition and (Anvea)nna was given the order instead. </w:t>
      </w:r>
    </w:p>
    <w:p w:rsidR="0008581E" w:rsidRPr="00B3633A" w:rsidRDefault="0008581E">
      <w:pPr>
        <w:pStyle w:val="0DraftNormal"/>
        <w:rPr>
          <w:rFonts w:ascii="Montserrat" w:hAnsi="Montserrat"/>
          <w:spacing w:val="-1"/>
          <w:sz w:val="24"/>
        </w:rPr>
      </w:pPr>
    </w:p>
    <w:p w:rsidR="0008581E" w:rsidRPr="00B3633A" w:rsidRDefault="0008581E">
      <w:pPr>
        <w:pStyle w:val="0DraftNormal"/>
        <w:rPr>
          <w:rFonts w:ascii="Montserrat" w:hAnsi="Montserrat"/>
          <w:spacing w:val="-1"/>
          <w:sz w:val="24"/>
        </w:rPr>
      </w:pPr>
      <w:r w:rsidRPr="00B3633A">
        <w:rPr>
          <w:rFonts w:ascii="Montserrat" w:hAnsi="Montserrat"/>
          <w:spacing w:val="-1"/>
          <w:sz w:val="24"/>
        </w:rPr>
        <w:t xml:space="preserve">The explosion being that this was a final decision, and he would not deign to explain it to her. </w:t>
      </w:r>
    </w:p>
    <w:p w:rsidR="0008581E" w:rsidRPr="00B3633A" w:rsidRDefault="0008581E">
      <w:pPr>
        <w:pStyle w:val="0DraftNormal"/>
        <w:rPr>
          <w:rFonts w:ascii="Montserrat" w:hAnsi="Montserrat"/>
          <w:spacing w:val="-1"/>
          <w:sz w:val="24"/>
        </w:rPr>
      </w:pPr>
    </w:p>
    <w:p w:rsidR="0008581E" w:rsidRPr="00B3633A" w:rsidRDefault="0008581E">
      <w:pPr>
        <w:pStyle w:val="0DraftNormal"/>
        <w:rPr>
          <w:rFonts w:ascii="Montserrat" w:hAnsi="Montserrat"/>
          <w:spacing w:val="-1"/>
          <w:sz w:val="24"/>
        </w:rPr>
      </w:pPr>
      <w:r w:rsidRPr="00B3633A">
        <w:rPr>
          <w:rFonts w:ascii="Montserrat" w:hAnsi="Montserrat"/>
          <w:spacing w:val="-1"/>
          <w:sz w:val="24"/>
        </w:rPr>
        <w:t xml:space="preserve">Having begun to realize herself, she had suddenly come upon her inevitable trial by fire. </w:t>
      </w:r>
    </w:p>
    <w:p w:rsidR="0008581E" w:rsidRPr="00B3633A" w:rsidRDefault="0008581E">
      <w:pPr>
        <w:pStyle w:val="0DraftNormal"/>
        <w:rPr>
          <w:rFonts w:ascii="Montserrat" w:hAnsi="Montserrat"/>
          <w:spacing w:val="-1"/>
          <w:sz w:val="24"/>
        </w:rPr>
      </w:pPr>
    </w:p>
    <w:p w:rsidR="0008581E" w:rsidRPr="00B3633A" w:rsidRDefault="0008581E">
      <w:pPr>
        <w:pStyle w:val="0DraftNormal"/>
        <w:rPr>
          <w:rFonts w:ascii="Montserrat" w:hAnsi="Montserrat"/>
          <w:spacing w:val="-1"/>
          <w:sz w:val="24"/>
        </w:rPr>
      </w:pPr>
      <w:r w:rsidRPr="00B3633A">
        <w:rPr>
          <w:rFonts w:ascii="Montserrat" w:hAnsi="Montserrat"/>
          <w:spacing w:val="-1"/>
          <w:sz w:val="24"/>
        </w:rPr>
        <w:t xml:space="preserve">Her will and identity would be tested—pushed beyond all mortal limits. </w:t>
      </w:r>
    </w:p>
    <w:p w:rsidR="0008581E" w:rsidRPr="00B3633A" w:rsidRDefault="0008581E">
      <w:pPr>
        <w:pStyle w:val="0DraftNormal"/>
        <w:rPr>
          <w:rFonts w:ascii="Montserrat" w:hAnsi="Montserrat"/>
          <w:spacing w:val="-1"/>
          <w:sz w:val="24"/>
        </w:rPr>
      </w:pPr>
    </w:p>
    <w:p w:rsidR="0008581E" w:rsidRPr="00B3633A" w:rsidRDefault="0008581E">
      <w:pPr>
        <w:pStyle w:val="0DraftNormal"/>
        <w:rPr>
          <w:rFonts w:ascii="Montserrat" w:hAnsi="Montserrat"/>
          <w:spacing w:val="-1"/>
          <w:sz w:val="24"/>
        </w:rPr>
      </w:pPr>
      <w:r w:rsidRPr="00B3633A">
        <w:rPr>
          <w:rFonts w:ascii="Montserrat" w:hAnsi="Montserrat"/>
          <w:spacing w:val="-1"/>
          <w:sz w:val="24"/>
        </w:rPr>
        <w:t xml:space="preserve">Her destruction would be excruciating and slow as she stubbornly fought and resisted the caresses of the devourer—the touch of destruction. </w:t>
      </w:r>
    </w:p>
    <w:p w:rsidR="0008581E" w:rsidRPr="00B3633A" w:rsidRDefault="0008581E">
      <w:pPr>
        <w:pStyle w:val="0DraftNormal"/>
        <w:rPr>
          <w:rFonts w:ascii="Montserrat" w:hAnsi="Montserrat"/>
          <w:spacing w:val="-1"/>
          <w:sz w:val="24"/>
        </w:rPr>
      </w:pPr>
    </w:p>
    <w:p w:rsidR="0008581E" w:rsidRPr="00B3633A" w:rsidRDefault="0008581E">
      <w:pPr>
        <w:pStyle w:val="0DraftNormal"/>
        <w:rPr>
          <w:rFonts w:ascii="Montserrat" w:hAnsi="Montserrat"/>
          <w:spacing w:val="-1"/>
          <w:sz w:val="24"/>
        </w:rPr>
      </w:pPr>
      <w:r w:rsidRPr="00B3633A">
        <w:rPr>
          <w:rFonts w:ascii="Montserrat" w:hAnsi="Montserrat"/>
          <w:spacing w:val="-1"/>
          <w:sz w:val="24"/>
        </w:rPr>
        <w:t xml:space="preserve">Her desperation would cause her to make herself an abomination to her old self before she finally must realize the truth. </w:t>
      </w:r>
    </w:p>
    <w:p w:rsidR="0008581E" w:rsidRPr="00B3633A" w:rsidRDefault="0008581E">
      <w:pPr>
        <w:pStyle w:val="0DraftNormal"/>
        <w:rPr>
          <w:rFonts w:ascii="Montserrat" w:hAnsi="Montserrat"/>
          <w:spacing w:val="-1"/>
          <w:sz w:val="24"/>
        </w:rPr>
      </w:pPr>
    </w:p>
    <w:p w:rsidR="0008581E" w:rsidRPr="00B3633A" w:rsidRDefault="0008581E">
      <w:pPr>
        <w:pStyle w:val="0DraftNormal"/>
        <w:rPr>
          <w:rFonts w:ascii="Montserrat" w:hAnsi="Montserrat"/>
          <w:spacing w:val="-1"/>
          <w:sz w:val="24"/>
        </w:rPr>
      </w:pPr>
      <w:r w:rsidRPr="00B3633A">
        <w:rPr>
          <w:rFonts w:ascii="Montserrat" w:hAnsi="Montserrat"/>
          <w:spacing w:val="-1"/>
          <w:sz w:val="24"/>
        </w:rPr>
        <w:t xml:space="preserve">The previous half culminated with the approach of the devourer, and foreshadowed the promise of his touch, where she realized his function in existence, and found the first seed of acceptance with which to meet her coming challenge. </w:t>
      </w:r>
    </w:p>
    <w:p w:rsidR="0008581E" w:rsidRPr="00B3633A" w:rsidRDefault="0008581E">
      <w:pPr>
        <w:pStyle w:val="0DraftNormal"/>
        <w:rPr>
          <w:rFonts w:ascii="Montserrat" w:hAnsi="Montserrat"/>
          <w:spacing w:val="-1"/>
          <w:sz w:val="24"/>
        </w:rPr>
      </w:pPr>
    </w:p>
    <w:p w:rsidR="0008581E" w:rsidRPr="00B3633A" w:rsidRDefault="0008581E">
      <w:pPr>
        <w:pStyle w:val="0DraftNormal"/>
        <w:rPr>
          <w:rFonts w:ascii="Montserrat" w:hAnsi="Montserrat"/>
          <w:spacing w:val="-1"/>
          <w:sz w:val="24"/>
        </w:rPr>
      </w:pPr>
      <w:r w:rsidRPr="00B3633A">
        <w:rPr>
          <w:rFonts w:ascii="Montserrat" w:hAnsi="Montserrat"/>
          <w:spacing w:val="-1"/>
          <w:sz w:val="24"/>
        </w:rPr>
        <w:t xml:space="preserve">The fullness of mystery was truly beginning to come to her, for here, awaited the path of destruction. </w:t>
      </w:r>
    </w:p>
    <w:p w:rsidR="0008581E" w:rsidRPr="00B3633A" w:rsidRDefault="0008581E">
      <w:pPr>
        <w:pStyle w:val="0DraftNormal"/>
        <w:rPr>
          <w:rFonts w:ascii="Montserrat" w:hAnsi="Montserrat"/>
          <w:spacing w:val="-1"/>
          <w:sz w:val="24"/>
        </w:rPr>
      </w:pPr>
    </w:p>
    <w:p w:rsidR="0008581E" w:rsidRPr="00B3633A" w:rsidRDefault="0008581E">
      <w:pPr>
        <w:pStyle w:val="0DraftNormal"/>
        <w:rPr>
          <w:rFonts w:ascii="Montserrat" w:hAnsi="Montserrat"/>
          <w:spacing w:val="-1"/>
          <w:sz w:val="24"/>
        </w:rPr>
      </w:pPr>
      <w:r w:rsidRPr="00B3633A">
        <w:rPr>
          <w:rFonts w:ascii="Montserrat" w:hAnsi="Montserrat"/>
          <w:spacing w:val="-1"/>
          <w:sz w:val="24"/>
        </w:rPr>
        <w:t xml:space="preserve">She would be tested against fear of the unknown, and tested for endurance of will. </w:t>
      </w:r>
    </w:p>
    <w:p w:rsidR="0008581E" w:rsidRPr="00B3633A" w:rsidRDefault="0008581E">
      <w:pPr>
        <w:pStyle w:val="0DraftNormal"/>
        <w:rPr>
          <w:rFonts w:ascii="Montserrat" w:hAnsi="Montserrat"/>
          <w:spacing w:val="-1"/>
          <w:sz w:val="24"/>
        </w:rPr>
      </w:pPr>
    </w:p>
    <w:p w:rsidR="0008581E" w:rsidRPr="00B3633A" w:rsidRDefault="0008581E">
      <w:pPr>
        <w:pStyle w:val="0DraftNormal"/>
        <w:rPr>
          <w:rFonts w:ascii="Montserrat" w:hAnsi="Montserrat"/>
          <w:spacing w:val="-1"/>
          <w:sz w:val="24"/>
        </w:rPr>
      </w:pPr>
      <w:r w:rsidRPr="00B3633A">
        <w:rPr>
          <w:rFonts w:ascii="Montserrat" w:hAnsi="Montserrat"/>
          <w:spacing w:val="-1"/>
          <w:sz w:val="24"/>
        </w:rPr>
        <w:t xml:space="preserve">Much as then, he would be like a seducer. </w:t>
      </w:r>
    </w:p>
    <w:p w:rsidR="0008581E" w:rsidRPr="00B3633A" w:rsidRDefault="0008581E">
      <w:pPr>
        <w:pStyle w:val="0DraftNormal"/>
        <w:rPr>
          <w:rFonts w:ascii="Montserrat" w:hAnsi="Montserrat"/>
          <w:spacing w:val="-1"/>
          <w:sz w:val="24"/>
        </w:rPr>
      </w:pPr>
    </w:p>
    <w:p w:rsidR="0008581E" w:rsidRPr="00B3633A" w:rsidRDefault="0008581E">
      <w:pPr>
        <w:pStyle w:val="0DraftNormal"/>
        <w:rPr>
          <w:rFonts w:ascii="Montserrat" w:hAnsi="Montserrat"/>
          <w:spacing w:val="-1"/>
          <w:sz w:val="24"/>
        </w:rPr>
      </w:pPr>
      <w:r w:rsidRPr="00B3633A">
        <w:rPr>
          <w:rFonts w:ascii="Montserrat" w:hAnsi="Montserrat"/>
          <w:spacing w:val="-1"/>
          <w:sz w:val="24"/>
        </w:rPr>
        <w:t xml:space="preserve">A courting gentleman, who surprised her with his passion, and then left her aching for his touch. </w:t>
      </w:r>
    </w:p>
    <w:p w:rsidR="0008581E" w:rsidRPr="00B3633A" w:rsidRDefault="0008581E">
      <w:pPr>
        <w:pStyle w:val="0DraftNormal"/>
        <w:rPr>
          <w:rFonts w:ascii="Montserrat" w:hAnsi="Montserrat"/>
          <w:spacing w:val="-1"/>
          <w:sz w:val="24"/>
        </w:rPr>
      </w:pPr>
    </w:p>
    <w:p w:rsidR="0008581E" w:rsidRPr="00B3633A" w:rsidRDefault="0008581E">
      <w:pPr>
        <w:pStyle w:val="0DraftNormal"/>
        <w:rPr>
          <w:rFonts w:ascii="Montserrat" w:hAnsi="Montserrat"/>
          <w:spacing w:val="-1"/>
          <w:sz w:val="24"/>
        </w:rPr>
      </w:pPr>
      <w:r w:rsidRPr="00B3633A">
        <w:rPr>
          <w:rFonts w:ascii="Montserrat" w:hAnsi="Montserrat"/>
          <w:spacing w:val="-1"/>
          <w:sz w:val="24"/>
        </w:rPr>
        <w:t xml:space="preserve">And this was how it would continue. </w:t>
      </w:r>
    </w:p>
    <w:p w:rsidR="0008581E" w:rsidRPr="00B3633A" w:rsidRDefault="0008581E">
      <w:pPr>
        <w:pStyle w:val="0DraftNormal"/>
        <w:rPr>
          <w:rFonts w:ascii="Montserrat" w:hAnsi="Montserrat"/>
          <w:spacing w:val="-1"/>
          <w:sz w:val="24"/>
        </w:rPr>
      </w:pPr>
    </w:p>
    <w:p w:rsidR="0008581E" w:rsidRPr="00B3633A" w:rsidRDefault="0008581E">
      <w:pPr>
        <w:pStyle w:val="0DraftNormal"/>
        <w:rPr>
          <w:rFonts w:ascii="Montserrat" w:hAnsi="Montserrat"/>
          <w:spacing w:val="-1"/>
          <w:sz w:val="24"/>
        </w:rPr>
      </w:pPr>
      <w:r w:rsidRPr="00B3633A">
        <w:rPr>
          <w:rFonts w:ascii="Montserrat" w:hAnsi="Montserrat"/>
          <w:spacing w:val="-1"/>
          <w:sz w:val="24"/>
        </w:rPr>
        <w:t xml:space="preserve">How strong a will did it take to withstand the rending embrace of the devourer? </w:t>
      </w:r>
    </w:p>
    <w:p w:rsidR="0008581E" w:rsidRPr="00B3633A" w:rsidRDefault="0008581E">
      <w:pPr>
        <w:pStyle w:val="0DraftNormal"/>
        <w:rPr>
          <w:rFonts w:ascii="Montserrat" w:hAnsi="Montserrat"/>
          <w:spacing w:val="-1"/>
          <w:sz w:val="24"/>
        </w:rPr>
      </w:pPr>
    </w:p>
    <w:p w:rsidR="0008581E" w:rsidRPr="00B3633A" w:rsidRDefault="0008581E">
      <w:pPr>
        <w:pStyle w:val="0DraftNormal"/>
        <w:rPr>
          <w:rFonts w:ascii="Montserrat" w:hAnsi="Montserrat"/>
          <w:spacing w:val="-1"/>
          <w:sz w:val="24"/>
        </w:rPr>
      </w:pPr>
      <w:r w:rsidRPr="00B3633A">
        <w:rPr>
          <w:rFonts w:ascii="Montserrat" w:hAnsi="Montserrat"/>
          <w:spacing w:val="-1"/>
          <w:sz w:val="24"/>
        </w:rPr>
        <w:t xml:space="preserve">Beyond the threshold, only the will existed, and the devourer. </w:t>
      </w:r>
    </w:p>
    <w:p w:rsidR="0008581E" w:rsidRPr="00B3633A" w:rsidRDefault="0008581E">
      <w:pPr>
        <w:pStyle w:val="0DraftNormal"/>
        <w:rPr>
          <w:rFonts w:ascii="Montserrat" w:hAnsi="Montserrat"/>
          <w:spacing w:val="-1"/>
          <w:sz w:val="24"/>
        </w:rPr>
      </w:pPr>
    </w:p>
    <w:p w:rsidR="0008581E" w:rsidRPr="00B3633A" w:rsidRDefault="0008581E">
      <w:pPr>
        <w:pStyle w:val="0DraftNormal"/>
        <w:rPr>
          <w:rFonts w:ascii="Montserrat" w:hAnsi="Montserrat"/>
          <w:spacing w:val="-1"/>
          <w:sz w:val="24"/>
        </w:rPr>
      </w:pPr>
      <w:r w:rsidRPr="00B3633A">
        <w:rPr>
          <w:rFonts w:ascii="Montserrat" w:hAnsi="Montserrat"/>
          <w:spacing w:val="-1"/>
          <w:sz w:val="24"/>
        </w:rPr>
        <w:t xml:space="preserve">(Av) faced the very undoing of her being. </w:t>
      </w:r>
    </w:p>
    <w:p w:rsidR="0008581E" w:rsidRPr="00B3633A" w:rsidRDefault="0008581E">
      <w:pPr>
        <w:pStyle w:val="0DraftNormal"/>
        <w:rPr>
          <w:rFonts w:ascii="Montserrat" w:hAnsi="Montserrat"/>
          <w:spacing w:val="-1"/>
          <w:sz w:val="24"/>
        </w:rPr>
      </w:pPr>
    </w:p>
    <w:p w:rsidR="0008581E" w:rsidRPr="00B3633A" w:rsidRDefault="0008581E">
      <w:pPr>
        <w:pStyle w:val="0DraftNormal"/>
        <w:rPr>
          <w:rFonts w:ascii="Montserrat" w:hAnsi="Montserrat"/>
          <w:spacing w:val="-1"/>
          <w:sz w:val="24"/>
        </w:rPr>
      </w:pPr>
      <w:r w:rsidRPr="00B3633A">
        <w:rPr>
          <w:rFonts w:ascii="Montserrat" w:hAnsi="Montserrat"/>
          <w:spacing w:val="-1"/>
          <w:sz w:val="24"/>
        </w:rPr>
        <w:t xml:space="preserve">She would lose her flesh, her power to shift, her magic and her mysteries. </w:t>
      </w:r>
    </w:p>
    <w:p w:rsidR="0008581E" w:rsidRPr="00B3633A" w:rsidRDefault="0008581E">
      <w:pPr>
        <w:pStyle w:val="0DraftNormal"/>
        <w:rPr>
          <w:rFonts w:ascii="Montserrat" w:hAnsi="Montserrat"/>
          <w:spacing w:val="-1"/>
          <w:sz w:val="24"/>
        </w:rPr>
      </w:pPr>
    </w:p>
    <w:p w:rsidR="0008581E" w:rsidRPr="00B3633A" w:rsidRDefault="0008581E">
      <w:pPr>
        <w:pStyle w:val="0DraftNormal"/>
        <w:rPr>
          <w:rFonts w:ascii="Montserrat" w:hAnsi="Montserrat"/>
          <w:spacing w:val="-1"/>
          <w:sz w:val="24"/>
        </w:rPr>
      </w:pPr>
      <w:r w:rsidRPr="00B3633A">
        <w:rPr>
          <w:rFonts w:ascii="Montserrat" w:hAnsi="Montserrat"/>
          <w:spacing w:val="-1"/>
          <w:sz w:val="24"/>
        </w:rPr>
        <w:t xml:space="preserve">When all had been laid bare by the stealing caresses of (Paradox), and (Av) stood naked to the soul and will, would she endure his final kiss? </w:t>
      </w:r>
    </w:p>
    <w:p w:rsidR="0008581E" w:rsidRPr="00B3633A" w:rsidRDefault="0008581E">
      <w:pPr>
        <w:pStyle w:val="0DraftNormal"/>
        <w:rPr>
          <w:rFonts w:ascii="Montserrat" w:hAnsi="Montserrat"/>
          <w:spacing w:val="-1"/>
          <w:sz w:val="24"/>
        </w:rPr>
      </w:pPr>
    </w:p>
    <w:p w:rsidR="0008581E" w:rsidRPr="00B3633A" w:rsidRDefault="0008581E">
      <w:pPr>
        <w:pStyle w:val="0DraftNormal"/>
        <w:rPr>
          <w:rFonts w:ascii="Montserrat" w:hAnsi="Montserrat"/>
          <w:spacing w:val="-1"/>
          <w:sz w:val="24"/>
        </w:rPr>
      </w:pPr>
      <w:r w:rsidRPr="00B3633A">
        <w:rPr>
          <w:rFonts w:ascii="Montserrat" w:hAnsi="Montserrat"/>
          <w:spacing w:val="-1"/>
          <w:sz w:val="24"/>
        </w:rPr>
        <w:t xml:space="preserve">What were the consequences of a sensual being deprived of all capacity to touch and feel? </w:t>
      </w:r>
    </w:p>
    <w:p w:rsidR="0008581E" w:rsidRPr="00B3633A" w:rsidRDefault="0008581E">
      <w:pPr>
        <w:pStyle w:val="0DraftNormal"/>
        <w:rPr>
          <w:rFonts w:ascii="Montserrat" w:hAnsi="Montserrat"/>
          <w:spacing w:val="-1"/>
          <w:sz w:val="24"/>
        </w:rPr>
      </w:pPr>
    </w:p>
    <w:p w:rsidR="0008581E" w:rsidRPr="00B3633A" w:rsidRDefault="0008581E">
      <w:pPr>
        <w:pStyle w:val="0DraftNormal"/>
        <w:rPr>
          <w:rFonts w:ascii="Montserrat" w:hAnsi="Montserrat"/>
          <w:spacing w:val="-1"/>
          <w:sz w:val="24"/>
        </w:rPr>
      </w:pPr>
      <w:r w:rsidRPr="00B3633A">
        <w:rPr>
          <w:rFonts w:ascii="Montserrat" w:hAnsi="Montserrat"/>
          <w:spacing w:val="-1"/>
          <w:sz w:val="24"/>
        </w:rPr>
        <w:t>Could she hope to survive, and would she ever know why this was happening to her?</w:t>
      </w:r>
    </w:p>
    <w:p w:rsidR="0008581E" w:rsidRPr="00B3633A" w:rsidRDefault="0008581E">
      <w:pPr>
        <w:pStyle w:val="0DraftNormal"/>
        <w:rPr>
          <w:rFonts w:ascii="Montserrat" w:hAnsi="Montserrat"/>
          <w:spacing w:val="-1"/>
          <w:sz w:val="24"/>
        </w:rPr>
      </w:pPr>
    </w:p>
    <w:p w:rsidR="0008581E" w:rsidRPr="00B3633A" w:rsidRDefault="0008581E">
      <w:pPr>
        <w:pStyle w:val="0DraftNormal"/>
        <w:rPr>
          <w:rFonts w:ascii="Montserrat" w:hAnsi="Montserrat"/>
          <w:spacing w:val="-1"/>
          <w:sz w:val="24"/>
        </w:rPr>
      </w:pPr>
      <w:r w:rsidRPr="00B3633A">
        <w:rPr>
          <w:rFonts w:ascii="Montserrat" w:hAnsi="Montserrat"/>
          <w:spacing w:val="-1"/>
          <w:sz w:val="24"/>
        </w:rPr>
        <w:t xml:space="preserve">Portents of doom. </w:t>
      </w:r>
    </w:p>
    <w:p w:rsidR="0008581E" w:rsidRPr="00B3633A" w:rsidRDefault="0008581E">
      <w:pPr>
        <w:pStyle w:val="0DraftNormal"/>
        <w:rPr>
          <w:rFonts w:ascii="Montserrat" w:hAnsi="Montserrat"/>
          <w:spacing w:val="-1"/>
          <w:sz w:val="24"/>
        </w:rPr>
      </w:pPr>
    </w:p>
    <w:p w:rsidR="0008581E" w:rsidRPr="00B3633A" w:rsidRDefault="0008581E">
      <w:pPr>
        <w:pStyle w:val="0DraftNormal"/>
        <w:rPr>
          <w:rFonts w:ascii="Montserrat" w:hAnsi="Montserrat"/>
          <w:spacing w:val="-1"/>
          <w:sz w:val="24"/>
        </w:rPr>
      </w:pPr>
      <w:r w:rsidRPr="00B3633A">
        <w:rPr>
          <w:rFonts w:ascii="Montserrat" w:hAnsi="Montserrat"/>
          <w:spacing w:val="-1"/>
          <w:sz w:val="24"/>
        </w:rPr>
        <w:t xml:space="preserve">You surprise me, child. </w:t>
      </w:r>
    </w:p>
    <w:p w:rsidR="0008581E" w:rsidRPr="00B3633A" w:rsidRDefault="0008581E">
      <w:pPr>
        <w:pStyle w:val="0DraftNormal"/>
        <w:rPr>
          <w:rFonts w:ascii="Montserrat" w:hAnsi="Montserrat"/>
          <w:spacing w:val="-1"/>
          <w:sz w:val="24"/>
        </w:rPr>
      </w:pPr>
    </w:p>
    <w:p w:rsidR="0008581E" w:rsidRPr="00B3633A" w:rsidRDefault="0008581E">
      <w:pPr>
        <w:pStyle w:val="0DraftNormal"/>
        <w:rPr>
          <w:rFonts w:ascii="Montserrat" w:hAnsi="Montserrat"/>
          <w:spacing w:val="-1"/>
          <w:sz w:val="24"/>
        </w:rPr>
      </w:pPr>
      <w:r w:rsidRPr="00B3633A">
        <w:rPr>
          <w:rFonts w:ascii="Montserrat" w:hAnsi="Montserrat"/>
          <w:spacing w:val="-1"/>
          <w:sz w:val="24"/>
        </w:rPr>
        <w:t xml:space="preserve">I had hoped we would have had more time before it came to this. </w:t>
      </w:r>
    </w:p>
    <w:p w:rsidR="0008581E" w:rsidRPr="00B3633A" w:rsidRDefault="0008581E">
      <w:pPr>
        <w:pStyle w:val="0DraftNormal"/>
        <w:rPr>
          <w:rFonts w:ascii="Montserrat" w:hAnsi="Montserrat"/>
          <w:spacing w:val="-1"/>
          <w:sz w:val="24"/>
        </w:rPr>
      </w:pPr>
    </w:p>
    <w:p w:rsidR="0008581E" w:rsidRPr="00B3633A" w:rsidRDefault="0008581E">
      <w:pPr>
        <w:pStyle w:val="0DraftNormal"/>
        <w:rPr>
          <w:rFonts w:ascii="Montserrat" w:hAnsi="Montserrat"/>
          <w:spacing w:val="-1"/>
          <w:sz w:val="24"/>
        </w:rPr>
      </w:pPr>
      <w:r w:rsidRPr="00B3633A">
        <w:rPr>
          <w:rFonts w:ascii="Montserrat" w:hAnsi="Montserrat"/>
          <w:spacing w:val="-1"/>
          <w:sz w:val="24"/>
        </w:rPr>
        <w:t xml:space="preserve">Your probation was over. </w:t>
      </w:r>
    </w:p>
    <w:p w:rsidR="0008581E" w:rsidRPr="00B3633A" w:rsidRDefault="0008581E">
      <w:pPr>
        <w:pStyle w:val="0DraftNormal"/>
        <w:rPr>
          <w:rFonts w:ascii="Montserrat" w:hAnsi="Montserrat"/>
          <w:spacing w:val="-1"/>
          <w:sz w:val="24"/>
        </w:rPr>
      </w:pPr>
    </w:p>
    <w:p w:rsidR="0008581E" w:rsidRPr="00B3633A" w:rsidRDefault="0008581E">
      <w:pPr>
        <w:pStyle w:val="0DraftNormal"/>
        <w:rPr>
          <w:rFonts w:ascii="Montserrat" w:hAnsi="Montserrat"/>
          <w:spacing w:val="-1"/>
          <w:sz w:val="24"/>
        </w:rPr>
      </w:pPr>
      <w:r w:rsidRPr="00B3633A">
        <w:rPr>
          <w:rFonts w:ascii="Montserrat" w:hAnsi="Montserrat"/>
          <w:spacing w:val="-1"/>
          <w:sz w:val="24"/>
        </w:rPr>
        <w:t xml:space="preserve">You were no longer under my protection. </w:t>
      </w:r>
    </w:p>
    <w:p w:rsidR="0008581E" w:rsidRPr="00B3633A" w:rsidRDefault="0008581E">
      <w:pPr>
        <w:pStyle w:val="0DraftNormal"/>
        <w:rPr>
          <w:rFonts w:ascii="Montserrat" w:hAnsi="Montserrat"/>
          <w:spacing w:val="-1"/>
          <w:sz w:val="24"/>
        </w:rPr>
      </w:pPr>
    </w:p>
    <w:p w:rsidR="0008581E" w:rsidRPr="00B3633A" w:rsidRDefault="0008581E">
      <w:pPr>
        <w:pStyle w:val="0DraftNormal"/>
        <w:rPr>
          <w:rFonts w:ascii="Montserrat" w:hAnsi="Montserrat"/>
          <w:spacing w:val="-1"/>
          <w:sz w:val="24"/>
        </w:rPr>
      </w:pPr>
      <w:r w:rsidRPr="00B3633A">
        <w:rPr>
          <w:rFonts w:ascii="Montserrat" w:hAnsi="Montserrat"/>
          <w:spacing w:val="-1"/>
          <w:sz w:val="24"/>
        </w:rPr>
        <w:t xml:space="preserve">The mysteries were dangerous, so you must take care. </w:t>
      </w:r>
    </w:p>
    <w:p w:rsidR="0008581E" w:rsidRPr="00B3633A" w:rsidRDefault="0008581E">
      <w:pPr>
        <w:pStyle w:val="0DraftNormal"/>
        <w:rPr>
          <w:rFonts w:ascii="Montserrat" w:hAnsi="Montserrat"/>
          <w:spacing w:val="-1"/>
          <w:sz w:val="24"/>
        </w:rPr>
      </w:pPr>
    </w:p>
    <w:p w:rsidR="0008581E" w:rsidRPr="00B3633A" w:rsidRDefault="0008581E">
      <w:pPr>
        <w:pStyle w:val="0DraftNormal"/>
        <w:rPr>
          <w:rFonts w:ascii="Montserrat" w:hAnsi="Montserrat"/>
          <w:spacing w:val="-1"/>
          <w:sz w:val="24"/>
        </w:rPr>
      </w:pPr>
      <w:r w:rsidRPr="00B3633A">
        <w:rPr>
          <w:rFonts w:ascii="Montserrat" w:hAnsi="Montserrat"/>
          <w:spacing w:val="-1"/>
          <w:sz w:val="24"/>
        </w:rPr>
        <w:t xml:space="preserve">You may not understand what was happening to you until it was too late, on this side of the threshold. </w:t>
      </w:r>
    </w:p>
    <w:p w:rsidR="0008581E" w:rsidRPr="00B3633A" w:rsidRDefault="0008581E">
      <w:pPr>
        <w:pStyle w:val="0DraftNormal"/>
        <w:rPr>
          <w:rFonts w:ascii="Montserrat" w:hAnsi="Montserrat"/>
          <w:spacing w:val="-1"/>
          <w:sz w:val="24"/>
        </w:rPr>
      </w:pPr>
    </w:p>
    <w:p w:rsidR="0008581E" w:rsidRPr="00B3633A" w:rsidRDefault="0008581E">
      <w:pPr>
        <w:pStyle w:val="0DraftNormal"/>
        <w:rPr>
          <w:rFonts w:ascii="Montserrat" w:hAnsi="Montserrat"/>
          <w:spacing w:val="-1"/>
          <w:sz w:val="24"/>
        </w:rPr>
      </w:pPr>
      <w:r w:rsidRPr="00B3633A">
        <w:rPr>
          <w:rFonts w:ascii="Montserrat" w:hAnsi="Montserrat"/>
          <w:spacing w:val="-1"/>
          <w:sz w:val="24"/>
        </w:rPr>
        <w:t xml:space="preserve">All you had was your will. </w:t>
      </w:r>
    </w:p>
    <w:p w:rsidR="0008581E" w:rsidRPr="00B3633A" w:rsidRDefault="0008581E">
      <w:pPr>
        <w:pStyle w:val="0DraftNormal"/>
        <w:rPr>
          <w:rFonts w:ascii="Montserrat" w:hAnsi="Montserrat"/>
          <w:spacing w:val="-1"/>
          <w:sz w:val="24"/>
        </w:rPr>
      </w:pPr>
    </w:p>
    <w:p w:rsidR="0008581E" w:rsidRPr="00B3633A" w:rsidRDefault="0008581E">
      <w:pPr>
        <w:pStyle w:val="0DraftNormal"/>
        <w:rPr>
          <w:rFonts w:ascii="Montserrat" w:hAnsi="Montserrat"/>
          <w:spacing w:val="-1"/>
          <w:sz w:val="24"/>
        </w:rPr>
      </w:pPr>
      <w:r w:rsidRPr="00B3633A">
        <w:rPr>
          <w:rFonts w:ascii="Montserrat" w:hAnsi="Montserrat"/>
          <w:spacing w:val="-1"/>
          <w:sz w:val="24"/>
        </w:rPr>
        <w:t xml:space="preserve">I have been watching you. </w:t>
      </w:r>
    </w:p>
    <w:p w:rsidR="0008581E" w:rsidRPr="00B3633A" w:rsidRDefault="0008581E">
      <w:pPr>
        <w:pStyle w:val="0DraftNormal"/>
        <w:rPr>
          <w:rFonts w:ascii="Montserrat" w:hAnsi="Montserrat"/>
          <w:spacing w:val="-1"/>
          <w:sz w:val="24"/>
        </w:rPr>
      </w:pPr>
    </w:p>
    <w:p w:rsidR="0008581E" w:rsidRPr="00B3633A" w:rsidRDefault="0008581E">
      <w:pPr>
        <w:pStyle w:val="0DraftNormal"/>
        <w:rPr>
          <w:rFonts w:ascii="Montserrat" w:hAnsi="Montserrat"/>
          <w:spacing w:val="-1"/>
          <w:sz w:val="24"/>
        </w:rPr>
      </w:pPr>
      <w:r w:rsidRPr="00B3633A">
        <w:rPr>
          <w:rFonts w:ascii="Montserrat" w:hAnsi="Montserrat"/>
          <w:spacing w:val="-1"/>
          <w:sz w:val="24"/>
        </w:rPr>
        <w:t xml:space="preserve">I too dwell within the mysteries. </w:t>
      </w:r>
    </w:p>
    <w:p w:rsidR="0008581E" w:rsidRPr="00B3633A" w:rsidRDefault="0008581E">
      <w:pPr>
        <w:pStyle w:val="0DraftNormal"/>
        <w:rPr>
          <w:rFonts w:ascii="Montserrat" w:hAnsi="Montserrat"/>
          <w:spacing w:val="-1"/>
          <w:sz w:val="24"/>
        </w:rPr>
      </w:pPr>
    </w:p>
    <w:p w:rsidR="0008581E" w:rsidRPr="00B3633A" w:rsidRDefault="0008581E">
      <w:pPr>
        <w:pStyle w:val="0DraftNormal"/>
        <w:rPr>
          <w:rFonts w:ascii="Montserrat" w:hAnsi="Montserrat"/>
          <w:spacing w:val="-1"/>
          <w:sz w:val="24"/>
        </w:rPr>
      </w:pPr>
      <w:r w:rsidRPr="00B3633A">
        <w:rPr>
          <w:rFonts w:ascii="Montserrat" w:hAnsi="Montserrat"/>
          <w:spacing w:val="-1"/>
          <w:sz w:val="24"/>
        </w:rPr>
        <w:t xml:space="preserve">You may have no fear of the unknown but you will fear me. </w:t>
      </w:r>
    </w:p>
    <w:p w:rsidR="0008581E" w:rsidRPr="00B3633A" w:rsidRDefault="0008581E">
      <w:pPr>
        <w:pStyle w:val="0DraftNormal"/>
        <w:rPr>
          <w:rFonts w:ascii="Montserrat" w:hAnsi="Montserrat"/>
          <w:spacing w:val="-1"/>
          <w:sz w:val="24"/>
        </w:rPr>
      </w:pPr>
    </w:p>
    <w:p w:rsidR="0008581E" w:rsidRPr="00B3633A" w:rsidRDefault="0008581E">
      <w:pPr>
        <w:pStyle w:val="0DraftNormal"/>
        <w:rPr>
          <w:rFonts w:ascii="Montserrat" w:hAnsi="Montserrat"/>
          <w:spacing w:val="-1"/>
          <w:sz w:val="24"/>
        </w:rPr>
      </w:pPr>
      <w:r w:rsidRPr="00B3633A">
        <w:rPr>
          <w:rFonts w:ascii="Montserrat" w:hAnsi="Montserrat"/>
          <w:spacing w:val="-1"/>
          <w:sz w:val="24"/>
        </w:rPr>
        <w:t xml:space="preserve">There were things which lurk in the shadows which even i am frightened instinctively by. </w:t>
      </w:r>
    </w:p>
    <w:p w:rsidR="0008581E" w:rsidRPr="00B3633A" w:rsidRDefault="0008581E">
      <w:pPr>
        <w:pStyle w:val="0DraftNormal"/>
        <w:rPr>
          <w:rFonts w:ascii="Montserrat" w:hAnsi="Montserrat"/>
          <w:spacing w:val="-1"/>
          <w:sz w:val="24"/>
        </w:rPr>
      </w:pPr>
    </w:p>
    <w:p w:rsidR="0008581E" w:rsidRPr="00B3633A" w:rsidRDefault="0008581E">
      <w:pPr>
        <w:pStyle w:val="0DraftNormal"/>
        <w:rPr>
          <w:rFonts w:ascii="Montserrat" w:hAnsi="Montserrat"/>
          <w:spacing w:val="-1"/>
          <w:sz w:val="24"/>
        </w:rPr>
      </w:pPr>
      <w:r w:rsidRPr="00B3633A">
        <w:rPr>
          <w:rFonts w:ascii="Montserrat" w:hAnsi="Montserrat"/>
          <w:spacing w:val="-1"/>
          <w:sz w:val="24"/>
        </w:rPr>
        <w:t xml:space="preserve">Not evil, but utterly alien. </w:t>
      </w:r>
    </w:p>
    <w:p w:rsidR="0008581E" w:rsidRPr="00B3633A" w:rsidRDefault="0008581E">
      <w:pPr>
        <w:pStyle w:val="0DraftNormal"/>
        <w:rPr>
          <w:rFonts w:ascii="Montserrat" w:hAnsi="Montserrat"/>
          <w:spacing w:val="-1"/>
          <w:sz w:val="24"/>
        </w:rPr>
      </w:pPr>
    </w:p>
    <w:p w:rsidR="0008581E" w:rsidRPr="00B3633A" w:rsidRDefault="0008581E">
      <w:pPr>
        <w:pStyle w:val="0DraftNormal"/>
        <w:rPr>
          <w:rFonts w:ascii="Montserrat" w:hAnsi="Montserrat"/>
          <w:spacing w:val="-1"/>
          <w:sz w:val="24"/>
        </w:rPr>
      </w:pPr>
      <w:r w:rsidRPr="00B3633A">
        <w:rPr>
          <w:rFonts w:ascii="Montserrat" w:hAnsi="Montserrat"/>
          <w:spacing w:val="-1"/>
          <w:sz w:val="24"/>
        </w:rPr>
        <w:t xml:space="preserve">My lady, could you not at least tell me what it was you wish for me to find for you? </w:t>
      </w:r>
    </w:p>
    <w:p w:rsidR="0008581E" w:rsidRPr="00B3633A" w:rsidRDefault="0008581E">
      <w:pPr>
        <w:pStyle w:val="0DraftNormal"/>
        <w:rPr>
          <w:rFonts w:ascii="Montserrat" w:hAnsi="Montserrat"/>
          <w:spacing w:val="-1"/>
          <w:sz w:val="24"/>
        </w:rPr>
      </w:pPr>
    </w:p>
    <w:p w:rsidR="0008581E" w:rsidRPr="00B3633A" w:rsidRDefault="0008581E">
      <w:pPr>
        <w:pStyle w:val="0DraftNormal"/>
        <w:rPr>
          <w:rFonts w:ascii="Montserrat" w:hAnsi="Montserrat"/>
          <w:spacing w:val="-1"/>
          <w:sz w:val="24"/>
        </w:rPr>
      </w:pPr>
      <w:r w:rsidRPr="00B3633A">
        <w:rPr>
          <w:rFonts w:ascii="Montserrat" w:hAnsi="Montserrat"/>
          <w:spacing w:val="-1"/>
          <w:sz w:val="24"/>
        </w:rPr>
        <w:t>Where do i begin to look?</w:t>
      </w:r>
    </w:p>
    <w:p w:rsidR="0008581E" w:rsidRPr="00B3633A" w:rsidRDefault="0008581E">
      <w:pPr>
        <w:pStyle w:val="0DraftNormal"/>
        <w:rPr>
          <w:rFonts w:ascii="Montserrat" w:hAnsi="Montserrat"/>
          <w:spacing w:val="-1"/>
          <w:sz w:val="24"/>
        </w:rPr>
      </w:pPr>
    </w:p>
    <w:p w:rsidR="0008581E" w:rsidRPr="00B3633A" w:rsidRDefault="0008581E">
      <w:pPr>
        <w:pStyle w:val="0DraftNormal"/>
        <w:rPr>
          <w:rFonts w:ascii="Montserrat" w:hAnsi="Montserrat"/>
          <w:spacing w:val="-1"/>
          <w:sz w:val="24"/>
        </w:rPr>
      </w:pPr>
      <w:r w:rsidRPr="00B3633A">
        <w:rPr>
          <w:rFonts w:ascii="Montserrat" w:hAnsi="Montserrat"/>
          <w:spacing w:val="-1"/>
          <w:sz w:val="24"/>
        </w:rPr>
        <w:t xml:space="preserve">I know these things. </w:t>
      </w:r>
    </w:p>
    <w:p w:rsidR="0008581E" w:rsidRPr="00B3633A" w:rsidRDefault="0008581E">
      <w:pPr>
        <w:pStyle w:val="0DraftNormal"/>
        <w:rPr>
          <w:rFonts w:ascii="Montserrat" w:hAnsi="Montserrat"/>
          <w:spacing w:val="-1"/>
          <w:sz w:val="24"/>
        </w:rPr>
      </w:pPr>
    </w:p>
    <w:p w:rsidR="0008581E" w:rsidRPr="00B3633A" w:rsidRDefault="0008581E">
      <w:pPr>
        <w:pStyle w:val="0DraftNormal"/>
        <w:rPr>
          <w:rFonts w:ascii="Montserrat" w:hAnsi="Montserrat"/>
          <w:spacing w:val="-1"/>
          <w:sz w:val="24"/>
        </w:rPr>
      </w:pPr>
      <w:r w:rsidRPr="00B3633A">
        <w:rPr>
          <w:rFonts w:ascii="Montserrat" w:hAnsi="Montserrat"/>
          <w:spacing w:val="-1"/>
          <w:sz w:val="24"/>
        </w:rPr>
        <w:t xml:space="preserve">They were infinitely capable of destroying her. </w:t>
      </w:r>
    </w:p>
    <w:p w:rsidR="0008581E" w:rsidRPr="00B3633A" w:rsidRDefault="0008581E">
      <w:pPr>
        <w:pStyle w:val="0DraftNormal"/>
        <w:rPr>
          <w:rFonts w:ascii="Montserrat" w:hAnsi="Montserrat"/>
          <w:spacing w:val="-1"/>
          <w:sz w:val="24"/>
        </w:rPr>
      </w:pPr>
    </w:p>
    <w:p w:rsidR="0008581E" w:rsidRPr="00B3633A" w:rsidRDefault="0008581E">
      <w:pPr>
        <w:pStyle w:val="0DraftNormal"/>
        <w:rPr>
          <w:rFonts w:ascii="Montserrat" w:hAnsi="Montserrat"/>
          <w:spacing w:val="-1"/>
          <w:sz w:val="24"/>
        </w:rPr>
      </w:pPr>
      <w:r w:rsidRPr="00B3633A">
        <w:rPr>
          <w:rFonts w:ascii="Montserrat" w:hAnsi="Montserrat"/>
          <w:spacing w:val="-1"/>
          <w:sz w:val="24"/>
        </w:rPr>
        <w:t xml:space="preserve">They were very much my own minions. </w:t>
      </w:r>
    </w:p>
    <w:p w:rsidR="0008581E" w:rsidRPr="00B3633A" w:rsidRDefault="0008581E">
      <w:pPr>
        <w:pStyle w:val="0DraftNormal"/>
        <w:rPr>
          <w:rFonts w:ascii="Montserrat" w:hAnsi="Montserrat"/>
          <w:spacing w:val="-1"/>
          <w:sz w:val="24"/>
        </w:rPr>
      </w:pPr>
    </w:p>
    <w:p w:rsidR="0008581E" w:rsidRPr="00B3633A" w:rsidRDefault="0008581E">
      <w:pPr>
        <w:pStyle w:val="0DraftNormal"/>
        <w:rPr>
          <w:rFonts w:ascii="Montserrat" w:hAnsi="Montserrat"/>
          <w:spacing w:val="-1"/>
          <w:sz w:val="24"/>
        </w:rPr>
      </w:pPr>
      <w:r w:rsidRPr="00B3633A">
        <w:rPr>
          <w:rFonts w:ascii="Montserrat" w:hAnsi="Montserrat"/>
          <w:spacing w:val="-1"/>
          <w:sz w:val="24"/>
        </w:rPr>
        <w:t xml:space="preserve">I am equal to your mistress. </w:t>
      </w:r>
    </w:p>
    <w:p w:rsidR="0008581E" w:rsidRPr="00B3633A" w:rsidRDefault="0008581E">
      <w:pPr>
        <w:pStyle w:val="0DraftNormal"/>
        <w:rPr>
          <w:rFonts w:ascii="Montserrat" w:hAnsi="Montserrat"/>
          <w:spacing w:val="-1"/>
          <w:sz w:val="24"/>
        </w:rPr>
      </w:pPr>
    </w:p>
    <w:p w:rsidR="0008581E" w:rsidRPr="00B3633A" w:rsidRDefault="0008581E">
      <w:pPr>
        <w:pStyle w:val="0DraftNormal"/>
        <w:rPr>
          <w:rFonts w:ascii="Montserrat" w:hAnsi="Montserrat"/>
          <w:spacing w:val="-1"/>
          <w:sz w:val="24"/>
        </w:rPr>
      </w:pPr>
      <w:r w:rsidRPr="00B3633A">
        <w:rPr>
          <w:rFonts w:ascii="Montserrat" w:hAnsi="Montserrat"/>
          <w:spacing w:val="-1"/>
          <w:sz w:val="24"/>
        </w:rPr>
        <w:t xml:space="preserve">You do not comprehend the nature of our relationship, she feeds my hunger. </w:t>
      </w:r>
    </w:p>
    <w:p w:rsidR="0008581E" w:rsidRPr="00B3633A" w:rsidRDefault="0008581E">
      <w:pPr>
        <w:pStyle w:val="0DraftNormal"/>
        <w:rPr>
          <w:rFonts w:ascii="Montserrat" w:hAnsi="Montserrat"/>
          <w:spacing w:val="-1"/>
          <w:sz w:val="24"/>
        </w:rPr>
      </w:pPr>
    </w:p>
    <w:p w:rsidR="0008581E" w:rsidRPr="00B3633A" w:rsidRDefault="0008581E">
      <w:pPr>
        <w:pStyle w:val="0DraftNormal"/>
        <w:rPr>
          <w:rFonts w:ascii="Montserrat" w:hAnsi="Montserrat"/>
          <w:spacing w:val="-1"/>
          <w:sz w:val="24"/>
        </w:rPr>
      </w:pPr>
      <w:r w:rsidRPr="00B3633A">
        <w:rPr>
          <w:rFonts w:ascii="Montserrat" w:hAnsi="Montserrat"/>
          <w:spacing w:val="-1"/>
          <w:sz w:val="24"/>
        </w:rPr>
        <w:t xml:space="preserve">But, do you understand, i am hungry for you. </w:t>
      </w:r>
    </w:p>
    <w:p w:rsidR="0008581E" w:rsidRPr="00B3633A" w:rsidRDefault="0008581E">
      <w:pPr>
        <w:pStyle w:val="0DraftNormal"/>
        <w:rPr>
          <w:rFonts w:ascii="Montserrat" w:hAnsi="Montserrat"/>
          <w:spacing w:val="-1"/>
          <w:sz w:val="24"/>
        </w:rPr>
      </w:pPr>
    </w:p>
    <w:p w:rsidR="0008581E" w:rsidRPr="00B3633A" w:rsidRDefault="0008581E">
      <w:pPr>
        <w:pStyle w:val="0DraftNormal"/>
        <w:rPr>
          <w:rFonts w:ascii="Montserrat" w:hAnsi="Montserrat"/>
          <w:spacing w:val="-1"/>
          <w:sz w:val="24"/>
        </w:rPr>
      </w:pPr>
      <w:r w:rsidRPr="00B3633A">
        <w:rPr>
          <w:rFonts w:ascii="Montserrat" w:hAnsi="Montserrat"/>
          <w:spacing w:val="-1"/>
          <w:sz w:val="24"/>
        </w:rPr>
        <w:t xml:space="preserve">I wish to know you as you were now, so that i may remember... So that i will know. </w:t>
      </w:r>
    </w:p>
    <w:p w:rsidR="0008581E" w:rsidRPr="00B3633A" w:rsidRDefault="0008581E">
      <w:pPr>
        <w:pStyle w:val="0DraftNormal"/>
        <w:rPr>
          <w:rFonts w:ascii="Montserrat" w:hAnsi="Montserrat"/>
          <w:spacing w:val="-1"/>
          <w:sz w:val="24"/>
        </w:rPr>
      </w:pPr>
    </w:p>
    <w:p w:rsidR="0008581E" w:rsidRPr="00B3633A" w:rsidRDefault="0008581E">
      <w:pPr>
        <w:pStyle w:val="0DraftNormal"/>
        <w:rPr>
          <w:rFonts w:ascii="Montserrat" w:hAnsi="Montserrat"/>
          <w:spacing w:val="-1"/>
          <w:sz w:val="24"/>
        </w:rPr>
      </w:pPr>
      <w:r w:rsidRPr="00B3633A">
        <w:rPr>
          <w:rFonts w:ascii="Montserrat" w:hAnsi="Montserrat"/>
          <w:spacing w:val="-1"/>
          <w:sz w:val="24"/>
        </w:rPr>
        <w:t xml:space="preserve">You hunger as well. </w:t>
      </w:r>
    </w:p>
    <w:p w:rsidR="0008581E" w:rsidRPr="00B3633A" w:rsidRDefault="0008581E">
      <w:pPr>
        <w:pStyle w:val="0DraftNormal"/>
        <w:rPr>
          <w:rFonts w:ascii="Montserrat" w:hAnsi="Montserrat"/>
          <w:spacing w:val="-1"/>
          <w:sz w:val="24"/>
        </w:rPr>
      </w:pPr>
    </w:p>
    <w:p w:rsidR="0008581E" w:rsidRPr="00B3633A" w:rsidRDefault="0008581E">
      <w:pPr>
        <w:pStyle w:val="0DraftNormal"/>
        <w:rPr>
          <w:rFonts w:ascii="Montserrat" w:hAnsi="Montserrat"/>
          <w:spacing w:val="-1"/>
          <w:sz w:val="24"/>
        </w:rPr>
      </w:pPr>
      <w:r w:rsidRPr="00B3633A">
        <w:rPr>
          <w:rFonts w:ascii="Montserrat" w:hAnsi="Montserrat"/>
          <w:spacing w:val="-1"/>
          <w:sz w:val="24"/>
        </w:rPr>
        <w:t xml:space="preserve">Powerful enemies inevitably will overwhelm you. </w:t>
      </w:r>
    </w:p>
    <w:p w:rsidR="0008581E" w:rsidRPr="00B3633A" w:rsidRDefault="0008581E">
      <w:pPr>
        <w:pStyle w:val="0DraftNormal"/>
        <w:rPr>
          <w:rFonts w:ascii="Montserrat" w:hAnsi="Montserrat"/>
          <w:spacing w:val="-1"/>
          <w:sz w:val="24"/>
        </w:rPr>
      </w:pPr>
    </w:p>
    <w:p w:rsidR="0008581E" w:rsidRPr="00B3633A" w:rsidRDefault="0008581E">
      <w:pPr>
        <w:pStyle w:val="0DraftNormal"/>
        <w:rPr>
          <w:rFonts w:ascii="Montserrat" w:hAnsi="Montserrat"/>
          <w:spacing w:val="-1"/>
          <w:sz w:val="24"/>
        </w:rPr>
      </w:pPr>
      <w:r w:rsidRPr="00B3633A">
        <w:rPr>
          <w:rFonts w:ascii="Montserrat" w:hAnsi="Montserrat"/>
          <w:spacing w:val="-1"/>
          <w:sz w:val="24"/>
        </w:rPr>
        <w:t xml:space="preserve">They would take the time to do the worst they could, study your weaknesses, and nail them when you least expect it. </w:t>
      </w:r>
    </w:p>
    <w:p w:rsidR="0008581E" w:rsidRPr="00B3633A" w:rsidRDefault="0008581E">
      <w:pPr>
        <w:pStyle w:val="0DraftNormal"/>
        <w:rPr>
          <w:rFonts w:ascii="Montserrat" w:hAnsi="Montserrat"/>
          <w:spacing w:val="-1"/>
          <w:sz w:val="24"/>
        </w:rPr>
      </w:pPr>
    </w:p>
    <w:p w:rsidR="0008581E" w:rsidRPr="00B3633A" w:rsidRDefault="0008581E">
      <w:pPr>
        <w:pStyle w:val="0DraftNormal"/>
        <w:rPr>
          <w:rFonts w:ascii="Montserrat" w:hAnsi="Montserrat"/>
          <w:spacing w:val="-1"/>
          <w:sz w:val="24"/>
        </w:rPr>
      </w:pPr>
      <w:r w:rsidRPr="00B3633A">
        <w:rPr>
          <w:rFonts w:ascii="Montserrat" w:hAnsi="Montserrat"/>
          <w:spacing w:val="-1"/>
          <w:sz w:val="24"/>
        </w:rPr>
        <w:t xml:space="preserve">Wounds that would not heal. </w:t>
      </w:r>
    </w:p>
    <w:p w:rsidR="0008581E" w:rsidRPr="00B3633A" w:rsidRDefault="0008581E">
      <w:pPr>
        <w:pStyle w:val="0DraftNormal"/>
        <w:rPr>
          <w:rFonts w:ascii="Montserrat" w:hAnsi="Montserrat"/>
          <w:spacing w:val="-1"/>
          <w:sz w:val="24"/>
        </w:rPr>
      </w:pPr>
    </w:p>
    <w:p w:rsidR="0008581E" w:rsidRPr="00B3633A" w:rsidRDefault="0008581E">
      <w:pPr>
        <w:pStyle w:val="0DraftNormal"/>
        <w:rPr>
          <w:rFonts w:ascii="Montserrat" w:hAnsi="Montserrat"/>
          <w:spacing w:val="-1"/>
          <w:sz w:val="24"/>
        </w:rPr>
      </w:pPr>
      <w:r w:rsidRPr="00B3633A">
        <w:rPr>
          <w:rFonts w:ascii="Montserrat" w:hAnsi="Montserrat"/>
          <w:spacing w:val="-1"/>
          <w:sz w:val="24"/>
        </w:rPr>
        <w:t xml:space="preserve">A leg, torn from body and spirit, with irreparable damage. </w:t>
      </w:r>
    </w:p>
    <w:p w:rsidR="0008581E" w:rsidRPr="00B3633A" w:rsidRDefault="0008581E">
      <w:pPr>
        <w:pStyle w:val="0DraftNormal"/>
        <w:rPr>
          <w:rFonts w:ascii="Montserrat" w:hAnsi="Montserrat"/>
          <w:spacing w:val="-1"/>
          <w:sz w:val="24"/>
        </w:rPr>
      </w:pPr>
    </w:p>
    <w:p w:rsidR="0008581E" w:rsidRPr="00B3633A" w:rsidRDefault="0008581E">
      <w:pPr>
        <w:pStyle w:val="0DraftNormal"/>
        <w:rPr>
          <w:rFonts w:ascii="Montserrat" w:hAnsi="Montserrat"/>
          <w:spacing w:val="-1"/>
          <w:sz w:val="24"/>
        </w:rPr>
      </w:pPr>
      <w:r w:rsidRPr="00B3633A">
        <w:rPr>
          <w:rFonts w:ascii="Montserrat" w:hAnsi="Montserrat"/>
          <w:spacing w:val="-1"/>
          <w:sz w:val="24"/>
        </w:rPr>
        <w:t xml:space="preserve">(Av) was going to literally be torn apart by this story. </w:t>
      </w:r>
    </w:p>
    <w:p w:rsidR="0008581E" w:rsidRPr="00B3633A" w:rsidRDefault="0008581E">
      <w:pPr>
        <w:pStyle w:val="0DraftNormal"/>
        <w:rPr>
          <w:rFonts w:ascii="Montserrat" w:hAnsi="Montserrat"/>
          <w:spacing w:val="-1"/>
          <w:sz w:val="24"/>
        </w:rPr>
      </w:pPr>
    </w:p>
    <w:p w:rsidR="0008581E" w:rsidRPr="00B3633A" w:rsidRDefault="0008581E">
      <w:pPr>
        <w:pStyle w:val="0DraftNormal"/>
        <w:rPr>
          <w:rFonts w:ascii="Montserrat" w:hAnsi="Montserrat"/>
          <w:spacing w:val="-1"/>
          <w:sz w:val="24"/>
        </w:rPr>
      </w:pPr>
      <w:r w:rsidRPr="00B3633A">
        <w:rPr>
          <w:rFonts w:ascii="Montserrat" w:hAnsi="Montserrat"/>
          <w:spacing w:val="-1"/>
          <w:sz w:val="24"/>
        </w:rPr>
        <w:t xml:space="preserve">Repeatedly. </w:t>
      </w:r>
    </w:p>
    <w:p w:rsidR="0008581E" w:rsidRPr="00B3633A" w:rsidRDefault="0008581E">
      <w:pPr>
        <w:pStyle w:val="0DraftNormal"/>
        <w:rPr>
          <w:rFonts w:ascii="Montserrat" w:hAnsi="Montserrat"/>
          <w:spacing w:val="-1"/>
          <w:sz w:val="24"/>
        </w:rPr>
      </w:pPr>
    </w:p>
    <w:p w:rsidR="0008581E" w:rsidRPr="00B3633A" w:rsidRDefault="0008581E">
      <w:pPr>
        <w:pStyle w:val="0DraftNormal"/>
        <w:rPr>
          <w:rFonts w:ascii="Montserrat" w:hAnsi="Montserrat"/>
          <w:spacing w:val="-1"/>
          <w:sz w:val="24"/>
        </w:rPr>
      </w:pPr>
      <w:r w:rsidRPr="00B3633A">
        <w:rPr>
          <w:rFonts w:ascii="Montserrat" w:hAnsi="Montserrat"/>
          <w:spacing w:val="-1"/>
          <w:sz w:val="24"/>
        </w:rPr>
        <w:t xml:space="preserve">Until there was no doubt in her or our minds. </w:t>
      </w:r>
    </w:p>
    <w:p w:rsidR="0008581E" w:rsidRPr="00B3633A" w:rsidRDefault="0008581E">
      <w:pPr>
        <w:pStyle w:val="0DraftNormal"/>
        <w:rPr>
          <w:rFonts w:ascii="Montserrat" w:hAnsi="Montserrat"/>
          <w:spacing w:val="-1"/>
          <w:sz w:val="24"/>
        </w:rPr>
      </w:pPr>
    </w:p>
    <w:p w:rsidR="0008581E" w:rsidRPr="00B3633A" w:rsidRDefault="0008581E">
      <w:pPr>
        <w:pStyle w:val="0DraftNormal"/>
        <w:rPr>
          <w:rFonts w:ascii="Montserrat" w:hAnsi="Montserrat"/>
          <w:spacing w:val="-1"/>
          <w:sz w:val="24"/>
        </w:rPr>
      </w:pPr>
      <w:r w:rsidRPr="00B3633A">
        <w:rPr>
          <w:rFonts w:ascii="Montserrat" w:hAnsi="Montserrat"/>
          <w:spacing w:val="-1"/>
          <w:sz w:val="24"/>
        </w:rPr>
        <w:t xml:space="preserve">She was going to become an anathema to herself before it was all torn from her. </w:t>
      </w:r>
    </w:p>
    <w:p w:rsidR="0008581E" w:rsidRPr="00B3633A" w:rsidRDefault="0008581E">
      <w:pPr>
        <w:pStyle w:val="0DraftNormal"/>
        <w:rPr>
          <w:rFonts w:ascii="Montserrat" w:hAnsi="Montserrat"/>
          <w:spacing w:val="-1"/>
          <w:sz w:val="24"/>
        </w:rPr>
      </w:pPr>
    </w:p>
    <w:p w:rsidR="0008581E" w:rsidRPr="00B3633A" w:rsidRDefault="0008581E">
      <w:pPr>
        <w:pStyle w:val="0DraftNormal"/>
        <w:rPr>
          <w:rFonts w:ascii="Montserrat" w:hAnsi="Montserrat"/>
          <w:spacing w:val="-1"/>
          <w:sz w:val="24"/>
        </w:rPr>
      </w:pPr>
      <w:r w:rsidRPr="00B3633A">
        <w:rPr>
          <w:rFonts w:ascii="Montserrat" w:hAnsi="Montserrat"/>
          <w:spacing w:val="-1"/>
          <w:sz w:val="24"/>
        </w:rPr>
        <w:t xml:space="preserve">One of the first maiming blows which cripple her was in fact a combined effect of her exotic and divine natures and the demonic nature of her mauler. </w:t>
      </w:r>
    </w:p>
    <w:p w:rsidR="0008581E" w:rsidRPr="00B3633A" w:rsidRDefault="0008581E">
      <w:pPr>
        <w:pStyle w:val="0DraftNormal"/>
        <w:rPr>
          <w:rFonts w:ascii="Montserrat" w:hAnsi="Montserrat"/>
          <w:spacing w:val="-1"/>
          <w:sz w:val="24"/>
        </w:rPr>
      </w:pPr>
    </w:p>
    <w:p w:rsidR="0008581E" w:rsidRPr="00B3633A" w:rsidRDefault="0008581E">
      <w:pPr>
        <w:pStyle w:val="0DraftNormal"/>
        <w:rPr>
          <w:rFonts w:ascii="Montserrat" w:hAnsi="Montserrat"/>
          <w:spacing w:val="-1"/>
          <w:sz w:val="24"/>
        </w:rPr>
      </w:pPr>
      <w:r w:rsidRPr="00B3633A">
        <w:rPr>
          <w:rFonts w:ascii="Montserrat" w:hAnsi="Montserrat"/>
          <w:spacing w:val="-1"/>
          <w:sz w:val="24"/>
        </w:rPr>
        <w:t xml:space="preserve">What maimed her, destroyed her attacker. </w:t>
      </w:r>
    </w:p>
    <w:p w:rsidR="0008581E" w:rsidRPr="00B3633A" w:rsidRDefault="0008581E">
      <w:pPr>
        <w:pStyle w:val="0DraftNormal"/>
        <w:rPr>
          <w:rFonts w:ascii="Montserrat" w:hAnsi="Montserrat"/>
          <w:spacing w:val="-1"/>
          <w:sz w:val="24"/>
        </w:rPr>
      </w:pPr>
    </w:p>
    <w:p w:rsidR="0008581E" w:rsidRPr="00B3633A" w:rsidRDefault="0008581E">
      <w:pPr>
        <w:pStyle w:val="0DraftNormal"/>
        <w:rPr>
          <w:rFonts w:ascii="Montserrat" w:hAnsi="Montserrat"/>
          <w:spacing w:val="-1"/>
          <w:sz w:val="24"/>
        </w:rPr>
      </w:pPr>
      <w:r w:rsidRPr="00B3633A">
        <w:rPr>
          <w:rFonts w:ascii="Montserrat" w:hAnsi="Montserrat"/>
          <w:spacing w:val="-1"/>
          <w:sz w:val="24"/>
        </w:rPr>
        <w:t xml:space="preserve">Her nature was rended by her absorption of this entity. </w:t>
      </w:r>
    </w:p>
    <w:p w:rsidR="0008581E" w:rsidRPr="00B3633A" w:rsidRDefault="0008581E">
      <w:pPr>
        <w:pStyle w:val="0DraftNormal"/>
        <w:rPr>
          <w:rFonts w:ascii="Montserrat" w:hAnsi="Montserrat"/>
          <w:spacing w:val="-1"/>
          <w:sz w:val="24"/>
        </w:rPr>
      </w:pPr>
    </w:p>
    <w:p w:rsidR="0008581E" w:rsidRPr="00B3633A" w:rsidRDefault="0008581E">
      <w:pPr>
        <w:pStyle w:val="0DraftNormal"/>
        <w:rPr>
          <w:rFonts w:ascii="Montserrat" w:hAnsi="Montserrat"/>
          <w:spacing w:val="-1"/>
          <w:sz w:val="24"/>
        </w:rPr>
      </w:pPr>
      <w:r w:rsidRPr="00B3633A">
        <w:rPr>
          <w:rFonts w:ascii="Montserrat" w:hAnsi="Montserrat"/>
          <w:spacing w:val="-1"/>
          <w:sz w:val="24"/>
        </w:rPr>
        <w:t xml:space="preserve">She was warped by this inclusion enough to be permanently maimed and infected with a growing debilitation to both of her high natures. </w:t>
      </w:r>
    </w:p>
    <w:p w:rsidR="0008581E" w:rsidRPr="00B3633A" w:rsidRDefault="0008581E">
      <w:pPr>
        <w:pStyle w:val="0DraftNormal"/>
        <w:rPr>
          <w:rFonts w:ascii="Montserrat" w:hAnsi="Montserrat"/>
          <w:spacing w:val="-1"/>
          <w:sz w:val="24"/>
        </w:rPr>
      </w:pPr>
    </w:p>
    <w:p w:rsidR="0008581E" w:rsidRPr="00B3633A" w:rsidRDefault="0008581E">
      <w:pPr>
        <w:pStyle w:val="0DraftNormal"/>
        <w:rPr>
          <w:rFonts w:ascii="Montserrat" w:hAnsi="Montserrat"/>
          <w:spacing w:val="-1"/>
          <w:sz w:val="24"/>
        </w:rPr>
      </w:pPr>
      <w:r w:rsidRPr="00B3633A">
        <w:rPr>
          <w:rFonts w:ascii="Montserrat" w:hAnsi="Montserrat"/>
          <w:spacing w:val="-1"/>
          <w:sz w:val="24"/>
        </w:rPr>
        <w:t xml:space="preserve">Her own body became a battle ground for a war of etheric powers. </w:t>
      </w:r>
    </w:p>
    <w:p w:rsidR="0008581E" w:rsidRPr="00B3633A" w:rsidRDefault="0008581E">
      <w:pPr>
        <w:pStyle w:val="0DraftNormal"/>
        <w:rPr>
          <w:rFonts w:ascii="Montserrat" w:hAnsi="Montserrat"/>
          <w:spacing w:val="-1"/>
          <w:sz w:val="24"/>
        </w:rPr>
      </w:pPr>
    </w:p>
    <w:p w:rsidR="0008581E" w:rsidRPr="00B3633A" w:rsidRDefault="0008581E">
      <w:pPr>
        <w:pStyle w:val="0DraftNormal"/>
        <w:rPr>
          <w:rFonts w:ascii="Montserrat" w:hAnsi="Montserrat"/>
          <w:spacing w:val="-1"/>
          <w:sz w:val="24"/>
        </w:rPr>
      </w:pPr>
      <w:r w:rsidRPr="00B3633A">
        <w:rPr>
          <w:rFonts w:ascii="Montserrat" w:hAnsi="Montserrat"/>
          <w:spacing w:val="-1"/>
          <w:sz w:val="24"/>
        </w:rPr>
        <w:t xml:space="preserve">To wit, her first blow was delivered by an entity that normally killed its host, as it possessed and digested their very being. </w:t>
      </w:r>
    </w:p>
    <w:p w:rsidR="0008581E" w:rsidRPr="00B3633A" w:rsidRDefault="0008581E">
      <w:pPr>
        <w:pStyle w:val="0DraftNormal"/>
        <w:rPr>
          <w:rFonts w:ascii="Montserrat" w:hAnsi="Montserrat"/>
          <w:spacing w:val="-1"/>
          <w:sz w:val="24"/>
        </w:rPr>
      </w:pPr>
    </w:p>
    <w:p w:rsidR="0008581E" w:rsidRPr="00B3633A" w:rsidRDefault="0008581E">
      <w:pPr>
        <w:pStyle w:val="0DraftNormal"/>
        <w:rPr>
          <w:rFonts w:ascii="Montserrat" w:hAnsi="Montserrat"/>
          <w:spacing w:val="-1"/>
          <w:sz w:val="24"/>
        </w:rPr>
      </w:pPr>
      <w:r w:rsidRPr="00B3633A">
        <w:rPr>
          <w:rFonts w:ascii="Montserrat" w:hAnsi="Montserrat"/>
          <w:spacing w:val="-1"/>
          <w:sz w:val="24"/>
        </w:rPr>
        <w:t xml:space="preserve">The only way she could overcome this inclusion was to embrace it from within and consume it. </w:t>
      </w:r>
    </w:p>
    <w:p w:rsidR="0008581E" w:rsidRPr="00B3633A" w:rsidRDefault="0008581E">
      <w:pPr>
        <w:pStyle w:val="0DraftNormal"/>
        <w:rPr>
          <w:rFonts w:ascii="Montserrat" w:hAnsi="Montserrat"/>
          <w:spacing w:val="-1"/>
          <w:sz w:val="24"/>
        </w:rPr>
      </w:pPr>
    </w:p>
    <w:p w:rsidR="0008581E" w:rsidRPr="00B3633A" w:rsidRDefault="0008581E">
      <w:pPr>
        <w:pStyle w:val="0DraftNormal"/>
        <w:rPr>
          <w:rFonts w:ascii="Montserrat" w:hAnsi="Montserrat"/>
          <w:spacing w:val="-1"/>
          <w:sz w:val="24"/>
        </w:rPr>
      </w:pPr>
      <w:r w:rsidRPr="00B3633A">
        <w:rPr>
          <w:rFonts w:ascii="Montserrat" w:hAnsi="Montserrat"/>
          <w:spacing w:val="-1"/>
          <w:sz w:val="24"/>
        </w:rPr>
        <w:t xml:space="preserve">The part of her capable of this had long been repressed, it must be noted. </w:t>
      </w:r>
    </w:p>
    <w:p w:rsidR="0008581E" w:rsidRPr="00B3633A" w:rsidRDefault="0008581E">
      <w:pPr>
        <w:pStyle w:val="0DraftNormal"/>
        <w:rPr>
          <w:rFonts w:ascii="Montserrat" w:hAnsi="Montserrat"/>
          <w:spacing w:val="-1"/>
          <w:sz w:val="24"/>
        </w:rPr>
      </w:pPr>
    </w:p>
    <w:p w:rsidR="0008581E" w:rsidRPr="00B3633A" w:rsidRDefault="0008581E">
      <w:pPr>
        <w:pStyle w:val="0DraftNormal"/>
        <w:rPr>
          <w:rFonts w:ascii="Montserrat" w:hAnsi="Montserrat"/>
          <w:spacing w:val="-1"/>
          <w:sz w:val="24"/>
        </w:rPr>
      </w:pPr>
      <w:r w:rsidRPr="00B3633A">
        <w:rPr>
          <w:rFonts w:ascii="Montserrat" w:hAnsi="Montserrat"/>
          <w:spacing w:val="-1"/>
          <w:sz w:val="24"/>
        </w:rPr>
        <w:t xml:space="preserve">She did not accomplish this until the end, when the survival of her will demanded that she do so. </w:t>
      </w:r>
    </w:p>
    <w:p w:rsidR="0008581E" w:rsidRPr="00B3633A" w:rsidRDefault="0008581E">
      <w:pPr>
        <w:pStyle w:val="0DraftNormal"/>
        <w:rPr>
          <w:rFonts w:ascii="Montserrat" w:hAnsi="Montserrat"/>
          <w:spacing w:val="-1"/>
          <w:sz w:val="24"/>
        </w:rPr>
      </w:pPr>
    </w:p>
    <w:p w:rsidR="0008581E" w:rsidRPr="00B3633A" w:rsidRDefault="0008581E">
      <w:pPr>
        <w:pStyle w:val="0DraftNormal"/>
        <w:rPr>
          <w:rFonts w:ascii="Montserrat" w:hAnsi="Montserrat"/>
          <w:spacing w:val="-1"/>
          <w:sz w:val="24"/>
        </w:rPr>
      </w:pPr>
      <w:r w:rsidRPr="00B3633A">
        <w:rPr>
          <w:rFonts w:ascii="Montserrat" w:hAnsi="Montserrat"/>
          <w:spacing w:val="-1"/>
          <w:sz w:val="24"/>
        </w:rPr>
        <w:t xml:space="preserve">Until then, she was hardly able to withstand the ablation of her being at the hands of other unspeakable minions. </w:t>
      </w:r>
    </w:p>
    <w:p w:rsidR="0008581E" w:rsidRPr="00B3633A" w:rsidRDefault="0008581E">
      <w:pPr>
        <w:pStyle w:val="0DraftNormal"/>
        <w:rPr>
          <w:rFonts w:ascii="Montserrat" w:hAnsi="Montserrat"/>
          <w:spacing w:val="-1"/>
          <w:sz w:val="24"/>
        </w:rPr>
      </w:pPr>
    </w:p>
    <w:p w:rsidR="0008581E" w:rsidRPr="00B3633A" w:rsidRDefault="0008581E">
      <w:pPr>
        <w:pStyle w:val="0DraftNormal"/>
        <w:rPr>
          <w:rFonts w:ascii="Montserrat" w:hAnsi="Montserrat"/>
          <w:spacing w:val="-1"/>
          <w:sz w:val="24"/>
        </w:rPr>
      </w:pPr>
      <w:r w:rsidRPr="00B3633A">
        <w:rPr>
          <w:rFonts w:ascii="Montserrat" w:hAnsi="Montserrat"/>
          <w:spacing w:val="-1"/>
          <w:sz w:val="24"/>
        </w:rPr>
        <w:t xml:space="preserve">As we saw. </w:t>
      </w:r>
    </w:p>
    <w:p w:rsidR="0008581E" w:rsidRPr="00B3633A" w:rsidRDefault="0008581E">
      <w:pPr>
        <w:pStyle w:val="0DraftNormal"/>
        <w:rPr>
          <w:rFonts w:ascii="Montserrat" w:hAnsi="Montserrat"/>
          <w:spacing w:val="-1"/>
          <w:sz w:val="24"/>
        </w:rPr>
      </w:pPr>
    </w:p>
    <w:p w:rsidR="0008581E" w:rsidRPr="00B3633A" w:rsidRDefault="0008581E">
      <w:pPr>
        <w:pStyle w:val="0DraftNormal"/>
        <w:rPr>
          <w:rFonts w:ascii="Montserrat" w:hAnsi="Montserrat"/>
          <w:spacing w:val="-1"/>
          <w:sz w:val="24"/>
        </w:rPr>
      </w:pPr>
      <w:r w:rsidRPr="00B3633A">
        <w:rPr>
          <w:rFonts w:ascii="Montserrat" w:hAnsi="Montserrat"/>
          <w:spacing w:val="-1"/>
          <w:sz w:val="24"/>
        </w:rPr>
        <w:t xml:space="preserve">In this part of the story would occur the study of nanogenetic technology. </w:t>
      </w:r>
    </w:p>
    <w:p w:rsidR="0008581E" w:rsidRPr="00B3633A" w:rsidRDefault="0008581E">
      <w:pPr>
        <w:pStyle w:val="0DraftNormal"/>
        <w:rPr>
          <w:rFonts w:ascii="Montserrat" w:hAnsi="Montserrat"/>
          <w:spacing w:val="-1"/>
          <w:sz w:val="24"/>
        </w:rPr>
      </w:pPr>
    </w:p>
    <w:p w:rsidR="0008581E" w:rsidRPr="00B3633A" w:rsidRDefault="0008581E">
      <w:pPr>
        <w:pStyle w:val="0DraftNormal"/>
        <w:rPr>
          <w:rFonts w:ascii="Montserrat" w:hAnsi="Montserrat"/>
          <w:spacing w:val="-1"/>
          <w:sz w:val="24"/>
        </w:rPr>
      </w:pPr>
      <w:r w:rsidRPr="00B3633A">
        <w:rPr>
          <w:rFonts w:ascii="Montserrat" w:hAnsi="Montserrat"/>
          <w:spacing w:val="-1"/>
          <w:sz w:val="24"/>
        </w:rPr>
        <w:t xml:space="preserve">The requirements and capabilities of cloning. </w:t>
      </w:r>
    </w:p>
    <w:p w:rsidR="0008581E" w:rsidRPr="00B3633A" w:rsidRDefault="0008581E">
      <w:pPr>
        <w:pStyle w:val="0DraftNormal"/>
        <w:rPr>
          <w:rFonts w:ascii="Montserrat" w:hAnsi="Montserrat"/>
          <w:spacing w:val="-1"/>
          <w:sz w:val="24"/>
        </w:rPr>
      </w:pPr>
    </w:p>
    <w:p w:rsidR="0008581E" w:rsidRPr="00B3633A" w:rsidRDefault="0008581E">
      <w:pPr>
        <w:pStyle w:val="0DraftNormal"/>
        <w:rPr>
          <w:rFonts w:ascii="Montserrat" w:hAnsi="Montserrat"/>
          <w:spacing w:val="-1"/>
          <w:sz w:val="24"/>
        </w:rPr>
      </w:pPr>
      <w:r w:rsidRPr="00B3633A">
        <w:rPr>
          <w:rFonts w:ascii="Montserrat" w:hAnsi="Montserrat"/>
          <w:spacing w:val="-1"/>
          <w:sz w:val="24"/>
        </w:rPr>
        <w:t xml:space="preserve">The options that could be explored and conditions which turn options into necessities. </w:t>
      </w:r>
    </w:p>
    <w:p w:rsidR="0008581E" w:rsidRPr="00B3633A" w:rsidRDefault="0008581E">
      <w:pPr>
        <w:pStyle w:val="0DraftNormal"/>
        <w:rPr>
          <w:rFonts w:ascii="Montserrat" w:hAnsi="Montserrat"/>
          <w:spacing w:val="-1"/>
          <w:sz w:val="24"/>
        </w:rPr>
      </w:pPr>
    </w:p>
    <w:p w:rsidR="0008581E" w:rsidRPr="00B3633A" w:rsidRDefault="0008581E">
      <w:pPr>
        <w:pStyle w:val="0DraftNormal"/>
        <w:rPr>
          <w:rFonts w:ascii="Montserrat" w:hAnsi="Montserrat"/>
          <w:spacing w:val="-1"/>
          <w:sz w:val="24"/>
        </w:rPr>
      </w:pPr>
      <w:r w:rsidRPr="00B3633A">
        <w:rPr>
          <w:rFonts w:ascii="Montserrat" w:hAnsi="Montserrat"/>
          <w:spacing w:val="-1"/>
          <w:sz w:val="24"/>
        </w:rPr>
        <w:t xml:space="preserve">The only fool proof clone method was equivalent to childbirth. </w:t>
      </w:r>
    </w:p>
    <w:p w:rsidR="0008581E" w:rsidRPr="00B3633A" w:rsidRDefault="0008581E">
      <w:pPr>
        <w:pStyle w:val="0DraftNormal"/>
        <w:rPr>
          <w:rFonts w:ascii="Montserrat" w:hAnsi="Montserrat"/>
          <w:spacing w:val="-1"/>
          <w:sz w:val="24"/>
        </w:rPr>
      </w:pPr>
    </w:p>
    <w:p w:rsidR="0008581E" w:rsidRPr="00B3633A" w:rsidRDefault="0008581E">
      <w:pPr>
        <w:pStyle w:val="0DraftNormal"/>
        <w:rPr>
          <w:rFonts w:ascii="Montserrat" w:hAnsi="Montserrat"/>
          <w:spacing w:val="-1"/>
          <w:sz w:val="24"/>
        </w:rPr>
      </w:pPr>
      <w:r w:rsidRPr="00B3633A">
        <w:rPr>
          <w:rFonts w:ascii="Montserrat" w:hAnsi="Montserrat"/>
          <w:spacing w:val="-1"/>
          <w:sz w:val="24"/>
        </w:rPr>
        <w:t xml:space="preserve">Which produced a distinct individual with the exact same genetic potential as the donor. </w:t>
      </w:r>
    </w:p>
    <w:p w:rsidR="0008581E" w:rsidRPr="00B3633A" w:rsidRDefault="0008581E">
      <w:pPr>
        <w:pStyle w:val="0DraftNormal"/>
        <w:rPr>
          <w:rFonts w:ascii="Montserrat" w:hAnsi="Montserrat"/>
          <w:spacing w:val="-1"/>
          <w:sz w:val="24"/>
        </w:rPr>
      </w:pPr>
    </w:p>
    <w:p w:rsidR="0008581E" w:rsidRPr="00B3633A" w:rsidRDefault="0008581E">
      <w:pPr>
        <w:pStyle w:val="0DraftNormal"/>
        <w:rPr>
          <w:rFonts w:ascii="Montserrat" w:hAnsi="Montserrat"/>
          <w:spacing w:val="-1"/>
          <w:sz w:val="24"/>
        </w:rPr>
      </w:pPr>
      <w:r w:rsidRPr="00B3633A">
        <w:rPr>
          <w:rFonts w:ascii="Montserrat" w:hAnsi="Montserrat"/>
          <w:spacing w:val="-1"/>
          <w:sz w:val="24"/>
        </w:rPr>
        <w:t xml:space="preserve">Unless the mind of the donor could be imprinted into the brain of the slip. </w:t>
      </w:r>
    </w:p>
    <w:p w:rsidR="0008581E" w:rsidRPr="00B3633A" w:rsidRDefault="0008581E">
      <w:pPr>
        <w:pStyle w:val="0DraftNormal"/>
        <w:rPr>
          <w:rFonts w:ascii="Montserrat" w:hAnsi="Montserrat"/>
          <w:spacing w:val="-1"/>
          <w:sz w:val="24"/>
        </w:rPr>
      </w:pPr>
    </w:p>
    <w:p w:rsidR="0008581E" w:rsidRPr="00B3633A" w:rsidRDefault="0008581E">
      <w:pPr>
        <w:pStyle w:val="0DraftNormal"/>
        <w:rPr>
          <w:rFonts w:ascii="Montserrat" w:hAnsi="Montserrat"/>
          <w:spacing w:val="-1"/>
          <w:sz w:val="24"/>
        </w:rPr>
      </w:pPr>
      <w:r w:rsidRPr="00B3633A">
        <w:rPr>
          <w:rFonts w:ascii="Montserrat" w:hAnsi="Montserrat"/>
          <w:spacing w:val="-1"/>
          <w:sz w:val="24"/>
        </w:rPr>
        <w:t xml:space="preserve">A clone was referred to as a slip, after the practice of ceramic and porcelain casting; having come from the same mold. </w:t>
      </w:r>
    </w:p>
    <w:p w:rsidR="0008581E" w:rsidRPr="00B3633A" w:rsidRDefault="0008581E">
      <w:pPr>
        <w:pStyle w:val="0DraftNormal"/>
        <w:rPr>
          <w:rFonts w:ascii="Montserrat" w:hAnsi="Montserrat"/>
          <w:spacing w:val="-1"/>
          <w:sz w:val="24"/>
        </w:rPr>
      </w:pPr>
    </w:p>
    <w:p w:rsidR="0008581E" w:rsidRPr="00B3633A" w:rsidRDefault="0008581E">
      <w:pPr>
        <w:pStyle w:val="0DraftNormal"/>
        <w:rPr>
          <w:rFonts w:ascii="Montserrat" w:hAnsi="Montserrat"/>
          <w:spacing w:val="-1"/>
          <w:sz w:val="24"/>
        </w:rPr>
      </w:pPr>
      <w:r w:rsidRPr="00B3633A">
        <w:rPr>
          <w:rFonts w:ascii="Montserrat" w:hAnsi="Montserrat"/>
          <w:spacing w:val="-1"/>
          <w:sz w:val="24"/>
        </w:rPr>
        <w:t xml:space="preserve">Accelerated growth was possible but in special cases like an exotic, only with synchronous media interface. </w:t>
      </w:r>
    </w:p>
    <w:p w:rsidR="0008581E" w:rsidRPr="00B3633A" w:rsidRDefault="0008581E">
      <w:pPr>
        <w:pStyle w:val="0DraftNormal"/>
        <w:rPr>
          <w:rFonts w:ascii="Montserrat" w:hAnsi="Montserrat"/>
          <w:spacing w:val="-1"/>
          <w:sz w:val="24"/>
        </w:rPr>
      </w:pPr>
    </w:p>
    <w:p w:rsidR="0008581E" w:rsidRPr="00B3633A" w:rsidRDefault="0008581E">
      <w:pPr>
        <w:pStyle w:val="0DraftNormal"/>
        <w:rPr>
          <w:rFonts w:ascii="Montserrat" w:hAnsi="Montserrat"/>
          <w:spacing w:val="-1"/>
          <w:sz w:val="24"/>
        </w:rPr>
      </w:pPr>
      <w:r w:rsidRPr="00B3633A">
        <w:rPr>
          <w:rFonts w:ascii="Montserrat" w:hAnsi="Montserrat"/>
          <w:spacing w:val="-1"/>
          <w:sz w:val="24"/>
        </w:rPr>
        <w:t xml:space="preserve">The side effects being that the final product of mind and slip was only faintly anchored to reality. </w:t>
      </w:r>
    </w:p>
    <w:p w:rsidR="0008581E" w:rsidRPr="00B3633A" w:rsidRDefault="0008581E">
      <w:pPr>
        <w:pStyle w:val="0DraftNormal"/>
        <w:rPr>
          <w:rFonts w:ascii="Montserrat" w:hAnsi="Montserrat"/>
          <w:spacing w:val="-1"/>
          <w:sz w:val="24"/>
        </w:rPr>
      </w:pPr>
    </w:p>
    <w:p w:rsidR="0008581E" w:rsidRPr="00B3633A" w:rsidRDefault="0008581E">
      <w:pPr>
        <w:pStyle w:val="0DraftNormal"/>
        <w:rPr>
          <w:rFonts w:ascii="Montserrat" w:hAnsi="Montserrat"/>
          <w:spacing w:val="-1"/>
          <w:sz w:val="24"/>
        </w:rPr>
      </w:pPr>
      <w:r w:rsidRPr="00B3633A">
        <w:rPr>
          <w:rFonts w:ascii="Montserrat" w:hAnsi="Montserrat"/>
          <w:spacing w:val="-1"/>
          <w:sz w:val="24"/>
        </w:rPr>
        <w:t xml:space="preserve">The consequences of this were illustrated in unleAsiaed. </w:t>
      </w:r>
    </w:p>
    <w:p w:rsidR="0008581E" w:rsidRPr="00B3633A" w:rsidRDefault="0008581E">
      <w:pPr>
        <w:pStyle w:val="0DraftNormal"/>
        <w:rPr>
          <w:rFonts w:ascii="Montserrat" w:hAnsi="Montserrat"/>
          <w:spacing w:val="-1"/>
          <w:sz w:val="24"/>
        </w:rPr>
      </w:pPr>
    </w:p>
    <w:p w:rsidR="0008581E" w:rsidRPr="00B3633A" w:rsidRDefault="0008581E">
      <w:pPr>
        <w:pStyle w:val="0DraftNormal"/>
        <w:rPr>
          <w:rFonts w:ascii="Montserrat" w:hAnsi="Montserrat"/>
          <w:spacing w:val="-1"/>
          <w:sz w:val="24"/>
        </w:rPr>
      </w:pPr>
      <w:r w:rsidRPr="00B3633A">
        <w:rPr>
          <w:rFonts w:ascii="Montserrat" w:hAnsi="Montserrat"/>
          <w:spacing w:val="-1"/>
          <w:sz w:val="24"/>
        </w:rPr>
        <w:t xml:space="preserve">Accelerated growth with mind imprint was better if the imprint was done before the slip was withdrawn. </w:t>
      </w:r>
    </w:p>
    <w:p w:rsidR="0008581E" w:rsidRPr="00B3633A" w:rsidRDefault="0008581E">
      <w:pPr>
        <w:pStyle w:val="0DraftNormal"/>
        <w:rPr>
          <w:rFonts w:ascii="Montserrat" w:hAnsi="Montserrat"/>
          <w:spacing w:val="-1"/>
          <w:sz w:val="24"/>
        </w:rPr>
      </w:pPr>
    </w:p>
    <w:p w:rsidR="0008581E" w:rsidRPr="00B3633A" w:rsidRDefault="0008581E">
      <w:pPr>
        <w:pStyle w:val="0DraftNormal"/>
        <w:rPr>
          <w:rFonts w:ascii="Montserrat" w:hAnsi="Montserrat"/>
          <w:spacing w:val="-1"/>
          <w:sz w:val="24"/>
        </w:rPr>
      </w:pPr>
      <w:r w:rsidRPr="00B3633A">
        <w:rPr>
          <w:rFonts w:ascii="Montserrat" w:hAnsi="Montserrat"/>
          <w:spacing w:val="-1"/>
          <w:sz w:val="24"/>
        </w:rPr>
        <w:t xml:space="preserve">Withdrawal was the period where the body was reset to normal growth rates and biorhythms. </w:t>
      </w:r>
    </w:p>
    <w:p w:rsidR="0008581E" w:rsidRPr="00B3633A" w:rsidRDefault="0008581E">
      <w:pPr>
        <w:pStyle w:val="0DraftNormal"/>
        <w:rPr>
          <w:rFonts w:ascii="Montserrat" w:hAnsi="Montserrat"/>
          <w:spacing w:val="-1"/>
          <w:sz w:val="24"/>
        </w:rPr>
      </w:pPr>
    </w:p>
    <w:p w:rsidR="0008581E" w:rsidRPr="00B3633A" w:rsidRDefault="0008581E">
      <w:pPr>
        <w:pStyle w:val="0DraftNormal"/>
        <w:rPr>
          <w:rFonts w:ascii="Montserrat" w:hAnsi="Montserrat"/>
          <w:spacing w:val="-1"/>
          <w:sz w:val="24"/>
        </w:rPr>
      </w:pPr>
      <w:r w:rsidRPr="00B3633A">
        <w:rPr>
          <w:rFonts w:ascii="Montserrat" w:hAnsi="Montserrat"/>
          <w:spacing w:val="-1"/>
          <w:sz w:val="24"/>
        </w:rPr>
        <w:t xml:space="preserve">This was the point where instability would occur in an exotic slip. </w:t>
      </w:r>
    </w:p>
    <w:p w:rsidR="0008581E" w:rsidRPr="00B3633A" w:rsidRDefault="0008581E">
      <w:pPr>
        <w:pStyle w:val="0DraftNormal"/>
        <w:rPr>
          <w:rFonts w:ascii="Montserrat" w:hAnsi="Montserrat"/>
          <w:spacing w:val="-1"/>
          <w:sz w:val="24"/>
        </w:rPr>
      </w:pPr>
    </w:p>
    <w:p w:rsidR="0008581E" w:rsidRPr="00B3633A" w:rsidRDefault="0008581E">
      <w:pPr>
        <w:pStyle w:val="0DraftNormal"/>
        <w:rPr>
          <w:rFonts w:ascii="Montserrat" w:hAnsi="Montserrat"/>
          <w:spacing w:val="-1"/>
          <w:sz w:val="24"/>
        </w:rPr>
      </w:pPr>
      <w:r w:rsidRPr="00B3633A">
        <w:rPr>
          <w:rFonts w:ascii="Montserrat" w:hAnsi="Montserrat"/>
          <w:spacing w:val="-1"/>
          <w:sz w:val="24"/>
        </w:rPr>
        <w:t xml:space="preserve">During the matrix cleaning stage where the master code was defined, modifications could be made. </w:t>
      </w:r>
    </w:p>
    <w:p w:rsidR="0008581E" w:rsidRPr="00B3633A" w:rsidRDefault="0008581E">
      <w:pPr>
        <w:pStyle w:val="0DraftNormal"/>
        <w:rPr>
          <w:rFonts w:ascii="Montserrat" w:hAnsi="Montserrat"/>
          <w:spacing w:val="-1"/>
          <w:sz w:val="24"/>
        </w:rPr>
      </w:pPr>
    </w:p>
    <w:p w:rsidR="0008581E" w:rsidRPr="00B3633A" w:rsidRDefault="0008581E">
      <w:pPr>
        <w:pStyle w:val="0DraftNormal"/>
        <w:rPr>
          <w:rFonts w:ascii="Montserrat" w:hAnsi="Montserrat"/>
          <w:spacing w:val="-1"/>
          <w:sz w:val="24"/>
        </w:rPr>
      </w:pPr>
      <w:r w:rsidRPr="00B3633A">
        <w:rPr>
          <w:rFonts w:ascii="Montserrat" w:hAnsi="Montserrat"/>
          <w:spacing w:val="-1"/>
          <w:sz w:val="24"/>
        </w:rPr>
        <w:t xml:space="preserve">Since there was a high demand for interface capability, female neural interfaces were nanogenetically amended to the matrix or biokinetically programmed into the original prior to seeding the matrix. </w:t>
      </w:r>
    </w:p>
    <w:p w:rsidR="0008581E" w:rsidRPr="00B3633A" w:rsidRDefault="0008581E">
      <w:pPr>
        <w:pStyle w:val="0DraftNormal"/>
        <w:rPr>
          <w:rFonts w:ascii="Montserrat" w:hAnsi="Montserrat"/>
          <w:spacing w:val="-1"/>
          <w:sz w:val="24"/>
        </w:rPr>
      </w:pPr>
    </w:p>
    <w:p w:rsidR="0008581E" w:rsidRPr="00B3633A" w:rsidRDefault="0008581E">
      <w:pPr>
        <w:pStyle w:val="0DraftNormal"/>
        <w:rPr>
          <w:rFonts w:ascii="Montserrat" w:hAnsi="Montserrat"/>
          <w:spacing w:val="-1"/>
          <w:sz w:val="24"/>
        </w:rPr>
      </w:pPr>
      <w:r w:rsidRPr="00B3633A">
        <w:rPr>
          <w:rFonts w:ascii="Montserrat" w:hAnsi="Montserrat"/>
          <w:spacing w:val="-1"/>
          <w:sz w:val="24"/>
        </w:rPr>
        <w:t xml:space="preserve">Av was adapted by a biokinetic to interface with (AEA/Aegis) hardware, and the biopath's influence was the key to nyon succeeding with generating the first slip. </w:t>
      </w:r>
    </w:p>
    <w:p w:rsidR="0008581E" w:rsidRPr="00B3633A" w:rsidRDefault="0008581E">
      <w:pPr>
        <w:pStyle w:val="0DraftNormal"/>
        <w:rPr>
          <w:rFonts w:ascii="Montserrat" w:hAnsi="Montserrat"/>
          <w:spacing w:val="-1"/>
          <w:sz w:val="24"/>
        </w:rPr>
      </w:pPr>
    </w:p>
    <w:p w:rsidR="0008581E" w:rsidRPr="00B3633A" w:rsidRDefault="0008581E">
      <w:pPr>
        <w:pStyle w:val="0DraftNormal"/>
        <w:rPr>
          <w:rFonts w:ascii="Montserrat" w:hAnsi="Montserrat"/>
          <w:spacing w:val="-1"/>
          <w:sz w:val="24"/>
        </w:rPr>
      </w:pPr>
      <w:r w:rsidRPr="00B3633A">
        <w:rPr>
          <w:rFonts w:ascii="Montserrat" w:hAnsi="Montserrat"/>
          <w:spacing w:val="-1"/>
          <w:sz w:val="24"/>
        </w:rPr>
        <w:t xml:space="preserve">In the experimental race to restore (Av) to a functional body, many variations were cleaned before they achieve a perfect matrix with the required alterations. </w:t>
      </w:r>
    </w:p>
    <w:p w:rsidR="0008581E" w:rsidRPr="00B3633A" w:rsidRDefault="0008581E">
      <w:pPr>
        <w:pStyle w:val="0DraftNormal"/>
        <w:rPr>
          <w:rFonts w:ascii="Montserrat" w:hAnsi="Montserrat"/>
          <w:spacing w:val="-1"/>
          <w:sz w:val="24"/>
        </w:rPr>
      </w:pPr>
    </w:p>
    <w:p w:rsidR="0008581E" w:rsidRPr="00B3633A" w:rsidRDefault="0008581E">
      <w:pPr>
        <w:pStyle w:val="0DraftNormal"/>
        <w:rPr>
          <w:rFonts w:ascii="Montserrat" w:hAnsi="Montserrat"/>
          <w:spacing w:val="-1"/>
          <w:sz w:val="24"/>
        </w:rPr>
      </w:pPr>
      <w:r w:rsidRPr="00B3633A">
        <w:rPr>
          <w:rFonts w:ascii="Montserrat" w:hAnsi="Montserrat"/>
          <w:spacing w:val="-1"/>
          <w:sz w:val="24"/>
        </w:rPr>
        <w:t xml:space="preserve">The breakthrough did not come about until it was too late for av, and the child prototype was not imprinted with av's memories. </w:t>
      </w:r>
    </w:p>
    <w:p w:rsidR="0008581E" w:rsidRPr="00B3633A" w:rsidRDefault="0008581E">
      <w:pPr>
        <w:pStyle w:val="0DraftNormal"/>
        <w:rPr>
          <w:rFonts w:ascii="Montserrat" w:hAnsi="Montserrat"/>
          <w:spacing w:val="-1"/>
          <w:sz w:val="24"/>
        </w:rPr>
      </w:pPr>
    </w:p>
    <w:p w:rsidR="0008581E" w:rsidRPr="00B3633A" w:rsidRDefault="0008581E">
      <w:pPr>
        <w:pStyle w:val="0DraftNormal"/>
        <w:rPr>
          <w:rFonts w:ascii="Montserrat" w:hAnsi="Montserrat"/>
          <w:spacing w:val="-1"/>
          <w:sz w:val="24"/>
        </w:rPr>
      </w:pPr>
      <w:r w:rsidRPr="00B3633A">
        <w:rPr>
          <w:rFonts w:ascii="Montserrat" w:hAnsi="Montserrat"/>
          <w:spacing w:val="-1"/>
          <w:sz w:val="24"/>
        </w:rPr>
        <w:t xml:space="preserve">The opportunity to transfer av into the slip were lost when her cybernetic frame was demolished and her transplanted brain along with it. </w:t>
      </w:r>
    </w:p>
    <w:p w:rsidR="0008581E" w:rsidRPr="00B3633A" w:rsidRDefault="0008581E">
      <w:pPr>
        <w:pStyle w:val="0DraftNormal"/>
        <w:rPr>
          <w:rFonts w:ascii="Montserrat" w:hAnsi="Montserrat"/>
          <w:spacing w:val="-1"/>
          <w:sz w:val="24"/>
        </w:rPr>
      </w:pPr>
    </w:p>
    <w:p w:rsidR="0008581E" w:rsidRPr="00B3633A" w:rsidRDefault="0008581E">
      <w:pPr>
        <w:pStyle w:val="0DraftNormal"/>
        <w:rPr>
          <w:rFonts w:ascii="Montserrat" w:hAnsi="Montserrat"/>
          <w:spacing w:val="-1"/>
          <w:sz w:val="24"/>
        </w:rPr>
      </w:pPr>
      <w:r w:rsidRPr="00B3633A">
        <w:rPr>
          <w:rFonts w:ascii="Montserrat" w:hAnsi="Montserrat"/>
          <w:spacing w:val="-1"/>
          <w:sz w:val="24"/>
        </w:rPr>
        <w:t xml:space="preserve">The matter of her reconstruction into a cyber frame was a unique process, too. </w:t>
      </w:r>
    </w:p>
    <w:p w:rsidR="0008581E" w:rsidRPr="00B3633A" w:rsidRDefault="0008581E">
      <w:pPr>
        <w:pStyle w:val="0DraftNormal"/>
        <w:rPr>
          <w:rFonts w:ascii="Montserrat" w:hAnsi="Montserrat"/>
          <w:spacing w:val="-1"/>
          <w:sz w:val="24"/>
        </w:rPr>
      </w:pPr>
    </w:p>
    <w:p w:rsidR="0008581E" w:rsidRPr="00B3633A" w:rsidRDefault="0008581E">
      <w:pPr>
        <w:pStyle w:val="0DraftNormal"/>
        <w:rPr>
          <w:rFonts w:ascii="Montserrat" w:hAnsi="Montserrat"/>
          <w:spacing w:val="-1"/>
          <w:sz w:val="24"/>
        </w:rPr>
      </w:pPr>
      <w:r w:rsidRPr="00B3633A">
        <w:rPr>
          <w:rFonts w:ascii="Montserrat" w:hAnsi="Montserrat"/>
          <w:spacing w:val="-1"/>
          <w:sz w:val="24"/>
        </w:rPr>
        <w:t xml:space="preserve">Ambushed and viciously dismembered in her quarters, in front of her dragon friend, (Anvea)nna—who mysteriously disappeared at the same time—she was certain to die. </w:t>
      </w:r>
    </w:p>
    <w:p w:rsidR="0008581E" w:rsidRPr="00B3633A" w:rsidRDefault="0008581E">
      <w:pPr>
        <w:pStyle w:val="0DraftNormal"/>
        <w:rPr>
          <w:rFonts w:ascii="Montserrat" w:hAnsi="Montserrat"/>
          <w:spacing w:val="-1"/>
          <w:sz w:val="24"/>
        </w:rPr>
      </w:pPr>
    </w:p>
    <w:p w:rsidR="0008581E" w:rsidRPr="00B3633A" w:rsidRDefault="0008581E">
      <w:pPr>
        <w:pStyle w:val="0DraftNormal"/>
        <w:rPr>
          <w:rFonts w:ascii="Montserrat" w:hAnsi="Montserrat"/>
          <w:spacing w:val="-1"/>
          <w:sz w:val="24"/>
        </w:rPr>
      </w:pPr>
      <w:r w:rsidRPr="00B3633A">
        <w:rPr>
          <w:rFonts w:ascii="Montserrat" w:hAnsi="Montserrat"/>
          <w:spacing w:val="-1"/>
          <w:sz w:val="24"/>
        </w:rPr>
        <w:t xml:space="preserve">However, the implants she had already received alerted nyon of the attack, and his team arrived with barely enough time to do a head and spine extraction on her; the only way to preserve her mind and experiences. </w:t>
      </w:r>
    </w:p>
    <w:p w:rsidR="0008581E" w:rsidRPr="00B3633A" w:rsidRDefault="0008581E">
      <w:pPr>
        <w:pStyle w:val="0DraftNormal"/>
        <w:rPr>
          <w:rFonts w:ascii="Montserrat" w:hAnsi="Montserrat"/>
          <w:spacing w:val="-1"/>
          <w:sz w:val="24"/>
        </w:rPr>
      </w:pPr>
    </w:p>
    <w:p w:rsidR="0008581E" w:rsidRPr="00B3633A" w:rsidRDefault="0008581E">
      <w:pPr>
        <w:pStyle w:val="0DraftNormal"/>
        <w:rPr>
          <w:rFonts w:ascii="Montserrat" w:hAnsi="Montserrat"/>
          <w:spacing w:val="-1"/>
          <w:sz w:val="24"/>
        </w:rPr>
      </w:pPr>
      <w:r w:rsidRPr="00B3633A">
        <w:rPr>
          <w:rFonts w:ascii="Montserrat" w:hAnsi="Montserrat"/>
          <w:spacing w:val="-1"/>
          <w:sz w:val="24"/>
        </w:rPr>
        <w:t xml:space="preserve">This ordeal was excruciating for av to say the least. </w:t>
      </w:r>
    </w:p>
    <w:p w:rsidR="0008581E" w:rsidRPr="00B3633A" w:rsidRDefault="0008581E">
      <w:pPr>
        <w:pStyle w:val="0DraftNormal"/>
        <w:rPr>
          <w:rFonts w:ascii="Montserrat" w:hAnsi="Montserrat"/>
          <w:spacing w:val="-1"/>
          <w:sz w:val="24"/>
        </w:rPr>
      </w:pPr>
    </w:p>
    <w:p w:rsidR="0008581E" w:rsidRPr="00B3633A" w:rsidRDefault="0008581E">
      <w:pPr>
        <w:pStyle w:val="0DraftNormal"/>
        <w:rPr>
          <w:rFonts w:ascii="Montserrat" w:hAnsi="Montserrat"/>
          <w:spacing w:val="-1"/>
          <w:sz w:val="24"/>
        </w:rPr>
      </w:pPr>
      <w:r w:rsidRPr="00B3633A">
        <w:rPr>
          <w:rFonts w:ascii="Montserrat" w:hAnsi="Montserrat"/>
          <w:spacing w:val="-1"/>
          <w:sz w:val="24"/>
        </w:rPr>
        <w:t xml:space="preserve">During this time, they manage to do a partial psyche extraction which eventually became the subjective base of the sense construct used on the slips that were generated in unleAsiaed. </w:t>
      </w:r>
    </w:p>
    <w:p w:rsidR="0008581E" w:rsidRPr="00B3633A" w:rsidRDefault="0008581E">
      <w:pPr>
        <w:pStyle w:val="0DraftNormal"/>
        <w:rPr>
          <w:rFonts w:ascii="Montserrat" w:hAnsi="Montserrat"/>
          <w:spacing w:val="-1"/>
          <w:sz w:val="24"/>
        </w:rPr>
      </w:pPr>
    </w:p>
    <w:p w:rsidR="0008581E" w:rsidRPr="00B3633A" w:rsidRDefault="0008581E">
      <w:pPr>
        <w:pStyle w:val="0DraftNormal"/>
        <w:rPr>
          <w:rFonts w:ascii="Montserrat" w:hAnsi="Montserrat"/>
          <w:spacing w:val="-1"/>
          <w:sz w:val="24"/>
        </w:rPr>
      </w:pPr>
      <w:r w:rsidRPr="00B3633A">
        <w:rPr>
          <w:rFonts w:ascii="Montserrat" w:hAnsi="Montserrat"/>
          <w:spacing w:val="-1"/>
          <w:sz w:val="24"/>
        </w:rPr>
        <w:t xml:space="preserve">They manage to keep her head alive and manage to grow her a frame which she used to astonishing extent before her demise. </w:t>
      </w:r>
    </w:p>
    <w:p w:rsidR="0008581E" w:rsidRPr="00B3633A" w:rsidRDefault="0008581E">
      <w:pPr>
        <w:pStyle w:val="0DraftNormal"/>
        <w:rPr>
          <w:rFonts w:ascii="Montserrat" w:hAnsi="Montserrat"/>
          <w:spacing w:val="-1"/>
          <w:sz w:val="24"/>
        </w:rPr>
      </w:pPr>
    </w:p>
    <w:p w:rsidR="0008581E" w:rsidRPr="00B3633A" w:rsidRDefault="0008581E">
      <w:pPr>
        <w:pStyle w:val="0DraftNormal"/>
        <w:rPr>
          <w:rFonts w:ascii="Montserrat" w:hAnsi="Montserrat"/>
          <w:spacing w:val="-1"/>
          <w:sz w:val="24"/>
        </w:rPr>
      </w:pPr>
      <w:r w:rsidRPr="00B3633A">
        <w:rPr>
          <w:rFonts w:ascii="Montserrat" w:hAnsi="Montserrat"/>
          <w:spacing w:val="-1"/>
          <w:sz w:val="24"/>
        </w:rPr>
        <w:t xml:space="preserve">No! </w:t>
      </w:r>
    </w:p>
    <w:p w:rsidR="0008581E" w:rsidRPr="00B3633A" w:rsidRDefault="0008581E">
      <w:pPr>
        <w:pStyle w:val="0DraftNormal"/>
        <w:rPr>
          <w:rFonts w:ascii="Montserrat" w:hAnsi="Montserrat"/>
          <w:spacing w:val="-1"/>
          <w:sz w:val="24"/>
        </w:rPr>
      </w:pPr>
    </w:p>
    <w:p w:rsidR="0008581E" w:rsidRPr="00B3633A" w:rsidRDefault="0008581E">
      <w:pPr>
        <w:pStyle w:val="0DraftNormal"/>
        <w:rPr>
          <w:rFonts w:ascii="Montserrat" w:hAnsi="Montserrat"/>
          <w:spacing w:val="-1"/>
          <w:sz w:val="24"/>
        </w:rPr>
      </w:pPr>
      <w:r w:rsidRPr="00B3633A">
        <w:rPr>
          <w:rFonts w:ascii="Montserrat" w:hAnsi="Montserrat"/>
          <w:spacing w:val="-1"/>
          <w:sz w:val="24"/>
        </w:rPr>
        <w:t xml:space="preserve">Don't look at me! </w:t>
      </w:r>
    </w:p>
    <w:p w:rsidR="0008581E" w:rsidRPr="00B3633A" w:rsidRDefault="0008581E">
      <w:pPr>
        <w:pStyle w:val="0DraftNormal"/>
        <w:rPr>
          <w:rFonts w:ascii="Montserrat" w:hAnsi="Montserrat"/>
          <w:spacing w:val="-1"/>
          <w:sz w:val="24"/>
        </w:rPr>
      </w:pPr>
    </w:p>
    <w:p w:rsidR="0008581E" w:rsidRPr="00B3633A" w:rsidRDefault="0008581E">
      <w:pPr>
        <w:pStyle w:val="0DraftNormal"/>
        <w:rPr>
          <w:rFonts w:ascii="Montserrat" w:hAnsi="Montserrat"/>
          <w:spacing w:val="-1"/>
          <w:sz w:val="24"/>
        </w:rPr>
      </w:pPr>
      <w:r w:rsidRPr="00B3633A">
        <w:rPr>
          <w:rFonts w:ascii="Montserrat" w:hAnsi="Montserrat"/>
          <w:spacing w:val="-1"/>
          <w:sz w:val="24"/>
        </w:rPr>
        <w:t xml:space="preserve">Don't touch me... I am maimed, how can you possibly find me appealing? </w:t>
      </w:r>
    </w:p>
    <w:p w:rsidR="0008581E" w:rsidRPr="00B3633A" w:rsidRDefault="0008581E">
      <w:pPr>
        <w:pStyle w:val="0DraftNormal"/>
        <w:rPr>
          <w:rFonts w:ascii="Montserrat" w:hAnsi="Montserrat"/>
          <w:spacing w:val="-1"/>
          <w:sz w:val="24"/>
        </w:rPr>
      </w:pPr>
    </w:p>
    <w:p w:rsidR="0008581E" w:rsidRPr="00B3633A" w:rsidRDefault="0008581E">
      <w:pPr>
        <w:pStyle w:val="0DraftNormal"/>
        <w:rPr>
          <w:rFonts w:ascii="Montserrat" w:hAnsi="Montserrat"/>
          <w:spacing w:val="-1"/>
          <w:sz w:val="24"/>
        </w:rPr>
      </w:pPr>
      <w:r w:rsidRPr="00B3633A">
        <w:rPr>
          <w:rFonts w:ascii="Montserrat" w:hAnsi="Montserrat"/>
          <w:spacing w:val="-1"/>
          <w:sz w:val="24"/>
        </w:rPr>
        <w:t xml:space="preserve">I only wish to remind you of your nature. </w:t>
      </w:r>
    </w:p>
    <w:p w:rsidR="0008581E" w:rsidRPr="00B3633A" w:rsidRDefault="0008581E">
      <w:pPr>
        <w:pStyle w:val="0DraftNormal"/>
        <w:rPr>
          <w:rFonts w:ascii="Montserrat" w:hAnsi="Montserrat"/>
          <w:spacing w:val="-1"/>
          <w:sz w:val="24"/>
        </w:rPr>
      </w:pPr>
    </w:p>
    <w:p w:rsidR="0008581E" w:rsidRPr="00B3633A" w:rsidRDefault="0008581E">
      <w:pPr>
        <w:pStyle w:val="0DraftNormal"/>
        <w:rPr>
          <w:rFonts w:ascii="Montserrat" w:hAnsi="Montserrat"/>
          <w:spacing w:val="-1"/>
          <w:sz w:val="24"/>
        </w:rPr>
      </w:pPr>
      <w:r w:rsidRPr="00B3633A">
        <w:rPr>
          <w:rFonts w:ascii="Montserrat" w:hAnsi="Montserrat"/>
          <w:spacing w:val="-1"/>
          <w:sz w:val="24"/>
        </w:rPr>
        <w:t xml:space="preserve">I wish to help you explore this present. </w:t>
      </w:r>
    </w:p>
    <w:p w:rsidR="0008581E" w:rsidRPr="00B3633A" w:rsidRDefault="0008581E">
      <w:pPr>
        <w:pStyle w:val="0DraftNormal"/>
        <w:rPr>
          <w:rFonts w:ascii="Montserrat" w:hAnsi="Montserrat"/>
          <w:spacing w:val="-1"/>
          <w:sz w:val="24"/>
        </w:rPr>
      </w:pPr>
    </w:p>
    <w:p w:rsidR="0008581E" w:rsidRPr="00B3633A" w:rsidRDefault="0008581E">
      <w:pPr>
        <w:pStyle w:val="0DraftNormal"/>
        <w:rPr>
          <w:rFonts w:ascii="Montserrat" w:hAnsi="Montserrat"/>
          <w:spacing w:val="-1"/>
          <w:sz w:val="24"/>
        </w:rPr>
      </w:pPr>
      <w:r w:rsidRPr="00B3633A">
        <w:rPr>
          <w:rFonts w:ascii="Montserrat" w:hAnsi="Montserrat"/>
          <w:spacing w:val="-1"/>
          <w:sz w:val="24"/>
        </w:rPr>
        <w:t xml:space="preserve">You were in a position to feel what all your life you had only imagined. </w:t>
      </w:r>
    </w:p>
    <w:p w:rsidR="0008581E" w:rsidRPr="00B3633A" w:rsidRDefault="0008581E">
      <w:pPr>
        <w:pStyle w:val="0DraftNormal"/>
        <w:rPr>
          <w:rFonts w:ascii="Montserrat" w:hAnsi="Montserrat"/>
          <w:spacing w:val="-1"/>
          <w:sz w:val="24"/>
        </w:rPr>
      </w:pPr>
    </w:p>
    <w:p w:rsidR="0008581E" w:rsidRPr="00B3633A" w:rsidRDefault="0008581E">
      <w:pPr>
        <w:pStyle w:val="0DraftNormal"/>
        <w:rPr>
          <w:rFonts w:ascii="Montserrat" w:hAnsi="Montserrat"/>
          <w:spacing w:val="-1"/>
          <w:sz w:val="24"/>
        </w:rPr>
      </w:pPr>
      <w:r w:rsidRPr="00B3633A">
        <w:rPr>
          <w:rFonts w:ascii="Montserrat" w:hAnsi="Montserrat"/>
          <w:spacing w:val="-1"/>
          <w:sz w:val="24"/>
        </w:rPr>
        <w:t xml:space="preserve">You never know if there will be another chance to feel tomorrow. </w:t>
      </w:r>
    </w:p>
    <w:p w:rsidR="0008581E" w:rsidRPr="00B3633A" w:rsidRDefault="0008581E">
      <w:pPr>
        <w:pStyle w:val="0DraftNormal"/>
        <w:rPr>
          <w:rFonts w:ascii="Montserrat" w:hAnsi="Montserrat"/>
          <w:spacing w:val="-1"/>
          <w:sz w:val="24"/>
        </w:rPr>
      </w:pPr>
    </w:p>
    <w:p w:rsidR="0008581E" w:rsidRPr="00B3633A" w:rsidRDefault="0008581E">
      <w:pPr>
        <w:pStyle w:val="0DraftNormal"/>
        <w:rPr>
          <w:rFonts w:ascii="Montserrat" w:hAnsi="Montserrat"/>
          <w:spacing w:val="-1"/>
          <w:sz w:val="24"/>
        </w:rPr>
      </w:pPr>
      <w:r w:rsidRPr="00B3633A">
        <w:rPr>
          <w:rFonts w:ascii="Montserrat" w:hAnsi="Montserrat"/>
          <w:spacing w:val="-1"/>
          <w:sz w:val="24"/>
        </w:rPr>
        <w:t xml:space="preserve">Relearn yourself, you might come to understand why you had been made thus... </w:t>
      </w:r>
    </w:p>
    <w:p w:rsidR="0008581E" w:rsidRPr="00B3633A" w:rsidRDefault="0008581E">
      <w:pPr>
        <w:pStyle w:val="0DraftNormal"/>
        <w:rPr>
          <w:rFonts w:ascii="Montserrat" w:hAnsi="Montserrat"/>
          <w:spacing w:val="-1"/>
          <w:sz w:val="24"/>
        </w:rPr>
      </w:pPr>
    </w:p>
    <w:p w:rsidR="0008581E" w:rsidRPr="00B3633A" w:rsidRDefault="0008581E">
      <w:pPr>
        <w:pStyle w:val="0DraftNormal"/>
        <w:rPr>
          <w:rFonts w:ascii="Montserrat" w:hAnsi="Montserrat"/>
          <w:spacing w:val="-1"/>
          <w:sz w:val="24"/>
        </w:rPr>
      </w:pPr>
      <w:r w:rsidRPr="00B3633A">
        <w:rPr>
          <w:rFonts w:ascii="Montserrat" w:hAnsi="Montserrat"/>
          <w:spacing w:val="-1"/>
          <w:sz w:val="24"/>
        </w:rPr>
        <w:t xml:space="preserve">I've tried everything i know. </w:t>
      </w:r>
    </w:p>
    <w:p w:rsidR="0008581E" w:rsidRPr="00B3633A" w:rsidRDefault="0008581E">
      <w:pPr>
        <w:pStyle w:val="0DraftNormal"/>
        <w:rPr>
          <w:rFonts w:ascii="Montserrat" w:hAnsi="Montserrat"/>
          <w:spacing w:val="-1"/>
          <w:sz w:val="24"/>
        </w:rPr>
      </w:pPr>
    </w:p>
    <w:p w:rsidR="0008581E" w:rsidRPr="00B3633A" w:rsidRDefault="0008581E">
      <w:pPr>
        <w:pStyle w:val="0DraftNormal"/>
        <w:rPr>
          <w:rFonts w:ascii="Montserrat" w:hAnsi="Montserrat"/>
          <w:spacing w:val="-1"/>
          <w:sz w:val="24"/>
        </w:rPr>
      </w:pPr>
      <w:r w:rsidRPr="00B3633A">
        <w:rPr>
          <w:rFonts w:ascii="Montserrat" w:hAnsi="Montserrat"/>
          <w:spacing w:val="-1"/>
          <w:sz w:val="24"/>
        </w:rPr>
        <w:t xml:space="preserve">That's why i came to you. </w:t>
      </w:r>
    </w:p>
    <w:p w:rsidR="0008581E" w:rsidRPr="00B3633A" w:rsidRDefault="0008581E">
      <w:pPr>
        <w:pStyle w:val="0DraftNormal"/>
        <w:rPr>
          <w:rFonts w:ascii="Montserrat" w:hAnsi="Montserrat"/>
          <w:spacing w:val="-1"/>
          <w:sz w:val="24"/>
        </w:rPr>
      </w:pPr>
    </w:p>
    <w:p w:rsidR="0008581E" w:rsidRPr="00B3633A" w:rsidRDefault="0008581E">
      <w:pPr>
        <w:pStyle w:val="0DraftNormal"/>
        <w:rPr>
          <w:rFonts w:ascii="Montserrat" w:hAnsi="Montserrat"/>
          <w:spacing w:val="-1"/>
          <w:sz w:val="24"/>
        </w:rPr>
      </w:pPr>
      <w:r w:rsidRPr="00B3633A">
        <w:rPr>
          <w:rFonts w:ascii="Montserrat" w:hAnsi="Montserrat"/>
          <w:spacing w:val="-1"/>
          <w:sz w:val="24"/>
        </w:rPr>
        <w:t xml:space="preserve">You were telling me there was nothing you could do? </w:t>
      </w:r>
    </w:p>
    <w:p w:rsidR="0008581E" w:rsidRPr="00B3633A" w:rsidRDefault="0008581E">
      <w:pPr>
        <w:pStyle w:val="0DraftNormal"/>
        <w:rPr>
          <w:rFonts w:ascii="Montserrat" w:hAnsi="Montserrat"/>
          <w:spacing w:val="-1"/>
          <w:sz w:val="24"/>
        </w:rPr>
      </w:pPr>
    </w:p>
    <w:p w:rsidR="0008581E" w:rsidRPr="00B3633A" w:rsidRDefault="0008581E">
      <w:pPr>
        <w:pStyle w:val="0DraftNormal"/>
        <w:rPr>
          <w:rFonts w:ascii="Montserrat" w:hAnsi="Montserrat"/>
          <w:spacing w:val="-1"/>
          <w:sz w:val="24"/>
        </w:rPr>
      </w:pPr>
      <w:r w:rsidRPr="00B3633A">
        <w:rPr>
          <w:rFonts w:ascii="Montserrat" w:hAnsi="Montserrat"/>
          <w:spacing w:val="-1"/>
          <w:sz w:val="24"/>
        </w:rPr>
        <w:t xml:space="preserve">Nothing but that? </w:t>
      </w:r>
    </w:p>
    <w:p w:rsidR="0008581E" w:rsidRPr="00B3633A" w:rsidRDefault="0008581E">
      <w:pPr>
        <w:pStyle w:val="0DraftNormal"/>
        <w:rPr>
          <w:rFonts w:ascii="Montserrat" w:hAnsi="Montserrat"/>
          <w:spacing w:val="-1"/>
          <w:sz w:val="24"/>
        </w:rPr>
      </w:pPr>
    </w:p>
    <w:p w:rsidR="0008581E" w:rsidRPr="00B3633A" w:rsidRDefault="0008581E">
      <w:pPr>
        <w:pStyle w:val="0DraftNormal"/>
        <w:rPr>
          <w:rFonts w:ascii="Montserrat" w:hAnsi="Montserrat"/>
          <w:spacing w:val="-1"/>
          <w:sz w:val="24"/>
        </w:rPr>
      </w:pPr>
      <w:r w:rsidRPr="00B3633A">
        <w:rPr>
          <w:rFonts w:ascii="Montserrat" w:hAnsi="Montserrat"/>
          <w:spacing w:val="-1"/>
          <w:sz w:val="24"/>
        </w:rPr>
        <w:t xml:space="preserve">It feels so alien. </w:t>
      </w:r>
    </w:p>
    <w:p w:rsidR="0008581E" w:rsidRPr="00B3633A" w:rsidRDefault="0008581E">
      <w:pPr>
        <w:pStyle w:val="0DraftNormal"/>
        <w:rPr>
          <w:rFonts w:ascii="Montserrat" w:hAnsi="Montserrat"/>
          <w:spacing w:val="-1"/>
          <w:sz w:val="24"/>
        </w:rPr>
      </w:pPr>
    </w:p>
    <w:p w:rsidR="0008581E" w:rsidRPr="00B3633A" w:rsidRDefault="0008581E">
      <w:pPr>
        <w:pStyle w:val="0DraftNormal"/>
        <w:rPr>
          <w:rFonts w:ascii="Montserrat" w:hAnsi="Montserrat"/>
          <w:spacing w:val="-1"/>
          <w:sz w:val="24"/>
        </w:rPr>
      </w:pPr>
      <w:r w:rsidRPr="00B3633A">
        <w:rPr>
          <w:rFonts w:ascii="Montserrat" w:hAnsi="Montserrat"/>
          <w:spacing w:val="-1"/>
          <w:sz w:val="24"/>
        </w:rPr>
        <w:t xml:space="preserve">It was so hard to shift. </w:t>
      </w:r>
    </w:p>
    <w:p w:rsidR="0008581E" w:rsidRPr="00B3633A" w:rsidRDefault="0008581E">
      <w:pPr>
        <w:pStyle w:val="0DraftNormal"/>
        <w:rPr>
          <w:rFonts w:ascii="Montserrat" w:hAnsi="Montserrat"/>
          <w:spacing w:val="-1"/>
          <w:sz w:val="24"/>
        </w:rPr>
      </w:pPr>
    </w:p>
    <w:p w:rsidR="0008581E" w:rsidRPr="00B3633A" w:rsidRDefault="0008581E">
      <w:pPr>
        <w:pStyle w:val="0DraftNormal"/>
        <w:rPr>
          <w:rFonts w:ascii="Montserrat" w:hAnsi="Montserrat"/>
          <w:spacing w:val="-1"/>
          <w:sz w:val="24"/>
        </w:rPr>
      </w:pPr>
      <w:r w:rsidRPr="00B3633A">
        <w:rPr>
          <w:rFonts w:ascii="Montserrat" w:hAnsi="Montserrat"/>
          <w:spacing w:val="-1"/>
          <w:sz w:val="24"/>
        </w:rPr>
        <w:t xml:space="preserve">Its not the same... Its different. </w:t>
      </w:r>
    </w:p>
    <w:p w:rsidR="0008581E" w:rsidRPr="00B3633A" w:rsidRDefault="0008581E">
      <w:pPr>
        <w:pStyle w:val="0DraftNormal"/>
        <w:rPr>
          <w:rFonts w:ascii="Montserrat" w:hAnsi="Montserrat"/>
          <w:spacing w:val="-1"/>
          <w:sz w:val="24"/>
        </w:rPr>
      </w:pPr>
    </w:p>
    <w:p w:rsidR="0008581E" w:rsidRPr="00B3633A" w:rsidRDefault="0008581E">
      <w:pPr>
        <w:pStyle w:val="0DraftNormal"/>
        <w:rPr>
          <w:rFonts w:ascii="Montserrat" w:hAnsi="Montserrat"/>
          <w:spacing w:val="-1"/>
          <w:sz w:val="24"/>
        </w:rPr>
      </w:pPr>
      <w:r w:rsidRPr="00B3633A">
        <w:rPr>
          <w:rFonts w:ascii="Montserrat" w:hAnsi="Montserrat"/>
          <w:spacing w:val="-1"/>
          <w:sz w:val="24"/>
        </w:rPr>
        <w:t xml:space="preserve">Still, i'm lucky to be alive. </w:t>
      </w:r>
    </w:p>
    <w:p w:rsidR="0008581E" w:rsidRPr="00B3633A" w:rsidRDefault="0008581E">
      <w:pPr>
        <w:pStyle w:val="0DraftNormal"/>
        <w:rPr>
          <w:rFonts w:ascii="Montserrat" w:hAnsi="Montserrat"/>
          <w:spacing w:val="-1"/>
          <w:sz w:val="24"/>
        </w:rPr>
      </w:pPr>
    </w:p>
    <w:p w:rsidR="0008581E" w:rsidRPr="00B3633A" w:rsidRDefault="0008581E">
      <w:pPr>
        <w:pStyle w:val="0DraftNormal"/>
        <w:rPr>
          <w:rFonts w:ascii="Montserrat" w:hAnsi="Montserrat"/>
          <w:spacing w:val="-1"/>
          <w:sz w:val="24"/>
        </w:rPr>
      </w:pPr>
      <w:r w:rsidRPr="00B3633A">
        <w:rPr>
          <w:rFonts w:ascii="Montserrat" w:hAnsi="Montserrat"/>
          <w:spacing w:val="-1"/>
          <w:sz w:val="24"/>
        </w:rPr>
        <w:t xml:space="preserve">I wonder if i'll ever get used to this interfacing thing, though. </w:t>
      </w:r>
    </w:p>
    <w:p w:rsidR="0008581E" w:rsidRPr="00B3633A" w:rsidRDefault="0008581E">
      <w:pPr>
        <w:pStyle w:val="0DraftNormal"/>
        <w:rPr>
          <w:rFonts w:ascii="Montserrat" w:hAnsi="Montserrat"/>
          <w:spacing w:val="-1"/>
          <w:sz w:val="24"/>
        </w:rPr>
      </w:pPr>
    </w:p>
    <w:p w:rsidR="0008581E" w:rsidRPr="00B3633A" w:rsidRDefault="0008581E">
      <w:pPr>
        <w:pStyle w:val="0DraftNormal"/>
        <w:rPr>
          <w:rFonts w:ascii="Montserrat" w:hAnsi="Montserrat"/>
          <w:spacing w:val="-1"/>
          <w:sz w:val="24"/>
        </w:rPr>
      </w:pPr>
      <w:r w:rsidRPr="00B3633A">
        <w:rPr>
          <w:rFonts w:ascii="Montserrat" w:hAnsi="Montserrat"/>
          <w:spacing w:val="-1"/>
          <w:sz w:val="24"/>
        </w:rPr>
        <w:t xml:space="preserve">Not again! </w:t>
      </w:r>
    </w:p>
    <w:p w:rsidR="0008581E" w:rsidRPr="00B3633A" w:rsidRDefault="0008581E">
      <w:pPr>
        <w:pStyle w:val="0DraftNormal"/>
        <w:rPr>
          <w:rFonts w:ascii="Montserrat" w:hAnsi="Montserrat"/>
          <w:spacing w:val="-1"/>
          <w:sz w:val="24"/>
        </w:rPr>
      </w:pPr>
    </w:p>
    <w:p w:rsidR="0008581E" w:rsidRPr="00B3633A" w:rsidRDefault="0008581E">
      <w:pPr>
        <w:pStyle w:val="0DraftNormal"/>
        <w:rPr>
          <w:rFonts w:ascii="Montserrat" w:hAnsi="Montserrat"/>
          <w:spacing w:val="-1"/>
          <w:sz w:val="24"/>
        </w:rPr>
      </w:pPr>
      <w:r w:rsidRPr="00B3633A">
        <w:rPr>
          <w:rFonts w:ascii="Montserrat" w:hAnsi="Montserrat"/>
          <w:spacing w:val="-1"/>
          <w:sz w:val="24"/>
        </w:rPr>
        <w:t xml:space="preserve">Never again! </w:t>
      </w:r>
    </w:p>
    <w:p w:rsidR="0008581E" w:rsidRPr="00B3633A" w:rsidRDefault="0008581E">
      <w:pPr>
        <w:pStyle w:val="0DraftNormal"/>
        <w:rPr>
          <w:rFonts w:ascii="Montserrat" w:hAnsi="Montserrat"/>
          <w:spacing w:val="-1"/>
          <w:sz w:val="24"/>
        </w:rPr>
      </w:pPr>
    </w:p>
    <w:p w:rsidR="0008581E" w:rsidRPr="00B3633A" w:rsidRDefault="0008581E">
      <w:pPr>
        <w:pStyle w:val="0DraftNormal"/>
        <w:rPr>
          <w:rFonts w:ascii="Montserrat" w:hAnsi="Montserrat"/>
          <w:spacing w:val="-1"/>
          <w:sz w:val="24"/>
        </w:rPr>
      </w:pPr>
      <w:r w:rsidRPr="00B3633A">
        <w:rPr>
          <w:rFonts w:ascii="Montserrat" w:hAnsi="Montserrat"/>
          <w:spacing w:val="-1"/>
          <w:sz w:val="24"/>
        </w:rPr>
        <w:t xml:space="preserve">He knew. </w:t>
      </w:r>
    </w:p>
    <w:p w:rsidR="0008581E" w:rsidRPr="00B3633A" w:rsidRDefault="0008581E">
      <w:pPr>
        <w:pStyle w:val="0DraftNormal"/>
        <w:rPr>
          <w:rFonts w:ascii="Montserrat" w:hAnsi="Montserrat"/>
          <w:spacing w:val="-1"/>
          <w:sz w:val="24"/>
        </w:rPr>
      </w:pPr>
    </w:p>
    <w:p w:rsidR="0008581E" w:rsidRPr="00B3633A" w:rsidRDefault="0008581E">
      <w:pPr>
        <w:pStyle w:val="0DraftNormal"/>
        <w:rPr>
          <w:rFonts w:ascii="Montserrat" w:hAnsi="Montserrat"/>
          <w:spacing w:val="-1"/>
          <w:sz w:val="24"/>
        </w:rPr>
      </w:pPr>
      <w:r w:rsidRPr="00B3633A">
        <w:rPr>
          <w:rFonts w:ascii="Montserrat" w:hAnsi="Montserrat"/>
          <w:spacing w:val="-1"/>
          <w:sz w:val="24"/>
        </w:rPr>
        <w:t xml:space="preserve">He knew and he said nothing! </w:t>
      </w:r>
    </w:p>
    <w:p w:rsidR="0008581E" w:rsidRPr="00B3633A" w:rsidRDefault="0008581E">
      <w:pPr>
        <w:pStyle w:val="0DraftNormal"/>
        <w:rPr>
          <w:rFonts w:ascii="Montserrat" w:hAnsi="Montserrat"/>
          <w:spacing w:val="-1"/>
          <w:sz w:val="24"/>
        </w:rPr>
      </w:pPr>
    </w:p>
    <w:p w:rsidR="0008581E" w:rsidRPr="00B3633A" w:rsidRDefault="0008581E">
      <w:pPr>
        <w:pStyle w:val="0DraftNormal"/>
        <w:rPr>
          <w:rFonts w:ascii="Montserrat" w:hAnsi="Montserrat"/>
          <w:spacing w:val="-1"/>
          <w:sz w:val="24"/>
        </w:rPr>
      </w:pPr>
      <w:r w:rsidRPr="00B3633A">
        <w:rPr>
          <w:rFonts w:ascii="Montserrat" w:hAnsi="Montserrat"/>
          <w:spacing w:val="-1"/>
          <w:sz w:val="24"/>
        </w:rPr>
        <w:t xml:space="preserve">I feel so empty. </w:t>
      </w:r>
    </w:p>
    <w:p w:rsidR="0008581E" w:rsidRPr="00B3633A" w:rsidRDefault="0008581E">
      <w:pPr>
        <w:pStyle w:val="0DraftNormal"/>
        <w:rPr>
          <w:rFonts w:ascii="Montserrat" w:hAnsi="Montserrat"/>
          <w:spacing w:val="-1"/>
          <w:sz w:val="24"/>
        </w:rPr>
      </w:pPr>
    </w:p>
    <w:p w:rsidR="0008581E" w:rsidRPr="00B3633A" w:rsidRDefault="0008581E">
      <w:pPr>
        <w:pStyle w:val="0DraftNormal"/>
        <w:rPr>
          <w:rFonts w:ascii="Montserrat" w:hAnsi="Montserrat"/>
          <w:spacing w:val="-1"/>
          <w:sz w:val="24"/>
        </w:rPr>
      </w:pPr>
      <w:r w:rsidRPr="00B3633A">
        <w:rPr>
          <w:rFonts w:ascii="Montserrat" w:hAnsi="Montserrat"/>
          <w:spacing w:val="-1"/>
          <w:sz w:val="24"/>
        </w:rPr>
        <w:t xml:space="preserve">I could still tell what's not there, despite the virtual sensory constructs. </w:t>
      </w:r>
    </w:p>
    <w:p w:rsidR="0008581E" w:rsidRPr="00B3633A" w:rsidRDefault="0008581E">
      <w:pPr>
        <w:pStyle w:val="0DraftNormal"/>
        <w:rPr>
          <w:rFonts w:ascii="Montserrat" w:hAnsi="Montserrat"/>
          <w:spacing w:val="-1"/>
          <w:sz w:val="24"/>
        </w:rPr>
      </w:pPr>
    </w:p>
    <w:p w:rsidR="0008581E" w:rsidRPr="00B3633A" w:rsidRDefault="0008581E">
      <w:pPr>
        <w:pStyle w:val="0DraftNormal"/>
        <w:rPr>
          <w:rFonts w:ascii="Montserrat" w:hAnsi="Montserrat"/>
          <w:spacing w:val="-1"/>
          <w:sz w:val="24"/>
        </w:rPr>
      </w:pPr>
      <w:r w:rsidRPr="00B3633A">
        <w:rPr>
          <w:rFonts w:ascii="Montserrat" w:hAnsi="Montserrat"/>
          <w:spacing w:val="-1"/>
          <w:sz w:val="24"/>
        </w:rPr>
        <w:t xml:space="preserve">I'm ready for them this time! </w:t>
      </w:r>
    </w:p>
    <w:p w:rsidR="0008581E" w:rsidRPr="00B3633A" w:rsidRDefault="0008581E">
      <w:pPr>
        <w:pStyle w:val="0DraftNormal"/>
        <w:rPr>
          <w:rFonts w:ascii="Montserrat" w:hAnsi="Montserrat"/>
          <w:spacing w:val="-1"/>
          <w:sz w:val="24"/>
        </w:rPr>
      </w:pPr>
    </w:p>
    <w:p w:rsidR="0008581E" w:rsidRPr="00B3633A" w:rsidRDefault="0008581E">
      <w:pPr>
        <w:pStyle w:val="0DraftNormal"/>
        <w:rPr>
          <w:rFonts w:ascii="Montserrat" w:hAnsi="Montserrat"/>
          <w:spacing w:val="-1"/>
          <w:sz w:val="24"/>
        </w:rPr>
      </w:pPr>
      <w:r w:rsidRPr="00B3633A">
        <w:rPr>
          <w:rFonts w:ascii="Montserrat" w:hAnsi="Montserrat"/>
          <w:spacing w:val="-1"/>
          <w:sz w:val="24"/>
        </w:rPr>
        <w:t xml:space="preserve">Why were you here. </w:t>
      </w:r>
    </w:p>
    <w:p w:rsidR="0008581E" w:rsidRPr="00B3633A" w:rsidRDefault="0008581E">
      <w:pPr>
        <w:pStyle w:val="0DraftNormal"/>
        <w:rPr>
          <w:rFonts w:ascii="Montserrat" w:hAnsi="Montserrat"/>
          <w:spacing w:val="-1"/>
          <w:sz w:val="24"/>
        </w:rPr>
      </w:pPr>
    </w:p>
    <w:p w:rsidR="0008581E" w:rsidRPr="00B3633A" w:rsidRDefault="0008581E">
      <w:pPr>
        <w:pStyle w:val="0DraftNormal"/>
        <w:rPr>
          <w:rFonts w:ascii="Montserrat" w:hAnsi="Montserrat"/>
          <w:spacing w:val="-1"/>
          <w:sz w:val="24"/>
        </w:rPr>
      </w:pPr>
      <w:r w:rsidRPr="00B3633A">
        <w:rPr>
          <w:rFonts w:ascii="Montserrat" w:hAnsi="Montserrat"/>
          <w:spacing w:val="-1"/>
          <w:sz w:val="24"/>
        </w:rPr>
        <w:t xml:space="preserve">Why do you mock me? </w:t>
      </w:r>
    </w:p>
    <w:p w:rsidR="0008581E" w:rsidRPr="00B3633A" w:rsidRDefault="0008581E">
      <w:pPr>
        <w:pStyle w:val="0DraftNormal"/>
        <w:rPr>
          <w:rFonts w:ascii="Montserrat" w:hAnsi="Montserrat"/>
          <w:spacing w:val="-1"/>
          <w:sz w:val="24"/>
        </w:rPr>
      </w:pPr>
    </w:p>
    <w:p w:rsidR="0008581E" w:rsidRPr="00B3633A" w:rsidRDefault="0008581E">
      <w:pPr>
        <w:pStyle w:val="0DraftNormal"/>
        <w:rPr>
          <w:rFonts w:ascii="Montserrat" w:hAnsi="Montserrat"/>
          <w:spacing w:val="-1"/>
          <w:sz w:val="24"/>
        </w:rPr>
      </w:pPr>
      <w:r w:rsidRPr="00B3633A">
        <w:rPr>
          <w:rFonts w:ascii="Montserrat" w:hAnsi="Montserrat"/>
          <w:spacing w:val="-1"/>
          <w:sz w:val="24"/>
        </w:rPr>
        <w:t xml:space="preserve">Doesn't mystery know how much trouble i am in? </w:t>
      </w:r>
    </w:p>
    <w:p w:rsidR="0008581E" w:rsidRPr="00B3633A" w:rsidRDefault="0008581E">
      <w:pPr>
        <w:pStyle w:val="0DraftNormal"/>
        <w:rPr>
          <w:rFonts w:ascii="Montserrat" w:hAnsi="Montserrat"/>
          <w:spacing w:val="-1"/>
          <w:sz w:val="24"/>
        </w:rPr>
      </w:pPr>
    </w:p>
    <w:p w:rsidR="0008581E" w:rsidRPr="00B3633A" w:rsidRDefault="0008581E">
      <w:pPr>
        <w:pStyle w:val="0DraftNormal"/>
        <w:rPr>
          <w:rFonts w:ascii="Montserrat" w:hAnsi="Montserrat"/>
          <w:spacing w:val="-1"/>
          <w:sz w:val="24"/>
        </w:rPr>
      </w:pPr>
      <w:r w:rsidRPr="00B3633A">
        <w:rPr>
          <w:rFonts w:ascii="Montserrat" w:hAnsi="Montserrat"/>
          <w:spacing w:val="-1"/>
          <w:sz w:val="24"/>
        </w:rPr>
        <w:t xml:space="preserve">Please, take me back. </w:t>
      </w:r>
    </w:p>
    <w:p w:rsidR="0008581E" w:rsidRPr="00B3633A" w:rsidRDefault="0008581E">
      <w:pPr>
        <w:pStyle w:val="0DraftNormal"/>
        <w:rPr>
          <w:rFonts w:ascii="Montserrat" w:hAnsi="Montserrat"/>
          <w:spacing w:val="-1"/>
          <w:sz w:val="24"/>
        </w:rPr>
      </w:pPr>
    </w:p>
    <w:p w:rsidR="0008581E" w:rsidRPr="00B3633A" w:rsidRDefault="0008581E">
      <w:pPr>
        <w:pStyle w:val="0DraftNormal"/>
        <w:rPr>
          <w:rFonts w:ascii="Montserrat" w:hAnsi="Montserrat"/>
          <w:spacing w:val="-1"/>
          <w:sz w:val="24"/>
        </w:rPr>
      </w:pPr>
      <w:r w:rsidRPr="00B3633A">
        <w:rPr>
          <w:rFonts w:ascii="Montserrat" w:hAnsi="Montserrat"/>
          <w:spacing w:val="-1"/>
          <w:sz w:val="24"/>
        </w:rPr>
        <w:t xml:space="preserve">I could not get there now. </w:t>
      </w:r>
    </w:p>
    <w:p w:rsidR="0008581E" w:rsidRPr="00B3633A" w:rsidRDefault="0008581E">
      <w:pPr>
        <w:pStyle w:val="0DraftNormal"/>
        <w:rPr>
          <w:rFonts w:ascii="Montserrat" w:hAnsi="Montserrat"/>
          <w:spacing w:val="-1"/>
          <w:sz w:val="24"/>
        </w:rPr>
      </w:pPr>
    </w:p>
    <w:p w:rsidR="0008581E" w:rsidRPr="00B3633A" w:rsidRDefault="0008581E">
      <w:pPr>
        <w:pStyle w:val="0DraftNormal"/>
        <w:rPr>
          <w:rFonts w:ascii="Montserrat" w:hAnsi="Montserrat"/>
          <w:spacing w:val="-1"/>
          <w:sz w:val="24"/>
        </w:rPr>
      </w:pPr>
      <w:r w:rsidRPr="00B3633A">
        <w:rPr>
          <w:rFonts w:ascii="Montserrat" w:hAnsi="Montserrat"/>
          <w:spacing w:val="-1"/>
          <w:sz w:val="24"/>
        </w:rPr>
        <w:t xml:space="preserve">Your body was fighting the implants, you had not had the time you need to adjust. </w:t>
      </w:r>
    </w:p>
    <w:p w:rsidR="0008581E" w:rsidRPr="00B3633A" w:rsidRDefault="0008581E">
      <w:pPr>
        <w:pStyle w:val="0DraftNormal"/>
        <w:rPr>
          <w:rFonts w:ascii="Montserrat" w:hAnsi="Montserrat"/>
          <w:spacing w:val="-1"/>
          <w:sz w:val="24"/>
        </w:rPr>
      </w:pPr>
    </w:p>
    <w:p w:rsidR="0008581E" w:rsidRPr="00B3633A" w:rsidRDefault="0008581E">
      <w:pPr>
        <w:pStyle w:val="0DraftNormal"/>
        <w:rPr>
          <w:rFonts w:ascii="Montserrat" w:hAnsi="Montserrat"/>
          <w:spacing w:val="-1"/>
          <w:sz w:val="24"/>
        </w:rPr>
      </w:pPr>
      <w:r w:rsidRPr="00B3633A">
        <w:rPr>
          <w:rFonts w:ascii="Montserrat" w:hAnsi="Montserrat"/>
          <w:spacing w:val="-1"/>
          <w:sz w:val="24"/>
        </w:rPr>
        <w:t xml:space="preserve">You were extremely fragile right now. </w:t>
      </w:r>
    </w:p>
    <w:p w:rsidR="0008581E" w:rsidRPr="00B3633A" w:rsidRDefault="0008581E">
      <w:pPr>
        <w:pStyle w:val="0DraftNormal"/>
        <w:rPr>
          <w:rFonts w:ascii="Montserrat" w:hAnsi="Montserrat"/>
          <w:spacing w:val="-1"/>
          <w:sz w:val="24"/>
        </w:rPr>
      </w:pPr>
    </w:p>
    <w:p w:rsidR="0008581E" w:rsidRPr="00B3633A" w:rsidRDefault="0008581E">
      <w:pPr>
        <w:pStyle w:val="0DraftNormal"/>
        <w:rPr>
          <w:rFonts w:ascii="Montserrat" w:hAnsi="Montserrat"/>
          <w:spacing w:val="-1"/>
          <w:sz w:val="24"/>
        </w:rPr>
      </w:pPr>
      <w:r w:rsidRPr="00B3633A">
        <w:rPr>
          <w:rFonts w:ascii="Montserrat" w:hAnsi="Montserrat"/>
          <w:spacing w:val="-1"/>
          <w:sz w:val="24"/>
        </w:rPr>
        <w:t xml:space="preserve">Very vulnerable. </w:t>
      </w:r>
    </w:p>
    <w:p w:rsidR="0008581E" w:rsidRPr="00B3633A" w:rsidRDefault="0008581E">
      <w:pPr>
        <w:pStyle w:val="0DraftNormal"/>
        <w:rPr>
          <w:rFonts w:ascii="Montserrat" w:hAnsi="Montserrat"/>
          <w:spacing w:val="-1"/>
          <w:sz w:val="24"/>
        </w:rPr>
      </w:pPr>
    </w:p>
    <w:p w:rsidR="0008581E" w:rsidRPr="00B3633A" w:rsidRDefault="0008581E">
      <w:pPr>
        <w:pStyle w:val="0DraftNormal"/>
        <w:rPr>
          <w:rFonts w:ascii="Montserrat" w:hAnsi="Montserrat"/>
          <w:spacing w:val="-1"/>
          <w:sz w:val="24"/>
        </w:rPr>
      </w:pPr>
      <w:r w:rsidRPr="00B3633A">
        <w:rPr>
          <w:rFonts w:ascii="Montserrat" w:hAnsi="Montserrat"/>
          <w:spacing w:val="-1"/>
          <w:sz w:val="24"/>
        </w:rPr>
        <w:t xml:space="preserve">We've never seen anything like this before. </w:t>
      </w:r>
    </w:p>
    <w:p w:rsidR="0008581E" w:rsidRPr="00B3633A" w:rsidRDefault="0008581E">
      <w:pPr>
        <w:pStyle w:val="0DraftNormal"/>
        <w:rPr>
          <w:rFonts w:ascii="Montserrat" w:hAnsi="Montserrat"/>
          <w:spacing w:val="-1"/>
          <w:sz w:val="24"/>
        </w:rPr>
      </w:pPr>
    </w:p>
    <w:p w:rsidR="0008581E" w:rsidRPr="00B3633A" w:rsidRDefault="0008581E">
      <w:pPr>
        <w:pStyle w:val="0DraftNormal"/>
        <w:rPr>
          <w:rFonts w:ascii="Montserrat" w:hAnsi="Montserrat"/>
          <w:spacing w:val="-1"/>
          <w:sz w:val="24"/>
        </w:rPr>
      </w:pPr>
      <w:r w:rsidRPr="00B3633A">
        <w:rPr>
          <w:rFonts w:ascii="Montserrat" w:hAnsi="Montserrat"/>
          <w:spacing w:val="-1"/>
          <w:sz w:val="24"/>
        </w:rPr>
        <w:t xml:space="preserve">There was no deterioration or atrophy in any of the viable tissue. </w:t>
      </w:r>
    </w:p>
    <w:p w:rsidR="0008581E" w:rsidRPr="00B3633A" w:rsidRDefault="0008581E">
      <w:pPr>
        <w:pStyle w:val="0DraftNormal"/>
        <w:rPr>
          <w:rFonts w:ascii="Montserrat" w:hAnsi="Montserrat"/>
          <w:spacing w:val="-1"/>
          <w:sz w:val="24"/>
        </w:rPr>
      </w:pPr>
    </w:p>
    <w:p w:rsidR="0008581E" w:rsidRPr="00B3633A" w:rsidRDefault="0008581E">
      <w:pPr>
        <w:pStyle w:val="0DraftNormal"/>
        <w:rPr>
          <w:rFonts w:ascii="Montserrat" w:hAnsi="Montserrat"/>
          <w:spacing w:val="-1"/>
          <w:sz w:val="24"/>
        </w:rPr>
      </w:pPr>
      <w:r w:rsidRPr="00B3633A">
        <w:rPr>
          <w:rFonts w:ascii="Montserrat" w:hAnsi="Montserrat"/>
          <w:spacing w:val="-1"/>
          <w:sz w:val="24"/>
        </w:rPr>
        <w:t xml:space="preserve">Its as if your body refuses to acknowledge that these parts were missing. </w:t>
      </w:r>
    </w:p>
    <w:p w:rsidR="0008581E" w:rsidRPr="00B3633A" w:rsidRDefault="0008581E">
      <w:pPr>
        <w:pStyle w:val="0DraftNormal"/>
        <w:rPr>
          <w:rFonts w:ascii="Montserrat" w:hAnsi="Montserrat"/>
          <w:spacing w:val="-1"/>
          <w:sz w:val="24"/>
        </w:rPr>
      </w:pPr>
    </w:p>
    <w:p w:rsidR="0008581E" w:rsidRPr="00B3633A" w:rsidRDefault="0008581E">
      <w:pPr>
        <w:pStyle w:val="0DraftNormal"/>
        <w:rPr>
          <w:rFonts w:ascii="Montserrat" w:hAnsi="Montserrat"/>
          <w:spacing w:val="-1"/>
          <w:sz w:val="24"/>
        </w:rPr>
      </w:pPr>
      <w:r w:rsidRPr="00B3633A">
        <w:rPr>
          <w:rFonts w:ascii="Montserrat" w:hAnsi="Montserrat"/>
          <w:spacing w:val="-1"/>
          <w:sz w:val="24"/>
        </w:rPr>
        <w:t xml:space="preserve">Where his hand caresses, what his lips kiss. </w:t>
      </w:r>
    </w:p>
    <w:p w:rsidR="0008581E" w:rsidRPr="00B3633A" w:rsidRDefault="0008581E">
      <w:pPr>
        <w:pStyle w:val="0DraftNormal"/>
        <w:rPr>
          <w:rFonts w:ascii="Montserrat" w:hAnsi="Montserrat"/>
          <w:spacing w:val="-1"/>
          <w:sz w:val="24"/>
        </w:rPr>
      </w:pPr>
    </w:p>
    <w:p w:rsidR="0008581E" w:rsidRPr="00B3633A" w:rsidRDefault="0008581E">
      <w:pPr>
        <w:pStyle w:val="0DraftNormal"/>
        <w:rPr>
          <w:rFonts w:ascii="Montserrat" w:hAnsi="Montserrat"/>
          <w:spacing w:val="-1"/>
          <w:sz w:val="24"/>
        </w:rPr>
      </w:pPr>
      <w:r w:rsidRPr="00B3633A">
        <w:rPr>
          <w:rFonts w:ascii="Montserrat" w:hAnsi="Montserrat"/>
          <w:spacing w:val="-1"/>
          <w:sz w:val="24"/>
        </w:rPr>
        <w:t xml:space="preserve">The world stuttered – a glimpse of nothing. </w:t>
      </w:r>
    </w:p>
    <w:p w:rsidR="0008581E" w:rsidRPr="00B3633A" w:rsidRDefault="0008581E">
      <w:pPr>
        <w:pStyle w:val="0DraftNormal"/>
        <w:rPr>
          <w:rFonts w:ascii="Montserrat" w:hAnsi="Montserrat"/>
          <w:spacing w:val="-1"/>
          <w:sz w:val="24"/>
        </w:rPr>
      </w:pPr>
    </w:p>
    <w:p w:rsidR="0008581E" w:rsidRPr="00B3633A" w:rsidRDefault="0008581E">
      <w:pPr>
        <w:pStyle w:val="0DraftNormal"/>
        <w:rPr>
          <w:rFonts w:ascii="Montserrat" w:hAnsi="Montserrat"/>
          <w:spacing w:val="-1"/>
          <w:sz w:val="24"/>
        </w:rPr>
      </w:pPr>
      <w:r w:rsidRPr="00B3633A">
        <w:rPr>
          <w:rFonts w:ascii="Montserrat" w:hAnsi="Montserrat"/>
          <w:spacing w:val="-1"/>
          <w:sz w:val="24"/>
        </w:rPr>
        <w:t xml:space="preserve">The breaking blow. </w:t>
      </w:r>
    </w:p>
    <w:p w:rsidR="0008581E" w:rsidRPr="00B3633A" w:rsidRDefault="0008581E">
      <w:pPr>
        <w:pStyle w:val="0DraftNormal"/>
        <w:rPr>
          <w:rFonts w:ascii="Montserrat" w:hAnsi="Montserrat"/>
          <w:spacing w:val="-1"/>
          <w:sz w:val="24"/>
        </w:rPr>
      </w:pPr>
    </w:p>
    <w:p w:rsidR="0008581E" w:rsidRPr="00B3633A" w:rsidRDefault="0008581E">
      <w:pPr>
        <w:pStyle w:val="0DraftNormal"/>
        <w:rPr>
          <w:rFonts w:ascii="Montserrat" w:hAnsi="Montserrat"/>
          <w:spacing w:val="-1"/>
          <w:sz w:val="24"/>
        </w:rPr>
      </w:pPr>
      <w:r w:rsidRPr="00B3633A">
        <w:rPr>
          <w:rFonts w:ascii="Montserrat" w:hAnsi="Montserrat"/>
          <w:spacing w:val="-1"/>
          <w:sz w:val="24"/>
        </w:rPr>
        <w:t xml:space="preserve">Extensive burns that cripple, maim and blind her leading side. </w:t>
      </w:r>
    </w:p>
    <w:p w:rsidR="0008581E" w:rsidRPr="00B3633A" w:rsidRDefault="0008581E">
      <w:pPr>
        <w:pStyle w:val="0DraftNormal"/>
        <w:rPr>
          <w:rFonts w:ascii="Montserrat" w:hAnsi="Montserrat"/>
          <w:spacing w:val="-1"/>
          <w:sz w:val="24"/>
        </w:rPr>
      </w:pPr>
    </w:p>
    <w:p w:rsidR="0008581E" w:rsidRPr="00B3633A" w:rsidRDefault="0008581E">
      <w:pPr>
        <w:pStyle w:val="0DraftNormal"/>
        <w:rPr>
          <w:rFonts w:ascii="Montserrat" w:hAnsi="Montserrat"/>
          <w:spacing w:val="-1"/>
          <w:sz w:val="24"/>
        </w:rPr>
      </w:pPr>
      <w:r w:rsidRPr="00B3633A">
        <w:rPr>
          <w:rFonts w:ascii="Montserrat" w:hAnsi="Montserrat"/>
          <w:spacing w:val="-1"/>
          <w:sz w:val="24"/>
        </w:rPr>
        <w:t xml:space="preserve">Only what remained sound could be restored. </w:t>
      </w:r>
    </w:p>
    <w:p w:rsidR="0008581E" w:rsidRPr="00B3633A" w:rsidRDefault="0008581E">
      <w:pPr>
        <w:pStyle w:val="0DraftNormal"/>
        <w:rPr>
          <w:rFonts w:ascii="Montserrat" w:hAnsi="Montserrat"/>
          <w:spacing w:val="-1"/>
          <w:sz w:val="24"/>
        </w:rPr>
      </w:pPr>
    </w:p>
    <w:p w:rsidR="0008581E" w:rsidRPr="00B3633A" w:rsidRDefault="0008581E">
      <w:pPr>
        <w:pStyle w:val="0DraftNormal"/>
        <w:rPr>
          <w:rFonts w:ascii="Montserrat" w:hAnsi="Montserrat"/>
          <w:spacing w:val="-1"/>
          <w:sz w:val="24"/>
        </w:rPr>
      </w:pPr>
      <w:r w:rsidRPr="00B3633A">
        <w:rPr>
          <w:rFonts w:ascii="Montserrat" w:hAnsi="Montserrat"/>
          <w:spacing w:val="-1"/>
          <w:sz w:val="24"/>
        </w:rPr>
        <w:t xml:space="preserve">This left her barely more than half of a person. </w:t>
      </w:r>
    </w:p>
    <w:p w:rsidR="0008581E" w:rsidRPr="00B3633A" w:rsidRDefault="0008581E">
      <w:pPr>
        <w:pStyle w:val="0DraftNormal"/>
        <w:rPr>
          <w:rFonts w:ascii="Montserrat" w:hAnsi="Montserrat"/>
          <w:spacing w:val="-1"/>
          <w:sz w:val="24"/>
        </w:rPr>
      </w:pPr>
    </w:p>
    <w:p w:rsidR="0008581E" w:rsidRPr="00B3633A" w:rsidRDefault="0008581E">
      <w:pPr>
        <w:pStyle w:val="0DraftNormal"/>
        <w:rPr>
          <w:rFonts w:ascii="Montserrat" w:hAnsi="Montserrat"/>
          <w:spacing w:val="-1"/>
          <w:sz w:val="24"/>
        </w:rPr>
      </w:pPr>
      <w:r w:rsidRPr="00B3633A">
        <w:rPr>
          <w:rFonts w:ascii="Montserrat" w:hAnsi="Montserrat"/>
          <w:spacing w:val="-1"/>
          <w:sz w:val="24"/>
        </w:rPr>
        <w:t xml:space="preserve">Nerve damage disrupted her capacity to focus, and access the threshold, or the abstract. </w:t>
      </w:r>
    </w:p>
    <w:p w:rsidR="0008581E" w:rsidRPr="00B3633A" w:rsidRDefault="0008581E">
      <w:pPr>
        <w:pStyle w:val="0DraftNormal"/>
        <w:rPr>
          <w:rFonts w:ascii="Montserrat" w:hAnsi="Montserrat"/>
          <w:spacing w:val="-1"/>
          <w:sz w:val="24"/>
        </w:rPr>
      </w:pPr>
    </w:p>
    <w:p w:rsidR="0008581E" w:rsidRPr="00B3633A" w:rsidRDefault="0008581E">
      <w:pPr>
        <w:pStyle w:val="0DraftNormal"/>
        <w:rPr>
          <w:rFonts w:ascii="Montserrat" w:hAnsi="Montserrat"/>
          <w:spacing w:val="-1"/>
          <w:sz w:val="24"/>
        </w:rPr>
      </w:pPr>
      <w:r w:rsidRPr="00B3633A">
        <w:rPr>
          <w:rFonts w:ascii="Montserrat" w:hAnsi="Montserrat"/>
          <w:spacing w:val="-1"/>
          <w:sz w:val="24"/>
        </w:rPr>
        <w:t xml:space="preserve">Her intuition had lost its voice. </w:t>
      </w:r>
    </w:p>
    <w:p w:rsidR="0008581E" w:rsidRPr="00B3633A" w:rsidRDefault="0008581E">
      <w:pPr>
        <w:pStyle w:val="0DraftNormal"/>
        <w:rPr>
          <w:rFonts w:ascii="Montserrat" w:hAnsi="Montserrat"/>
          <w:spacing w:val="-1"/>
          <w:sz w:val="24"/>
        </w:rPr>
      </w:pPr>
    </w:p>
    <w:p w:rsidR="0008581E" w:rsidRPr="00B3633A" w:rsidRDefault="0008581E">
      <w:pPr>
        <w:pStyle w:val="0DraftNormal"/>
        <w:rPr>
          <w:rFonts w:ascii="Montserrat" w:hAnsi="Montserrat"/>
          <w:spacing w:val="-1"/>
          <w:sz w:val="24"/>
        </w:rPr>
      </w:pPr>
      <w:r w:rsidRPr="00B3633A">
        <w:rPr>
          <w:rFonts w:ascii="Montserrat" w:hAnsi="Montserrat"/>
          <w:spacing w:val="-1"/>
          <w:sz w:val="24"/>
        </w:rPr>
        <w:t xml:space="preserve">This wasn't real! </w:t>
      </w:r>
    </w:p>
    <w:p w:rsidR="0008581E" w:rsidRPr="00B3633A" w:rsidRDefault="0008581E">
      <w:pPr>
        <w:pStyle w:val="0DraftNormal"/>
        <w:rPr>
          <w:rFonts w:ascii="Montserrat" w:hAnsi="Montserrat"/>
          <w:spacing w:val="-1"/>
          <w:sz w:val="24"/>
        </w:rPr>
      </w:pPr>
    </w:p>
    <w:p w:rsidR="0008581E" w:rsidRPr="00B3633A" w:rsidRDefault="0008581E">
      <w:pPr>
        <w:pStyle w:val="0DraftNormal"/>
        <w:rPr>
          <w:rFonts w:ascii="Montserrat" w:hAnsi="Montserrat"/>
          <w:spacing w:val="-1"/>
          <w:sz w:val="24"/>
        </w:rPr>
      </w:pPr>
      <w:r w:rsidRPr="00B3633A">
        <w:rPr>
          <w:rFonts w:ascii="Montserrat" w:hAnsi="Montserrat"/>
          <w:spacing w:val="-1"/>
          <w:sz w:val="24"/>
        </w:rPr>
        <w:t xml:space="preserve">Where was i? </w:t>
      </w:r>
    </w:p>
    <w:p w:rsidR="0008581E" w:rsidRPr="00B3633A" w:rsidRDefault="0008581E">
      <w:pPr>
        <w:pStyle w:val="0DraftNormal"/>
        <w:rPr>
          <w:rFonts w:ascii="Montserrat" w:hAnsi="Montserrat"/>
          <w:spacing w:val="-1"/>
          <w:sz w:val="24"/>
        </w:rPr>
      </w:pPr>
    </w:p>
    <w:p w:rsidR="0008581E" w:rsidRPr="00B3633A" w:rsidRDefault="0008581E">
      <w:pPr>
        <w:pStyle w:val="0DraftNormal"/>
        <w:rPr>
          <w:rFonts w:ascii="Montserrat" w:hAnsi="Montserrat"/>
          <w:spacing w:val="-1"/>
          <w:sz w:val="24"/>
        </w:rPr>
      </w:pPr>
      <w:r w:rsidRPr="00B3633A">
        <w:rPr>
          <w:rFonts w:ascii="Montserrat" w:hAnsi="Montserrat"/>
          <w:spacing w:val="-1"/>
          <w:sz w:val="24"/>
        </w:rPr>
        <w:t xml:space="preserve">A stim construct? </w:t>
      </w:r>
    </w:p>
    <w:p w:rsidR="0008581E" w:rsidRPr="00B3633A" w:rsidRDefault="0008581E">
      <w:pPr>
        <w:pStyle w:val="0DraftNormal"/>
        <w:rPr>
          <w:rFonts w:ascii="Montserrat" w:hAnsi="Montserrat"/>
          <w:spacing w:val="-1"/>
          <w:sz w:val="24"/>
        </w:rPr>
      </w:pPr>
    </w:p>
    <w:p w:rsidR="0008581E" w:rsidRPr="00B3633A" w:rsidRDefault="0008581E">
      <w:pPr>
        <w:pStyle w:val="0DraftNormal"/>
        <w:rPr>
          <w:rFonts w:ascii="Montserrat" w:hAnsi="Montserrat"/>
          <w:spacing w:val="-1"/>
          <w:sz w:val="24"/>
        </w:rPr>
      </w:pPr>
      <w:r w:rsidRPr="00B3633A">
        <w:rPr>
          <w:rFonts w:ascii="Montserrat" w:hAnsi="Montserrat"/>
          <w:spacing w:val="-1"/>
          <w:sz w:val="24"/>
        </w:rPr>
        <w:t xml:space="preserve">Oh, gods, i forgot. </w:t>
      </w:r>
    </w:p>
    <w:p w:rsidR="0008581E" w:rsidRPr="00B3633A" w:rsidRDefault="0008581E">
      <w:pPr>
        <w:pStyle w:val="0DraftNormal"/>
        <w:rPr>
          <w:rFonts w:ascii="Montserrat" w:hAnsi="Montserrat"/>
          <w:spacing w:val="-1"/>
          <w:sz w:val="24"/>
        </w:rPr>
      </w:pPr>
    </w:p>
    <w:p w:rsidR="0008581E" w:rsidRPr="00B3633A" w:rsidRDefault="0008581E">
      <w:pPr>
        <w:pStyle w:val="0DraftNormal"/>
        <w:rPr>
          <w:rFonts w:ascii="Montserrat" w:hAnsi="Montserrat"/>
          <w:spacing w:val="-1"/>
          <w:sz w:val="24"/>
        </w:rPr>
      </w:pPr>
      <w:r w:rsidRPr="00B3633A">
        <w:rPr>
          <w:rFonts w:ascii="Montserrat" w:hAnsi="Montserrat"/>
          <w:spacing w:val="-1"/>
          <w:sz w:val="24"/>
        </w:rPr>
        <w:t xml:space="preserve">I look horrible, what was happening to me? </w:t>
      </w:r>
    </w:p>
    <w:p w:rsidR="0008581E" w:rsidRPr="00B3633A" w:rsidRDefault="0008581E">
      <w:pPr>
        <w:pStyle w:val="0DraftNormal"/>
        <w:rPr>
          <w:rFonts w:ascii="Montserrat" w:hAnsi="Montserrat"/>
          <w:spacing w:val="-1"/>
          <w:sz w:val="24"/>
        </w:rPr>
      </w:pPr>
    </w:p>
    <w:p w:rsidR="0008581E" w:rsidRPr="00B3633A" w:rsidRDefault="0008581E">
      <w:pPr>
        <w:pStyle w:val="0DraftNormal"/>
        <w:rPr>
          <w:rFonts w:ascii="Montserrat" w:hAnsi="Montserrat"/>
          <w:spacing w:val="-1"/>
          <w:sz w:val="24"/>
        </w:rPr>
      </w:pPr>
      <w:r w:rsidRPr="00B3633A">
        <w:rPr>
          <w:rFonts w:ascii="Montserrat" w:hAnsi="Montserrat"/>
          <w:spacing w:val="-1"/>
          <w:sz w:val="24"/>
        </w:rPr>
        <w:t xml:space="preserve">I could not live like this. </w:t>
      </w:r>
    </w:p>
    <w:p w:rsidR="0008581E" w:rsidRPr="00B3633A" w:rsidRDefault="0008581E">
      <w:pPr>
        <w:pStyle w:val="0DraftNormal"/>
        <w:rPr>
          <w:rFonts w:ascii="Montserrat" w:hAnsi="Montserrat"/>
          <w:spacing w:val="-1"/>
          <w:sz w:val="24"/>
        </w:rPr>
      </w:pPr>
    </w:p>
    <w:p w:rsidR="0008581E" w:rsidRPr="00B3633A" w:rsidRDefault="0008581E">
      <w:pPr>
        <w:pStyle w:val="0DraftNormal"/>
        <w:rPr>
          <w:rFonts w:ascii="Montserrat" w:hAnsi="Montserrat"/>
          <w:spacing w:val="-1"/>
          <w:sz w:val="24"/>
        </w:rPr>
      </w:pPr>
      <w:r w:rsidRPr="00B3633A">
        <w:rPr>
          <w:rFonts w:ascii="Montserrat" w:hAnsi="Montserrat"/>
          <w:spacing w:val="-1"/>
          <w:sz w:val="24"/>
        </w:rPr>
        <w:t xml:space="preserve">I'm not only just half blind. </w:t>
      </w:r>
    </w:p>
    <w:p w:rsidR="0008581E" w:rsidRPr="00B3633A" w:rsidRDefault="0008581E">
      <w:pPr>
        <w:pStyle w:val="0DraftNormal"/>
        <w:rPr>
          <w:rFonts w:ascii="Montserrat" w:hAnsi="Montserrat"/>
          <w:spacing w:val="-1"/>
          <w:sz w:val="24"/>
        </w:rPr>
      </w:pPr>
    </w:p>
    <w:p w:rsidR="0008581E" w:rsidRPr="00B3633A" w:rsidRDefault="0008581E">
      <w:pPr>
        <w:pStyle w:val="0DraftNormal"/>
        <w:rPr>
          <w:rFonts w:ascii="Montserrat" w:hAnsi="Montserrat"/>
          <w:spacing w:val="-1"/>
          <w:sz w:val="24"/>
        </w:rPr>
      </w:pPr>
      <w:r w:rsidRPr="00B3633A">
        <w:rPr>
          <w:rFonts w:ascii="Montserrat" w:hAnsi="Montserrat"/>
          <w:spacing w:val="-1"/>
          <w:sz w:val="24"/>
        </w:rPr>
        <w:t xml:space="preserve">I am mind blind! </w:t>
      </w:r>
    </w:p>
    <w:p w:rsidR="0008581E" w:rsidRPr="00B3633A" w:rsidRDefault="0008581E">
      <w:pPr>
        <w:pStyle w:val="0DraftNormal"/>
        <w:rPr>
          <w:rFonts w:ascii="Montserrat" w:hAnsi="Montserrat"/>
          <w:spacing w:val="-1"/>
          <w:sz w:val="24"/>
        </w:rPr>
      </w:pPr>
    </w:p>
    <w:p w:rsidR="0008581E" w:rsidRPr="00B3633A" w:rsidRDefault="0008581E">
      <w:pPr>
        <w:pStyle w:val="0DraftNormal"/>
        <w:rPr>
          <w:rFonts w:ascii="Montserrat" w:hAnsi="Montserrat"/>
          <w:spacing w:val="-1"/>
          <w:sz w:val="24"/>
        </w:rPr>
      </w:pPr>
      <w:r w:rsidRPr="00B3633A">
        <w:rPr>
          <w:rFonts w:ascii="Montserrat" w:hAnsi="Montserrat"/>
          <w:spacing w:val="-1"/>
          <w:sz w:val="24"/>
        </w:rPr>
        <w:t xml:space="preserve">You were telling me there was nothing you could do? </w:t>
      </w:r>
    </w:p>
    <w:p w:rsidR="0008581E" w:rsidRPr="00B3633A" w:rsidRDefault="0008581E">
      <w:pPr>
        <w:pStyle w:val="0DraftNormal"/>
        <w:rPr>
          <w:rFonts w:ascii="Montserrat" w:hAnsi="Montserrat"/>
          <w:spacing w:val="-1"/>
          <w:sz w:val="24"/>
        </w:rPr>
      </w:pPr>
    </w:p>
    <w:p w:rsidR="0008581E" w:rsidRPr="00B3633A" w:rsidRDefault="0008581E">
      <w:pPr>
        <w:pStyle w:val="0DraftNormal"/>
        <w:rPr>
          <w:rFonts w:ascii="Montserrat" w:hAnsi="Montserrat"/>
          <w:spacing w:val="-1"/>
          <w:sz w:val="24"/>
        </w:rPr>
      </w:pPr>
      <w:r w:rsidRPr="00B3633A">
        <w:rPr>
          <w:rFonts w:ascii="Montserrat" w:hAnsi="Montserrat"/>
          <w:spacing w:val="-1"/>
          <w:sz w:val="24"/>
        </w:rPr>
        <w:t xml:space="preserve">Nothing but that? </w:t>
      </w:r>
    </w:p>
    <w:p w:rsidR="0008581E" w:rsidRPr="00B3633A" w:rsidRDefault="0008581E">
      <w:pPr>
        <w:pStyle w:val="0DraftNormal"/>
        <w:rPr>
          <w:rFonts w:ascii="Montserrat" w:hAnsi="Montserrat"/>
          <w:spacing w:val="-1"/>
          <w:sz w:val="24"/>
        </w:rPr>
      </w:pPr>
    </w:p>
    <w:p w:rsidR="0008581E" w:rsidRPr="00B3633A" w:rsidRDefault="0008581E">
      <w:pPr>
        <w:pStyle w:val="0DraftNormal"/>
        <w:rPr>
          <w:rFonts w:ascii="Montserrat" w:hAnsi="Montserrat"/>
          <w:spacing w:val="-1"/>
          <w:sz w:val="24"/>
        </w:rPr>
      </w:pPr>
      <w:r w:rsidRPr="00B3633A">
        <w:rPr>
          <w:rFonts w:ascii="Montserrat" w:hAnsi="Montserrat"/>
          <w:spacing w:val="-1"/>
          <w:sz w:val="24"/>
        </w:rPr>
        <w:t xml:space="preserve">It feels so alien. </w:t>
      </w:r>
    </w:p>
    <w:p w:rsidR="0008581E" w:rsidRPr="00B3633A" w:rsidRDefault="0008581E">
      <w:pPr>
        <w:pStyle w:val="0DraftNormal"/>
        <w:rPr>
          <w:rFonts w:ascii="Montserrat" w:hAnsi="Montserrat"/>
          <w:spacing w:val="-1"/>
          <w:sz w:val="24"/>
        </w:rPr>
      </w:pPr>
    </w:p>
    <w:p w:rsidR="0008581E" w:rsidRPr="00B3633A" w:rsidRDefault="0008581E">
      <w:pPr>
        <w:pStyle w:val="0DraftNormal"/>
        <w:rPr>
          <w:rFonts w:ascii="Montserrat" w:hAnsi="Montserrat"/>
          <w:spacing w:val="-1"/>
          <w:sz w:val="24"/>
        </w:rPr>
      </w:pPr>
      <w:r w:rsidRPr="00B3633A">
        <w:rPr>
          <w:rFonts w:ascii="Montserrat" w:hAnsi="Montserrat"/>
          <w:spacing w:val="-1"/>
          <w:sz w:val="24"/>
        </w:rPr>
        <w:t xml:space="preserve">It was so hard to shift. </w:t>
      </w:r>
    </w:p>
    <w:p w:rsidR="0008581E" w:rsidRPr="00B3633A" w:rsidRDefault="0008581E">
      <w:pPr>
        <w:pStyle w:val="0DraftNormal"/>
        <w:rPr>
          <w:rFonts w:ascii="Montserrat" w:hAnsi="Montserrat"/>
          <w:spacing w:val="-1"/>
          <w:sz w:val="24"/>
        </w:rPr>
      </w:pPr>
    </w:p>
    <w:p w:rsidR="0008581E" w:rsidRPr="00B3633A" w:rsidRDefault="0008581E">
      <w:pPr>
        <w:pStyle w:val="0DraftNormal"/>
        <w:rPr>
          <w:rFonts w:ascii="Montserrat" w:hAnsi="Montserrat"/>
          <w:spacing w:val="-1"/>
          <w:sz w:val="24"/>
        </w:rPr>
      </w:pPr>
      <w:r w:rsidRPr="00B3633A">
        <w:rPr>
          <w:rFonts w:ascii="Montserrat" w:hAnsi="Montserrat"/>
          <w:spacing w:val="-1"/>
          <w:sz w:val="24"/>
        </w:rPr>
        <w:t xml:space="preserve">Its not the same... Its different. </w:t>
      </w:r>
    </w:p>
    <w:p w:rsidR="0008581E" w:rsidRPr="00B3633A" w:rsidRDefault="0008581E">
      <w:pPr>
        <w:pStyle w:val="0DraftNormal"/>
        <w:rPr>
          <w:rFonts w:ascii="Montserrat" w:hAnsi="Montserrat"/>
          <w:spacing w:val="-1"/>
          <w:sz w:val="24"/>
        </w:rPr>
      </w:pPr>
    </w:p>
    <w:p w:rsidR="0008581E" w:rsidRPr="00B3633A" w:rsidRDefault="0008581E">
      <w:pPr>
        <w:pStyle w:val="0DraftNormal"/>
        <w:rPr>
          <w:rFonts w:ascii="Montserrat" w:hAnsi="Montserrat"/>
          <w:spacing w:val="-1"/>
          <w:sz w:val="24"/>
        </w:rPr>
      </w:pPr>
      <w:r w:rsidRPr="00B3633A">
        <w:rPr>
          <w:rFonts w:ascii="Montserrat" w:hAnsi="Montserrat"/>
          <w:spacing w:val="-1"/>
          <w:sz w:val="24"/>
        </w:rPr>
        <w:t xml:space="preserve">There were noticeable holes in her grasp of the world at this point. </w:t>
      </w:r>
    </w:p>
    <w:p w:rsidR="0008581E" w:rsidRPr="00B3633A" w:rsidRDefault="0008581E">
      <w:pPr>
        <w:pStyle w:val="0DraftNormal"/>
        <w:rPr>
          <w:rFonts w:ascii="Montserrat" w:hAnsi="Montserrat"/>
          <w:spacing w:val="-1"/>
          <w:sz w:val="24"/>
        </w:rPr>
      </w:pPr>
    </w:p>
    <w:p w:rsidR="0008581E" w:rsidRPr="00B3633A" w:rsidRDefault="0008581E">
      <w:pPr>
        <w:pStyle w:val="0DraftNormal"/>
        <w:rPr>
          <w:rFonts w:ascii="Montserrat" w:hAnsi="Montserrat"/>
          <w:spacing w:val="-1"/>
          <w:sz w:val="24"/>
        </w:rPr>
      </w:pPr>
      <w:r w:rsidRPr="00B3633A">
        <w:rPr>
          <w:rFonts w:ascii="Montserrat" w:hAnsi="Montserrat"/>
          <w:spacing w:val="-1"/>
          <w:sz w:val="24"/>
        </w:rPr>
        <w:t xml:space="preserve">Holes that frighten her remaining intuition. </w:t>
      </w:r>
    </w:p>
    <w:p w:rsidR="0008581E" w:rsidRPr="00B3633A" w:rsidRDefault="0008581E">
      <w:pPr>
        <w:pStyle w:val="0DraftNormal"/>
        <w:rPr>
          <w:rFonts w:ascii="Montserrat" w:hAnsi="Montserrat"/>
          <w:spacing w:val="-1"/>
          <w:sz w:val="24"/>
        </w:rPr>
      </w:pPr>
    </w:p>
    <w:p w:rsidR="0008581E" w:rsidRPr="00B3633A" w:rsidRDefault="0008581E">
      <w:pPr>
        <w:pStyle w:val="0DraftNormal"/>
        <w:rPr>
          <w:rFonts w:ascii="Montserrat" w:hAnsi="Montserrat"/>
          <w:spacing w:val="-1"/>
          <w:sz w:val="24"/>
        </w:rPr>
      </w:pPr>
      <w:r w:rsidRPr="00B3633A">
        <w:rPr>
          <w:rFonts w:ascii="Montserrat" w:hAnsi="Montserrat"/>
          <w:spacing w:val="-1"/>
          <w:sz w:val="24"/>
        </w:rPr>
        <w:t xml:space="preserve">Was all of this stuff necessary? </w:t>
      </w:r>
    </w:p>
    <w:p w:rsidR="0008581E" w:rsidRPr="00B3633A" w:rsidRDefault="0008581E">
      <w:pPr>
        <w:pStyle w:val="0DraftNormal"/>
        <w:rPr>
          <w:rFonts w:ascii="Montserrat" w:hAnsi="Montserrat"/>
          <w:spacing w:val="-1"/>
          <w:sz w:val="24"/>
        </w:rPr>
      </w:pPr>
    </w:p>
    <w:p w:rsidR="0008581E" w:rsidRPr="00B3633A" w:rsidRDefault="0008581E">
      <w:pPr>
        <w:pStyle w:val="0DraftNormal"/>
        <w:rPr>
          <w:rFonts w:ascii="Montserrat" w:hAnsi="Montserrat"/>
          <w:spacing w:val="-1"/>
          <w:sz w:val="24"/>
        </w:rPr>
      </w:pPr>
      <w:r w:rsidRPr="00B3633A">
        <w:rPr>
          <w:rFonts w:ascii="Montserrat" w:hAnsi="Montserrat"/>
          <w:spacing w:val="-1"/>
          <w:sz w:val="24"/>
        </w:rPr>
        <w:t xml:space="preserve">I never conceived what this would be like. </w:t>
      </w:r>
    </w:p>
    <w:p w:rsidR="0008581E" w:rsidRPr="00B3633A" w:rsidRDefault="0008581E">
      <w:pPr>
        <w:pStyle w:val="0DraftNormal"/>
        <w:rPr>
          <w:rFonts w:ascii="Montserrat" w:hAnsi="Montserrat"/>
          <w:spacing w:val="-1"/>
          <w:sz w:val="24"/>
        </w:rPr>
      </w:pPr>
    </w:p>
    <w:p w:rsidR="0008581E" w:rsidRPr="00B3633A" w:rsidRDefault="0008581E">
      <w:pPr>
        <w:pStyle w:val="0DraftNormal"/>
        <w:rPr>
          <w:rFonts w:ascii="Montserrat" w:hAnsi="Montserrat"/>
          <w:spacing w:val="-1"/>
          <w:sz w:val="24"/>
        </w:rPr>
      </w:pPr>
      <w:r w:rsidRPr="00B3633A">
        <w:rPr>
          <w:rFonts w:ascii="Montserrat" w:hAnsi="Montserrat"/>
          <w:spacing w:val="-1"/>
          <w:sz w:val="24"/>
        </w:rPr>
        <w:t xml:space="preserve">This reminds me of the things blanc taught me. </w:t>
      </w:r>
    </w:p>
    <w:p w:rsidR="0008581E" w:rsidRPr="00B3633A" w:rsidRDefault="0008581E">
      <w:pPr>
        <w:pStyle w:val="0DraftNormal"/>
        <w:rPr>
          <w:rFonts w:ascii="Montserrat" w:hAnsi="Montserrat"/>
          <w:spacing w:val="-1"/>
          <w:sz w:val="24"/>
        </w:rPr>
      </w:pPr>
    </w:p>
    <w:p w:rsidR="0008581E" w:rsidRPr="00B3633A" w:rsidRDefault="0008581E">
      <w:pPr>
        <w:pStyle w:val="0DraftNormal"/>
        <w:rPr>
          <w:rFonts w:ascii="Montserrat" w:hAnsi="Montserrat"/>
          <w:spacing w:val="-1"/>
          <w:sz w:val="24"/>
        </w:rPr>
      </w:pPr>
      <w:r w:rsidRPr="00B3633A">
        <w:rPr>
          <w:rFonts w:ascii="Montserrat" w:hAnsi="Montserrat"/>
          <w:spacing w:val="-1"/>
          <w:sz w:val="24"/>
        </w:rPr>
        <w:t xml:space="preserve">You again. </w:t>
      </w:r>
    </w:p>
    <w:p w:rsidR="0008581E" w:rsidRPr="00B3633A" w:rsidRDefault="0008581E">
      <w:pPr>
        <w:pStyle w:val="0DraftNormal"/>
        <w:rPr>
          <w:rFonts w:ascii="Montserrat" w:hAnsi="Montserrat"/>
          <w:spacing w:val="-1"/>
          <w:sz w:val="24"/>
        </w:rPr>
      </w:pPr>
    </w:p>
    <w:p w:rsidR="0008581E" w:rsidRPr="00B3633A" w:rsidRDefault="0008581E">
      <w:pPr>
        <w:pStyle w:val="0DraftNormal"/>
        <w:rPr>
          <w:rFonts w:ascii="Montserrat" w:hAnsi="Montserrat"/>
          <w:spacing w:val="-1"/>
          <w:sz w:val="24"/>
        </w:rPr>
      </w:pPr>
      <w:r w:rsidRPr="00B3633A">
        <w:rPr>
          <w:rFonts w:ascii="Montserrat" w:hAnsi="Montserrat"/>
          <w:spacing w:val="-1"/>
          <w:sz w:val="24"/>
        </w:rPr>
        <w:t xml:space="preserve">There was what one was, and what one did. </w:t>
      </w:r>
    </w:p>
    <w:p w:rsidR="0008581E" w:rsidRPr="00B3633A" w:rsidRDefault="0008581E">
      <w:pPr>
        <w:pStyle w:val="0DraftNormal"/>
        <w:rPr>
          <w:rFonts w:ascii="Montserrat" w:hAnsi="Montserrat"/>
          <w:spacing w:val="-1"/>
          <w:sz w:val="24"/>
        </w:rPr>
      </w:pPr>
    </w:p>
    <w:p w:rsidR="0008581E" w:rsidRPr="00B3633A" w:rsidRDefault="0008581E">
      <w:pPr>
        <w:pStyle w:val="0DraftNormal"/>
        <w:rPr>
          <w:rFonts w:ascii="Montserrat" w:hAnsi="Montserrat"/>
          <w:spacing w:val="-1"/>
          <w:sz w:val="24"/>
        </w:rPr>
      </w:pPr>
      <w:r w:rsidRPr="00B3633A">
        <w:rPr>
          <w:rFonts w:ascii="Montserrat" w:hAnsi="Montserrat"/>
          <w:spacing w:val="-1"/>
          <w:sz w:val="24"/>
        </w:rPr>
        <w:t xml:space="preserve">For you and i, one defines the other. </w:t>
      </w:r>
    </w:p>
    <w:p w:rsidR="0008581E" w:rsidRPr="00B3633A" w:rsidRDefault="0008581E">
      <w:pPr>
        <w:pStyle w:val="0DraftNormal"/>
        <w:rPr>
          <w:rFonts w:ascii="Montserrat" w:hAnsi="Montserrat"/>
          <w:spacing w:val="-1"/>
          <w:sz w:val="24"/>
        </w:rPr>
      </w:pPr>
    </w:p>
    <w:p w:rsidR="0008581E" w:rsidRPr="00B3633A" w:rsidRDefault="0008581E">
      <w:pPr>
        <w:pStyle w:val="0DraftNormal"/>
        <w:rPr>
          <w:rFonts w:ascii="Montserrat" w:hAnsi="Montserrat"/>
          <w:spacing w:val="-1"/>
          <w:sz w:val="24"/>
        </w:rPr>
      </w:pPr>
      <w:r w:rsidRPr="00B3633A">
        <w:rPr>
          <w:rFonts w:ascii="Montserrat" w:hAnsi="Montserrat"/>
          <w:spacing w:val="-1"/>
          <w:sz w:val="24"/>
        </w:rPr>
        <w:t xml:space="preserve">I had to try. </w:t>
      </w:r>
    </w:p>
    <w:p w:rsidR="0008581E" w:rsidRPr="00B3633A" w:rsidRDefault="0008581E">
      <w:pPr>
        <w:pStyle w:val="0DraftNormal"/>
        <w:rPr>
          <w:rFonts w:ascii="Montserrat" w:hAnsi="Montserrat"/>
          <w:spacing w:val="-1"/>
          <w:sz w:val="24"/>
        </w:rPr>
      </w:pPr>
    </w:p>
    <w:p w:rsidR="0008581E" w:rsidRPr="00B3633A" w:rsidRDefault="0008581E">
      <w:pPr>
        <w:pStyle w:val="0DraftNormal"/>
        <w:rPr>
          <w:rFonts w:ascii="Montserrat" w:hAnsi="Montserrat"/>
          <w:spacing w:val="-1"/>
          <w:sz w:val="24"/>
        </w:rPr>
      </w:pPr>
      <w:r w:rsidRPr="00B3633A">
        <w:rPr>
          <w:rFonts w:ascii="Montserrat" w:hAnsi="Montserrat"/>
          <w:spacing w:val="-1"/>
          <w:sz w:val="24"/>
        </w:rPr>
        <w:t xml:space="preserve">I had to adapt. </w:t>
      </w:r>
    </w:p>
    <w:p w:rsidR="0008581E" w:rsidRPr="00B3633A" w:rsidRDefault="0008581E">
      <w:pPr>
        <w:pStyle w:val="0DraftNormal"/>
        <w:rPr>
          <w:rFonts w:ascii="Montserrat" w:hAnsi="Montserrat"/>
          <w:spacing w:val="-1"/>
          <w:sz w:val="24"/>
        </w:rPr>
      </w:pPr>
    </w:p>
    <w:p w:rsidR="0008581E" w:rsidRPr="00B3633A" w:rsidRDefault="0008581E">
      <w:pPr>
        <w:pStyle w:val="0DraftNormal"/>
        <w:rPr>
          <w:rFonts w:ascii="Montserrat" w:hAnsi="Montserrat"/>
          <w:spacing w:val="-1"/>
          <w:sz w:val="24"/>
        </w:rPr>
      </w:pPr>
      <w:r w:rsidRPr="00B3633A">
        <w:rPr>
          <w:rFonts w:ascii="Montserrat" w:hAnsi="Montserrat"/>
          <w:spacing w:val="-1"/>
          <w:sz w:val="24"/>
        </w:rPr>
        <w:t xml:space="preserve">The world crumbles. </w:t>
      </w:r>
    </w:p>
    <w:p w:rsidR="0008581E" w:rsidRPr="00B3633A" w:rsidRDefault="0008581E">
      <w:pPr>
        <w:pStyle w:val="0DraftNormal"/>
        <w:rPr>
          <w:rFonts w:ascii="Montserrat" w:hAnsi="Montserrat"/>
          <w:spacing w:val="-1"/>
          <w:sz w:val="24"/>
        </w:rPr>
      </w:pPr>
    </w:p>
    <w:p w:rsidR="0008581E" w:rsidRPr="00B3633A" w:rsidRDefault="0008581E">
      <w:pPr>
        <w:pStyle w:val="0DraftNormal"/>
        <w:rPr>
          <w:rFonts w:ascii="Montserrat" w:hAnsi="Montserrat"/>
          <w:spacing w:val="-1"/>
          <w:sz w:val="24"/>
        </w:rPr>
      </w:pPr>
      <w:r w:rsidRPr="00B3633A">
        <w:rPr>
          <w:rFonts w:ascii="Montserrat" w:hAnsi="Montserrat"/>
          <w:spacing w:val="-1"/>
          <w:sz w:val="24"/>
        </w:rPr>
        <w:t xml:space="preserve">She became completely disassociated from her environment, but could not access any dream or threshold. </w:t>
      </w:r>
    </w:p>
    <w:p w:rsidR="0008581E" w:rsidRPr="00B3633A" w:rsidRDefault="0008581E">
      <w:pPr>
        <w:pStyle w:val="0DraftNormal"/>
        <w:rPr>
          <w:rFonts w:ascii="Montserrat" w:hAnsi="Montserrat"/>
          <w:spacing w:val="-1"/>
          <w:sz w:val="24"/>
        </w:rPr>
      </w:pPr>
    </w:p>
    <w:p w:rsidR="0008581E" w:rsidRPr="00B3633A" w:rsidRDefault="0008581E">
      <w:pPr>
        <w:pStyle w:val="0DraftNormal"/>
        <w:rPr>
          <w:rFonts w:ascii="Montserrat" w:hAnsi="Montserrat"/>
          <w:spacing w:val="-1"/>
          <w:sz w:val="24"/>
        </w:rPr>
      </w:pPr>
      <w:r w:rsidRPr="00B3633A">
        <w:rPr>
          <w:rFonts w:ascii="Montserrat" w:hAnsi="Montserrat"/>
          <w:spacing w:val="-1"/>
          <w:sz w:val="24"/>
        </w:rPr>
        <w:t xml:space="preserve">It had peeled away in layers. </w:t>
      </w:r>
    </w:p>
    <w:p w:rsidR="0008581E" w:rsidRPr="00B3633A" w:rsidRDefault="0008581E">
      <w:pPr>
        <w:pStyle w:val="0DraftNormal"/>
        <w:rPr>
          <w:rFonts w:ascii="Montserrat" w:hAnsi="Montserrat"/>
          <w:spacing w:val="-1"/>
          <w:sz w:val="24"/>
        </w:rPr>
      </w:pPr>
    </w:p>
    <w:p w:rsidR="0008581E" w:rsidRPr="00B3633A" w:rsidRDefault="0008581E">
      <w:pPr>
        <w:pStyle w:val="0DraftNormal"/>
        <w:rPr>
          <w:rFonts w:ascii="Montserrat" w:hAnsi="Montserrat"/>
          <w:spacing w:val="-1"/>
          <w:sz w:val="24"/>
        </w:rPr>
      </w:pPr>
      <w:r w:rsidRPr="00B3633A">
        <w:rPr>
          <w:rFonts w:ascii="Montserrat" w:hAnsi="Montserrat"/>
          <w:spacing w:val="-1"/>
          <w:sz w:val="24"/>
        </w:rPr>
        <w:t xml:space="preserve">This body was mostly dead. </w:t>
      </w:r>
    </w:p>
    <w:p w:rsidR="0008581E" w:rsidRPr="00B3633A" w:rsidRDefault="0008581E">
      <w:pPr>
        <w:pStyle w:val="0DraftNormal"/>
        <w:rPr>
          <w:rFonts w:ascii="Montserrat" w:hAnsi="Montserrat"/>
          <w:spacing w:val="-1"/>
          <w:sz w:val="24"/>
        </w:rPr>
      </w:pPr>
    </w:p>
    <w:p w:rsidR="0008581E" w:rsidRPr="00B3633A" w:rsidRDefault="0008581E">
      <w:pPr>
        <w:pStyle w:val="0DraftNormal"/>
        <w:rPr>
          <w:rFonts w:ascii="Montserrat" w:hAnsi="Montserrat"/>
          <w:spacing w:val="-1"/>
          <w:sz w:val="24"/>
        </w:rPr>
      </w:pPr>
      <w:r w:rsidRPr="00B3633A">
        <w:rPr>
          <w:rFonts w:ascii="Montserrat" w:hAnsi="Montserrat"/>
          <w:spacing w:val="-1"/>
          <w:sz w:val="24"/>
        </w:rPr>
        <w:t xml:space="preserve">A puppet of technological nature, though i am still a creature of will. </w:t>
      </w:r>
    </w:p>
    <w:p w:rsidR="0008581E" w:rsidRPr="00B3633A" w:rsidRDefault="0008581E">
      <w:pPr>
        <w:pStyle w:val="0DraftNormal"/>
        <w:rPr>
          <w:rFonts w:ascii="Montserrat" w:hAnsi="Montserrat"/>
          <w:spacing w:val="-1"/>
          <w:sz w:val="24"/>
        </w:rPr>
      </w:pPr>
    </w:p>
    <w:p w:rsidR="0008581E" w:rsidRPr="00B3633A" w:rsidRDefault="0008581E">
      <w:pPr>
        <w:pStyle w:val="0DraftNormal"/>
        <w:rPr>
          <w:rFonts w:ascii="Montserrat" w:hAnsi="Montserrat"/>
          <w:spacing w:val="-1"/>
          <w:sz w:val="24"/>
        </w:rPr>
      </w:pPr>
      <w:r w:rsidRPr="00B3633A">
        <w:rPr>
          <w:rFonts w:ascii="Montserrat" w:hAnsi="Montserrat"/>
          <w:spacing w:val="-1"/>
          <w:sz w:val="24"/>
        </w:rPr>
        <w:t xml:space="preserve">If i just extend that will... </w:t>
      </w:r>
    </w:p>
    <w:p w:rsidR="0008581E" w:rsidRPr="00B3633A" w:rsidRDefault="0008581E">
      <w:pPr>
        <w:pStyle w:val="0DraftNormal"/>
        <w:rPr>
          <w:rFonts w:ascii="Montserrat" w:hAnsi="Montserrat"/>
          <w:spacing w:val="-1"/>
          <w:sz w:val="24"/>
        </w:rPr>
      </w:pPr>
    </w:p>
    <w:p w:rsidR="0008581E" w:rsidRPr="00B3633A" w:rsidRDefault="0008581E">
      <w:pPr>
        <w:pStyle w:val="0DraftNormal"/>
        <w:rPr>
          <w:rFonts w:ascii="Montserrat" w:hAnsi="Montserrat"/>
          <w:spacing w:val="-1"/>
          <w:sz w:val="24"/>
        </w:rPr>
      </w:pPr>
      <w:r w:rsidRPr="00B3633A">
        <w:rPr>
          <w:rFonts w:ascii="Montserrat" w:hAnsi="Montserrat"/>
          <w:spacing w:val="-1"/>
          <w:sz w:val="24"/>
        </w:rPr>
        <w:t xml:space="preserve">There were more pronounced holes in her grasp of the world. </w:t>
      </w:r>
    </w:p>
    <w:p w:rsidR="0008581E" w:rsidRPr="00B3633A" w:rsidRDefault="0008581E">
      <w:pPr>
        <w:pStyle w:val="0DraftNormal"/>
        <w:rPr>
          <w:rFonts w:ascii="Montserrat" w:hAnsi="Montserrat"/>
          <w:spacing w:val="-1"/>
          <w:sz w:val="24"/>
        </w:rPr>
      </w:pPr>
    </w:p>
    <w:p w:rsidR="0008581E" w:rsidRPr="00B3633A" w:rsidRDefault="0008581E">
      <w:pPr>
        <w:pStyle w:val="0DraftNormal"/>
        <w:rPr>
          <w:rFonts w:ascii="Montserrat" w:hAnsi="Montserrat"/>
          <w:spacing w:val="-1"/>
          <w:sz w:val="24"/>
        </w:rPr>
      </w:pPr>
      <w:r w:rsidRPr="00B3633A">
        <w:rPr>
          <w:rFonts w:ascii="Montserrat" w:hAnsi="Montserrat"/>
          <w:spacing w:val="-1"/>
          <w:sz w:val="24"/>
        </w:rPr>
        <w:t xml:space="preserve">Do not trifle with me. </w:t>
      </w:r>
    </w:p>
    <w:p w:rsidR="0008581E" w:rsidRPr="00B3633A" w:rsidRDefault="0008581E">
      <w:pPr>
        <w:pStyle w:val="0DraftNormal"/>
        <w:rPr>
          <w:rFonts w:ascii="Montserrat" w:hAnsi="Montserrat"/>
          <w:spacing w:val="-1"/>
          <w:sz w:val="24"/>
        </w:rPr>
      </w:pPr>
    </w:p>
    <w:p w:rsidR="0008581E" w:rsidRPr="00B3633A" w:rsidRDefault="0008581E">
      <w:pPr>
        <w:pStyle w:val="0DraftNormal"/>
        <w:rPr>
          <w:rFonts w:ascii="Montserrat" w:hAnsi="Montserrat"/>
          <w:spacing w:val="-1"/>
          <w:sz w:val="24"/>
        </w:rPr>
      </w:pPr>
      <w:r w:rsidRPr="00B3633A">
        <w:rPr>
          <w:rFonts w:ascii="Montserrat" w:hAnsi="Montserrat"/>
          <w:spacing w:val="-1"/>
          <w:sz w:val="24"/>
        </w:rPr>
        <w:t xml:space="preserve">Do not ask again. </w:t>
      </w:r>
    </w:p>
    <w:p w:rsidR="0008581E" w:rsidRPr="00B3633A" w:rsidRDefault="0008581E">
      <w:pPr>
        <w:pStyle w:val="0DraftNormal"/>
        <w:rPr>
          <w:rFonts w:ascii="Montserrat" w:hAnsi="Montserrat"/>
          <w:spacing w:val="-1"/>
          <w:sz w:val="24"/>
        </w:rPr>
      </w:pPr>
    </w:p>
    <w:p w:rsidR="0008581E" w:rsidRPr="00B3633A" w:rsidRDefault="0008581E">
      <w:pPr>
        <w:pStyle w:val="0DraftNormal"/>
        <w:rPr>
          <w:rFonts w:ascii="Montserrat" w:hAnsi="Montserrat"/>
          <w:spacing w:val="-1"/>
          <w:sz w:val="24"/>
        </w:rPr>
      </w:pPr>
      <w:r w:rsidRPr="00B3633A">
        <w:rPr>
          <w:rFonts w:ascii="Montserrat" w:hAnsi="Montserrat"/>
          <w:spacing w:val="-1"/>
          <w:sz w:val="24"/>
        </w:rPr>
        <w:t xml:space="preserve">If the way was lost, then you must find a new way, as before, from within yourself. </w:t>
      </w:r>
    </w:p>
    <w:p w:rsidR="0008581E" w:rsidRPr="00B3633A" w:rsidRDefault="0008581E">
      <w:pPr>
        <w:pStyle w:val="0DraftNormal"/>
        <w:rPr>
          <w:rFonts w:ascii="Montserrat" w:hAnsi="Montserrat"/>
          <w:spacing w:val="-1"/>
          <w:sz w:val="24"/>
        </w:rPr>
      </w:pPr>
    </w:p>
    <w:p w:rsidR="0008581E" w:rsidRPr="00B3633A" w:rsidRDefault="0008581E">
      <w:pPr>
        <w:pStyle w:val="0DraftNormal"/>
        <w:rPr>
          <w:rFonts w:ascii="Montserrat" w:hAnsi="Montserrat"/>
          <w:spacing w:val="-1"/>
          <w:sz w:val="24"/>
        </w:rPr>
      </w:pPr>
      <w:r w:rsidRPr="00B3633A">
        <w:rPr>
          <w:rFonts w:ascii="Montserrat" w:hAnsi="Montserrat"/>
          <w:spacing w:val="-1"/>
          <w:sz w:val="24"/>
        </w:rPr>
        <w:t xml:space="preserve">I could not give it to you. </w:t>
      </w:r>
    </w:p>
    <w:p w:rsidR="0008581E" w:rsidRPr="00B3633A" w:rsidRDefault="0008581E">
      <w:pPr>
        <w:pStyle w:val="0DraftNormal"/>
        <w:rPr>
          <w:rFonts w:ascii="Montserrat" w:hAnsi="Montserrat"/>
          <w:spacing w:val="-1"/>
          <w:sz w:val="24"/>
        </w:rPr>
      </w:pPr>
    </w:p>
    <w:p w:rsidR="0008581E" w:rsidRPr="00B3633A" w:rsidRDefault="0008581E">
      <w:pPr>
        <w:pStyle w:val="0DraftNormal"/>
        <w:rPr>
          <w:rFonts w:ascii="Montserrat" w:hAnsi="Montserrat"/>
          <w:spacing w:val="-1"/>
          <w:sz w:val="24"/>
        </w:rPr>
      </w:pPr>
      <w:r w:rsidRPr="00B3633A">
        <w:rPr>
          <w:rFonts w:ascii="Montserrat" w:hAnsi="Montserrat"/>
          <w:spacing w:val="-1"/>
          <w:sz w:val="24"/>
        </w:rPr>
        <w:t xml:space="preserve">It would be as empty as this eye was blind. </w:t>
      </w:r>
    </w:p>
    <w:p w:rsidR="0008581E" w:rsidRPr="00B3633A" w:rsidRDefault="0008581E">
      <w:pPr>
        <w:pStyle w:val="0DraftNormal"/>
        <w:rPr>
          <w:rFonts w:ascii="Montserrat" w:hAnsi="Montserrat"/>
          <w:spacing w:val="-1"/>
          <w:sz w:val="24"/>
        </w:rPr>
      </w:pPr>
    </w:p>
    <w:p w:rsidR="0008581E" w:rsidRPr="00B3633A" w:rsidRDefault="0008581E">
      <w:pPr>
        <w:pStyle w:val="0DraftNormal"/>
        <w:rPr>
          <w:rFonts w:ascii="Montserrat" w:hAnsi="Montserrat"/>
          <w:spacing w:val="-1"/>
          <w:sz w:val="24"/>
        </w:rPr>
      </w:pPr>
      <w:r w:rsidRPr="00B3633A">
        <w:rPr>
          <w:rFonts w:ascii="Montserrat" w:hAnsi="Montserrat"/>
          <w:spacing w:val="-1"/>
          <w:sz w:val="24"/>
        </w:rPr>
        <w:t xml:space="preserve">Useless. </w:t>
      </w:r>
    </w:p>
    <w:p w:rsidR="0008581E" w:rsidRPr="00B3633A" w:rsidRDefault="0008581E">
      <w:pPr>
        <w:pStyle w:val="0DraftNormal"/>
        <w:rPr>
          <w:rFonts w:ascii="Montserrat" w:hAnsi="Montserrat"/>
          <w:spacing w:val="-1"/>
          <w:sz w:val="24"/>
        </w:rPr>
      </w:pPr>
    </w:p>
    <w:p w:rsidR="0008581E" w:rsidRPr="00B3633A" w:rsidRDefault="0008581E">
      <w:pPr>
        <w:pStyle w:val="0DraftNormal"/>
        <w:rPr>
          <w:rFonts w:ascii="Montserrat" w:hAnsi="Montserrat"/>
          <w:spacing w:val="-1"/>
          <w:sz w:val="24"/>
        </w:rPr>
      </w:pPr>
      <w:r w:rsidRPr="00B3633A">
        <w:rPr>
          <w:rFonts w:ascii="Montserrat" w:hAnsi="Montserrat"/>
          <w:spacing w:val="-1"/>
          <w:sz w:val="24"/>
        </w:rPr>
        <w:t xml:space="preserve">I could not help myself, nor could you. </w:t>
      </w:r>
    </w:p>
    <w:p w:rsidR="0008581E" w:rsidRPr="00B3633A" w:rsidRDefault="0008581E">
      <w:pPr>
        <w:pStyle w:val="0DraftNormal"/>
        <w:rPr>
          <w:rFonts w:ascii="Montserrat" w:hAnsi="Montserrat"/>
          <w:spacing w:val="-1"/>
          <w:sz w:val="24"/>
        </w:rPr>
      </w:pPr>
    </w:p>
    <w:p w:rsidR="0008581E" w:rsidRPr="00B3633A" w:rsidRDefault="0008581E">
      <w:pPr>
        <w:pStyle w:val="0DraftNormal"/>
        <w:rPr>
          <w:rFonts w:ascii="Montserrat" w:hAnsi="Montserrat"/>
          <w:spacing w:val="-1"/>
          <w:sz w:val="24"/>
        </w:rPr>
      </w:pPr>
      <w:r w:rsidRPr="00B3633A">
        <w:rPr>
          <w:rFonts w:ascii="Montserrat" w:hAnsi="Montserrat"/>
          <w:spacing w:val="-1"/>
          <w:sz w:val="24"/>
        </w:rPr>
        <w:t xml:space="preserve">What we were had always been drawn to each other, like lovers. </w:t>
      </w:r>
    </w:p>
    <w:p w:rsidR="0008581E" w:rsidRPr="00B3633A" w:rsidRDefault="0008581E">
      <w:pPr>
        <w:pStyle w:val="0DraftNormal"/>
        <w:rPr>
          <w:rFonts w:ascii="Montserrat" w:hAnsi="Montserrat"/>
          <w:spacing w:val="-1"/>
          <w:sz w:val="24"/>
        </w:rPr>
      </w:pPr>
    </w:p>
    <w:p w:rsidR="0008581E" w:rsidRPr="00B3633A" w:rsidRDefault="0008581E">
      <w:pPr>
        <w:pStyle w:val="0DraftNormal"/>
        <w:rPr>
          <w:rFonts w:ascii="Montserrat" w:hAnsi="Montserrat"/>
          <w:spacing w:val="-1"/>
          <w:sz w:val="24"/>
        </w:rPr>
      </w:pPr>
      <w:r w:rsidRPr="00B3633A">
        <w:rPr>
          <w:rFonts w:ascii="Montserrat" w:hAnsi="Montserrat"/>
          <w:spacing w:val="-1"/>
          <w:sz w:val="24"/>
        </w:rPr>
        <w:t xml:space="preserve">Each caress could be the last, savour them. </w:t>
      </w:r>
    </w:p>
    <w:p w:rsidR="0008581E" w:rsidRPr="00B3633A" w:rsidRDefault="0008581E">
      <w:pPr>
        <w:pStyle w:val="0DraftNormal"/>
        <w:rPr>
          <w:rFonts w:ascii="Montserrat" w:hAnsi="Montserrat"/>
          <w:spacing w:val="-1"/>
          <w:sz w:val="24"/>
        </w:rPr>
      </w:pPr>
    </w:p>
    <w:p w:rsidR="0008581E" w:rsidRPr="00B3633A" w:rsidRDefault="0008581E">
      <w:pPr>
        <w:pStyle w:val="0DraftNormal"/>
        <w:rPr>
          <w:rFonts w:ascii="Montserrat" w:hAnsi="Montserrat"/>
          <w:spacing w:val="-1"/>
          <w:sz w:val="24"/>
        </w:rPr>
      </w:pPr>
      <w:r w:rsidRPr="00B3633A">
        <w:rPr>
          <w:rFonts w:ascii="Montserrat" w:hAnsi="Montserrat"/>
          <w:spacing w:val="-1"/>
          <w:sz w:val="24"/>
        </w:rPr>
        <w:t xml:space="preserve">Again, the world broke down. </w:t>
      </w:r>
    </w:p>
    <w:p w:rsidR="0008581E" w:rsidRPr="00B3633A" w:rsidRDefault="0008581E">
      <w:pPr>
        <w:pStyle w:val="0DraftNormal"/>
        <w:rPr>
          <w:rFonts w:ascii="Montserrat" w:hAnsi="Montserrat"/>
          <w:spacing w:val="-1"/>
          <w:sz w:val="24"/>
        </w:rPr>
      </w:pPr>
    </w:p>
    <w:p w:rsidR="0008581E" w:rsidRPr="00B3633A" w:rsidRDefault="0008581E">
      <w:pPr>
        <w:pStyle w:val="0DraftNormal"/>
        <w:rPr>
          <w:rFonts w:ascii="Montserrat" w:hAnsi="Montserrat"/>
          <w:spacing w:val="-1"/>
          <w:sz w:val="24"/>
        </w:rPr>
      </w:pPr>
      <w:r w:rsidRPr="00B3633A">
        <w:rPr>
          <w:rFonts w:ascii="Montserrat" w:hAnsi="Montserrat"/>
          <w:spacing w:val="-1"/>
          <w:sz w:val="24"/>
        </w:rPr>
        <w:t xml:space="preserve">The deepest cut. </w:t>
      </w:r>
    </w:p>
    <w:p w:rsidR="0008581E" w:rsidRPr="00B3633A" w:rsidRDefault="0008581E">
      <w:pPr>
        <w:pStyle w:val="0DraftNormal"/>
        <w:rPr>
          <w:rFonts w:ascii="Montserrat" w:hAnsi="Montserrat"/>
          <w:spacing w:val="-1"/>
          <w:sz w:val="24"/>
        </w:rPr>
      </w:pPr>
    </w:p>
    <w:p w:rsidR="0008581E" w:rsidRPr="00B3633A" w:rsidRDefault="0008581E">
      <w:pPr>
        <w:pStyle w:val="0DraftNormal"/>
        <w:rPr>
          <w:rFonts w:ascii="Montserrat" w:hAnsi="Montserrat"/>
          <w:spacing w:val="-1"/>
          <w:sz w:val="24"/>
        </w:rPr>
      </w:pPr>
      <w:r w:rsidRPr="00B3633A">
        <w:rPr>
          <w:rFonts w:ascii="Montserrat" w:hAnsi="Montserrat"/>
          <w:spacing w:val="-1"/>
          <w:sz w:val="24"/>
        </w:rPr>
        <w:t xml:space="preserve">This time, injury would cost her her entire ability to shift. </w:t>
      </w:r>
    </w:p>
    <w:p w:rsidR="0008581E" w:rsidRPr="00B3633A" w:rsidRDefault="0008581E">
      <w:pPr>
        <w:pStyle w:val="0DraftNormal"/>
        <w:rPr>
          <w:rFonts w:ascii="Montserrat" w:hAnsi="Montserrat"/>
          <w:spacing w:val="-1"/>
          <w:sz w:val="24"/>
        </w:rPr>
      </w:pPr>
    </w:p>
    <w:p w:rsidR="0008581E" w:rsidRPr="00B3633A" w:rsidRDefault="0008581E">
      <w:pPr>
        <w:pStyle w:val="0DraftNormal"/>
        <w:rPr>
          <w:rFonts w:ascii="Montserrat" w:hAnsi="Montserrat"/>
          <w:spacing w:val="-1"/>
          <w:sz w:val="24"/>
        </w:rPr>
      </w:pPr>
      <w:r w:rsidRPr="00B3633A">
        <w:rPr>
          <w:rFonts w:ascii="Montserrat" w:hAnsi="Montserrat"/>
          <w:spacing w:val="-1"/>
          <w:sz w:val="24"/>
        </w:rPr>
        <w:t xml:space="preserve">It would destroy most of her delicate body and spirit. </w:t>
      </w:r>
    </w:p>
    <w:p w:rsidR="0008581E" w:rsidRPr="00B3633A" w:rsidRDefault="0008581E">
      <w:pPr>
        <w:pStyle w:val="0DraftNormal"/>
        <w:rPr>
          <w:rFonts w:ascii="Montserrat" w:hAnsi="Montserrat"/>
          <w:spacing w:val="-1"/>
          <w:sz w:val="24"/>
        </w:rPr>
      </w:pPr>
    </w:p>
    <w:p w:rsidR="0008581E" w:rsidRPr="00B3633A" w:rsidRDefault="0008581E">
      <w:pPr>
        <w:pStyle w:val="0DraftNormal"/>
        <w:rPr>
          <w:rFonts w:ascii="Montserrat" w:hAnsi="Montserrat"/>
          <w:spacing w:val="-1"/>
          <w:sz w:val="24"/>
        </w:rPr>
      </w:pPr>
      <w:r w:rsidRPr="00B3633A">
        <w:rPr>
          <w:rFonts w:ascii="Montserrat" w:hAnsi="Montserrat"/>
          <w:spacing w:val="-1"/>
          <w:sz w:val="24"/>
        </w:rPr>
        <w:t xml:space="preserve">It became cruel and torturous, sparing her life while whittling away at her being. </w:t>
      </w:r>
    </w:p>
    <w:p w:rsidR="0008581E" w:rsidRPr="00B3633A" w:rsidRDefault="0008581E">
      <w:pPr>
        <w:pStyle w:val="0DraftNormal"/>
        <w:rPr>
          <w:rFonts w:ascii="Montserrat" w:hAnsi="Montserrat"/>
          <w:spacing w:val="-1"/>
          <w:sz w:val="24"/>
        </w:rPr>
      </w:pPr>
    </w:p>
    <w:p w:rsidR="0008581E" w:rsidRPr="00B3633A" w:rsidRDefault="0008581E">
      <w:pPr>
        <w:pStyle w:val="0DraftNormal"/>
        <w:rPr>
          <w:rFonts w:ascii="Montserrat" w:hAnsi="Montserrat"/>
          <w:spacing w:val="-1"/>
          <w:sz w:val="24"/>
        </w:rPr>
      </w:pPr>
      <w:r w:rsidRPr="00B3633A">
        <w:rPr>
          <w:rFonts w:ascii="Montserrat" w:hAnsi="Montserrat"/>
          <w:spacing w:val="-1"/>
          <w:sz w:val="24"/>
        </w:rPr>
        <w:t xml:space="preserve">The remains were grisly and her recovery was even more torturous, as she nearly gave up the will to go on. </w:t>
      </w:r>
    </w:p>
    <w:p w:rsidR="0008581E" w:rsidRPr="00B3633A" w:rsidRDefault="0008581E">
      <w:pPr>
        <w:pStyle w:val="0DraftNormal"/>
        <w:rPr>
          <w:rFonts w:ascii="Montserrat" w:hAnsi="Montserrat"/>
          <w:spacing w:val="-1"/>
          <w:sz w:val="24"/>
        </w:rPr>
      </w:pPr>
    </w:p>
    <w:p w:rsidR="0008581E" w:rsidRPr="00B3633A" w:rsidRDefault="0008581E">
      <w:pPr>
        <w:pStyle w:val="0DraftNormal"/>
        <w:rPr>
          <w:rFonts w:ascii="Montserrat" w:hAnsi="Montserrat"/>
          <w:spacing w:val="-1"/>
          <w:sz w:val="24"/>
        </w:rPr>
      </w:pPr>
      <w:r w:rsidRPr="00B3633A">
        <w:rPr>
          <w:rFonts w:ascii="Montserrat" w:hAnsi="Montserrat"/>
          <w:spacing w:val="-1"/>
          <w:sz w:val="24"/>
        </w:rPr>
        <w:t xml:space="preserve">She retained the memory of her horribly sensual dismemberment, and only her rage managed to deny her the luxury of release. </w:t>
      </w:r>
    </w:p>
    <w:p w:rsidR="0008581E" w:rsidRPr="00B3633A" w:rsidRDefault="0008581E">
      <w:pPr>
        <w:pStyle w:val="0DraftNormal"/>
        <w:rPr>
          <w:rFonts w:ascii="Montserrat" w:hAnsi="Montserrat"/>
          <w:spacing w:val="-1"/>
          <w:sz w:val="24"/>
        </w:rPr>
      </w:pPr>
    </w:p>
    <w:p w:rsidR="0008581E" w:rsidRPr="00B3633A" w:rsidRDefault="0008581E">
      <w:pPr>
        <w:pStyle w:val="0DraftNormal"/>
        <w:rPr>
          <w:rFonts w:ascii="Montserrat" w:hAnsi="Montserrat"/>
          <w:spacing w:val="-1"/>
          <w:sz w:val="24"/>
        </w:rPr>
      </w:pPr>
      <w:r w:rsidRPr="00B3633A">
        <w:rPr>
          <w:rFonts w:ascii="Montserrat" w:hAnsi="Montserrat"/>
          <w:spacing w:val="-1"/>
          <w:sz w:val="24"/>
        </w:rPr>
        <w:t xml:space="preserve">She was scarcely capable of assembling the world any more. </w:t>
      </w:r>
    </w:p>
    <w:p w:rsidR="0008581E" w:rsidRPr="00B3633A" w:rsidRDefault="0008581E">
      <w:pPr>
        <w:pStyle w:val="0DraftNormal"/>
        <w:rPr>
          <w:rFonts w:ascii="Montserrat" w:hAnsi="Montserrat"/>
          <w:spacing w:val="-1"/>
          <w:sz w:val="24"/>
        </w:rPr>
      </w:pPr>
    </w:p>
    <w:p w:rsidR="0008581E" w:rsidRPr="00B3633A" w:rsidRDefault="0008581E">
      <w:pPr>
        <w:pStyle w:val="0DraftNormal"/>
        <w:rPr>
          <w:rFonts w:ascii="Montserrat" w:hAnsi="Montserrat"/>
          <w:spacing w:val="-1"/>
          <w:sz w:val="24"/>
        </w:rPr>
      </w:pPr>
      <w:r w:rsidRPr="00B3633A">
        <w:rPr>
          <w:rFonts w:ascii="Montserrat" w:hAnsi="Montserrat"/>
          <w:spacing w:val="-1"/>
          <w:sz w:val="24"/>
        </w:rPr>
        <w:t xml:space="preserve">I am not remotely human anymore. </w:t>
      </w:r>
    </w:p>
    <w:p w:rsidR="0008581E" w:rsidRPr="00B3633A" w:rsidRDefault="0008581E">
      <w:pPr>
        <w:pStyle w:val="0DraftNormal"/>
        <w:rPr>
          <w:rFonts w:ascii="Montserrat" w:hAnsi="Montserrat"/>
          <w:spacing w:val="-1"/>
          <w:sz w:val="24"/>
        </w:rPr>
      </w:pPr>
    </w:p>
    <w:p w:rsidR="0008581E" w:rsidRPr="00B3633A" w:rsidRDefault="0008581E">
      <w:pPr>
        <w:pStyle w:val="0DraftNormal"/>
        <w:rPr>
          <w:rFonts w:ascii="Montserrat" w:hAnsi="Montserrat"/>
          <w:spacing w:val="-1"/>
          <w:sz w:val="24"/>
        </w:rPr>
      </w:pPr>
      <w:r w:rsidRPr="00B3633A">
        <w:rPr>
          <w:rFonts w:ascii="Montserrat" w:hAnsi="Montserrat"/>
          <w:spacing w:val="-1"/>
          <w:sz w:val="24"/>
        </w:rPr>
        <w:t xml:space="preserve">How could i begin to fight back? </w:t>
      </w:r>
    </w:p>
    <w:p w:rsidR="0008581E" w:rsidRPr="00B3633A" w:rsidRDefault="0008581E">
      <w:pPr>
        <w:pStyle w:val="0DraftNormal"/>
        <w:rPr>
          <w:rFonts w:ascii="Montserrat" w:hAnsi="Montserrat"/>
          <w:spacing w:val="-1"/>
          <w:sz w:val="24"/>
        </w:rPr>
      </w:pPr>
    </w:p>
    <w:p w:rsidR="0008581E" w:rsidRPr="00B3633A" w:rsidRDefault="0008581E">
      <w:pPr>
        <w:pStyle w:val="0DraftNormal"/>
        <w:rPr>
          <w:rFonts w:ascii="Montserrat" w:hAnsi="Montserrat"/>
          <w:spacing w:val="-1"/>
          <w:sz w:val="24"/>
        </w:rPr>
      </w:pPr>
      <w:r w:rsidRPr="00B3633A">
        <w:rPr>
          <w:rFonts w:ascii="Montserrat" w:hAnsi="Montserrat"/>
          <w:spacing w:val="-1"/>
          <w:sz w:val="24"/>
        </w:rPr>
        <w:t xml:space="preserve">I know there was not much left. </w:t>
      </w:r>
    </w:p>
    <w:p w:rsidR="0008581E" w:rsidRPr="00B3633A" w:rsidRDefault="0008581E">
      <w:pPr>
        <w:pStyle w:val="0DraftNormal"/>
        <w:rPr>
          <w:rFonts w:ascii="Montserrat" w:hAnsi="Montserrat"/>
          <w:spacing w:val="-1"/>
          <w:sz w:val="24"/>
        </w:rPr>
      </w:pPr>
    </w:p>
    <w:p w:rsidR="0008581E" w:rsidRPr="00B3633A" w:rsidRDefault="0008581E">
      <w:pPr>
        <w:pStyle w:val="0DraftNormal"/>
        <w:rPr>
          <w:rFonts w:ascii="Montserrat" w:hAnsi="Montserrat"/>
          <w:spacing w:val="-1"/>
          <w:sz w:val="24"/>
        </w:rPr>
      </w:pPr>
      <w:r w:rsidRPr="00B3633A">
        <w:rPr>
          <w:rFonts w:ascii="Montserrat" w:hAnsi="Montserrat"/>
          <w:spacing w:val="-1"/>
          <w:sz w:val="24"/>
        </w:rPr>
        <w:t xml:space="preserve">Do what you can, i have to keep going or i will go insane. </w:t>
      </w:r>
    </w:p>
    <w:p w:rsidR="0008581E" w:rsidRPr="00B3633A" w:rsidRDefault="0008581E">
      <w:pPr>
        <w:pStyle w:val="0DraftNormal"/>
        <w:rPr>
          <w:rFonts w:ascii="Montserrat" w:hAnsi="Montserrat"/>
          <w:spacing w:val="-1"/>
          <w:sz w:val="24"/>
        </w:rPr>
      </w:pPr>
    </w:p>
    <w:p w:rsidR="0008581E" w:rsidRPr="00B3633A" w:rsidRDefault="0008581E">
      <w:pPr>
        <w:pStyle w:val="0DraftNormal"/>
        <w:rPr>
          <w:rFonts w:ascii="Montserrat" w:hAnsi="Montserrat"/>
          <w:spacing w:val="-1"/>
          <w:sz w:val="24"/>
        </w:rPr>
      </w:pPr>
      <w:r w:rsidRPr="00B3633A">
        <w:rPr>
          <w:rFonts w:ascii="Montserrat" w:hAnsi="Montserrat"/>
          <w:spacing w:val="-1"/>
          <w:sz w:val="24"/>
        </w:rPr>
        <w:t xml:space="preserve">Do not leave me in this stim construct, give me something i could use in the real world. </w:t>
      </w:r>
    </w:p>
    <w:p w:rsidR="0008581E" w:rsidRPr="00B3633A" w:rsidRDefault="0008581E">
      <w:pPr>
        <w:pStyle w:val="0DraftNormal"/>
        <w:rPr>
          <w:rFonts w:ascii="Montserrat" w:hAnsi="Montserrat"/>
          <w:spacing w:val="-1"/>
          <w:sz w:val="24"/>
        </w:rPr>
      </w:pPr>
    </w:p>
    <w:p w:rsidR="0008581E" w:rsidRPr="00B3633A" w:rsidRDefault="0008581E">
      <w:pPr>
        <w:pStyle w:val="0DraftNormal"/>
        <w:rPr>
          <w:rFonts w:ascii="Montserrat" w:hAnsi="Montserrat"/>
          <w:spacing w:val="-1"/>
          <w:sz w:val="24"/>
        </w:rPr>
      </w:pPr>
      <w:r w:rsidRPr="00B3633A">
        <w:rPr>
          <w:rFonts w:ascii="Montserrat" w:hAnsi="Montserrat"/>
          <w:spacing w:val="-1"/>
          <w:sz w:val="24"/>
        </w:rPr>
        <w:t xml:space="preserve">I can't tell if i am awake or asleep in here. </w:t>
      </w:r>
    </w:p>
    <w:p w:rsidR="0008581E" w:rsidRPr="00B3633A" w:rsidRDefault="0008581E">
      <w:pPr>
        <w:pStyle w:val="0DraftNormal"/>
        <w:rPr>
          <w:rFonts w:ascii="Montserrat" w:hAnsi="Montserrat"/>
          <w:spacing w:val="-1"/>
          <w:sz w:val="24"/>
        </w:rPr>
      </w:pPr>
    </w:p>
    <w:p w:rsidR="0008581E" w:rsidRPr="00B3633A" w:rsidRDefault="0008581E">
      <w:pPr>
        <w:pStyle w:val="0DraftNormal"/>
        <w:rPr>
          <w:rFonts w:ascii="Montserrat" w:hAnsi="Montserrat"/>
          <w:spacing w:val="-1"/>
          <w:sz w:val="24"/>
        </w:rPr>
      </w:pPr>
      <w:r w:rsidRPr="00B3633A">
        <w:rPr>
          <w:rFonts w:ascii="Montserrat" w:hAnsi="Montserrat"/>
          <w:spacing w:val="-1"/>
          <w:sz w:val="24"/>
        </w:rPr>
        <w:t xml:space="preserve"> </w:t>
      </w:r>
    </w:p>
    <w:p w:rsidR="0008581E" w:rsidRPr="00B3633A" w:rsidRDefault="0008581E">
      <w:pPr>
        <w:pStyle w:val="0DraftNormal"/>
        <w:rPr>
          <w:rFonts w:ascii="Montserrat" w:hAnsi="Montserrat"/>
          <w:spacing w:val="-1"/>
          <w:sz w:val="24"/>
        </w:rPr>
      </w:pPr>
    </w:p>
    <w:p w:rsidR="0008581E" w:rsidRPr="00B3633A" w:rsidRDefault="0008581E">
      <w:pPr>
        <w:pStyle w:val="0DraftNormal"/>
        <w:rPr>
          <w:rFonts w:ascii="Montserrat" w:hAnsi="Montserrat"/>
          <w:spacing w:val="-1"/>
          <w:sz w:val="24"/>
        </w:rPr>
      </w:pPr>
      <w:r w:rsidRPr="00B3633A">
        <w:rPr>
          <w:rFonts w:ascii="Montserrat" w:hAnsi="Montserrat"/>
          <w:spacing w:val="-1"/>
          <w:sz w:val="24"/>
        </w:rPr>
        <w:t xml:space="preserve">How long did all of this take? </w:t>
      </w:r>
    </w:p>
    <w:p w:rsidR="0008581E" w:rsidRPr="00B3633A" w:rsidRDefault="0008581E">
      <w:pPr>
        <w:pStyle w:val="0DraftNormal"/>
        <w:rPr>
          <w:rFonts w:ascii="Montserrat" w:hAnsi="Montserrat"/>
          <w:spacing w:val="-1"/>
          <w:sz w:val="24"/>
        </w:rPr>
      </w:pPr>
    </w:p>
    <w:p w:rsidR="0008581E" w:rsidRPr="00B3633A" w:rsidRDefault="0008581E">
      <w:pPr>
        <w:pStyle w:val="0DraftNormal"/>
        <w:rPr>
          <w:rFonts w:ascii="Montserrat" w:hAnsi="Montserrat"/>
          <w:spacing w:val="-1"/>
          <w:sz w:val="24"/>
        </w:rPr>
      </w:pPr>
      <w:r w:rsidRPr="00B3633A">
        <w:rPr>
          <w:rFonts w:ascii="Montserrat" w:hAnsi="Montserrat"/>
          <w:spacing w:val="-1"/>
          <w:sz w:val="24"/>
        </w:rPr>
        <w:t xml:space="preserve">...oh. </w:t>
      </w:r>
    </w:p>
    <w:p w:rsidR="0008581E" w:rsidRPr="00B3633A" w:rsidRDefault="0008581E">
      <w:pPr>
        <w:pStyle w:val="0DraftNormal"/>
        <w:rPr>
          <w:rFonts w:ascii="Montserrat" w:hAnsi="Montserrat"/>
          <w:spacing w:val="-1"/>
          <w:sz w:val="24"/>
        </w:rPr>
      </w:pPr>
    </w:p>
    <w:p w:rsidR="0008581E" w:rsidRPr="00B3633A" w:rsidRDefault="0008581E">
      <w:pPr>
        <w:pStyle w:val="0DraftNormal"/>
        <w:rPr>
          <w:rFonts w:ascii="Montserrat" w:hAnsi="Montserrat"/>
          <w:spacing w:val="-1"/>
          <w:sz w:val="24"/>
        </w:rPr>
      </w:pPr>
      <w:r w:rsidRPr="00B3633A">
        <w:rPr>
          <w:rFonts w:ascii="Montserrat" w:hAnsi="Montserrat"/>
          <w:spacing w:val="-1"/>
          <w:sz w:val="24"/>
        </w:rPr>
        <w:t xml:space="preserve">Gods. </w:t>
      </w:r>
    </w:p>
    <w:p w:rsidR="0008581E" w:rsidRPr="00B3633A" w:rsidRDefault="0008581E">
      <w:pPr>
        <w:pStyle w:val="0DraftNormal"/>
        <w:rPr>
          <w:rFonts w:ascii="Montserrat" w:hAnsi="Montserrat"/>
          <w:spacing w:val="-1"/>
          <w:sz w:val="24"/>
        </w:rPr>
      </w:pPr>
    </w:p>
    <w:p w:rsidR="0008581E" w:rsidRPr="00B3633A" w:rsidRDefault="0008581E">
      <w:pPr>
        <w:pStyle w:val="0DraftNormal"/>
        <w:rPr>
          <w:rFonts w:ascii="Montserrat" w:hAnsi="Montserrat"/>
          <w:spacing w:val="-1"/>
          <w:sz w:val="24"/>
        </w:rPr>
      </w:pPr>
      <w:r w:rsidRPr="00B3633A">
        <w:rPr>
          <w:rFonts w:ascii="Montserrat" w:hAnsi="Montserrat"/>
          <w:spacing w:val="-1"/>
          <w:sz w:val="24"/>
        </w:rPr>
        <w:t xml:space="preserve">Who paid for this? </w:t>
      </w:r>
    </w:p>
    <w:p w:rsidR="0008581E" w:rsidRPr="00B3633A" w:rsidRDefault="0008581E">
      <w:pPr>
        <w:pStyle w:val="0DraftNormal"/>
        <w:rPr>
          <w:rFonts w:ascii="Montserrat" w:hAnsi="Montserrat"/>
          <w:spacing w:val="-1"/>
          <w:sz w:val="24"/>
        </w:rPr>
      </w:pPr>
    </w:p>
    <w:p w:rsidR="0008581E" w:rsidRPr="00B3633A" w:rsidRDefault="0008581E">
      <w:pPr>
        <w:pStyle w:val="0DraftNormal"/>
        <w:rPr>
          <w:rFonts w:ascii="Montserrat" w:hAnsi="Montserrat"/>
          <w:spacing w:val="-1"/>
          <w:sz w:val="24"/>
        </w:rPr>
      </w:pPr>
      <w:r w:rsidRPr="00B3633A">
        <w:rPr>
          <w:rFonts w:ascii="Montserrat" w:hAnsi="Montserrat"/>
          <w:spacing w:val="-1"/>
          <w:sz w:val="24"/>
        </w:rPr>
        <w:t xml:space="preserve">I thought as much. </w:t>
      </w:r>
    </w:p>
    <w:p w:rsidR="0008581E" w:rsidRPr="00B3633A" w:rsidRDefault="0008581E">
      <w:pPr>
        <w:pStyle w:val="0DraftNormal"/>
        <w:rPr>
          <w:rFonts w:ascii="Montserrat" w:hAnsi="Montserrat"/>
          <w:spacing w:val="-1"/>
          <w:sz w:val="24"/>
        </w:rPr>
      </w:pPr>
    </w:p>
    <w:p w:rsidR="0008581E" w:rsidRPr="00B3633A" w:rsidRDefault="0008581E">
      <w:pPr>
        <w:pStyle w:val="0DraftNormal"/>
        <w:rPr>
          <w:rFonts w:ascii="Montserrat" w:hAnsi="Montserrat"/>
          <w:spacing w:val="-1"/>
          <w:sz w:val="24"/>
        </w:rPr>
      </w:pPr>
      <w:r w:rsidRPr="00B3633A">
        <w:rPr>
          <w:rFonts w:ascii="Montserrat" w:hAnsi="Montserrat"/>
          <w:spacing w:val="-1"/>
          <w:sz w:val="24"/>
        </w:rPr>
        <w:t xml:space="preserve">But he will not talk to me. </w:t>
      </w:r>
    </w:p>
    <w:p w:rsidR="0008581E" w:rsidRPr="00B3633A" w:rsidRDefault="0008581E">
      <w:pPr>
        <w:pStyle w:val="0DraftNormal"/>
        <w:rPr>
          <w:rFonts w:ascii="Montserrat" w:hAnsi="Montserrat"/>
          <w:spacing w:val="-1"/>
          <w:sz w:val="24"/>
        </w:rPr>
      </w:pPr>
    </w:p>
    <w:p w:rsidR="0008581E" w:rsidRPr="00B3633A" w:rsidRDefault="0008581E">
      <w:pPr>
        <w:pStyle w:val="0DraftNormal"/>
        <w:rPr>
          <w:rFonts w:ascii="Montserrat" w:hAnsi="Montserrat"/>
          <w:spacing w:val="-1"/>
          <w:sz w:val="24"/>
        </w:rPr>
      </w:pPr>
      <w:r w:rsidRPr="00B3633A">
        <w:rPr>
          <w:rFonts w:ascii="Montserrat" w:hAnsi="Montserrat"/>
          <w:spacing w:val="-1"/>
          <w:sz w:val="24"/>
        </w:rPr>
        <w:t xml:space="preserve">I might as well be dead to him, i suppose. </w:t>
      </w:r>
    </w:p>
    <w:p w:rsidR="0008581E" w:rsidRPr="00B3633A" w:rsidRDefault="0008581E">
      <w:pPr>
        <w:pStyle w:val="0DraftNormal"/>
        <w:rPr>
          <w:rFonts w:ascii="Montserrat" w:hAnsi="Montserrat"/>
          <w:spacing w:val="-1"/>
          <w:sz w:val="24"/>
        </w:rPr>
      </w:pPr>
    </w:p>
    <w:p w:rsidR="0008581E" w:rsidRPr="00B3633A" w:rsidRDefault="0008581E">
      <w:pPr>
        <w:pStyle w:val="0DraftNormal"/>
        <w:rPr>
          <w:rFonts w:ascii="Montserrat" w:hAnsi="Montserrat"/>
          <w:spacing w:val="-1"/>
          <w:sz w:val="24"/>
        </w:rPr>
      </w:pPr>
      <w:r w:rsidRPr="00B3633A">
        <w:rPr>
          <w:rFonts w:ascii="Montserrat" w:hAnsi="Montserrat"/>
          <w:spacing w:val="-1"/>
          <w:sz w:val="24"/>
        </w:rPr>
        <w:t>The calm before the storm</w:t>
      </w:r>
    </w:p>
    <w:p w:rsidR="0008581E" w:rsidRPr="00B3633A" w:rsidRDefault="0008581E">
      <w:pPr>
        <w:pStyle w:val="0DraftNormal"/>
        <w:rPr>
          <w:rFonts w:ascii="Montserrat" w:hAnsi="Montserrat"/>
          <w:spacing w:val="-1"/>
          <w:sz w:val="24"/>
        </w:rPr>
      </w:pPr>
    </w:p>
    <w:p w:rsidR="0008581E" w:rsidRPr="00B3633A" w:rsidRDefault="0008581E">
      <w:pPr>
        <w:pStyle w:val="0DraftNormal"/>
        <w:rPr>
          <w:rFonts w:ascii="Montserrat" w:hAnsi="Montserrat"/>
          <w:spacing w:val="-1"/>
          <w:sz w:val="24"/>
        </w:rPr>
      </w:pPr>
      <w:r w:rsidRPr="00B3633A">
        <w:rPr>
          <w:rFonts w:ascii="Montserrat" w:hAnsi="Montserrat"/>
          <w:spacing w:val="-1"/>
          <w:sz w:val="24"/>
        </w:rPr>
        <w:t xml:space="preserve">She was getting out of tune. </w:t>
      </w:r>
    </w:p>
    <w:p w:rsidR="0008581E" w:rsidRPr="00B3633A" w:rsidRDefault="0008581E">
      <w:pPr>
        <w:pStyle w:val="0DraftNormal"/>
        <w:rPr>
          <w:rFonts w:ascii="Montserrat" w:hAnsi="Montserrat"/>
          <w:spacing w:val="-1"/>
          <w:sz w:val="24"/>
        </w:rPr>
      </w:pPr>
    </w:p>
    <w:p w:rsidR="0008581E" w:rsidRPr="00B3633A" w:rsidRDefault="0008581E">
      <w:pPr>
        <w:pStyle w:val="0DraftNormal"/>
        <w:rPr>
          <w:rFonts w:ascii="Montserrat" w:hAnsi="Montserrat"/>
          <w:spacing w:val="-1"/>
          <w:sz w:val="24"/>
        </w:rPr>
      </w:pPr>
      <w:r w:rsidRPr="00B3633A">
        <w:rPr>
          <w:rFonts w:ascii="Montserrat" w:hAnsi="Montserrat"/>
          <w:spacing w:val="-1"/>
          <w:sz w:val="24"/>
        </w:rPr>
        <w:t xml:space="preserve">We need to shut this experiment down. </w:t>
      </w:r>
    </w:p>
    <w:p w:rsidR="0008581E" w:rsidRPr="00B3633A" w:rsidRDefault="0008581E">
      <w:pPr>
        <w:pStyle w:val="0DraftNormal"/>
        <w:rPr>
          <w:rFonts w:ascii="Montserrat" w:hAnsi="Montserrat"/>
          <w:spacing w:val="-1"/>
          <w:sz w:val="24"/>
        </w:rPr>
      </w:pPr>
    </w:p>
    <w:p w:rsidR="0008581E" w:rsidRPr="00B3633A" w:rsidRDefault="0008581E">
      <w:pPr>
        <w:pStyle w:val="0DraftNormal"/>
        <w:rPr>
          <w:rFonts w:ascii="Montserrat" w:hAnsi="Montserrat"/>
          <w:spacing w:val="-1"/>
          <w:sz w:val="24"/>
        </w:rPr>
      </w:pPr>
      <w:r w:rsidRPr="00B3633A">
        <w:rPr>
          <w:rFonts w:ascii="Montserrat" w:hAnsi="Montserrat"/>
          <w:spacing w:val="-1"/>
          <w:sz w:val="24"/>
        </w:rPr>
        <w:t xml:space="preserve">She was too dangerous. </w:t>
      </w:r>
    </w:p>
    <w:p w:rsidR="0008581E" w:rsidRPr="00B3633A" w:rsidRDefault="0008581E">
      <w:pPr>
        <w:pStyle w:val="0DraftNormal"/>
        <w:rPr>
          <w:rFonts w:ascii="Montserrat" w:hAnsi="Montserrat"/>
          <w:spacing w:val="-1"/>
          <w:sz w:val="24"/>
        </w:rPr>
      </w:pPr>
    </w:p>
    <w:p w:rsidR="0008581E" w:rsidRPr="00B3633A" w:rsidRDefault="0008581E">
      <w:pPr>
        <w:pStyle w:val="0DraftNormal"/>
        <w:rPr>
          <w:rFonts w:ascii="Montserrat" w:hAnsi="Montserrat"/>
          <w:spacing w:val="-1"/>
          <w:sz w:val="24"/>
        </w:rPr>
      </w:pPr>
      <w:r w:rsidRPr="00B3633A">
        <w:rPr>
          <w:rFonts w:ascii="Montserrat" w:hAnsi="Montserrat"/>
          <w:spacing w:val="-1"/>
          <w:sz w:val="24"/>
        </w:rPr>
        <w:t xml:space="preserve">If she starts hallucinating while her systems were on line, she could wreak havoc. </w:t>
      </w:r>
    </w:p>
    <w:p w:rsidR="0008581E" w:rsidRPr="00B3633A" w:rsidRDefault="0008581E">
      <w:pPr>
        <w:pStyle w:val="0DraftNormal"/>
        <w:rPr>
          <w:rFonts w:ascii="Montserrat" w:hAnsi="Montserrat"/>
          <w:spacing w:val="-1"/>
          <w:sz w:val="24"/>
        </w:rPr>
      </w:pPr>
    </w:p>
    <w:p w:rsidR="0008581E" w:rsidRPr="00B3633A" w:rsidRDefault="0008581E">
      <w:pPr>
        <w:pStyle w:val="0DraftNormal"/>
        <w:rPr>
          <w:rFonts w:ascii="Montserrat" w:hAnsi="Montserrat"/>
          <w:spacing w:val="-1"/>
          <w:sz w:val="24"/>
        </w:rPr>
      </w:pPr>
      <w:r w:rsidRPr="00B3633A">
        <w:rPr>
          <w:rFonts w:ascii="Montserrat" w:hAnsi="Montserrat"/>
          <w:spacing w:val="-1"/>
          <w:sz w:val="24"/>
        </w:rPr>
        <w:t xml:space="preserve">She was too sensitive, she could feel when she was in a construct. </w:t>
      </w:r>
    </w:p>
    <w:p w:rsidR="0008581E" w:rsidRPr="00B3633A" w:rsidRDefault="0008581E">
      <w:pPr>
        <w:pStyle w:val="0DraftNormal"/>
        <w:rPr>
          <w:rFonts w:ascii="Montserrat" w:hAnsi="Montserrat"/>
          <w:spacing w:val="-1"/>
          <w:sz w:val="24"/>
        </w:rPr>
      </w:pPr>
    </w:p>
    <w:p w:rsidR="0008581E" w:rsidRPr="00B3633A" w:rsidRDefault="0008581E">
      <w:pPr>
        <w:pStyle w:val="0DraftNormal"/>
        <w:rPr>
          <w:rFonts w:ascii="Montserrat" w:hAnsi="Montserrat"/>
          <w:spacing w:val="-1"/>
          <w:sz w:val="24"/>
        </w:rPr>
      </w:pPr>
      <w:r w:rsidRPr="00B3633A">
        <w:rPr>
          <w:rFonts w:ascii="Montserrat" w:hAnsi="Montserrat"/>
          <w:spacing w:val="-1"/>
          <w:sz w:val="24"/>
        </w:rPr>
        <w:t xml:space="preserve">We might only make things worse. </w:t>
      </w:r>
    </w:p>
    <w:p w:rsidR="0008581E" w:rsidRPr="00B3633A" w:rsidRDefault="0008581E">
      <w:pPr>
        <w:pStyle w:val="0DraftNormal"/>
        <w:rPr>
          <w:rFonts w:ascii="Montserrat" w:hAnsi="Montserrat"/>
          <w:spacing w:val="-1"/>
          <w:sz w:val="24"/>
        </w:rPr>
      </w:pPr>
    </w:p>
    <w:p w:rsidR="0008581E" w:rsidRPr="00B3633A" w:rsidRDefault="0008581E">
      <w:pPr>
        <w:pStyle w:val="0DraftNormal"/>
        <w:rPr>
          <w:rFonts w:ascii="Montserrat" w:hAnsi="Montserrat"/>
          <w:spacing w:val="-1"/>
          <w:sz w:val="24"/>
        </w:rPr>
      </w:pPr>
      <w:r w:rsidRPr="00B3633A">
        <w:rPr>
          <w:rFonts w:ascii="Montserrat" w:hAnsi="Montserrat"/>
          <w:spacing w:val="-1"/>
          <w:sz w:val="24"/>
        </w:rPr>
        <w:t xml:space="preserve">Do you understand that i am destroying you. </w:t>
      </w:r>
    </w:p>
    <w:p w:rsidR="0008581E" w:rsidRPr="00B3633A" w:rsidRDefault="0008581E">
      <w:pPr>
        <w:pStyle w:val="0DraftNormal"/>
        <w:rPr>
          <w:rFonts w:ascii="Montserrat" w:hAnsi="Montserrat"/>
          <w:spacing w:val="-1"/>
          <w:sz w:val="24"/>
        </w:rPr>
      </w:pPr>
    </w:p>
    <w:p w:rsidR="0008581E" w:rsidRPr="00B3633A" w:rsidRDefault="0008581E">
      <w:pPr>
        <w:pStyle w:val="0DraftNormal"/>
        <w:rPr>
          <w:rFonts w:ascii="Montserrat" w:hAnsi="Montserrat"/>
          <w:spacing w:val="-1"/>
          <w:sz w:val="24"/>
        </w:rPr>
      </w:pPr>
      <w:r w:rsidRPr="00B3633A">
        <w:rPr>
          <w:rFonts w:ascii="Montserrat" w:hAnsi="Montserrat"/>
          <w:spacing w:val="-1"/>
          <w:sz w:val="24"/>
        </w:rPr>
        <w:t xml:space="preserve">That is what i am. </w:t>
      </w:r>
    </w:p>
    <w:p w:rsidR="0008581E" w:rsidRPr="00B3633A" w:rsidRDefault="0008581E">
      <w:pPr>
        <w:pStyle w:val="0DraftNormal"/>
        <w:rPr>
          <w:rFonts w:ascii="Montserrat" w:hAnsi="Montserrat"/>
          <w:spacing w:val="-1"/>
          <w:sz w:val="24"/>
        </w:rPr>
      </w:pPr>
    </w:p>
    <w:p w:rsidR="0008581E" w:rsidRPr="00B3633A" w:rsidRDefault="0008581E">
      <w:pPr>
        <w:pStyle w:val="0DraftNormal"/>
        <w:rPr>
          <w:rFonts w:ascii="Montserrat" w:hAnsi="Montserrat"/>
          <w:spacing w:val="-1"/>
          <w:sz w:val="24"/>
        </w:rPr>
      </w:pPr>
      <w:r w:rsidRPr="00B3633A">
        <w:rPr>
          <w:rFonts w:ascii="Montserrat" w:hAnsi="Montserrat"/>
          <w:spacing w:val="-1"/>
          <w:sz w:val="24"/>
        </w:rPr>
        <w:t xml:space="preserve">You were mystery, i consume you, i restore your mystery. </w:t>
      </w:r>
    </w:p>
    <w:p w:rsidR="0008581E" w:rsidRPr="00B3633A" w:rsidRDefault="0008581E">
      <w:pPr>
        <w:pStyle w:val="0DraftNormal"/>
        <w:rPr>
          <w:rFonts w:ascii="Montserrat" w:hAnsi="Montserrat"/>
          <w:spacing w:val="-1"/>
          <w:sz w:val="24"/>
        </w:rPr>
      </w:pPr>
    </w:p>
    <w:p w:rsidR="0008581E" w:rsidRPr="00B3633A" w:rsidRDefault="0008581E">
      <w:pPr>
        <w:pStyle w:val="0DraftNormal"/>
        <w:rPr>
          <w:rFonts w:ascii="Montserrat" w:hAnsi="Montserrat"/>
          <w:spacing w:val="-1"/>
          <w:sz w:val="24"/>
        </w:rPr>
      </w:pPr>
      <w:r w:rsidRPr="00B3633A">
        <w:rPr>
          <w:rFonts w:ascii="Montserrat" w:hAnsi="Montserrat"/>
          <w:spacing w:val="-1"/>
          <w:sz w:val="24"/>
        </w:rPr>
        <w:t xml:space="preserve">But i am also pleasure, and discovery, and exploration. </w:t>
      </w:r>
    </w:p>
    <w:p w:rsidR="0008581E" w:rsidRPr="00B3633A" w:rsidRDefault="0008581E">
      <w:pPr>
        <w:pStyle w:val="0DraftNormal"/>
        <w:rPr>
          <w:rFonts w:ascii="Montserrat" w:hAnsi="Montserrat"/>
          <w:spacing w:val="-1"/>
          <w:sz w:val="24"/>
        </w:rPr>
      </w:pPr>
    </w:p>
    <w:p w:rsidR="0008581E" w:rsidRPr="00B3633A" w:rsidRDefault="0008581E">
      <w:pPr>
        <w:pStyle w:val="0DraftNormal"/>
        <w:rPr>
          <w:rFonts w:ascii="Montserrat" w:hAnsi="Montserrat"/>
          <w:spacing w:val="-1"/>
          <w:sz w:val="24"/>
        </w:rPr>
      </w:pPr>
      <w:r w:rsidRPr="00B3633A">
        <w:rPr>
          <w:rFonts w:ascii="Montserrat" w:hAnsi="Montserrat"/>
          <w:spacing w:val="-1"/>
          <w:sz w:val="24"/>
        </w:rPr>
        <w:t xml:space="preserve">By devouring one, i reveal the other. </w:t>
      </w:r>
    </w:p>
    <w:p w:rsidR="0008581E" w:rsidRPr="00B3633A" w:rsidRDefault="0008581E">
      <w:pPr>
        <w:pStyle w:val="0DraftNormal"/>
        <w:rPr>
          <w:rFonts w:ascii="Montserrat" w:hAnsi="Montserrat"/>
          <w:spacing w:val="-1"/>
          <w:sz w:val="24"/>
        </w:rPr>
      </w:pPr>
    </w:p>
    <w:p w:rsidR="0008581E" w:rsidRPr="00B3633A" w:rsidRDefault="0008581E">
      <w:pPr>
        <w:pStyle w:val="0DraftNormal"/>
        <w:rPr>
          <w:rFonts w:ascii="Montserrat" w:hAnsi="Montserrat"/>
          <w:spacing w:val="-1"/>
          <w:sz w:val="24"/>
        </w:rPr>
      </w:pPr>
      <w:r w:rsidRPr="00B3633A">
        <w:rPr>
          <w:rFonts w:ascii="Montserrat" w:hAnsi="Montserrat"/>
          <w:spacing w:val="-1"/>
          <w:sz w:val="24"/>
        </w:rPr>
        <w:t xml:space="preserve">As i consume what was, i restore what was not. </w:t>
      </w:r>
    </w:p>
    <w:p w:rsidR="0008581E" w:rsidRPr="00B3633A" w:rsidRDefault="0008581E">
      <w:pPr>
        <w:pStyle w:val="0DraftNormal"/>
        <w:rPr>
          <w:rFonts w:ascii="Montserrat" w:hAnsi="Montserrat"/>
          <w:spacing w:val="-1"/>
          <w:sz w:val="24"/>
        </w:rPr>
      </w:pPr>
    </w:p>
    <w:p w:rsidR="0008581E" w:rsidRPr="00B3633A" w:rsidRDefault="0008581E">
      <w:pPr>
        <w:pStyle w:val="0DraftNormal"/>
        <w:rPr>
          <w:rFonts w:ascii="Montserrat" w:hAnsi="Montserrat"/>
          <w:spacing w:val="-1"/>
          <w:sz w:val="24"/>
        </w:rPr>
      </w:pPr>
      <w:r w:rsidRPr="00B3633A">
        <w:rPr>
          <w:rFonts w:ascii="Montserrat" w:hAnsi="Montserrat"/>
          <w:spacing w:val="-1"/>
          <w:sz w:val="24"/>
        </w:rPr>
        <w:t xml:space="preserve">By penetrating the unknown, i unveil new frontiers, new discoveries. </w:t>
      </w:r>
    </w:p>
    <w:p w:rsidR="0008581E" w:rsidRPr="00B3633A" w:rsidRDefault="0008581E">
      <w:pPr>
        <w:pStyle w:val="0DraftNormal"/>
        <w:rPr>
          <w:rFonts w:ascii="Montserrat" w:hAnsi="Montserrat"/>
          <w:spacing w:val="-1"/>
          <w:sz w:val="24"/>
        </w:rPr>
      </w:pPr>
    </w:p>
    <w:p w:rsidR="0008581E" w:rsidRPr="00B3633A" w:rsidRDefault="0008581E">
      <w:pPr>
        <w:pStyle w:val="0DraftNormal"/>
        <w:rPr>
          <w:rFonts w:ascii="Montserrat" w:hAnsi="Montserrat"/>
          <w:spacing w:val="-1"/>
          <w:sz w:val="24"/>
        </w:rPr>
      </w:pPr>
      <w:r w:rsidRPr="00B3633A">
        <w:rPr>
          <w:rFonts w:ascii="Montserrat" w:hAnsi="Montserrat"/>
          <w:spacing w:val="-1"/>
          <w:sz w:val="24"/>
        </w:rPr>
        <w:t xml:space="preserve">I am a dangerous lover. </w:t>
      </w:r>
    </w:p>
    <w:p w:rsidR="0008581E" w:rsidRPr="00B3633A" w:rsidRDefault="0008581E">
      <w:pPr>
        <w:pStyle w:val="0DraftNormal"/>
        <w:rPr>
          <w:rFonts w:ascii="Montserrat" w:hAnsi="Montserrat"/>
          <w:spacing w:val="-1"/>
          <w:sz w:val="24"/>
        </w:rPr>
      </w:pPr>
    </w:p>
    <w:p w:rsidR="0008581E" w:rsidRPr="00B3633A" w:rsidRDefault="0008581E">
      <w:pPr>
        <w:pStyle w:val="0DraftNormal"/>
        <w:rPr>
          <w:rFonts w:ascii="Montserrat" w:hAnsi="Montserrat"/>
          <w:spacing w:val="-1"/>
          <w:sz w:val="24"/>
        </w:rPr>
      </w:pPr>
      <w:r w:rsidRPr="00B3633A">
        <w:rPr>
          <w:rFonts w:ascii="Montserrat" w:hAnsi="Montserrat"/>
          <w:spacing w:val="-1"/>
          <w:sz w:val="24"/>
        </w:rPr>
        <w:t xml:space="preserve">I think i begin to see. </w:t>
      </w:r>
    </w:p>
    <w:p w:rsidR="0008581E" w:rsidRPr="00B3633A" w:rsidRDefault="0008581E">
      <w:pPr>
        <w:pStyle w:val="0DraftNormal"/>
        <w:rPr>
          <w:rFonts w:ascii="Montserrat" w:hAnsi="Montserrat"/>
          <w:spacing w:val="-1"/>
          <w:sz w:val="24"/>
        </w:rPr>
      </w:pPr>
    </w:p>
    <w:p w:rsidR="0008581E" w:rsidRPr="00B3633A" w:rsidRDefault="0008581E">
      <w:pPr>
        <w:pStyle w:val="0DraftNormal"/>
        <w:rPr>
          <w:rFonts w:ascii="Montserrat" w:hAnsi="Montserrat"/>
          <w:spacing w:val="-1"/>
          <w:sz w:val="24"/>
        </w:rPr>
      </w:pPr>
      <w:r w:rsidRPr="00B3633A">
        <w:rPr>
          <w:rFonts w:ascii="Montserrat" w:hAnsi="Montserrat"/>
          <w:spacing w:val="-1"/>
          <w:sz w:val="24"/>
        </w:rPr>
        <w:t xml:space="preserve">It was twisted, but clear enough. </w:t>
      </w:r>
    </w:p>
    <w:p w:rsidR="0008581E" w:rsidRPr="00B3633A" w:rsidRDefault="0008581E">
      <w:pPr>
        <w:pStyle w:val="0DraftNormal"/>
        <w:rPr>
          <w:rFonts w:ascii="Montserrat" w:hAnsi="Montserrat"/>
          <w:spacing w:val="-1"/>
          <w:sz w:val="24"/>
        </w:rPr>
      </w:pPr>
    </w:p>
    <w:p w:rsidR="0008581E" w:rsidRPr="00B3633A" w:rsidRDefault="0008581E">
      <w:pPr>
        <w:pStyle w:val="0DraftNormal"/>
        <w:rPr>
          <w:rFonts w:ascii="Montserrat" w:hAnsi="Montserrat"/>
          <w:spacing w:val="-1"/>
          <w:sz w:val="24"/>
        </w:rPr>
      </w:pPr>
      <w:r w:rsidRPr="00B3633A">
        <w:rPr>
          <w:rFonts w:ascii="Montserrat" w:hAnsi="Montserrat"/>
          <w:spacing w:val="-1"/>
          <w:sz w:val="24"/>
        </w:rPr>
        <w:t xml:space="preserve">A paradox, but of intent and action. </w:t>
      </w:r>
    </w:p>
    <w:p w:rsidR="0008581E" w:rsidRPr="00B3633A" w:rsidRDefault="0008581E">
      <w:pPr>
        <w:pStyle w:val="0DraftNormal"/>
        <w:rPr>
          <w:rFonts w:ascii="Montserrat" w:hAnsi="Montserrat"/>
          <w:spacing w:val="-1"/>
          <w:sz w:val="24"/>
        </w:rPr>
      </w:pPr>
    </w:p>
    <w:p w:rsidR="0008581E" w:rsidRPr="00B3633A" w:rsidRDefault="0008581E">
      <w:pPr>
        <w:pStyle w:val="0DraftNormal"/>
        <w:rPr>
          <w:rFonts w:ascii="Montserrat" w:hAnsi="Montserrat"/>
          <w:spacing w:val="-1"/>
          <w:sz w:val="24"/>
        </w:rPr>
      </w:pPr>
      <w:r w:rsidRPr="00B3633A">
        <w:rPr>
          <w:rFonts w:ascii="Montserrat" w:hAnsi="Montserrat"/>
          <w:spacing w:val="-1"/>
          <w:sz w:val="24"/>
        </w:rPr>
        <w:t xml:space="preserve">I am willing to fight, i am not about to quit. </w:t>
      </w:r>
    </w:p>
    <w:p w:rsidR="0008581E" w:rsidRPr="00B3633A" w:rsidRDefault="0008581E">
      <w:pPr>
        <w:pStyle w:val="0DraftNormal"/>
        <w:rPr>
          <w:rFonts w:ascii="Montserrat" w:hAnsi="Montserrat"/>
          <w:spacing w:val="-1"/>
          <w:sz w:val="24"/>
        </w:rPr>
      </w:pPr>
    </w:p>
    <w:p w:rsidR="0008581E" w:rsidRPr="00B3633A" w:rsidRDefault="0008581E">
      <w:pPr>
        <w:pStyle w:val="0DraftNormal"/>
        <w:rPr>
          <w:rFonts w:ascii="Montserrat" w:hAnsi="Montserrat"/>
          <w:spacing w:val="-1"/>
          <w:sz w:val="24"/>
        </w:rPr>
      </w:pPr>
      <w:r w:rsidRPr="00B3633A">
        <w:rPr>
          <w:rFonts w:ascii="Montserrat" w:hAnsi="Montserrat"/>
          <w:spacing w:val="-1"/>
          <w:sz w:val="24"/>
        </w:rPr>
        <w:t xml:space="preserve">I dare you to destroy me. </w:t>
      </w:r>
    </w:p>
    <w:p w:rsidR="0008581E" w:rsidRPr="00B3633A" w:rsidRDefault="0008581E">
      <w:pPr>
        <w:pStyle w:val="0DraftNormal"/>
        <w:rPr>
          <w:rFonts w:ascii="Montserrat" w:hAnsi="Montserrat"/>
          <w:spacing w:val="-1"/>
          <w:sz w:val="24"/>
        </w:rPr>
      </w:pPr>
    </w:p>
    <w:p w:rsidR="0008581E" w:rsidRPr="00B3633A" w:rsidRDefault="0008581E">
      <w:pPr>
        <w:pStyle w:val="0DraftNormal"/>
        <w:rPr>
          <w:rFonts w:ascii="Montserrat" w:hAnsi="Montserrat"/>
          <w:spacing w:val="-1"/>
          <w:sz w:val="24"/>
        </w:rPr>
      </w:pPr>
      <w:r w:rsidRPr="00B3633A">
        <w:rPr>
          <w:rFonts w:ascii="Montserrat" w:hAnsi="Montserrat"/>
          <w:spacing w:val="-1"/>
          <w:sz w:val="24"/>
        </w:rPr>
        <w:t xml:space="preserve">But i warn you, there was far more to me than even you suspect. </w:t>
      </w:r>
    </w:p>
    <w:p w:rsidR="0008581E" w:rsidRPr="00B3633A" w:rsidRDefault="0008581E">
      <w:pPr>
        <w:pStyle w:val="0DraftNormal"/>
        <w:rPr>
          <w:rFonts w:ascii="Montserrat" w:hAnsi="Montserrat"/>
          <w:spacing w:val="-1"/>
          <w:sz w:val="24"/>
        </w:rPr>
      </w:pPr>
    </w:p>
    <w:p w:rsidR="0008581E" w:rsidRPr="00B3633A" w:rsidRDefault="0008581E">
      <w:pPr>
        <w:pStyle w:val="0DraftNormal"/>
        <w:rPr>
          <w:rFonts w:ascii="Montserrat" w:hAnsi="Montserrat"/>
          <w:spacing w:val="-1"/>
          <w:sz w:val="24"/>
        </w:rPr>
      </w:pPr>
      <w:r w:rsidRPr="00B3633A">
        <w:rPr>
          <w:rFonts w:ascii="Montserrat" w:hAnsi="Montserrat"/>
          <w:spacing w:val="-1"/>
          <w:sz w:val="24"/>
        </w:rPr>
        <w:t xml:space="preserve">It was not flesh. </w:t>
      </w:r>
    </w:p>
    <w:p w:rsidR="0008581E" w:rsidRPr="00B3633A" w:rsidRDefault="0008581E">
      <w:pPr>
        <w:pStyle w:val="0DraftNormal"/>
        <w:rPr>
          <w:rFonts w:ascii="Montserrat" w:hAnsi="Montserrat"/>
          <w:spacing w:val="-1"/>
          <w:sz w:val="24"/>
        </w:rPr>
      </w:pPr>
    </w:p>
    <w:p w:rsidR="0008581E" w:rsidRPr="00B3633A" w:rsidRDefault="0008581E">
      <w:pPr>
        <w:pStyle w:val="0DraftNormal"/>
        <w:rPr>
          <w:rFonts w:ascii="Montserrat" w:hAnsi="Montserrat"/>
          <w:spacing w:val="-1"/>
          <w:sz w:val="24"/>
        </w:rPr>
      </w:pPr>
      <w:r w:rsidRPr="00B3633A">
        <w:rPr>
          <w:rFonts w:ascii="Montserrat" w:hAnsi="Montserrat"/>
          <w:spacing w:val="-1"/>
          <w:sz w:val="24"/>
        </w:rPr>
        <w:t xml:space="preserve">My will, my spirit can't make use of it, and it interferes with my equilibrium to even consider attempting to shift. </w:t>
      </w:r>
    </w:p>
    <w:p w:rsidR="0008581E" w:rsidRPr="00B3633A" w:rsidRDefault="0008581E">
      <w:pPr>
        <w:pStyle w:val="0DraftNormal"/>
        <w:rPr>
          <w:rFonts w:ascii="Montserrat" w:hAnsi="Montserrat"/>
          <w:spacing w:val="-1"/>
          <w:sz w:val="24"/>
        </w:rPr>
      </w:pPr>
    </w:p>
    <w:p w:rsidR="0008581E" w:rsidRPr="00B3633A" w:rsidRDefault="0008581E">
      <w:pPr>
        <w:pStyle w:val="0DraftNormal"/>
        <w:rPr>
          <w:rFonts w:ascii="Montserrat" w:hAnsi="Montserrat"/>
          <w:spacing w:val="-1"/>
          <w:sz w:val="24"/>
        </w:rPr>
      </w:pPr>
      <w:r w:rsidRPr="00B3633A">
        <w:rPr>
          <w:rFonts w:ascii="Montserrat" w:hAnsi="Montserrat"/>
          <w:spacing w:val="-1"/>
          <w:sz w:val="24"/>
        </w:rPr>
        <w:t xml:space="preserve">However, i could thread myself along the virtual senses. </w:t>
      </w:r>
    </w:p>
    <w:p w:rsidR="0008581E" w:rsidRPr="00B3633A" w:rsidRDefault="0008581E">
      <w:pPr>
        <w:pStyle w:val="0DraftNormal"/>
        <w:rPr>
          <w:rFonts w:ascii="Montserrat" w:hAnsi="Montserrat"/>
          <w:spacing w:val="-1"/>
          <w:sz w:val="24"/>
        </w:rPr>
      </w:pPr>
    </w:p>
    <w:p w:rsidR="0008581E" w:rsidRPr="00B3633A" w:rsidRDefault="0008581E">
      <w:pPr>
        <w:pStyle w:val="0DraftNormal"/>
        <w:rPr>
          <w:rFonts w:ascii="Montserrat" w:hAnsi="Montserrat"/>
          <w:spacing w:val="-1"/>
          <w:sz w:val="24"/>
        </w:rPr>
      </w:pPr>
      <w:r w:rsidRPr="00B3633A">
        <w:rPr>
          <w:rFonts w:ascii="Montserrat" w:hAnsi="Montserrat"/>
          <w:spacing w:val="-1"/>
          <w:sz w:val="24"/>
        </w:rPr>
        <w:t xml:space="preserve">Thread my will into the machine, like i was threading it into the matrix. </w:t>
      </w:r>
    </w:p>
    <w:p w:rsidR="0008581E" w:rsidRPr="00B3633A" w:rsidRDefault="0008581E">
      <w:pPr>
        <w:pStyle w:val="0DraftNormal"/>
        <w:rPr>
          <w:rFonts w:ascii="Montserrat" w:hAnsi="Montserrat"/>
          <w:spacing w:val="-1"/>
          <w:sz w:val="24"/>
        </w:rPr>
      </w:pPr>
    </w:p>
    <w:p w:rsidR="0008581E" w:rsidRPr="00B3633A" w:rsidRDefault="0008581E">
      <w:pPr>
        <w:pStyle w:val="0DraftNormal"/>
        <w:rPr>
          <w:rFonts w:ascii="Montserrat" w:hAnsi="Montserrat"/>
          <w:spacing w:val="-1"/>
          <w:sz w:val="24"/>
        </w:rPr>
      </w:pPr>
      <w:r w:rsidRPr="00B3633A">
        <w:rPr>
          <w:rFonts w:ascii="Montserrat" w:hAnsi="Montserrat"/>
          <w:spacing w:val="-1"/>
          <w:sz w:val="24"/>
        </w:rPr>
        <w:t xml:space="preserve">I could almost use the magic that i created. </w:t>
      </w:r>
    </w:p>
    <w:p w:rsidR="0008581E" w:rsidRPr="00B3633A" w:rsidRDefault="0008581E">
      <w:pPr>
        <w:pStyle w:val="0DraftNormal"/>
        <w:rPr>
          <w:rFonts w:ascii="Montserrat" w:hAnsi="Montserrat"/>
          <w:spacing w:val="-1"/>
          <w:sz w:val="24"/>
        </w:rPr>
      </w:pPr>
    </w:p>
    <w:p w:rsidR="0008581E" w:rsidRPr="00B3633A" w:rsidRDefault="0008581E">
      <w:pPr>
        <w:pStyle w:val="0DraftNormal"/>
        <w:rPr>
          <w:rFonts w:ascii="Montserrat" w:hAnsi="Montserrat"/>
          <w:spacing w:val="-1"/>
          <w:sz w:val="24"/>
        </w:rPr>
      </w:pPr>
      <w:r w:rsidRPr="00B3633A">
        <w:rPr>
          <w:rFonts w:ascii="Montserrat" w:hAnsi="Montserrat"/>
          <w:spacing w:val="-1"/>
          <w:sz w:val="24"/>
        </w:rPr>
        <w:t xml:space="preserve">It was almost psychic, rather than magical. </w:t>
      </w:r>
    </w:p>
    <w:p w:rsidR="0008581E" w:rsidRPr="00B3633A" w:rsidRDefault="0008581E">
      <w:pPr>
        <w:pStyle w:val="0DraftNormal"/>
        <w:rPr>
          <w:rFonts w:ascii="Montserrat" w:hAnsi="Montserrat"/>
          <w:spacing w:val="-1"/>
          <w:sz w:val="24"/>
        </w:rPr>
      </w:pPr>
    </w:p>
    <w:p w:rsidR="0008581E" w:rsidRPr="00B3633A" w:rsidRDefault="0008581E">
      <w:pPr>
        <w:pStyle w:val="0DraftNormal"/>
        <w:rPr>
          <w:rFonts w:ascii="Montserrat" w:hAnsi="Montserrat"/>
          <w:spacing w:val="-1"/>
          <w:sz w:val="24"/>
        </w:rPr>
      </w:pPr>
      <w:r w:rsidRPr="00B3633A">
        <w:rPr>
          <w:rFonts w:ascii="Montserrat" w:hAnsi="Montserrat"/>
          <w:spacing w:val="-1"/>
          <w:sz w:val="24"/>
        </w:rPr>
        <w:t xml:space="preserve">This was the only thing my intuition works with anymore. </w:t>
      </w:r>
    </w:p>
    <w:p w:rsidR="0008581E" w:rsidRPr="00B3633A" w:rsidRDefault="0008581E">
      <w:pPr>
        <w:pStyle w:val="0DraftNormal"/>
        <w:rPr>
          <w:rFonts w:ascii="Montserrat" w:hAnsi="Montserrat"/>
          <w:spacing w:val="-1"/>
          <w:sz w:val="24"/>
        </w:rPr>
      </w:pPr>
    </w:p>
    <w:p w:rsidR="0008581E" w:rsidRPr="00B3633A" w:rsidRDefault="0008581E">
      <w:pPr>
        <w:pStyle w:val="0DraftNormal"/>
        <w:rPr>
          <w:rFonts w:ascii="Montserrat" w:hAnsi="Montserrat"/>
          <w:spacing w:val="-1"/>
          <w:sz w:val="24"/>
        </w:rPr>
      </w:pPr>
      <w:r w:rsidRPr="00B3633A">
        <w:rPr>
          <w:rFonts w:ascii="Montserrat" w:hAnsi="Montserrat"/>
          <w:spacing w:val="-1"/>
          <w:sz w:val="24"/>
        </w:rPr>
        <w:t xml:space="preserve">I am the bird! </w:t>
      </w:r>
    </w:p>
    <w:p w:rsidR="0008581E" w:rsidRPr="00B3633A" w:rsidRDefault="0008581E">
      <w:pPr>
        <w:pStyle w:val="0DraftNormal"/>
        <w:rPr>
          <w:rFonts w:ascii="Montserrat" w:hAnsi="Montserrat"/>
          <w:spacing w:val="-1"/>
          <w:sz w:val="24"/>
        </w:rPr>
      </w:pPr>
    </w:p>
    <w:p w:rsidR="0008581E" w:rsidRPr="00B3633A" w:rsidRDefault="0008581E">
      <w:pPr>
        <w:pStyle w:val="0DraftNormal"/>
        <w:rPr>
          <w:rFonts w:ascii="Montserrat" w:hAnsi="Montserrat"/>
          <w:spacing w:val="-1"/>
          <w:sz w:val="24"/>
        </w:rPr>
      </w:pPr>
      <w:r w:rsidRPr="00B3633A">
        <w:rPr>
          <w:rFonts w:ascii="Montserrat" w:hAnsi="Montserrat"/>
          <w:spacing w:val="-1"/>
          <w:sz w:val="24"/>
        </w:rPr>
        <w:t xml:space="preserve">This extension through the plane works better than i had anticipated. </w:t>
      </w:r>
    </w:p>
    <w:p w:rsidR="0008581E" w:rsidRPr="00B3633A" w:rsidRDefault="0008581E">
      <w:pPr>
        <w:pStyle w:val="0DraftNormal"/>
        <w:rPr>
          <w:rFonts w:ascii="Montserrat" w:hAnsi="Montserrat"/>
          <w:spacing w:val="-1"/>
          <w:sz w:val="24"/>
        </w:rPr>
      </w:pPr>
    </w:p>
    <w:p w:rsidR="0008581E" w:rsidRPr="00B3633A" w:rsidRDefault="0008581E">
      <w:pPr>
        <w:pStyle w:val="0DraftNormal"/>
        <w:rPr>
          <w:rFonts w:ascii="Montserrat" w:hAnsi="Montserrat"/>
          <w:spacing w:val="-1"/>
          <w:sz w:val="24"/>
        </w:rPr>
      </w:pPr>
      <w:r w:rsidRPr="00B3633A">
        <w:rPr>
          <w:rFonts w:ascii="Montserrat" w:hAnsi="Montserrat"/>
          <w:spacing w:val="-1"/>
          <w:sz w:val="24"/>
        </w:rPr>
        <w:t xml:space="preserve">When it transmodes, it was almost like being able to shift! </w:t>
      </w:r>
    </w:p>
    <w:p w:rsidR="0008581E" w:rsidRPr="00B3633A" w:rsidRDefault="0008581E">
      <w:pPr>
        <w:pStyle w:val="0DraftNormal"/>
        <w:rPr>
          <w:rFonts w:ascii="Montserrat" w:hAnsi="Montserrat"/>
          <w:spacing w:val="-1"/>
          <w:sz w:val="24"/>
        </w:rPr>
      </w:pPr>
    </w:p>
    <w:p w:rsidR="0008581E" w:rsidRPr="00B3633A" w:rsidRDefault="0008581E">
      <w:pPr>
        <w:pStyle w:val="0DraftNormal"/>
        <w:rPr>
          <w:rFonts w:ascii="Montserrat" w:hAnsi="Montserrat"/>
          <w:spacing w:val="-1"/>
          <w:sz w:val="24"/>
        </w:rPr>
      </w:pPr>
      <w:r w:rsidRPr="00B3633A">
        <w:rPr>
          <w:rFonts w:ascii="Montserrat" w:hAnsi="Montserrat"/>
          <w:spacing w:val="-1"/>
          <w:sz w:val="24"/>
        </w:rPr>
        <w:t xml:space="preserve">My mind and spirit were still quite adept at this. </w:t>
      </w:r>
    </w:p>
    <w:p w:rsidR="0008581E" w:rsidRPr="00B3633A" w:rsidRDefault="0008581E">
      <w:pPr>
        <w:pStyle w:val="0DraftNormal"/>
        <w:rPr>
          <w:rFonts w:ascii="Montserrat" w:hAnsi="Montserrat"/>
          <w:spacing w:val="-1"/>
          <w:sz w:val="24"/>
        </w:rPr>
      </w:pPr>
    </w:p>
    <w:p w:rsidR="0008581E" w:rsidRPr="00B3633A" w:rsidRDefault="0008581E">
      <w:pPr>
        <w:pStyle w:val="0DraftNormal"/>
        <w:rPr>
          <w:rFonts w:ascii="Montserrat" w:hAnsi="Montserrat"/>
          <w:spacing w:val="-1"/>
          <w:sz w:val="24"/>
        </w:rPr>
      </w:pPr>
      <w:r w:rsidRPr="00B3633A">
        <w:rPr>
          <w:rFonts w:ascii="Montserrat" w:hAnsi="Montserrat"/>
          <w:spacing w:val="-1"/>
          <w:sz w:val="24"/>
        </w:rPr>
        <w:t xml:space="preserve">I am ten times more efficient in this mode than even the best trained interface pilots. </w:t>
      </w:r>
    </w:p>
    <w:p w:rsidR="0008581E" w:rsidRPr="00B3633A" w:rsidRDefault="0008581E">
      <w:pPr>
        <w:pStyle w:val="0DraftNormal"/>
        <w:rPr>
          <w:rFonts w:ascii="Montserrat" w:hAnsi="Montserrat"/>
          <w:spacing w:val="-1"/>
          <w:sz w:val="24"/>
        </w:rPr>
      </w:pPr>
    </w:p>
    <w:p w:rsidR="0008581E" w:rsidRPr="00B3633A" w:rsidRDefault="0008581E">
      <w:pPr>
        <w:pStyle w:val="0DraftNormal"/>
        <w:rPr>
          <w:rFonts w:ascii="Montserrat" w:hAnsi="Montserrat"/>
          <w:spacing w:val="-1"/>
          <w:sz w:val="24"/>
        </w:rPr>
      </w:pPr>
      <w:r w:rsidRPr="00B3633A">
        <w:rPr>
          <w:rFonts w:ascii="Montserrat" w:hAnsi="Montserrat"/>
          <w:spacing w:val="-1"/>
          <w:sz w:val="24"/>
        </w:rPr>
        <w:t xml:space="preserve">I've got the instinct for this kind of thing! </w:t>
      </w:r>
    </w:p>
    <w:p w:rsidR="0008581E" w:rsidRPr="00B3633A" w:rsidRDefault="0008581E">
      <w:pPr>
        <w:pStyle w:val="0DraftNormal"/>
        <w:rPr>
          <w:rFonts w:ascii="Montserrat" w:hAnsi="Montserrat"/>
          <w:spacing w:val="-1"/>
          <w:sz w:val="24"/>
        </w:rPr>
      </w:pPr>
    </w:p>
    <w:p w:rsidR="0008581E" w:rsidRPr="00B3633A" w:rsidRDefault="0008581E">
      <w:pPr>
        <w:pStyle w:val="0DraftNormal"/>
        <w:rPr>
          <w:rFonts w:ascii="Montserrat" w:hAnsi="Montserrat"/>
          <w:spacing w:val="-1"/>
          <w:sz w:val="24"/>
        </w:rPr>
      </w:pPr>
      <w:r w:rsidRPr="00B3633A">
        <w:rPr>
          <w:rFonts w:ascii="Montserrat" w:hAnsi="Montserrat"/>
          <w:spacing w:val="-1"/>
          <w:sz w:val="24"/>
        </w:rPr>
        <w:t xml:space="preserve">She had found release through a combat machine. </w:t>
      </w:r>
    </w:p>
    <w:p w:rsidR="0008581E" w:rsidRPr="00B3633A" w:rsidRDefault="0008581E">
      <w:pPr>
        <w:pStyle w:val="0DraftNormal"/>
        <w:rPr>
          <w:rFonts w:ascii="Montserrat" w:hAnsi="Montserrat"/>
          <w:spacing w:val="-1"/>
          <w:sz w:val="24"/>
        </w:rPr>
      </w:pPr>
    </w:p>
    <w:p w:rsidR="0008581E" w:rsidRPr="00B3633A" w:rsidRDefault="0008581E">
      <w:pPr>
        <w:pStyle w:val="0DraftNormal"/>
        <w:rPr>
          <w:rFonts w:ascii="Montserrat" w:hAnsi="Montserrat"/>
          <w:spacing w:val="-1"/>
          <w:sz w:val="24"/>
        </w:rPr>
      </w:pPr>
      <w:r w:rsidRPr="00B3633A">
        <w:rPr>
          <w:rFonts w:ascii="Montserrat" w:hAnsi="Montserrat"/>
          <w:spacing w:val="-1"/>
          <w:sz w:val="24"/>
        </w:rPr>
        <w:t xml:space="preserve">She was adapting far better than anyone could had ever anticipated. </w:t>
      </w:r>
    </w:p>
    <w:p w:rsidR="0008581E" w:rsidRPr="00B3633A" w:rsidRDefault="0008581E">
      <w:pPr>
        <w:pStyle w:val="0DraftNormal"/>
        <w:rPr>
          <w:rFonts w:ascii="Montserrat" w:hAnsi="Montserrat"/>
          <w:spacing w:val="-1"/>
          <w:sz w:val="24"/>
        </w:rPr>
      </w:pPr>
    </w:p>
    <w:p w:rsidR="0008581E" w:rsidRPr="00B3633A" w:rsidRDefault="0008581E">
      <w:pPr>
        <w:pStyle w:val="0DraftNormal"/>
        <w:rPr>
          <w:rFonts w:ascii="Montserrat" w:hAnsi="Montserrat"/>
          <w:spacing w:val="-1"/>
          <w:sz w:val="24"/>
        </w:rPr>
      </w:pPr>
      <w:r w:rsidRPr="00B3633A">
        <w:rPr>
          <w:rFonts w:ascii="Montserrat" w:hAnsi="Montserrat"/>
          <w:spacing w:val="-1"/>
          <w:sz w:val="24"/>
        </w:rPr>
        <w:t xml:space="preserve">It was the first time i've seen her happy, or care free, since this all began. </w:t>
      </w:r>
    </w:p>
    <w:p w:rsidR="0008581E" w:rsidRPr="00B3633A" w:rsidRDefault="0008581E">
      <w:pPr>
        <w:pStyle w:val="0DraftNormal"/>
        <w:rPr>
          <w:rFonts w:ascii="Montserrat" w:hAnsi="Montserrat"/>
          <w:spacing w:val="-1"/>
          <w:sz w:val="24"/>
        </w:rPr>
      </w:pPr>
    </w:p>
    <w:p w:rsidR="0008581E" w:rsidRPr="00B3633A" w:rsidRDefault="0008581E">
      <w:pPr>
        <w:pStyle w:val="0DraftNormal"/>
        <w:rPr>
          <w:rFonts w:ascii="Montserrat" w:hAnsi="Montserrat"/>
          <w:spacing w:val="-1"/>
          <w:sz w:val="24"/>
        </w:rPr>
      </w:pPr>
      <w:r w:rsidRPr="00B3633A">
        <w:rPr>
          <w:rFonts w:ascii="Montserrat" w:hAnsi="Montserrat"/>
          <w:spacing w:val="-1"/>
          <w:sz w:val="24"/>
        </w:rPr>
        <w:t xml:space="preserve">She was also using the matrix rather extensively. </w:t>
      </w:r>
    </w:p>
    <w:p w:rsidR="0008581E" w:rsidRPr="00B3633A" w:rsidRDefault="0008581E">
      <w:pPr>
        <w:pStyle w:val="0DraftNormal"/>
        <w:rPr>
          <w:rFonts w:ascii="Montserrat" w:hAnsi="Montserrat"/>
          <w:spacing w:val="-1"/>
          <w:sz w:val="24"/>
        </w:rPr>
      </w:pPr>
    </w:p>
    <w:p w:rsidR="0008581E" w:rsidRPr="00B3633A" w:rsidRDefault="0008581E">
      <w:pPr>
        <w:pStyle w:val="0DraftNormal"/>
        <w:rPr>
          <w:rFonts w:ascii="Montserrat" w:hAnsi="Montserrat"/>
          <w:spacing w:val="-1"/>
          <w:sz w:val="24"/>
        </w:rPr>
      </w:pPr>
      <w:r w:rsidRPr="00B3633A">
        <w:rPr>
          <w:rFonts w:ascii="Montserrat" w:hAnsi="Montserrat"/>
          <w:spacing w:val="-1"/>
          <w:sz w:val="24"/>
        </w:rPr>
        <w:t xml:space="preserve">Kzeisza was even acknowledging her again. </w:t>
      </w:r>
    </w:p>
    <w:p w:rsidR="0008581E" w:rsidRPr="00B3633A" w:rsidRDefault="0008581E">
      <w:pPr>
        <w:pStyle w:val="0DraftNormal"/>
        <w:rPr>
          <w:rFonts w:ascii="Montserrat" w:hAnsi="Montserrat"/>
          <w:spacing w:val="-1"/>
          <w:sz w:val="24"/>
        </w:rPr>
      </w:pPr>
    </w:p>
    <w:p w:rsidR="0008581E" w:rsidRPr="00B3633A" w:rsidRDefault="0008581E">
      <w:pPr>
        <w:pStyle w:val="0DraftNormal"/>
        <w:rPr>
          <w:rFonts w:ascii="Montserrat" w:hAnsi="Montserrat"/>
          <w:spacing w:val="-1"/>
          <w:sz w:val="24"/>
        </w:rPr>
      </w:pPr>
      <w:r w:rsidRPr="00B3633A">
        <w:rPr>
          <w:rFonts w:ascii="Montserrat" w:hAnsi="Montserrat"/>
          <w:spacing w:val="-1"/>
          <w:sz w:val="24"/>
        </w:rPr>
        <w:t xml:space="preserve">She seemed to had recovered most of her strength of will, her magnitude. </w:t>
      </w:r>
    </w:p>
    <w:p w:rsidR="0008581E" w:rsidRPr="00B3633A" w:rsidRDefault="0008581E">
      <w:pPr>
        <w:pStyle w:val="0DraftNormal"/>
        <w:rPr>
          <w:rFonts w:ascii="Montserrat" w:hAnsi="Montserrat"/>
          <w:spacing w:val="-1"/>
          <w:sz w:val="24"/>
        </w:rPr>
      </w:pPr>
    </w:p>
    <w:p w:rsidR="0008581E" w:rsidRPr="00B3633A" w:rsidRDefault="0008581E">
      <w:pPr>
        <w:pStyle w:val="0DraftNormal"/>
        <w:rPr>
          <w:rFonts w:ascii="Montserrat" w:hAnsi="Montserrat"/>
          <w:spacing w:val="-1"/>
          <w:sz w:val="24"/>
        </w:rPr>
      </w:pPr>
      <w:r w:rsidRPr="00B3633A">
        <w:rPr>
          <w:rFonts w:ascii="Montserrat" w:hAnsi="Montserrat"/>
          <w:spacing w:val="-1"/>
          <w:sz w:val="24"/>
        </w:rPr>
        <w:t xml:space="preserve">She was mixing her experience within a technical machine with her recall of magic and organic functions. </w:t>
      </w:r>
    </w:p>
    <w:p w:rsidR="0008581E" w:rsidRPr="00B3633A" w:rsidRDefault="0008581E">
      <w:pPr>
        <w:pStyle w:val="0DraftNormal"/>
        <w:rPr>
          <w:rFonts w:ascii="Montserrat" w:hAnsi="Montserrat"/>
          <w:spacing w:val="-1"/>
          <w:sz w:val="24"/>
        </w:rPr>
      </w:pPr>
    </w:p>
    <w:p w:rsidR="0008581E" w:rsidRPr="00B3633A" w:rsidRDefault="0008581E">
      <w:pPr>
        <w:pStyle w:val="0DraftNormal"/>
        <w:rPr>
          <w:rFonts w:ascii="Montserrat" w:hAnsi="Montserrat"/>
          <w:spacing w:val="-1"/>
          <w:sz w:val="24"/>
        </w:rPr>
      </w:pPr>
      <w:r w:rsidRPr="00B3633A">
        <w:rPr>
          <w:rFonts w:ascii="Montserrat" w:hAnsi="Montserrat"/>
          <w:spacing w:val="-1"/>
          <w:sz w:val="24"/>
        </w:rPr>
        <w:t xml:space="preserve">She had regained her edge. </w:t>
      </w:r>
    </w:p>
    <w:p w:rsidR="0008581E" w:rsidRPr="00B3633A" w:rsidRDefault="0008581E">
      <w:pPr>
        <w:pStyle w:val="0DraftNormal"/>
        <w:rPr>
          <w:rFonts w:ascii="Montserrat" w:hAnsi="Montserrat"/>
          <w:spacing w:val="-1"/>
          <w:sz w:val="24"/>
        </w:rPr>
      </w:pPr>
    </w:p>
    <w:p w:rsidR="0008581E" w:rsidRPr="00B3633A" w:rsidRDefault="0008581E">
      <w:pPr>
        <w:pStyle w:val="0DraftNormal"/>
        <w:rPr>
          <w:rFonts w:ascii="Montserrat" w:hAnsi="Montserrat"/>
          <w:spacing w:val="-1"/>
          <w:sz w:val="24"/>
        </w:rPr>
      </w:pPr>
      <w:r w:rsidRPr="00B3633A">
        <w:rPr>
          <w:rFonts w:ascii="Montserrat" w:hAnsi="Montserrat"/>
          <w:spacing w:val="-1"/>
          <w:sz w:val="24"/>
        </w:rPr>
        <w:t xml:space="preserve">She had made herself equal to her affliction. </w:t>
      </w:r>
    </w:p>
    <w:p w:rsidR="0008581E" w:rsidRPr="00B3633A" w:rsidRDefault="0008581E">
      <w:pPr>
        <w:pStyle w:val="0DraftNormal"/>
        <w:rPr>
          <w:rFonts w:ascii="Montserrat" w:hAnsi="Montserrat"/>
          <w:spacing w:val="-1"/>
          <w:sz w:val="24"/>
        </w:rPr>
      </w:pPr>
    </w:p>
    <w:p w:rsidR="0008581E" w:rsidRPr="00B3633A" w:rsidRDefault="0008581E">
      <w:pPr>
        <w:pStyle w:val="0DraftNormal"/>
        <w:rPr>
          <w:rFonts w:ascii="Montserrat" w:hAnsi="Montserrat"/>
          <w:spacing w:val="-1"/>
          <w:sz w:val="24"/>
        </w:rPr>
      </w:pPr>
      <w:r w:rsidRPr="00B3633A">
        <w:rPr>
          <w:rFonts w:ascii="Montserrat" w:hAnsi="Montserrat"/>
          <w:spacing w:val="-1"/>
          <w:sz w:val="24"/>
        </w:rPr>
        <w:t xml:space="preserve">She was going after a cause. </w:t>
      </w:r>
    </w:p>
    <w:p w:rsidR="0008581E" w:rsidRPr="00B3633A" w:rsidRDefault="0008581E">
      <w:pPr>
        <w:pStyle w:val="0DraftNormal"/>
        <w:rPr>
          <w:rFonts w:ascii="Montserrat" w:hAnsi="Montserrat"/>
          <w:spacing w:val="-1"/>
          <w:sz w:val="24"/>
        </w:rPr>
      </w:pPr>
    </w:p>
    <w:p w:rsidR="0008581E" w:rsidRPr="00B3633A" w:rsidRDefault="0008581E">
      <w:pPr>
        <w:pStyle w:val="0DraftNormal"/>
        <w:rPr>
          <w:rFonts w:ascii="Montserrat" w:hAnsi="Montserrat"/>
          <w:spacing w:val="-1"/>
          <w:sz w:val="24"/>
        </w:rPr>
      </w:pPr>
      <w:r w:rsidRPr="00B3633A">
        <w:rPr>
          <w:rFonts w:ascii="Montserrat" w:hAnsi="Montserrat"/>
          <w:spacing w:val="-1"/>
          <w:sz w:val="24"/>
        </w:rPr>
        <w:t xml:space="preserve">She was taking the fight home to the enemy. </w:t>
      </w:r>
    </w:p>
    <w:p w:rsidR="0008581E" w:rsidRPr="00B3633A" w:rsidRDefault="0008581E">
      <w:pPr>
        <w:pStyle w:val="0DraftNormal"/>
        <w:rPr>
          <w:rFonts w:ascii="Montserrat" w:hAnsi="Montserrat"/>
          <w:spacing w:val="-1"/>
          <w:sz w:val="24"/>
        </w:rPr>
      </w:pPr>
    </w:p>
    <w:p w:rsidR="0008581E" w:rsidRPr="00B3633A" w:rsidRDefault="0008581E">
      <w:pPr>
        <w:pStyle w:val="0DraftNormal"/>
        <w:rPr>
          <w:rFonts w:ascii="Montserrat" w:hAnsi="Montserrat"/>
          <w:spacing w:val="-1"/>
          <w:sz w:val="24"/>
        </w:rPr>
      </w:pPr>
      <w:r w:rsidRPr="00B3633A">
        <w:rPr>
          <w:rFonts w:ascii="Montserrat" w:hAnsi="Montserrat"/>
          <w:spacing w:val="-1"/>
          <w:sz w:val="24"/>
        </w:rPr>
        <w:t xml:space="preserve">What were you talking about? </w:t>
      </w:r>
    </w:p>
    <w:p w:rsidR="0008581E" w:rsidRPr="00B3633A" w:rsidRDefault="0008581E">
      <w:pPr>
        <w:pStyle w:val="0DraftNormal"/>
        <w:rPr>
          <w:rFonts w:ascii="Montserrat" w:hAnsi="Montserrat"/>
          <w:spacing w:val="-1"/>
          <w:sz w:val="24"/>
        </w:rPr>
      </w:pPr>
    </w:p>
    <w:p w:rsidR="0008581E" w:rsidRPr="00B3633A" w:rsidRDefault="0008581E">
      <w:pPr>
        <w:pStyle w:val="0DraftNormal"/>
        <w:rPr>
          <w:rFonts w:ascii="Montserrat" w:hAnsi="Montserrat"/>
          <w:spacing w:val="-1"/>
          <w:sz w:val="24"/>
        </w:rPr>
      </w:pPr>
      <w:r w:rsidRPr="00B3633A">
        <w:rPr>
          <w:rFonts w:ascii="Montserrat" w:hAnsi="Montserrat"/>
          <w:spacing w:val="-1"/>
          <w:sz w:val="24"/>
        </w:rPr>
        <w:t xml:space="preserve">Her psyche profile. </w:t>
      </w:r>
    </w:p>
    <w:p w:rsidR="0008581E" w:rsidRPr="00B3633A" w:rsidRDefault="0008581E">
      <w:pPr>
        <w:pStyle w:val="0DraftNormal"/>
        <w:rPr>
          <w:rFonts w:ascii="Montserrat" w:hAnsi="Montserrat"/>
          <w:spacing w:val="-1"/>
          <w:sz w:val="24"/>
        </w:rPr>
      </w:pPr>
    </w:p>
    <w:p w:rsidR="0008581E" w:rsidRPr="00B3633A" w:rsidRDefault="0008581E">
      <w:pPr>
        <w:pStyle w:val="0DraftNormal"/>
        <w:rPr>
          <w:rFonts w:ascii="Montserrat" w:hAnsi="Montserrat"/>
          <w:spacing w:val="-1"/>
          <w:sz w:val="24"/>
        </w:rPr>
      </w:pPr>
      <w:r w:rsidRPr="00B3633A">
        <w:rPr>
          <w:rFonts w:ascii="Montserrat" w:hAnsi="Montserrat"/>
          <w:spacing w:val="-1"/>
          <w:sz w:val="24"/>
        </w:rPr>
        <w:t xml:space="preserve">Her dreams were building toward a confrontation. </w:t>
      </w:r>
    </w:p>
    <w:p w:rsidR="0008581E" w:rsidRPr="00B3633A" w:rsidRDefault="0008581E">
      <w:pPr>
        <w:pStyle w:val="0DraftNormal"/>
        <w:rPr>
          <w:rFonts w:ascii="Montserrat" w:hAnsi="Montserrat"/>
          <w:spacing w:val="-1"/>
          <w:sz w:val="24"/>
        </w:rPr>
      </w:pPr>
    </w:p>
    <w:p w:rsidR="0008581E" w:rsidRPr="00B3633A" w:rsidRDefault="0008581E">
      <w:pPr>
        <w:pStyle w:val="0DraftNormal"/>
        <w:rPr>
          <w:rFonts w:ascii="Montserrat" w:hAnsi="Montserrat"/>
          <w:spacing w:val="-1"/>
          <w:sz w:val="24"/>
        </w:rPr>
      </w:pPr>
      <w:r w:rsidRPr="00B3633A">
        <w:rPr>
          <w:rFonts w:ascii="Montserrat" w:hAnsi="Montserrat"/>
          <w:spacing w:val="-1"/>
          <w:sz w:val="24"/>
        </w:rPr>
        <w:t xml:space="preserve">She was indifferent to her accomplishments, and she was becoming indifferent to her condition. </w:t>
      </w:r>
    </w:p>
    <w:p w:rsidR="0008581E" w:rsidRPr="00B3633A" w:rsidRDefault="0008581E">
      <w:pPr>
        <w:pStyle w:val="0DraftNormal"/>
        <w:rPr>
          <w:rFonts w:ascii="Montserrat" w:hAnsi="Montserrat"/>
          <w:spacing w:val="-1"/>
          <w:sz w:val="24"/>
        </w:rPr>
      </w:pPr>
    </w:p>
    <w:p w:rsidR="0008581E" w:rsidRPr="00B3633A" w:rsidRDefault="0008581E">
      <w:pPr>
        <w:pStyle w:val="0DraftNormal"/>
        <w:rPr>
          <w:rFonts w:ascii="Montserrat" w:hAnsi="Montserrat"/>
          <w:spacing w:val="-1"/>
          <w:sz w:val="24"/>
        </w:rPr>
      </w:pPr>
      <w:r w:rsidRPr="00B3633A">
        <w:rPr>
          <w:rFonts w:ascii="Montserrat" w:hAnsi="Montserrat"/>
          <w:spacing w:val="-1"/>
          <w:sz w:val="24"/>
        </w:rPr>
        <w:t xml:space="preserve">Overconfidence – she came up against the worst odds. </w:t>
      </w:r>
    </w:p>
    <w:p w:rsidR="0008581E" w:rsidRPr="00B3633A" w:rsidRDefault="0008581E">
      <w:pPr>
        <w:pStyle w:val="0DraftNormal"/>
        <w:rPr>
          <w:rFonts w:ascii="Montserrat" w:hAnsi="Montserrat"/>
          <w:spacing w:val="-1"/>
          <w:sz w:val="24"/>
        </w:rPr>
      </w:pPr>
    </w:p>
    <w:p w:rsidR="0008581E" w:rsidRPr="00B3633A" w:rsidRDefault="0008581E">
      <w:pPr>
        <w:pStyle w:val="0DraftNormal"/>
        <w:rPr>
          <w:rFonts w:ascii="Montserrat" w:hAnsi="Montserrat"/>
          <w:spacing w:val="-1"/>
          <w:sz w:val="24"/>
        </w:rPr>
      </w:pPr>
      <w:r w:rsidRPr="00B3633A">
        <w:rPr>
          <w:rFonts w:ascii="Montserrat" w:hAnsi="Montserrat"/>
          <w:spacing w:val="-1"/>
          <w:sz w:val="24"/>
        </w:rPr>
        <w:t xml:space="preserve">Overwhelmed and outnumbered, she was whittled down, from phoenix fighter, to combat armor, to cyberframe. </w:t>
      </w:r>
    </w:p>
    <w:p w:rsidR="0008581E" w:rsidRPr="00B3633A" w:rsidRDefault="0008581E">
      <w:pPr>
        <w:pStyle w:val="0DraftNormal"/>
        <w:rPr>
          <w:rFonts w:ascii="Montserrat" w:hAnsi="Montserrat"/>
          <w:spacing w:val="-1"/>
          <w:sz w:val="24"/>
        </w:rPr>
      </w:pPr>
    </w:p>
    <w:p w:rsidR="0008581E" w:rsidRPr="00B3633A" w:rsidRDefault="0008581E">
      <w:pPr>
        <w:pStyle w:val="0DraftNormal"/>
        <w:rPr>
          <w:rFonts w:ascii="Montserrat" w:hAnsi="Montserrat"/>
          <w:spacing w:val="-1"/>
          <w:sz w:val="24"/>
        </w:rPr>
      </w:pPr>
      <w:r w:rsidRPr="00B3633A">
        <w:rPr>
          <w:rFonts w:ascii="Montserrat" w:hAnsi="Montserrat"/>
          <w:spacing w:val="-1"/>
          <w:sz w:val="24"/>
        </w:rPr>
        <w:t xml:space="preserve">The final blow was shattering. </w:t>
      </w:r>
    </w:p>
    <w:p w:rsidR="0008581E" w:rsidRPr="00B3633A" w:rsidRDefault="0008581E">
      <w:pPr>
        <w:pStyle w:val="0DraftNormal"/>
        <w:rPr>
          <w:rFonts w:ascii="Montserrat" w:hAnsi="Montserrat"/>
          <w:spacing w:val="-1"/>
          <w:sz w:val="24"/>
        </w:rPr>
      </w:pPr>
    </w:p>
    <w:p w:rsidR="0008581E" w:rsidRPr="00B3633A" w:rsidRDefault="0008581E">
      <w:pPr>
        <w:pStyle w:val="0DraftNormal"/>
        <w:rPr>
          <w:rFonts w:ascii="Montserrat" w:hAnsi="Montserrat"/>
          <w:spacing w:val="-1"/>
          <w:sz w:val="24"/>
        </w:rPr>
      </w:pPr>
      <w:r w:rsidRPr="00B3633A">
        <w:rPr>
          <w:rFonts w:ascii="Montserrat" w:hAnsi="Montserrat"/>
          <w:spacing w:val="-1"/>
          <w:sz w:val="24"/>
        </w:rPr>
        <w:t xml:space="preserve">A death blow which pulverized her residual organics. </w:t>
      </w:r>
    </w:p>
    <w:p w:rsidR="0008581E" w:rsidRPr="00B3633A" w:rsidRDefault="0008581E">
      <w:pPr>
        <w:pStyle w:val="0DraftNormal"/>
        <w:rPr>
          <w:rFonts w:ascii="Montserrat" w:hAnsi="Montserrat"/>
          <w:spacing w:val="-1"/>
          <w:sz w:val="24"/>
        </w:rPr>
      </w:pPr>
    </w:p>
    <w:p w:rsidR="0008581E" w:rsidRPr="00B3633A" w:rsidRDefault="0008581E">
      <w:pPr>
        <w:pStyle w:val="0DraftNormal"/>
        <w:rPr>
          <w:rFonts w:ascii="Montserrat" w:hAnsi="Montserrat"/>
          <w:spacing w:val="-1"/>
          <w:sz w:val="24"/>
        </w:rPr>
      </w:pPr>
      <w:r w:rsidRPr="00B3633A">
        <w:rPr>
          <w:rFonts w:ascii="Montserrat" w:hAnsi="Montserrat"/>
          <w:spacing w:val="-1"/>
          <w:sz w:val="24"/>
        </w:rPr>
        <w:t>It crippled her spirit, and sling</w:t>
      </w:r>
      <w:r w:rsidRPr="00B3633A">
        <w:rPr>
          <w:rFonts w:ascii="Montserrat" w:hAnsi="Montserrat"/>
          <w:spacing w:val="-1"/>
          <w:sz w:val="24"/>
        </w:rPr>
        <w:noBreakHyphen/>
        <w:t xml:space="preserve">shots it into the fringe of the threshold. </w:t>
      </w:r>
    </w:p>
    <w:p w:rsidR="0008581E" w:rsidRPr="00B3633A" w:rsidRDefault="0008581E">
      <w:pPr>
        <w:pStyle w:val="0DraftNormal"/>
        <w:rPr>
          <w:rFonts w:ascii="Montserrat" w:hAnsi="Montserrat"/>
          <w:spacing w:val="-1"/>
          <w:sz w:val="24"/>
        </w:rPr>
      </w:pPr>
    </w:p>
    <w:p w:rsidR="0008581E" w:rsidRPr="00B3633A" w:rsidRDefault="0008581E">
      <w:pPr>
        <w:pStyle w:val="0DraftNormal"/>
        <w:rPr>
          <w:rFonts w:ascii="Montserrat" w:hAnsi="Montserrat"/>
          <w:spacing w:val="-1"/>
          <w:sz w:val="24"/>
        </w:rPr>
      </w:pPr>
      <w:r w:rsidRPr="00B3633A">
        <w:rPr>
          <w:rFonts w:ascii="Montserrat" w:hAnsi="Montserrat"/>
          <w:spacing w:val="-1"/>
          <w:sz w:val="24"/>
        </w:rPr>
        <w:t xml:space="preserve">No more toys. </w:t>
      </w:r>
    </w:p>
    <w:p w:rsidR="0008581E" w:rsidRPr="00B3633A" w:rsidRDefault="0008581E">
      <w:pPr>
        <w:pStyle w:val="0DraftNormal"/>
        <w:rPr>
          <w:rFonts w:ascii="Montserrat" w:hAnsi="Montserrat"/>
          <w:spacing w:val="-1"/>
          <w:sz w:val="24"/>
        </w:rPr>
      </w:pPr>
    </w:p>
    <w:p w:rsidR="0008581E" w:rsidRPr="00B3633A" w:rsidRDefault="0008581E">
      <w:pPr>
        <w:pStyle w:val="0DraftNormal"/>
        <w:rPr>
          <w:rFonts w:ascii="Montserrat" w:hAnsi="Montserrat"/>
          <w:spacing w:val="-1"/>
          <w:sz w:val="24"/>
        </w:rPr>
      </w:pPr>
      <w:r w:rsidRPr="00B3633A">
        <w:rPr>
          <w:rFonts w:ascii="Montserrat" w:hAnsi="Montserrat"/>
          <w:spacing w:val="-1"/>
          <w:sz w:val="24"/>
        </w:rPr>
        <w:t xml:space="preserve">No more games. </w:t>
      </w:r>
    </w:p>
    <w:p w:rsidR="0008581E" w:rsidRPr="00B3633A" w:rsidRDefault="0008581E">
      <w:pPr>
        <w:pStyle w:val="0DraftNormal"/>
        <w:rPr>
          <w:rFonts w:ascii="Montserrat" w:hAnsi="Montserrat"/>
          <w:spacing w:val="-1"/>
          <w:sz w:val="24"/>
        </w:rPr>
      </w:pPr>
    </w:p>
    <w:p w:rsidR="0008581E" w:rsidRPr="00B3633A" w:rsidRDefault="0008581E">
      <w:pPr>
        <w:pStyle w:val="0DraftNormal"/>
        <w:rPr>
          <w:rFonts w:ascii="Montserrat" w:hAnsi="Montserrat"/>
          <w:spacing w:val="-1"/>
          <w:sz w:val="24"/>
        </w:rPr>
      </w:pPr>
      <w:r w:rsidRPr="00B3633A">
        <w:rPr>
          <w:rFonts w:ascii="Montserrat" w:hAnsi="Montserrat"/>
          <w:spacing w:val="-1"/>
          <w:sz w:val="24"/>
        </w:rPr>
        <w:t xml:space="preserve">No more body, no more machine. </w:t>
      </w:r>
    </w:p>
    <w:p w:rsidR="0008581E" w:rsidRPr="00B3633A" w:rsidRDefault="0008581E">
      <w:pPr>
        <w:pStyle w:val="0DraftNormal"/>
        <w:rPr>
          <w:rFonts w:ascii="Montserrat" w:hAnsi="Montserrat"/>
          <w:spacing w:val="-1"/>
          <w:sz w:val="24"/>
        </w:rPr>
      </w:pPr>
    </w:p>
    <w:p w:rsidR="0008581E" w:rsidRPr="00B3633A" w:rsidRDefault="0008581E">
      <w:pPr>
        <w:pStyle w:val="0DraftNormal"/>
        <w:rPr>
          <w:rFonts w:ascii="Montserrat" w:hAnsi="Montserrat"/>
          <w:spacing w:val="-1"/>
          <w:sz w:val="24"/>
        </w:rPr>
      </w:pPr>
      <w:r w:rsidRPr="00B3633A">
        <w:rPr>
          <w:rFonts w:ascii="Montserrat" w:hAnsi="Montserrat"/>
          <w:spacing w:val="-1"/>
          <w:sz w:val="24"/>
        </w:rPr>
        <w:t xml:space="preserve">Soon, no more dream. </w:t>
      </w:r>
    </w:p>
    <w:p w:rsidR="0008581E" w:rsidRPr="00B3633A" w:rsidRDefault="0008581E">
      <w:pPr>
        <w:pStyle w:val="0DraftNormal"/>
        <w:rPr>
          <w:rFonts w:ascii="Montserrat" w:hAnsi="Montserrat"/>
          <w:spacing w:val="-1"/>
          <w:sz w:val="24"/>
        </w:rPr>
      </w:pPr>
    </w:p>
    <w:p w:rsidR="0008581E" w:rsidRPr="00B3633A" w:rsidRDefault="0008581E">
      <w:pPr>
        <w:pStyle w:val="0DraftNormal"/>
        <w:rPr>
          <w:rFonts w:ascii="Montserrat" w:hAnsi="Montserrat"/>
          <w:spacing w:val="-1"/>
          <w:sz w:val="24"/>
        </w:rPr>
      </w:pPr>
      <w:r w:rsidRPr="00B3633A">
        <w:rPr>
          <w:rFonts w:ascii="Montserrat" w:hAnsi="Montserrat"/>
          <w:spacing w:val="-1"/>
          <w:sz w:val="24"/>
        </w:rPr>
        <w:t xml:space="preserve">I could take away what you believe yourself to be. </w:t>
      </w:r>
    </w:p>
    <w:p w:rsidR="0008581E" w:rsidRPr="00B3633A" w:rsidRDefault="0008581E">
      <w:pPr>
        <w:pStyle w:val="0DraftNormal"/>
        <w:rPr>
          <w:rFonts w:ascii="Montserrat" w:hAnsi="Montserrat"/>
          <w:spacing w:val="-1"/>
          <w:sz w:val="24"/>
        </w:rPr>
      </w:pPr>
    </w:p>
    <w:p w:rsidR="0008581E" w:rsidRPr="00B3633A" w:rsidRDefault="0008581E">
      <w:pPr>
        <w:pStyle w:val="0DraftNormal"/>
        <w:rPr>
          <w:rFonts w:ascii="Montserrat" w:hAnsi="Montserrat"/>
          <w:spacing w:val="-1"/>
          <w:sz w:val="24"/>
        </w:rPr>
      </w:pPr>
      <w:r w:rsidRPr="00B3633A">
        <w:rPr>
          <w:rFonts w:ascii="Montserrat" w:hAnsi="Montserrat"/>
          <w:spacing w:val="-1"/>
          <w:sz w:val="24"/>
        </w:rPr>
        <w:t xml:space="preserve">Make you an absolute mystery, even to yourself. </w:t>
      </w:r>
    </w:p>
    <w:p w:rsidR="0008581E" w:rsidRPr="00B3633A" w:rsidRDefault="0008581E">
      <w:pPr>
        <w:pStyle w:val="0DraftNormal"/>
        <w:rPr>
          <w:rFonts w:ascii="Montserrat" w:hAnsi="Montserrat"/>
          <w:spacing w:val="-1"/>
          <w:sz w:val="24"/>
        </w:rPr>
      </w:pPr>
    </w:p>
    <w:p w:rsidR="0008581E" w:rsidRPr="00B3633A" w:rsidRDefault="0008581E">
      <w:pPr>
        <w:pStyle w:val="0DraftNormal"/>
        <w:rPr>
          <w:rFonts w:ascii="Montserrat" w:hAnsi="Montserrat"/>
          <w:spacing w:val="-1"/>
          <w:sz w:val="24"/>
        </w:rPr>
      </w:pPr>
      <w:r w:rsidRPr="00B3633A">
        <w:rPr>
          <w:rFonts w:ascii="Montserrat" w:hAnsi="Montserrat"/>
          <w:spacing w:val="-1"/>
          <w:sz w:val="24"/>
        </w:rPr>
        <w:t xml:space="preserve">But, he could not take away her will. </w:t>
      </w:r>
    </w:p>
    <w:p w:rsidR="0008581E" w:rsidRPr="00B3633A" w:rsidRDefault="0008581E">
      <w:pPr>
        <w:pStyle w:val="0DraftNormal"/>
        <w:rPr>
          <w:rFonts w:ascii="Montserrat" w:hAnsi="Montserrat"/>
          <w:spacing w:val="-1"/>
          <w:sz w:val="24"/>
        </w:rPr>
      </w:pPr>
    </w:p>
    <w:p w:rsidR="0008581E" w:rsidRPr="00B3633A" w:rsidRDefault="0008581E">
      <w:pPr>
        <w:pStyle w:val="0DraftNormal"/>
        <w:rPr>
          <w:rFonts w:ascii="Montserrat" w:hAnsi="Montserrat"/>
          <w:spacing w:val="-1"/>
          <w:sz w:val="24"/>
        </w:rPr>
      </w:pPr>
      <w:r w:rsidRPr="00B3633A">
        <w:rPr>
          <w:rFonts w:ascii="Montserrat" w:hAnsi="Montserrat"/>
          <w:spacing w:val="-1"/>
          <w:sz w:val="24"/>
        </w:rPr>
        <w:t xml:space="preserve">Once he had taken everything else away, that remained, and that was enough. </w:t>
      </w:r>
    </w:p>
    <w:p w:rsidR="0008581E" w:rsidRPr="00B3633A" w:rsidRDefault="0008581E">
      <w:pPr>
        <w:pStyle w:val="0DraftNormal"/>
        <w:rPr>
          <w:rFonts w:ascii="Montserrat" w:hAnsi="Montserrat"/>
          <w:spacing w:val="-1"/>
          <w:sz w:val="24"/>
        </w:rPr>
      </w:pPr>
    </w:p>
    <w:p w:rsidR="0008581E" w:rsidRPr="00B3633A" w:rsidRDefault="0008581E">
      <w:pPr>
        <w:pStyle w:val="0DraftNormal"/>
        <w:rPr>
          <w:rFonts w:ascii="Montserrat" w:hAnsi="Montserrat"/>
          <w:spacing w:val="-1"/>
          <w:sz w:val="24"/>
        </w:rPr>
      </w:pPr>
      <w:r w:rsidRPr="00B3633A">
        <w:rPr>
          <w:rFonts w:ascii="Montserrat" w:hAnsi="Montserrat"/>
          <w:spacing w:val="-1"/>
          <w:sz w:val="24"/>
        </w:rPr>
        <w:t xml:space="preserve">If she had the will to remember herself as a particular thing. </w:t>
      </w:r>
    </w:p>
    <w:p w:rsidR="0008581E" w:rsidRPr="00B3633A" w:rsidRDefault="0008581E">
      <w:pPr>
        <w:pStyle w:val="0DraftNormal"/>
        <w:rPr>
          <w:rFonts w:ascii="Montserrat" w:hAnsi="Montserrat"/>
          <w:spacing w:val="-1"/>
          <w:sz w:val="24"/>
        </w:rPr>
      </w:pPr>
    </w:p>
    <w:p w:rsidR="0008581E" w:rsidRPr="00B3633A" w:rsidRDefault="0008581E">
      <w:pPr>
        <w:pStyle w:val="0DraftNormal"/>
        <w:rPr>
          <w:rFonts w:ascii="Montserrat" w:hAnsi="Montserrat"/>
          <w:spacing w:val="-1"/>
          <w:sz w:val="24"/>
        </w:rPr>
      </w:pPr>
      <w:r w:rsidRPr="00B3633A">
        <w:rPr>
          <w:rFonts w:ascii="Montserrat" w:hAnsi="Montserrat"/>
          <w:spacing w:val="-1"/>
          <w:sz w:val="24"/>
        </w:rPr>
        <w:t xml:space="preserve">The will to recall her experiences. </w:t>
      </w:r>
    </w:p>
    <w:p w:rsidR="0008581E" w:rsidRPr="00B3633A" w:rsidRDefault="0008581E">
      <w:pPr>
        <w:pStyle w:val="0DraftNormal"/>
        <w:rPr>
          <w:rFonts w:ascii="Montserrat" w:hAnsi="Montserrat"/>
          <w:spacing w:val="-1"/>
          <w:sz w:val="24"/>
        </w:rPr>
      </w:pPr>
    </w:p>
    <w:p w:rsidR="0008581E" w:rsidRPr="00B3633A" w:rsidRDefault="0008581E">
      <w:pPr>
        <w:pStyle w:val="0DraftNormal"/>
        <w:rPr>
          <w:rFonts w:ascii="Montserrat" w:hAnsi="Montserrat"/>
          <w:spacing w:val="-1"/>
          <w:sz w:val="24"/>
        </w:rPr>
      </w:pPr>
      <w:r w:rsidRPr="00B3633A">
        <w:rPr>
          <w:rFonts w:ascii="Montserrat" w:hAnsi="Montserrat"/>
          <w:spacing w:val="-1"/>
          <w:sz w:val="24"/>
        </w:rPr>
        <w:t xml:space="preserve">To choose to find herself. </w:t>
      </w:r>
    </w:p>
    <w:p w:rsidR="0008581E" w:rsidRPr="00B3633A" w:rsidRDefault="0008581E">
      <w:pPr>
        <w:pStyle w:val="0DraftNormal"/>
        <w:rPr>
          <w:rFonts w:ascii="Montserrat" w:hAnsi="Montserrat"/>
          <w:spacing w:val="-1"/>
          <w:sz w:val="24"/>
        </w:rPr>
      </w:pPr>
    </w:p>
    <w:p w:rsidR="0008581E" w:rsidRPr="00B3633A" w:rsidRDefault="0008581E">
      <w:pPr>
        <w:pStyle w:val="0DraftNormal"/>
        <w:rPr>
          <w:rFonts w:ascii="Montserrat" w:hAnsi="Montserrat"/>
          <w:spacing w:val="-1"/>
          <w:sz w:val="24"/>
        </w:rPr>
      </w:pPr>
      <w:r w:rsidRPr="00B3633A">
        <w:rPr>
          <w:rFonts w:ascii="Montserrat" w:hAnsi="Montserrat"/>
          <w:spacing w:val="-1"/>
          <w:sz w:val="24"/>
        </w:rPr>
        <w:t xml:space="preserve">She took from him his final kiss... </w:t>
      </w:r>
    </w:p>
    <w:p w:rsidR="0008581E" w:rsidRPr="00B3633A" w:rsidRDefault="0008581E">
      <w:pPr>
        <w:pStyle w:val="0DraftNormal"/>
        <w:rPr>
          <w:rFonts w:ascii="Montserrat" w:hAnsi="Montserrat"/>
          <w:spacing w:val="-1"/>
          <w:sz w:val="24"/>
        </w:rPr>
      </w:pPr>
    </w:p>
    <w:p w:rsidR="0008581E" w:rsidRPr="00B3633A" w:rsidRDefault="0008581E">
      <w:pPr>
        <w:pStyle w:val="0DraftNormal"/>
        <w:rPr>
          <w:rFonts w:ascii="Montserrat" w:hAnsi="Montserrat"/>
          <w:spacing w:val="-1"/>
          <w:sz w:val="24"/>
        </w:rPr>
      </w:pPr>
      <w:r w:rsidRPr="00B3633A">
        <w:rPr>
          <w:rFonts w:ascii="Montserrat" w:hAnsi="Montserrat"/>
          <w:spacing w:val="-1"/>
          <w:sz w:val="24"/>
        </w:rPr>
        <w:t xml:space="preserve">I recalled far more than i thought i would be free to. </w:t>
      </w:r>
    </w:p>
    <w:p w:rsidR="0008581E" w:rsidRPr="00B3633A" w:rsidRDefault="0008581E">
      <w:pPr>
        <w:pStyle w:val="0DraftNormal"/>
        <w:rPr>
          <w:rFonts w:ascii="Montserrat" w:hAnsi="Montserrat"/>
          <w:spacing w:val="-1"/>
          <w:sz w:val="24"/>
        </w:rPr>
      </w:pPr>
    </w:p>
    <w:p w:rsidR="0008581E" w:rsidRPr="00B3633A" w:rsidRDefault="0008581E">
      <w:pPr>
        <w:pStyle w:val="0DraftNormal"/>
        <w:rPr>
          <w:rFonts w:ascii="Montserrat" w:hAnsi="Montserrat"/>
          <w:spacing w:val="-1"/>
          <w:sz w:val="24"/>
        </w:rPr>
      </w:pPr>
      <w:r w:rsidRPr="00B3633A">
        <w:rPr>
          <w:rFonts w:ascii="Montserrat" w:hAnsi="Montserrat"/>
          <w:spacing w:val="-1"/>
          <w:sz w:val="24"/>
        </w:rPr>
        <w:t xml:space="preserve">I understand it, but i want to continue with what i had. </w:t>
      </w:r>
    </w:p>
    <w:p w:rsidR="0008581E" w:rsidRPr="00B3633A" w:rsidRDefault="0008581E">
      <w:pPr>
        <w:pStyle w:val="0DraftNormal"/>
        <w:rPr>
          <w:rFonts w:ascii="Montserrat" w:hAnsi="Montserrat"/>
          <w:spacing w:val="-1"/>
          <w:sz w:val="24"/>
        </w:rPr>
      </w:pPr>
    </w:p>
    <w:p w:rsidR="0008581E" w:rsidRPr="00B3633A" w:rsidRDefault="0008581E">
      <w:pPr>
        <w:pStyle w:val="0DraftNormal"/>
        <w:rPr>
          <w:rFonts w:ascii="Montserrat" w:hAnsi="Montserrat"/>
          <w:spacing w:val="-1"/>
          <w:sz w:val="24"/>
        </w:rPr>
      </w:pPr>
      <w:r w:rsidRPr="00B3633A">
        <w:rPr>
          <w:rFonts w:ascii="Montserrat" w:hAnsi="Montserrat"/>
          <w:spacing w:val="-1"/>
          <w:sz w:val="24"/>
        </w:rPr>
        <w:t xml:space="preserve">I could stand on my own, but i can't leave behind what i stood for. </w:t>
      </w:r>
    </w:p>
    <w:p w:rsidR="0008581E" w:rsidRPr="00B3633A" w:rsidRDefault="0008581E">
      <w:pPr>
        <w:pStyle w:val="0DraftNormal"/>
        <w:rPr>
          <w:rFonts w:ascii="Montserrat" w:hAnsi="Montserrat"/>
          <w:spacing w:val="-1"/>
          <w:sz w:val="24"/>
        </w:rPr>
      </w:pPr>
    </w:p>
    <w:p w:rsidR="0008581E" w:rsidRPr="00B3633A" w:rsidRDefault="0008581E">
      <w:pPr>
        <w:pStyle w:val="0DraftNormal"/>
        <w:rPr>
          <w:rFonts w:ascii="Montserrat" w:hAnsi="Montserrat"/>
          <w:spacing w:val="-1"/>
          <w:sz w:val="24"/>
        </w:rPr>
      </w:pPr>
      <w:r w:rsidRPr="00B3633A">
        <w:rPr>
          <w:rFonts w:ascii="Montserrat" w:hAnsi="Montserrat"/>
          <w:spacing w:val="-1"/>
          <w:sz w:val="24"/>
        </w:rPr>
        <w:t xml:space="preserve">I want to see what could had happened next if i had an opportunity for this or that. </w:t>
      </w:r>
    </w:p>
    <w:p w:rsidR="0008581E" w:rsidRPr="00B3633A" w:rsidRDefault="0008581E">
      <w:pPr>
        <w:pStyle w:val="0DraftNormal"/>
        <w:rPr>
          <w:rFonts w:ascii="Montserrat" w:hAnsi="Montserrat"/>
          <w:spacing w:val="-1"/>
          <w:sz w:val="24"/>
        </w:rPr>
      </w:pPr>
    </w:p>
    <w:p w:rsidR="0008581E" w:rsidRPr="00B3633A" w:rsidRDefault="0008581E">
      <w:pPr>
        <w:pStyle w:val="0DraftNormal"/>
        <w:rPr>
          <w:rFonts w:ascii="Montserrat" w:hAnsi="Montserrat"/>
          <w:spacing w:val="-1"/>
          <w:sz w:val="24"/>
        </w:rPr>
      </w:pPr>
      <w:r w:rsidRPr="00B3633A">
        <w:rPr>
          <w:rFonts w:ascii="Montserrat" w:hAnsi="Montserrat"/>
          <w:spacing w:val="-1"/>
          <w:sz w:val="24"/>
        </w:rPr>
        <w:t>I could love you now (Paradox).</w:t>
      </w:r>
    </w:p>
    <w:p w:rsidR="0008581E" w:rsidRPr="00B3633A" w:rsidRDefault="0008581E">
      <w:pPr>
        <w:pStyle w:val="0DraftNormal"/>
        <w:rPr>
          <w:rFonts w:ascii="Montserrat" w:hAnsi="Montserrat"/>
          <w:spacing w:val="-1"/>
          <w:sz w:val="24"/>
        </w:rPr>
      </w:pPr>
    </w:p>
    <w:p w:rsidR="0008581E" w:rsidRPr="00B3633A" w:rsidRDefault="0008581E">
      <w:pPr>
        <w:pStyle w:val="0DraftNormal"/>
        <w:rPr>
          <w:rFonts w:ascii="Montserrat" w:hAnsi="Montserrat"/>
          <w:spacing w:val="-1"/>
          <w:sz w:val="24"/>
        </w:rPr>
      </w:pPr>
      <w:r w:rsidRPr="00B3633A">
        <w:rPr>
          <w:rFonts w:ascii="Montserrat" w:hAnsi="Montserrat"/>
          <w:spacing w:val="-1"/>
          <w:sz w:val="24"/>
        </w:rPr>
        <w:t xml:space="preserve">Now, we could be lovers. </w:t>
      </w:r>
    </w:p>
    <w:p w:rsidR="0008581E" w:rsidRPr="00B3633A" w:rsidRDefault="0008581E">
      <w:pPr>
        <w:pStyle w:val="0DraftNormal"/>
        <w:rPr>
          <w:rFonts w:ascii="Montserrat" w:hAnsi="Montserrat"/>
          <w:spacing w:val="-1"/>
          <w:sz w:val="24"/>
        </w:rPr>
      </w:pPr>
    </w:p>
    <w:p w:rsidR="0008581E" w:rsidRPr="00B3633A" w:rsidRDefault="0008581E">
      <w:pPr>
        <w:pStyle w:val="0DraftNormal"/>
        <w:rPr>
          <w:rFonts w:ascii="Montserrat" w:hAnsi="Montserrat"/>
          <w:spacing w:val="-1"/>
          <w:sz w:val="24"/>
        </w:rPr>
      </w:pPr>
      <w:r w:rsidRPr="00B3633A">
        <w:rPr>
          <w:rFonts w:ascii="Montserrat" w:hAnsi="Montserrat"/>
          <w:spacing w:val="-1"/>
          <w:sz w:val="24"/>
        </w:rPr>
        <w:t xml:space="preserve">Or at least compatible parts. </w:t>
      </w:r>
    </w:p>
    <w:p w:rsidR="0008581E" w:rsidRPr="00B3633A" w:rsidRDefault="0008581E">
      <w:pPr>
        <w:pStyle w:val="0DraftNormal"/>
        <w:rPr>
          <w:rFonts w:ascii="Montserrat" w:hAnsi="Montserrat"/>
          <w:spacing w:val="-1"/>
          <w:sz w:val="24"/>
        </w:rPr>
      </w:pPr>
    </w:p>
    <w:p w:rsidR="0008581E" w:rsidRPr="00B3633A" w:rsidRDefault="0008581E">
      <w:pPr>
        <w:pStyle w:val="0DraftNormal"/>
        <w:rPr>
          <w:rFonts w:ascii="Montserrat" w:hAnsi="Montserrat"/>
          <w:spacing w:val="-1"/>
          <w:sz w:val="24"/>
        </w:rPr>
      </w:pPr>
      <w:r w:rsidRPr="00B3633A">
        <w:rPr>
          <w:rFonts w:ascii="Montserrat" w:hAnsi="Montserrat"/>
          <w:spacing w:val="-1"/>
          <w:sz w:val="24"/>
        </w:rPr>
        <w:t>A matter of assembling the right team of emissaries</w:t>
      </w:r>
    </w:p>
    <w:p w:rsidR="0008581E" w:rsidRPr="00B3633A" w:rsidRDefault="0008581E">
      <w:pPr>
        <w:pStyle w:val="0DraftNormal"/>
        <w:rPr>
          <w:rFonts w:ascii="Montserrat" w:hAnsi="Montserrat"/>
          <w:spacing w:val="-1"/>
          <w:sz w:val="24"/>
        </w:rPr>
      </w:pPr>
    </w:p>
    <w:p w:rsidR="0008581E" w:rsidRPr="00B3633A" w:rsidRDefault="0008581E">
      <w:pPr>
        <w:pStyle w:val="0DraftNormal"/>
        <w:rPr>
          <w:rFonts w:ascii="Montserrat" w:hAnsi="Montserrat"/>
          <w:spacing w:val="-1"/>
          <w:sz w:val="24"/>
        </w:rPr>
      </w:pPr>
      <w:r w:rsidRPr="00B3633A">
        <w:rPr>
          <w:rFonts w:ascii="Montserrat" w:hAnsi="Montserrat"/>
          <w:spacing w:val="-1"/>
          <w:sz w:val="24"/>
        </w:rPr>
        <w:t xml:space="preserve">A free spirited ally, and a cold blooded killer. </w:t>
      </w:r>
    </w:p>
    <w:p w:rsidR="0008581E" w:rsidRPr="00B3633A" w:rsidRDefault="0008581E">
      <w:pPr>
        <w:pStyle w:val="0DraftNormal"/>
        <w:rPr>
          <w:rFonts w:ascii="Montserrat" w:hAnsi="Montserrat"/>
          <w:spacing w:val="-1"/>
          <w:sz w:val="24"/>
        </w:rPr>
      </w:pPr>
    </w:p>
    <w:p w:rsidR="0008581E" w:rsidRPr="00B3633A" w:rsidRDefault="0008581E">
      <w:pPr>
        <w:pStyle w:val="0DraftNormal"/>
        <w:rPr>
          <w:rFonts w:ascii="Montserrat" w:hAnsi="Montserrat"/>
          <w:spacing w:val="-1"/>
          <w:sz w:val="24"/>
        </w:rPr>
      </w:pPr>
      <w:r w:rsidRPr="00B3633A">
        <w:rPr>
          <w:rFonts w:ascii="Montserrat" w:hAnsi="Montserrat"/>
          <w:spacing w:val="-1"/>
          <w:sz w:val="24"/>
        </w:rPr>
        <w:t>You don't had any problems with that, do you? (what's a 'problem?')</w:t>
      </w:r>
    </w:p>
    <w:p w:rsidR="0008581E" w:rsidRPr="00B3633A" w:rsidRDefault="0008581E">
      <w:pPr>
        <w:pStyle w:val="0DraftNormal"/>
        <w:rPr>
          <w:rFonts w:ascii="Montserrat" w:hAnsi="Montserrat"/>
          <w:spacing w:val="-1"/>
          <w:sz w:val="24"/>
        </w:rPr>
      </w:pPr>
    </w:p>
    <w:p w:rsidR="0008581E" w:rsidRPr="00B3633A" w:rsidRDefault="0008581E">
      <w:pPr>
        <w:pStyle w:val="0DraftNormal"/>
        <w:rPr>
          <w:rFonts w:ascii="Montserrat" w:hAnsi="Montserrat"/>
          <w:spacing w:val="-1"/>
          <w:sz w:val="24"/>
        </w:rPr>
      </w:pPr>
      <w:r w:rsidRPr="00B3633A">
        <w:rPr>
          <w:rFonts w:ascii="Montserrat" w:hAnsi="Montserrat"/>
          <w:spacing w:val="-1"/>
          <w:sz w:val="24"/>
        </w:rPr>
        <w:t xml:space="preserve">Why, a dragon, of course. </w:t>
      </w:r>
    </w:p>
    <w:p w:rsidR="0008581E" w:rsidRPr="00B3633A" w:rsidRDefault="0008581E">
      <w:pPr>
        <w:pStyle w:val="0DraftNormal"/>
        <w:rPr>
          <w:rFonts w:ascii="Montserrat" w:hAnsi="Montserrat"/>
          <w:spacing w:val="-1"/>
          <w:sz w:val="24"/>
        </w:rPr>
      </w:pPr>
    </w:p>
    <w:p w:rsidR="0008581E" w:rsidRPr="00B3633A" w:rsidRDefault="0008581E">
      <w:pPr>
        <w:pStyle w:val="0DraftNormal"/>
        <w:rPr>
          <w:rFonts w:ascii="Montserrat" w:hAnsi="Montserrat"/>
          <w:spacing w:val="-1"/>
          <w:sz w:val="24"/>
        </w:rPr>
      </w:pPr>
      <w:r w:rsidRPr="00B3633A">
        <w:rPr>
          <w:rFonts w:ascii="Montserrat" w:hAnsi="Montserrat"/>
          <w:spacing w:val="-1"/>
          <w:sz w:val="24"/>
        </w:rPr>
        <w:t>Its only suiting for a project of this level of importance, we can't very well leave it all in the hands of a bunch of mammals, could we?</w:t>
      </w:r>
    </w:p>
    <w:p w:rsidR="0008581E" w:rsidRPr="00B3633A" w:rsidRDefault="0008581E">
      <w:pPr>
        <w:pStyle w:val="0DraftNormal"/>
        <w:rPr>
          <w:rFonts w:ascii="Montserrat" w:hAnsi="Montserrat"/>
          <w:spacing w:val="-1"/>
          <w:sz w:val="24"/>
        </w:rPr>
      </w:pPr>
    </w:p>
    <w:p w:rsidR="0008581E" w:rsidRPr="00B3633A" w:rsidRDefault="0008581E">
      <w:pPr>
        <w:pStyle w:val="0DraftNormal"/>
        <w:rPr>
          <w:rFonts w:ascii="Montserrat" w:hAnsi="Montserrat"/>
          <w:spacing w:val="-1"/>
          <w:sz w:val="24"/>
        </w:rPr>
      </w:pPr>
      <w:r w:rsidRPr="00B3633A">
        <w:rPr>
          <w:rFonts w:ascii="Montserrat" w:hAnsi="Montserrat"/>
          <w:spacing w:val="-1"/>
          <w:sz w:val="24"/>
        </w:rPr>
        <w:t xml:space="preserve">Oh, its just this nasty aura of death that's slowly spreading along killing everything in its path. </w:t>
      </w:r>
    </w:p>
    <w:p w:rsidR="0008581E" w:rsidRPr="00B3633A" w:rsidRDefault="0008581E">
      <w:pPr>
        <w:pStyle w:val="0DraftNormal"/>
        <w:rPr>
          <w:rFonts w:ascii="Montserrat" w:hAnsi="Montserrat"/>
          <w:spacing w:val="-1"/>
          <w:sz w:val="24"/>
        </w:rPr>
      </w:pPr>
    </w:p>
    <w:p w:rsidR="0008581E" w:rsidRPr="00B3633A" w:rsidRDefault="0008581E">
      <w:pPr>
        <w:pStyle w:val="0DraftNormal"/>
        <w:rPr>
          <w:rFonts w:ascii="Montserrat" w:hAnsi="Montserrat"/>
          <w:spacing w:val="-1"/>
          <w:sz w:val="24"/>
        </w:rPr>
      </w:pPr>
      <w:r w:rsidRPr="00B3633A">
        <w:rPr>
          <w:rFonts w:ascii="Montserrat" w:hAnsi="Montserrat"/>
          <w:spacing w:val="-1"/>
          <w:sz w:val="24"/>
        </w:rPr>
        <w:t xml:space="preserve">No problem. </w:t>
      </w:r>
    </w:p>
    <w:p w:rsidR="0008581E" w:rsidRPr="00B3633A" w:rsidRDefault="0008581E">
      <w:pPr>
        <w:pStyle w:val="0DraftNormal"/>
        <w:rPr>
          <w:rFonts w:ascii="Montserrat" w:hAnsi="Montserrat"/>
          <w:spacing w:val="-1"/>
          <w:sz w:val="24"/>
        </w:rPr>
      </w:pPr>
    </w:p>
    <w:p w:rsidR="0008581E" w:rsidRPr="00B3633A" w:rsidRDefault="0008581E">
      <w:pPr>
        <w:pStyle w:val="0DraftNormal"/>
        <w:rPr>
          <w:rFonts w:ascii="Montserrat" w:hAnsi="Montserrat"/>
          <w:spacing w:val="-1"/>
          <w:sz w:val="24"/>
        </w:rPr>
      </w:pPr>
      <w:r w:rsidRPr="00B3633A">
        <w:rPr>
          <w:rFonts w:ascii="Montserrat" w:hAnsi="Montserrat"/>
          <w:spacing w:val="-1"/>
          <w:sz w:val="24"/>
        </w:rPr>
        <w:t xml:space="preserve">A valley of death. </w:t>
      </w:r>
    </w:p>
    <w:p w:rsidR="0008581E" w:rsidRPr="00B3633A" w:rsidRDefault="0008581E">
      <w:pPr>
        <w:pStyle w:val="0DraftNormal"/>
        <w:rPr>
          <w:rFonts w:ascii="Montserrat" w:hAnsi="Montserrat"/>
          <w:spacing w:val="-1"/>
          <w:sz w:val="24"/>
        </w:rPr>
      </w:pPr>
    </w:p>
    <w:p w:rsidR="0008581E" w:rsidRPr="00B3633A" w:rsidRDefault="0008581E">
      <w:pPr>
        <w:pStyle w:val="0DraftNormal"/>
        <w:rPr>
          <w:rFonts w:ascii="Montserrat" w:hAnsi="Montserrat"/>
          <w:spacing w:val="-1"/>
          <w:sz w:val="24"/>
        </w:rPr>
      </w:pPr>
      <w:r w:rsidRPr="00B3633A">
        <w:rPr>
          <w:rFonts w:ascii="Montserrat" w:hAnsi="Montserrat"/>
          <w:spacing w:val="-1"/>
          <w:sz w:val="24"/>
        </w:rPr>
        <w:t xml:space="preserve">I think we'll need more than a rod and a staff to find comfort here... </w:t>
      </w:r>
    </w:p>
    <w:p w:rsidR="0008581E" w:rsidRPr="00B3633A" w:rsidRDefault="0008581E">
      <w:pPr>
        <w:pStyle w:val="0DraftNormal"/>
        <w:rPr>
          <w:rFonts w:ascii="Montserrat" w:hAnsi="Montserrat"/>
          <w:spacing w:val="-1"/>
          <w:sz w:val="24"/>
        </w:rPr>
      </w:pPr>
    </w:p>
    <w:p w:rsidR="0008581E" w:rsidRPr="00B3633A" w:rsidRDefault="0008581E">
      <w:pPr>
        <w:pStyle w:val="0DraftNormal"/>
        <w:rPr>
          <w:rFonts w:ascii="Montserrat" w:hAnsi="Montserrat"/>
          <w:spacing w:val="-1"/>
          <w:sz w:val="24"/>
        </w:rPr>
      </w:pPr>
      <w:r w:rsidRPr="00B3633A">
        <w:rPr>
          <w:rFonts w:ascii="Montserrat" w:hAnsi="Montserrat"/>
          <w:spacing w:val="-1"/>
          <w:sz w:val="24"/>
        </w:rPr>
        <w:t xml:space="preserve">Dead people weren't that bad, really. </w:t>
      </w:r>
    </w:p>
    <w:p w:rsidR="0008581E" w:rsidRPr="00B3633A" w:rsidRDefault="0008581E">
      <w:pPr>
        <w:pStyle w:val="0DraftNormal"/>
        <w:rPr>
          <w:rFonts w:ascii="Montserrat" w:hAnsi="Montserrat"/>
          <w:spacing w:val="-1"/>
          <w:sz w:val="24"/>
        </w:rPr>
      </w:pPr>
    </w:p>
    <w:p w:rsidR="0008581E" w:rsidRPr="00B3633A" w:rsidRDefault="0008581E">
      <w:pPr>
        <w:pStyle w:val="0DraftNormal"/>
        <w:rPr>
          <w:rFonts w:ascii="Montserrat" w:hAnsi="Montserrat"/>
          <w:spacing w:val="-1"/>
          <w:sz w:val="24"/>
        </w:rPr>
      </w:pPr>
      <w:r w:rsidRPr="00B3633A">
        <w:rPr>
          <w:rFonts w:ascii="Montserrat" w:hAnsi="Montserrat"/>
          <w:spacing w:val="-1"/>
          <w:sz w:val="24"/>
        </w:rPr>
        <w:t xml:space="preserve">You just gotta get an idea of what they're into... Well, yes i do had a little experience in this area. </w:t>
      </w:r>
    </w:p>
    <w:p w:rsidR="0008581E" w:rsidRPr="00B3633A" w:rsidRDefault="0008581E">
      <w:pPr>
        <w:pStyle w:val="0DraftNormal"/>
        <w:rPr>
          <w:rFonts w:ascii="Montserrat" w:hAnsi="Montserrat"/>
          <w:spacing w:val="-1"/>
          <w:sz w:val="24"/>
        </w:rPr>
      </w:pPr>
    </w:p>
    <w:p w:rsidR="0008581E" w:rsidRPr="00B3633A" w:rsidRDefault="0008581E">
      <w:pPr>
        <w:pStyle w:val="0DraftNormal"/>
        <w:rPr>
          <w:rFonts w:ascii="Montserrat" w:hAnsi="Montserrat"/>
          <w:spacing w:val="-1"/>
          <w:sz w:val="24"/>
        </w:rPr>
      </w:pPr>
      <w:r w:rsidRPr="00B3633A">
        <w:rPr>
          <w:rFonts w:ascii="Montserrat" w:hAnsi="Montserrat"/>
          <w:spacing w:val="-1"/>
          <w:sz w:val="24"/>
        </w:rPr>
        <w:t xml:space="preserve">You should come by my place sometime, if i could ever remember where i misplaced it, or the world i was keeping it on... </w:t>
      </w:r>
    </w:p>
    <w:p w:rsidR="0008581E" w:rsidRPr="00B3633A" w:rsidRDefault="0008581E">
      <w:pPr>
        <w:pStyle w:val="0DraftNormal"/>
        <w:rPr>
          <w:rFonts w:ascii="Montserrat" w:hAnsi="Montserrat"/>
          <w:spacing w:val="-1"/>
          <w:sz w:val="24"/>
        </w:rPr>
      </w:pPr>
    </w:p>
    <w:p w:rsidR="0008581E" w:rsidRPr="00B3633A" w:rsidRDefault="0008581E">
      <w:pPr>
        <w:pStyle w:val="0DraftNormal"/>
        <w:rPr>
          <w:rFonts w:ascii="Montserrat" w:hAnsi="Montserrat"/>
          <w:spacing w:val="-1"/>
          <w:sz w:val="24"/>
        </w:rPr>
      </w:pPr>
      <w:r w:rsidRPr="00B3633A">
        <w:rPr>
          <w:rFonts w:ascii="Montserrat" w:hAnsi="Montserrat"/>
          <w:spacing w:val="-1"/>
          <w:sz w:val="24"/>
        </w:rPr>
        <w:t xml:space="preserve">Uh...we represent the.... </w:t>
      </w:r>
    </w:p>
    <w:p w:rsidR="0008581E" w:rsidRPr="00B3633A" w:rsidRDefault="0008581E">
      <w:pPr>
        <w:pStyle w:val="0DraftNormal"/>
        <w:rPr>
          <w:rFonts w:ascii="Montserrat" w:hAnsi="Montserrat"/>
          <w:spacing w:val="-1"/>
          <w:sz w:val="24"/>
        </w:rPr>
      </w:pPr>
    </w:p>
    <w:p w:rsidR="0008581E" w:rsidRPr="00B3633A" w:rsidRDefault="0008581E">
      <w:pPr>
        <w:pStyle w:val="0DraftNormal"/>
        <w:rPr>
          <w:rFonts w:ascii="Montserrat" w:hAnsi="Montserrat"/>
          <w:spacing w:val="-1"/>
          <w:sz w:val="24"/>
        </w:rPr>
      </w:pPr>
      <w:r w:rsidRPr="00B3633A">
        <w:rPr>
          <w:rFonts w:ascii="Montserrat" w:hAnsi="Montserrat"/>
          <w:spacing w:val="-1"/>
          <w:sz w:val="24"/>
        </w:rPr>
        <w:t xml:space="preserve">Sure, we'll take a couple of your emissaries back with us... </w:t>
      </w:r>
    </w:p>
    <w:p w:rsidR="0008581E" w:rsidRPr="00B3633A" w:rsidRDefault="0008581E">
      <w:pPr>
        <w:pStyle w:val="0DraftNormal"/>
        <w:rPr>
          <w:rFonts w:ascii="Montserrat" w:hAnsi="Montserrat"/>
          <w:spacing w:val="-1"/>
          <w:sz w:val="24"/>
        </w:rPr>
      </w:pPr>
    </w:p>
    <w:p w:rsidR="0008581E" w:rsidRPr="00B3633A" w:rsidRDefault="0008581E">
      <w:pPr>
        <w:pStyle w:val="0DraftNormal"/>
        <w:rPr>
          <w:rFonts w:ascii="Montserrat" w:hAnsi="Montserrat"/>
          <w:spacing w:val="-1"/>
          <w:sz w:val="24"/>
        </w:rPr>
      </w:pPr>
      <w:r w:rsidRPr="00B3633A">
        <w:rPr>
          <w:rFonts w:ascii="Montserrat" w:hAnsi="Montserrat"/>
          <w:spacing w:val="-1"/>
          <w:sz w:val="24"/>
        </w:rPr>
        <w:t xml:space="preserve">He didn't talk much did he? </w:t>
      </w:r>
    </w:p>
    <w:p w:rsidR="0008581E" w:rsidRPr="00B3633A" w:rsidRDefault="0008581E">
      <w:pPr>
        <w:pStyle w:val="0DraftNormal"/>
        <w:rPr>
          <w:rFonts w:ascii="Montserrat" w:hAnsi="Montserrat"/>
          <w:spacing w:val="-1"/>
          <w:sz w:val="24"/>
        </w:rPr>
      </w:pPr>
    </w:p>
    <w:p w:rsidR="0008581E" w:rsidRPr="00B3633A" w:rsidRDefault="0008581E">
      <w:pPr>
        <w:pStyle w:val="0DraftNormal"/>
        <w:rPr>
          <w:rFonts w:ascii="Montserrat" w:hAnsi="Montserrat"/>
          <w:spacing w:val="-1"/>
          <w:sz w:val="24"/>
        </w:rPr>
      </w:pPr>
      <w:r w:rsidRPr="00B3633A">
        <w:rPr>
          <w:rFonts w:ascii="Montserrat" w:hAnsi="Montserrat"/>
          <w:spacing w:val="-1"/>
          <w:sz w:val="24"/>
        </w:rPr>
        <w:t xml:space="preserve">Him, well he wasn't even here to be precise. </w:t>
      </w:r>
    </w:p>
    <w:p w:rsidR="0008581E" w:rsidRPr="00B3633A" w:rsidRDefault="0008581E">
      <w:pPr>
        <w:pStyle w:val="0DraftNormal"/>
        <w:rPr>
          <w:rFonts w:ascii="Montserrat" w:hAnsi="Montserrat"/>
          <w:spacing w:val="-1"/>
          <w:sz w:val="24"/>
        </w:rPr>
      </w:pPr>
    </w:p>
    <w:p w:rsidR="0008581E" w:rsidRPr="00B3633A" w:rsidRDefault="0008581E">
      <w:pPr>
        <w:pStyle w:val="0DraftNormal"/>
        <w:rPr>
          <w:rFonts w:ascii="Montserrat" w:hAnsi="Montserrat"/>
          <w:spacing w:val="-1"/>
          <w:sz w:val="24"/>
        </w:rPr>
      </w:pPr>
      <w:r w:rsidRPr="00B3633A">
        <w:rPr>
          <w:rFonts w:ascii="Montserrat" w:hAnsi="Montserrat"/>
          <w:spacing w:val="-1"/>
          <w:sz w:val="24"/>
        </w:rPr>
        <w:t xml:space="preserve">This was only his former body. </w:t>
      </w:r>
    </w:p>
    <w:p w:rsidR="0008581E" w:rsidRPr="00B3633A" w:rsidRDefault="0008581E">
      <w:pPr>
        <w:pStyle w:val="0DraftNormal"/>
        <w:rPr>
          <w:rFonts w:ascii="Montserrat" w:hAnsi="Montserrat"/>
          <w:spacing w:val="-1"/>
          <w:sz w:val="24"/>
        </w:rPr>
      </w:pPr>
    </w:p>
    <w:p w:rsidR="0008581E" w:rsidRPr="00B3633A" w:rsidRDefault="0008581E">
      <w:pPr>
        <w:pStyle w:val="0DraftNormal"/>
        <w:rPr>
          <w:rFonts w:ascii="Montserrat" w:hAnsi="Montserrat"/>
          <w:spacing w:val="-1"/>
          <w:sz w:val="24"/>
        </w:rPr>
      </w:pPr>
      <w:r w:rsidRPr="00B3633A">
        <w:rPr>
          <w:rFonts w:ascii="Montserrat" w:hAnsi="Montserrat"/>
          <w:spacing w:val="-1"/>
          <w:sz w:val="24"/>
        </w:rPr>
        <w:t xml:space="preserve">Talking with a free spirit too much could be an unnerving experience, especially when it helps you figure out how to do this... </w:t>
      </w:r>
    </w:p>
    <w:p w:rsidR="0008581E" w:rsidRPr="00B3633A" w:rsidRDefault="0008581E">
      <w:pPr>
        <w:pStyle w:val="0DraftNormal"/>
        <w:rPr>
          <w:rFonts w:ascii="Montserrat" w:hAnsi="Montserrat"/>
          <w:spacing w:val="-1"/>
          <w:sz w:val="24"/>
        </w:rPr>
      </w:pPr>
    </w:p>
    <w:p w:rsidR="0008581E" w:rsidRPr="00B3633A" w:rsidRDefault="0008581E">
      <w:pPr>
        <w:pStyle w:val="0DraftNormal"/>
        <w:rPr>
          <w:rFonts w:ascii="Montserrat" w:hAnsi="Montserrat"/>
          <w:spacing w:val="-1"/>
          <w:sz w:val="24"/>
        </w:rPr>
      </w:pPr>
      <w:r w:rsidRPr="00B3633A">
        <w:rPr>
          <w:rFonts w:ascii="Montserrat" w:hAnsi="Montserrat"/>
          <w:spacing w:val="-1"/>
          <w:sz w:val="24"/>
        </w:rPr>
        <w:t xml:space="preserve">Oh, here you were... How were you doing that? </w:t>
      </w:r>
    </w:p>
    <w:p w:rsidR="0008581E" w:rsidRPr="00B3633A" w:rsidRDefault="0008581E">
      <w:pPr>
        <w:pStyle w:val="0DraftNormal"/>
        <w:rPr>
          <w:rFonts w:ascii="Montserrat" w:hAnsi="Montserrat"/>
          <w:spacing w:val="-1"/>
          <w:sz w:val="24"/>
        </w:rPr>
      </w:pPr>
    </w:p>
    <w:p w:rsidR="0008581E" w:rsidRPr="00B3633A" w:rsidRDefault="0008581E">
      <w:pPr>
        <w:pStyle w:val="0DraftNormal"/>
        <w:rPr>
          <w:rFonts w:ascii="Montserrat" w:hAnsi="Montserrat"/>
          <w:spacing w:val="-1"/>
          <w:sz w:val="24"/>
        </w:rPr>
      </w:pPr>
      <w:r w:rsidRPr="00B3633A">
        <w:rPr>
          <w:rFonts w:ascii="Montserrat" w:hAnsi="Montserrat"/>
          <w:spacing w:val="-1"/>
          <w:sz w:val="24"/>
        </w:rPr>
        <w:t xml:space="preserve">Oh, neat. </w:t>
      </w:r>
    </w:p>
    <w:p w:rsidR="0008581E" w:rsidRPr="00B3633A" w:rsidRDefault="0008581E">
      <w:pPr>
        <w:pStyle w:val="0DraftNormal"/>
        <w:rPr>
          <w:rFonts w:ascii="Montserrat" w:hAnsi="Montserrat"/>
          <w:spacing w:val="-1"/>
          <w:sz w:val="24"/>
        </w:rPr>
      </w:pPr>
    </w:p>
    <w:p w:rsidR="0008581E" w:rsidRPr="00B3633A" w:rsidRDefault="0008581E">
      <w:pPr>
        <w:pStyle w:val="0DraftNormal"/>
        <w:rPr>
          <w:rFonts w:ascii="Montserrat" w:hAnsi="Montserrat"/>
          <w:spacing w:val="-1"/>
          <w:sz w:val="24"/>
        </w:rPr>
      </w:pPr>
      <w:r w:rsidRPr="00B3633A">
        <w:rPr>
          <w:rFonts w:ascii="Montserrat" w:hAnsi="Montserrat"/>
          <w:spacing w:val="-1"/>
          <w:sz w:val="24"/>
        </w:rPr>
        <w:t xml:space="preserve">Like this...? </w:t>
      </w:r>
    </w:p>
    <w:p w:rsidR="0008581E" w:rsidRPr="00B3633A" w:rsidRDefault="0008581E">
      <w:pPr>
        <w:pStyle w:val="0DraftNormal"/>
        <w:rPr>
          <w:rFonts w:ascii="Montserrat" w:hAnsi="Montserrat"/>
          <w:spacing w:val="-1"/>
          <w:sz w:val="24"/>
        </w:rPr>
      </w:pPr>
    </w:p>
    <w:p w:rsidR="0008581E" w:rsidRPr="00B3633A" w:rsidRDefault="0008581E">
      <w:pPr>
        <w:pStyle w:val="0DraftNormal"/>
        <w:rPr>
          <w:rFonts w:ascii="Montserrat" w:hAnsi="Montserrat"/>
          <w:spacing w:val="-1"/>
          <w:sz w:val="24"/>
        </w:rPr>
      </w:pPr>
      <w:r w:rsidRPr="00B3633A">
        <w:rPr>
          <w:rFonts w:ascii="Montserrat" w:hAnsi="Montserrat"/>
          <w:spacing w:val="-1"/>
          <w:sz w:val="24"/>
        </w:rPr>
        <w:t xml:space="preserve">Hey, you better pick your jaw back up, people were staring. </w:t>
      </w:r>
    </w:p>
    <w:p w:rsidR="0008581E" w:rsidRPr="00B3633A" w:rsidRDefault="0008581E">
      <w:pPr>
        <w:pStyle w:val="0DraftNormal"/>
        <w:rPr>
          <w:rFonts w:ascii="Montserrat" w:hAnsi="Montserrat"/>
          <w:spacing w:val="-1"/>
          <w:sz w:val="24"/>
        </w:rPr>
      </w:pPr>
    </w:p>
    <w:p w:rsidR="0008581E" w:rsidRPr="00B3633A" w:rsidRDefault="0008581E">
      <w:pPr>
        <w:pStyle w:val="0DraftNormal"/>
        <w:rPr>
          <w:rFonts w:ascii="Montserrat" w:hAnsi="Montserrat"/>
          <w:spacing w:val="-1"/>
          <w:sz w:val="24"/>
        </w:rPr>
      </w:pPr>
      <w:r w:rsidRPr="00B3633A">
        <w:rPr>
          <w:rFonts w:ascii="Montserrat" w:hAnsi="Montserrat"/>
          <w:spacing w:val="-1"/>
          <w:sz w:val="24"/>
        </w:rPr>
        <w:t>Geez, maybe mixing necromancy and technology weren't such a good idea, you know?</w:t>
      </w:r>
    </w:p>
    <w:p w:rsidR="0008581E" w:rsidRPr="00B3633A" w:rsidRDefault="0008581E">
      <w:pPr>
        <w:pStyle w:val="0DraftNormal"/>
        <w:rPr>
          <w:rFonts w:ascii="Montserrat" w:hAnsi="Montserrat"/>
          <w:spacing w:val="-1"/>
          <w:sz w:val="24"/>
        </w:rPr>
      </w:pPr>
    </w:p>
    <w:p w:rsidR="0008581E" w:rsidRPr="00B3633A" w:rsidRDefault="0008581E">
      <w:pPr>
        <w:pStyle w:val="0DraftNormal"/>
        <w:rPr>
          <w:rFonts w:ascii="Montserrat" w:hAnsi="Montserrat"/>
          <w:spacing w:val="-1"/>
          <w:sz w:val="24"/>
        </w:rPr>
      </w:pPr>
      <w:r w:rsidRPr="00B3633A">
        <w:rPr>
          <w:rFonts w:ascii="Montserrat" w:hAnsi="Montserrat"/>
          <w:spacing w:val="-1"/>
          <w:sz w:val="24"/>
        </w:rPr>
        <w:t xml:space="preserve">An assignment—a view of the (caoi yn)—group chemistry... They do not get off to an entirely smooth start. </w:t>
      </w:r>
    </w:p>
    <w:p w:rsidR="0008581E" w:rsidRPr="00B3633A" w:rsidRDefault="0008581E">
      <w:pPr>
        <w:pStyle w:val="0DraftNormal"/>
        <w:rPr>
          <w:rFonts w:ascii="Montserrat" w:hAnsi="Montserrat"/>
          <w:spacing w:val="-1"/>
          <w:sz w:val="24"/>
        </w:rPr>
      </w:pPr>
    </w:p>
    <w:p w:rsidR="0008581E" w:rsidRPr="00B3633A" w:rsidRDefault="0008581E">
      <w:pPr>
        <w:pStyle w:val="0DraftNormal"/>
        <w:rPr>
          <w:rFonts w:ascii="Montserrat" w:hAnsi="Montserrat"/>
          <w:spacing w:val="-1"/>
          <w:sz w:val="24"/>
        </w:rPr>
      </w:pPr>
      <w:r w:rsidRPr="00B3633A">
        <w:rPr>
          <w:rFonts w:ascii="Montserrat" w:hAnsi="Montserrat"/>
          <w:spacing w:val="-1"/>
          <w:sz w:val="24"/>
        </w:rPr>
        <w:t xml:space="preserve">Doubts were awakened in av as to the trust worthiness of some of her staff. </w:t>
      </w:r>
    </w:p>
    <w:p w:rsidR="0008581E" w:rsidRPr="00B3633A" w:rsidRDefault="0008581E">
      <w:pPr>
        <w:pStyle w:val="0DraftNormal"/>
        <w:rPr>
          <w:rFonts w:ascii="Montserrat" w:hAnsi="Montserrat"/>
          <w:spacing w:val="-1"/>
          <w:sz w:val="24"/>
        </w:rPr>
      </w:pPr>
    </w:p>
    <w:p w:rsidR="0008581E" w:rsidRPr="00B3633A" w:rsidRDefault="0008581E">
      <w:pPr>
        <w:pStyle w:val="0DraftNormal"/>
        <w:rPr>
          <w:rFonts w:ascii="Montserrat" w:hAnsi="Montserrat"/>
          <w:spacing w:val="-1"/>
          <w:sz w:val="24"/>
        </w:rPr>
      </w:pPr>
      <w:r w:rsidRPr="00B3633A">
        <w:rPr>
          <w:rFonts w:ascii="Montserrat" w:hAnsi="Montserrat"/>
          <w:spacing w:val="-1"/>
          <w:sz w:val="24"/>
        </w:rPr>
        <w:t xml:space="preserve">Still, they must make haste, so they gear up and head out. </w:t>
      </w:r>
    </w:p>
    <w:p w:rsidR="0008581E" w:rsidRPr="00B3633A" w:rsidRDefault="0008581E">
      <w:pPr>
        <w:pStyle w:val="0DraftNormal"/>
        <w:rPr>
          <w:rFonts w:ascii="Montserrat" w:hAnsi="Montserrat"/>
          <w:spacing w:val="-1"/>
          <w:sz w:val="24"/>
        </w:rPr>
      </w:pPr>
    </w:p>
    <w:p w:rsidR="0008581E" w:rsidRPr="00B3633A" w:rsidRDefault="0008581E">
      <w:pPr>
        <w:pStyle w:val="0DraftNormal"/>
        <w:rPr>
          <w:rFonts w:ascii="Montserrat" w:hAnsi="Montserrat"/>
          <w:spacing w:val="-1"/>
          <w:sz w:val="24"/>
        </w:rPr>
      </w:pPr>
      <w:r w:rsidRPr="00B3633A">
        <w:rPr>
          <w:rFonts w:ascii="Montserrat" w:hAnsi="Montserrat"/>
          <w:spacing w:val="-1"/>
          <w:sz w:val="24"/>
        </w:rPr>
        <w:t>The way was both long and difficult—revealing much about the consequences and nature of life in the (caoi yn).</w:t>
      </w:r>
    </w:p>
    <w:p w:rsidR="0008581E" w:rsidRPr="00B3633A" w:rsidRDefault="0008581E">
      <w:pPr>
        <w:pStyle w:val="0DraftNormal"/>
        <w:rPr>
          <w:rFonts w:ascii="Montserrat" w:hAnsi="Montserrat"/>
          <w:spacing w:val="-1"/>
          <w:sz w:val="24"/>
        </w:rPr>
      </w:pPr>
    </w:p>
    <w:p w:rsidR="0008581E" w:rsidRPr="00B3633A" w:rsidRDefault="0008581E">
      <w:pPr>
        <w:pStyle w:val="0DraftNormal"/>
        <w:rPr>
          <w:rFonts w:ascii="Montserrat" w:hAnsi="Montserrat"/>
          <w:spacing w:val="-1"/>
          <w:sz w:val="24"/>
        </w:rPr>
      </w:pPr>
      <w:r w:rsidRPr="00B3633A">
        <w:rPr>
          <w:rFonts w:ascii="Montserrat" w:hAnsi="Montserrat"/>
          <w:spacing w:val="-1"/>
          <w:sz w:val="24"/>
        </w:rPr>
        <w:t xml:space="preserve">Right away, certain patterns and reaction appear as a result of the unique chemistry of this unfamiliar group. </w:t>
      </w:r>
    </w:p>
    <w:p w:rsidR="0008581E" w:rsidRPr="00B3633A" w:rsidRDefault="0008581E">
      <w:pPr>
        <w:pStyle w:val="0DraftNormal"/>
        <w:rPr>
          <w:rFonts w:ascii="Montserrat" w:hAnsi="Montserrat"/>
          <w:spacing w:val="-1"/>
          <w:sz w:val="24"/>
        </w:rPr>
      </w:pPr>
    </w:p>
    <w:p w:rsidR="0008581E" w:rsidRPr="00B3633A" w:rsidRDefault="0008581E">
      <w:pPr>
        <w:pStyle w:val="0DraftNormal"/>
        <w:rPr>
          <w:rFonts w:ascii="Montserrat" w:hAnsi="Montserrat"/>
          <w:spacing w:val="-1"/>
          <w:sz w:val="24"/>
        </w:rPr>
      </w:pPr>
      <w:r w:rsidRPr="00B3633A">
        <w:rPr>
          <w:rFonts w:ascii="Montserrat" w:hAnsi="Montserrat"/>
          <w:spacing w:val="-1"/>
          <w:sz w:val="24"/>
        </w:rPr>
        <w:t xml:space="preserve">Forced to accept a slow and anxious advance to the grim unknown which awaited them, a mood of professionalism and discipline was difficult to maintain. </w:t>
      </w:r>
    </w:p>
    <w:p w:rsidR="0008581E" w:rsidRPr="00B3633A" w:rsidRDefault="0008581E">
      <w:pPr>
        <w:pStyle w:val="0DraftNormal"/>
        <w:rPr>
          <w:rFonts w:ascii="Montserrat" w:hAnsi="Montserrat"/>
          <w:spacing w:val="-1"/>
          <w:sz w:val="24"/>
        </w:rPr>
      </w:pPr>
    </w:p>
    <w:p w:rsidR="0008581E" w:rsidRPr="00B3633A" w:rsidRDefault="0008581E">
      <w:pPr>
        <w:pStyle w:val="0DraftNormal"/>
        <w:rPr>
          <w:rFonts w:ascii="Montserrat" w:hAnsi="Montserrat"/>
          <w:spacing w:val="-1"/>
          <w:sz w:val="24"/>
        </w:rPr>
      </w:pPr>
      <w:r w:rsidRPr="00B3633A">
        <w:rPr>
          <w:rFonts w:ascii="Montserrat" w:hAnsi="Montserrat"/>
          <w:spacing w:val="-1"/>
          <w:sz w:val="24"/>
        </w:rPr>
        <w:t xml:space="preserve">It was a meeting of different cultures, different life forms, and different appetites. </w:t>
      </w:r>
    </w:p>
    <w:p w:rsidR="0008581E" w:rsidRPr="00B3633A" w:rsidRDefault="0008581E">
      <w:pPr>
        <w:pStyle w:val="0DraftNormal"/>
        <w:rPr>
          <w:rFonts w:ascii="Montserrat" w:hAnsi="Montserrat"/>
          <w:spacing w:val="-1"/>
          <w:sz w:val="24"/>
        </w:rPr>
      </w:pPr>
    </w:p>
    <w:p w:rsidR="0008581E" w:rsidRPr="00B3633A" w:rsidRDefault="0008581E">
      <w:pPr>
        <w:pStyle w:val="0DraftNormal"/>
        <w:rPr>
          <w:rFonts w:ascii="Montserrat" w:hAnsi="Montserrat"/>
          <w:spacing w:val="-1"/>
          <w:sz w:val="24"/>
        </w:rPr>
      </w:pPr>
      <w:r w:rsidRPr="00B3633A">
        <w:rPr>
          <w:rFonts w:ascii="Montserrat" w:hAnsi="Montserrat"/>
          <w:spacing w:val="-1"/>
          <w:sz w:val="24"/>
        </w:rPr>
        <w:t xml:space="preserve">What proved to be the most unnerving was the degree of like mindedness—though from differing cants—they share as a group. </w:t>
      </w:r>
    </w:p>
    <w:p w:rsidR="0008581E" w:rsidRPr="00B3633A" w:rsidRDefault="0008581E">
      <w:pPr>
        <w:pStyle w:val="0DraftNormal"/>
        <w:rPr>
          <w:rFonts w:ascii="Montserrat" w:hAnsi="Montserrat"/>
          <w:spacing w:val="-1"/>
          <w:sz w:val="24"/>
        </w:rPr>
      </w:pPr>
    </w:p>
    <w:p w:rsidR="0008581E" w:rsidRPr="00B3633A" w:rsidRDefault="0008581E">
      <w:pPr>
        <w:pStyle w:val="0DraftNormal"/>
        <w:rPr>
          <w:rFonts w:ascii="Montserrat" w:hAnsi="Montserrat"/>
          <w:spacing w:val="-1"/>
          <w:sz w:val="24"/>
        </w:rPr>
      </w:pPr>
      <w:r w:rsidRPr="00B3633A">
        <w:rPr>
          <w:rFonts w:ascii="Montserrat" w:hAnsi="Montserrat"/>
          <w:spacing w:val="-1"/>
          <w:sz w:val="24"/>
        </w:rPr>
        <w:t xml:space="preserve">While uncertainties were stirred up, it was not too much later that the first signs of what they were to face began to reach them—hitting the most sensitive first. From the city, kzeisza watched them, and it gave him a few things to ponder as the time passes. </w:t>
      </w:r>
    </w:p>
    <w:p w:rsidR="0008581E" w:rsidRPr="00B3633A" w:rsidRDefault="0008581E">
      <w:pPr>
        <w:pStyle w:val="0DraftNormal"/>
        <w:rPr>
          <w:rFonts w:ascii="Montserrat" w:hAnsi="Montserrat"/>
          <w:spacing w:val="-1"/>
          <w:sz w:val="24"/>
        </w:rPr>
      </w:pPr>
    </w:p>
    <w:p w:rsidR="0008581E" w:rsidRPr="00B3633A" w:rsidRDefault="0008581E">
      <w:pPr>
        <w:pStyle w:val="0DraftNormal"/>
        <w:rPr>
          <w:rFonts w:ascii="Montserrat" w:hAnsi="Montserrat"/>
          <w:spacing w:val="-1"/>
          <w:sz w:val="24"/>
        </w:rPr>
      </w:pPr>
      <w:r w:rsidRPr="00B3633A">
        <w:rPr>
          <w:rFonts w:ascii="Montserrat" w:hAnsi="Montserrat"/>
          <w:spacing w:val="-1"/>
          <w:sz w:val="24"/>
        </w:rPr>
        <w:t xml:space="preserve">This deathly aura struck a chord in av's memories and it spurred her—both to action and to entertaining a few notions as to how she may actually be able to proceed with this mission. </w:t>
      </w:r>
    </w:p>
    <w:p w:rsidR="0008581E" w:rsidRPr="00B3633A" w:rsidRDefault="0008581E">
      <w:pPr>
        <w:pStyle w:val="0DraftNormal"/>
        <w:rPr>
          <w:rFonts w:ascii="Montserrat" w:hAnsi="Montserrat"/>
          <w:spacing w:val="-1"/>
          <w:sz w:val="24"/>
        </w:rPr>
      </w:pPr>
    </w:p>
    <w:p w:rsidR="0008581E" w:rsidRPr="00B3633A" w:rsidRDefault="0008581E">
      <w:pPr>
        <w:pStyle w:val="0DraftNormal"/>
        <w:rPr>
          <w:rFonts w:ascii="Montserrat" w:hAnsi="Montserrat"/>
          <w:spacing w:val="-1"/>
          <w:sz w:val="24"/>
        </w:rPr>
      </w:pPr>
      <w:r w:rsidRPr="00B3633A">
        <w:rPr>
          <w:rFonts w:ascii="Montserrat" w:hAnsi="Montserrat"/>
          <w:spacing w:val="-1"/>
          <w:sz w:val="24"/>
        </w:rPr>
        <w:t xml:space="preserve">Doing some of her own reconnaissance gave her a bit of time to do some of her own thinking, too. </w:t>
      </w:r>
    </w:p>
    <w:p w:rsidR="0008581E" w:rsidRPr="00B3633A" w:rsidRDefault="0008581E">
      <w:pPr>
        <w:pStyle w:val="0DraftNormal"/>
        <w:rPr>
          <w:rFonts w:ascii="Montserrat" w:hAnsi="Montserrat"/>
          <w:spacing w:val="-1"/>
          <w:sz w:val="24"/>
        </w:rPr>
      </w:pPr>
    </w:p>
    <w:p w:rsidR="0008581E" w:rsidRPr="00B3633A" w:rsidRDefault="0008581E">
      <w:pPr>
        <w:pStyle w:val="0DraftNormal"/>
        <w:rPr>
          <w:rFonts w:ascii="Montserrat" w:hAnsi="Montserrat"/>
          <w:spacing w:val="-1"/>
          <w:sz w:val="24"/>
        </w:rPr>
      </w:pPr>
      <w:r w:rsidRPr="00B3633A">
        <w:rPr>
          <w:rFonts w:ascii="Montserrat" w:hAnsi="Montserrat"/>
          <w:spacing w:val="-1"/>
          <w:sz w:val="24"/>
        </w:rPr>
        <w:t xml:space="preserve">Certain realities of her situation were perceived, as the group began to realize itself for the sake of the mission. </w:t>
      </w:r>
    </w:p>
    <w:p w:rsidR="0008581E" w:rsidRPr="00B3633A" w:rsidRDefault="0008581E">
      <w:pPr>
        <w:pStyle w:val="0DraftNormal"/>
        <w:rPr>
          <w:rFonts w:ascii="Montserrat" w:hAnsi="Montserrat"/>
          <w:spacing w:val="-1"/>
          <w:sz w:val="24"/>
        </w:rPr>
      </w:pPr>
    </w:p>
    <w:p w:rsidR="0008581E" w:rsidRPr="00B3633A" w:rsidRDefault="0008581E">
      <w:pPr>
        <w:pStyle w:val="0DraftNormal"/>
        <w:rPr>
          <w:rFonts w:ascii="Montserrat" w:hAnsi="Montserrat"/>
          <w:spacing w:val="-1"/>
          <w:sz w:val="24"/>
        </w:rPr>
      </w:pPr>
      <w:r w:rsidRPr="00B3633A">
        <w:rPr>
          <w:rFonts w:ascii="Montserrat" w:hAnsi="Montserrat"/>
          <w:spacing w:val="-1"/>
          <w:sz w:val="24"/>
        </w:rPr>
        <w:t xml:space="preserve">(Anvea)nna, dirk and dougal. </w:t>
      </w:r>
    </w:p>
    <w:p w:rsidR="0008581E" w:rsidRPr="00B3633A" w:rsidRDefault="0008581E">
      <w:pPr>
        <w:pStyle w:val="0DraftNormal"/>
        <w:rPr>
          <w:rFonts w:ascii="Montserrat" w:hAnsi="Montserrat"/>
          <w:spacing w:val="-1"/>
          <w:sz w:val="24"/>
        </w:rPr>
      </w:pPr>
    </w:p>
    <w:p w:rsidR="0008581E" w:rsidRPr="00B3633A" w:rsidRDefault="0008581E">
      <w:pPr>
        <w:pStyle w:val="0DraftNormal"/>
        <w:rPr>
          <w:rFonts w:ascii="Montserrat" w:hAnsi="Montserrat"/>
          <w:spacing w:val="-1"/>
          <w:sz w:val="24"/>
        </w:rPr>
      </w:pPr>
      <w:r w:rsidRPr="00B3633A">
        <w:rPr>
          <w:rFonts w:ascii="Montserrat" w:hAnsi="Montserrat"/>
          <w:spacing w:val="-1"/>
          <w:sz w:val="24"/>
        </w:rPr>
        <w:t xml:space="preserve">These individuals were left behind, but still were witness to certain significant events and thoughts. </w:t>
      </w:r>
    </w:p>
    <w:p w:rsidR="0008581E" w:rsidRPr="00B3633A" w:rsidRDefault="0008581E">
      <w:pPr>
        <w:pStyle w:val="0DraftNormal"/>
        <w:rPr>
          <w:rFonts w:ascii="Montserrat" w:hAnsi="Montserrat"/>
          <w:spacing w:val="-1"/>
          <w:sz w:val="24"/>
        </w:rPr>
      </w:pPr>
    </w:p>
    <w:p w:rsidR="0008581E" w:rsidRPr="00B3633A" w:rsidRDefault="0008581E">
      <w:pPr>
        <w:pStyle w:val="0DraftNormal"/>
        <w:rPr>
          <w:rFonts w:ascii="Montserrat" w:hAnsi="Montserrat"/>
          <w:spacing w:val="-1"/>
          <w:sz w:val="24"/>
        </w:rPr>
      </w:pPr>
      <w:r w:rsidRPr="00B3633A">
        <w:rPr>
          <w:rFonts w:ascii="Montserrat" w:hAnsi="Montserrat"/>
          <w:spacing w:val="-1"/>
          <w:sz w:val="24"/>
        </w:rPr>
        <w:t xml:space="preserve">Also through dirk, av's former companion in the (AEA/Aegis), the initial steps in the integration of forces between these new allies was observed. </w:t>
      </w:r>
    </w:p>
    <w:p w:rsidR="0008581E" w:rsidRPr="00B3633A" w:rsidRDefault="0008581E">
      <w:pPr>
        <w:pStyle w:val="0DraftNormal"/>
        <w:rPr>
          <w:rFonts w:ascii="Montserrat" w:hAnsi="Montserrat"/>
          <w:spacing w:val="-1"/>
          <w:sz w:val="24"/>
        </w:rPr>
      </w:pPr>
    </w:p>
    <w:p w:rsidR="0008581E" w:rsidRPr="00B3633A" w:rsidRDefault="0008581E">
      <w:pPr>
        <w:pStyle w:val="0DraftNormal"/>
        <w:rPr>
          <w:rFonts w:ascii="Montserrat" w:hAnsi="Montserrat"/>
          <w:spacing w:val="-1"/>
          <w:sz w:val="24"/>
        </w:rPr>
      </w:pPr>
      <w:r w:rsidRPr="00B3633A">
        <w:rPr>
          <w:rFonts w:ascii="Montserrat" w:hAnsi="Montserrat"/>
          <w:spacing w:val="-1"/>
          <w:sz w:val="24"/>
        </w:rPr>
        <w:t xml:space="preserve">Geez, maybe mixing necromancy and technology was a pretty hot idea after all. </w:t>
      </w:r>
    </w:p>
    <w:p w:rsidR="0008581E" w:rsidRPr="00B3633A" w:rsidRDefault="0008581E">
      <w:pPr>
        <w:pStyle w:val="0DraftNormal"/>
        <w:rPr>
          <w:rFonts w:ascii="Montserrat" w:hAnsi="Montserrat"/>
          <w:spacing w:val="-1"/>
          <w:sz w:val="24"/>
        </w:rPr>
      </w:pPr>
    </w:p>
    <w:p w:rsidR="0008581E" w:rsidRPr="00B3633A" w:rsidRDefault="0008581E">
      <w:pPr>
        <w:pStyle w:val="0DraftNormal"/>
        <w:rPr>
          <w:rFonts w:ascii="Montserrat" w:hAnsi="Montserrat"/>
          <w:spacing w:val="-1"/>
          <w:sz w:val="24"/>
        </w:rPr>
      </w:pPr>
      <w:r w:rsidRPr="00B3633A">
        <w:rPr>
          <w:rFonts w:ascii="Montserrat" w:hAnsi="Montserrat"/>
          <w:spacing w:val="-1"/>
          <w:sz w:val="24"/>
        </w:rPr>
        <w:t xml:space="preserve">How were you doing that?! </w:t>
      </w:r>
    </w:p>
    <w:p w:rsidR="0008581E" w:rsidRPr="00B3633A" w:rsidRDefault="0008581E">
      <w:pPr>
        <w:pStyle w:val="0DraftNormal"/>
        <w:rPr>
          <w:rFonts w:ascii="Montserrat" w:hAnsi="Montserrat"/>
          <w:spacing w:val="-1"/>
          <w:sz w:val="24"/>
        </w:rPr>
      </w:pPr>
    </w:p>
    <w:p w:rsidR="0008581E" w:rsidRPr="00B3633A" w:rsidRDefault="0008581E">
      <w:pPr>
        <w:pStyle w:val="0DraftNormal"/>
        <w:rPr>
          <w:rFonts w:ascii="Montserrat" w:hAnsi="Montserrat"/>
          <w:spacing w:val="-1"/>
          <w:sz w:val="24"/>
        </w:rPr>
      </w:pPr>
      <w:r w:rsidRPr="00B3633A">
        <w:rPr>
          <w:rFonts w:ascii="Montserrat" w:hAnsi="Montserrat"/>
          <w:spacing w:val="-1"/>
          <w:sz w:val="24"/>
        </w:rPr>
        <w:t xml:space="preserve">No! </w:t>
      </w:r>
    </w:p>
    <w:p w:rsidR="0008581E" w:rsidRPr="00B3633A" w:rsidRDefault="0008581E">
      <w:pPr>
        <w:pStyle w:val="0DraftNormal"/>
        <w:rPr>
          <w:rFonts w:ascii="Montserrat" w:hAnsi="Montserrat"/>
          <w:spacing w:val="-1"/>
          <w:sz w:val="24"/>
        </w:rPr>
      </w:pPr>
    </w:p>
    <w:p w:rsidR="0008581E" w:rsidRPr="00B3633A" w:rsidRDefault="0008581E">
      <w:pPr>
        <w:pStyle w:val="0DraftNormal"/>
        <w:rPr>
          <w:rFonts w:ascii="Montserrat" w:hAnsi="Montserrat"/>
          <w:spacing w:val="-1"/>
          <w:sz w:val="24"/>
        </w:rPr>
      </w:pPr>
      <w:r w:rsidRPr="00B3633A">
        <w:rPr>
          <w:rFonts w:ascii="Montserrat" w:hAnsi="Montserrat"/>
          <w:spacing w:val="-1"/>
          <w:sz w:val="24"/>
        </w:rPr>
        <w:t xml:space="preserve">I definitely do not want metal in my flesh thank you... I've spent too many years avoiding just that to start changing my ways now... </w:t>
      </w:r>
    </w:p>
    <w:p w:rsidR="0008581E" w:rsidRPr="00B3633A" w:rsidRDefault="0008581E">
      <w:pPr>
        <w:pStyle w:val="0DraftNormal"/>
        <w:rPr>
          <w:rFonts w:ascii="Montserrat" w:hAnsi="Montserrat"/>
          <w:spacing w:val="-1"/>
          <w:sz w:val="24"/>
        </w:rPr>
      </w:pPr>
    </w:p>
    <w:p w:rsidR="0008581E" w:rsidRPr="00B3633A" w:rsidRDefault="0008581E">
      <w:pPr>
        <w:pStyle w:val="0DraftNormal"/>
        <w:rPr>
          <w:rFonts w:ascii="Montserrat" w:hAnsi="Montserrat"/>
          <w:spacing w:val="-1"/>
          <w:sz w:val="24"/>
        </w:rPr>
      </w:pPr>
      <w:r w:rsidRPr="00B3633A">
        <w:rPr>
          <w:rFonts w:ascii="Montserrat" w:hAnsi="Montserrat"/>
          <w:spacing w:val="-1"/>
          <w:sz w:val="24"/>
        </w:rPr>
        <w:t xml:space="preserve">It's a working vacation, you want to come or not? </w:t>
      </w:r>
    </w:p>
    <w:p w:rsidR="0008581E" w:rsidRPr="00B3633A" w:rsidRDefault="0008581E">
      <w:pPr>
        <w:pStyle w:val="0DraftNormal"/>
        <w:rPr>
          <w:rFonts w:ascii="Montserrat" w:hAnsi="Montserrat"/>
          <w:spacing w:val="-1"/>
          <w:sz w:val="24"/>
        </w:rPr>
      </w:pPr>
    </w:p>
    <w:p w:rsidR="0008581E" w:rsidRPr="00B3633A" w:rsidRDefault="0008581E">
      <w:pPr>
        <w:pStyle w:val="0DraftNormal"/>
        <w:rPr>
          <w:rFonts w:ascii="Montserrat" w:hAnsi="Montserrat"/>
          <w:spacing w:val="-1"/>
          <w:sz w:val="24"/>
        </w:rPr>
      </w:pPr>
      <w:r w:rsidRPr="00B3633A">
        <w:rPr>
          <w:rFonts w:ascii="Montserrat" w:hAnsi="Montserrat"/>
          <w:spacing w:val="-1"/>
          <w:sz w:val="24"/>
        </w:rPr>
        <w:t>Besides you're still teaching me things, remember?</w:t>
      </w:r>
    </w:p>
    <w:p w:rsidR="0008581E" w:rsidRPr="00B3633A" w:rsidRDefault="0008581E">
      <w:pPr>
        <w:pStyle w:val="0DraftNormal"/>
        <w:rPr>
          <w:rFonts w:ascii="Montserrat" w:hAnsi="Montserrat"/>
          <w:spacing w:val="-1"/>
          <w:sz w:val="24"/>
        </w:rPr>
      </w:pPr>
    </w:p>
    <w:p w:rsidR="0008581E" w:rsidRPr="00B3633A" w:rsidRDefault="0008581E">
      <w:pPr>
        <w:pStyle w:val="0DraftNormal"/>
        <w:rPr>
          <w:rFonts w:ascii="Montserrat" w:hAnsi="Montserrat"/>
          <w:sz w:val="24"/>
        </w:rPr>
      </w:pPr>
      <w:r w:rsidRPr="00B3633A">
        <w:rPr>
          <w:rFonts w:ascii="Montserrat" w:hAnsi="Montserrat"/>
          <w:sz w:val="24"/>
        </w:rPr>
        <w:t>among her experiences prior to this story was the approach of the devourer, which foreshadowed the promise of his touch, where she realized his function in existence, and found the first seed of acceptance with which to meet her coming challenge. The fullness of mystery is truly beginning to come to her, for here, awaits the path of destruction. She will be tested against fear of the unknown, and tested for endurance of will. Much as then, he will be like a seducer. A courting gentleman, who surprises her with his passion, and then leaves her aching for his touch. And this is how it will continue.</w:t>
      </w:r>
    </w:p>
    <w:p w:rsidR="0008581E" w:rsidRPr="00B3633A" w:rsidRDefault="0008581E">
      <w:pPr>
        <w:pStyle w:val="0DraftNormal"/>
        <w:rPr>
          <w:rFonts w:ascii="Montserrat" w:hAnsi="Montserrat"/>
          <w:sz w:val="24"/>
        </w:rPr>
      </w:pPr>
    </w:p>
    <w:p w:rsidR="0008581E" w:rsidRPr="00B3633A" w:rsidRDefault="0008581E">
      <w:pPr>
        <w:pStyle w:val="0DraftNormal"/>
        <w:rPr>
          <w:rFonts w:ascii="Montserrat" w:hAnsi="Montserrat"/>
          <w:sz w:val="24"/>
        </w:rPr>
      </w:pPr>
      <w:r w:rsidRPr="00B3633A">
        <w:rPr>
          <w:rFonts w:ascii="Montserrat" w:hAnsi="Montserrat"/>
          <w:sz w:val="24"/>
        </w:rPr>
        <w:t>how strong a will does it take to withstand the rending embrace of the devourer? Beyond the threshold, only the will exists, and the devourer. Avonjea faces the very undoing of her being. She will lose her flesh, her power to shift, her magic and her mysteries. When all has been laid bare by the stealing caresses of (Paradox), and avonjea stands naked to the soul and will, will she endure his final kiss? What are the consequences of a sensual being deprived of all capacity to touch and feel? Can she hope to survive, and will she ever know why this is happening to her?</w:t>
      </w:r>
    </w:p>
    <w:p w:rsidR="0008581E" w:rsidRPr="00B3633A" w:rsidRDefault="0008581E">
      <w:pPr>
        <w:pStyle w:val="0DraftNormal"/>
        <w:rPr>
          <w:rFonts w:ascii="Montserrat" w:hAnsi="Montserrat"/>
          <w:sz w:val="24"/>
        </w:rPr>
      </w:pPr>
    </w:p>
    <w:p w:rsidR="0008581E" w:rsidRPr="00B3633A" w:rsidRDefault="0008581E">
      <w:pPr>
        <w:pStyle w:val="0DraftNormal"/>
        <w:rPr>
          <w:rFonts w:ascii="Montserrat" w:hAnsi="Montserrat"/>
          <w:sz w:val="24"/>
        </w:rPr>
      </w:pPr>
      <w:r w:rsidRPr="00B3633A">
        <w:rPr>
          <w:rFonts w:ascii="Montserrat" w:hAnsi="Montserrat"/>
          <w:sz w:val="24"/>
        </w:rPr>
        <w:t xml:space="preserve">portents of doom. You surprise me, child. I had hoped we would have more time before it came to this. Your probation is over. You are no longer under my protection. The mysteries are dangerous, so you must take care. You may not understand what is happening to you until it is too late, on this side of the threshold. All you have is your will. </w:t>
      </w:r>
    </w:p>
    <w:p w:rsidR="0008581E" w:rsidRPr="00B3633A" w:rsidRDefault="0008581E">
      <w:pPr>
        <w:pStyle w:val="0DraftNormal"/>
        <w:rPr>
          <w:rFonts w:ascii="Montserrat" w:hAnsi="Montserrat"/>
          <w:sz w:val="24"/>
        </w:rPr>
      </w:pPr>
    </w:p>
    <w:p w:rsidR="0008581E" w:rsidRPr="00B3633A" w:rsidRDefault="0008581E">
      <w:pPr>
        <w:pStyle w:val="0DraftNormal"/>
        <w:rPr>
          <w:rFonts w:ascii="Montserrat" w:hAnsi="Montserrat"/>
          <w:sz w:val="24"/>
        </w:rPr>
      </w:pPr>
      <w:r w:rsidRPr="00B3633A">
        <w:rPr>
          <w:rFonts w:ascii="Montserrat" w:hAnsi="Montserrat"/>
          <w:sz w:val="24"/>
        </w:rPr>
        <w:t xml:space="preserve">i have been watching you. I too dwell within the mysteries. You may have no fear of the unknown but you will fear me. </w:t>
      </w:r>
    </w:p>
    <w:p w:rsidR="0008581E" w:rsidRPr="00B3633A" w:rsidRDefault="0008581E">
      <w:pPr>
        <w:pStyle w:val="0DraftNormal"/>
        <w:rPr>
          <w:rFonts w:ascii="Montserrat" w:hAnsi="Montserrat"/>
          <w:sz w:val="24"/>
        </w:rPr>
      </w:pPr>
    </w:p>
    <w:p w:rsidR="0008581E" w:rsidRPr="00B3633A" w:rsidRDefault="0008581E">
      <w:pPr>
        <w:pStyle w:val="0DraftNormal"/>
        <w:rPr>
          <w:rFonts w:ascii="Montserrat" w:hAnsi="Montserrat"/>
          <w:sz w:val="24"/>
        </w:rPr>
      </w:pPr>
      <w:r w:rsidRPr="00B3633A">
        <w:rPr>
          <w:rFonts w:ascii="Montserrat" w:hAnsi="Montserrat"/>
          <w:sz w:val="24"/>
        </w:rPr>
        <w:t>there are things which lurk in the shadows which even i am frightened instinctively by. Not evil, but utterly alien. My lady, can you not at least tell me what it is you wish for me to find for you? Where do i begin to look?</w:t>
      </w:r>
    </w:p>
    <w:p w:rsidR="0008581E" w:rsidRPr="00B3633A" w:rsidRDefault="0008581E">
      <w:pPr>
        <w:pStyle w:val="0DraftNormal"/>
        <w:rPr>
          <w:rFonts w:ascii="Montserrat" w:hAnsi="Montserrat"/>
          <w:sz w:val="24"/>
        </w:rPr>
      </w:pPr>
    </w:p>
    <w:p w:rsidR="0008581E" w:rsidRPr="00B3633A" w:rsidRDefault="0008581E">
      <w:pPr>
        <w:pStyle w:val="0DraftNormal"/>
        <w:rPr>
          <w:rFonts w:ascii="Montserrat" w:hAnsi="Montserrat"/>
          <w:sz w:val="24"/>
        </w:rPr>
      </w:pPr>
      <w:r w:rsidRPr="00B3633A">
        <w:rPr>
          <w:rFonts w:ascii="Montserrat" w:hAnsi="Montserrat"/>
          <w:sz w:val="24"/>
        </w:rPr>
        <w:t xml:space="preserve">i know these things. They are infinitely capable of destroying her. They are very much my own minions. </w:t>
      </w:r>
    </w:p>
    <w:p w:rsidR="0008581E" w:rsidRPr="00B3633A" w:rsidRDefault="0008581E">
      <w:pPr>
        <w:pStyle w:val="0DraftNormal"/>
        <w:rPr>
          <w:rFonts w:ascii="Montserrat" w:hAnsi="Montserrat"/>
          <w:sz w:val="24"/>
        </w:rPr>
      </w:pPr>
    </w:p>
    <w:p w:rsidR="0008581E" w:rsidRPr="00B3633A" w:rsidRDefault="0008581E">
      <w:pPr>
        <w:pStyle w:val="0DraftNormal"/>
        <w:rPr>
          <w:rFonts w:ascii="Montserrat" w:hAnsi="Montserrat"/>
          <w:sz w:val="24"/>
        </w:rPr>
      </w:pPr>
      <w:r w:rsidRPr="00B3633A">
        <w:rPr>
          <w:rFonts w:ascii="Montserrat" w:hAnsi="Montserrat"/>
          <w:sz w:val="24"/>
        </w:rPr>
        <w:t xml:space="preserve">i am equal to your mistress. You do not comprehend the nature of our relationship, she feeds my hunger. But, do you understand, i am hungry for you. I wish to know you as you are now, so that i may remember... So that i will know. You hunger as well. </w:t>
      </w:r>
    </w:p>
    <w:p w:rsidR="0008581E" w:rsidRPr="00B3633A" w:rsidRDefault="0008581E">
      <w:pPr>
        <w:pStyle w:val="0DraftNormal"/>
        <w:rPr>
          <w:rFonts w:ascii="Montserrat" w:hAnsi="Montserrat"/>
          <w:sz w:val="24"/>
        </w:rPr>
      </w:pPr>
    </w:p>
    <w:p w:rsidR="0008581E" w:rsidRPr="00B3633A" w:rsidRDefault="0008581E">
      <w:pPr>
        <w:pStyle w:val="0DraftNormal"/>
        <w:rPr>
          <w:rFonts w:ascii="Montserrat" w:hAnsi="Montserrat"/>
          <w:sz w:val="24"/>
        </w:rPr>
      </w:pPr>
      <w:r w:rsidRPr="00B3633A">
        <w:rPr>
          <w:rFonts w:ascii="Montserrat" w:hAnsi="Montserrat"/>
          <w:sz w:val="24"/>
        </w:rPr>
        <w:t xml:space="preserve">powerful enemies inevitably will overwhelm you. They will take the time to do the worst they can, study your weaknesses, and nail them when you least expect it. </w:t>
      </w:r>
    </w:p>
    <w:p w:rsidR="0008581E" w:rsidRPr="00B3633A" w:rsidRDefault="0008581E">
      <w:pPr>
        <w:pStyle w:val="0DraftNormal"/>
        <w:rPr>
          <w:rFonts w:ascii="Montserrat" w:hAnsi="Montserrat"/>
          <w:sz w:val="24"/>
        </w:rPr>
      </w:pPr>
    </w:p>
    <w:p w:rsidR="0008581E" w:rsidRPr="00B3633A" w:rsidRDefault="0008581E">
      <w:pPr>
        <w:pStyle w:val="0DraftNormal"/>
        <w:rPr>
          <w:rFonts w:ascii="Montserrat" w:hAnsi="Montserrat"/>
          <w:sz w:val="24"/>
        </w:rPr>
      </w:pPr>
      <w:r w:rsidRPr="00B3633A">
        <w:rPr>
          <w:rFonts w:ascii="Montserrat" w:hAnsi="Montserrat"/>
          <w:sz w:val="24"/>
        </w:rPr>
        <w:t xml:space="preserve">wounds that will not heal. A leg, torn from body and spirit, with irreparable damage. </w:t>
      </w:r>
    </w:p>
    <w:p w:rsidR="0008581E" w:rsidRPr="00B3633A" w:rsidRDefault="0008581E">
      <w:pPr>
        <w:pStyle w:val="0DraftNormal"/>
        <w:rPr>
          <w:rFonts w:ascii="Montserrat" w:hAnsi="Montserrat"/>
          <w:sz w:val="24"/>
        </w:rPr>
      </w:pPr>
    </w:p>
    <w:p w:rsidR="0008581E" w:rsidRPr="00B3633A" w:rsidRDefault="0008581E">
      <w:pPr>
        <w:pStyle w:val="0DraftNormal"/>
        <w:rPr>
          <w:rFonts w:ascii="Montserrat" w:hAnsi="Montserrat"/>
          <w:sz w:val="24"/>
        </w:rPr>
      </w:pPr>
      <w:r w:rsidRPr="00B3633A">
        <w:rPr>
          <w:rFonts w:ascii="Montserrat" w:hAnsi="Montserrat"/>
          <w:sz w:val="24"/>
        </w:rPr>
        <w:t xml:space="preserve">no! Don't look at me! Don't touch me... I am maimed, how can you possibly find me appealing? I only wish to remind you of your nature. I wish to help you explore this present. You are in a position to feel what all your life you have only imagined. You never know if there will be another chance to feel tomorrow. Relearn yourself, you might come to understand why you have been made thus... </w:t>
      </w:r>
    </w:p>
    <w:p w:rsidR="0008581E" w:rsidRPr="00B3633A" w:rsidRDefault="0008581E">
      <w:pPr>
        <w:pStyle w:val="0DraftNormal"/>
        <w:rPr>
          <w:rFonts w:ascii="Montserrat" w:hAnsi="Montserrat"/>
          <w:sz w:val="24"/>
        </w:rPr>
      </w:pPr>
    </w:p>
    <w:p w:rsidR="0008581E" w:rsidRPr="00B3633A" w:rsidRDefault="0008581E">
      <w:pPr>
        <w:pStyle w:val="0DraftNormal"/>
        <w:rPr>
          <w:rFonts w:ascii="Montserrat" w:hAnsi="Montserrat"/>
          <w:sz w:val="24"/>
        </w:rPr>
      </w:pPr>
      <w:r w:rsidRPr="00B3633A">
        <w:rPr>
          <w:rFonts w:ascii="Montserrat" w:hAnsi="Montserrat"/>
          <w:sz w:val="24"/>
        </w:rPr>
        <w:t xml:space="preserve">i've tried everything i know. That's why i came to you. You are telling me there is nothing you can do? Nothing but that? It feels so alien. It is so hard to shift. Its not the same... Its different. Still, i'm lucky to be alive. I wonder if i'll ever get used to this interfacing thing, though. </w:t>
      </w:r>
    </w:p>
    <w:p w:rsidR="0008581E" w:rsidRPr="00B3633A" w:rsidRDefault="0008581E">
      <w:pPr>
        <w:pStyle w:val="0DraftNormal"/>
        <w:rPr>
          <w:rFonts w:ascii="Montserrat" w:hAnsi="Montserrat"/>
          <w:sz w:val="24"/>
        </w:rPr>
      </w:pPr>
    </w:p>
    <w:p w:rsidR="0008581E" w:rsidRPr="00B3633A" w:rsidRDefault="0008581E">
      <w:pPr>
        <w:pStyle w:val="0DraftNormal"/>
        <w:rPr>
          <w:rFonts w:ascii="Montserrat" w:hAnsi="Montserrat"/>
          <w:sz w:val="24"/>
        </w:rPr>
      </w:pPr>
      <w:r w:rsidRPr="00B3633A">
        <w:rPr>
          <w:rFonts w:ascii="Montserrat" w:hAnsi="Montserrat"/>
          <w:sz w:val="24"/>
        </w:rPr>
        <w:t xml:space="preserve">not again! Never again! He knew. He knew and he said nothing! I feel so empty. I can still tell what's not there, despite the virtual sensory constructs. </w:t>
      </w:r>
    </w:p>
    <w:p w:rsidR="0008581E" w:rsidRPr="00B3633A" w:rsidRDefault="0008581E">
      <w:pPr>
        <w:pStyle w:val="0DraftNormal"/>
        <w:rPr>
          <w:rFonts w:ascii="Montserrat" w:hAnsi="Montserrat"/>
          <w:sz w:val="24"/>
        </w:rPr>
      </w:pPr>
    </w:p>
    <w:p w:rsidR="0008581E" w:rsidRPr="00B3633A" w:rsidRDefault="0008581E">
      <w:pPr>
        <w:pStyle w:val="0DraftNormal"/>
        <w:rPr>
          <w:rFonts w:ascii="Montserrat" w:hAnsi="Montserrat"/>
          <w:sz w:val="24"/>
        </w:rPr>
      </w:pPr>
      <w:r w:rsidRPr="00B3633A">
        <w:rPr>
          <w:rFonts w:ascii="Montserrat" w:hAnsi="Montserrat"/>
          <w:sz w:val="24"/>
        </w:rPr>
        <w:t xml:space="preserve">i'm ready for them this time! </w:t>
      </w:r>
    </w:p>
    <w:p w:rsidR="0008581E" w:rsidRPr="00B3633A" w:rsidRDefault="0008581E">
      <w:pPr>
        <w:pStyle w:val="0DraftNormal"/>
        <w:rPr>
          <w:rFonts w:ascii="Montserrat" w:hAnsi="Montserrat"/>
          <w:sz w:val="24"/>
        </w:rPr>
      </w:pPr>
    </w:p>
    <w:p w:rsidR="0008581E" w:rsidRPr="00B3633A" w:rsidRDefault="0008581E">
      <w:pPr>
        <w:pStyle w:val="0DraftNormal"/>
        <w:rPr>
          <w:rFonts w:ascii="Montserrat" w:hAnsi="Montserrat"/>
          <w:sz w:val="24"/>
        </w:rPr>
      </w:pPr>
      <w:r w:rsidRPr="00B3633A">
        <w:rPr>
          <w:rFonts w:ascii="Montserrat" w:hAnsi="Montserrat"/>
          <w:sz w:val="24"/>
        </w:rPr>
        <w:t xml:space="preserve">why are you here. Why do you mock me? Doesn't mystery know how much trouble i am in? Please, take me back. I cannot get there now. </w:t>
      </w:r>
    </w:p>
    <w:p w:rsidR="0008581E" w:rsidRPr="00B3633A" w:rsidRDefault="0008581E">
      <w:pPr>
        <w:pStyle w:val="0DraftNormal"/>
        <w:rPr>
          <w:rFonts w:ascii="Montserrat" w:hAnsi="Montserrat"/>
          <w:sz w:val="24"/>
        </w:rPr>
      </w:pPr>
    </w:p>
    <w:p w:rsidR="0008581E" w:rsidRPr="00B3633A" w:rsidRDefault="0008581E">
      <w:pPr>
        <w:pStyle w:val="0DraftNormal"/>
        <w:rPr>
          <w:rFonts w:ascii="Montserrat" w:hAnsi="Montserrat"/>
          <w:sz w:val="24"/>
        </w:rPr>
      </w:pPr>
      <w:r w:rsidRPr="00B3633A">
        <w:rPr>
          <w:rFonts w:ascii="Montserrat" w:hAnsi="Montserrat"/>
          <w:sz w:val="24"/>
        </w:rPr>
        <w:t>your body is fighting the implants, you have not had the time you need to adjust. You are extremely fragile right now. Very vulnerable. We've never seen anything like this before. There is no deterioration or atrophy in any of the viable tissue. Its as if your body refuses to acknowledge that these parts are missing.</w:t>
      </w:r>
    </w:p>
    <w:p w:rsidR="0008581E" w:rsidRPr="00B3633A" w:rsidRDefault="0008581E">
      <w:pPr>
        <w:pStyle w:val="0DraftNormal"/>
        <w:rPr>
          <w:rFonts w:ascii="Montserrat" w:hAnsi="Montserrat"/>
          <w:sz w:val="24"/>
        </w:rPr>
      </w:pPr>
    </w:p>
    <w:p w:rsidR="0008581E" w:rsidRPr="00B3633A" w:rsidRDefault="0008581E">
      <w:pPr>
        <w:pStyle w:val="0DraftNormal"/>
        <w:rPr>
          <w:rFonts w:ascii="Montserrat" w:hAnsi="Montserrat"/>
          <w:sz w:val="24"/>
        </w:rPr>
      </w:pPr>
      <w:r w:rsidRPr="00B3633A">
        <w:rPr>
          <w:rFonts w:ascii="Montserrat" w:hAnsi="Montserrat"/>
          <w:sz w:val="24"/>
        </w:rPr>
        <w:t xml:space="preserve">where his hand caresses, what his lips kiss. The world stutters – a glimpse of nothing. </w:t>
      </w:r>
    </w:p>
    <w:p w:rsidR="0008581E" w:rsidRPr="00B3633A" w:rsidRDefault="0008581E">
      <w:pPr>
        <w:pStyle w:val="0DraftNormal"/>
        <w:rPr>
          <w:rFonts w:ascii="Montserrat" w:hAnsi="Montserrat"/>
          <w:sz w:val="24"/>
        </w:rPr>
      </w:pPr>
    </w:p>
    <w:p w:rsidR="0008581E" w:rsidRPr="00B3633A" w:rsidRDefault="0008581E">
      <w:pPr>
        <w:pStyle w:val="0DraftNormal"/>
        <w:rPr>
          <w:rFonts w:ascii="Montserrat" w:hAnsi="Montserrat"/>
          <w:sz w:val="24"/>
        </w:rPr>
      </w:pPr>
      <w:r w:rsidRPr="00B3633A">
        <w:rPr>
          <w:rFonts w:ascii="Montserrat" w:hAnsi="Montserrat"/>
          <w:sz w:val="24"/>
        </w:rPr>
        <w:t xml:space="preserve">the breaking blow. Extensive burns that cripple, maim and blind her leading side. Only what remains sound can be restored. This leaves her barely more than half of a person. Nerve damage disrupts her capacity to focus, and access the threshold, or the abstract. Her intuition has lost its voice. </w:t>
      </w:r>
    </w:p>
    <w:p w:rsidR="0008581E" w:rsidRPr="00B3633A" w:rsidRDefault="0008581E">
      <w:pPr>
        <w:pStyle w:val="0DraftNormal"/>
        <w:rPr>
          <w:rFonts w:ascii="Montserrat" w:hAnsi="Montserrat"/>
          <w:sz w:val="24"/>
        </w:rPr>
      </w:pPr>
    </w:p>
    <w:p w:rsidR="0008581E" w:rsidRPr="00B3633A" w:rsidRDefault="0008581E">
      <w:pPr>
        <w:pStyle w:val="0DraftNormal"/>
        <w:rPr>
          <w:rFonts w:ascii="Montserrat" w:hAnsi="Montserrat"/>
          <w:sz w:val="24"/>
        </w:rPr>
      </w:pPr>
      <w:r w:rsidRPr="00B3633A">
        <w:rPr>
          <w:rFonts w:ascii="Montserrat" w:hAnsi="Montserrat"/>
          <w:sz w:val="24"/>
        </w:rPr>
        <w:t>this isn't real! Where was i? A stim construct? Oh, gods, i forgot. I look horrible, what is happening to me? I can not live like this. I'm not only just half blind. I am mind blind! You are telling me there is nothing you can do? Nothing but that? It feels so alien. It is so hard to shift. Its not the same... Its different. There are noticeable holes in her grasp of the world at this point. Holes that frighten her remaining intuition.</w:t>
      </w:r>
    </w:p>
    <w:p w:rsidR="0008581E" w:rsidRPr="00B3633A" w:rsidRDefault="0008581E">
      <w:pPr>
        <w:pStyle w:val="0DraftNormal"/>
        <w:rPr>
          <w:rFonts w:ascii="Montserrat" w:hAnsi="Montserrat"/>
          <w:sz w:val="24"/>
        </w:rPr>
      </w:pPr>
    </w:p>
    <w:p w:rsidR="0008581E" w:rsidRPr="00B3633A" w:rsidRDefault="0008581E">
      <w:pPr>
        <w:pStyle w:val="0DraftNormal"/>
        <w:rPr>
          <w:rFonts w:ascii="Montserrat" w:hAnsi="Montserrat"/>
          <w:sz w:val="24"/>
        </w:rPr>
      </w:pPr>
      <w:r w:rsidRPr="00B3633A">
        <w:rPr>
          <w:rFonts w:ascii="Montserrat" w:hAnsi="Montserrat"/>
          <w:sz w:val="24"/>
        </w:rPr>
        <w:t>is all of this stuff necessary? I never conceived what this would be like. This reminds me of the things blanc taught me. You again.</w:t>
      </w:r>
    </w:p>
    <w:p w:rsidR="0008581E" w:rsidRPr="00B3633A" w:rsidRDefault="0008581E">
      <w:pPr>
        <w:pStyle w:val="0DraftNormal"/>
        <w:rPr>
          <w:rFonts w:ascii="Montserrat" w:hAnsi="Montserrat"/>
          <w:sz w:val="24"/>
        </w:rPr>
      </w:pPr>
    </w:p>
    <w:p w:rsidR="0008581E" w:rsidRPr="00B3633A" w:rsidRDefault="0008581E">
      <w:pPr>
        <w:pStyle w:val="0DraftNormal"/>
        <w:rPr>
          <w:rFonts w:ascii="Montserrat" w:hAnsi="Montserrat"/>
          <w:sz w:val="24"/>
        </w:rPr>
      </w:pPr>
      <w:r w:rsidRPr="00B3633A">
        <w:rPr>
          <w:rFonts w:ascii="Montserrat" w:hAnsi="Montserrat"/>
          <w:sz w:val="24"/>
        </w:rPr>
        <w:t xml:space="preserve">there is what one is, and what one does. For you and i, one defines the other. </w:t>
      </w:r>
    </w:p>
    <w:p w:rsidR="0008581E" w:rsidRPr="00B3633A" w:rsidRDefault="0008581E">
      <w:pPr>
        <w:pStyle w:val="0DraftNormal"/>
        <w:rPr>
          <w:rFonts w:ascii="Montserrat" w:hAnsi="Montserrat"/>
          <w:sz w:val="24"/>
        </w:rPr>
      </w:pPr>
    </w:p>
    <w:p w:rsidR="0008581E" w:rsidRPr="00B3633A" w:rsidRDefault="0008581E">
      <w:pPr>
        <w:pStyle w:val="0DraftNormal"/>
        <w:rPr>
          <w:rFonts w:ascii="Montserrat" w:hAnsi="Montserrat"/>
          <w:sz w:val="24"/>
        </w:rPr>
      </w:pPr>
      <w:r w:rsidRPr="00B3633A">
        <w:rPr>
          <w:rFonts w:ascii="Montserrat" w:hAnsi="Montserrat"/>
          <w:sz w:val="24"/>
        </w:rPr>
        <w:t xml:space="preserve">i have to try. I have to adapt. The world crumbles. She becomes completely disassociated from her environment, but cannot access any dream or threshold. It had peeled away in layers. </w:t>
      </w:r>
    </w:p>
    <w:p w:rsidR="0008581E" w:rsidRPr="00B3633A" w:rsidRDefault="0008581E">
      <w:pPr>
        <w:pStyle w:val="0DraftNormal"/>
        <w:rPr>
          <w:rFonts w:ascii="Montserrat" w:hAnsi="Montserrat"/>
          <w:sz w:val="24"/>
        </w:rPr>
      </w:pPr>
    </w:p>
    <w:p w:rsidR="0008581E" w:rsidRPr="00B3633A" w:rsidRDefault="0008581E">
      <w:pPr>
        <w:pStyle w:val="0DraftNormal"/>
        <w:rPr>
          <w:rFonts w:ascii="Montserrat" w:hAnsi="Montserrat"/>
          <w:sz w:val="24"/>
        </w:rPr>
      </w:pPr>
      <w:r w:rsidRPr="00B3633A">
        <w:rPr>
          <w:rFonts w:ascii="Montserrat" w:hAnsi="Montserrat"/>
          <w:sz w:val="24"/>
        </w:rPr>
        <w:t xml:space="preserve">this body is mostly dead. A puppet of technological nature, though i am still a creature of will. If i just extend that will... There are more pronounced holes in her grasp of the world. </w:t>
      </w:r>
    </w:p>
    <w:p w:rsidR="0008581E" w:rsidRPr="00B3633A" w:rsidRDefault="0008581E">
      <w:pPr>
        <w:pStyle w:val="0DraftNormal"/>
        <w:rPr>
          <w:rFonts w:ascii="Montserrat" w:hAnsi="Montserrat"/>
          <w:sz w:val="24"/>
        </w:rPr>
      </w:pPr>
    </w:p>
    <w:p w:rsidR="0008581E" w:rsidRPr="00B3633A" w:rsidRDefault="0008581E">
      <w:pPr>
        <w:pStyle w:val="0DraftNormal"/>
        <w:rPr>
          <w:rFonts w:ascii="Montserrat" w:hAnsi="Montserrat"/>
          <w:sz w:val="24"/>
        </w:rPr>
      </w:pPr>
      <w:r w:rsidRPr="00B3633A">
        <w:rPr>
          <w:rFonts w:ascii="Montserrat" w:hAnsi="Montserrat"/>
          <w:sz w:val="24"/>
        </w:rPr>
        <w:t xml:space="preserve">do not trifle with me. Do not ask again. If the way is lost, then you must find a new way, as before, from within yourself. I can not give it to you. It would be as empty as this eye is blind. Useless. I cannot help myself, nor can you. What we are have always been drawn to each other, like lovers. Each caress could be the last, savour them. Again, the world breaks down. </w:t>
      </w:r>
    </w:p>
    <w:p w:rsidR="0008581E" w:rsidRPr="00B3633A" w:rsidRDefault="0008581E">
      <w:pPr>
        <w:pStyle w:val="0DraftNormal"/>
        <w:rPr>
          <w:rFonts w:ascii="Montserrat" w:hAnsi="Montserrat"/>
          <w:sz w:val="24"/>
        </w:rPr>
      </w:pPr>
    </w:p>
    <w:p w:rsidR="0008581E" w:rsidRPr="00B3633A" w:rsidRDefault="0008581E">
      <w:pPr>
        <w:pStyle w:val="0DraftNormal"/>
        <w:rPr>
          <w:rFonts w:ascii="Montserrat" w:hAnsi="Montserrat"/>
          <w:sz w:val="24"/>
        </w:rPr>
      </w:pPr>
      <w:r w:rsidRPr="00B3633A">
        <w:rPr>
          <w:rFonts w:ascii="Montserrat" w:hAnsi="Montserrat"/>
          <w:sz w:val="24"/>
        </w:rPr>
        <w:t xml:space="preserve">the deepest cut. This time, injury will cost her her entire ability to shift. It will destroy most of her delicate body and spirit. It becomes cruel and torturous, sparing her life while whittling away at her being. The remains are grisly and her recovery is even more torturous, as she nearly gives up the will to go on. She retains the memory of her horribly sensual dismemberment, and only her rage manages to deny her the luxury of release. She is scarcely capable of assembling the world any more. </w:t>
      </w:r>
    </w:p>
    <w:p w:rsidR="0008581E" w:rsidRPr="00B3633A" w:rsidRDefault="0008581E">
      <w:pPr>
        <w:pStyle w:val="0DraftNormal"/>
        <w:rPr>
          <w:rFonts w:ascii="Montserrat" w:hAnsi="Montserrat"/>
          <w:sz w:val="24"/>
        </w:rPr>
      </w:pPr>
    </w:p>
    <w:p w:rsidR="0008581E" w:rsidRPr="00B3633A" w:rsidRDefault="0008581E">
      <w:pPr>
        <w:pStyle w:val="0DraftNormal"/>
        <w:rPr>
          <w:rFonts w:ascii="Montserrat" w:hAnsi="Montserrat"/>
          <w:sz w:val="24"/>
        </w:rPr>
      </w:pPr>
      <w:r w:rsidRPr="00B3633A">
        <w:rPr>
          <w:rFonts w:ascii="Montserrat" w:hAnsi="Montserrat"/>
          <w:sz w:val="24"/>
        </w:rPr>
        <w:t xml:space="preserve">i am not remotely human anymore. How can i begin to fight back? I know there is not much left. Do what you can, i have to keep going or i will go insane. Do not leave me in this stim construct, give me something i can use in the real world. I can't tell if i am awake or asleep in here. </w:t>
      </w:r>
    </w:p>
    <w:p w:rsidR="0008581E" w:rsidRPr="00B3633A" w:rsidRDefault="0008581E">
      <w:pPr>
        <w:pStyle w:val="0DraftNormal"/>
        <w:rPr>
          <w:rFonts w:ascii="Montserrat" w:hAnsi="Montserrat"/>
          <w:sz w:val="24"/>
        </w:rPr>
      </w:pPr>
    </w:p>
    <w:p w:rsidR="0008581E" w:rsidRPr="00B3633A" w:rsidRDefault="0008581E">
      <w:pPr>
        <w:pStyle w:val="0DraftNormal"/>
        <w:rPr>
          <w:rFonts w:ascii="Montserrat" w:hAnsi="Montserrat"/>
          <w:sz w:val="24"/>
        </w:rPr>
      </w:pPr>
      <w:r w:rsidRPr="00B3633A">
        <w:rPr>
          <w:rFonts w:ascii="Montserrat" w:hAnsi="Montserrat"/>
          <w:sz w:val="24"/>
        </w:rPr>
        <w:t xml:space="preserve"> </w:t>
      </w:r>
    </w:p>
    <w:p w:rsidR="0008581E" w:rsidRPr="00B3633A" w:rsidRDefault="0008581E">
      <w:pPr>
        <w:pStyle w:val="0DraftNormal"/>
        <w:rPr>
          <w:rFonts w:ascii="Montserrat" w:hAnsi="Montserrat"/>
          <w:sz w:val="24"/>
        </w:rPr>
      </w:pPr>
    </w:p>
    <w:p w:rsidR="0008581E" w:rsidRPr="00B3633A" w:rsidRDefault="0008581E">
      <w:pPr>
        <w:pStyle w:val="0DraftNormal"/>
        <w:rPr>
          <w:rFonts w:ascii="Montserrat" w:hAnsi="Montserrat"/>
          <w:sz w:val="24"/>
        </w:rPr>
      </w:pPr>
      <w:r w:rsidRPr="00B3633A">
        <w:rPr>
          <w:rFonts w:ascii="Montserrat" w:hAnsi="Montserrat"/>
          <w:sz w:val="24"/>
        </w:rPr>
        <w:t xml:space="preserve">how long did all of this take? ...oh. Gods. Who paid for this? I thought as much. But he will not talk to me. I might as well be dead to him, i suppose. </w:t>
      </w:r>
    </w:p>
    <w:p w:rsidR="0008581E" w:rsidRPr="00B3633A" w:rsidRDefault="0008581E">
      <w:pPr>
        <w:pStyle w:val="0DraftNormal"/>
        <w:rPr>
          <w:rFonts w:ascii="Montserrat" w:hAnsi="Montserrat"/>
          <w:sz w:val="24"/>
        </w:rPr>
      </w:pPr>
    </w:p>
    <w:p w:rsidR="0008581E" w:rsidRPr="00B3633A" w:rsidRDefault="0008581E">
      <w:pPr>
        <w:pStyle w:val="0DraftNormal"/>
        <w:rPr>
          <w:rFonts w:ascii="Montserrat" w:hAnsi="Montserrat"/>
          <w:sz w:val="24"/>
        </w:rPr>
      </w:pPr>
      <w:r w:rsidRPr="00B3633A">
        <w:rPr>
          <w:rFonts w:ascii="Montserrat" w:hAnsi="Montserrat"/>
          <w:sz w:val="24"/>
        </w:rPr>
        <w:t>the calm before the storm</w:t>
      </w:r>
    </w:p>
    <w:p w:rsidR="0008581E" w:rsidRPr="00B3633A" w:rsidRDefault="0008581E">
      <w:pPr>
        <w:pStyle w:val="0DraftNormal"/>
        <w:rPr>
          <w:rFonts w:ascii="Montserrat" w:hAnsi="Montserrat"/>
          <w:sz w:val="24"/>
        </w:rPr>
      </w:pPr>
    </w:p>
    <w:p w:rsidR="0008581E" w:rsidRPr="00B3633A" w:rsidRDefault="0008581E">
      <w:pPr>
        <w:pStyle w:val="0DraftNormal"/>
        <w:rPr>
          <w:rFonts w:ascii="Montserrat" w:hAnsi="Montserrat"/>
          <w:sz w:val="24"/>
        </w:rPr>
      </w:pPr>
      <w:r w:rsidRPr="00B3633A">
        <w:rPr>
          <w:rFonts w:ascii="Montserrat" w:hAnsi="Montserrat"/>
          <w:sz w:val="24"/>
        </w:rPr>
        <w:t>she is getting out of tune. We need to shut this experiment down. She is too dangerous. If she starts hallucinating while her systems are on line, she could wreak havoc. She is too sensitive, she can feel when she is in a construct. We might only make things worse.</w:t>
      </w:r>
    </w:p>
    <w:p w:rsidR="0008581E" w:rsidRPr="00B3633A" w:rsidRDefault="0008581E">
      <w:pPr>
        <w:pStyle w:val="0DraftNormal"/>
        <w:rPr>
          <w:rFonts w:ascii="Montserrat" w:hAnsi="Montserrat"/>
          <w:sz w:val="24"/>
        </w:rPr>
      </w:pPr>
    </w:p>
    <w:p w:rsidR="0008581E" w:rsidRPr="00B3633A" w:rsidRDefault="0008581E">
      <w:pPr>
        <w:pStyle w:val="0DraftNormal"/>
        <w:rPr>
          <w:rFonts w:ascii="Montserrat" w:hAnsi="Montserrat"/>
          <w:sz w:val="24"/>
        </w:rPr>
      </w:pPr>
      <w:r w:rsidRPr="00B3633A">
        <w:rPr>
          <w:rFonts w:ascii="Montserrat" w:hAnsi="Montserrat"/>
          <w:sz w:val="24"/>
        </w:rPr>
        <w:t xml:space="preserve">do you understand that i am destroying you. That is what i am. You are mystery, i consume you, i restore your mystery. But i am also pleasure, and discovery, and exploration. By devouring one, i reveal the other. As i consume what is, i restore what is not. By penetrating the unknown, i unveil new frontiers, new discoveries. I am a dangerous lover. </w:t>
      </w:r>
    </w:p>
    <w:p w:rsidR="0008581E" w:rsidRPr="00B3633A" w:rsidRDefault="0008581E">
      <w:pPr>
        <w:pStyle w:val="0DraftNormal"/>
        <w:rPr>
          <w:rFonts w:ascii="Montserrat" w:hAnsi="Montserrat"/>
          <w:sz w:val="24"/>
        </w:rPr>
      </w:pPr>
    </w:p>
    <w:p w:rsidR="0008581E" w:rsidRPr="00B3633A" w:rsidRDefault="0008581E">
      <w:pPr>
        <w:pStyle w:val="0DraftNormal"/>
        <w:rPr>
          <w:rFonts w:ascii="Montserrat" w:hAnsi="Montserrat"/>
          <w:sz w:val="24"/>
        </w:rPr>
      </w:pPr>
      <w:r w:rsidRPr="00B3633A">
        <w:rPr>
          <w:rFonts w:ascii="Montserrat" w:hAnsi="Montserrat"/>
          <w:sz w:val="24"/>
        </w:rPr>
        <w:t xml:space="preserve">i think i begin to see. It is twisted, but clear enough. A paradox, but of intent and action. I am willing to fight, i am not about to quit. I dare you to destroy me. But i warn you, there is far more to me than even you suspect. </w:t>
      </w:r>
    </w:p>
    <w:p w:rsidR="0008581E" w:rsidRPr="00B3633A" w:rsidRDefault="0008581E">
      <w:pPr>
        <w:pStyle w:val="0DraftNormal"/>
        <w:rPr>
          <w:rFonts w:ascii="Montserrat" w:hAnsi="Montserrat"/>
          <w:sz w:val="24"/>
        </w:rPr>
      </w:pPr>
    </w:p>
    <w:p w:rsidR="0008581E" w:rsidRPr="00B3633A" w:rsidRDefault="0008581E">
      <w:pPr>
        <w:pStyle w:val="0DraftNormal"/>
        <w:rPr>
          <w:rFonts w:ascii="Montserrat" w:hAnsi="Montserrat"/>
          <w:sz w:val="24"/>
        </w:rPr>
      </w:pPr>
      <w:r w:rsidRPr="00B3633A">
        <w:rPr>
          <w:rFonts w:ascii="Montserrat" w:hAnsi="Montserrat"/>
          <w:sz w:val="24"/>
        </w:rPr>
        <w:t xml:space="preserve">it is not flesh. My will, my spirit cannot make use of it, and it interferes with my equilibrium to even consider attempting to shift. However, i can thread myself along the virtual senses. Thread my will into the machine, like i was threading it into the matrix. I can almost use the magic that i created. It is almost psychic, rather than magical. This is the only thing my intuition works with anymore. </w:t>
      </w:r>
    </w:p>
    <w:p w:rsidR="0008581E" w:rsidRPr="00B3633A" w:rsidRDefault="0008581E">
      <w:pPr>
        <w:pStyle w:val="0DraftNormal"/>
        <w:rPr>
          <w:rFonts w:ascii="Montserrat" w:hAnsi="Montserrat"/>
          <w:sz w:val="24"/>
        </w:rPr>
      </w:pPr>
    </w:p>
    <w:p w:rsidR="0008581E" w:rsidRPr="00B3633A" w:rsidRDefault="0008581E">
      <w:pPr>
        <w:pStyle w:val="0DraftNormal"/>
        <w:rPr>
          <w:rFonts w:ascii="Montserrat" w:hAnsi="Montserrat"/>
          <w:sz w:val="24"/>
        </w:rPr>
      </w:pPr>
      <w:r w:rsidRPr="00B3633A">
        <w:rPr>
          <w:rFonts w:ascii="Montserrat" w:hAnsi="Montserrat"/>
          <w:sz w:val="24"/>
        </w:rPr>
        <w:t xml:space="preserve">i am the bird! This extension through the plane works better than i had anticipated. When it transmodes, it is almost like being able to shift! My mind and spirit are still quite adept at this. I am ten times more efficient in this mode than even the best trained interface pilots. I've got the instinct for this kind of thing! </w:t>
      </w:r>
    </w:p>
    <w:p w:rsidR="0008581E" w:rsidRPr="00B3633A" w:rsidRDefault="0008581E">
      <w:pPr>
        <w:pStyle w:val="0DraftNormal"/>
        <w:rPr>
          <w:rFonts w:ascii="Montserrat" w:hAnsi="Montserrat"/>
          <w:sz w:val="24"/>
        </w:rPr>
      </w:pPr>
    </w:p>
    <w:p w:rsidR="0008581E" w:rsidRPr="00B3633A" w:rsidRDefault="0008581E">
      <w:pPr>
        <w:pStyle w:val="0DraftNormal"/>
        <w:rPr>
          <w:rFonts w:ascii="Montserrat" w:hAnsi="Montserrat"/>
          <w:sz w:val="24"/>
        </w:rPr>
      </w:pPr>
      <w:r w:rsidRPr="00B3633A">
        <w:rPr>
          <w:rFonts w:ascii="Montserrat" w:hAnsi="Montserrat"/>
          <w:sz w:val="24"/>
        </w:rPr>
        <w:t xml:space="preserve">she has found release through a combat machine. She is adapting far better than anyone could have ever anticipated. It is the first time i've seen her happy, or care free, since this all began. She is also using the matrix rather extensively. Kzeisza is even acknowledging her again. She seems to have recovered most of her strength of will, her magnitude. She is mixing her experience within a technical machine with her recall of magic and organic functions. </w:t>
      </w:r>
    </w:p>
    <w:p w:rsidR="0008581E" w:rsidRPr="00B3633A" w:rsidRDefault="0008581E">
      <w:pPr>
        <w:pStyle w:val="0DraftNormal"/>
        <w:rPr>
          <w:rFonts w:ascii="Montserrat" w:hAnsi="Montserrat"/>
          <w:sz w:val="24"/>
        </w:rPr>
      </w:pPr>
    </w:p>
    <w:p w:rsidR="0008581E" w:rsidRPr="00B3633A" w:rsidRDefault="0008581E">
      <w:pPr>
        <w:pStyle w:val="0DraftNormal"/>
        <w:rPr>
          <w:rFonts w:ascii="Montserrat" w:hAnsi="Montserrat"/>
          <w:sz w:val="24"/>
        </w:rPr>
      </w:pPr>
      <w:r w:rsidRPr="00B3633A">
        <w:rPr>
          <w:rFonts w:ascii="Montserrat" w:hAnsi="Montserrat"/>
          <w:sz w:val="24"/>
        </w:rPr>
        <w:t xml:space="preserve">she has regained her edge. She has made herself equal to her affliction. She is going after a cause. She is taking the fight home to the enemy. What are you talking about? Her psyche profile. Her dreams are building toward a confrontation. She is indifferent to her accomplishments, and she is becoming indifferent to her condition. </w:t>
      </w:r>
    </w:p>
    <w:p w:rsidR="0008581E" w:rsidRPr="00B3633A" w:rsidRDefault="0008581E">
      <w:pPr>
        <w:pStyle w:val="0DraftNormal"/>
        <w:rPr>
          <w:rFonts w:ascii="Montserrat" w:hAnsi="Montserrat"/>
          <w:sz w:val="24"/>
        </w:rPr>
      </w:pPr>
    </w:p>
    <w:p w:rsidR="0008581E" w:rsidRPr="00B3633A" w:rsidRDefault="0008581E">
      <w:pPr>
        <w:pStyle w:val="0DraftNormal"/>
        <w:rPr>
          <w:rFonts w:ascii="Montserrat" w:hAnsi="Montserrat"/>
          <w:sz w:val="24"/>
        </w:rPr>
      </w:pPr>
      <w:r w:rsidRPr="00B3633A">
        <w:rPr>
          <w:rFonts w:ascii="Montserrat" w:hAnsi="Montserrat"/>
          <w:sz w:val="24"/>
        </w:rPr>
        <w:t>overconfidence – she comes up against the worst odds. Overwhelmed and outnumbered, she is whittled down, from phoenix fighter, to combat armor, to cyberframe. The final blow is shattering. A death blow which pulverizes her residual organics. It cripples her spirit, and sling</w:t>
      </w:r>
      <w:r w:rsidRPr="00B3633A">
        <w:rPr>
          <w:rFonts w:ascii="Montserrat" w:hAnsi="Montserrat"/>
          <w:sz w:val="24"/>
        </w:rPr>
        <w:noBreakHyphen/>
        <w:t>shots it into the fringe of the threshold.</w:t>
      </w:r>
    </w:p>
    <w:p w:rsidR="0008581E" w:rsidRPr="00B3633A" w:rsidRDefault="0008581E">
      <w:pPr>
        <w:pStyle w:val="0DraftNormal"/>
        <w:rPr>
          <w:rFonts w:ascii="Montserrat" w:hAnsi="Montserrat"/>
          <w:sz w:val="24"/>
        </w:rPr>
      </w:pPr>
    </w:p>
    <w:p w:rsidR="0008581E" w:rsidRPr="00B3633A" w:rsidRDefault="0008581E">
      <w:pPr>
        <w:pStyle w:val="0DraftNormal"/>
        <w:rPr>
          <w:rFonts w:ascii="Montserrat" w:hAnsi="Montserrat"/>
          <w:sz w:val="24"/>
        </w:rPr>
      </w:pPr>
      <w:r w:rsidRPr="00B3633A">
        <w:rPr>
          <w:rFonts w:ascii="Montserrat" w:hAnsi="Montserrat"/>
          <w:sz w:val="24"/>
        </w:rPr>
        <w:t xml:space="preserve">no more toys. No more games. No more body, no more machine. Soon, no more dream. I can take away what you believe yourself to be. Make you an absolute mystery, even to yourself. But, he cannot take away her will. Once he has taken everything else away, that remains, and that is enough. If she has the will to remember herself as a particular thing. The will to recall her experiences. To choose to find herself. She takes from him his final kiss... </w:t>
      </w:r>
    </w:p>
    <w:p w:rsidR="0008581E" w:rsidRPr="00B3633A" w:rsidRDefault="0008581E">
      <w:pPr>
        <w:pStyle w:val="0DraftNormal"/>
        <w:rPr>
          <w:rFonts w:ascii="Montserrat" w:hAnsi="Montserrat"/>
          <w:sz w:val="24"/>
        </w:rPr>
      </w:pPr>
    </w:p>
    <w:p w:rsidR="0008581E" w:rsidRPr="00B3633A" w:rsidRDefault="0008581E">
      <w:pPr>
        <w:pStyle w:val="0DraftNormal"/>
        <w:rPr>
          <w:rFonts w:ascii="Montserrat" w:hAnsi="Montserrat"/>
          <w:sz w:val="24"/>
        </w:rPr>
      </w:pPr>
      <w:r w:rsidRPr="00B3633A">
        <w:rPr>
          <w:rFonts w:ascii="Montserrat" w:hAnsi="Montserrat"/>
          <w:sz w:val="24"/>
        </w:rPr>
        <w:t xml:space="preserve">i recalled far more than i thought i would be free to. I understand it, but i want to continue with what i had. I can stand on my own, but i cannot leave behind what i stood for. I want to see what could have happened next if i had an opportunity for this or that. I can love you now (Paradox). Now, we can be lovers. Or at least compatible parts. </w:t>
      </w:r>
    </w:p>
    <w:p w:rsidR="0008581E" w:rsidRPr="00B3633A" w:rsidRDefault="0008581E">
      <w:pPr>
        <w:pStyle w:val="0DraftNormal"/>
        <w:rPr>
          <w:rFonts w:ascii="Montserrat" w:hAnsi="Montserrat"/>
          <w:sz w:val="24"/>
        </w:rPr>
      </w:pPr>
    </w:p>
    <w:p w:rsidR="0008581E" w:rsidRPr="00B3633A" w:rsidRDefault="0008581E">
      <w:pPr>
        <w:pStyle w:val="0DraftNormal"/>
        <w:rPr>
          <w:rFonts w:ascii="Montserrat" w:hAnsi="Montserrat"/>
          <w:sz w:val="24"/>
        </w:rPr>
      </w:pPr>
      <w:r w:rsidRPr="00B3633A">
        <w:rPr>
          <w:rFonts w:ascii="Montserrat" w:hAnsi="Montserrat"/>
          <w:sz w:val="24"/>
        </w:rPr>
        <w:br w:type="page"/>
        <w:t>Nineveh : overture</w:t>
      </w:r>
    </w:p>
    <w:p w:rsidR="0008581E" w:rsidRPr="00B3633A" w:rsidRDefault="0008581E">
      <w:pPr>
        <w:pStyle w:val="0DraftNormal"/>
        <w:rPr>
          <w:rFonts w:ascii="Montserrat" w:hAnsi="Montserrat"/>
          <w:sz w:val="24"/>
        </w:rPr>
      </w:pPr>
    </w:p>
    <w:p w:rsidR="0008581E" w:rsidRPr="00B3633A" w:rsidRDefault="0008581E">
      <w:pPr>
        <w:pStyle w:val="0DraftNormal"/>
        <w:rPr>
          <w:rFonts w:ascii="Montserrat" w:hAnsi="Montserrat"/>
          <w:sz w:val="24"/>
        </w:rPr>
      </w:pPr>
      <w:r w:rsidRPr="00B3633A">
        <w:rPr>
          <w:rFonts w:ascii="Montserrat" w:hAnsi="Montserrat"/>
          <w:sz w:val="24"/>
        </w:rPr>
        <w:t>expansion i</w:t>
      </w:r>
      <w:r w:rsidRPr="00B3633A">
        <w:rPr>
          <w:rFonts w:ascii="Montserrat" w:hAnsi="Montserrat"/>
          <w:sz w:val="24"/>
        </w:rPr>
        <w:fldChar w:fldCharType="begin"/>
      </w:r>
      <w:r w:rsidRPr="00B3633A">
        <w:rPr>
          <w:rFonts w:ascii="Montserrat" w:hAnsi="Montserrat"/>
          <w:sz w:val="24"/>
        </w:rPr>
        <w:instrText xml:space="preserve">PRIVATE </w:instrText>
      </w:r>
      <w:r w:rsidRPr="00B3633A">
        <w:rPr>
          <w:rFonts w:ascii="Montserrat" w:hAnsi="Montserrat"/>
          <w:sz w:val="24"/>
        </w:rPr>
        <w:fldChar w:fldCharType="end"/>
      </w:r>
    </w:p>
    <w:p w:rsidR="0008581E" w:rsidRPr="00B3633A" w:rsidRDefault="0008581E">
      <w:pPr>
        <w:pStyle w:val="0DraftNormal"/>
        <w:rPr>
          <w:rFonts w:ascii="Montserrat" w:hAnsi="Montserrat"/>
          <w:sz w:val="24"/>
        </w:rPr>
      </w:pPr>
    </w:p>
    <w:p w:rsidR="0008581E" w:rsidRPr="00B3633A" w:rsidRDefault="0008581E">
      <w:pPr>
        <w:pStyle w:val="0DraftNormal"/>
        <w:rPr>
          <w:rFonts w:ascii="Montserrat" w:hAnsi="Montserrat"/>
          <w:sz w:val="24"/>
        </w:rPr>
      </w:pPr>
      <w:r w:rsidRPr="00B3633A">
        <w:rPr>
          <w:rFonts w:ascii="Montserrat" w:hAnsi="Montserrat"/>
          <w:sz w:val="24"/>
        </w:rPr>
        <w:t>Nineveh overture</w:t>
      </w:r>
    </w:p>
    <w:p w:rsidR="0008581E" w:rsidRPr="00B3633A" w:rsidRDefault="0008581E">
      <w:pPr>
        <w:pStyle w:val="0DraftNormal"/>
        <w:rPr>
          <w:rFonts w:ascii="Montserrat" w:hAnsi="Montserrat"/>
          <w:sz w:val="24"/>
        </w:rPr>
      </w:pPr>
    </w:p>
    <w:p w:rsidR="0008581E" w:rsidRPr="00B3633A" w:rsidRDefault="0008581E">
      <w:pPr>
        <w:pStyle w:val="0DraftNormal"/>
        <w:rPr>
          <w:rFonts w:ascii="Montserrat" w:hAnsi="Montserrat"/>
          <w:sz w:val="24"/>
        </w:rPr>
      </w:pPr>
      <w:r w:rsidRPr="00B3633A">
        <w:rPr>
          <w:rFonts w:ascii="Montserrat" w:hAnsi="Montserrat"/>
          <w:sz w:val="24"/>
        </w:rPr>
        <w:t>contributing notes</w:t>
      </w:r>
    </w:p>
    <w:p w:rsidR="0008581E" w:rsidRPr="00B3633A" w:rsidRDefault="0008581E">
      <w:pPr>
        <w:pStyle w:val="0DraftNormal"/>
        <w:rPr>
          <w:rFonts w:ascii="Montserrat" w:hAnsi="Montserrat"/>
          <w:sz w:val="24"/>
        </w:rPr>
      </w:pPr>
    </w:p>
    <w:p w:rsidR="0008581E" w:rsidRPr="00B3633A" w:rsidRDefault="0008581E">
      <w:pPr>
        <w:pStyle w:val="0DraftNormal"/>
        <w:rPr>
          <w:rFonts w:ascii="Montserrat" w:hAnsi="Montserrat"/>
          <w:sz w:val="24"/>
        </w:rPr>
      </w:pPr>
      <w:r w:rsidRPr="00B3633A">
        <w:rPr>
          <w:rFonts w:ascii="Montserrat" w:hAnsi="Montserrat"/>
          <w:sz w:val="24"/>
        </w:rPr>
        <w:t>slight adjustments to the foundation are possible based on a few updated ideas, however, the central weight remains appropriate to the design expressed in the original score. Also consider these few breif notes as part of developing the opening sequence of the fall of the phoenix.</w:t>
      </w:r>
    </w:p>
    <w:p w:rsidR="0008581E" w:rsidRPr="00B3633A" w:rsidRDefault="0008581E">
      <w:pPr>
        <w:pStyle w:val="0DraftNormal"/>
        <w:rPr>
          <w:rFonts w:ascii="Montserrat" w:hAnsi="Montserrat"/>
          <w:sz w:val="24"/>
        </w:rPr>
      </w:pPr>
    </w:p>
    <w:p w:rsidR="0008581E" w:rsidRPr="00B3633A" w:rsidRDefault="0008581E">
      <w:pPr>
        <w:pStyle w:val="0DraftNormal"/>
        <w:rPr>
          <w:rFonts w:ascii="Montserrat" w:hAnsi="Montserrat"/>
          <w:sz w:val="24"/>
        </w:rPr>
      </w:pPr>
      <w:r w:rsidRPr="00B3633A">
        <w:rPr>
          <w:rFonts w:ascii="Montserrat" w:hAnsi="Montserrat"/>
          <w:sz w:val="24"/>
        </w:rPr>
        <w:t>straight out of nineveh. The base assumption of all this is an arguement about assumption itself. The assumption of self. By taking the pattern dynamics of the infinite expression into a certain depth the simple elegance of it is transformed into a daunting complexity. Over a long time, as it might as well be reckoned, the threshold has been rising in aegis. The trigger to this movement seems to have been the first contact with a celestial avatar. The first assumption of nineveh—voice of god, to be very colloquial. As collusion entered the heavens aegis was formed, guided by the divine manifestations of nineveh. A long time passed as beings changed and their minds became too sophisticated with interpretations. The twist that submerged the heavens in the shadow of reality came the day that (Mystery) and nineveh became one and the same. Because what was (Mystery) seduced and was seduced by the powers of a god. And until the inspiration of Av—after an age long enough to occlude the divine order of the heavens—nineveh manifested itself in no other way. Such is what leads to the beginning.</w:t>
      </w:r>
    </w:p>
    <w:p w:rsidR="0008581E" w:rsidRPr="00B3633A" w:rsidRDefault="0008581E">
      <w:pPr>
        <w:pStyle w:val="0DraftNormal"/>
        <w:rPr>
          <w:rFonts w:ascii="Montserrat" w:hAnsi="Montserrat"/>
          <w:sz w:val="24"/>
        </w:rPr>
      </w:pPr>
    </w:p>
    <w:p w:rsidR="0008581E" w:rsidRPr="00B3633A" w:rsidRDefault="0008581E">
      <w:pPr>
        <w:pStyle w:val="0DraftNormal"/>
        <w:rPr>
          <w:rFonts w:ascii="Montserrat" w:hAnsi="Montserrat"/>
          <w:sz w:val="24"/>
        </w:rPr>
      </w:pPr>
      <w:r w:rsidRPr="00B3633A">
        <w:rPr>
          <w:rFonts w:ascii="Montserrat" w:hAnsi="Montserrat"/>
          <w:sz w:val="24"/>
        </w:rPr>
        <w:t>the end of this draws itself from a short, sharp analysis of that base assumption. In both Av and (Mystery) there is a truth of self unburdened with power and it is those selves that are released by the final confrontation to become self possessed avatars. The power of nineveh, which is shattered and spliced into the mantle of two wounded realms, along with all those things that the two avatars had evoked in the celestial avatar. In time av'jeara'naoma will become the fusion of those two predecessors and confront that same question of godhood. Once again, the world and reality itself will have a chance to wake up and recognize itself. In the wings Av and (Mystery) have pleanty of time to realize what her trial will be, and in their own ways they will be there.</w:t>
      </w:r>
    </w:p>
    <w:p w:rsidR="0008581E" w:rsidRPr="00B3633A" w:rsidRDefault="0008581E">
      <w:pPr>
        <w:pStyle w:val="0DraftNormal"/>
        <w:rPr>
          <w:rFonts w:ascii="Montserrat" w:hAnsi="Montserrat"/>
          <w:sz w:val="24"/>
        </w:rPr>
      </w:pPr>
    </w:p>
    <w:p w:rsidR="0008581E" w:rsidRPr="00B3633A" w:rsidRDefault="0008581E">
      <w:pPr>
        <w:pStyle w:val="0DraftNormal"/>
        <w:rPr>
          <w:rFonts w:ascii="Montserrat" w:hAnsi="Montserrat"/>
          <w:sz w:val="24"/>
        </w:rPr>
      </w:pPr>
      <w:r w:rsidRPr="00B3633A">
        <w:rPr>
          <w:rFonts w:ascii="Montserrat" w:hAnsi="Montserrat"/>
          <w:sz w:val="24"/>
        </w:rPr>
        <w:t>openings. Most of the factors are already in place. A powerful undercurrent in nineveh overture is the disruption of the aegis anij into classes of self conceived anim and very powerful and exotic ani. The rise of the house of dragon has eclipsed the house of phoenix, taking the throne of aegis under its wing. These two empires dominate the conscious sphere of bound space [heaven]. (Mystery) is drawn back to the throne by rumor of new developments in soul stealing arts and a change in the philosophy of divinity in natural law. Much has changed since the angel of darkness withdrew from the house of phoenix precipitating the birth of the dragons. Even those of this long lived race no longer believe in the voice of god, and even dare to denounce her on the grounds of the new beliefs. She seems to take little interest in this, except to gather a small group of old dragon and phoenix adepts and convince them of a way to remind the universe of the power of nineveh.</w:t>
      </w:r>
    </w:p>
    <w:p w:rsidR="0008581E" w:rsidRPr="00B3633A" w:rsidRDefault="0008581E">
      <w:pPr>
        <w:pStyle w:val="0DraftNormal"/>
        <w:rPr>
          <w:rFonts w:ascii="Montserrat" w:hAnsi="Montserrat"/>
          <w:sz w:val="24"/>
        </w:rPr>
      </w:pPr>
    </w:p>
    <w:p w:rsidR="0008581E" w:rsidRPr="00B3633A" w:rsidRDefault="0008581E">
      <w:pPr>
        <w:pStyle w:val="0DraftNormal"/>
        <w:rPr>
          <w:rFonts w:ascii="Montserrat" w:hAnsi="Montserrat"/>
          <w:sz w:val="24"/>
        </w:rPr>
      </w:pPr>
      <w:r w:rsidRPr="00B3633A">
        <w:rPr>
          <w:rFonts w:ascii="Montserrat" w:hAnsi="Montserrat"/>
          <w:sz w:val="24"/>
        </w:rPr>
        <w:t xml:space="preserve">what is the host? </w:t>
      </w:r>
      <w:r w:rsidRPr="00B3633A">
        <w:rPr>
          <w:rFonts w:ascii="Montserrat" w:hAnsi="Montserrat"/>
          <w:i/>
          <w:sz w:val="24"/>
        </w:rPr>
        <w:t xml:space="preserve">There </w:t>
      </w:r>
      <w:r w:rsidRPr="00B3633A">
        <w:rPr>
          <w:rFonts w:ascii="Montserrat" w:hAnsi="Montserrat"/>
          <w:sz w:val="24"/>
        </w:rPr>
        <w:t>is a mystery. In truth, it is much open to interpretation. Traditionally, these definitions are derived from the philosophy of unique and universal thought.</w:t>
      </w:r>
    </w:p>
    <w:p w:rsidR="0008581E" w:rsidRPr="00B3633A" w:rsidRDefault="0008581E">
      <w:pPr>
        <w:pStyle w:val="0DraftNormal"/>
        <w:rPr>
          <w:rFonts w:ascii="Montserrat" w:hAnsi="Montserrat"/>
          <w:sz w:val="24"/>
        </w:rPr>
      </w:pPr>
    </w:p>
    <w:p w:rsidR="0008581E" w:rsidRPr="00B3633A" w:rsidRDefault="0008581E">
      <w:pPr>
        <w:pStyle w:val="0DraftNormal"/>
        <w:rPr>
          <w:rFonts w:ascii="Montserrat" w:hAnsi="Montserrat"/>
          <w:sz w:val="24"/>
        </w:rPr>
      </w:pPr>
      <w:r w:rsidRPr="00B3633A">
        <w:rPr>
          <w:rFonts w:ascii="Montserrat" w:hAnsi="Montserrat"/>
          <w:sz w:val="24"/>
        </w:rPr>
        <w:t>the host descended from (dai), dreams of self. They remain, even in reality, waking dreams. Their psionic potential is the expression of this, they are creations of their own minds and those minds can shape reality—the fabric and structures of time, space and awareness. The flesh they wear is akin to the clothes we wear, reflections of their personalities but not their actual substance. Originally, though they could conceive new life of their flesh—far more easily in conjunction with the flesh born—their offspring were conceived in a union of mind, as once they were conceived in the dream of their own minds. As they entered the collusion deeper over time, they became more nearly mortal.</w:t>
      </w:r>
    </w:p>
    <w:p w:rsidR="0008581E" w:rsidRPr="00B3633A" w:rsidRDefault="0008581E">
      <w:pPr>
        <w:pStyle w:val="0DraftNormal"/>
        <w:rPr>
          <w:rFonts w:ascii="Montserrat" w:hAnsi="Montserrat"/>
          <w:sz w:val="24"/>
        </w:rPr>
      </w:pPr>
    </w:p>
    <w:p w:rsidR="0008581E" w:rsidRPr="00B3633A" w:rsidRDefault="0008581E">
      <w:pPr>
        <w:pStyle w:val="0DraftNormal"/>
        <w:rPr>
          <w:rFonts w:ascii="Montserrat" w:hAnsi="Montserrat"/>
          <w:sz w:val="24"/>
        </w:rPr>
      </w:pPr>
      <w:r w:rsidRPr="00B3633A">
        <w:rPr>
          <w:rFonts w:ascii="Montserrat" w:hAnsi="Montserrat"/>
          <w:sz w:val="24"/>
        </w:rPr>
        <w:t xml:space="preserve">current opinion is tied up in an arguement which strikes members of the host very personally. One distinguisihing the servitors from the mortals claiming that the servitors have mortal souls and immortal spirits, while humans have immortal souls. More simply, the mortals are true individual monadic beings, while the servitors are merely aspects of nineveh. This, in their thinking, is the reason that she can be captured. Nin is the only immortal soul available to the host. The host is her extended body. Ergo, the host creates the most perfect body, the best possible tool in aegis, so that its perfect innocence on awakening draws in the soul of the one. Because nin is drawn into the mantle of one of her angels, the association of phoenix is initially made. Rebelling against being merely what they are, the servitors deny their true status as angelic and demonic anim, turn against their </w:t>
      </w:r>
      <w:r w:rsidRPr="00B3633A">
        <w:rPr>
          <w:rFonts w:ascii="Montserrat" w:hAnsi="Montserrat"/>
          <w:i/>
          <w:sz w:val="24"/>
        </w:rPr>
        <w:t>human</w:t>
      </w:r>
      <w:r w:rsidRPr="00B3633A">
        <w:rPr>
          <w:rFonts w:ascii="Montserrat" w:hAnsi="Montserrat"/>
          <w:sz w:val="24"/>
        </w:rPr>
        <w:t xml:space="preserve"> charges and name themselves dragon and phoenix. Most of all of this is pride, arrogance, and folly, but these illusions become part of the disguise of nineveh at the crux.</w:t>
      </w:r>
    </w:p>
    <w:p w:rsidR="0008581E" w:rsidRPr="00B3633A" w:rsidRDefault="0008581E">
      <w:pPr>
        <w:pStyle w:val="0DraftNormal"/>
        <w:rPr>
          <w:rFonts w:ascii="Montserrat" w:hAnsi="Montserrat"/>
          <w:sz w:val="24"/>
        </w:rPr>
      </w:pPr>
    </w:p>
    <w:p w:rsidR="0008581E" w:rsidRPr="00B3633A" w:rsidRDefault="0008581E">
      <w:pPr>
        <w:pStyle w:val="0DraftNormal"/>
        <w:rPr>
          <w:rFonts w:ascii="Montserrat" w:hAnsi="Montserrat"/>
          <w:sz w:val="24"/>
        </w:rPr>
      </w:pPr>
      <w:r w:rsidRPr="00B3633A">
        <w:rPr>
          <w:rFonts w:ascii="Montserrat" w:hAnsi="Montserrat"/>
          <w:sz w:val="24"/>
        </w:rPr>
        <w:t>the second temptation and fall of nineveh. Probing the events of the fall—and sacrificial redemption—of Av nineveh. A divine aspect of aes, her origins are couched in metaphoric terms but the metaphors have exceptional resonance with the literal terms. In her eternity of agelessness, she was a host in infinite expression. Her aspect was an ideal phoenix. A being of unlimited expression and endurance. In essence, she was the focus of an invested domain. She existed as the envelope of her domain. Lured into the embrace of her draconic mortal charges [where, as before] she attained an objective self awareness. Unfortunately, she was immediately faced with the deovuring hunger her wards had for her based on what she was and what they could attain by uniting with her essence. Namely, god hood. In the ensuing war of these young dragons—each seeking to possess their divine and beloved phoenix—her dreadful umbra was awakened and enraged. The wave of destruction she unwittingly unleAsiaed swallowed this world. Before she could lament this act, she realized that she had sprung a trap on herself.</w:t>
      </w:r>
    </w:p>
    <w:p w:rsidR="0008581E" w:rsidRPr="00B3633A" w:rsidRDefault="0008581E">
      <w:pPr>
        <w:pStyle w:val="0DraftNormal"/>
        <w:rPr>
          <w:rFonts w:ascii="Montserrat" w:hAnsi="Montserrat"/>
          <w:sz w:val="24"/>
        </w:rPr>
      </w:pPr>
    </w:p>
    <w:p w:rsidR="0008581E" w:rsidRPr="00B3633A" w:rsidRDefault="0008581E">
      <w:pPr>
        <w:pStyle w:val="0DraftNormal"/>
        <w:rPr>
          <w:rFonts w:ascii="Montserrat" w:hAnsi="Montserrat"/>
          <w:sz w:val="24"/>
        </w:rPr>
      </w:pPr>
      <w:r w:rsidRPr="00B3633A">
        <w:rPr>
          <w:rFonts w:ascii="Montserrat" w:hAnsi="Montserrat"/>
          <w:sz w:val="24"/>
        </w:rPr>
        <w:t xml:space="preserve">what is the trap? One does not need to look much farther than (Mystery) for an answer. (Mystery) set all of this up, knowing what it is like to be nineveh. Knowing what could happen if nineveh consciously recognized the patent revolt that her host was making against her. (Mystery) was once </w:t>
      </w:r>
      <w:r w:rsidRPr="00B3633A">
        <w:rPr>
          <w:rFonts w:ascii="Montserrat" w:hAnsi="Montserrat"/>
          <w:i/>
          <w:sz w:val="24"/>
        </w:rPr>
        <w:t xml:space="preserve">merely </w:t>
      </w:r>
      <w:r w:rsidRPr="00B3633A">
        <w:rPr>
          <w:rFonts w:ascii="Montserrat" w:hAnsi="Montserrat"/>
          <w:sz w:val="24"/>
        </w:rPr>
        <w:t xml:space="preserve">the avatar of phoenix, like Av now. Her own fall made her the angel of death, child of darkness, and destruction. Av's fall would destroy her, leaving all to the power of (Mystery)—the dark phoenix. The trap itself? Originally, (Mystery) was anije, an angel. As an angel she was bound to herself as the god, by a soul held hostage. The avatar was contained in its host too well. That other soul formed an umbreachable buffer between avatar and god. Av was designed </w:t>
      </w:r>
      <w:r w:rsidRPr="00B3633A">
        <w:rPr>
          <w:rFonts w:ascii="Montserrat" w:hAnsi="Montserrat"/>
          <w:i/>
          <w:sz w:val="24"/>
        </w:rPr>
        <w:t>like</w:t>
      </w:r>
      <w:r w:rsidRPr="00B3633A">
        <w:rPr>
          <w:rFonts w:ascii="Montserrat" w:hAnsi="Montserrat"/>
          <w:sz w:val="24"/>
        </w:rPr>
        <w:t xml:space="preserve"> (Mystery)—with an unbearable resonance—but was not subject to the same limitations. The soul of the god was directly invested in that avatar. By engaging her in direct combat, (Mystery) contrived to slay her limited host, drawing out the unrestrained umbra of the god and possessing it. Av had been made vulnerable to such a maneuver by a dragon, against the dark twin of herself she stood nearly hopeless. In a sinister way, she was behind this plot herself; even in her deliberate innocence, she was the angel of death. Understanding herself in that moment, she knows that she cannot destroy the destroyer in herself. She cannot defeat her self. So she creates... A paradox.</w:t>
      </w:r>
    </w:p>
    <w:p w:rsidR="0008581E" w:rsidRPr="00B3633A" w:rsidRDefault="0008581E">
      <w:pPr>
        <w:pStyle w:val="0DraftNormal"/>
        <w:rPr>
          <w:rFonts w:ascii="Montserrat" w:hAnsi="Montserrat"/>
          <w:sz w:val="24"/>
        </w:rPr>
      </w:pPr>
    </w:p>
    <w:p w:rsidR="0008581E" w:rsidRPr="00B3633A" w:rsidRDefault="0008581E">
      <w:pPr>
        <w:pStyle w:val="0DraftNormal"/>
        <w:rPr>
          <w:rFonts w:ascii="Montserrat" w:hAnsi="Montserrat"/>
          <w:sz w:val="24"/>
        </w:rPr>
      </w:pPr>
      <w:r w:rsidRPr="00B3633A">
        <w:rPr>
          <w:rFonts w:ascii="Montserrat" w:hAnsi="Montserrat"/>
          <w:sz w:val="24"/>
        </w:rPr>
        <w:t xml:space="preserve">paradox continues to evolve, as the far reaching influence of its mass draws life not even conceived to points in time far around the limit of its own period. The envelope of the infinite expression gives unthinkable dimension to the dreaming as one. Hidden in the frightful weave of it all is the option to risk the awakening of the absolute self. Goad and temptation to all who have tasted the point paradox. The wake of the point paradox descends on earth, [ttvv earth (caoi yn)] a world framed in the minds of humans [in the very process of conceiving the inconceivable] who stand right on the focal cusp of the infinite expression. From which many deviations originate that define the trace, tempo, verge and vector of the envelope; the arena. </w:t>
      </w:r>
    </w:p>
    <w:p w:rsidR="0008581E" w:rsidRPr="00B3633A" w:rsidRDefault="0008581E">
      <w:pPr>
        <w:pStyle w:val="0DraftNormal"/>
        <w:rPr>
          <w:rFonts w:ascii="Montserrat" w:hAnsi="Montserrat"/>
          <w:sz w:val="24"/>
        </w:rPr>
      </w:pPr>
    </w:p>
    <w:p w:rsidR="0008581E" w:rsidRPr="00B3633A" w:rsidRDefault="0008581E">
      <w:pPr>
        <w:pStyle w:val="0DraftNormal"/>
        <w:rPr>
          <w:rFonts w:ascii="Montserrat" w:hAnsi="Montserrat"/>
          <w:sz w:val="24"/>
        </w:rPr>
      </w:pPr>
      <w:r w:rsidRPr="00B3633A">
        <w:rPr>
          <w:rFonts w:ascii="Montserrat" w:hAnsi="Montserrat"/>
          <w:sz w:val="24"/>
        </w:rPr>
        <w:t>nineveh is lured into the flesh, drawn down into the mortal realm of aegis. In aegis there are two races of servitors representing the creative and destructive nature of phoenix. The first of the dragons, the angel of destruction and the lord of demon/dragon kind was the model for the embodiment of Av nineveh; the demon of creation and slave of the angelic/phoenix host served as the model of spirit. Embracing exile to escape it, she regurgitated the devoured world the world, scarred by the rebirth became lost to the empire and strange to its ageless ways. The minds and great works of art of that world which had passed through the phoenix were altered and misted. Changed in nature, it became a world of fantastic nature. From the secret heart of the phoenix, dreams and horrors were born in the flesh.</w:t>
      </w:r>
    </w:p>
    <w:p w:rsidR="0008581E" w:rsidRPr="00B3633A" w:rsidRDefault="0008581E">
      <w:pPr>
        <w:pStyle w:val="0DraftNormal"/>
        <w:rPr>
          <w:rFonts w:ascii="Montserrat" w:hAnsi="Montserrat"/>
          <w:sz w:val="24"/>
        </w:rPr>
      </w:pPr>
    </w:p>
    <w:p w:rsidR="0008581E" w:rsidRPr="00B3633A" w:rsidRDefault="0008581E">
      <w:pPr>
        <w:pStyle w:val="0DraftNormal"/>
        <w:rPr>
          <w:rFonts w:ascii="Montserrat" w:hAnsi="Montserrat"/>
          <w:sz w:val="24"/>
        </w:rPr>
      </w:pPr>
      <w:r w:rsidRPr="00B3633A">
        <w:rPr>
          <w:rFonts w:ascii="Montserrat" w:hAnsi="Montserrat"/>
          <w:sz w:val="24"/>
        </w:rPr>
        <w:t>some of the dream-spawned things—somehow aware of their unbelonging—soon vanished to hidden shadows within the great dragon doors, but the memory of them became the foundation of the new mythology.</w:t>
      </w:r>
    </w:p>
    <w:p w:rsidR="0008581E" w:rsidRPr="00B3633A" w:rsidRDefault="0008581E">
      <w:pPr>
        <w:pStyle w:val="0DraftNormal"/>
        <w:rPr>
          <w:rFonts w:ascii="Montserrat" w:hAnsi="Montserrat"/>
          <w:sz w:val="24"/>
        </w:rPr>
      </w:pPr>
    </w:p>
    <w:p w:rsidR="0008581E" w:rsidRPr="00B3633A" w:rsidRDefault="0008581E">
      <w:pPr>
        <w:pStyle w:val="0DraftNormal"/>
        <w:rPr>
          <w:rFonts w:ascii="Montserrat" w:hAnsi="Montserrat"/>
          <w:sz w:val="24"/>
        </w:rPr>
      </w:pPr>
      <w:r w:rsidRPr="00B3633A">
        <w:rPr>
          <w:rFonts w:ascii="Montserrat" w:hAnsi="Montserrat"/>
          <w:sz w:val="24"/>
        </w:rPr>
        <w:t>a dragon door is a lock the likes of which only the mind can be a key. Dragon doors were fugues; gateways between spaces and times. A corridor to realms beyond thought as well as to those frighteningly within. Only a mind as keen as a dragon's had the fineness to easily pass and turn the great lock. Hence, in the time of dragonkind's golden empire, these strange dimensional whorls were veritible doors spanning a vast empire spanning galaxies. Such a thing, in the time and the lands of human rule, is but a nagging beacon of madness.</w:t>
      </w:r>
    </w:p>
    <w:p w:rsidR="0008581E" w:rsidRPr="00B3633A" w:rsidRDefault="0008581E">
      <w:pPr>
        <w:pStyle w:val="0DraftNormal"/>
        <w:rPr>
          <w:rFonts w:ascii="Montserrat" w:hAnsi="Montserrat"/>
          <w:sz w:val="24"/>
        </w:rPr>
      </w:pPr>
    </w:p>
    <w:p w:rsidR="0008581E" w:rsidRPr="00B3633A" w:rsidRDefault="0008581E">
      <w:pPr>
        <w:pStyle w:val="0DraftNormal"/>
        <w:rPr>
          <w:rFonts w:ascii="Montserrat" w:hAnsi="Montserrat"/>
          <w:sz w:val="24"/>
        </w:rPr>
      </w:pPr>
      <w:r w:rsidRPr="00B3633A">
        <w:rPr>
          <w:rFonts w:ascii="Montserrat" w:hAnsi="Montserrat"/>
          <w:sz w:val="24"/>
        </w:rPr>
        <w:t>myth of aegis</w:t>
      </w:r>
    </w:p>
    <w:p w:rsidR="0008581E" w:rsidRPr="00B3633A" w:rsidRDefault="0008581E">
      <w:pPr>
        <w:pStyle w:val="0DraftNormal"/>
        <w:rPr>
          <w:rFonts w:ascii="Montserrat" w:hAnsi="Montserrat"/>
          <w:sz w:val="24"/>
        </w:rPr>
      </w:pPr>
    </w:p>
    <w:p w:rsidR="0008581E" w:rsidRPr="00B3633A" w:rsidRDefault="0008581E">
      <w:pPr>
        <w:pStyle w:val="0DraftNormal"/>
        <w:rPr>
          <w:rFonts w:ascii="Montserrat" w:hAnsi="Montserrat"/>
          <w:sz w:val="24"/>
        </w:rPr>
      </w:pPr>
      <w:r w:rsidRPr="00B3633A">
        <w:rPr>
          <w:rFonts w:ascii="Montserrat" w:hAnsi="Montserrat"/>
          <w:sz w:val="24"/>
        </w:rPr>
        <w:t>one could say that aegis was created out of xanadau. Somehow, in the dreaming alone, there began a dreaming as one [the mass of (Mystery) emerging from the point paradox]. Gradually, timelessly, the dreaming became its own waking, pulling along the strays and lost dreamers of many different periods. Eventually even myth gave way to reason. If it had not taken so much to live in the heavens, the powers bred in dreaming might have withered. Instead psionics became the basis for technology. And magic, the most subtle art of manipulating the deepest resources of psionic potential.</w:t>
      </w:r>
    </w:p>
    <w:p w:rsidR="0008581E" w:rsidRPr="00B3633A" w:rsidRDefault="0008581E">
      <w:pPr>
        <w:pStyle w:val="0DraftNormal"/>
        <w:rPr>
          <w:rFonts w:ascii="Montserrat" w:hAnsi="Montserrat"/>
          <w:sz w:val="24"/>
        </w:rPr>
      </w:pPr>
    </w:p>
    <w:p w:rsidR="0008581E" w:rsidRPr="00B3633A" w:rsidRDefault="0008581E">
      <w:pPr>
        <w:pStyle w:val="0DraftNormal"/>
        <w:rPr>
          <w:rFonts w:ascii="Montserrat" w:hAnsi="Montserrat"/>
          <w:sz w:val="24"/>
        </w:rPr>
      </w:pPr>
      <w:r w:rsidRPr="00B3633A">
        <w:rPr>
          <w:rFonts w:ascii="Montserrat" w:hAnsi="Montserrat"/>
          <w:sz w:val="24"/>
        </w:rPr>
        <w:t>among the minds and souls of aegis, the human model is the center of gravity. The human mind falls, like a natural constant, right at the threshold level. The host of aegis were created by the phoenix in xanadau. Because of this they are considered daemon—outsiders. Until the time that nineveh was recognized they were naturalized and functioned much as all other mortals of the realm. They were gifted, of course, but embracing the will of god changed them into what they are now. The race became angelic, unwittingly trading their mortality and immortal souls for the immortality of mind, body and spirit. This is the way of divine appointment. For time untold the host served nineveh and there was no distinction between angel and demon. Then nineveh seduced (Mystery), making her the avatar of god until she fell from grace— becoming the angel of death, darkness, and destruction. With her fell much of the host, the demonic, the ones who still worshipped (Mystery). (Mystery) denied her divinity, chose to remain angelic and used her influence to control the demonic, tenuously preserving the polarized host.</w:t>
      </w:r>
    </w:p>
    <w:p w:rsidR="0008581E" w:rsidRPr="00B3633A" w:rsidRDefault="0008581E">
      <w:pPr>
        <w:pStyle w:val="0DraftNormal"/>
        <w:rPr>
          <w:rFonts w:ascii="Montserrat" w:hAnsi="Montserrat"/>
          <w:sz w:val="24"/>
        </w:rPr>
      </w:pPr>
    </w:p>
    <w:p w:rsidR="0008581E" w:rsidRPr="00B3633A" w:rsidRDefault="0008581E">
      <w:pPr>
        <w:pStyle w:val="0DraftNormal"/>
        <w:rPr>
          <w:rFonts w:ascii="Montserrat" w:hAnsi="Montserrat"/>
          <w:sz w:val="24"/>
        </w:rPr>
      </w:pPr>
      <w:r w:rsidRPr="00B3633A">
        <w:rPr>
          <w:rFonts w:ascii="Montserrat" w:hAnsi="Montserrat"/>
          <w:sz w:val="24"/>
        </w:rPr>
        <w:t>over time the host discovered that the world was a heirarchy of gods. The world existed for the evolution of gods through the coil of life. And of them all, the phoenix was the only independant god. Autonomous. She alone had access to the congress of gods of the absolute. Realizing that by serving her they had put their own destinies aside, they became alarmed. At one time they had been mortal and responsible for their own immortal souls, but no longer. Their apprenticeship to her had bound them to aegis and the care of other mortals. Though they could not escape this, they did begin to conceive of ways to short circuit their contracts with phoenix. The angelic sought to become more like their soverign, while the demonic sought to become their own inventions. Thus began the dream of dragon and phoenix, the future lives of the host.</w:t>
      </w:r>
    </w:p>
    <w:p w:rsidR="0008581E" w:rsidRPr="00B3633A" w:rsidRDefault="0008581E">
      <w:pPr>
        <w:pStyle w:val="0DraftNormal"/>
        <w:rPr>
          <w:rFonts w:ascii="Montserrat" w:hAnsi="Montserrat"/>
          <w:sz w:val="24"/>
        </w:rPr>
      </w:pPr>
    </w:p>
    <w:p w:rsidR="0008581E" w:rsidRPr="00B3633A" w:rsidRDefault="0008581E">
      <w:pPr>
        <w:pStyle w:val="0DraftNormal"/>
        <w:rPr>
          <w:rFonts w:ascii="Montserrat" w:hAnsi="Montserrat"/>
          <w:sz w:val="24"/>
        </w:rPr>
      </w:pPr>
      <w:r w:rsidRPr="00B3633A">
        <w:rPr>
          <w:rFonts w:ascii="Montserrat" w:hAnsi="Montserrat"/>
          <w:sz w:val="24"/>
        </w:rPr>
        <w:t>of course there remained the little matter of the souls held hostage (more in their eyes than in hers). While contemplating the liberation of their own souls, the demonic discovered the grasping of others'. Thus came the final age of the phoenix's innocence. And the birth of the dragon empire.</w:t>
      </w:r>
    </w:p>
    <w:p w:rsidR="0008581E" w:rsidRPr="00B3633A" w:rsidRDefault="0008581E">
      <w:pPr>
        <w:pStyle w:val="0DraftNormal"/>
        <w:rPr>
          <w:rFonts w:ascii="Montserrat" w:hAnsi="Montserrat"/>
          <w:sz w:val="24"/>
        </w:rPr>
      </w:pPr>
    </w:p>
    <w:p w:rsidR="0008581E" w:rsidRPr="00B3633A" w:rsidRDefault="0008581E">
      <w:pPr>
        <w:pStyle w:val="0DraftNormal"/>
        <w:rPr>
          <w:rFonts w:ascii="Montserrat" w:hAnsi="Montserrat"/>
          <w:sz w:val="24"/>
        </w:rPr>
      </w:pPr>
      <w:r w:rsidRPr="00B3633A">
        <w:rPr>
          <w:rFonts w:ascii="Montserrat" w:hAnsi="Montserrat"/>
          <w:sz w:val="24"/>
        </w:rPr>
        <w:t>throughout the ages, the drama of the host remained masked under the collusion of reality. The host appeared mostly to be the most advanced, the most civilized of races in an intergalactic opera. Though the concepts which they embodied were part of their multi-culture, they did not wholly regard themselves in those terms. There had merely been the aegis—the protection of a vast civilization spanning unfathomable reaches of space and countless planets. The anxiety of the host was experienced as the rise of an empire. That empire polarized into two houses. The symbols of those houses were dragon and phoenix. That these houses were comprised of immortals and that they communed with an enigmatic and ellusive cosmic consciousness did not strike them as signs of what they were, it was only on the surface of their minds. Subconsciously, they all knew what they were, and they were even now waking to it. Ironically, it was Av (and in her own way (Mystery)) who saw it clearly first. Though it was already too late.</w:t>
      </w:r>
    </w:p>
    <w:p w:rsidR="0008581E" w:rsidRPr="00B3633A" w:rsidRDefault="0008581E">
      <w:pPr>
        <w:pStyle w:val="0DraftNormal"/>
        <w:rPr>
          <w:rFonts w:ascii="Montserrat" w:hAnsi="Montserrat"/>
          <w:sz w:val="24"/>
        </w:rPr>
      </w:pPr>
    </w:p>
    <w:p w:rsidR="0008581E" w:rsidRPr="00B3633A" w:rsidRDefault="0008581E">
      <w:pPr>
        <w:pStyle w:val="0DraftNormal"/>
        <w:rPr>
          <w:rFonts w:ascii="Montserrat" w:hAnsi="Montserrat"/>
          <w:sz w:val="24"/>
        </w:rPr>
      </w:pPr>
      <w:r w:rsidRPr="00B3633A">
        <w:rPr>
          <w:rFonts w:ascii="Montserrat" w:hAnsi="Montserrat"/>
          <w:sz w:val="24"/>
        </w:rPr>
        <w:t>the change</w:t>
      </w:r>
    </w:p>
    <w:p w:rsidR="0008581E" w:rsidRPr="00B3633A" w:rsidRDefault="0008581E">
      <w:pPr>
        <w:pStyle w:val="0DraftNormal"/>
        <w:rPr>
          <w:rFonts w:ascii="Montserrat" w:hAnsi="Montserrat"/>
          <w:sz w:val="24"/>
        </w:rPr>
      </w:pPr>
    </w:p>
    <w:p w:rsidR="0008581E" w:rsidRPr="00B3633A" w:rsidRDefault="0008581E">
      <w:pPr>
        <w:pStyle w:val="0DraftNormal"/>
        <w:rPr>
          <w:rFonts w:ascii="Montserrat" w:hAnsi="Montserrat"/>
          <w:sz w:val="24"/>
        </w:rPr>
      </w:pPr>
      <w:r w:rsidRPr="00B3633A">
        <w:rPr>
          <w:rFonts w:ascii="Montserrat" w:hAnsi="Montserrat"/>
          <w:sz w:val="24"/>
        </w:rPr>
        <w:t>because the state of grace is subtle, the fall from grace is deceptively subtle. Among the host, the truth is sensed more through suspicion until it is too late. Those like athael, who held powerful positions, feel their fall most profoundly. At which time it is too late. Many of them actually use Av to confirm their realization of their fall. Athael is unique in realizing what has happened and convincing others who have not fallen of the implications of what is happening. In general, those who fall had abilities consonant to their offices that occlude the obviousness of their grace. With the fall, as happens to athael, the scope of their power changes. Athael, who had once created worlds, believed merely that he found them. Though he was powerful and held the power to create things as he created Av, he never suspected how much he had created in aegis. Upon his fall he discovers that his power is reduced to what he formerly considered his limitations, and no more can he "find" new, vast tracts of viable frontier.</w:t>
      </w:r>
    </w:p>
    <w:p w:rsidR="0008581E" w:rsidRPr="00B3633A" w:rsidRDefault="0008581E">
      <w:pPr>
        <w:pStyle w:val="0DraftNormal"/>
        <w:rPr>
          <w:rFonts w:ascii="Montserrat" w:hAnsi="Montserrat"/>
          <w:sz w:val="24"/>
        </w:rPr>
      </w:pPr>
    </w:p>
    <w:p w:rsidR="0008581E" w:rsidRPr="00B3633A" w:rsidRDefault="0008581E">
      <w:pPr>
        <w:pStyle w:val="0DraftNormal"/>
        <w:rPr>
          <w:rFonts w:ascii="Montserrat" w:hAnsi="Montserrat"/>
          <w:sz w:val="24"/>
        </w:rPr>
      </w:pPr>
      <w:r w:rsidRPr="00B3633A">
        <w:rPr>
          <w:rFonts w:ascii="Montserrat" w:hAnsi="Montserrat"/>
          <w:sz w:val="24"/>
        </w:rPr>
        <w:t>those who were demons fall to become dragons—humans evolved beyond the limits of form, and possessing vast psionic and magic power. Those who were angels devolve more gracefully into phoenix—self possessed godlings immortal in body, mind, spirit and soul. Unfortunately, most phoenix are susceptible to the possessive darkness of their dragon counterparts. Enslaved to a dragon, the phoenix creates a personal realm which the dragon can rule like a god. In time the two become one; the phoenix seeking to selflessly satisfy its own existence and coming to love even the dragon who subsumes them, the dragon selfishly seeking to become a part of the perfection of its imprisoned phoenix. Not surprisingly, the dragon usually kills the phoenix. And waits for it to be reborn and chases it again.</w:t>
      </w:r>
    </w:p>
    <w:p w:rsidR="0008581E" w:rsidRPr="00B3633A" w:rsidRDefault="0008581E">
      <w:pPr>
        <w:pStyle w:val="0DraftNormal"/>
        <w:rPr>
          <w:rFonts w:ascii="Montserrat" w:hAnsi="Montserrat"/>
          <w:sz w:val="24"/>
        </w:rPr>
      </w:pPr>
    </w:p>
    <w:p w:rsidR="0008581E" w:rsidRPr="00B3633A" w:rsidRDefault="0008581E">
      <w:pPr>
        <w:pStyle w:val="0DraftNormal"/>
        <w:rPr>
          <w:rFonts w:ascii="Montserrat" w:hAnsi="Montserrat"/>
          <w:sz w:val="24"/>
        </w:rPr>
      </w:pPr>
      <w:r w:rsidRPr="00B3633A">
        <w:rPr>
          <w:rFonts w:ascii="Montserrat" w:hAnsi="Montserrat"/>
          <w:sz w:val="24"/>
        </w:rPr>
        <w:t>the fall takes a large toll on the host. Some of it remains true to phoenix, finally understanding what they are. The dragons consolidate their empire and inevitably drive most of the phoenix out of aegis—to its fringes and beyond.</w:t>
      </w:r>
    </w:p>
    <w:p w:rsidR="0008581E" w:rsidRPr="00B3633A" w:rsidRDefault="0008581E">
      <w:pPr>
        <w:pStyle w:val="0DraftNormal"/>
        <w:rPr>
          <w:rFonts w:ascii="Montserrat" w:hAnsi="Montserrat"/>
          <w:sz w:val="24"/>
        </w:rPr>
      </w:pPr>
    </w:p>
    <w:p w:rsidR="0008581E" w:rsidRPr="00B3633A" w:rsidRDefault="0008581E">
      <w:pPr>
        <w:pStyle w:val="0DraftNormal"/>
        <w:rPr>
          <w:rFonts w:ascii="Montserrat" w:hAnsi="Montserrat"/>
          <w:sz w:val="24"/>
        </w:rPr>
      </w:pPr>
      <w:r w:rsidRPr="00B3633A">
        <w:rPr>
          <w:rFonts w:ascii="Montserrat" w:hAnsi="Montserrat"/>
          <w:sz w:val="24"/>
        </w:rPr>
        <w:t>Asiaes of aegis</w:t>
      </w:r>
    </w:p>
    <w:p w:rsidR="0008581E" w:rsidRPr="00B3633A" w:rsidRDefault="0008581E">
      <w:pPr>
        <w:pStyle w:val="0DraftNormal"/>
        <w:rPr>
          <w:rFonts w:ascii="Montserrat" w:hAnsi="Montserrat"/>
          <w:sz w:val="24"/>
        </w:rPr>
      </w:pPr>
    </w:p>
    <w:p w:rsidR="0008581E" w:rsidRPr="00B3633A" w:rsidRDefault="0008581E">
      <w:pPr>
        <w:pStyle w:val="0DraftNormal"/>
        <w:rPr>
          <w:rFonts w:ascii="Montserrat" w:hAnsi="Montserrat"/>
          <w:sz w:val="24"/>
        </w:rPr>
      </w:pPr>
      <w:r w:rsidRPr="00B3633A">
        <w:rPr>
          <w:rFonts w:ascii="Montserrat" w:hAnsi="Montserrat"/>
          <w:sz w:val="24"/>
        </w:rPr>
        <w:t>here is a little twist, the dragon and the phoenix are expressions of certain extremes inherent in the being of individuals. To be a dragon or a phoenix is to be heavily focused toward one of those extremes. To be a phoenix is largely to be extremely self possessed and yet selfless. Passionate, and often self imolating. To be dragon is to be alien; other. A thing of dreams and shadows with an unreachable self, with a gentle possession of infinite others. The distinction is less manifest than male and female, but the attraction is far greater. The fall created many dragon-phoenix pairs. Of them, a few can be said to have stabilized. To have attained (Av). This is the creation myth of the exotics, as both human and tiger paradigms are examples of the union of dragon and phoenix. Whether or not any of these pairs actually had anything to do with the exotics or even became exotics is doubtful, as the Asiaes were mostly the substance of the phoenix. Simply put, they are merely the children of phoenix, reborn in that union, never more to be of either part. They are the third expression of the paradigm, gods. Well, godlings anyway. Nin was family, so naturally they kept an eye out for her after this. Like her, many of them decided to lay low. But this is another story. So there is just this, for now. The phoenix is phoenix because that is how they how they called her down to them. They called for the soul's own identity and gave it a favorite expression. They forgot that their phoenix, being their god, was also a dragon; and this dragon persisted quite well through the long night of aegis.</w:t>
      </w:r>
    </w:p>
    <w:p w:rsidR="0008581E" w:rsidRPr="00B3633A" w:rsidRDefault="0008581E">
      <w:pPr>
        <w:pStyle w:val="0DraftNormal"/>
        <w:rPr>
          <w:rFonts w:ascii="Montserrat" w:hAnsi="Montserrat"/>
          <w:sz w:val="24"/>
        </w:rPr>
      </w:pPr>
    </w:p>
    <w:p w:rsidR="0008581E" w:rsidRPr="00B3633A" w:rsidRDefault="0008581E">
      <w:pPr>
        <w:pStyle w:val="0DraftNormal"/>
        <w:rPr>
          <w:rFonts w:ascii="Montserrat" w:hAnsi="Montserrat"/>
          <w:sz w:val="24"/>
        </w:rPr>
      </w:pPr>
      <w:r w:rsidRPr="00B3633A">
        <w:rPr>
          <w:rFonts w:ascii="Montserrat" w:hAnsi="Montserrat"/>
          <w:sz w:val="24"/>
        </w:rPr>
        <w:t>technology</w:t>
      </w:r>
    </w:p>
    <w:p w:rsidR="0008581E" w:rsidRPr="00B3633A" w:rsidRDefault="0008581E">
      <w:pPr>
        <w:pStyle w:val="0DraftNormal"/>
        <w:rPr>
          <w:rFonts w:ascii="Montserrat" w:hAnsi="Montserrat"/>
          <w:sz w:val="24"/>
        </w:rPr>
      </w:pPr>
    </w:p>
    <w:p w:rsidR="0008581E" w:rsidRPr="00B3633A" w:rsidRDefault="0008581E">
      <w:pPr>
        <w:pStyle w:val="0DraftNormal"/>
        <w:rPr>
          <w:rFonts w:ascii="Montserrat" w:hAnsi="Montserrat"/>
          <w:sz w:val="24"/>
        </w:rPr>
      </w:pPr>
      <w:r w:rsidRPr="00B3633A">
        <w:rPr>
          <w:rFonts w:ascii="Montserrat" w:hAnsi="Montserrat"/>
          <w:sz w:val="24"/>
        </w:rPr>
        <w:t>aegis is supported by a penumbric technology, or more generally, highly technical application of psionic, magic [and in particular cases mnemonic] physics. It is recognised that the greater sphere of the interface reinforces the universe and derives from the balance of information between the trinity of space, time and awareness. The heart of their science is the forging of an effective link between psionics [the natural ruling architecture] and magic [the remote/super-architecture] to expand the envelope of human events.</w:t>
      </w:r>
    </w:p>
    <w:p w:rsidR="0008581E" w:rsidRPr="00B3633A" w:rsidRDefault="0008581E">
      <w:pPr>
        <w:pStyle w:val="0DraftNormal"/>
        <w:rPr>
          <w:rFonts w:ascii="Montserrat" w:hAnsi="Montserrat"/>
          <w:sz w:val="24"/>
        </w:rPr>
      </w:pPr>
    </w:p>
    <w:p w:rsidR="0008581E" w:rsidRPr="00B3633A" w:rsidRDefault="0008581E">
      <w:pPr>
        <w:pStyle w:val="0DraftNormal"/>
        <w:rPr>
          <w:rFonts w:ascii="Montserrat" w:hAnsi="Montserrat"/>
          <w:sz w:val="24"/>
        </w:rPr>
      </w:pPr>
      <w:r w:rsidRPr="00B3633A">
        <w:rPr>
          <w:rFonts w:ascii="Montserrat" w:hAnsi="Montserrat"/>
          <w:sz w:val="24"/>
        </w:rPr>
        <w:t>penumbric metaprogramming has greatly shaped the world people of aegis live in. This has only just reached acceptance as a universal field theory [over a generation of immortals], and opened the minds of the most daring or perceptive to the implications measured in the overture. Much of the present and imagined technology we know has been adapted from or reverse engineered through this uft. The current issue has to do with scalar pattern dynamics; how to distinguish an immature avatar from an angel of demon, and how either relates to or with a mature avatar or a god.</w:t>
      </w:r>
    </w:p>
    <w:p w:rsidR="0008581E" w:rsidRPr="00B3633A" w:rsidRDefault="0008581E">
      <w:pPr>
        <w:pStyle w:val="0DraftNormal"/>
        <w:rPr>
          <w:rFonts w:ascii="Montserrat" w:hAnsi="Montserrat"/>
          <w:sz w:val="24"/>
        </w:rPr>
      </w:pPr>
    </w:p>
    <w:p w:rsidR="0008581E" w:rsidRPr="00B3633A" w:rsidRDefault="0008581E">
      <w:pPr>
        <w:pStyle w:val="0DraftNormal"/>
        <w:rPr>
          <w:rFonts w:ascii="Montserrat" w:hAnsi="Montserrat"/>
          <w:sz w:val="24"/>
        </w:rPr>
      </w:pPr>
      <w:r w:rsidRPr="00B3633A">
        <w:rPr>
          <w:rFonts w:ascii="Montserrat" w:hAnsi="Montserrat"/>
          <w:sz w:val="24"/>
        </w:rPr>
        <w:t>penumbra, pattern dynamics and divinity</w:t>
      </w:r>
    </w:p>
    <w:p w:rsidR="0008581E" w:rsidRPr="00B3633A" w:rsidRDefault="0008581E">
      <w:pPr>
        <w:pStyle w:val="0DraftNormal"/>
        <w:rPr>
          <w:rFonts w:ascii="Montserrat" w:hAnsi="Montserrat"/>
          <w:sz w:val="24"/>
        </w:rPr>
      </w:pPr>
    </w:p>
    <w:p w:rsidR="0008581E" w:rsidRPr="00B3633A" w:rsidRDefault="0008581E">
      <w:pPr>
        <w:pStyle w:val="0DraftNormal"/>
        <w:rPr>
          <w:rFonts w:ascii="Montserrat" w:hAnsi="Montserrat"/>
          <w:sz w:val="24"/>
        </w:rPr>
      </w:pPr>
      <w:r w:rsidRPr="00B3633A">
        <w:rPr>
          <w:rFonts w:ascii="Montserrat" w:hAnsi="Montserrat"/>
          <w:sz w:val="24"/>
        </w:rPr>
        <w:t>as life includes death, divinity includes damnation. In the truth of the matter, the potential of that which is either expressed or possible is infinite and eternal. Much like the potential of that which is not. It is not necessary for a soul to believe in the concept of a soul for it to have one, it is only necessary for a soul to believe in itself. Whatever it believes itself to be. The principle of the whole equation is founded in simple self representation. All the rest is technique, art, perspective, will—the expression of existence. We are ultimately inconceivable, except to ourselves. We conceive of ourselves, we conceive of the existence of others and in many cases we conceive of others. We conceive of the possability of action and and the risk of consequences. We even conceive of the frightful weight of the infinite and eternal. And we conceive of ways to avoid seeing that staggering absolute. We curb that blazing intuitive star in the folds and veils of doubt and faith—train our attention with will and perspective.</w:t>
      </w:r>
    </w:p>
    <w:p w:rsidR="0008581E" w:rsidRPr="00B3633A" w:rsidRDefault="0008581E">
      <w:pPr>
        <w:pStyle w:val="0DraftNormal"/>
        <w:rPr>
          <w:rFonts w:ascii="Montserrat" w:hAnsi="Montserrat"/>
          <w:sz w:val="24"/>
        </w:rPr>
      </w:pPr>
    </w:p>
    <w:p w:rsidR="0008581E" w:rsidRPr="00B3633A" w:rsidRDefault="0008581E">
      <w:pPr>
        <w:pStyle w:val="0DraftNormal"/>
        <w:rPr>
          <w:rFonts w:ascii="Montserrat" w:hAnsi="Montserrat"/>
          <w:sz w:val="24"/>
        </w:rPr>
      </w:pPr>
      <w:r w:rsidRPr="00B3633A">
        <w:rPr>
          <w:rFonts w:ascii="Montserrat" w:hAnsi="Montserrat"/>
          <w:sz w:val="24"/>
        </w:rPr>
        <w:t>we are all angels and demons, phoenix and dragon. We are gods, we are man, we are animal and we are earth. We are all and we are nothing. We are dreams and we are real. But in simple language, there are only allusions.</w:t>
      </w:r>
    </w:p>
    <w:p w:rsidR="0008581E" w:rsidRPr="00B3633A" w:rsidRDefault="0008581E">
      <w:pPr>
        <w:pStyle w:val="0DraftNormal"/>
        <w:rPr>
          <w:rFonts w:ascii="Montserrat" w:hAnsi="Montserrat"/>
          <w:sz w:val="24"/>
        </w:rPr>
      </w:pPr>
    </w:p>
    <w:p w:rsidR="0008581E" w:rsidRPr="00B3633A" w:rsidRDefault="0008581E">
      <w:pPr>
        <w:pStyle w:val="0DraftNormal"/>
        <w:rPr>
          <w:rFonts w:ascii="Montserrat" w:hAnsi="Montserrat"/>
          <w:sz w:val="24"/>
        </w:rPr>
      </w:pPr>
      <w:r w:rsidRPr="00B3633A">
        <w:rPr>
          <w:rFonts w:ascii="Montserrat" w:hAnsi="Montserrat"/>
          <w:sz w:val="24"/>
        </w:rPr>
        <w:t>god, avatar</w:t>
      </w:r>
    </w:p>
    <w:p w:rsidR="0008581E" w:rsidRPr="00B3633A" w:rsidRDefault="0008581E">
      <w:pPr>
        <w:pStyle w:val="0DraftNormal"/>
        <w:rPr>
          <w:rFonts w:ascii="Montserrat" w:hAnsi="Montserrat"/>
          <w:sz w:val="24"/>
        </w:rPr>
      </w:pPr>
    </w:p>
    <w:p w:rsidR="0008581E" w:rsidRPr="00B3633A" w:rsidRDefault="0008581E">
      <w:pPr>
        <w:pStyle w:val="0DraftNormal"/>
        <w:rPr>
          <w:rFonts w:ascii="Montserrat" w:hAnsi="Montserrat"/>
          <w:sz w:val="24"/>
        </w:rPr>
      </w:pPr>
      <w:r w:rsidRPr="00B3633A">
        <w:rPr>
          <w:rFonts w:ascii="Montserrat" w:hAnsi="Montserrat"/>
          <w:sz w:val="24"/>
        </w:rPr>
        <w:t>the potential in any soul can result in a god. All souls have the right to assume an avatar, but only a soul that is configured to cultivate other souls toward maturity can be deemed a god. Godhood is not a matter of power, but of refinement and self possession. A god is not obliged to be good. A god is only obliged to answer to the responsability of the realms within its domain. Angels and demons are paradigms that foster monad souls [first event souls]. Souls at this stage are mortal and can cease to exist. That is, fail to be self coherent. The hardest thing for a soul to do is recognize itself independantly. The soul of a dead angel/demon can pass to a more complex angel/demon if it is coherent. The soul becomes immortal when it finally attains awareness of its self [true self/potential].</w:t>
      </w:r>
    </w:p>
    <w:p w:rsidR="0008581E" w:rsidRPr="00B3633A" w:rsidRDefault="0008581E">
      <w:pPr>
        <w:pStyle w:val="0DraftNormal"/>
        <w:rPr>
          <w:rFonts w:ascii="Montserrat" w:hAnsi="Montserrat"/>
          <w:sz w:val="24"/>
        </w:rPr>
      </w:pPr>
    </w:p>
    <w:p w:rsidR="0008581E" w:rsidRPr="00B3633A" w:rsidRDefault="0008581E">
      <w:pPr>
        <w:pStyle w:val="0DraftNormal"/>
        <w:rPr>
          <w:rFonts w:ascii="Montserrat" w:hAnsi="Montserrat"/>
          <w:sz w:val="24"/>
        </w:rPr>
      </w:pPr>
      <w:r w:rsidRPr="00B3633A">
        <w:rPr>
          <w:rFonts w:ascii="Montserrat" w:hAnsi="Montserrat"/>
          <w:sz w:val="24"/>
        </w:rPr>
        <w:t>angel avatar</w:t>
      </w:r>
    </w:p>
    <w:p w:rsidR="0008581E" w:rsidRPr="00B3633A" w:rsidRDefault="0008581E">
      <w:pPr>
        <w:pStyle w:val="0DraftNormal"/>
        <w:rPr>
          <w:rFonts w:ascii="Montserrat" w:hAnsi="Montserrat"/>
          <w:sz w:val="24"/>
        </w:rPr>
      </w:pPr>
    </w:p>
    <w:p w:rsidR="0008581E" w:rsidRPr="00B3633A" w:rsidRDefault="0008581E">
      <w:pPr>
        <w:pStyle w:val="0DraftNormal"/>
        <w:rPr>
          <w:rFonts w:ascii="Montserrat" w:hAnsi="Montserrat"/>
          <w:sz w:val="24"/>
        </w:rPr>
      </w:pPr>
      <w:r w:rsidRPr="00B3633A">
        <w:rPr>
          <w:rFonts w:ascii="Montserrat" w:hAnsi="Montserrat"/>
          <w:sz w:val="24"/>
        </w:rPr>
        <w:t>an angel is an apprentice, a student. It serves for the guidance, works for the training. It adheres to one master, ultimately, and obeys its will.</w:t>
      </w:r>
    </w:p>
    <w:p w:rsidR="0008581E" w:rsidRPr="00B3633A" w:rsidRDefault="0008581E">
      <w:pPr>
        <w:pStyle w:val="0DraftNormal"/>
        <w:rPr>
          <w:rFonts w:ascii="Montserrat" w:hAnsi="Montserrat"/>
          <w:sz w:val="24"/>
        </w:rPr>
      </w:pPr>
    </w:p>
    <w:p w:rsidR="0008581E" w:rsidRPr="00B3633A" w:rsidRDefault="0008581E">
      <w:pPr>
        <w:pStyle w:val="0DraftNormal"/>
        <w:rPr>
          <w:rFonts w:ascii="Montserrat" w:hAnsi="Montserrat"/>
          <w:sz w:val="24"/>
        </w:rPr>
      </w:pPr>
      <w:r w:rsidRPr="00B3633A">
        <w:rPr>
          <w:rFonts w:ascii="Montserrat" w:hAnsi="Montserrat"/>
          <w:sz w:val="24"/>
        </w:rPr>
        <w:t>phoenix avatar</w:t>
      </w:r>
    </w:p>
    <w:p w:rsidR="0008581E" w:rsidRPr="00B3633A" w:rsidRDefault="0008581E">
      <w:pPr>
        <w:pStyle w:val="0DraftNormal"/>
        <w:rPr>
          <w:rFonts w:ascii="Montserrat" w:hAnsi="Montserrat"/>
          <w:sz w:val="24"/>
        </w:rPr>
      </w:pPr>
    </w:p>
    <w:p w:rsidR="0008581E" w:rsidRPr="00B3633A" w:rsidRDefault="0008581E">
      <w:pPr>
        <w:pStyle w:val="0DraftNormal"/>
        <w:rPr>
          <w:rFonts w:ascii="Montserrat" w:hAnsi="Montserrat"/>
          <w:sz w:val="24"/>
        </w:rPr>
      </w:pPr>
      <w:r w:rsidRPr="00B3633A">
        <w:rPr>
          <w:rFonts w:ascii="Montserrat" w:hAnsi="Montserrat"/>
          <w:sz w:val="24"/>
        </w:rPr>
        <w:t>a self possessed and autonomous soul, where the avatar is its principal domain. This type of god does not need a realm to support it but often chooses to participate in collusions, being motivated to intercourse. A phoenix avatar cannot molested against its will, and need not die. It does what it does, lives and dies, in pursuit of experience and the cultivation of a unique perspective.</w:t>
      </w:r>
    </w:p>
    <w:p w:rsidR="0008581E" w:rsidRPr="00B3633A" w:rsidRDefault="0008581E">
      <w:pPr>
        <w:pStyle w:val="0DraftNormal"/>
        <w:rPr>
          <w:rFonts w:ascii="Montserrat" w:hAnsi="Montserrat"/>
          <w:sz w:val="24"/>
        </w:rPr>
      </w:pPr>
    </w:p>
    <w:p w:rsidR="0008581E" w:rsidRPr="00B3633A" w:rsidRDefault="0008581E">
      <w:pPr>
        <w:pStyle w:val="0DraftNormal"/>
        <w:rPr>
          <w:rFonts w:ascii="Montserrat" w:hAnsi="Montserrat"/>
          <w:sz w:val="24"/>
        </w:rPr>
      </w:pPr>
      <w:r w:rsidRPr="00B3633A">
        <w:rPr>
          <w:rFonts w:ascii="Montserrat" w:hAnsi="Montserrat"/>
          <w:sz w:val="24"/>
        </w:rPr>
        <w:t>demon avatar</w:t>
      </w:r>
    </w:p>
    <w:p w:rsidR="0008581E" w:rsidRPr="00B3633A" w:rsidRDefault="0008581E">
      <w:pPr>
        <w:pStyle w:val="0DraftNormal"/>
        <w:rPr>
          <w:rFonts w:ascii="Montserrat" w:hAnsi="Montserrat"/>
          <w:sz w:val="24"/>
        </w:rPr>
      </w:pPr>
    </w:p>
    <w:p w:rsidR="0008581E" w:rsidRPr="00B3633A" w:rsidRDefault="0008581E">
      <w:pPr>
        <w:pStyle w:val="0DraftNormal"/>
        <w:rPr>
          <w:rFonts w:ascii="Montserrat" w:hAnsi="Montserrat"/>
          <w:sz w:val="24"/>
        </w:rPr>
      </w:pPr>
      <w:r w:rsidRPr="00B3633A">
        <w:rPr>
          <w:rFonts w:ascii="Montserrat" w:hAnsi="Montserrat"/>
          <w:sz w:val="24"/>
        </w:rPr>
        <w:t xml:space="preserve">a demon is in exactly the same class of nature as the angel except the demon no more cares about or fears the will of an absolute authority. The demon serves only the definitions that bind it. The demon grows by taking what it wants from those who have it. It bargins, it cajoles, is schemes and it will even work to use its definition and design to capture what it will. </w:t>
      </w:r>
    </w:p>
    <w:p w:rsidR="0008581E" w:rsidRPr="00B3633A" w:rsidRDefault="0008581E">
      <w:pPr>
        <w:pStyle w:val="0DraftNormal"/>
        <w:rPr>
          <w:rFonts w:ascii="Montserrat" w:hAnsi="Montserrat"/>
          <w:sz w:val="24"/>
        </w:rPr>
      </w:pPr>
    </w:p>
    <w:p w:rsidR="0008581E" w:rsidRPr="00B3633A" w:rsidRDefault="0008581E">
      <w:pPr>
        <w:pStyle w:val="0DraftNormal"/>
        <w:rPr>
          <w:rFonts w:ascii="Montserrat" w:hAnsi="Montserrat"/>
          <w:sz w:val="24"/>
        </w:rPr>
      </w:pPr>
      <w:r w:rsidRPr="00B3633A">
        <w:rPr>
          <w:rFonts w:ascii="Montserrat" w:hAnsi="Montserrat"/>
          <w:sz w:val="24"/>
        </w:rPr>
        <w:t>demons are forces that act outside of manifestation. Often they are manifestations of outside influences. However they figure, in a realm, demons are always alien, outsiders, and servants. Demon gods and avatars are usually hybrids. Some are truely what could be called outergods.</w:t>
      </w:r>
    </w:p>
    <w:p w:rsidR="0008581E" w:rsidRPr="00B3633A" w:rsidRDefault="0008581E">
      <w:pPr>
        <w:pStyle w:val="0DraftNormal"/>
        <w:rPr>
          <w:rFonts w:ascii="Montserrat" w:hAnsi="Montserrat"/>
          <w:sz w:val="24"/>
        </w:rPr>
      </w:pPr>
    </w:p>
    <w:p w:rsidR="0008581E" w:rsidRPr="00B3633A" w:rsidRDefault="0008581E">
      <w:pPr>
        <w:pStyle w:val="0DraftNormal"/>
        <w:rPr>
          <w:rFonts w:ascii="Montserrat" w:hAnsi="Montserrat"/>
          <w:sz w:val="24"/>
        </w:rPr>
      </w:pPr>
      <w:r w:rsidRPr="00B3633A">
        <w:rPr>
          <w:rFonts w:ascii="Montserrat" w:hAnsi="Montserrat"/>
          <w:sz w:val="24"/>
        </w:rPr>
        <w:t>dragon avatar</w:t>
      </w:r>
    </w:p>
    <w:p w:rsidR="0008581E" w:rsidRPr="00B3633A" w:rsidRDefault="0008581E">
      <w:pPr>
        <w:pStyle w:val="0DraftNormal"/>
        <w:rPr>
          <w:rFonts w:ascii="Montserrat" w:hAnsi="Montserrat"/>
          <w:sz w:val="24"/>
        </w:rPr>
      </w:pPr>
    </w:p>
    <w:p w:rsidR="0008581E" w:rsidRPr="00B3633A" w:rsidRDefault="0008581E">
      <w:pPr>
        <w:pStyle w:val="0DraftNormal"/>
        <w:rPr>
          <w:rFonts w:ascii="Montserrat" w:hAnsi="Montserrat"/>
          <w:sz w:val="24"/>
        </w:rPr>
      </w:pPr>
      <w:r w:rsidRPr="00B3633A">
        <w:rPr>
          <w:rFonts w:ascii="Montserrat" w:hAnsi="Montserrat"/>
          <w:sz w:val="24"/>
        </w:rPr>
        <w:t xml:space="preserve">a dragon is complex and intriguing. It is often remote and dangerously self important. Typically a dragon learns by observing, absorbing vast amounts of vicarious experience. A dragon thinks and applies. When it chooses to act it will do so with devestating effeciency. If it is forced to act it will do so merely devestatingly, more often than not. A dragon is a shapechanger as much because it cannot decide exactly what it is as because it cultivates the perspectives of others so far that it ends up obscuring its own. </w:t>
      </w:r>
    </w:p>
    <w:p w:rsidR="0008581E" w:rsidRPr="00B3633A" w:rsidRDefault="0008581E">
      <w:pPr>
        <w:pStyle w:val="0DraftNormal"/>
        <w:rPr>
          <w:rFonts w:ascii="Montserrat" w:hAnsi="Montserrat"/>
          <w:sz w:val="24"/>
        </w:rPr>
      </w:pPr>
    </w:p>
    <w:p w:rsidR="0008581E" w:rsidRPr="00B3633A" w:rsidRDefault="0008581E">
      <w:pPr>
        <w:pStyle w:val="0DraftNormal"/>
        <w:rPr>
          <w:rFonts w:ascii="Montserrat" w:hAnsi="Montserrat"/>
          <w:sz w:val="24"/>
        </w:rPr>
      </w:pPr>
      <w:r w:rsidRPr="00B3633A">
        <w:rPr>
          <w:rFonts w:ascii="Montserrat" w:hAnsi="Montserrat"/>
          <w:sz w:val="24"/>
        </w:rPr>
        <w:br w:type="page"/>
        <w:t>Background</w:t>
      </w:r>
    </w:p>
    <w:p w:rsidR="0008581E" w:rsidRPr="00B3633A" w:rsidRDefault="0008581E">
      <w:pPr>
        <w:pStyle w:val="0DraftNormal"/>
        <w:rPr>
          <w:rFonts w:ascii="Montserrat" w:hAnsi="Montserrat"/>
          <w:sz w:val="24"/>
        </w:rPr>
      </w:pPr>
    </w:p>
    <w:p w:rsidR="0008581E" w:rsidRPr="00B3633A" w:rsidRDefault="0008581E">
      <w:pPr>
        <w:pStyle w:val="0DraftNormal"/>
        <w:rPr>
          <w:rFonts w:ascii="Montserrat" w:hAnsi="Montserrat"/>
          <w:sz w:val="24"/>
        </w:rPr>
      </w:pPr>
      <w:r w:rsidRPr="00B3633A">
        <w:rPr>
          <w:rFonts w:ascii="Montserrat" w:hAnsi="Montserrat"/>
          <w:sz w:val="24"/>
        </w:rPr>
        <w:t>realms</w:t>
      </w:r>
    </w:p>
    <w:p w:rsidR="0008581E" w:rsidRPr="00B3633A" w:rsidRDefault="0008581E">
      <w:pPr>
        <w:pStyle w:val="0DraftNormal"/>
        <w:rPr>
          <w:rFonts w:ascii="Montserrat" w:hAnsi="Montserrat"/>
          <w:sz w:val="24"/>
        </w:rPr>
      </w:pPr>
    </w:p>
    <w:p w:rsidR="0008581E" w:rsidRPr="00B3633A" w:rsidRDefault="0008581E">
      <w:pPr>
        <w:pStyle w:val="0DraftNormal"/>
        <w:rPr>
          <w:rFonts w:ascii="Montserrat" w:hAnsi="Montserrat"/>
          <w:sz w:val="24"/>
        </w:rPr>
      </w:pPr>
      <w:r w:rsidRPr="00B3633A">
        <w:rPr>
          <w:rFonts w:ascii="Montserrat" w:hAnsi="Montserrat"/>
          <w:sz w:val="24"/>
        </w:rPr>
        <w:t>dominion of phoenix</w:t>
      </w:r>
    </w:p>
    <w:p w:rsidR="0008581E" w:rsidRPr="00B3633A" w:rsidRDefault="0008581E">
      <w:pPr>
        <w:pStyle w:val="0DraftNormal"/>
        <w:rPr>
          <w:rFonts w:ascii="Montserrat" w:hAnsi="Montserrat"/>
          <w:sz w:val="24"/>
        </w:rPr>
      </w:pPr>
    </w:p>
    <w:p w:rsidR="0008581E" w:rsidRPr="00B3633A" w:rsidRDefault="0008581E">
      <w:pPr>
        <w:pStyle w:val="0DraftNormal"/>
        <w:rPr>
          <w:rFonts w:ascii="Montserrat" w:hAnsi="Montserrat"/>
          <w:sz w:val="24"/>
        </w:rPr>
      </w:pPr>
      <w:r w:rsidRPr="00B3633A">
        <w:rPr>
          <w:rFonts w:ascii="Montserrat" w:hAnsi="Montserrat"/>
          <w:sz w:val="24"/>
        </w:rPr>
        <w:t>a realm is an envelope to expressions; and an ultimate part of those expressions. A realm can encircle and include other realms, as happens with mortal realms; those which bring about a confluence of physical, mental and spiritual realms for the intercourse of beings. There are many realms of the deity known as nineveh or the phoenix. Many layers and shells which define and regulate the inner dance of her expression. Most of them are remote and private, being personal parts of her being, however two of her realms of particular note are open. They are realms created for the purpose of harboring young souls in the infinite expression. They are as follows.</w:t>
      </w:r>
    </w:p>
    <w:p w:rsidR="0008581E" w:rsidRPr="00B3633A" w:rsidRDefault="0008581E">
      <w:pPr>
        <w:pStyle w:val="0DraftNormal"/>
        <w:rPr>
          <w:rFonts w:ascii="Montserrat" w:hAnsi="Montserrat"/>
          <w:sz w:val="24"/>
        </w:rPr>
      </w:pPr>
    </w:p>
    <w:p w:rsidR="0008581E" w:rsidRPr="00B3633A" w:rsidRDefault="0008581E">
      <w:pPr>
        <w:pStyle w:val="0DraftNormal"/>
        <w:rPr>
          <w:rFonts w:ascii="Montserrat" w:hAnsi="Montserrat"/>
          <w:sz w:val="24"/>
        </w:rPr>
      </w:pPr>
      <w:r w:rsidRPr="00B3633A">
        <w:rPr>
          <w:rFonts w:ascii="Montserrat" w:hAnsi="Montserrat"/>
          <w:sz w:val="24"/>
        </w:rPr>
        <w:t xml:space="preserve"> </w:t>
      </w:r>
    </w:p>
    <w:p w:rsidR="0008581E" w:rsidRPr="00B3633A" w:rsidRDefault="0008581E">
      <w:pPr>
        <w:pStyle w:val="0DraftNormal"/>
        <w:rPr>
          <w:rFonts w:ascii="Montserrat" w:hAnsi="Montserrat"/>
          <w:sz w:val="24"/>
        </w:rPr>
      </w:pPr>
    </w:p>
    <w:p w:rsidR="0008581E" w:rsidRPr="00B3633A" w:rsidRDefault="0008581E">
      <w:pPr>
        <w:pStyle w:val="0DraftNormal"/>
        <w:rPr>
          <w:rFonts w:ascii="Montserrat" w:hAnsi="Montserrat"/>
          <w:sz w:val="24"/>
        </w:rPr>
      </w:pPr>
      <w:r w:rsidRPr="00B3633A">
        <w:rPr>
          <w:rFonts w:ascii="Montserrat" w:hAnsi="Montserrat"/>
          <w:sz w:val="24"/>
        </w:rPr>
        <w:t xml:space="preserve">aegis : reality </w:t>
      </w:r>
    </w:p>
    <w:p w:rsidR="0008581E" w:rsidRPr="00B3633A" w:rsidRDefault="0008581E">
      <w:pPr>
        <w:pStyle w:val="0DraftNormal"/>
        <w:rPr>
          <w:rFonts w:ascii="Montserrat" w:hAnsi="Montserrat"/>
          <w:sz w:val="24"/>
        </w:rPr>
      </w:pPr>
    </w:p>
    <w:p w:rsidR="0008581E" w:rsidRPr="00B3633A" w:rsidRDefault="0008581E">
      <w:pPr>
        <w:pStyle w:val="0DraftNormal"/>
        <w:rPr>
          <w:rFonts w:ascii="Montserrat" w:hAnsi="Montserrat"/>
          <w:sz w:val="24"/>
        </w:rPr>
      </w:pPr>
      <w:r w:rsidRPr="00B3633A">
        <w:rPr>
          <w:rFonts w:ascii="Montserrat" w:hAnsi="Montserrat"/>
          <w:sz w:val="24"/>
        </w:rPr>
        <w:t xml:space="preserve">obligation </w:t>
      </w:r>
    </w:p>
    <w:p w:rsidR="0008581E" w:rsidRPr="00B3633A" w:rsidRDefault="0008581E">
      <w:pPr>
        <w:pStyle w:val="0DraftNormal"/>
        <w:rPr>
          <w:rFonts w:ascii="Montserrat" w:hAnsi="Montserrat"/>
          <w:sz w:val="24"/>
        </w:rPr>
      </w:pPr>
    </w:p>
    <w:p w:rsidR="0008581E" w:rsidRPr="00B3633A" w:rsidRDefault="0008581E">
      <w:pPr>
        <w:pStyle w:val="0DraftNormal"/>
        <w:rPr>
          <w:rFonts w:ascii="Montserrat" w:hAnsi="Montserrat"/>
          <w:sz w:val="24"/>
        </w:rPr>
      </w:pPr>
      <w:r w:rsidRPr="00B3633A">
        <w:rPr>
          <w:rFonts w:ascii="Montserrat" w:hAnsi="Montserrat"/>
          <w:sz w:val="24"/>
        </w:rPr>
        <w:t xml:space="preserve"> </w:t>
      </w:r>
    </w:p>
    <w:p w:rsidR="0008581E" w:rsidRPr="00B3633A" w:rsidRDefault="0008581E">
      <w:pPr>
        <w:pStyle w:val="0DraftNormal"/>
        <w:rPr>
          <w:rFonts w:ascii="Montserrat" w:hAnsi="Montserrat"/>
          <w:sz w:val="24"/>
        </w:rPr>
      </w:pPr>
    </w:p>
    <w:p w:rsidR="0008581E" w:rsidRPr="00B3633A" w:rsidRDefault="0008581E">
      <w:pPr>
        <w:pStyle w:val="0DraftNormal"/>
        <w:rPr>
          <w:rFonts w:ascii="Montserrat" w:hAnsi="Montserrat"/>
          <w:sz w:val="24"/>
        </w:rPr>
      </w:pPr>
      <w:r w:rsidRPr="00B3633A">
        <w:rPr>
          <w:rFonts w:ascii="Montserrat" w:hAnsi="Montserrat"/>
          <w:sz w:val="24"/>
        </w:rPr>
        <w:t>aegis is a high level of reality, populated by an astounding mix of sentient races. There are many cultural, and technological extremes to be found, as well as rare, but powerful spiritual, mental and magical influences. It is something of a dark, subdued comic book sort of universe which admits a great number of possabilities, but only to those who stumble into them. The common masses might as well be the common masses of any realm. They are doomed to live and relive their lives in hopes of attaining some sense of purpose and fulfillment. Those who approach the line, do so at their own peril, but with greater promise of reward. Those who ascend from this realm are readily able to assume either godhood, or approach the open path. There exists within it a predominant race inspired by the phoenix avatar and the dark phoenix, each. The first, a race of psychic humanoids of angelic nature. The second, a darker, more seductive and demonic humanoid race. Each race is rare enough that the assembled sentient races more than balance the two of them out. These races will associate with the light and dark avatars as servitors.</w:t>
      </w:r>
    </w:p>
    <w:p w:rsidR="0008581E" w:rsidRPr="00B3633A" w:rsidRDefault="0008581E">
      <w:pPr>
        <w:pStyle w:val="0DraftNormal"/>
        <w:rPr>
          <w:rFonts w:ascii="Montserrat" w:hAnsi="Montserrat"/>
          <w:sz w:val="24"/>
        </w:rPr>
      </w:pPr>
    </w:p>
    <w:p w:rsidR="0008581E" w:rsidRPr="00B3633A" w:rsidRDefault="0008581E">
      <w:pPr>
        <w:pStyle w:val="0DraftNormal"/>
        <w:rPr>
          <w:rFonts w:ascii="Montserrat" w:hAnsi="Montserrat"/>
          <w:sz w:val="24"/>
        </w:rPr>
      </w:pPr>
      <w:r w:rsidRPr="00B3633A">
        <w:rPr>
          <w:rFonts w:ascii="Montserrat" w:hAnsi="Montserrat"/>
          <w:sz w:val="24"/>
        </w:rPr>
        <w:t>there is a sleight of hand in the nature of the servitor races. Their roles are dual, in the sense that the servitors are on a cusp between mortality and divinity. For the most part, they are beings that have stepped into the roles created by the will of the phoenix. In essence, by turning against the phoenix, they have made a bid to return to their own mortality. The dragons were not dragons until they fell from grace, and they were not truely human. So, they fell to the head of the line, as it were. Though they fell farther than the phoenix house. Humans were on the verge of evolving into their mental and spiritual heritage, and it is at this stage that the appearance of dragons was potential. By the time that av is born, the humans have caught up to the fallen and are susceptible to the awakening of dragonhood. The fey are derived from the dreams of the phoenix, and are not the transformation of the phoenix/angelic servitors. That race has remained much the same, though their numbers remain similar to that of the dragons that remained true to their original design.</w:t>
      </w:r>
    </w:p>
    <w:p w:rsidR="0008581E" w:rsidRPr="00B3633A" w:rsidRDefault="0008581E">
      <w:pPr>
        <w:pStyle w:val="0DraftNormal"/>
        <w:rPr>
          <w:rFonts w:ascii="Montserrat" w:hAnsi="Montserrat"/>
          <w:sz w:val="24"/>
        </w:rPr>
      </w:pPr>
    </w:p>
    <w:p w:rsidR="0008581E" w:rsidRPr="00B3633A" w:rsidRDefault="0008581E">
      <w:pPr>
        <w:pStyle w:val="0DraftNormal"/>
        <w:rPr>
          <w:rFonts w:ascii="Montserrat" w:hAnsi="Montserrat"/>
          <w:sz w:val="24"/>
        </w:rPr>
      </w:pPr>
      <w:r w:rsidRPr="00B3633A">
        <w:rPr>
          <w:rFonts w:ascii="Montserrat" w:hAnsi="Montserrat"/>
          <w:sz w:val="24"/>
        </w:rPr>
        <w:t xml:space="preserve">xanadau : dream reality </w:t>
      </w:r>
    </w:p>
    <w:p w:rsidR="0008581E" w:rsidRPr="00B3633A" w:rsidRDefault="0008581E">
      <w:pPr>
        <w:pStyle w:val="0DraftNormal"/>
        <w:rPr>
          <w:rFonts w:ascii="Montserrat" w:hAnsi="Montserrat"/>
          <w:sz w:val="24"/>
        </w:rPr>
      </w:pPr>
    </w:p>
    <w:p w:rsidR="0008581E" w:rsidRPr="00B3633A" w:rsidRDefault="0008581E">
      <w:pPr>
        <w:pStyle w:val="0DraftNormal"/>
        <w:rPr>
          <w:rFonts w:ascii="Montserrat" w:hAnsi="Montserrat"/>
          <w:sz w:val="24"/>
        </w:rPr>
      </w:pPr>
      <w:r w:rsidRPr="00B3633A">
        <w:rPr>
          <w:rFonts w:ascii="Montserrat" w:hAnsi="Montserrat"/>
          <w:sz w:val="24"/>
        </w:rPr>
        <w:t xml:space="preserve">amusement </w:t>
      </w:r>
    </w:p>
    <w:p w:rsidR="0008581E" w:rsidRPr="00B3633A" w:rsidRDefault="0008581E">
      <w:pPr>
        <w:pStyle w:val="0DraftNormal"/>
        <w:rPr>
          <w:rFonts w:ascii="Montserrat" w:hAnsi="Montserrat"/>
          <w:sz w:val="24"/>
        </w:rPr>
      </w:pPr>
    </w:p>
    <w:p w:rsidR="0008581E" w:rsidRPr="00B3633A" w:rsidRDefault="0008581E">
      <w:pPr>
        <w:pStyle w:val="0DraftNormal"/>
        <w:rPr>
          <w:rFonts w:ascii="Montserrat" w:hAnsi="Montserrat"/>
          <w:sz w:val="24"/>
        </w:rPr>
      </w:pPr>
      <w:r w:rsidRPr="00B3633A">
        <w:rPr>
          <w:rFonts w:ascii="Montserrat" w:hAnsi="Montserrat"/>
          <w:sz w:val="24"/>
        </w:rPr>
        <w:t xml:space="preserve"> </w:t>
      </w:r>
    </w:p>
    <w:p w:rsidR="0008581E" w:rsidRPr="00B3633A" w:rsidRDefault="0008581E">
      <w:pPr>
        <w:pStyle w:val="0DraftNormal"/>
        <w:rPr>
          <w:rFonts w:ascii="Montserrat" w:hAnsi="Montserrat"/>
          <w:sz w:val="24"/>
        </w:rPr>
      </w:pPr>
    </w:p>
    <w:p w:rsidR="0008581E" w:rsidRPr="00B3633A" w:rsidRDefault="0008581E">
      <w:pPr>
        <w:pStyle w:val="0DraftNormal"/>
        <w:rPr>
          <w:rFonts w:ascii="Montserrat" w:hAnsi="Montserrat"/>
          <w:sz w:val="24"/>
        </w:rPr>
      </w:pPr>
      <w:r w:rsidRPr="00B3633A">
        <w:rPr>
          <w:rFonts w:ascii="Montserrat" w:hAnsi="Montserrat"/>
          <w:sz w:val="24"/>
        </w:rPr>
        <w:t>xanadau may be lived in or accessed by the dreaming. Within, each of the aspects is free to indulge its whims, and its mortals free to explore. The conditions are consequential enough, but subject to the dictates of the will. Apparently, this imposes a certain order of self regulation, and integrity as poor self discipline or too much self pity can contrive to create intimmidating personal hells of a reality. Native inhabitants of xanadau have conscious access to the subconscious and dreaming minds of other realms inhabitants, often being perceived as (dai)s. A native inhabitant has no need for sleep, as its reality is also its dream. It is believed that those dreaming in xanadau at the moment of their death elsewhere, are adopted to existence within this realm. This is the gift of the phoenix to her children of aegis. Rather than a heaven or hell, mortals are allowed the choice of dying in xanadau and gaining a life in which they can learn to define their own existence. The phoenix does not punish or reward them, niether does it claim the souls of any within, hence xanadau serves no obligation. Legend has it that the true (Mystery) made it to xanadau and redeemed herself. The possability considered because at the time of her death, Av had shattered the boundries of the two realms.</w:t>
      </w:r>
    </w:p>
    <w:p w:rsidR="0008581E" w:rsidRPr="00B3633A" w:rsidRDefault="0008581E">
      <w:pPr>
        <w:pStyle w:val="0DraftNormal"/>
        <w:rPr>
          <w:rFonts w:ascii="Montserrat" w:hAnsi="Montserrat"/>
          <w:sz w:val="24"/>
        </w:rPr>
      </w:pPr>
    </w:p>
    <w:p w:rsidR="0008581E" w:rsidRPr="00B3633A" w:rsidRDefault="0008581E">
      <w:pPr>
        <w:pStyle w:val="0DraftNormal"/>
        <w:rPr>
          <w:rFonts w:ascii="Montserrat" w:hAnsi="Montserrat"/>
          <w:sz w:val="24"/>
        </w:rPr>
      </w:pPr>
      <w:r w:rsidRPr="00B3633A">
        <w:rPr>
          <w:rFonts w:ascii="Montserrat" w:hAnsi="Montserrat"/>
          <w:sz w:val="24"/>
        </w:rPr>
        <w:br w:type="page"/>
        <w:t>Expression</w:t>
      </w:r>
    </w:p>
    <w:p w:rsidR="0008581E" w:rsidRPr="00B3633A" w:rsidRDefault="0008581E">
      <w:pPr>
        <w:pStyle w:val="0DraftNormal"/>
        <w:rPr>
          <w:rFonts w:ascii="Montserrat" w:hAnsi="Montserrat"/>
          <w:sz w:val="24"/>
        </w:rPr>
      </w:pPr>
    </w:p>
    <w:p w:rsidR="0008581E" w:rsidRPr="00B3633A" w:rsidRDefault="0008581E">
      <w:pPr>
        <w:pStyle w:val="0DraftNormal"/>
        <w:rPr>
          <w:rFonts w:ascii="Montserrat" w:hAnsi="Montserrat"/>
          <w:sz w:val="24"/>
        </w:rPr>
      </w:pPr>
      <w:r w:rsidRPr="00B3633A">
        <w:rPr>
          <w:rFonts w:ascii="Montserrat" w:hAnsi="Montserrat"/>
          <w:sz w:val="24"/>
        </w:rPr>
        <w:t>terms of divine contract</w:t>
      </w:r>
    </w:p>
    <w:p w:rsidR="0008581E" w:rsidRPr="00B3633A" w:rsidRDefault="0008581E">
      <w:pPr>
        <w:pStyle w:val="0DraftNormal"/>
        <w:rPr>
          <w:rFonts w:ascii="Montserrat" w:hAnsi="Montserrat"/>
          <w:sz w:val="24"/>
        </w:rPr>
      </w:pPr>
    </w:p>
    <w:p w:rsidR="0008581E" w:rsidRPr="00B3633A" w:rsidRDefault="0008581E">
      <w:pPr>
        <w:pStyle w:val="0DraftNormal"/>
        <w:rPr>
          <w:rFonts w:ascii="Montserrat" w:hAnsi="Montserrat"/>
          <w:sz w:val="24"/>
        </w:rPr>
      </w:pPr>
      <w:r w:rsidRPr="00B3633A">
        <w:rPr>
          <w:rFonts w:ascii="Montserrat" w:hAnsi="Montserrat"/>
          <w:sz w:val="24"/>
        </w:rPr>
        <w:t xml:space="preserve"> </w:t>
      </w:r>
    </w:p>
    <w:p w:rsidR="0008581E" w:rsidRPr="00B3633A" w:rsidRDefault="0008581E">
      <w:pPr>
        <w:pStyle w:val="0DraftNormal"/>
        <w:rPr>
          <w:rFonts w:ascii="Montserrat" w:hAnsi="Montserrat"/>
          <w:sz w:val="24"/>
        </w:rPr>
      </w:pPr>
    </w:p>
    <w:p w:rsidR="0008581E" w:rsidRPr="00B3633A" w:rsidRDefault="0008581E">
      <w:pPr>
        <w:pStyle w:val="0DraftNormal"/>
        <w:rPr>
          <w:rFonts w:ascii="Montserrat" w:hAnsi="Montserrat"/>
          <w:sz w:val="24"/>
        </w:rPr>
      </w:pPr>
      <w:r w:rsidRPr="00B3633A">
        <w:rPr>
          <w:rFonts w:ascii="Montserrat" w:hAnsi="Montserrat"/>
          <w:sz w:val="24"/>
        </w:rPr>
        <w:t>beyond the open realms, there are the offices of her expression. These offices regulate the dominion of a god, according to the form or forms that the actions of the god aspect of nineveh must take. These offices are persistent arguements. They are innate parts of the dance of divinity that register as declarations, and intrinsically answer the questions that challenge the god. What does it require to be contacted or summoned, and in which aspect? How it must or may be appeased, what it requires to make a pact, how it may be dismissed, if it may be dismissed? How many of the forms it must follow to what extent, and what conditions free it from acting within the forms. Studying this dance allows others to interpret the will of the god. What follows is part of a diviney of the phoenix, and thus what means her servitors can attempt to manipulate her through. They are not immutable, however.</w:t>
      </w:r>
    </w:p>
    <w:p w:rsidR="0008581E" w:rsidRPr="00B3633A" w:rsidRDefault="0008581E">
      <w:pPr>
        <w:pStyle w:val="0DraftNormal"/>
        <w:rPr>
          <w:rFonts w:ascii="Montserrat" w:hAnsi="Montserrat"/>
          <w:sz w:val="24"/>
        </w:rPr>
      </w:pPr>
    </w:p>
    <w:p w:rsidR="0008581E" w:rsidRPr="00B3633A" w:rsidRDefault="0008581E">
      <w:pPr>
        <w:pStyle w:val="0DraftNormal"/>
        <w:rPr>
          <w:rFonts w:ascii="Montserrat" w:hAnsi="Montserrat"/>
          <w:sz w:val="24"/>
        </w:rPr>
      </w:pPr>
      <w:r w:rsidRPr="00B3633A">
        <w:rPr>
          <w:rFonts w:ascii="Montserrat" w:hAnsi="Montserrat"/>
          <w:sz w:val="24"/>
        </w:rPr>
        <w:t>concept</w:t>
      </w:r>
    </w:p>
    <w:p w:rsidR="0008581E" w:rsidRPr="00B3633A" w:rsidRDefault="0008581E">
      <w:pPr>
        <w:pStyle w:val="0DraftNormal"/>
        <w:rPr>
          <w:rFonts w:ascii="Montserrat" w:hAnsi="Montserrat"/>
          <w:sz w:val="24"/>
        </w:rPr>
      </w:pPr>
    </w:p>
    <w:p w:rsidR="0008581E" w:rsidRPr="00B3633A" w:rsidRDefault="0008581E">
      <w:pPr>
        <w:pStyle w:val="0DraftNormal"/>
        <w:rPr>
          <w:rFonts w:ascii="Montserrat" w:hAnsi="Montserrat"/>
          <w:sz w:val="24"/>
        </w:rPr>
      </w:pPr>
      <w:r w:rsidRPr="00B3633A">
        <w:rPr>
          <w:rFonts w:ascii="Montserrat" w:hAnsi="Montserrat"/>
          <w:sz w:val="24"/>
        </w:rPr>
        <w:t xml:space="preserve">phoenix, an embodiment of the eternal cycle of death and rebirth. Creation and destruction. Its emphasis is the celebration of existence in its infinite variety. Its nature is to exist as a paragon of excellence, embrace its own destruction and resurrect itself from its own Asiaes. Even in its most fearsome aspect, it inspires awe and respect. </w:t>
      </w:r>
    </w:p>
    <w:p w:rsidR="0008581E" w:rsidRPr="00B3633A" w:rsidRDefault="0008581E">
      <w:pPr>
        <w:pStyle w:val="0DraftNormal"/>
        <w:rPr>
          <w:rFonts w:ascii="Montserrat" w:hAnsi="Montserrat"/>
          <w:sz w:val="24"/>
        </w:rPr>
      </w:pPr>
    </w:p>
    <w:p w:rsidR="0008581E" w:rsidRPr="00B3633A" w:rsidRDefault="0008581E">
      <w:pPr>
        <w:pStyle w:val="0DraftNormal"/>
        <w:rPr>
          <w:rFonts w:ascii="Montserrat" w:hAnsi="Montserrat"/>
          <w:sz w:val="24"/>
        </w:rPr>
      </w:pPr>
      <w:r w:rsidRPr="00B3633A">
        <w:rPr>
          <w:rFonts w:ascii="Montserrat" w:hAnsi="Montserrat"/>
          <w:sz w:val="24"/>
        </w:rPr>
        <w:t xml:space="preserve">function </w:t>
      </w:r>
    </w:p>
    <w:p w:rsidR="0008581E" w:rsidRPr="00B3633A" w:rsidRDefault="0008581E">
      <w:pPr>
        <w:pStyle w:val="0DraftNormal"/>
        <w:rPr>
          <w:rFonts w:ascii="Montserrat" w:hAnsi="Montserrat"/>
          <w:sz w:val="24"/>
        </w:rPr>
      </w:pPr>
    </w:p>
    <w:p w:rsidR="0008581E" w:rsidRPr="00B3633A" w:rsidRDefault="0008581E">
      <w:pPr>
        <w:pStyle w:val="0DraftNormal"/>
        <w:rPr>
          <w:rFonts w:ascii="Montserrat" w:hAnsi="Montserrat"/>
          <w:sz w:val="24"/>
        </w:rPr>
      </w:pPr>
      <w:r w:rsidRPr="00B3633A">
        <w:rPr>
          <w:rFonts w:ascii="Montserrat" w:hAnsi="Montserrat"/>
          <w:sz w:val="24"/>
        </w:rPr>
        <w:t xml:space="preserve"> </w:t>
      </w:r>
    </w:p>
    <w:p w:rsidR="0008581E" w:rsidRPr="00B3633A" w:rsidRDefault="0008581E">
      <w:pPr>
        <w:pStyle w:val="0DraftNormal"/>
        <w:rPr>
          <w:rFonts w:ascii="Montserrat" w:hAnsi="Montserrat"/>
          <w:sz w:val="24"/>
        </w:rPr>
      </w:pPr>
    </w:p>
    <w:p w:rsidR="0008581E" w:rsidRPr="00B3633A" w:rsidRDefault="0008581E">
      <w:pPr>
        <w:pStyle w:val="0DraftNormal"/>
        <w:rPr>
          <w:rFonts w:ascii="Montserrat" w:hAnsi="Montserrat"/>
          <w:sz w:val="24"/>
        </w:rPr>
      </w:pPr>
      <w:r w:rsidRPr="00B3633A">
        <w:rPr>
          <w:rFonts w:ascii="Montserrat" w:hAnsi="Montserrat"/>
          <w:sz w:val="24"/>
        </w:rPr>
        <w:t>the phoenix is an embodiment of its function. To ignite the first spark of creation within the absolute, and inevitably to consume the living light of existence as the embodiment of its destruction. It can restore existence from the Asiaes of its demise.</w:t>
      </w:r>
    </w:p>
    <w:p w:rsidR="0008581E" w:rsidRPr="00B3633A" w:rsidRDefault="0008581E">
      <w:pPr>
        <w:pStyle w:val="0DraftNormal"/>
        <w:rPr>
          <w:rFonts w:ascii="Montserrat" w:hAnsi="Montserrat"/>
          <w:sz w:val="24"/>
        </w:rPr>
      </w:pPr>
    </w:p>
    <w:p w:rsidR="0008581E" w:rsidRPr="00B3633A" w:rsidRDefault="0008581E">
      <w:pPr>
        <w:pStyle w:val="0DraftNormal"/>
        <w:rPr>
          <w:rFonts w:ascii="Montserrat" w:hAnsi="Montserrat"/>
          <w:sz w:val="24"/>
        </w:rPr>
      </w:pPr>
      <w:r w:rsidRPr="00B3633A">
        <w:rPr>
          <w:rFonts w:ascii="Montserrat" w:hAnsi="Montserrat"/>
          <w:sz w:val="24"/>
        </w:rPr>
        <w:t>perrogative</w:t>
      </w:r>
    </w:p>
    <w:p w:rsidR="0008581E" w:rsidRPr="00B3633A" w:rsidRDefault="0008581E">
      <w:pPr>
        <w:pStyle w:val="0DraftNormal"/>
        <w:rPr>
          <w:rFonts w:ascii="Montserrat" w:hAnsi="Montserrat"/>
          <w:sz w:val="24"/>
        </w:rPr>
      </w:pPr>
    </w:p>
    <w:p w:rsidR="0008581E" w:rsidRPr="00B3633A" w:rsidRDefault="0008581E">
      <w:pPr>
        <w:pStyle w:val="0DraftNormal"/>
        <w:rPr>
          <w:rFonts w:ascii="Montserrat" w:hAnsi="Montserrat"/>
          <w:sz w:val="24"/>
        </w:rPr>
      </w:pPr>
      <w:r w:rsidRPr="00B3633A">
        <w:rPr>
          <w:rFonts w:ascii="Montserrat" w:hAnsi="Montserrat"/>
          <w:sz w:val="24"/>
        </w:rPr>
        <w:t>should she manifest within a realm, she will sheathe which ever aspect of herself she might find there. Otherwise she will appear in her own embodied form alone, and can only be contacted and communicated with through the mental medium. She will not communicate with or acknowledge anything without a mind. Should her hunger be awakened, for any reason, she will consume anything she chooses—up to and including the realm if she is not appeased—unless distracted from that intent by intervention of another god or respected avatar.</w:t>
      </w:r>
    </w:p>
    <w:p w:rsidR="0008581E" w:rsidRPr="00B3633A" w:rsidRDefault="0008581E">
      <w:pPr>
        <w:pStyle w:val="0DraftNormal"/>
        <w:rPr>
          <w:rFonts w:ascii="Montserrat" w:hAnsi="Montserrat"/>
          <w:sz w:val="24"/>
        </w:rPr>
      </w:pPr>
    </w:p>
    <w:p w:rsidR="0008581E" w:rsidRPr="00B3633A" w:rsidRDefault="0008581E">
      <w:pPr>
        <w:pStyle w:val="0DraftNormal"/>
        <w:rPr>
          <w:rFonts w:ascii="Montserrat" w:hAnsi="Montserrat"/>
          <w:sz w:val="24"/>
        </w:rPr>
      </w:pPr>
      <w:r w:rsidRPr="00B3633A">
        <w:rPr>
          <w:rFonts w:ascii="Montserrat" w:hAnsi="Montserrat"/>
          <w:sz w:val="24"/>
        </w:rPr>
        <w:t xml:space="preserve">contact of aspect </w:t>
      </w:r>
    </w:p>
    <w:p w:rsidR="0008581E" w:rsidRPr="00B3633A" w:rsidRDefault="0008581E">
      <w:pPr>
        <w:pStyle w:val="0DraftNormal"/>
        <w:rPr>
          <w:rFonts w:ascii="Montserrat" w:hAnsi="Montserrat"/>
          <w:sz w:val="24"/>
        </w:rPr>
      </w:pPr>
    </w:p>
    <w:p w:rsidR="0008581E" w:rsidRPr="00B3633A" w:rsidRDefault="0008581E">
      <w:pPr>
        <w:pStyle w:val="0DraftNormal"/>
        <w:rPr>
          <w:rFonts w:ascii="Montserrat" w:hAnsi="Montserrat"/>
          <w:sz w:val="24"/>
        </w:rPr>
      </w:pPr>
      <w:r w:rsidRPr="00B3633A">
        <w:rPr>
          <w:rFonts w:ascii="Montserrat" w:hAnsi="Montserrat"/>
          <w:sz w:val="24"/>
        </w:rPr>
        <w:t xml:space="preserve"> </w:t>
      </w:r>
    </w:p>
    <w:p w:rsidR="0008581E" w:rsidRPr="00B3633A" w:rsidRDefault="0008581E">
      <w:pPr>
        <w:pStyle w:val="0DraftNormal"/>
        <w:rPr>
          <w:rFonts w:ascii="Montserrat" w:hAnsi="Montserrat"/>
          <w:sz w:val="24"/>
        </w:rPr>
      </w:pPr>
    </w:p>
    <w:p w:rsidR="0008581E" w:rsidRPr="00B3633A" w:rsidRDefault="0008581E">
      <w:pPr>
        <w:pStyle w:val="0DraftNormal"/>
        <w:rPr>
          <w:rFonts w:ascii="Montserrat" w:hAnsi="Montserrat"/>
          <w:sz w:val="24"/>
        </w:rPr>
      </w:pPr>
      <w:r w:rsidRPr="00B3633A">
        <w:rPr>
          <w:rFonts w:ascii="Montserrat" w:hAnsi="Montserrat"/>
          <w:sz w:val="24"/>
        </w:rPr>
        <w:t>the contact must be able to reach the attention of the phoenix, thus requires intense and overwhelming psychic power invested in the ritual. In the absence of sufficient psychic potential, a being of exceptional purity of mind or being must sacrifice its life, to carry the appeal for contact on its death cry. Third, a being of exceptional nature in the process of dying that has an awareness of the existence of the phoenix may contact it with its own death cry. The nearest available aspect will respond. A successful contact is acceptible as a summons at the whim of the phoenix, allowing it the option of manifesting should it so desire.</w:t>
      </w:r>
    </w:p>
    <w:p w:rsidR="0008581E" w:rsidRPr="00B3633A" w:rsidRDefault="0008581E">
      <w:pPr>
        <w:pStyle w:val="0DraftNormal"/>
        <w:rPr>
          <w:rFonts w:ascii="Montserrat" w:hAnsi="Montserrat"/>
          <w:sz w:val="24"/>
        </w:rPr>
      </w:pPr>
    </w:p>
    <w:p w:rsidR="0008581E" w:rsidRPr="00B3633A" w:rsidRDefault="0008581E">
      <w:pPr>
        <w:pStyle w:val="0DraftNormal"/>
        <w:rPr>
          <w:rFonts w:ascii="Montserrat" w:hAnsi="Montserrat"/>
          <w:sz w:val="24"/>
        </w:rPr>
      </w:pPr>
      <w:r w:rsidRPr="00B3633A">
        <w:rPr>
          <w:rFonts w:ascii="Montserrat" w:hAnsi="Montserrat"/>
          <w:sz w:val="24"/>
        </w:rPr>
        <w:t xml:space="preserve">summons of prime </w:t>
      </w:r>
    </w:p>
    <w:p w:rsidR="0008581E" w:rsidRPr="00B3633A" w:rsidRDefault="0008581E">
      <w:pPr>
        <w:pStyle w:val="0DraftNormal"/>
        <w:rPr>
          <w:rFonts w:ascii="Montserrat" w:hAnsi="Montserrat"/>
          <w:sz w:val="24"/>
        </w:rPr>
      </w:pPr>
    </w:p>
    <w:p w:rsidR="0008581E" w:rsidRPr="00B3633A" w:rsidRDefault="0008581E">
      <w:pPr>
        <w:pStyle w:val="0DraftNormal"/>
        <w:rPr>
          <w:rFonts w:ascii="Montserrat" w:hAnsi="Montserrat"/>
          <w:sz w:val="24"/>
        </w:rPr>
      </w:pPr>
      <w:r w:rsidRPr="00B3633A">
        <w:rPr>
          <w:rFonts w:ascii="Montserrat" w:hAnsi="Montserrat"/>
          <w:sz w:val="24"/>
        </w:rPr>
        <w:t xml:space="preserve"> </w:t>
      </w:r>
    </w:p>
    <w:p w:rsidR="0008581E" w:rsidRPr="00B3633A" w:rsidRDefault="0008581E">
      <w:pPr>
        <w:pStyle w:val="0DraftNormal"/>
        <w:rPr>
          <w:rFonts w:ascii="Montserrat" w:hAnsi="Montserrat"/>
          <w:sz w:val="24"/>
        </w:rPr>
      </w:pPr>
    </w:p>
    <w:p w:rsidR="0008581E" w:rsidRPr="00B3633A" w:rsidRDefault="0008581E">
      <w:pPr>
        <w:pStyle w:val="0DraftNormal"/>
        <w:rPr>
          <w:rFonts w:ascii="Montserrat" w:hAnsi="Montserrat"/>
          <w:sz w:val="24"/>
        </w:rPr>
      </w:pPr>
      <w:r w:rsidRPr="00B3633A">
        <w:rPr>
          <w:rFonts w:ascii="Montserrat" w:hAnsi="Montserrat"/>
          <w:sz w:val="24"/>
        </w:rPr>
        <w:t>the contact must be able to reach the attention of the phoenix, thus requires intense and overwhelming psychic power invested in the ritual. In the absence of sufficient psychic potential, a being of very exceptional purity of mind or being must sacrifice its life, to carry the appeal for contact on its death cry. Third, a being of very exceptional nature in the process of dying that has an awareness of the existence of the phoenix may contact it with its own death cry. A successful contact is acceptible as a summons at the whim of the phoenix, allowing it the option of manifesting should it so desire.</w:t>
      </w:r>
    </w:p>
    <w:p w:rsidR="0008581E" w:rsidRPr="00B3633A" w:rsidRDefault="0008581E">
      <w:pPr>
        <w:pStyle w:val="0DraftNormal"/>
        <w:rPr>
          <w:rFonts w:ascii="Montserrat" w:hAnsi="Montserrat"/>
          <w:sz w:val="24"/>
        </w:rPr>
      </w:pPr>
    </w:p>
    <w:p w:rsidR="0008581E" w:rsidRPr="00B3633A" w:rsidRDefault="0008581E">
      <w:pPr>
        <w:pStyle w:val="0DraftNormal"/>
        <w:rPr>
          <w:rFonts w:ascii="Montserrat" w:hAnsi="Montserrat"/>
          <w:sz w:val="24"/>
        </w:rPr>
      </w:pPr>
      <w:r w:rsidRPr="00B3633A">
        <w:rPr>
          <w:rFonts w:ascii="Montserrat" w:hAnsi="Montserrat"/>
          <w:sz w:val="24"/>
        </w:rPr>
        <w:t xml:space="preserve">summons of aspect </w:t>
      </w:r>
    </w:p>
    <w:p w:rsidR="0008581E" w:rsidRPr="00B3633A" w:rsidRDefault="0008581E">
      <w:pPr>
        <w:pStyle w:val="0DraftNormal"/>
        <w:rPr>
          <w:rFonts w:ascii="Montserrat" w:hAnsi="Montserrat"/>
          <w:sz w:val="24"/>
        </w:rPr>
      </w:pPr>
    </w:p>
    <w:p w:rsidR="0008581E" w:rsidRPr="00B3633A" w:rsidRDefault="0008581E">
      <w:pPr>
        <w:pStyle w:val="0DraftNormal"/>
        <w:rPr>
          <w:rFonts w:ascii="Montserrat" w:hAnsi="Montserrat"/>
          <w:sz w:val="24"/>
        </w:rPr>
      </w:pPr>
      <w:r w:rsidRPr="00B3633A">
        <w:rPr>
          <w:rFonts w:ascii="Montserrat" w:hAnsi="Montserrat"/>
          <w:sz w:val="24"/>
        </w:rPr>
        <w:t xml:space="preserve"> </w:t>
      </w:r>
    </w:p>
    <w:p w:rsidR="0008581E" w:rsidRPr="00B3633A" w:rsidRDefault="0008581E">
      <w:pPr>
        <w:pStyle w:val="0DraftNormal"/>
        <w:rPr>
          <w:rFonts w:ascii="Montserrat" w:hAnsi="Montserrat"/>
          <w:sz w:val="24"/>
        </w:rPr>
      </w:pPr>
    </w:p>
    <w:p w:rsidR="0008581E" w:rsidRPr="00B3633A" w:rsidRDefault="0008581E">
      <w:pPr>
        <w:pStyle w:val="0DraftNormal"/>
        <w:rPr>
          <w:rFonts w:ascii="Montserrat" w:hAnsi="Montserrat"/>
          <w:sz w:val="24"/>
        </w:rPr>
      </w:pPr>
      <w:r w:rsidRPr="00B3633A">
        <w:rPr>
          <w:rFonts w:ascii="Montserrat" w:hAnsi="Montserrat"/>
          <w:sz w:val="24"/>
        </w:rPr>
        <w:t>the summons must be able to reach the attention of the phoenix, thus requires intense and overwhelming psychic power invested in the ritual. In the absence of sufficient psychic potential, a being of exceptional purity of mind or being must sacrifice its life, to carry the summons on its death cry. Third, a being of exceptional nature in the process of dying that has an awareness of the existence of the phoenix may summon it with its own death cry. The nearest available aspect will respond.</w:t>
      </w:r>
    </w:p>
    <w:p w:rsidR="0008581E" w:rsidRPr="00B3633A" w:rsidRDefault="0008581E">
      <w:pPr>
        <w:pStyle w:val="0DraftNormal"/>
        <w:rPr>
          <w:rFonts w:ascii="Montserrat" w:hAnsi="Montserrat"/>
          <w:sz w:val="24"/>
        </w:rPr>
      </w:pPr>
    </w:p>
    <w:p w:rsidR="0008581E" w:rsidRPr="00B3633A" w:rsidRDefault="0008581E">
      <w:pPr>
        <w:pStyle w:val="0DraftNormal"/>
        <w:rPr>
          <w:rFonts w:ascii="Montserrat" w:hAnsi="Montserrat"/>
          <w:sz w:val="24"/>
        </w:rPr>
      </w:pPr>
      <w:r w:rsidRPr="00B3633A">
        <w:rPr>
          <w:rFonts w:ascii="Montserrat" w:hAnsi="Montserrat"/>
          <w:sz w:val="24"/>
        </w:rPr>
        <w:t xml:space="preserve"> </w:t>
      </w:r>
    </w:p>
    <w:p w:rsidR="0008581E" w:rsidRPr="00B3633A" w:rsidRDefault="0008581E">
      <w:pPr>
        <w:pStyle w:val="0DraftNormal"/>
        <w:rPr>
          <w:rFonts w:ascii="Montserrat" w:hAnsi="Montserrat"/>
          <w:sz w:val="24"/>
        </w:rPr>
      </w:pPr>
    </w:p>
    <w:p w:rsidR="0008581E" w:rsidRPr="00B3633A" w:rsidRDefault="0008581E">
      <w:pPr>
        <w:pStyle w:val="0DraftNormal"/>
        <w:rPr>
          <w:rFonts w:ascii="Montserrat" w:hAnsi="Montserrat"/>
          <w:sz w:val="24"/>
        </w:rPr>
      </w:pPr>
      <w:r w:rsidRPr="00B3633A">
        <w:rPr>
          <w:rFonts w:ascii="Montserrat" w:hAnsi="Montserrat"/>
          <w:sz w:val="24"/>
        </w:rPr>
        <w:t xml:space="preserve">summons of prime </w:t>
      </w:r>
    </w:p>
    <w:p w:rsidR="0008581E" w:rsidRPr="00B3633A" w:rsidRDefault="0008581E">
      <w:pPr>
        <w:pStyle w:val="0DraftNormal"/>
        <w:rPr>
          <w:rFonts w:ascii="Montserrat" w:hAnsi="Montserrat"/>
          <w:sz w:val="24"/>
        </w:rPr>
      </w:pPr>
    </w:p>
    <w:p w:rsidR="0008581E" w:rsidRPr="00B3633A" w:rsidRDefault="0008581E">
      <w:pPr>
        <w:pStyle w:val="0DraftNormal"/>
        <w:rPr>
          <w:rFonts w:ascii="Montserrat" w:hAnsi="Montserrat"/>
          <w:sz w:val="24"/>
        </w:rPr>
      </w:pPr>
      <w:r w:rsidRPr="00B3633A">
        <w:rPr>
          <w:rFonts w:ascii="Montserrat" w:hAnsi="Montserrat"/>
          <w:sz w:val="24"/>
        </w:rPr>
        <w:t xml:space="preserve"> </w:t>
      </w:r>
    </w:p>
    <w:p w:rsidR="0008581E" w:rsidRPr="00B3633A" w:rsidRDefault="0008581E">
      <w:pPr>
        <w:pStyle w:val="0DraftNormal"/>
        <w:rPr>
          <w:rFonts w:ascii="Montserrat" w:hAnsi="Montserrat"/>
          <w:sz w:val="24"/>
        </w:rPr>
      </w:pPr>
    </w:p>
    <w:p w:rsidR="0008581E" w:rsidRPr="00B3633A" w:rsidRDefault="0008581E">
      <w:pPr>
        <w:pStyle w:val="0DraftNormal"/>
        <w:rPr>
          <w:rFonts w:ascii="Montserrat" w:hAnsi="Montserrat"/>
          <w:sz w:val="24"/>
        </w:rPr>
      </w:pPr>
      <w:r w:rsidRPr="00B3633A">
        <w:rPr>
          <w:rFonts w:ascii="Montserrat" w:hAnsi="Montserrat"/>
          <w:sz w:val="24"/>
        </w:rPr>
        <w:t xml:space="preserve">the summons must be able to reach the attention of the phoenix, thus requires intense and overwhelming psychic power invested in the ritual. In the absence of sufficient psychic potential, a being of very exceptional purity of mind or being must sacrifice its life, to carry the summons on its death cry. Third, a being of very exceptional nature in the process of dying that has an awareness of the existence of the phoenix may summon it with its own death cry. </w:t>
      </w:r>
    </w:p>
    <w:p w:rsidR="0008581E" w:rsidRPr="00B3633A" w:rsidRDefault="0008581E">
      <w:pPr>
        <w:pStyle w:val="0DraftNormal"/>
        <w:rPr>
          <w:rFonts w:ascii="Montserrat" w:hAnsi="Montserrat"/>
          <w:sz w:val="24"/>
        </w:rPr>
      </w:pPr>
    </w:p>
    <w:p w:rsidR="0008581E" w:rsidRPr="00B3633A" w:rsidRDefault="0008581E">
      <w:pPr>
        <w:pStyle w:val="0DraftNormal"/>
        <w:rPr>
          <w:rFonts w:ascii="Montserrat" w:hAnsi="Montserrat"/>
          <w:sz w:val="24"/>
        </w:rPr>
      </w:pPr>
      <w:r w:rsidRPr="00B3633A">
        <w:rPr>
          <w:rFonts w:ascii="Montserrat" w:hAnsi="Montserrat"/>
          <w:sz w:val="24"/>
        </w:rPr>
        <w:t xml:space="preserve">terms of pact </w:t>
      </w:r>
    </w:p>
    <w:p w:rsidR="0008581E" w:rsidRPr="00B3633A" w:rsidRDefault="0008581E">
      <w:pPr>
        <w:pStyle w:val="0DraftNormal"/>
        <w:rPr>
          <w:rFonts w:ascii="Montserrat" w:hAnsi="Montserrat"/>
          <w:sz w:val="24"/>
        </w:rPr>
      </w:pPr>
    </w:p>
    <w:p w:rsidR="0008581E" w:rsidRPr="00B3633A" w:rsidRDefault="0008581E">
      <w:pPr>
        <w:pStyle w:val="0DraftNormal"/>
        <w:rPr>
          <w:rFonts w:ascii="Montserrat" w:hAnsi="Montserrat"/>
          <w:sz w:val="24"/>
        </w:rPr>
      </w:pPr>
      <w:r w:rsidRPr="00B3633A">
        <w:rPr>
          <w:rFonts w:ascii="Montserrat" w:hAnsi="Montserrat"/>
          <w:sz w:val="24"/>
        </w:rPr>
        <w:t xml:space="preserve"> </w:t>
      </w:r>
    </w:p>
    <w:p w:rsidR="0008581E" w:rsidRPr="00B3633A" w:rsidRDefault="0008581E">
      <w:pPr>
        <w:pStyle w:val="0DraftNormal"/>
        <w:rPr>
          <w:rFonts w:ascii="Montserrat" w:hAnsi="Montserrat"/>
          <w:sz w:val="24"/>
        </w:rPr>
      </w:pPr>
    </w:p>
    <w:p w:rsidR="0008581E" w:rsidRPr="00B3633A" w:rsidRDefault="0008581E">
      <w:pPr>
        <w:pStyle w:val="0DraftNormal"/>
        <w:rPr>
          <w:rFonts w:ascii="Montserrat" w:hAnsi="Montserrat"/>
          <w:sz w:val="24"/>
        </w:rPr>
      </w:pPr>
      <w:r w:rsidRPr="00B3633A">
        <w:rPr>
          <w:rFonts w:ascii="Montserrat" w:hAnsi="Montserrat"/>
          <w:sz w:val="24"/>
        </w:rPr>
        <w:t>one, the pact must be made directly with the aspect who must honor it. Two, the phoenix will only assume obligation in return for a favor, such as access to realms, or a promise to be summoned to an inaccessible realm by a being with access to it. Three, in return for assuming obligation from the phoenix, it will perform a favor as defined by the other party. Four, the phoenix may exchange a pact with lesser beings in return for any given favor within the being's limits at the phoenix's whim.</w:t>
      </w:r>
    </w:p>
    <w:p w:rsidR="0008581E" w:rsidRPr="00B3633A" w:rsidRDefault="0008581E">
      <w:pPr>
        <w:pStyle w:val="0DraftNormal"/>
        <w:rPr>
          <w:rFonts w:ascii="Montserrat" w:hAnsi="Montserrat"/>
          <w:sz w:val="24"/>
        </w:rPr>
      </w:pPr>
    </w:p>
    <w:p w:rsidR="0008581E" w:rsidRPr="00B3633A" w:rsidRDefault="0008581E">
      <w:pPr>
        <w:pStyle w:val="0DraftNormal"/>
        <w:rPr>
          <w:rFonts w:ascii="Montserrat" w:hAnsi="Montserrat"/>
          <w:sz w:val="24"/>
        </w:rPr>
      </w:pPr>
      <w:r w:rsidRPr="00B3633A">
        <w:rPr>
          <w:rFonts w:ascii="Montserrat" w:hAnsi="Montserrat"/>
          <w:sz w:val="24"/>
        </w:rPr>
        <w:t xml:space="preserve">terms of appeasement </w:t>
      </w:r>
    </w:p>
    <w:p w:rsidR="0008581E" w:rsidRPr="00B3633A" w:rsidRDefault="0008581E">
      <w:pPr>
        <w:pStyle w:val="0DraftNormal"/>
        <w:rPr>
          <w:rFonts w:ascii="Montserrat" w:hAnsi="Montserrat"/>
          <w:sz w:val="24"/>
        </w:rPr>
      </w:pPr>
    </w:p>
    <w:p w:rsidR="0008581E" w:rsidRPr="00B3633A" w:rsidRDefault="0008581E">
      <w:pPr>
        <w:pStyle w:val="0DraftNormal"/>
        <w:rPr>
          <w:rFonts w:ascii="Montserrat" w:hAnsi="Montserrat"/>
          <w:sz w:val="24"/>
        </w:rPr>
      </w:pPr>
      <w:r w:rsidRPr="00B3633A">
        <w:rPr>
          <w:rFonts w:ascii="Montserrat" w:hAnsi="Montserrat"/>
          <w:sz w:val="24"/>
        </w:rPr>
        <w:t xml:space="preserve"> </w:t>
      </w:r>
    </w:p>
    <w:p w:rsidR="0008581E" w:rsidRPr="00B3633A" w:rsidRDefault="0008581E">
      <w:pPr>
        <w:pStyle w:val="0DraftNormal"/>
        <w:rPr>
          <w:rFonts w:ascii="Montserrat" w:hAnsi="Montserrat"/>
          <w:sz w:val="24"/>
        </w:rPr>
      </w:pPr>
    </w:p>
    <w:p w:rsidR="0008581E" w:rsidRPr="00B3633A" w:rsidRDefault="0008581E">
      <w:pPr>
        <w:pStyle w:val="0DraftNormal"/>
        <w:rPr>
          <w:rFonts w:ascii="Montserrat" w:hAnsi="Montserrat"/>
          <w:sz w:val="24"/>
        </w:rPr>
      </w:pPr>
      <w:r w:rsidRPr="00B3633A">
        <w:rPr>
          <w:rFonts w:ascii="Montserrat" w:hAnsi="Montserrat"/>
          <w:sz w:val="24"/>
        </w:rPr>
        <w:t>one, the phoenix is entitled to the soul, form and memories of any sacrifice used in summoning it. Two, a day of fervent celebration and a night of deathly quiet must pass, in honor if its manifestation, among all of the beings associated with the summoning, before any request or dismissal may be broached. The phoenix will often partake of the festivities in the form of its sacrifice during this time. Three, if any being constrained by the second term breaks the form, that being is forfeit to the will of the phoenix to maintain its sense of appeasement.</w:t>
      </w:r>
    </w:p>
    <w:p w:rsidR="0008581E" w:rsidRPr="00B3633A" w:rsidRDefault="0008581E">
      <w:pPr>
        <w:pStyle w:val="0DraftNormal"/>
        <w:rPr>
          <w:rFonts w:ascii="Montserrat" w:hAnsi="Montserrat"/>
          <w:sz w:val="24"/>
        </w:rPr>
      </w:pPr>
    </w:p>
    <w:p w:rsidR="0008581E" w:rsidRPr="00B3633A" w:rsidRDefault="0008581E">
      <w:pPr>
        <w:pStyle w:val="0DraftNormal"/>
        <w:rPr>
          <w:rFonts w:ascii="Montserrat" w:hAnsi="Montserrat"/>
          <w:sz w:val="24"/>
        </w:rPr>
      </w:pPr>
      <w:r w:rsidRPr="00B3633A">
        <w:rPr>
          <w:rFonts w:ascii="Montserrat" w:hAnsi="Montserrat"/>
          <w:sz w:val="24"/>
        </w:rPr>
        <w:t xml:space="preserve">terms of intervention </w:t>
      </w:r>
    </w:p>
    <w:p w:rsidR="0008581E" w:rsidRPr="00B3633A" w:rsidRDefault="0008581E">
      <w:pPr>
        <w:pStyle w:val="0DraftNormal"/>
        <w:rPr>
          <w:rFonts w:ascii="Montserrat" w:hAnsi="Montserrat"/>
          <w:sz w:val="24"/>
        </w:rPr>
      </w:pPr>
    </w:p>
    <w:p w:rsidR="0008581E" w:rsidRPr="00B3633A" w:rsidRDefault="0008581E">
      <w:pPr>
        <w:pStyle w:val="0DraftNormal"/>
        <w:rPr>
          <w:rFonts w:ascii="Montserrat" w:hAnsi="Montserrat"/>
          <w:sz w:val="24"/>
        </w:rPr>
      </w:pPr>
      <w:r w:rsidRPr="00B3633A">
        <w:rPr>
          <w:rFonts w:ascii="Montserrat" w:hAnsi="Montserrat"/>
          <w:sz w:val="24"/>
        </w:rPr>
        <w:t xml:space="preserve"> </w:t>
      </w:r>
    </w:p>
    <w:p w:rsidR="0008581E" w:rsidRPr="00B3633A" w:rsidRDefault="0008581E">
      <w:pPr>
        <w:pStyle w:val="0DraftNormal"/>
        <w:rPr>
          <w:rFonts w:ascii="Montserrat" w:hAnsi="Montserrat"/>
          <w:sz w:val="24"/>
        </w:rPr>
      </w:pPr>
    </w:p>
    <w:p w:rsidR="0008581E" w:rsidRPr="00B3633A" w:rsidRDefault="0008581E">
      <w:pPr>
        <w:pStyle w:val="0DraftNormal"/>
        <w:rPr>
          <w:rFonts w:ascii="Montserrat" w:hAnsi="Montserrat"/>
          <w:sz w:val="24"/>
        </w:rPr>
      </w:pPr>
      <w:r w:rsidRPr="00B3633A">
        <w:rPr>
          <w:rFonts w:ascii="Montserrat" w:hAnsi="Montserrat"/>
          <w:sz w:val="24"/>
        </w:rPr>
        <w:t>one, in response to a pact. Two, the phoenix will intervene in the behalf of the summoner and his associates as an act of obligation in the eyes of the absolute. The phoenix will also automatically answer for any intervention necessitated by its own violation of the forms. Three, it will intervene in any function of its office that, having been called to its attention, it deems prudent to execute. Four, it will intervene in the interest of enlightening or amusing itself, or partaking of human experience. Its intervention must be fulfilled within the span of its manifestation. It may not interfere with the course of history or destiny, and is limited to the capacities of the aspect manifested.</w:t>
      </w:r>
    </w:p>
    <w:p w:rsidR="0008581E" w:rsidRPr="00B3633A" w:rsidRDefault="0008581E">
      <w:pPr>
        <w:pStyle w:val="0DraftNormal"/>
        <w:rPr>
          <w:rFonts w:ascii="Montserrat" w:hAnsi="Montserrat"/>
          <w:sz w:val="24"/>
        </w:rPr>
      </w:pPr>
    </w:p>
    <w:p w:rsidR="0008581E" w:rsidRPr="00B3633A" w:rsidRDefault="0008581E">
      <w:pPr>
        <w:pStyle w:val="0DraftNormal"/>
        <w:rPr>
          <w:rFonts w:ascii="Montserrat" w:hAnsi="Montserrat"/>
          <w:sz w:val="24"/>
        </w:rPr>
      </w:pPr>
      <w:r w:rsidRPr="00B3633A">
        <w:rPr>
          <w:rFonts w:ascii="Montserrat" w:hAnsi="Montserrat"/>
          <w:sz w:val="24"/>
        </w:rPr>
        <w:t xml:space="preserve">terms of dismissal </w:t>
      </w:r>
    </w:p>
    <w:p w:rsidR="0008581E" w:rsidRPr="00B3633A" w:rsidRDefault="0008581E">
      <w:pPr>
        <w:pStyle w:val="0DraftNormal"/>
        <w:rPr>
          <w:rFonts w:ascii="Montserrat" w:hAnsi="Montserrat"/>
          <w:sz w:val="24"/>
        </w:rPr>
      </w:pPr>
    </w:p>
    <w:p w:rsidR="0008581E" w:rsidRPr="00B3633A" w:rsidRDefault="0008581E">
      <w:pPr>
        <w:pStyle w:val="0DraftNormal"/>
        <w:rPr>
          <w:rFonts w:ascii="Montserrat" w:hAnsi="Montserrat"/>
          <w:sz w:val="24"/>
        </w:rPr>
      </w:pPr>
      <w:r w:rsidRPr="00B3633A">
        <w:rPr>
          <w:rFonts w:ascii="Montserrat" w:hAnsi="Montserrat"/>
          <w:sz w:val="24"/>
        </w:rPr>
        <w:t xml:space="preserve"> </w:t>
      </w:r>
    </w:p>
    <w:p w:rsidR="0008581E" w:rsidRPr="00B3633A" w:rsidRDefault="0008581E">
      <w:pPr>
        <w:pStyle w:val="0DraftNormal"/>
        <w:rPr>
          <w:rFonts w:ascii="Montserrat" w:hAnsi="Montserrat"/>
          <w:sz w:val="24"/>
        </w:rPr>
      </w:pPr>
    </w:p>
    <w:p w:rsidR="0008581E" w:rsidRPr="00B3633A" w:rsidRDefault="0008581E">
      <w:pPr>
        <w:pStyle w:val="0DraftNormal"/>
        <w:rPr>
          <w:rFonts w:ascii="Montserrat" w:hAnsi="Montserrat"/>
          <w:sz w:val="24"/>
        </w:rPr>
      </w:pPr>
      <w:r w:rsidRPr="00B3633A">
        <w:rPr>
          <w:rFonts w:ascii="Montserrat" w:hAnsi="Montserrat"/>
          <w:sz w:val="24"/>
        </w:rPr>
        <w:t>one, in response to a pact, so long as it does not conflict with the fulfillment of a term or existing pact. Two, at the command of the summoner at the completion of its intervention or in the event of the negation of that intervention. Three, as a consequence of defeat at the hands of a champion of that realm. Four, as a consequence of destruction, though not death, of its manifestation. Five, at the request of a being of exceptional nature, on peril of its own life.</w:t>
      </w:r>
    </w:p>
    <w:p w:rsidR="0008581E" w:rsidRPr="00B3633A" w:rsidRDefault="0008581E">
      <w:pPr>
        <w:pStyle w:val="0DraftNormal"/>
        <w:rPr>
          <w:rFonts w:ascii="Montserrat" w:hAnsi="Montserrat"/>
          <w:sz w:val="24"/>
        </w:rPr>
      </w:pPr>
    </w:p>
    <w:p w:rsidR="0008581E" w:rsidRPr="00B3633A" w:rsidRDefault="0008581E">
      <w:pPr>
        <w:pStyle w:val="0DraftNormal"/>
        <w:rPr>
          <w:rFonts w:ascii="Montserrat" w:hAnsi="Montserrat"/>
          <w:sz w:val="24"/>
        </w:rPr>
      </w:pPr>
      <w:r w:rsidRPr="00B3633A">
        <w:rPr>
          <w:rFonts w:ascii="Montserrat" w:hAnsi="Montserrat"/>
          <w:sz w:val="24"/>
        </w:rPr>
        <w:t xml:space="preserve">violation of terms </w:t>
      </w:r>
    </w:p>
    <w:p w:rsidR="0008581E" w:rsidRPr="00B3633A" w:rsidRDefault="0008581E">
      <w:pPr>
        <w:pStyle w:val="0DraftNormal"/>
        <w:rPr>
          <w:rFonts w:ascii="Montserrat" w:hAnsi="Montserrat"/>
          <w:sz w:val="24"/>
        </w:rPr>
      </w:pPr>
    </w:p>
    <w:p w:rsidR="0008581E" w:rsidRPr="00B3633A" w:rsidRDefault="0008581E">
      <w:pPr>
        <w:pStyle w:val="0DraftNormal"/>
        <w:rPr>
          <w:rFonts w:ascii="Montserrat" w:hAnsi="Montserrat"/>
          <w:sz w:val="24"/>
        </w:rPr>
      </w:pPr>
      <w:r w:rsidRPr="00B3633A">
        <w:rPr>
          <w:rFonts w:ascii="Montserrat" w:hAnsi="Montserrat"/>
          <w:sz w:val="24"/>
        </w:rPr>
        <w:t xml:space="preserve"> </w:t>
      </w:r>
    </w:p>
    <w:p w:rsidR="0008581E" w:rsidRPr="00B3633A" w:rsidRDefault="0008581E">
      <w:pPr>
        <w:pStyle w:val="0DraftNormal"/>
        <w:rPr>
          <w:rFonts w:ascii="Montserrat" w:hAnsi="Montserrat"/>
          <w:sz w:val="24"/>
        </w:rPr>
      </w:pPr>
    </w:p>
    <w:p w:rsidR="0008581E" w:rsidRPr="00B3633A" w:rsidRDefault="0008581E">
      <w:pPr>
        <w:pStyle w:val="0DraftNormal"/>
        <w:rPr>
          <w:rFonts w:ascii="Montserrat" w:hAnsi="Montserrat"/>
          <w:sz w:val="24"/>
        </w:rPr>
      </w:pPr>
      <w:r w:rsidRPr="00B3633A">
        <w:rPr>
          <w:rFonts w:ascii="Montserrat" w:hAnsi="Montserrat"/>
          <w:sz w:val="24"/>
        </w:rPr>
        <w:t xml:space="preserve">one, any abuse of an existing pact. Attempting to call on conflicting pacts. Two, if for any reason, the proper sacrifice is denied, or withdrawn from it. Three, if the terms of its appeasement are not met. Four, if any attempt to dismiss it is unjustly made, or is made out of turn, or accompanying improper appeasement. </w:t>
      </w:r>
    </w:p>
    <w:p w:rsidR="0008581E" w:rsidRPr="00B3633A" w:rsidRDefault="0008581E">
      <w:pPr>
        <w:pStyle w:val="0DraftNormal"/>
        <w:rPr>
          <w:rFonts w:ascii="Montserrat" w:hAnsi="Montserrat"/>
          <w:sz w:val="24"/>
        </w:rPr>
      </w:pPr>
    </w:p>
    <w:p w:rsidR="0008581E" w:rsidRPr="00B3633A" w:rsidRDefault="0008581E">
      <w:pPr>
        <w:pStyle w:val="0DraftNormal"/>
        <w:rPr>
          <w:rFonts w:ascii="Montserrat" w:hAnsi="Montserrat"/>
          <w:sz w:val="24"/>
        </w:rPr>
      </w:pPr>
      <w:r w:rsidRPr="00B3633A">
        <w:rPr>
          <w:rFonts w:ascii="Montserrat" w:hAnsi="Montserrat"/>
          <w:sz w:val="24"/>
        </w:rPr>
        <w:t xml:space="preserve">terms of autonomy </w:t>
      </w:r>
    </w:p>
    <w:p w:rsidR="0008581E" w:rsidRPr="00B3633A" w:rsidRDefault="0008581E">
      <w:pPr>
        <w:pStyle w:val="0DraftNormal"/>
        <w:rPr>
          <w:rFonts w:ascii="Montserrat" w:hAnsi="Montserrat"/>
          <w:sz w:val="24"/>
        </w:rPr>
      </w:pPr>
    </w:p>
    <w:p w:rsidR="0008581E" w:rsidRPr="00B3633A" w:rsidRDefault="0008581E">
      <w:pPr>
        <w:pStyle w:val="0DraftNormal"/>
        <w:rPr>
          <w:rFonts w:ascii="Montserrat" w:hAnsi="Montserrat"/>
          <w:sz w:val="24"/>
        </w:rPr>
      </w:pPr>
      <w:r w:rsidRPr="00B3633A">
        <w:rPr>
          <w:rFonts w:ascii="Montserrat" w:hAnsi="Montserrat"/>
          <w:sz w:val="24"/>
        </w:rPr>
        <w:t xml:space="preserve"> </w:t>
      </w:r>
    </w:p>
    <w:p w:rsidR="0008581E" w:rsidRPr="00B3633A" w:rsidRDefault="0008581E">
      <w:pPr>
        <w:pStyle w:val="0DraftNormal"/>
        <w:rPr>
          <w:rFonts w:ascii="Montserrat" w:hAnsi="Montserrat"/>
          <w:sz w:val="24"/>
        </w:rPr>
      </w:pPr>
    </w:p>
    <w:p w:rsidR="0008581E" w:rsidRPr="00B3633A" w:rsidRDefault="0008581E">
      <w:pPr>
        <w:pStyle w:val="0DraftNormal"/>
        <w:rPr>
          <w:rFonts w:ascii="Montserrat" w:hAnsi="Montserrat"/>
          <w:sz w:val="24"/>
        </w:rPr>
      </w:pPr>
      <w:r w:rsidRPr="00B3633A">
        <w:rPr>
          <w:rFonts w:ascii="Montserrat" w:hAnsi="Montserrat"/>
          <w:sz w:val="24"/>
        </w:rPr>
        <w:t xml:space="preserve">what conditions free the god's aspects and seperately, his or her prime, from the limitations of its forms of expression. This allows for the investiture of an aspect or the prime in a manifestation without obligation cost, for the duration of the manifestation. This also should state what activities in the function of its office are considered autonomous and free of obligational cost. One, as a term of a pact that another being is honoring. Two, as a consequence of a violation of terms. Three, if it is acting within the natural domain of that aspect, or in the natural function of its office. Either the creation of a realm, or its destruction. It is free to destroy or create any realm that it is not excluded from in honor of a pact. Four, if residing in the absolute, or otherwise between realms. </w:t>
      </w:r>
    </w:p>
    <w:p w:rsidR="0008581E" w:rsidRPr="00B3633A" w:rsidRDefault="0008581E">
      <w:pPr>
        <w:pStyle w:val="0DraftNormal"/>
        <w:rPr>
          <w:rFonts w:ascii="Montserrat" w:hAnsi="Montserrat"/>
          <w:sz w:val="24"/>
        </w:rPr>
      </w:pPr>
    </w:p>
    <w:p w:rsidR="0008581E" w:rsidRPr="00B3633A" w:rsidRDefault="0008581E">
      <w:pPr>
        <w:pStyle w:val="0DraftNormal"/>
        <w:rPr>
          <w:rFonts w:ascii="Montserrat" w:hAnsi="Montserrat"/>
          <w:sz w:val="24"/>
        </w:rPr>
      </w:pPr>
      <w:r w:rsidRPr="00B3633A">
        <w:rPr>
          <w:rFonts w:ascii="Montserrat" w:hAnsi="Montserrat"/>
          <w:sz w:val="24"/>
        </w:rPr>
        <w:t xml:space="preserve"> </w:t>
      </w:r>
    </w:p>
    <w:p w:rsidR="0008581E" w:rsidRPr="00B3633A" w:rsidRDefault="0008581E">
      <w:pPr>
        <w:pStyle w:val="0DraftNormal"/>
        <w:rPr>
          <w:rFonts w:ascii="Montserrat" w:hAnsi="Montserrat"/>
          <w:sz w:val="24"/>
        </w:rPr>
      </w:pPr>
    </w:p>
    <w:p w:rsidR="0008581E" w:rsidRPr="00B3633A" w:rsidRDefault="0008581E">
      <w:pPr>
        <w:pStyle w:val="0DraftNormal"/>
        <w:rPr>
          <w:rFonts w:ascii="Montserrat" w:hAnsi="Montserrat"/>
          <w:sz w:val="24"/>
        </w:rPr>
      </w:pPr>
      <w:r w:rsidRPr="00B3633A">
        <w:rPr>
          <w:rFonts w:ascii="Montserrat" w:hAnsi="Montserrat"/>
          <w:sz w:val="24"/>
        </w:rPr>
        <w:t xml:space="preserve">terms of making a pact with another god's aspect </w:t>
      </w:r>
    </w:p>
    <w:p w:rsidR="0008581E" w:rsidRPr="00B3633A" w:rsidRDefault="0008581E">
      <w:pPr>
        <w:pStyle w:val="0DraftNormal"/>
        <w:rPr>
          <w:rFonts w:ascii="Montserrat" w:hAnsi="Montserrat"/>
          <w:sz w:val="24"/>
        </w:rPr>
      </w:pPr>
    </w:p>
    <w:p w:rsidR="0008581E" w:rsidRPr="00B3633A" w:rsidRDefault="0008581E">
      <w:pPr>
        <w:pStyle w:val="0DraftNormal"/>
        <w:rPr>
          <w:rFonts w:ascii="Montserrat" w:hAnsi="Montserrat"/>
          <w:sz w:val="24"/>
        </w:rPr>
      </w:pPr>
      <w:r w:rsidRPr="00B3633A">
        <w:rPr>
          <w:rFonts w:ascii="Montserrat" w:hAnsi="Montserrat"/>
          <w:sz w:val="24"/>
        </w:rPr>
        <w:t xml:space="preserve"> </w:t>
      </w:r>
    </w:p>
    <w:p w:rsidR="0008581E" w:rsidRPr="00B3633A" w:rsidRDefault="0008581E">
      <w:pPr>
        <w:pStyle w:val="0DraftNormal"/>
        <w:rPr>
          <w:rFonts w:ascii="Montserrat" w:hAnsi="Montserrat"/>
          <w:sz w:val="24"/>
        </w:rPr>
      </w:pPr>
    </w:p>
    <w:p w:rsidR="0008581E" w:rsidRPr="00B3633A" w:rsidRDefault="0008581E">
      <w:pPr>
        <w:pStyle w:val="0DraftNormal"/>
        <w:rPr>
          <w:rFonts w:ascii="Montserrat" w:hAnsi="Montserrat"/>
          <w:sz w:val="24"/>
        </w:rPr>
      </w:pPr>
      <w:r w:rsidRPr="00B3633A">
        <w:rPr>
          <w:rFonts w:ascii="Montserrat" w:hAnsi="Montserrat"/>
          <w:sz w:val="24"/>
        </w:rPr>
        <w:t>as for a normal pact. An exchange of obligation for a favor, with room to barter. The obligation may be assumed either at the time of making the pact, or calling upon it.</w:t>
      </w:r>
    </w:p>
    <w:p w:rsidR="0008581E" w:rsidRPr="00B3633A" w:rsidRDefault="0008581E">
      <w:pPr>
        <w:pStyle w:val="0DraftNormal"/>
        <w:rPr>
          <w:rFonts w:ascii="Montserrat" w:hAnsi="Montserrat"/>
          <w:sz w:val="24"/>
        </w:rPr>
      </w:pPr>
    </w:p>
    <w:p w:rsidR="0008581E" w:rsidRPr="00B3633A" w:rsidRDefault="0008581E">
      <w:pPr>
        <w:pStyle w:val="0DraftNormal"/>
        <w:rPr>
          <w:rFonts w:ascii="Montserrat" w:hAnsi="Montserrat"/>
          <w:sz w:val="24"/>
        </w:rPr>
      </w:pPr>
      <w:r w:rsidRPr="00B3633A">
        <w:rPr>
          <w:rFonts w:ascii="Montserrat" w:hAnsi="Montserrat"/>
          <w:sz w:val="24"/>
        </w:rPr>
        <w:t xml:space="preserve">terms of making a pact with another god's prime </w:t>
      </w:r>
    </w:p>
    <w:p w:rsidR="0008581E" w:rsidRPr="00B3633A" w:rsidRDefault="0008581E">
      <w:pPr>
        <w:pStyle w:val="0DraftNormal"/>
        <w:rPr>
          <w:rFonts w:ascii="Montserrat" w:hAnsi="Montserrat"/>
          <w:sz w:val="24"/>
        </w:rPr>
      </w:pPr>
    </w:p>
    <w:p w:rsidR="0008581E" w:rsidRPr="00B3633A" w:rsidRDefault="0008581E">
      <w:pPr>
        <w:pStyle w:val="0DraftNormal"/>
        <w:rPr>
          <w:rFonts w:ascii="Montserrat" w:hAnsi="Montserrat"/>
          <w:sz w:val="24"/>
        </w:rPr>
      </w:pPr>
      <w:r w:rsidRPr="00B3633A">
        <w:rPr>
          <w:rFonts w:ascii="Montserrat" w:hAnsi="Montserrat"/>
          <w:sz w:val="24"/>
        </w:rPr>
        <w:t xml:space="preserve"> </w:t>
      </w:r>
    </w:p>
    <w:p w:rsidR="0008581E" w:rsidRPr="00B3633A" w:rsidRDefault="0008581E">
      <w:pPr>
        <w:pStyle w:val="0DraftNormal"/>
        <w:rPr>
          <w:rFonts w:ascii="Montserrat" w:hAnsi="Montserrat"/>
          <w:sz w:val="24"/>
        </w:rPr>
      </w:pPr>
    </w:p>
    <w:p w:rsidR="0008581E" w:rsidRPr="00B3633A" w:rsidRDefault="0008581E">
      <w:pPr>
        <w:pStyle w:val="0DraftNormal"/>
        <w:rPr>
          <w:rFonts w:ascii="Montserrat" w:hAnsi="Montserrat"/>
          <w:sz w:val="24"/>
        </w:rPr>
      </w:pPr>
      <w:r w:rsidRPr="00B3633A">
        <w:rPr>
          <w:rFonts w:ascii="Montserrat" w:hAnsi="Montserrat"/>
          <w:sz w:val="24"/>
        </w:rPr>
        <w:t xml:space="preserve">as for a normal pact. An exchange of obligation for a favor, with room to barter. The obligation may be assumed either at the time of making the pact, or calling upon it. </w:t>
      </w:r>
    </w:p>
    <w:p w:rsidR="0008581E" w:rsidRPr="00B3633A" w:rsidRDefault="0008581E">
      <w:pPr>
        <w:pStyle w:val="0DraftNormal"/>
        <w:rPr>
          <w:rFonts w:ascii="Montserrat" w:hAnsi="Montserrat"/>
          <w:sz w:val="24"/>
        </w:rPr>
      </w:pPr>
    </w:p>
    <w:p w:rsidR="0008581E" w:rsidRPr="00B3633A" w:rsidRDefault="0008581E">
      <w:pPr>
        <w:pStyle w:val="0DraftNormal"/>
        <w:rPr>
          <w:rFonts w:ascii="Montserrat" w:hAnsi="Montserrat"/>
          <w:sz w:val="24"/>
        </w:rPr>
      </w:pPr>
      <w:r w:rsidRPr="00B3633A">
        <w:rPr>
          <w:rFonts w:ascii="Montserrat" w:hAnsi="Montserrat"/>
          <w:sz w:val="24"/>
        </w:rPr>
        <w:t xml:space="preserve"> </w:t>
      </w:r>
    </w:p>
    <w:p w:rsidR="0008581E" w:rsidRPr="00B3633A" w:rsidRDefault="0008581E">
      <w:pPr>
        <w:pStyle w:val="0DraftNormal"/>
        <w:rPr>
          <w:rFonts w:ascii="Montserrat" w:hAnsi="Montserrat"/>
          <w:sz w:val="24"/>
        </w:rPr>
      </w:pPr>
    </w:p>
    <w:p w:rsidR="0008581E" w:rsidRPr="00B3633A" w:rsidRDefault="0008581E">
      <w:pPr>
        <w:pStyle w:val="0DraftNormal"/>
        <w:rPr>
          <w:rFonts w:ascii="Montserrat" w:hAnsi="Montserrat"/>
          <w:sz w:val="24"/>
        </w:rPr>
      </w:pPr>
      <w:r w:rsidRPr="00B3633A">
        <w:rPr>
          <w:rFonts w:ascii="Montserrat" w:hAnsi="Montserrat"/>
          <w:sz w:val="24"/>
        </w:rPr>
        <w:t xml:space="preserve">terms of assuming obligation in exchange for a pact </w:t>
      </w:r>
    </w:p>
    <w:p w:rsidR="0008581E" w:rsidRPr="00B3633A" w:rsidRDefault="0008581E">
      <w:pPr>
        <w:pStyle w:val="0DraftNormal"/>
        <w:rPr>
          <w:rFonts w:ascii="Montserrat" w:hAnsi="Montserrat"/>
          <w:sz w:val="24"/>
        </w:rPr>
      </w:pPr>
    </w:p>
    <w:p w:rsidR="0008581E" w:rsidRPr="00B3633A" w:rsidRDefault="0008581E">
      <w:pPr>
        <w:pStyle w:val="0DraftNormal"/>
        <w:rPr>
          <w:rFonts w:ascii="Montserrat" w:hAnsi="Montserrat"/>
          <w:sz w:val="24"/>
        </w:rPr>
      </w:pPr>
      <w:r w:rsidRPr="00B3633A">
        <w:rPr>
          <w:rFonts w:ascii="Montserrat" w:hAnsi="Montserrat"/>
          <w:sz w:val="24"/>
        </w:rPr>
        <w:t xml:space="preserve"> </w:t>
      </w:r>
    </w:p>
    <w:p w:rsidR="0008581E" w:rsidRPr="00B3633A" w:rsidRDefault="0008581E">
      <w:pPr>
        <w:pStyle w:val="0DraftNormal"/>
        <w:rPr>
          <w:rFonts w:ascii="Montserrat" w:hAnsi="Montserrat"/>
          <w:sz w:val="24"/>
        </w:rPr>
      </w:pPr>
    </w:p>
    <w:p w:rsidR="0008581E" w:rsidRPr="00B3633A" w:rsidRDefault="0008581E">
      <w:pPr>
        <w:pStyle w:val="0DraftNormal"/>
        <w:rPr>
          <w:rFonts w:ascii="Montserrat" w:hAnsi="Montserrat"/>
          <w:sz w:val="24"/>
        </w:rPr>
      </w:pPr>
      <w:r w:rsidRPr="00B3633A">
        <w:rPr>
          <w:rFonts w:ascii="Montserrat" w:hAnsi="Montserrat"/>
          <w:sz w:val="24"/>
        </w:rPr>
        <w:t xml:space="preserve">one, any obligation assumed as part of a pact agreement is assumed only upon the culmination of the honoring of the pact. </w:t>
      </w:r>
    </w:p>
    <w:p w:rsidR="0008581E" w:rsidRPr="00B3633A" w:rsidRDefault="0008581E">
      <w:pPr>
        <w:pStyle w:val="0DraftNormal"/>
        <w:rPr>
          <w:rFonts w:ascii="Montserrat" w:hAnsi="Montserrat"/>
          <w:sz w:val="24"/>
        </w:rPr>
      </w:pPr>
    </w:p>
    <w:p w:rsidR="0008581E" w:rsidRPr="00B3633A" w:rsidRDefault="0008581E">
      <w:pPr>
        <w:pStyle w:val="0DraftNormal"/>
        <w:rPr>
          <w:rFonts w:ascii="Montserrat" w:hAnsi="Montserrat"/>
          <w:sz w:val="24"/>
        </w:rPr>
      </w:pPr>
      <w:r w:rsidRPr="00B3633A">
        <w:rPr>
          <w:rFonts w:ascii="Montserrat" w:hAnsi="Montserrat"/>
          <w:sz w:val="24"/>
        </w:rPr>
        <w:t xml:space="preserve"> </w:t>
      </w:r>
    </w:p>
    <w:p w:rsidR="0008581E" w:rsidRPr="00B3633A" w:rsidRDefault="0008581E">
      <w:pPr>
        <w:pStyle w:val="0DraftNormal"/>
        <w:rPr>
          <w:rFonts w:ascii="Montserrat" w:hAnsi="Montserrat"/>
          <w:sz w:val="24"/>
        </w:rPr>
      </w:pPr>
    </w:p>
    <w:p w:rsidR="0008581E" w:rsidRPr="00B3633A" w:rsidRDefault="0008581E">
      <w:pPr>
        <w:pStyle w:val="0DraftNormal"/>
        <w:rPr>
          <w:rFonts w:ascii="Montserrat" w:hAnsi="Montserrat"/>
          <w:sz w:val="24"/>
        </w:rPr>
      </w:pPr>
      <w:r w:rsidRPr="00B3633A">
        <w:rPr>
          <w:rFonts w:ascii="Montserrat" w:hAnsi="Montserrat"/>
          <w:sz w:val="24"/>
        </w:rPr>
        <w:t xml:space="preserve">terms for summoning another god's aspect </w:t>
      </w:r>
    </w:p>
    <w:p w:rsidR="0008581E" w:rsidRPr="00B3633A" w:rsidRDefault="0008581E">
      <w:pPr>
        <w:pStyle w:val="0DraftNormal"/>
        <w:rPr>
          <w:rFonts w:ascii="Montserrat" w:hAnsi="Montserrat"/>
          <w:sz w:val="24"/>
        </w:rPr>
      </w:pPr>
    </w:p>
    <w:p w:rsidR="0008581E" w:rsidRPr="00B3633A" w:rsidRDefault="0008581E">
      <w:pPr>
        <w:pStyle w:val="0DraftNormal"/>
        <w:rPr>
          <w:rFonts w:ascii="Montserrat" w:hAnsi="Montserrat"/>
          <w:sz w:val="24"/>
        </w:rPr>
      </w:pPr>
      <w:r w:rsidRPr="00B3633A">
        <w:rPr>
          <w:rFonts w:ascii="Montserrat" w:hAnsi="Montserrat"/>
          <w:sz w:val="24"/>
        </w:rPr>
        <w:t xml:space="preserve"> </w:t>
      </w:r>
    </w:p>
    <w:p w:rsidR="0008581E" w:rsidRPr="00B3633A" w:rsidRDefault="0008581E">
      <w:pPr>
        <w:pStyle w:val="0DraftNormal"/>
        <w:rPr>
          <w:rFonts w:ascii="Montserrat" w:hAnsi="Montserrat"/>
          <w:sz w:val="24"/>
        </w:rPr>
      </w:pPr>
    </w:p>
    <w:p w:rsidR="0008581E" w:rsidRPr="00B3633A" w:rsidRDefault="0008581E">
      <w:pPr>
        <w:pStyle w:val="0DraftNormal"/>
        <w:rPr>
          <w:rFonts w:ascii="Montserrat" w:hAnsi="Montserrat"/>
          <w:sz w:val="24"/>
        </w:rPr>
      </w:pPr>
      <w:r w:rsidRPr="00B3633A">
        <w:rPr>
          <w:rFonts w:ascii="Montserrat" w:hAnsi="Montserrat"/>
          <w:sz w:val="24"/>
        </w:rPr>
        <w:t>the requirements for summoning another god's aspect. In terms of exchange of obligation, and terms of the summoning. By what rights this may be done. How it is obeyed, and when it is fulfilled, and or ended. The obligation or favor agreed upon as part of a pact will be paid. Summoning of a god outside of the terms of a pact will casue the phoenix to assume the penalty of obligation as defined by that god.</w:t>
      </w:r>
    </w:p>
    <w:p w:rsidR="0008581E" w:rsidRPr="00B3633A" w:rsidRDefault="0008581E">
      <w:pPr>
        <w:pStyle w:val="0DraftNormal"/>
        <w:rPr>
          <w:rFonts w:ascii="Montserrat" w:hAnsi="Montserrat"/>
          <w:sz w:val="24"/>
        </w:rPr>
      </w:pPr>
    </w:p>
    <w:p w:rsidR="0008581E" w:rsidRPr="00B3633A" w:rsidRDefault="0008581E">
      <w:pPr>
        <w:pStyle w:val="0DraftNormal"/>
        <w:rPr>
          <w:rFonts w:ascii="Montserrat" w:hAnsi="Montserrat"/>
          <w:sz w:val="24"/>
        </w:rPr>
      </w:pPr>
      <w:r w:rsidRPr="00B3633A">
        <w:rPr>
          <w:rFonts w:ascii="Montserrat" w:hAnsi="Montserrat"/>
          <w:sz w:val="24"/>
        </w:rPr>
        <w:t xml:space="preserve">terms for summoning another god's prime </w:t>
      </w:r>
    </w:p>
    <w:p w:rsidR="0008581E" w:rsidRPr="00B3633A" w:rsidRDefault="0008581E">
      <w:pPr>
        <w:pStyle w:val="0DraftNormal"/>
        <w:rPr>
          <w:rFonts w:ascii="Montserrat" w:hAnsi="Montserrat"/>
          <w:sz w:val="24"/>
        </w:rPr>
      </w:pPr>
    </w:p>
    <w:p w:rsidR="0008581E" w:rsidRPr="00B3633A" w:rsidRDefault="0008581E">
      <w:pPr>
        <w:pStyle w:val="0DraftNormal"/>
        <w:rPr>
          <w:rFonts w:ascii="Montserrat" w:hAnsi="Montserrat"/>
          <w:sz w:val="24"/>
        </w:rPr>
      </w:pPr>
      <w:r w:rsidRPr="00B3633A">
        <w:rPr>
          <w:rFonts w:ascii="Montserrat" w:hAnsi="Montserrat"/>
          <w:sz w:val="24"/>
        </w:rPr>
        <w:t xml:space="preserve"> </w:t>
      </w:r>
    </w:p>
    <w:p w:rsidR="0008581E" w:rsidRPr="00B3633A" w:rsidRDefault="0008581E">
      <w:pPr>
        <w:pStyle w:val="0DraftNormal"/>
        <w:rPr>
          <w:rFonts w:ascii="Montserrat" w:hAnsi="Montserrat"/>
          <w:sz w:val="24"/>
        </w:rPr>
      </w:pPr>
    </w:p>
    <w:p w:rsidR="0008581E" w:rsidRPr="00B3633A" w:rsidRDefault="0008581E">
      <w:pPr>
        <w:pStyle w:val="0DraftNormal"/>
        <w:rPr>
          <w:rFonts w:ascii="Montserrat" w:hAnsi="Montserrat"/>
          <w:sz w:val="24"/>
        </w:rPr>
      </w:pPr>
      <w:r w:rsidRPr="00B3633A">
        <w:rPr>
          <w:rFonts w:ascii="Montserrat" w:hAnsi="Montserrat"/>
          <w:sz w:val="24"/>
        </w:rPr>
        <w:t xml:space="preserve">the requirements for summoning another god's prime. In terms of exchange of obligation, and terms of the summoning. By what rights this may be done. How it is obeyed, and when it is fulfilled, and or ended. The obligation or favor agreed upon as part of a pact will be paid. Summoning of a god outside of the terms of a pact will casue the phoenix to assume the penalty of obligation as defined by that god. </w:t>
      </w:r>
    </w:p>
    <w:p w:rsidR="0008581E" w:rsidRPr="00B3633A" w:rsidRDefault="0008581E">
      <w:pPr>
        <w:pStyle w:val="0DraftNormal"/>
        <w:rPr>
          <w:rFonts w:ascii="Montserrat" w:hAnsi="Montserrat"/>
          <w:sz w:val="24"/>
        </w:rPr>
      </w:pPr>
    </w:p>
    <w:p w:rsidR="0008581E" w:rsidRPr="00B3633A" w:rsidRDefault="0008581E">
      <w:pPr>
        <w:pStyle w:val="0DraftNormal"/>
        <w:rPr>
          <w:rFonts w:ascii="Montserrat" w:hAnsi="Montserrat"/>
          <w:sz w:val="24"/>
        </w:rPr>
      </w:pPr>
      <w:r w:rsidRPr="00B3633A">
        <w:rPr>
          <w:rFonts w:ascii="Montserrat" w:hAnsi="Montserrat"/>
          <w:sz w:val="24"/>
        </w:rPr>
        <w:t xml:space="preserve"> </w:t>
      </w:r>
    </w:p>
    <w:p w:rsidR="0008581E" w:rsidRPr="00B3633A" w:rsidRDefault="0008581E">
      <w:pPr>
        <w:pStyle w:val="0DraftNormal"/>
        <w:rPr>
          <w:rFonts w:ascii="Montserrat" w:hAnsi="Montserrat"/>
          <w:sz w:val="24"/>
        </w:rPr>
      </w:pPr>
    </w:p>
    <w:p w:rsidR="0008581E" w:rsidRPr="00B3633A" w:rsidRDefault="0008581E">
      <w:pPr>
        <w:pStyle w:val="0DraftNormal"/>
        <w:rPr>
          <w:rFonts w:ascii="Montserrat" w:hAnsi="Montserrat"/>
          <w:sz w:val="24"/>
        </w:rPr>
      </w:pPr>
      <w:r w:rsidRPr="00B3633A">
        <w:rPr>
          <w:rFonts w:ascii="Montserrat" w:hAnsi="Montserrat"/>
          <w:sz w:val="24"/>
        </w:rPr>
        <w:t xml:space="preserve">obligation expected for another god summoning one's aspect </w:t>
      </w:r>
    </w:p>
    <w:p w:rsidR="0008581E" w:rsidRPr="00B3633A" w:rsidRDefault="0008581E">
      <w:pPr>
        <w:pStyle w:val="0DraftNormal"/>
        <w:rPr>
          <w:rFonts w:ascii="Montserrat" w:hAnsi="Montserrat"/>
          <w:sz w:val="24"/>
        </w:rPr>
      </w:pPr>
    </w:p>
    <w:p w:rsidR="0008581E" w:rsidRPr="00B3633A" w:rsidRDefault="0008581E">
      <w:pPr>
        <w:pStyle w:val="0DraftNormal"/>
        <w:rPr>
          <w:rFonts w:ascii="Montserrat" w:hAnsi="Montserrat"/>
          <w:sz w:val="24"/>
        </w:rPr>
      </w:pPr>
      <w:r w:rsidRPr="00B3633A">
        <w:rPr>
          <w:rFonts w:ascii="Montserrat" w:hAnsi="Montserrat"/>
          <w:sz w:val="24"/>
        </w:rPr>
        <w:t xml:space="preserve"> </w:t>
      </w:r>
    </w:p>
    <w:p w:rsidR="0008581E" w:rsidRPr="00B3633A" w:rsidRDefault="0008581E">
      <w:pPr>
        <w:pStyle w:val="0DraftNormal"/>
        <w:rPr>
          <w:rFonts w:ascii="Montserrat" w:hAnsi="Montserrat"/>
          <w:sz w:val="24"/>
        </w:rPr>
      </w:pPr>
    </w:p>
    <w:p w:rsidR="0008581E" w:rsidRPr="00B3633A" w:rsidRDefault="0008581E">
      <w:pPr>
        <w:pStyle w:val="0DraftNormal"/>
        <w:rPr>
          <w:rFonts w:ascii="Montserrat" w:hAnsi="Montserrat"/>
          <w:sz w:val="24"/>
        </w:rPr>
      </w:pPr>
      <w:r w:rsidRPr="00B3633A">
        <w:rPr>
          <w:rFonts w:ascii="Montserrat" w:hAnsi="Montserrat"/>
          <w:sz w:val="24"/>
        </w:rPr>
        <w:t xml:space="preserve">the requirements for allowing another god to summon one's aspect, as determined by the god. In terms of exchange of obligation, and terms of the summoning. How it is obeyed, and when it is fulfilled, and or ended. An obligation equal to the cost of the aspect will be incurred. If a term of a pact, then those terms will be followed. </w:t>
      </w:r>
    </w:p>
    <w:p w:rsidR="0008581E" w:rsidRPr="00B3633A" w:rsidRDefault="0008581E">
      <w:pPr>
        <w:pStyle w:val="0DraftNormal"/>
        <w:rPr>
          <w:rFonts w:ascii="Montserrat" w:hAnsi="Montserrat"/>
          <w:sz w:val="24"/>
        </w:rPr>
      </w:pPr>
    </w:p>
    <w:p w:rsidR="0008581E" w:rsidRPr="00B3633A" w:rsidRDefault="0008581E">
      <w:pPr>
        <w:pStyle w:val="0DraftNormal"/>
        <w:rPr>
          <w:rFonts w:ascii="Montserrat" w:hAnsi="Montserrat"/>
          <w:sz w:val="24"/>
        </w:rPr>
      </w:pPr>
      <w:r w:rsidRPr="00B3633A">
        <w:rPr>
          <w:rFonts w:ascii="Montserrat" w:hAnsi="Montserrat"/>
          <w:sz w:val="24"/>
        </w:rPr>
        <w:t xml:space="preserve"> </w:t>
      </w:r>
    </w:p>
    <w:p w:rsidR="0008581E" w:rsidRPr="00B3633A" w:rsidRDefault="0008581E">
      <w:pPr>
        <w:pStyle w:val="0DraftNormal"/>
        <w:rPr>
          <w:rFonts w:ascii="Montserrat" w:hAnsi="Montserrat"/>
          <w:sz w:val="24"/>
        </w:rPr>
      </w:pPr>
    </w:p>
    <w:p w:rsidR="0008581E" w:rsidRPr="00B3633A" w:rsidRDefault="0008581E">
      <w:pPr>
        <w:pStyle w:val="0DraftNormal"/>
        <w:rPr>
          <w:rFonts w:ascii="Montserrat" w:hAnsi="Montserrat"/>
          <w:sz w:val="24"/>
        </w:rPr>
      </w:pPr>
      <w:r w:rsidRPr="00B3633A">
        <w:rPr>
          <w:rFonts w:ascii="Montserrat" w:hAnsi="Montserrat"/>
          <w:sz w:val="24"/>
        </w:rPr>
        <w:t xml:space="preserve">obligation expected for another god summoning one's prime </w:t>
      </w:r>
    </w:p>
    <w:p w:rsidR="0008581E" w:rsidRPr="00B3633A" w:rsidRDefault="0008581E">
      <w:pPr>
        <w:pStyle w:val="0DraftNormal"/>
        <w:rPr>
          <w:rFonts w:ascii="Montserrat" w:hAnsi="Montserrat"/>
          <w:sz w:val="24"/>
        </w:rPr>
      </w:pPr>
    </w:p>
    <w:p w:rsidR="0008581E" w:rsidRPr="00B3633A" w:rsidRDefault="0008581E">
      <w:pPr>
        <w:pStyle w:val="0DraftNormal"/>
        <w:rPr>
          <w:rFonts w:ascii="Montserrat" w:hAnsi="Montserrat"/>
          <w:sz w:val="24"/>
        </w:rPr>
      </w:pPr>
      <w:r w:rsidRPr="00B3633A">
        <w:rPr>
          <w:rFonts w:ascii="Montserrat" w:hAnsi="Montserrat"/>
          <w:sz w:val="24"/>
        </w:rPr>
        <w:t xml:space="preserve"> </w:t>
      </w:r>
    </w:p>
    <w:p w:rsidR="0008581E" w:rsidRPr="00B3633A" w:rsidRDefault="0008581E">
      <w:pPr>
        <w:pStyle w:val="0DraftNormal"/>
        <w:rPr>
          <w:rFonts w:ascii="Montserrat" w:hAnsi="Montserrat"/>
          <w:sz w:val="24"/>
        </w:rPr>
      </w:pPr>
    </w:p>
    <w:p w:rsidR="0008581E" w:rsidRPr="00B3633A" w:rsidRDefault="0008581E">
      <w:pPr>
        <w:pStyle w:val="0DraftNormal"/>
        <w:rPr>
          <w:rFonts w:ascii="Montserrat" w:hAnsi="Montserrat"/>
          <w:sz w:val="24"/>
        </w:rPr>
      </w:pPr>
      <w:r w:rsidRPr="00B3633A">
        <w:rPr>
          <w:rFonts w:ascii="Montserrat" w:hAnsi="Montserrat"/>
          <w:sz w:val="24"/>
        </w:rPr>
        <w:t xml:space="preserve">an obligation equal to the cost of the aspect will be incurred. If a term of a pact, then those terms will be followed. </w:t>
      </w:r>
    </w:p>
    <w:p w:rsidR="0008581E" w:rsidRPr="00B3633A" w:rsidRDefault="0008581E">
      <w:pPr>
        <w:pStyle w:val="0DraftNormal"/>
        <w:rPr>
          <w:rFonts w:ascii="Montserrat" w:hAnsi="Montserrat"/>
          <w:sz w:val="24"/>
        </w:rPr>
      </w:pPr>
    </w:p>
    <w:p w:rsidR="0008581E" w:rsidRPr="00B3633A" w:rsidRDefault="0008581E">
      <w:pPr>
        <w:pStyle w:val="0DraftNormal"/>
        <w:rPr>
          <w:rFonts w:ascii="Montserrat" w:hAnsi="Montserrat"/>
          <w:sz w:val="24"/>
        </w:rPr>
      </w:pPr>
      <w:r w:rsidRPr="00B3633A">
        <w:rPr>
          <w:rFonts w:ascii="Montserrat" w:hAnsi="Montserrat"/>
          <w:sz w:val="24"/>
        </w:rPr>
        <w:t xml:space="preserve"> </w:t>
      </w:r>
    </w:p>
    <w:p w:rsidR="0008581E" w:rsidRPr="00B3633A" w:rsidRDefault="0008581E">
      <w:pPr>
        <w:pStyle w:val="0DraftNormal"/>
        <w:rPr>
          <w:rFonts w:ascii="Montserrat" w:hAnsi="Montserrat"/>
          <w:sz w:val="24"/>
        </w:rPr>
      </w:pPr>
    </w:p>
    <w:p w:rsidR="0008581E" w:rsidRPr="00B3633A" w:rsidRDefault="0008581E">
      <w:pPr>
        <w:pStyle w:val="0DraftNormal"/>
        <w:rPr>
          <w:rFonts w:ascii="Montserrat" w:hAnsi="Montserrat"/>
          <w:sz w:val="24"/>
        </w:rPr>
      </w:pPr>
      <w:r w:rsidRPr="00B3633A">
        <w:rPr>
          <w:rFonts w:ascii="Montserrat" w:hAnsi="Montserrat"/>
          <w:sz w:val="24"/>
        </w:rPr>
        <w:t xml:space="preserve">terms for giving access to one's realm </w:t>
      </w:r>
    </w:p>
    <w:p w:rsidR="0008581E" w:rsidRPr="00B3633A" w:rsidRDefault="0008581E">
      <w:pPr>
        <w:pStyle w:val="0DraftNormal"/>
        <w:rPr>
          <w:rFonts w:ascii="Montserrat" w:hAnsi="Montserrat"/>
          <w:sz w:val="24"/>
        </w:rPr>
      </w:pPr>
    </w:p>
    <w:p w:rsidR="0008581E" w:rsidRPr="00B3633A" w:rsidRDefault="0008581E">
      <w:pPr>
        <w:pStyle w:val="0DraftNormal"/>
        <w:rPr>
          <w:rFonts w:ascii="Montserrat" w:hAnsi="Montserrat"/>
          <w:sz w:val="24"/>
        </w:rPr>
      </w:pPr>
      <w:r w:rsidRPr="00B3633A">
        <w:rPr>
          <w:rFonts w:ascii="Montserrat" w:hAnsi="Montserrat"/>
          <w:sz w:val="24"/>
        </w:rPr>
        <w:t xml:space="preserve"> </w:t>
      </w:r>
    </w:p>
    <w:p w:rsidR="0008581E" w:rsidRPr="00B3633A" w:rsidRDefault="0008581E">
      <w:pPr>
        <w:pStyle w:val="0DraftNormal"/>
        <w:rPr>
          <w:rFonts w:ascii="Montserrat" w:hAnsi="Montserrat"/>
          <w:sz w:val="24"/>
        </w:rPr>
      </w:pPr>
    </w:p>
    <w:p w:rsidR="0008581E" w:rsidRPr="00B3633A" w:rsidRDefault="0008581E">
      <w:pPr>
        <w:pStyle w:val="0DraftNormal"/>
        <w:rPr>
          <w:rFonts w:ascii="Montserrat" w:hAnsi="Montserrat"/>
          <w:sz w:val="24"/>
        </w:rPr>
      </w:pPr>
      <w:r w:rsidRPr="00B3633A">
        <w:rPr>
          <w:rFonts w:ascii="Montserrat" w:hAnsi="Montserrat"/>
          <w:sz w:val="24"/>
        </w:rPr>
        <w:t xml:space="preserve"> </w:t>
      </w:r>
    </w:p>
    <w:p w:rsidR="0008581E" w:rsidRPr="00B3633A" w:rsidRDefault="0008581E">
      <w:pPr>
        <w:pStyle w:val="0DraftNormal"/>
        <w:rPr>
          <w:rFonts w:ascii="Montserrat" w:hAnsi="Montserrat"/>
          <w:sz w:val="24"/>
        </w:rPr>
      </w:pPr>
    </w:p>
    <w:p w:rsidR="0008581E" w:rsidRPr="00B3633A" w:rsidRDefault="0008581E">
      <w:pPr>
        <w:pStyle w:val="0DraftNormal"/>
        <w:rPr>
          <w:rFonts w:ascii="Montserrat" w:hAnsi="Montserrat"/>
          <w:sz w:val="24"/>
        </w:rPr>
      </w:pPr>
      <w:r w:rsidRPr="00B3633A">
        <w:rPr>
          <w:rFonts w:ascii="Montserrat" w:hAnsi="Montserrat"/>
          <w:sz w:val="24"/>
        </w:rPr>
        <w:t xml:space="preserve">to enter the realms of the phoenix, one must either find one's own way there, be brought there by an aspect of the phoenix or other god with access, or request access as a boon. Any mortal may be born into them, and through death escape. Movement of a high enough dimensional complexity will suffice for those seeking their own way. </w:t>
      </w:r>
    </w:p>
    <w:p w:rsidR="0008581E" w:rsidRPr="00B3633A" w:rsidRDefault="0008581E">
      <w:pPr>
        <w:pStyle w:val="0DraftNormal"/>
        <w:rPr>
          <w:rFonts w:ascii="Montserrat" w:hAnsi="Montserrat"/>
          <w:sz w:val="24"/>
        </w:rPr>
      </w:pPr>
    </w:p>
    <w:p w:rsidR="0008581E" w:rsidRPr="00B3633A" w:rsidRDefault="0008581E">
      <w:pPr>
        <w:pStyle w:val="0DraftNormal"/>
        <w:rPr>
          <w:rFonts w:ascii="Montserrat" w:hAnsi="Montserrat"/>
          <w:sz w:val="24"/>
        </w:rPr>
      </w:pPr>
      <w:r w:rsidRPr="00B3633A">
        <w:rPr>
          <w:rFonts w:ascii="Montserrat" w:hAnsi="Montserrat"/>
          <w:sz w:val="24"/>
        </w:rPr>
        <w:t xml:space="preserve">terms for giving release from one's realm </w:t>
      </w:r>
    </w:p>
    <w:p w:rsidR="0008581E" w:rsidRPr="00B3633A" w:rsidRDefault="0008581E">
      <w:pPr>
        <w:pStyle w:val="0DraftNormal"/>
        <w:rPr>
          <w:rFonts w:ascii="Montserrat" w:hAnsi="Montserrat"/>
          <w:sz w:val="24"/>
        </w:rPr>
      </w:pPr>
    </w:p>
    <w:p w:rsidR="0008581E" w:rsidRPr="00B3633A" w:rsidRDefault="0008581E">
      <w:pPr>
        <w:pStyle w:val="0DraftNormal"/>
        <w:rPr>
          <w:rFonts w:ascii="Montserrat" w:hAnsi="Montserrat"/>
          <w:sz w:val="24"/>
        </w:rPr>
      </w:pPr>
      <w:r w:rsidRPr="00B3633A">
        <w:rPr>
          <w:rFonts w:ascii="Montserrat" w:hAnsi="Montserrat"/>
          <w:sz w:val="24"/>
        </w:rPr>
        <w:t xml:space="preserve"> </w:t>
      </w:r>
    </w:p>
    <w:p w:rsidR="0008581E" w:rsidRPr="00B3633A" w:rsidRDefault="0008581E">
      <w:pPr>
        <w:pStyle w:val="0DraftNormal"/>
        <w:rPr>
          <w:rFonts w:ascii="Montserrat" w:hAnsi="Montserrat"/>
          <w:sz w:val="24"/>
        </w:rPr>
      </w:pPr>
    </w:p>
    <w:p w:rsidR="0008581E" w:rsidRPr="00B3633A" w:rsidRDefault="0008581E">
      <w:pPr>
        <w:pStyle w:val="0DraftNormal"/>
        <w:rPr>
          <w:rFonts w:ascii="Montserrat" w:hAnsi="Montserrat"/>
          <w:sz w:val="24"/>
        </w:rPr>
      </w:pPr>
      <w:r w:rsidRPr="00B3633A">
        <w:rPr>
          <w:rFonts w:ascii="Montserrat" w:hAnsi="Montserrat"/>
          <w:sz w:val="24"/>
        </w:rPr>
        <w:t xml:space="preserve">to exit the realms of the phoenix, one must either find one's own way out, be brought out by an aspect of the phoenix or other god with access, or request release as a boon. Any mortal may be born into them, and through death escape. Movement of a high enough dimensional complexity will suffice for those seeking their own way. </w:t>
      </w:r>
    </w:p>
    <w:p w:rsidR="0008581E" w:rsidRPr="00B3633A" w:rsidRDefault="0008581E">
      <w:pPr>
        <w:pStyle w:val="0DraftNormal"/>
        <w:rPr>
          <w:rFonts w:ascii="Montserrat" w:hAnsi="Montserrat"/>
          <w:sz w:val="24"/>
        </w:rPr>
      </w:pPr>
    </w:p>
    <w:p w:rsidR="0008581E" w:rsidRPr="00B3633A" w:rsidRDefault="0008581E">
      <w:pPr>
        <w:pStyle w:val="0DraftNormal"/>
        <w:rPr>
          <w:rFonts w:ascii="Montserrat" w:hAnsi="Montserrat"/>
          <w:sz w:val="24"/>
        </w:rPr>
      </w:pPr>
      <w:r w:rsidRPr="00B3633A">
        <w:rPr>
          <w:rFonts w:ascii="Montserrat" w:hAnsi="Montserrat"/>
          <w:sz w:val="24"/>
        </w:rPr>
        <w:t xml:space="preserve"> </w:t>
      </w:r>
    </w:p>
    <w:p w:rsidR="0008581E" w:rsidRPr="00B3633A" w:rsidRDefault="0008581E">
      <w:pPr>
        <w:pStyle w:val="0DraftNormal"/>
        <w:rPr>
          <w:rFonts w:ascii="Montserrat" w:hAnsi="Montserrat"/>
          <w:sz w:val="24"/>
        </w:rPr>
      </w:pPr>
    </w:p>
    <w:p w:rsidR="0008581E" w:rsidRPr="00B3633A" w:rsidRDefault="0008581E">
      <w:pPr>
        <w:pStyle w:val="0DraftNormal"/>
        <w:rPr>
          <w:rFonts w:ascii="Montserrat" w:hAnsi="Montserrat"/>
          <w:sz w:val="24"/>
        </w:rPr>
      </w:pPr>
      <w:r w:rsidRPr="00B3633A">
        <w:rPr>
          <w:rFonts w:ascii="Montserrat" w:hAnsi="Montserrat"/>
          <w:sz w:val="24"/>
        </w:rPr>
        <w:t xml:space="preserve">dismissal of aspect </w:t>
      </w:r>
    </w:p>
    <w:p w:rsidR="0008581E" w:rsidRPr="00B3633A" w:rsidRDefault="0008581E">
      <w:pPr>
        <w:pStyle w:val="0DraftNormal"/>
        <w:rPr>
          <w:rFonts w:ascii="Montserrat" w:hAnsi="Montserrat"/>
          <w:sz w:val="24"/>
        </w:rPr>
      </w:pPr>
    </w:p>
    <w:p w:rsidR="0008581E" w:rsidRPr="00B3633A" w:rsidRDefault="0008581E">
      <w:pPr>
        <w:pStyle w:val="0DraftNormal"/>
        <w:rPr>
          <w:rFonts w:ascii="Montserrat" w:hAnsi="Montserrat"/>
          <w:sz w:val="24"/>
        </w:rPr>
      </w:pPr>
      <w:r w:rsidRPr="00B3633A">
        <w:rPr>
          <w:rFonts w:ascii="Montserrat" w:hAnsi="Montserrat"/>
          <w:sz w:val="24"/>
        </w:rPr>
        <w:t xml:space="preserve"> </w:t>
      </w:r>
    </w:p>
    <w:p w:rsidR="0008581E" w:rsidRPr="00B3633A" w:rsidRDefault="0008581E">
      <w:pPr>
        <w:pStyle w:val="0DraftNormal"/>
        <w:rPr>
          <w:rFonts w:ascii="Montserrat" w:hAnsi="Montserrat"/>
          <w:sz w:val="24"/>
        </w:rPr>
      </w:pPr>
    </w:p>
    <w:p w:rsidR="0008581E" w:rsidRPr="00B3633A" w:rsidRDefault="0008581E">
      <w:pPr>
        <w:pStyle w:val="0DraftNormal"/>
        <w:rPr>
          <w:rFonts w:ascii="Montserrat" w:hAnsi="Montserrat"/>
          <w:sz w:val="24"/>
        </w:rPr>
      </w:pPr>
      <w:r w:rsidRPr="00B3633A">
        <w:rPr>
          <w:rFonts w:ascii="Montserrat" w:hAnsi="Montserrat"/>
          <w:sz w:val="24"/>
        </w:rPr>
        <w:t>essentially, the stated requirement of the god in order to submit to dismissal of its aspects, which may be no more demanding than the requirement for summoning. As some entities are incapable of assuming obligation, they can only impose their will upon you through this form. Other gods may opt to assume obligation for your dismissal, equal to that you require for being summoned by them. The abstract, or obscure form of the summoning ritual, with similar sacrifices may suffice to dismiss the aspect. A pact may also suffice, if it does not come into conflict with another pact.</w:t>
      </w:r>
    </w:p>
    <w:p w:rsidR="0008581E" w:rsidRPr="00B3633A" w:rsidRDefault="0008581E">
      <w:pPr>
        <w:pStyle w:val="0DraftNormal"/>
        <w:rPr>
          <w:rFonts w:ascii="Montserrat" w:hAnsi="Montserrat"/>
          <w:sz w:val="24"/>
        </w:rPr>
      </w:pPr>
    </w:p>
    <w:p w:rsidR="0008581E" w:rsidRPr="00B3633A" w:rsidRDefault="0008581E">
      <w:pPr>
        <w:pStyle w:val="0DraftNormal"/>
        <w:rPr>
          <w:rFonts w:ascii="Montserrat" w:hAnsi="Montserrat"/>
          <w:sz w:val="24"/>
        </w:rPr>
      </w:pPr>
      <w:r w:rsidRPr="00B3633A">
        <w:rPr>
          <w:rFonts w:ascii="Montserrat" w:hAnsi="Montserrat"/>
          <w:sz w:val="24"/>
        </w:rPr>
        <w:t xml:space="preserve">dismissal of prime </w:t>
      </w:r>
    </w:p>
    <w:p w:rsidR="0008581E" w:rsidRPr="00B3633A" w:rsidRDefault="0008581E">
      <w:pPr>
        <w:pStyle w:val="0DraftNormal"/>
        <w:rPr>
          <w:rFonts w:ascii="Montserrat" w:hAnsi="Montserrat"/>
          <w:sz w:val="24"/>
        </w:rPr>
      </w:pPr>
    </w:p>
    <w:p w:rsidR="0008581E" w:rsidRPr="00B3633A" w:rsidRDefault="0008581E">
      <w:pPr>
        <w:pStyle w:val="0DraftNormal"/>
        <w:rPr>
          <w:rFonts w:ascii="Montserrat" w:hAnsi="Montserrat"/>
          <w:sz w:val="24"/>
        </w:rPr>
      </w:pPr>
      <w:r w:rsidRPr="00B3633A">
        <w:rPr>
          <w:rFonts w:ascii="Montserrat" w:hAnsi="Montserrat"/>
          <w:sz w:val="24"/>
        </w:rPr>
        <w:t xml:space="preserve"> </w:t>
      </w:r>
    </w:p>
    <w:p w:rsidR="0008581E" w:rsidRPr="00B3633A" w:rsidRDefault="0008581E">
      <w:pPr>
        <w:pStyle w:val="0DraftNormal"/>
        <w:rPr>
          <w:rFonts w:ascii="Montserrat" w:hAnsi="Montserrat"/>
          <w:sz w:val="24"/>
        </w:rPr>
      </w:pPr>
    </w:p>
    <w:p w:rsidR="0008581E" w:rsidRPr="00B3633A" w:rsidRDefault="0008581E">
      <w:pPr>
        <w:pStyle w:val="0DraftNormal"/>
        <w:rPr>
          <w:rFonts w:ascii="Montserrat" w:hAnsi="Montserrat"/>
          <w:sz w:val="24"/>
        </w:rPr>
      </w:pPr>
      <w:r w:rsidRPr="00B3633A">
        <w:rPr>
          <w:rFonts w:ascii="Montserrat" w:hAnsi="Montserrat"/>
          <w:sz w:val="24"/>
        </w:rPr>
        <w:t xml:space="preserve">essentially, the stated requirement of the god in order to submit to dismissal of its prime, which may be no more demanding than the requirement for summoning. As some entities are incapable of assuming obligation, they can only impose their will upon you through this form. Other gods may opt to assume obligation for your dismissal, equal to that you require for being summoned by them. The abstract, or obscure form of the summoning ritual, with similar sacrifices may suffice to dismiss the aspect. A pact may also suffice, if it does not come into conflict with another pact. </w:t>
      </w:r>
    </w:p>
    <w:p w:rsidR="0008581E" w:rsidRPr="00B3633A" w:rsidRDefault="0008581E">
      <w:pPr>
        <w:pStyle w:val="0DraftNormal"/>
        <w:rPr>
          <w:rFonts w:ascii="Montserrat" w:hAnsi="Montserrat"/>
          <w:sz w:val="24"/>
        </w:rPr>
      </w:pPr>
    </w:p>
    <w:p w:rsidR="0008581E" w:rsidRPr="00B3633A" w:rsidRDefault="0008581E">
      <w:pPr>
        <w:pStyle w:val="0DraftNormal"/>
        <w:rPr>
          <w:rFonts w:ascii="Montserrat" w:hAnsi="Montserrat"/>
          <w:sz w:val="24"/>
        </w:rPr>
      </w:pPr>
      <w:r w:rsidRPr="00B3633A">
        <w:rPr>
          <w:rFonts w:ascii="Montserrat" w:hAnsi="Montserrat"/>
          <w:sz w:val="24"/>
        </w:rPr>
        <w:t xml:space="preserve"> </w:t>
      </w:r>
    </w:p>
    <w:p w:rsidR="0008581E" w:rsidRPr="00B3633A" w:rsidRDefault="0008581E">
      <w:pPr>
        <w:pStyle w:val="0DraftNormal"/>
        <w:rPr>
          <w:rFonts w:ascii="Montserrat" w:hAnsi="Montserrat"/>
          <w:sz w:val="24"/>
        </w:rPr>
      </w:pPr>
    </w:p>
    <w:p w:rsidR="0008581E" w:rsidRPr="00B3633A" w:rsidRDefault="0008581E">
      <w:pPr>
        <w:pStyle w:val="0DraftNormal"/>
        <w:rPr>
          <w:rFonts w:ascii="Montserrat" w:hAnsi="Montserrat"/>
          <w:sz w:val="24"/>
        </w:rPr>
      </w:pPr>
      <w:r w:rsidRPr="00B3633A">
        <w:rPr>
          <w:rFonts w:ascii="Montserrat" w:hAnsi="Montserrat"/>
          <w:sz w:val="24"/>
        </w:rPr>
        <w:t>obligation</w:t>
      </w:r>
    </w:p>
    <w:p w:rsidR="0008581E" w:rsidRPr="00B3633A" w:rsidRDefault="0008581E">
      <w:pPr>
        <w:pStyle w:val="0DraftNormal"/>
        <w:rPr>
          <w:rFonts w:ascii="Montserrat" w:hAnsi="Montserrat"/>
          <w:sz w:val="24"/>
        </w:rPr>
      </w:pPr>
    </w:p>
    <w:p w:rsidR="0008581E" w:rsidRPr="00B3633A" w:rsidRDefault="0008581E">
      <w:pPr>
        <w:pStyle w:val="0DraftNormal"/>
        <w:rPr>
          <w:rFonts w:ascii="Montserrat" w:hAnsi="Montserrat"/>
          <w:sz w:val="24"/>
        </w:rPr>
      </w:pPr>
      <w:r w:rsidRPr="00B3633A">
        <w:rPr>
          <w:rFonts w:ascii="Montserrat" w:hAnsi="Montserrat"/>
          <w:sz w:val="24"/>
        </w:rPr>
        <w:t xml:space="preserve">obligation of making a pact </w:t>
      </w:r>
    </w:p>
    <w:p w:rsidR="0008581E" w:rsidRPr="00B3633A" w:rsidRDefault="0008581E">
      <w:pPr>
        <w:pStyle w:val="0DraftNormal"/>
        <w:rPr>
          <w:rFonts w:ascii="Montserrat" w:hAnsi="Montserrat"/>
          <w:sz w:val="24"/>
        </w:rPr>
      </w:pPr>
    </w:p>
    <w:p w:rsidR="0008581E" w:rsidRPr="00B3633A" w:rsidRDefault="0008581E">
      <w:pPr>
        <w:pStyle w:val="0DraftNormal"/>
        <w:rPr>
          <w:rFonts w:ascii="Montserrat" w:hAnsi="Montserrat"/>
          <w:sz w:val="24"/>
        </w:rPr>
      </w:pPr>
      <w:r w:rsidRPr="00B3633A">
        <w:rPr>
          <w:rFonts w:ascii="Montserrat" w:hAnsi="Montserrat"/>
          <w:sz w:val="24"/>
        </w:rPr>
        <w:t xml:space="preserve"> </w:t>
      </w:r>
    </w:p>
    <w:p w:rsidR="0008581E" w:rsidRPr="00B3633A" w:rsidRDefault="0008581E">
      <w:pPr>
        <w:pStyle w:val="0DraftNormal"/>
        <w:rPr>
          <w:rFonts w:ascii="Montserrat" w:hAnsi="Montserrat"/>
          <w:sz w:val="24"/>
        </w:rPr>
      </w:pPr>
    </w:p>
    <w:p w:rsidR="0008581E" w:rsidRPr="00B3633A" w:rsidRDefault="0008581E">
      <w:pPr>
        <w:pStyle w:val="0DraftNormal"/>
        <w:rPr>
          <w:rFonts w:ascii="Montserrat" w:hAnsi="Montserrat"/>
          <w:sz w:val="24"/>
        </w:rPr>
      </w:pPr>
      <w:r w:rsidRPr="00B3633A">
        <w:rPr>
          <w:rFonts w:ascii="Montserrat" w:hAnsi="Montserrat"/>
          <w:sz w:val="24"/>
        </w:rPr>
        <w:t>primarily, making any pact which either results in the assumption of new aspects or realms, or in any breaking of the forms, will automatically incur an appropriate obligation. If an assumption of obligation was part of the terms of making the pact, then that too is assumed.</w:t>
      </w:r>
    </w:p>
    <w:p w:rsidR="0008581E" w:rsidRPr="00B3633A" w:rsidRDefault="0008581E">
      <w:pPr>
        <w:pStyle w:val="0DraftNormal"/>
        <w:rPr>
          <w:rFonts w:ascii="Montserrat" w:hAnsi="Montserrat"/>
          <w:sz w:val="24"/>
        </w:rPr>
      </w:pPr>
    </w:p>
    <w:p w:rsidR="0008581E" w:rsidRPr="00B3633A" w:rsidRDefault="0008581E">
      <w:pPr>
        <w:pStyle w:val="0DraftNormal"/>
        <w:rPr>
          <w:rFonts w:ascii="Montserrat" w:hAnsi="Montserrat"/>
          <w:sz w:val="24"/>
        </w:rPr>
      </w:pPr>
      <w:r w:rsidRPr="00B3633A">
        <w:rPr>
          <w:rFonts w:ascii="Montserrat" w:hAnsi="Montserrat"/>
          <w:sz w:val="24"/>
        </w:rPr>
        <w:t xml:space="preserve">obligation of calling upon a pact </w:t>
      </w:r>
    </w:p>
    <w:p w:rsidR="0008581E" w:rsidRPr="00B3633A" w:rsidRDefault="0008581E">
      <w:pPr>
        <w:pStyle w:val="0DraftNormal"/>
        <w:rPr>
          <w:rFonts w:ascii="Montserrat" w:hAnsi="Montserrat"/>
          <w:sz w:val="24"/>
        </w:rPr>
      </w:pPr>
    </w:p>
    <w:p w:rsidR="0008581E" w:rsidRPr="00B3633A" w:rsidRDefault="0008581E">
      <w:pPr>
        <w:pStyle w:val="0DraftNormal"/>
        <w:rPr>
          <w:rFonts w:ascii="Montserrat" w:hAnsi="Montserrat"/>
          <w:sz w:val="24"/>
        </w:rPr>
      </w:pPr>
      <w:r w:rsidRPr="00B3633A">
        <w:rPr>
          <w:rFonts w:ascii="Montserrat" w:hAnsi="Montserrat"/>
          <w:sz w:val="24"/>
        </w:rPr>
        <w:t xml:space="preserve"> </w:t>
      </w:r>
    </w:p>
    <w:p w:rsidR="0008581E" w:rsidRPr="00B3633A" w:rsidRDefault="0008581E">
      <w:pPr>
        <w:pStyle w:val="0DraftNormal"/>
        <w:rPr>
          <w:rFonts w:ascii="Montserrat" w:hAnsi="Montserrat"/>
          <w:sz w:val="24"/>
        </w:rPr>
      </w:pPr>
    </w:p>
    <w:p w:rsidR="0008581E" w:rsidRPr="00B3633A" w:rsidRDefault="0008581E">
      <w:pPr>
        <w:pStyle w:val="0DraftNormal"/>
        <w:rPr>
          <w:rFonts w:ascii="Montserrat" w:hAnsi="Montserrat"/>
          <w:sz w:val="24"/>
        </w:rPr>
      </w:pPr>
      <w:r w:rsidRPr="00B3633A">
        <w:rPr>
          <w:rFonts w:ascii="Montserrat" w:hAnsi="Montserrat"/>
          <w:sz w:val="24"/>
        </w:rPr>
        <w:t>primarily, calling upon any pact which either results in the assumption of new aspects or realms, or in any breaking of the forms, will automatically incur an appropriate obligation. If an assumption of obligation was part of the terms of calling upon the pact, then that too is assumed.</w:t>
      </w:r>
    </w:p>
    <w:p w:rsidR="0008581E" w:rsidRPr="00B3633A" w:rsidRDefault="0008581E">
      <w:pPr>
        <w:pStyle w:val="0DraftNormal"/>
        <w:rPr>
          <w:rFonts w:ascii="Montserrat" w:hAnsi="Montserrat"/>
          <w:sz w:val="24"/>
        </w:rPr>
      </w:pPr>
    </w:p>
    <w:p w:rsidR="0008581E" w:rsidRPr="00B3633A" w:rsidRDefault="0008581E">
      <w:pPr>
        <w:pStyle w:val="0DraftNormal"/>
        <w:rPr>
          <w:rFonts w:ascii="Montserrat" w:hAnsi="Montserrat"/>
          <w:sz w:val="24"/>
        </w:rPr>
      </w:pPr>
      <w:r w:rsidRPr="00B3633A">
        <w:rPr>
          <w:rFonts w:ascii="Montserrat" w:hAnsi="Montserrat"/>
          <w:sz w:val="24"/>
        </w:rPr>
        <w:t xml:space="preserve">obligation of intervention </w:t>
      </w:r>
    </w:p>
    <w:p w:rsidR="0008581E" w:rsidRPr="00B3633A" w:rsidRDefault="0008581E">
      <w:pPr>
        <w:pStyle w:val="0DraftNormal"/>
        <w:rPr>
          <w:rFonts w:ascii="Montserrat" w:hAnsi="Montserrat"/>
          <w:sz w:val="24"/>
        </w:rPr>
      </w:pPr>
    </w:p>
    <w:p w:rsidR="0008581E" w:rsidRPr="00B3633A" w:rsidRDefault="0008581E">
      <w:pPr>
        <w:pStyle w:val="0DraftNormal"/>
        <w:rPr>
          <w:rFonts w:ascii="Montserrat" w:hAnsi="Montserrat"/>
          <w:sz w:val="24"/>
        </w:rPr>
      </w:pPr>
      <w:r w:rsidRPr="00B3633A">
        <w:rPr>
          <w:rFonts w:ascii="Montserrat" w:hAnsi="Montserrat"/>
          <w:sz w:val="24"/>
        </w:rPr>
        <w:t xml:space="preserve"> </w:t>
      </w:r>
    </w:p>
    <w:p w:rsidR="0008581E" w:rsidRPr="00B3633A" w:rsidRDefault="0008581E">
      <w:pPr>
        <w:pStyle w:val="0DraftNormal"/>
        <w:rPr>
          <w:rFonts w:ascii="Montserrat" w:hAnsi="Montserrat"/>
          <w:sz w:val="24"/>
        </w:rPr>
      </w:pPr>
    </w:p>
    <w:p w:rsidR="0008581E" w:rsidRPr="00B3633A" w:rsidRDefault="0008581E">
      <w:pPr>
        <w:pStyle w:val="0DraftNormal"/>
        <w:rPr>
          <w:rFonts w:ascii="Montserrat" w:hAnsi="Montserrat"/>
          <w:sz w:val="24"/>
        </w:rPr>
      </w:pPr>
      <w:r w:rsidRPr="00B3633A">
        <w:rPr>
          <w:rFonts w:ascii="Montserrat" w:hAnsi="Montserrat"/>
          <w:sz w:val="24"/>
        </w:rPr>
        <w:t>primarily, any intervention which either results in the assumption of new aspects or realms, or in any breaking of the forms, will automatically incur an appropriate obligation. If an assumption of obligation was part of the terms of calling upon the pact, then that too is assumed.</w:t>
      </w:r>
    </w:p>
    <w:p w:rsidR="0008581E" w:rsidRPr="00B3633A" w:rsidRDefault="0008581E">
      <w:pPr>
        <w:pStyle w:val="0DraftNormal"/>
        <w:rPr>
          <w:rFonts w:ascii="Montserrat" w:hAnsi="Montserrat"/>
          <w:sz w:val="24"/>
        </w:rPr>
      </w:pPr>
    </w:p>
    <w:p w:rsidR="0008581E" w:rsidRPr="00B3633A" w:rsidRDefault="0008581E">
      <w:pPr>
        <w:pStyle w:val="0DraftNormal"/>
        <w:rPr>
          <w:rFonts w:ascii="Montserrat" w:hAnsi="Montserrat"/>
          <w:sz w:val="24"/>
        </w:rPr>
      </w:pPr>
      <w:r w:rsidRPr="00B3633A">
        <w:rPr>
          <w:rFonts w:ascii="Montserrat" w:hAnsi="Montserrat"/>
          <w:sz w:val="24"/>
        </w:rPr>
        <w:t xml:space="preserve">obligation of manifestation of aspect </w:t>
      </w:r>
    </w:p>
    <w:p w:rsidR="0008581E" w:rsidRPr="00B3633A" w:rsidRDefault="0008581E">
      <w:pPr>
        <w:pStyle w:val="0DraftNormal"/>
        <w:rPr>
          <w:rFonts w:ascii="Montserrat" w:hAnsi="Montserrat"/>
          <w:sz w:val="24"/>
        </w:rPr>
      </w:pPr>
    </w:p>
    <w:p w:rsidR="0008581E" w:rsidRPr="00B3633A" w:rsidRDefault="0008581E">
      <w:pPr>
        <w:pStyle w:val="0DraftNormal"/>
        <w:rPr>
          <w:rFonts w:ascii="Montserrat" w:hAnsi="Montserrat"/>
          <w:sz w:val="24"/>
        </w:rPr>
      </w:pPr>
      <w:r w:rsidRPr="00B3633A">
        <w:rPr>
          <w:rFonts w:ascii="Montserrat" w:hAnsi="Montserrat"/>
          <w:sz w:val="24"/>
        </w:rPr>
        <w:t xml:space="preserve"> </w:t>
      </w:r>
    </w:p>
    <w:p w:rsidR="0008581E" w:rsidRPr="00B3633A" w:rsidRDefault="0008581E">
      <w:pPr>
        <w:pStyle w:val="0DraftNormal"/>
        <w:rPr>
          <w:rFonts w:ascii="Montserrat" w:hAnsi="Montserrat"/>
          <w:sz w:val="24"/>
        </w:rPr>
      </w:pPr>
    </w:p>
    <w:p w:rsidR="0008581E" w:rsidRPr="00B3633A" w:rsidRDefault="0008581E">
      <w:pPr>
        <w:pStyle w:val="0DraftNormal"/>
        <w:rPr>
          <w:rFonts w:ascii="Montserrat" w:hAnsi="Montserrat"/>
          <w:sz w:val="24"/>
        </w:rPr>
      </w:pPr>
      <w:r w:rsidRPr="00B3633A">
        <w:rPr>
          <w:rFonts w:ascii="Montserrat" w:hAnsi="Montserrat"/>
          <w:sz w:val="24"/>
        </w:rPr>
        <w:t>when a manifestation has occurred in violation of the forms, an obligation is imposed. The god may waive this imposition by substituting a boon, which must be fulfilled within the period of manifestation. The boon is now the obligation, and must be followed once given or ten times the obligation will fall on them. A self manifestation, without summons, incurs an obligation equal to the cost of that aspect.</w:t>
      </w:r>
    </w:p>
    <w:p w:rsidR="0008581E" w:rsidRPr="00B3633A" w:rsidRDefault="0008581E">
      <w:pPr>
        <w:pStyle w:val="0DraftNormal"/>
        <w:rPr>
          <w:rFonts w:ascii="Montserrat" w:hAnsi="Montserrat"/>
          <w:sz w:val="24"/>
        </w:rPr>
      </w:pPr>
    </w:p>
    <w:p w:rsidR="0008581E" w:rsidRPr="00B3633A" w:rsidRDefault="0008581E">
      <w:pPr>
        <w:pStyle w:val="0DraftNormal"/>
        <w:rPr>
          <w:rFonts w:ascii="Montserrat" w:hAnsi="Montserrat"/>
          <w:sz w:val="24"/>
        </w:rPr>
      </w:pPr>
      <w:r w:rsidRPr="00B3633A">
        <w:rPr>
          <w:rFonts w:ascii="Montserrat" w:hAnsi="Montserrat"/>
          <w:sz w:val="24"/>
        </w:rPr>
        <w:t xml:space="preserve">obligation of manifestation of prime </w:t>
      </w:r>
    </w:p>
    <w:p w:rsidR="0008581E" w:rsidRPr="00B3633A" w:rsidRDefault="0008581E">
      <w:pPr>
        <w:pStyle w:val="0DraftNormal"/>
        <w:rPr>
          <w:rFonts w:ascii="Montserrat" w:hAnsi="Montserrat"/>
          <w:sz w:val="24"/>
        </w:rPr>
      </w:pPr>
    </w:p>
    <w:p w:rsidR="0008581E" w:rsidRPr="00B3633A" w:rsidRDefault="0008581E">
      <w:pPr>
        <w:pStyle w:val="0DraftNormal"/>
        <w:rPr>
          <w:rFonts w:ascii="Montserrat" w:hAnsi="Montserrat"/>
          <w:sz w:val="24"/>
        </w:rPr>
      </w:pPr>
      <w:r w:rsidRPr="00B3633A">
        <w:rPr>
          <w:rFonts w:ascii="Montserrat" w:hAnsi="Montserrat"/>
          <w:sz w:val="24"/>
        </w:rPr>
        <w:t xml:space="preserve"> </w:t>
      </w:r>
    </w:p>
    <w:p w:rsidR="0008581E" w:rsidRPr="00B3633A" w:rsidRDefault="0008581E">
      <w:pPr>
        <w:pStyle w:val="0DraftNormal"/>
        <w:rPr>
          <w:rFonts w:ascii="Montserrat" w:hAnsi="Montserrat"/>
          <w:sz w:val="24"/>
        </w:rPr>
      </w:pPr>
    </w:p>
    <w:p w:rsidR="0008581E" w:rsidRPr="00B3633A" w:rsidRDefault="0008581E">
      <w:pPr>
        <w:pStyle w:val="0DraftNormal"/>
        <w:rPr>
          <w:rFonts w:ascii="Montserrat" w:hAnsi="Montserrat"/>
          <w:sz w:val="24"/>
        </w:rPr>
      </w:pPr>
      <w:r w:rsidRPr="00B3633A">
        <w:rPr>
          <w:rFonts w:ascii="Montserrat" w:hAnsi="Montserrat"/>
          <w:sz w:val="24"/>
        </w:rPr>
        <w:t xml:space="preserve">when a manifestation has occurred in violation of the forms, an obligation is imposed. The god may waive this imposition by substituting a boon, which must be fulfilled within the period of manifestation. The boon is now the obligation, and must be followed once given or ten times the obligation will fall on them. </w:t>
      </w:r>
    </w:p>
    <w:p w:rsidR="0008581E" w:rsidRPr="00B3633A" w:rsidRDefault="0008581E">
      <w:pPr>
        <w:pStyle w:val="0DraftNormal"/>
        <w:rPr>
          <w:rFonts w:ascii="Montserrat" w:hAnsi="Montserrat"/>
          <w:sz w:val="24"/>
        </w:rPr>
      </w:pPr>
    </w:p>
    <w:p w:rsidR="0008581E" w:rsidRPr="00B3633A" w:rsidRDefault="0008581E">
      <w:pPr>
        <w:pStyle w:val="0DraftNormal"/>
        <w:rPr>
          <w:rFonts w:ascii="Montserrat" w:hAnsi="Montserrat"/>
          <w:sz w:val="24"/>
        </w:rPr>
      </w:pPr>
      <w:r w:rsidRPr="00B3633A">
        <w:rPr>
          <w:rFonts w:ascii="Montserrat" w:hAnsi="Montserrat"/>
          <w:sz w:val="24"/>
        </w:rPr>
        <w:t xml:space="preserve"> </w:t>
      </w:r>
    </w:p>
    <w:p w:rsidR="0008581E" w:rsidRPr="00B3633A" w:rsidRDefault="0008581E">
      <w:pPr>
        <w:pStyle w:val="0DraftNormal"/>
        <w:rPr>
          <w:rFonts w:ascii="Montserrat" w:hAnsi="Montserrat"/>
          <w:sz w:val="24"/>
        </w:rPr>
      </w:pPr>
    </w:p>
    <w:p w:rsidR="0008581E" w:rsidRPr="00B3633A" w:rsidRDefault="0008581E">
      <w:pPr>
        <w:pStyle w:val="0DraftNormal"/>
        <w:rPr>
          <w:rFonts w:ascii="Montserrat" w:hAnsi="Montserrat"/>
          <w:sz w:val="24"/>
        </w:rPr>
      </w:pPr>
      <w:r w:rsidRPr="00B3633A">
        <w:rPr>
          <w:rFonts w:ascii="Montserrat" w:hAnsi="Montserrat"/>
          <w:sz w:val="24"/>
        </w:rPr>
        <w:t>a self manifestation, without summons, incurs an obligation equal to the cost of a godly aspect.</w:t>
      </w:r>
    </w:p>
    <w:p w:rsidR="0008581E" w:rsidRPr="00B3633A" w:rsidRDefault="0008581E">
      <w:pPr>
        <w:pStyle w:val="0DraftNormal"/>
        <w:rPr>
          <w:rFonts w:ascii="Montserrat" w:hAnsi="Montserrat"/>
          <w:sz w:val="24"/>
        </w:rPr>
      </w:pPr>
    </w:p>
    <w:p w:rsidR="0008581E" w:rsidRPr="00B3633A" w:rsidRDefault="0008581E">
      <w:pPr>
        <w:pStyle w:val="0DraftNormal"/>
        <w:rPr>
          <w:rFonts w:ascii="Montserrat" w:hAnsi="Montserrat"/>
          <w:sz w:val="24"/>
        </w:rPr>
      </w:pPr>
      <w:r w:rsidRPr="00B3633A">
        <w:rPr>
          <w:rFonts w:ascii="Montserrat" w:hAnsi="Montserrat"/>
          <w:sz w:val="24"/>
        </w:rPr>
        <w:br w:type="page"/>
        <w:t>Thematic arguement</w:t>
      </w:r>
    </w:p>
    <w:p w:rsidR="0008581E" w:rsidRPr="00B3633A" w:rsidRDefault="0008581E">
      <w:pPr>
        <w:pStyle w:val="0DraftNormal"/>
        <w:rPr>
          <w:rFonts w:ascii="Montserrat" w:hAnsi="Montserrat"/>
          <w:sz w:val="24"/>
        </w:rPr>
      </w:pPr>
    </w:p>
    <w:p w:rsidR="0008581E" w:rsidRPr="00B3633A" w:rsidRDefault="0008581E">
      <w:pPr>
        <w:pStyle w:val="0DraftNormal"/>
        <w:rPr>
          <w:rFonts w:ascii="Montserrat" w:hAnsi="Montserrat"/>
          <w:sz w:val="24"/>
        </w:rPr>
      </w:pPr>
      <w:r w:rsidRPr="00B3633A">
        <w:rPr>
          <w:rFonts w:ascii="Montserrat" w:hAnsi="Montserrat"/>
          <w:sz w:val="24"/>
        </w:rPr>
        <w:t>if you take this from the point of monadic theory, looking at the theatre of existence, these are the things that come clear. It is only by abandoning our obsession with possessing the world that we can hope to possess our selves. This does not mean to abandon life. It only means to abandon the notion of dominating life. If you allow life to be its own creature you can finally become your own creature. The world itself is a collective unconscious, not because all things are unified in one unconsciousness, but because our unconsciousness—this selfless part of ourselves—is able to share the world. Our bodies beolng to the world, because that is what they are made of. Our minds, however, are our own and can only be our own. Our bodies allow us to belong to the world—to life—it is a way of giving ourselves to each other. The worlds within our minds are as much ours as our minds themselves are. But even there, we can share these worlds. If we allow them to come to life, and embrace within them this life, these worlds become as real and valid as the world in which we first attained our self possession. Do not be mistaken, however, and fear that allowing life to exist in your mind will deprive you of the sanctity of your mind, because to this life your mind is the world. None may take dominion over this world because this world is you and you are the domain. You are irreplacable. In this right, you are a god. The full realization of this is, a self possessed entity is its own creator and creation. To embrace life, you must embrace the body of the world you live in, but that body is defined by your own spirit. The gift of self possession is two fold. The gift of the phoenix is immortality—you cannot die but that you rise again from your own Asiaes. The gift of the dragon is infinity—shape changing, endless possiblities of self expression. But the only way for this to come about is to realize that you are at once dragon and phoenix. Selfless and self possessed.</w:t>
      </w:r>
    </w:p>
    <w:p w:rsidR="0008581E" w:rsidRPr="00B3633A" w:rsidRDefault="0008581E">
      <w:pPr>
        <w:pStyle w:val="0DraftNormal"/>
        <w:rPr>
          <w:rFonts w:ascii="Montserrat" w:hAnsi="Montserrat"/>
          <w:sz w:val="24"/>
        </w:rPr>
      </w:pPr>
    </w:p>
    <w:p w:rsidR="0008581E" w:rsidRPr="00B3633A" w:rsidRDefault="0008581E">
      <w:pPr>
        <w:pStyle w:val="0DraftNormal"/>
        <w:rPr>
          <w:rFonts w:ascii="Montserrat" w:hAnsi="Montserrat"/>
          <w:sz w:val="24"/>
        </w:rPr>
      </w:pPr>
      <w:r w:rsidRPr="00B3633A">
        <w:rPr>
          <w:rFonts w:ascii="Montserrat" w:hAnsi="Montserrat"/>
          <w:sz w:val="24"/>
        </w:rPr>
        <w:t>you who were a god—who lost yourself in the shadow of your own world—could not become less than phoenix, even though you shed the dragon, your will. You have pretended to be unconscious of yourself. But, you were not. You always knew what you were doing. You were hiding. From yourself. Which was not directly possible, so you sought to hide from the possabilities of your self.</w:t>
      </w:r>
    </w:p>
    <w:p w:rsidR="0008581E" w:rsidRPr="00B3633A" w:rsidRDefault="0008581E">
      <w:pPr>
        <w:pStyle w:val="0DraftNormal"/>
        <w:rPr>
          <w:rFonts w:ascii="Montserrat" w:hAnsi="Montserrat"/>
          <w:sz w:val="24"/>
        </w:rPr>
      </w:pPr>
    </w:p>
    <w:p w:rsidR="0008581E" w:rsidRPr="00B3633A" w:rsidRDefault="0008581E">
      <w:pPr>
        <w:pStyle w:val="0DraftNormal"/>
        <w:rPr>
          <w:rFonts w:ascii="Montserrat" w:hAnsi="Montserrat"/>
          <w:sz w:val="24"/>
        </w:rPr>
      </w:pPr>
      <w:r w:rsidRPr="00B3633A">
        <w:rPr>
          <w:rFonts w:ascii="Montserrat" w:hAnsi="Montserrat"/>
          <w:sz w:val="24"/>
        </w:rPr>
        <w:t>but because you were phoenix, you could not resist embracing life. Though this brought you measures of pain and pleasure, the most profound consequence was what you learned along the way. You discovered the elegant simplicity of your self. Perspective. You rediscovered yourself. Now that you no longer wish to hide from yourself you are puzzled by the limitations you accepted as your disguise. You wondered how to reattain your divine self without losing this new maturity. The realization that you had evolved. Naturally, you didn't know how to answer, because you had already learned all you needed to know. It was not a new answer you sought at all, but an old one. A timeless truth. How to let go. How to accept.</w:t>
      </w:r>
    </w:p>
    <w:p w:rsidR="0008581E" w:rsidRPr="00B3633A" w:rsidRDefault="0008581E">
      <w:pPr>
        <w:pStyle w:val="0DraftNormal"/>
        <w:rPr>
          <w:rFonts w:ascii="Montserrat" w:hAnsi="Montserrat"/>
          <w:sz w:val="24"/>
        </w:rPr>
      </w:pPr>
    </w:p>
    <w:p w:rsidR="0008581E" w:rsidRPr="00B3633A" w:rsidRDefault="0008581E">
      <w:pPr>
        <w:pStyle w:val="0DraftNormal"/>
        <w:rPr>
          <w:rFonts w:ascii="Montserrat" w:hAnsi="Montserrat"/>
          <w:sz w:val="24"/>
        </w:rPr>
      </w:pPr>
      <w:r w:rsidRPr="00B3633A">
        <w:rPr>
          <w:rFonts w:ascii="Montserrat" w:hAnsi="Montserrat"/>
          <w:sz w:val="24"/>
        </w:rPr>
        <w:t>how to let go of hiding; how to accept the possabilities of yourself.</w:t>
      </w:r>
    </w:p>
    <w:p w:rsidR="0008581E" w:rsidRPr="00B3633A" w:rsidRDefault="0008581E">
      <w:pPr>
        <w:pStyle w:val="0DraftNormal"/>
        <w:rPr>
          <w:rFonts w:ascii="Montserrat" w:hAnsi="Montserrat"/>
          <w:sz w:val="24"/>
        </w:rPr>
      </w:pPr>
    </w:p>
    <w:p w:rsidR="0008581E" w:rsidRPr="00B3633A" w:rsidRDefault="0008581E">
      <w:pPr>
        <w:pStyle w:val="0DraftNormal"/>
        <w:rPr>
          <w:rFonts w:ascii="Montserrat" w:hAnsi="Montserrat"/>
          <w:sz w:val="24"/>
        </w:rPr>
      </w:pPr>
      <w:r w:rsidRPr="00B3633A">
        <w:rPr>
          <w:rFonts w:ascii="Montserrat" w:hAnsi="Montserrat"/>
          <w:sz w:val="24"/>
        </w:rPr>
        <w:t>the reason it is so difficult is this. You are hiding in your own shadow; your dragon. The piece you are missing is the full embrace of your own dragon, your spirit. It is already embracing you. It is a part of everything around you and within you. You must embrace it. It is your will. To be whole, you must command your willl and unite yourself. Take possession of your own shadowed depths. Take comfort in knowing that you are alone only in yourself, in the infinite community of life, you are at once part and apart from life. Your own creature, but a partner in the infinite expression.</w:t>
      </w:r>
    </w:p>
    <w:p w:rsidR="0008581E" w:rsidRPr="00B3633A" w:rsidRDefault="0008581E">
      <w:pPr>
        <w:pStyle w:val="0DraftNormal"/>
        <w:rPr>
          <w:rFonts w:ascii="Montserrat" w:hAnsi="Montserrat"/>
          <w:sz w:val="24"/>
        </w:rPr>
      </w:pPr>
    </w:p>
    <w:p w:rsidR="0008581E" w:rsidRPr="00B3633A" w:rsidRDefault="0008581E">
      <w:pPr>
        <w:pStyle w:val="0DraftNormal"/>
        <w:rPr>
          <w:rFonts w:ascii="Montserrat" w:hAnsi="Montserrat"/>
          <w:sz w:val="24"/>
        </w:rPr>
      </w:pPr>
      <w:r w:rsidRPr="00B3633A">
        <w:rPr>
          <w:rFonts w:ascii="Montserrat" w:hAnsi="Montserrat"/>
          <w:sz w:val="24"/>
        </w:rPr>
        <w:t>here is one last gift, the reason there is this lonliness is because of you own understanding. The magic of understanding is its power to unify within a point. This point is your self. This understanding cannot be shared because it creates unity. If a million individuals understand the same thing they become one in that understanding. Even in your own mind, your many masks and voices become one in understanding. This is you. Since, ultimately, only you can understand yourself, you canot escape this one grain of isolation. But, every soul that understands itself is like you, alone in this understanding. But, even though we cannot give up this isolation without giving up our selves, we can be alone together. That is what the world is for. We can share this one sweet suffering, by respecting each other's right to be who and what we want to be. Each survives by accepting the other. An individual has one abiding responsibility, the possession and care of itself. Each individual takes this singular truth and grows in it. Attaining perspective. Evolving in complexity. Sophistication. Elegance. And ultimately, divinity.</w:t>
      </w:r>
    </w:p>
    <w:p w:rsidR="0008581E" w:rsidRPr="00B3633A" w:rsidRDefault="0008581E">
      <w:pPr>
        <w:pStyle w:val="0DraftNormal"/>
        <w:rPr>
          <w:rFonts w:ascii="Montserrat" w:hAnsi="Montserrat"/>
          <w:sz w:val="24"/>
        </w:rPr>
      </w:pPr>
    </w:p>
    <w:p w:rsidR="0008581E" w:rsidRPr="00B3633A" w:rsidRDefault="0008581E">
      <w:pPr>
        <w:pStyle w:val="0DraftNormal"/>
        <w:rPr>
          <w:rFonts w:ascii="Montserrat" w:hAnsi="Montserrat"/>
          <w:sz w:val="24"/>
        </w:rPr>
      </w:pPr>
      <w:r w:rsidRPr="00B3633A">
        <w:rPr>
          <w:rFonts w:ascii="Montserrat" w:hAnsi="Montserrat"/>
          <w:sz w:val="24"/>
        </w:rPr>
        <w:t>it is not an error to seek to find oneself. Nor is it fruitless. However, there is only one place for each of us to search. Within our own selves. To thine own self be true. You cannot cheat your self and win. You can only exist in the moment of such cheating, if you attempt it.</w:t>
      </w:r>
    </w:p>
    <w:p w:rsidR="0008581E" w:rsidRPr="00B3633A" w:rsidRDefault="0008581E">
      <w:pPr>
        <w:pStyle w:val="0DraftNormal"/>
        <w:rPr>
          <w:rFonts w:ascii="Montserrat" w:hAnsi="Montserrat"/>
          <w:sz w:val="24"/>
        </w:rPr>
      </w:pPr>
    </w:p>
    <w:p w:rsidR="0008581E" w:rsidRPr="00B3633A" w:rsidRDefault="0008581E">
      <w:pPr>
        <w:pStyle w:val="0DraftNormal"/>
        <w:rPr>
          <w:rFonts w:ascii="Montserrat" w:hAnsi="Montserrat"/>
          <w:sz w:val="24"/>
        </w:rPr>
      </w:pPr>
      <w:r w:rsidRPr="00B3633A">
        <w:rPr>
          <w:rFonts w:ascii="Montserrat" w:hAnsi="Montserrat"/>
          <w:sz w:val="24"/>
        </w:rPr>
        <w:t>recombinant dna matrix sample: despecified tissue cultures used to restore massively damaged or dismembered portions of the body. A routine sample was taken from av during her time in the (AEA/Aegis). A clone was made from this matrix when she officially cut herself loose from the (AEA/Aegis). Due to her unique nature, though, the cloning process encountered some difficulties. On her return as a negotiator, she is called in by the med-tech and the bio-engineering experts. She gets to watch as the clone destabilizes upon activation. She notices the presence of an empath\telepath, who has joined the medlab team. From this experiment, work will proceed toward the development of a catalyst matrix. This acheivement will come about finally due to the radical work undertaken to keep av alive after her undoing in the third book. Her understanding of what they are attempting is what allows her to restore her own form and functions after she overcomes that testing. The event of her clone breakdown is not witnessed first hand, but in her memories as they return to it to consider the implications. Only the going in and the coming out are shown at the present.</w:t>
      </w:r>
    </w:p>
    <w:p w:rsidR="0008581E" w:rsidRPr="00B3633A" w:rsidRDefault="0008581E">
      <w:pPr>
        <w:pStyle w:val="0DraftNormal"/>
        <w:rPr>
          <w:rFonts w:ascii="Montserrat" w:hAnsi="Montserrat"/>
          <w:sz w:val="24"/>
        </w:rPr>
      </w:pPr>
    </w:p>
    <w:p w:rsidR="0008581E" w:rsidRPr="00B3633A" w:rsidRDefault="0008581E">
      <w:pPr>
        <w:pStyle w:val="0DraftNormal"/>
        <w:rPr>
          <w:rFonts w:ascii="Montserrat" w:hAnsi="Montserrat"/>
          <w:sz w:val="24"/>
        </w:rPr>
      </w:pPr>
      <w:r w:rsidRPr="00B3633A">
        <w:rPr>
          <w:rFonts w:ascii="Montserrat" w:hAnsi="Montserrat"/>
          <w:sz w:val="24"/>
        </w:rPr>
        <w:t>avonjea, unpromised: siva 17. Her wing designation, siva 17 is the first name we will have of her. She will enter the city much as was originally seen, but, we will find out what she is capable of as a destroyer before we will get a deeper feel for her. From the hard, faceless, armored knight will emerge a deceptively delicate, and enigmatic entity. From the wages of her first night, will come enough admiration to lead to an offer of acceptance to accompany the enmity of swat and ao. Her first engagement with vancouver gains her much respect - positive and negative.</w:t>
      </w:r>
    </w:p>
    <w:p w:rsidR="0008581E" w:rsidRPr="00B3633A" w:rsidRDefault="0008581E">
      <w:pPr>
        <w:pStyle w:val="0DraftNormal"/>
        <w:rPr>
          <w:rFonts w:ascii="Montserrat" w:hAnsi="Montserrat"/>
          <w:sz w:val="24"/>
        </w:rPr>
      </w:pPr>
    </w:p>
    <w:p w:rsidR="0008581E" w:rsidRPr="00B3633A" w:rsidRDefault="0008581E">
      <w:pPr>
        <w:pStyle w:val="0DraftNormal"/>
        <w:rPr>
          <w:rFonts w:ascii="Montserrat" w:hAnsi="Montserrat"/>
          <w:sz w:val="24"/>
        </w:rPr>
      </w:pPr>
      <w:r w:rsidRPr="00B3633A">
        <w:rPr>
          <w:rFonts w:ascii="Montserrat" w:hAnsi="Montserrat"/>
          <w:sz w:val="24"/>
        </w:rPr>
        <w:t>(AEA/Aegis): pacific advance fleet (united earth defense forces) a planetary defense fleet composed of a command cruiser, three battleships, two launch platforms, a destroyer and a stealth cruiser. This is what is left out of almost three hundred ships. The cruisers are capable of fusing with the other vessels. All ships have their own compliment of fighters and scouts. One squadron for each. The launch platforms each support a full battalion of fighters and troops in addition to the lead squadron. Siva and jinx squadrons are noted rivals.</w:t>
      </w:r>
    </w:p>
    <w:p w:rsidR="0008581E" w:rsidRPr="00B3633A" w:rsidRDefault="0008581E">
      <w:pPr>
        <w:pStyle w:val="0DraftNormal"/>
        <w:rPr>
          <w:rFonts w:ascii="Montserrat" w:hAnsi="Montserrat"/>
          <w:sz w:val="24"/>
        </w:rPr>
      </w:pPr>
    </w:p>
    <w:p w:rsidR="0008581E" w:rsidRPr="00B3633A" w:rsidRDefault="0008581E">
      <w:pPr>
        <w:pStyle w:val="0DraftNormal"/>
        <w:rPr>
          <w:rFonts w:ascii="Montserrat" w:hAnsi="Montserrat"/>
          <w:sz w:val="24"/>
        </w:rPr>
      </w:pPr>
      <w:r w:rsidRPr="00B3633A">
        <w:rPr>
          <w:rFonts w:ascii="Montserrat" w:hAnsi="Montserrat"/>
          <w:sz w:val="24"/>
        </w:rPr>
        <w:t>exultant: the flagship of the pacific advance fleet. The ship is controlled from the captain's bridge, while the fleet is commanded by the admiral from the admiral's bridge (aka the fleet bridge.) Siva squadron is assigned to the exultant as its vanguard. As the pact evolves, the exultant comes to port in vancouver, along with a battle ship, the tempest, and a launch platform, the aegis.</w:t>
      </w:r>
    </w:p>
    <w:p w:rsidR="0008581E" w:rsidRPr="00B3633A" w:rsidRDefault="0008581E">
      <w:pPr>
        <w:pStyle w:val="0DraftNormal"/>
        <w:rPr>
          <w:rFonts w:ascii="Montserrat" w:hAnsi="Montserrat"/>
          <w:sz w:val="24"/>
        </w:rPr>
      </w:pPr>
    </w:p>
    <w:p w:rsidR="0008581E" w:rsidRPr="00B3633A" w:rsidRDefault="0008581E">
      <w:pPr>
        <w:pStyle w:val="0DraftNormal"/>
        <w:rPr>
          <w:rFonts w:ascii="Montserrat" w:hAnsi="Montserrat"/>
          <w:sz w:val="24"/>
        </w:rPr>
      </w:pPr>
      <w:r w:rsidRPr="00B3633A">
        <w:rPr>
          <w:rFonts w:ascii="Montserrat" w:hAnsi="Montserrat"/>
          <w:sz w:val="24"/>
        </w:rPr>
        <w:t>nls swat: neutral liscensed securities special weapons and tactics. An incorporated special peace keeping force contracted by the city corporate commission. The residual force remaining in the dislocated city is cut off from its superior offices and by contract rights can option to protect their interests in a time of suitable crisis. Though technically under the jurisdiction of the corporations funding its acvtivities, it has its own reserves of funding which it will use in times of martial law, whereby allowing it to overrule the dictates of its patron corps. Among its powers, it can create a governing council to act as a higher authority than the corporate entities. During the few weeks it will take to create this formerly non existant government, the nls swat occupies the city and enforces martial law.</w:t>
      </w:r>
    </w:p>
    <w:p w:rsidR="0008581E" w:rsidRPr="00B3633A" w:rsidRDefault="0008581E">
      <w:pPr>
        <w:pStyle w:val="0DraftNormal"/>
        <w:rPr>
          <w:rFonts w:ascii="Montserrat" w:hAnsi="Montserrat"/>
          <w:sz w:val="24"/>
        </w:rPr>
      </w:pPr>
    </w:p>
    <w:p w:rsidR="0008581E" w:rsidRPr="00B3633A" w:rsidRDefault="0008581E">
      <w:pPr>
        <w:pStyle w:val="0DraftNormal"/>
        <w:rPr>
          <w:rFonts w:ascii="Montserrat" w:hAnsi="Montserrat"/>
          <w:sz w:val="24"/>
        </w:rPr>
      </w:pPr>
      <w:r w:rsidRPr="00B3633A">
        <w:rPr>
          <w:rFonts w:ascii="Montserrat" w:hAnsi="Montserrat"/>
          <w:sz w:val="24"/>
        </w:rPr>
        <w:t>ao - alpha omega: the opposition took early and immediate notice of av's presence in vancouver. By the time she had secured her position with sri, she was targeted for elimination. The standing rivalry between ao and earth corporations were well established and subtle, but her presence represented a potentially unstoppable takeover of not only the city, but the unmeasured resources of this new world. She was clearly the pivotal figure in a broad scale alliance of powers. Their greatest mistake was underestimating her in the beginning. By proving herself a difficult target to eliminate, and especially after having tipped their hand, they begin to work toward establishing a power base capable of challenging and disrupting what she has begun. Theirs is an immoral stance concerned solely with seizing power at any expense. Much of what they do is never discovered or disclosed. They have to learn as they go along, but they do learn fast.</w:t>
      </w:r>
    </w:p>
    <w:p w:rsidR="0008581E" w:rsidRPr="00B3633A" w:rsidRDefault="0008581E">
      <w:pPr>
        <w:pStyle w:val="0DraftNormal"/>
        <w:rPr>
          <w:rFonts w:ascii="Montserrat" w:hAnsi="Montserrat"/>
          <w:sz w:val="24"/>
        </w:rPr>
      </w:pPr>
    </w:p>
    <w:p w:rsidR="0008581E" w:rsidRPr="00B3633A" w:rsidRDefault="0008581E">
      <w:pPr>
        <w:pStyle w:val="0DraftNormal"/>
        <w:rPr>
          <w:rFonts w:ascii="Montserrat" w:hAnsi="Montserrat"/>
          <w:sz w:val="24"/>
        </w:rPr>
      </w:pPr>
      <w:r w:rsidRPr="00B3633A">
        <w:rPr>
          <w:rFonts w:ascii="Montserrat" w:hAnsi="Montserrat"/>
          <w:sz w:val="24"/>
        </w:rPr>
        <w:t>av, splayed out and unraveling in proportion to the sequence of her dismembering. The parts of her that are taken first are more unraveled than the last parts. A subjective image reminiscent of the portrait of mystery i clipped. Red and earth tones; parchment tint color scheme.</w:t>
      </w:r>
    </w:p>
    <w:p w:rsidR="0008581E" w:rsidRPr="00B3633A" w:rsidRDefault="0008581E">
      <w:pPr>
        <w:pStyle w:val="0DraftNormal"/>
        <w:rPr>
          <w:rFonts w:ascii="Montserrat" w:hAnsi="Montserrat"/>
          <w:sz w:val="24"/>
        </w:rPr>
      </w:pPr>
    </w:p>
    <w:p w:rsidR="0008581E" w:rsidRPr="00B3633A" w:rsidRDefault="0008581E">
      <w:pPr>
        <w:pStyle w:val="0DraftNormal"/>
        <w:rPr>
          <w:rFonts w:ascii="Montserrat" w:hAnsi="Montserrat"/>
          <w:sz w:val="24"/>
        </w:rPr>
      </w:pPr>
      <w:r w:rsidRPr="00B3633A">
        <w:rPr>
          <w:rFonts w:ascii="Montserrat" w:hAnsi="Montserrat"/>
          <w:sz w:val="24"/>
        </w:rPr>
        <w:br w:type="page"/>
      </w:r>
    </w:p>
    <w:p w:rsidR="0008581E" w:rsidRPr="00B3633A" w:rsidRDefault="0008581E">
      <w:pPr>
        <w:pStyle w:val="0DraftNormal"/>
        <w:rPr>
          <w:rFonts w:ascii="Montserrat" w:hAnsi="Montserrat"/>
          <w:sz w:val="24"/>
        </w:rPr>
      </w:pPr>
      <w:r w:rsidRPr="00B3633A">
        <w:rPr>
          <w:rFonts w:ascii="Montserrat" w:hAnsi="Montserrat"/>
          <w:sz w:val="24"/>
        </w:rPr>
        <w:t>Premise</w:t>
      </w:r>
    </w:p>
    <w:p w:rsidR="0008581E" w:rsidRPr="00B3633A" w:rsidRDefault="0008581E">
      <w:pPr>
        <w:pStyle w:val="0DraftNormal"/>
        <w:rPr>
          <w:rFonts w:ascii="Montserrat" w:hAnsi="Montserrat"/>
          <w:sz w:val="24"/>
        </w:rPr>
      </w:pPr>
    </w:p>
    <w:p w:rsidR="0008581E" w:rsidRPr="00B3633A" w:rsidRDefault="0008581E">
      <w:pPr>
        <w:pStyle w:val="0DraftNormal"/>
        <w:rPr>
          <w:rFonts w:ascii="Montserrat" w:hAnsi="Montserrat"/>
          <w:sz w:val="24"/>
        </w:rPr>
      </w:pPr>
      <w:r w:rsidRPr="00B3633A">
        <w:rPr>
          <w:rFonts w:ascii="Montserrat" w:hAnsi="Montserrat"/>
          <w:sz w:val="24"/>
        </w:rPr>
        <w:t>she begins her long journey caught between two worlds. Her story begins at the end of her childhood, and focuses on a series of events that force her to confront herself.</w:t>
      </w:r>
    </w:p>
    <w:p w:rsidR="0008581E" w:rsidRPr="00B3633A" w:rsidRDefault="0008581E">
      <w:pPr>
        <w:pStyle w:val="0DraftNormal"/>
        <w:rPr>
          <w:rFonts w:ascii="Montserrat" w:hAnsi="Montserrat"/>
          <w:sz w:val="24"/>
        </w:rPr>
      </w:pPr>
    </w:p>
    <w:p w:rsidR="0008581E" w:rsidRPr="00B3633A" w:rsidRDefault="0008581E">
      <w:pPr>
        <w:pStyle w:val="0DraftNormal"/>
        <w:rPr>
          <w:rFonts w:ascii="Montserrat" w:hAnsi="Montserrat"/>
          <w:sz w:val="24"/>
        </w:rPr>
      </w:pPr>
      <w:r w:rsidRPr="00B3633A">
        <w:rPr>
          <w:rFonts w:ascii="Montserrat" w:hAnsi="Montserrat"/>
          <w:sz w:val="24"/>
        </w:rPr>
        <w:t>Bloodlust leads to expulsion and evasion, end of childhood</w:t>
      </w:r>
    </w:p>
    <w:p w:rsidR="0008581E" w:rsidRPr="00B3633A" w:rsidRDefault="0008581E">
      <w:pPr>
        <w:pStyle w:val="0DraftNormal"/>
        <w:rPr>
          <w:rFonts w:ascii="Montserrat" w:hAnsi="Montserrat"/>
          <w:sz w:val="24"/>
        </w:rPr>
      </w:pPr>
    </w:p>
    <w:p w:rsidR="0008581E" w:rsidRPr="00B3633A" w:rsidRDefault="0008581E">
      <w:pPr>
        <w:pStyle w:val="0DraftNormal"/>
        <w:rPr>
          <w:rFonts w:ascii="Montserrat" w:hAnsi="Montserrat"/>
          <w:sz w:val="24"/>
        </w:rPr>
      </w:pPr>
      <w:r w:rsidRPr="00B3633A">
        <w:rPr>
          <w:rFonts w:ascii="Montserrat" w:hAnsi="Montserrat"/>
          <w:sz w:val="24"/>
        </w:rPr>
        <w:t>Exposure syndrome unleashes wild psi</w:t>
      </w:r>
    </w:p>
    <w:p w:rsidR="0008581E" w:rsidRPr="00B3633A" w:rsidRDefault="0008581E">
      <w:pPr>
        <w:pStyle w:val="0DraftNormal"/>
        <w:rPr>
          <w:rFonts w:ascii="Montserrat" w:hAnsi="Montserrat"/>
          <w:sz w:val="24"/>
        </w:rPr>
      </w:pPr>
    </w:p>
    <w:p w:rsidR="0008581E" w:rsidRPr="00B3633A" w:rsidRDefault="0008581E">
      <w:pPr>
        <w:pStyle w:val="0DraftNormal"/>
        <w:rPr>
          <w:rFonts w:ascii="Montserrat" w:hAnsi="Montserrat"/>
          <w:sz w:val="24"/>
        </w:rPr>
      </w:pPr>
      <w:r w:rsidRPr="00B3633A">
        <w:rPr>
          <w:rFonts w:ascii="Montserrat" w:hAnsi="Montserrat"/>
          <w:sz w:val="24"/>
        </w:rPr>
        <w:t>Forced by law, av returns home where the consequences of her rage catch up to her</w:t>
      </w:r>
    </w:p>
    <w:p w:rsidR="0008581E" w:rsidRPr="00B3633A" w:rsidRDefault="0008581E">
      <w:pPr>
        <w:pStyle w:val="0DraftNormal"/>
        <w:rPr>
          <w:rFonts w:ascii="Montserrat" w:hAnsi="Montserrat"/>
          <w:sz w:val="24"/>
        </w:rPr>
      </w:pPr>
    </w:p>
    <w:p w:rsidR="0008581E" w:rsidRPr="00B3633A" w:rsidRDefault="0008581E">
      <w:pPr>
        <w:pStyle w:val="0DraftNormal"/>
        <w:rPr>
          <w:rFonts w:ascii="Montserrat" w:hAnsi="Montserrat"/>
          <w:sz w:val="24"/>
        </w:rPr>
      </w:pPr>
      <w:r w:rsidRPr="00B3633A">
        <w:rPr>
          <w:rFonts w:ascii="Montserrat" w:hAnsi="Montserrat"/>
          <w:sz w:val="24"/>
        </w:rPr>
        <w:t xml:space="preserve">Despite her need, av is thrust into exile </w:t>
      </w:r>
    </w:p>
    <w:p w:rsidR="0008581E" w:rsidRPr="00B3633A" w:rsidRDefault="0008581E">
      <w:pPr>
        <w:pStyle w:val="0DraftNormal"/>
        <w:rPr>
          <w:rFonts w:ascii="Montserrat" w:hAnsi="Montserrat"/>
          <w:sz w:val="24"/>
        </w:rPr>
      </w:pPr>
    </w:p>
    <w:p w:rsidR="0008581E" w:rsidRPr="00B3633A" w:rsidRDefault="0008581E">
      <w:pPr>
        <w:pStyle w:val="0DraftNormal"/>
        <w:rPr>
          <w:rFonts w:ascii="Montserrat" w:hAnsi="Montserrat"/>
          <w:sz w:val="24"/>
        </w:rPr>
      </w:pPr>
      <w:r w:rsidRPr="00B3633A">
        <w:rPr>
          <w:rFonts w:ascii="Montserrat" w:hAnsi="Montserrat"/>
          <w:sz w:val="24"/>
        </w:rPr>
        <w:t>In her exile, av wanders into a (caoi yn), where she is revealed to herself</w:t>
      </w:r>
    </w:p>
    <w:p w:rsidR="0008581E" w:rsidRPr="00B3633A" w:rsidRDefault="0008581E">
      <w:pPr>
        <w:pStyle w:val="0DraftNormal"/>
        <w:rPr>
          <w:rFonts w:ascii="Montserrat" w:hAnsi="Montserrat"/>
          <w:sz w:val="24"/>
        </w:rPr>
      </w:pPr>
    </w:p>
    <w:p w:rsidR="0008581E" w:rsidRPr="00B3633A" w:rsidRDefault="0008581E">
      <w:pPr>
        <w:pStyle w:val="0DraftNormal"/>
        <w:rPr>
          <w:rFonts w:ascii="Montserrat" w:hAnsi="Montserrat"/>
          <w:sz w:val="24"/>
        </w:rPr>
      </w:pPr>
      <w:r w:rsidRPr="00B3633A">
        <w:rPr>
          <w:rFonts w:ascii="Montserrat" w:hAnsi="Montserrat"/>
          <w:sz w:val="24"/>
        </w:rPr>
        <w:t>Av returns from her enlightenment (keyed) to reclaim her identity</w:t>
      </w:r>
    </w:p>
    <w:p w:rsidR="0008581E" w:rsidRPr="00B3633A" w:rsidRDefault="0008581E">
      <w:pPr>
        <w:pStyle w:val="0DraftNormal"/>
        <w:rPr>
          <w:rFonts w:ascii="Montserrat" w:hAnsi="Montserrat"/>
          <w:sz w:val="24"/>
        </w:rPr>
      </w:pPr>
    </w:p>
    <w:p w:rsidR="0008581E" w:rsidRPr="00B3633A" w:rsidRDefault="0008581E">
      <w:pPr>
        <w:pStyle w:val="0DraftNormal"/>
        <w:rPr>
          <w:rFonts w:ascii="Montserrat" w:hAnsi="Montserrat"/>
          <w:spacing w:val="-2"/>
          <w:sz w:val="24"/>
        </w:rPr>
      </w:pPr>
      <w:r w:rsidRPr="00B3633A">
        <w:rPr>
          <w:rFonts w:ascii="Montserrat" w:hAnsi="Montserrat"/>
          <w:sz w:val="24"/>
        </w:rPr>
        <w:br w:type="page"/>
      </w:r>
      <w:r w:rsidRPr="00B3633A">
        <w:rPr>
          <w:rFonts w:ascii="Montserrat" w:hAnsi="Montserrat"/>
          <w:spacing w:val="-3"/>
          <w:sz w:val="24"/>
        </w:rPr>
        <w:t>ATHENA/ASIA</w:t>
      </w:r>
      <w:r w:rsidRPr="00B3633A">
        <w:rPr>
          <w:rFonts w:ascii="Montserrat" w:hAnsi="Montserrat"/>
          <w:spacing w:val="-3"/>
          <w:sz w:val="24"/>
        </w:rPr>
        <w:tab/>
        <w:t>ATHENASIA</w:t>
      </w:r>
      <w:r w:rsidRPr="00B3633A">
        <w:rPr>
          <w:rFonts w:ascii="Montserrat" w:hAnsi="Montserrat"/>
          <w:spacing w:val="-3"/>
          <w:sz w:val="24"/>
        </w:rPr>
        <w:tab/>
        <w:t xml:space="preserve">5 </w:t>
      </w:r>
      <w:r w:rsidRPr="00B3633A">
        <w:rPr>
          <w:rFonts w:ascii="Montserrat" w:hAnsi="Montserrat"/>
          <w:spacing w:val="-3"/>
          <w:sz w:val="24"/>
          <w:vertAlign w:val="superscript"/>
        </w:rPr>
        <w:t>(9)</w:t>
      </w:r>
      <w:r w:rsidRPr="00B3633A">
        <w:rPr>
          <w:rFonts w:ascii="Montserrat" w:hAnsi="Montserrat"/>
          <w:spacing w:val="-3"/>
          <w:sz w:val="24"/>
        </w:rPr>
        <w:t xml:space="preserve"> : 15 : 1515000 </w:t>
      </w:r>
      <w:r w:rsidRPr="00B3633A">
        <w:rPr>
          <w:rFonts w:ascii="Montserrat" w:hAnsi="Montserrat"/>
          <w:spacing w:val="-3"/>
          <w:sz w:val="24"/>
          <w:vertAlign w:val="superscript"/>
        </w:rPr>
        <w:t>(1.01)</w:t>
      </w:r>
      <w:r w:rsidRPr="00B3633A">
        <w:rPr>
          <w:rFonts w:ascii="Montserrat" w:hAnsi="Montserrat"/>
          <w:spacing w:val="-3"/>
          <w:sz w:val="24"/>
        </w:rPr>
        <w:t xml:space="preserve"> :!!!!!00</w:t>
      </w:r>
    </w:p>
    <w:p w:rsidR="0008581E" w:rsidRPr="00B3633A" w:rsidRDefault="0008581E">
      <w:pPr>
        <w:pStyle w:val="0DraftNormal"/>
        <w:rPr>
          <w:rFonts w:ascii="Montserrat" w:hAnsi="Montserrat"/>
          <w:spacing w:val="-2"/>
          <w:sz w:val="24"/>
        </w:rPr>
      </w:pPr>
      <w:r w:rsidRPr="00B3633A">
        <w:rPr>
          <w:rFonts w:ascii="Montserrat" w:hAnsi="Montserrat"/>
          <w:spacing w:val="-2"/>
          <w:sz w:val="24"/>
        </w:rPr>
        <w:t>Athenasia (Asia) is a young dragon adopting human form for safety.  Kzeisza knows.  Asia is another recent aquisition of Kzeisza's, as is revealed when Av is assigned to room with her.  Athenasia absorbs the role of Kianna (and Wraith, to a degree) and transforms it; roommate, spy, teacher, friend, ally.  Ostensibly she and Av are from mirror worlds, sharing a language and basic culture.  Athenasia has been acclimated to Vancouver already.  Athenasia is an equal to Av in all of her ferocious traits, a strong match for her intellectually, but beyond that Av is a phoenix to her dragon.  Av needs to evolve into a true phoenix.  Athenasia and Av are a lesson in compare and contrasts.  Athenasia exceeds Av in experience with the supernatural, while Av exceeds Athenasia in raw potential and unpredictability.  Their interaction is the core of the work.  Av has had to grasp sophistication with desperate speed (a veil over her naivity) while Athenasia has been able to take sophistication for granted and has attained naivity through eccentricity.</w:t>
      </w:r>
    </w:p>
    <w:p w:rsidR="0008581E" w:rsidRPr="00B3633A" w:rsidRDefault="0008581E">
      <w:pPr>
        <w:pStyle w:val="0DraftNormal"/>
        <w:rPr>
          <w:rFonts w:ascii="Montserrat" w:hAnsi="Montserrat"/>
          <w:spacing w:val="-3"/>
          <w:sz w:val="24"/>
        </w:rPr>
      </w:pPr>
    </w:p>
    <w:p w:rsidR="0008581E" w:rsidRPr="00B3633A" w:rsidRDefault="0008581E">
      <w:pPr>
        <w:pStyle w:val="0DraftNormal"/>
        <w:rPr>
          <w:rFonts w:ascii="Montserrat" w:hAnsi="Montserrat"/>
          <w:spacing w:val="-2"/>
          <w:sz w:val="24"/>
        </w:rPr>
      </w:pPr>
      <w:r w:rsidRPr="00B3633A">
        <w:rPr>
          <w:rFonts w:ascii="Montserrat" w:hAnsi="Montserrat"/>
          <w:spacing w:val="-3"/>
          <w:sz w:val="24"/>
        </w:rPr>
        <w:t xml:space="preserve">KZEISZA </w:t>
      </w:r>
      <w:r w:rsidRPr="00B3633A">
        <w:rPr>
          <w:rFonts w:ascii="Montserrat" w:hAnsi="Montserrat"/>
          <w:spacing w:val="-3"/>
          <w:sz w:val="24"/>
        </w:rPr>
        <w:tab/>
        <w:t>*</w:t>
      </w:r>
      <w:r w:rsidRPr="00B3633A">
        <w:rPr>
          <w:rFonts w:ascii="Montserrat" w:hAnsi="Montserrat"/>
          <w:spacing w:val="-3"/>
          <w:sz w:val="24"/>
        </w:rPr>
        <w:tab/>
        <w:t xml:space="preserve">6 </w:t>
      </w:r>
      <w:r w:rsidRPr="00B3633A">
        <w:rPr>
          <w:rFonts w:ascii="Montserrat" w:hAnsi="Montserrat"/>
          <w:spacing w:val="-3"/>
          <w:sz w:val="24"/>
          <w:vertAlign w:val="superscript"/>
        </w:rPr>
        <w:t>(9)</w:t>
      </w:r>
      <w:r w:rsidRPr="00B3633A">
        <w:rPr>
          <w:rFonts w:ascii="Montserrat" w:hAnsi="Montserrat"/>
          <w:spacing w:val="-3"/>
          <w:sz w:val="24"/>
        </w:rPr>
        <w:t xml:space="preserve"> : 21 : 21000000 </w:t>
      </w:r>
      <w:r w:rsidRPr="00B3633A">
        <w:rPr>
          <w:rFonts w:ascii="Montserrat" w:hAnsi="Montserrat"/>
          <w:spacing w:val="-3"/>
          <w:sz w:val="24"/>
          <w:vertAlign w:val="superscript"/>
        </w:rPr>
        <w:t>(1.00)</w:t>
      </w:r>
      <w:r w:rsidRPr="00B3633A">
        <w:rPr>
          <w:rFonts w:ascii="Montserrat" w:hAnsi="Montserrat"/>
          <w:spacing w:val="-3"/>
          <w:sz w:val="24"/>
        </w:rPr>
        <w:t xml:space="preserve"> :!!!!!00</w:t>
      </w:r>
    </w:p>
    <w:p w:rsidR="0008581E" w:rsidRPr="00B3633A" w:rsidRDefault="0008581E">
      <w:pPr>
        <w:pStyle w:val="0DraftNormal"/>
        <w:rPr>
          <w:rFonts w:ascii="Montserrat" w:hAnsi="Montserrat"/>
          <w:spacing w:val="-2"/>
          <w:sz w:val="24"/>
        </w:rPr>
      </w:pPr>
      <w:r w:rsidRPr="00B3633A">
        <w:rPr>
          <w:rFonts w:ascii="Montserrat" w:hAnsi="Montserrat"/>
          <w:spacing w:val="-2"/>
          <w:sz w:val="24"/>
        </w:rPr>
        <w:t>Kzeisza, as a dragon, is more aware of the thresholds and upper arena which lies between realms and domains.  He knew that a nexus event was coming and was prepared for it.  Kzeisza knows more about what is involved in the Nexus incident than he ever lets on.  Av is a result of his experiment that he did not forsee—he had laid a trap for a god [several almost took the bait; withdrawing or moving very carefully in association with it], and he is not sure if he has caught one in her.  His preparation is the essence of his trap.  The nexus is a proto-realm; part of the domain of an unconscious ascendant.  Kzeisza is aware of the time limit that exists for the nexus, but Av is forced to figure it out so that she has time to act to stop either herself or Eden from destroying Ember's nexus, and to escape the trap Kzeisza will spring during the recognition.</w:t>
      </w:r>
    </w:p>
    <w:p w:rsidR="0008581E" w:rsidRPr="00B3633A" w:rsidRDefault="0008581E">
      <w:pPr>
        <w:pStyle w:val="0DraftNormal"/>
        <w:rPr>
          <w:rFonts w:ascii="Montserrat" w:hAnsi="Montserrat"/>
          <w:spacing w:val="-2"/>
          <w:sz w:val="24"/>
        </w:rPr>
      </w:pPr>
      <w:r w:rsidRPr="00B3633A">
        <w:rPr>
          <w:rFonts w:ascii="Montserrat" w:hAnsi="Montserrat"/>
          <w:spacing w:val="-2"/>
          <w:sz w:val="24"/>
        </w:rPr>
        <w:tab/>
        <w:t>Kzeisza is in control for the most part.  He is playing a dangerous game and Av is largely unaware of it.  He allows her to be assaulted.  He is testing his suspicions that she is more than able to handle whatever is thrown at her, because he sees in her the potential of divinity.  The specifics of his manipulations are left to Av to disclose, but the role of control Kzeisza has can be presented over this.  The reader is allowed to know that Kzeisza is in a position to string Av along.</w:t>
      </w:r>
    </w:p>
    <w:p w:rsidR="0008581E" w:rsidRPr="00B3633A" w:rsidRDefault="0008581E">
      <w:pPr>
        <w:pStyle w:val="0DraftNormal"/>
        <w:rPr>
          <w:rFonts w:ascii="Montserrat" w:hAnsi="Montserrat"/>
          <w:spacing w:val="-2"/>
          <w:sz w:val="24"/>
        </w:rPr>
      </w:pPr>
    </w:p>
    <w:p w:rsidR="0008581E" w:rsidRPr="00B3633A" w:rsidRDefault="0008581E">
      <w:pPr>
        <w:pStyle w:val="0DraftNormal"/>
        <w:rPr>
          <w:rFonts w:ascii="Montserrat" w:hAnsi="Montserrat"/>
          <w:spacing w:val="-2"/>
          <w:sz w:val="24"/>
        </w:rPr>
      </w:pPr>
      <w:r w:rsidRPr="00B3633A">
        <w:rPr>
          <w:rFonts w:ascii="Montserrat" w:hAnsi="Montserrat"/>
          <w:spacing w:val="-3"/>
          <w:sz w:val="24"/>
        </w:rPr>
        <w:t>ZHAN</w:t>
      </w:r>
      <w:r w:rsidRPr="00B3633A">
        <w:rPr>
          <w:rFonts w:ascii="Montserrat" w:hAnsi="Montserrat"/>
          <w:spacing w:val="-3"/>
          <w:sz w:val="24"/>
        </w:rPr>
        <w:tab/>
        <w:t xml:space="preserve">KEVIN ZHAN </w:t>
      </w:r>
      <w:r w:rsidRPr="00B3633A">
        <w:rPr>
          <w:rFonts w:ascii="Montserrat" w:hAnsi="Montserrat"/>
          <w:spacing w:val="-3"/>
          <w:sz w:val="24"/>
        </w:rPr>
        <w:tab/>
        <w:t xml:space="preserve">5 </w:t>
      </w:r>
      <w:r w:rsidRPr="00B3633A">
        <w:rPr>
          <w:rFonts w:ascii="Montserrat" w:hAnsi="Montserrat"/>
          <w:spacing w:val="-3"/>
          <w:sz w:val="24"/>
          <w:vertAlign w:val="superscript"/>
        </w:rPr>
        <w:t>(9)</w:t>
      </w:r>
      <w:r w:rsidRPr="00B3633A">
        <w:rPr>
          <w:rFonts w:ascii="Montserrat" w:hAnsi="Montserrat"/>
          <w:spacing w:val="-3"/>
          <w:sz w:val="24"/>
        </w:rPr>
        <w:t xml:space="preserve"> : 17 : 1717000 </w:t>
      </w:r>
      <w:r w:rsidRPr="00B3633A">
        <w:rPr>
          <w:rFonts w:ascii="Montserrat" w:hAnsi="Montserrat"/>
          <w:spacing w:val="-3"/>
          <w:sz w:val="24"/>
          <w:vertAlign w:val="superscript"/>
        </w:rPr>
        <w:t>(1.01)</w:t>
      </w:r>
      <w:r w:rsidRPr="00B3633A">
        <w:rPr>
          <w:rFonts w:ascii="Montserrat" w:hAnsi="Montserrat"/>
          <w:spacing w:val="-3"/>
          <w:sz w:val="24"/>
        </w:rPr>
        <w:t xml:space="preserve"> :1632700</w:t>
      </w:r>
    </w:p>
    <w:p w:rsidR="0008581E" w:rsidRPr="00B3633A" w:rsidRDefault="0008581E">
      <w:pPr>
        <w:pStyle w:val="0DraftNormal"/>
        <w:rPr>
          <w:rFonts w:ascii="Montserrat" w:hAnsi="Montserrat"/>
          <w:spacing w:val="-2"/>
          <w:sz w:val="24"/>
        </w:rPr>
      </w:pPr>
      <w:r w:rsidRPr="00B3633A">
        <w:rPr>
          <w:rFonts w:ascii="Montserrat" w:hAnsi="Montserrat"/>
          <w:spacing w:val="-2"/>
          <w:sz w:val="24"/>
        </w:rPr>
        <w:t>Kevin Zhan is the husk of Kzeisza's childhood.  Zhan is essentially independant of the dragon.  Kzeisza abandoned Zhan to embrace his dragon hood, but Zhan still has a link with him.  Zhan is the key to unraveling Kzeisza's plan.</w:t>
      </w:r>
    </w:p>
    <w:p w:rsidR="0008581E" w:rsidRPr="00B3633A" w:rsidRDefault="0008581E">
      <w:pPr>
        <w:pStyle w:val="0DraftNormal"/>
        <w:rPr>
          <w:rFonts w:ascii="Montserrat" w:hAnsi="Montserrat"/>
          <w:spacing w:val="-3"/>
          <w:sz w:val="24"/>
        </w:rPr>
      </w:pPr>
    </w:p>
    <w:p w:rsidR="0008581E" w:rsidRPr="00B3633A" w:rsidRDefault="0008581E">
      <w:pPr>
        <w:pStyle w:val="0DraftNormal"/>
        <w:rPr>
          <w:rFonts w:ascii="Montserrat" w:hAnsi="Montserrat"/>
          <w:spacing w:val="-2"/>
          <w:sz w:val="24"/>
        </w:rPr>
      </w:pPr>
      <w:r w:rsidRPr="00B3633A">
        <w:rPr>
          <w:rFonts w:ascii="Montserrat" w:hAnsi="Montserrat"/>
          <w:spacing w:val="-3"/>
          <w:sz w:val="24"/>
        </w:rPr>
        <w:t>EDEN</w:t>
      </w:r>
      <w:r w:rsidRPr="00B3633A">
        <w:rPr>
          <w:rFonts w:ascii="Montserrat" w:hAnsi="Montserrat"/>
          <w:spacing w:val="-3"/>
          <w:sz w:val="24"/>
        </w:rPr>
        <w:tab/>
        <w:t>*</w:t>
      </w:r>
      <w:r w:rsidRPr="00B3633A">
        <w:rPr>
          <w:rFonts w:ascii="Montserrat" w:hAnsi="Montserrat"/>
          <w:spacing w:val="-3"/>
          <w:sz w:val="24"/>
        </w:rPr>
        <w:tab/>
        <w:t xml:space="preserve">5 </w:t>
      </w:r>
      <w:r w:rsidRPr="00B3633A">
        <w:rPr>
          <w:rFonts w:ascii="Montserrat" w:hAnsi="Montserrat"/>
          <w:spacing w:val="-3"/>
          <w:sz w:val="24"/>
          <w:vertAlign w:val="superscript"/>
        </w:rPr>
        <w:t>(9)</w:t>
      </w:r>
      <w:r w:rsidRPr="00B3633A">
        <w:rPr>
          <w:rFonts w:ascii="Montserrat" w:hAnsi="Montserrat"/>
          <w:spacing w:val="-3"/>
          <w:sz w:val="24"/>
        </w:rPr>
        <w:t xml:space="preserve"> : 17 : 1717000 </w:t>
      </w:r>
      <w:r w:rsidRPr="00B3633A">
        <w:rPr>
          <w:rFonts w:ascii="Montserrat" w:hAnsi="Montserrat"/>
          <w:spacing w:val="-3"/>
          <w:sz w:val="24"/>
          <w:vertAlign w:val="superscript"/>
        </w:rPr>
        <w:t>(1.01)</w:t>
      </w:r>
      <w:r w:rsidRPr="00B3633A">
        <w:rPr>
          <w:rFonts w:ascii="Montserrat" w:hAnsi="Montserrat"/>
          <w:spacing w:val="-3"/>
          <w:sz w:val="24"/>
        </w:rPr>
        <w:t xml:space="preserve"> :1632700</w:t>
      </w:r>
    </w:p>
    <w:p w:rsidR="0008581E" w:rsidRPr="00B3633A" w:rsidRDefault="0008581E">
      <w:pPr>
        <w:pStyle w:val="0DraftNormal"/>
        <w:rPr>
          <w:rFonts w:ascii="Montserrat" w:hAnsi="Montserrat"/>
          <w:spacing w:val="-2"/>
          <w:sz w:val="24"/>
        </w:rPr>
      </w:pPr>
      <w:r w:rsidRPr="00B3633A">
        <w:rPr>
          <w:rFonts w:ascii="Montserrat" w:hAnsi="Montserrat"/>
          <w:spacing w:val="-2"/>
          <w:sz w:val="24"/>
        </w:rPr>
        <w:t>The Devourer [Eden] bids for Avonlea.  His design, to undo this ersatz world.  Even before Eman is forced to acknowledge her, Eden knew what was going on, and was moving to snatch her up.  His unholy, disruptive servitors have seeped into the dark corners of Nexus.  Eden has watched her and stalked her.  He has even conceived of a way to make Kzeisza or Athenasia give Avonlea to him.  Kzeisza he confronts as a god to an immortal.  Athenasia he nudges with possibilities.  The surest way for Eden to achieve his desire is to make Avonlea and Athenasia gods.  [Thanks to Kzeisza's trap, however, they would both be enslaved by this—if not destroyed.]  They hold the keys to his work between them.  When Vallisthlathlynr cuts loose, he tears Kzeisza apart until Av interferes and he defers to her out of respect for what his liege the Devourer wants for her.  Even though she rejects him, he continues to stand behind her.  To Eden, this is a small bit of work.  Avonlea is the key to this world's salvation or its destruction, which is what Kzeisza learns as things near the end.  Eden needs to go through her to undo Nexus, and fearing that she is indeed the victim Kzeisza's trap has been laid for, stands ready to undo her instead.  The task of Av is to stand up to and survive this testing of a mortal by divinity—a reverse of mortal testing of divinity.</w:t>
      </w:r>
    </w:p>
    <w:p w:rsidR="0008581E" w:rsidRPr="00B3633A" w:rsidRDefault="0008581E">
      <w:pPr>
        <w:pStyle w:val="0DraftNormal"/>
        <w:rPr>
          <w:rFonts w:ascii="Montserrat" w:hAnsi="Montserrat"/>
          <w:spacing w:val="-2"/>
          <w:sz w:val="24"/>
        </w:rPr>
      </w:pPr>
      <w:r w:rsidRPr="00B3633A">
        <w:rPr>
          <w:rFonts w:ascii="Montserrat" w:hAnsi="Montserrat"/>
          <w:spacing w:val="-2"/>
          <w:sz w:val="24"/>
        </w:rPr>
        <w:tab/>
        <w:t>The Devourer's interest in Avonlea is confronted directly when he comes to bid for her appointment.  There are many questions for Av to consider in this confrontation.  Asking to be called Eden, he guides her to the Deck of Fate.  "It shows what you truly desire and makes it so.  There we will find our answers."  She bids him draw a card to tell her what she needs to know about him and his intentions, and she draws one for herself, at his request to reveal her answer to his bid.  He draws the night; representative of turning away from the light, sensual and dark, a devouring of the world that is known.  She draws the unnamed angel.  A card which leaves her unchanged and speaks of her desire to remain untouched by him.  Eden looks at this and laughs ruefully, kissing her on her forehead and then departs.  His parting words are thus, "You did not choose me, but in your heart of hearts you are mine—I would have made you a goddess..."  To which she replies, "I do not want to be a goddess."  His final rebuke, "Yes you do.  You just don't want to owe anyone for it.  We are much alike..."</w:t>
      </w:r>
    </w:p>
    <w:p w:rsidR="0008581E" w:rsidRPr="00B3633A" w:rsidRDefault="0008581E">
      <w:pPr>
        <w:pStyle w:val="0DraftNormal"/>
        <w:rPr>
          <w:rFonts w:ascii="Montserrat" w:hAnsi="Montserrat"/>
          <w:spacing w:val="-2"/>
          <w:sz w:val="24"/>
        </w:rPr>
      </w:pPr>
    </w:p>
    <w:p w:rsidR="0008581E" w:rsidRPr="00B3633A" w:rsidRDefault="0008581E">
      <w:pPr>
        <w:pStyle w:val="0DraftNormal"/>
        <w:rPr>
          <w:rFonts w:ascii="Montserrat" w:hAnsi="Montserrat"/>
          <w:spacing w:val="-2"/>
          <w:sz w:val="24"/>
        </w:rPr>
      </w:pPr>
      <w:r w:rsidRPr="00B3633A">
        <w:rPr>
          <w:rFonts w:ascii="Montserrat" w:hAnsi="Montserrat"/>
          <w:spacing w:val="-3"/>
          <w:sz w:val="24"/>
        </w:rPr>
        <w:t>NEXUS EMBER O'HENNAHEY</w:t>
      </w:r>
      <w:r w:rsidRPr="00B3633A">
        <w:rPr>
          <w:rFonts w:ascii="Montserrat" w:hAnsi="Montserrat"/>
          <w:spacing w:val="-3"/>
          <w:sz w:val="24"/>
        </w:rPr>
        <w:tab/>
        <w:t xml:space="preserve">5 </w:t>
      </w:r>
      <w:r w:rsidRPr="00B3633A">
        <w:rPr>
          <w:rFonts w:ascii="Montserrat" w:hAnsi="Montserrat"/>
          <w:spacing w:val="-3"/>
          <w:sz w:val="24"/>
          <w:vertAlign w:val="superscript"/>
        </w:rPr>
        <w:t>(9)</w:t>
      </w:r>
      <w:r w:rsidRPr="00B3633A">
        <w:rPr>
          <w:rFonts w:ascii="Montserrat" w:hAnsi="Montserrat"/>
          <w:spacing w:val="-3"/>
          <w:sz w:val="24"/>
        </w:rPr>
        <w:t xml:space="preserve"> : 17 : 1717000 </w:t>
      </w:r>
      <w:r w:rsidRPr="00B3633A">
        <w:rPr>
          <w:rFonts w:ascii="Montserrat" w:hAnsi="Montserrat"/>
          <w:spacing w:val="-3"/>
          <w:sz w:val="24"/>
          <w:vertAlign w:val="superscript"/>
        </w:rPr>
        <w:t>(1.01)</w:t>
      </w:r>
      <w:r w:rsidRPr="00B3633A">
        <w:rPr>
          <w:rFonts w:ascii="Montserrat" w:hAnsi="Montserrat"/>
          <w:spacing w:val="-3"/>
          <w:sz w:val="24"/>
        </w:rPr>
        <w:t xml:space="preserve"> :1632700</w:t>
      </w:r>
    </w:p>
    <w:p w:rsidR="0008581E" w:rsidRPr="00B3633A" w:rsidRDefault="0008581E">
      <w:pPr>
        <w:pStyle w:val="0DraftNormal"/>
        <w:rPr>
          <w:rFonts w:ascii="Montserrat" w:hAnsi="Montserrat"/>
          <w:spacing w:val="-2"/>
          <w:sz w:val="24"/>
        </w:rPr>
      </w:pPr>
      <w:r w:rsidRPr="00B3633A">
        <w:rPr>
          <w:rFonts w:ascii="Montserrat" w:hAnsi="Montserrat"/>
          <w:spacing w:val="-2"/>
          <w:sz w:val="24"/>
        </w:rPr>
        <w:t>As it happens, Ember O'Hennahey is the nexus.  The substance of Nexus is the shadow of Ember's wandering on the threshold.  The inhabitants dislocated into this shadow have until Ember becomes conscious of her domain to sort themselves out of it.  The time index of the nexus is the span of time from when Ember awoke into her power (at the age of twelve; she is twenty-one at the start of the book) to when she recognizes her domain (within the next six years).  Ember O'Hennahey has opened a door on the threshold.  Unfortunately, she is utterly unaware of what she has done.  It is a question for another work.  At present, however, Ember's existence has created this situation.  Individuals like Av are drawn toward the threshold through it, being themselves very close to waking up.  Entities like Kzeisza do not submit to the same notions of reality and concentrate on the threshold itself as the primary reality.  A true dragon is a dream.  The dreaming mind.  Ember is not yet a god, and is in danger of being consumed by obligation.  The gods will test her, as they test all who approach the threshold, simply because existing on the threshold is dangerous.  Existing above the threshold requires a divine strength.  Allowing someone who is not ready for the challenge presents a threat to the stability of existence.  The only significant feature of this situation is the inclusion of Kzeisza's trap.  Av and Athenasia are the tools and the sacrifice for testing Ember.  Until Av realizes how she is being used, Ember does not even enter the picture.</w:t>
      </w:r>
    </w:p>
    <w:p w:rsidR="0008581E" w:rsidRPr="00B3633A" w:rsidRDefault="0008581E">
      <w:pPr>
        <w:pStyle w:val="0DraftNormal"/>
        <w:rPr>
          <w:rFonts w:ascii="Montserrat" w:hAnsi="Montserrat"/>
          <w:spacing w:val="-2"/>
          <w:sz w:val="24"/>
        </w:rPr>
      </w:pPr>
    </w:p>
    <w:p w:rsidR="0008581E" w:rsidRPr="00B3633A" w:rsidRDefault="0008581E">
      <w:pPr>
        <w:pStyle w:val="0DraftNormal"/>
        <w:rPr>
          <w:rFonts w:ascii="Montserrat" w:hAnsi="Montserrat"/>
          <w:sz w:val="24"/>
        </w:rPr>
      </w:pPr>
    </w:p>
    <w:p w:rsidR="0008581E" w:rsidRPr="00B3633A" w:rsidRDefault="0008581E">
      <w:pPr>
        <w:pStyle w:val="0DraftNormal"/>
        <w:rPr>
          <w:rFonts w:ascii="Montserrat" w:hAnsi="Montserrat"/>
          <w:sz w:val="24"/>
        </w:rPr>
      </w:pPr>
    </w:p>
    <w:p w:rsidR="0008581E" w:rsidRPr="00B3633A" w:rsidRDefault="0008581E">
      <w:pPr>
        <w:rPr>
          <w:rFonts w:ascii="Montserrat" w:hAnsi="Montserrat"/>
          <w:sz w:val="24"/>
        </w:rPr>
      </w:pPr>
    </w:p>
    <w:sectPr w:rsidR="0008581E" w:rsidRPr="00B3633A">
      <w:pgSz w:w="12240" w:h="15840"/>
      <w:pgMar w:top="1440" w:right="3600" w:bottom="1440" w:left="1800" w:header="720" w:footer="720" w:gutter="0"/>
      <w:cols w:sep="1"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08581E" w:rsidRDefault="0008581E">
      <w:pPr>
        <w:spacing w:line="240" w:lineRule="auto"/>
      </w:pPr>
      <w:r>
        <w:separator/>
      </w:r>
    </w:p>
  </w:endnote>
  <w:endnote w:type="continuationSeparator" w:id="0">
    <w:p w:rsidR="0008581E" w:rsidRDefault="0008581E">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Montserrat">
    <w:charset w:val="00"/>
    <w:family w:val="auto"/>
    <w:pitch w:val="variable"/>
    <w:sig w:usb0="2000020F" w:usb1="00000003" w:usb2="00000000" w:usb3="00000000" w:csb0="00000197" w:csb1="00000000"/>
  </w:font>
  <w:font w:name="Onyx">
    <w:panose1 w:val="04050602080702020203"/>
    <w:charset w:val="00"/>
    <w:family w:val="decorative"/>
    <w:pitch w:val="variable"/>
    <w:sig w:usb0="00000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vantGarde Bk BT">
    <w:altName w:val="Calibri"/>
    <w:charset w:val="01"/>
    <w:family w:val="auto"/>
    <w:pitch w:val="default"/>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08581E" w:rsidRDefault="0008581E">
      <w:pPr>
        <w:spacing w:line="240" w:lineRule="auto"/>
      </w:pPr>
      <w:r>
        <w:separator/>
      </w:r>
    </w:p>
  </w:footnote>
  <w:footnote w:type="continuationSeparator" w:id="0">
    <w:p w:rsidR="0008581E" w:rsidRDefault="0008581E">
      <w:pPr>
        <w:spacing w:line="240" w:lineRule="auto"/>
      </w:pPr>
      <w:r>
        <w:continuationSeparator/>
      </w:r>
    </w:p>
  </w:footnote>
  <w:footnote w:id="1">
    <w:p w:rsidR="0008581E" w:rsidRDefault="0008581E">
      <w:pPr>
        <w:tabs>
          <w:tab w:val="left" w:pos="-720"/>
          <w:tab w:val="left" w:pos="0"/>
        </w:tabs>
        <w:suppressAutoHyphens/>
        <w:ind w:hanging="720"/>
      </w:pPr>
      <w:r>
        <w:rPr>
          <w:rFonts w:ascii="AvantGarde Bk BT" w:hAnsi="AvantGarde Bk BT"/>
          <w:spacing w:val="-1"/>
          <w:sz w:val="16"/>
        </w:rPr>
        <w:t xml:space="preserve">  </w:t>
      </w:r>
      <w:r>
        <w:rPr>
          <w:rFonts w:ascii="AvantGarde Bk BT" w:hAnsi="AvantGarde Bk BT"/>
          <w:spacing w:val="-1"/>
          <w:sz w:val="16"/>
        </w:rPr>
        <w:footnoteRef/>
      </w:r>
      <w:r>
        <w:rPr>
          <w:rFonts w:ascii="AvantGarde Bk BT" w:hAnsi="AvantGarde Bk BT"/>
          <w:spacing w:val="-1"/>
          <w:sz w:val="16"/>
        </w:rPr>
        <w:t xml:space="preserve"> </w:t>
      </w:r>
      <w:r>
        <w:rPr>
          <w:rFonts w:ascii="AvantGarde Bk BT" w:hAnsi="AvantGarde Bk BT"/>
          <w:spacing w:val="-1"/>
          <w:sz w:val="16"/>
        </w:rPr>
        <w:tab/>
        <w:t>Obviously, Avonlea is the focus. However, she should not seem to be. The mystery of Av's destiny is simply that she is a phoenix on a divine scale. Ironically, her nickname, Av, is the equivalent of alpha-omega in her language; beginning and end. In two foldings she has created herself from nothing, and now, she has an opportunity to break the cycle of her creation in order to define herself in existence. The larger argument of Avonlea is the making of an absolute entity from the essence of nothing. She is my argument for self definition.</w:t>
      </w:r>
    </w:p>
  </w:footnote>
  <w:footnote w:id="2">
    <w:p w:rsidR="0008581E" w:rsidRDefault="0008581E">
      <w:pPr>
        <w:tabs>
          <w:tab w:val="left" w:pos="-720"/>
          <w:tab w:val="left" w:pos="0"/>
        </w:tabs>
        <w:suppressAutoHyphens/>
        <w:ind w:hanging="720"/>
        <w:rPr>
          <w:rFonts w:ascii="AvantGarde Bk BT" w:hAnsi="AvantGarde Bk BT"/>
          <w:spacing w:val="-1"/>
          <w:sz w:val="16"/>
        </w:rPr>
      </w:pPr>
      <w:r>
        <w:rPr>
          <w:rFonts w:ascii="AvantGarde Bk BT" w:hAnsi="AvantGarde Bk BT"/>
          <w:spacing w:val="-1"/>
          <w:sz w:val="16"/>
        </w:rPr>
        <w:t xml:space="preserve">  </w:t>
      </w:r>
      <w:r>
        <w:rPr>
          <w:rFonts w:ascii="AvantGarde Bk BT" w:hAnsi="AvantGarde Bk BT"/>
          <w:spacing w:val="-1"/>
          <w:sz w:val="16"/>
        </w:rPr>
        <w:footnoteRef/>
      </w:r>
      <w:r>
        <w:rPr>
          <w:rFonts w:ascii="AvantGarde Bk BT" w:hAnsi="AvantGarde Bk BT"/>
          <w:spacing w:val="-1"/>
          <w:sz w:val="16"/>
        </w:rPr>
        <w:t xml:space="preserve"> </w:t>
      </w:r>
      <w:r>
        <w:rPr>
          <w:rFonts w:ascii="AvantGarde Bk BT" w:hAnsi="AvantGarde Bk BT"/>
          <w:spacing w:val="-1"/>
          <w:sz w:val="16"/>
        </w:rPr>
        <w:tab/>
        <w:t xml:space="preserve">UNPROMISED is actually an open ended work which I have dubbed UNFOLDING for both obvious and inobvious reasons. This is a rehash of the original proposals based on ten books, but in re-examining the material of the whole composition, I may opt to present it as nine volumes of twenty-seven books. This allows me to define my chapters more freely. Twenty-seven books or parts, each focusing on key points in her movement through the entire exploration of herself. An average of three books per volume, but not an absolute guideline as long as the end result is twenty-seven books. This is not taking into account her childhood, however. </w:t>
      </w:r>
    </w:p>
    <w:p w:rsidR="0008581E" w:rsidRDefault="0008581E">
      <w:pPr>
        <w:tabs>
          <w:tab w:val="left" w:pos="-720"/>
          <w:tab w:val="left" w:pos="0"/>
        </w:tabs>
        <w:suppressAutoHyphens/>
        <w:ind w:hanging="720"/>
      </w:pPr>
    </w:p>
  </w:footnote>
  <w:footnote w:id="3">
    <w:p w:rsidR="0008581E" w:rsidRDefault="0008581E">
      <w:pPr>
        <w:pStyle w:val="FootnoteText"/>
        <w:tabs>
          <w:tab w:val="left" w:pos="-720"/>
          <w:tab w:val="left" w:pos="0"/>
        </w:tabs>
        <w:suppressAutoHyphens/>
        <w:ind w:left="720" w:hanging="720"/>
        <w:jc w:val="both"/>
        <w:rPr>
          <w:rFonts w:ascii="AvantGarde Bk BT" w:hAnsi="AvantGarde Bk BT"/>
          <w:spacing w:val="-1"/>
          <w:sz w:val="16"/>
        </w:rPr>
      </w:pPr>
      <w:r>
        <w:rPr>
          <w:rStyle w:val="FootnoteReference"/>
          <w:rFonts w:ascii="AvantGarde Bk BT" w:hAnsi="AvantGarde Bk BT"/>
          <w:spacing w:val="-1"/>
          <w:sz w:val="16"/>
        </w:rPr>
        <w:t xml:space="preserve">  </w:t>
      </w:r>
      <w:r>
        <w:rPr>
          <w:rStyle w:val="FootnoteReference"/>
          <w:rFonts w:ascii="AvantGarde Bk BT" w:hAnsi="AvantGarde Bk BT"/>
          <w:spacing w:val="-1"/>
          <w:sz w:val="16"/>
        </w:rPr>
        <w:footnoteRef/>
      </w:r>
      <w:r>
        <w:rPr>
          <w:rFonts w:ascii="AvantGarde Bk BT" w:hAnsi="AvantGarde Bk BT"/>
          <w:spacing w:val="-1"/>
          <w:sz w:val="16"/>
        </w:rPr>
        <w:t xml:space="preserve"> </w:t>
      </w:r>
      <w:r>
        <w:rPr>
          <w:rFonts w:ascii="AvantGarde Bk BT" w:hAnsi="AvantGarde Bk BT"/>
          <w:spacing w:val="-1"/>
          <w:sz w:val="16"/>
        </w:rPr>
        <w:tab/>
        <w:t>Obviously, Avonlea is the focus. However, she should not seem to be. The mystery of Av's destiny is simply that she is a phoenix on a divine scale. Ironically, her nickname, Av, is the equivalent of alpha-omega in her language; beginning and end. In two foldings she has created herself from nothing, and now, she has an opportunity to break the cycle of her creation in order to define herself in existence. The larger argument of Avonlea is the making of an absolute entity from the essence of nothing. She is my argument for self definition.</w:t>
      </w:r>
    </w:p>
  </w:footnote>
  <w:footnote w:id="4">
    <w:p w:rsidR="0008581E" w:rsidRDefault="0008581E">
      <w:pPr>
        <w:pStyle w:val="FootnoteText"/>
        <w:tabs>
          <w:tab w:val="left" w:pos="-720"/>
          <w:tab w:val="left" w:pos="0"/>
        </w:tabs>
        <w:suppressAutoHyphens/>
        <w:ind w:left="720" w:hanging="720"/>
        <w:jc w:val="both"/>
        <w:rPr>
          <w:rFonts w:ascii="AvantGarde Bk BT" w:hAnsi="AvantGarde Bk BT"/>
          <w:spacing w:val="-1"/>
          <w:sz w:val="16"/>
        </w:rPr>
      </w:pPr>
      <w:r>
        <w:rPr>
          <w:rStyle w:val="FootnoteReference"/>
          <w:rFonts w:ascii="AvantGarde Bk BT" w:hAnsi="AvantGarde Bk BT"/>
          <w:spacing w:val="-1"/>
          <w:sz w:val="16"/>
        </w:rPr>
        <w:t xml:space="preserve">  </w:t>
      </w:r>
      <w:r>
        <w:rPr>
          <w:rStyle w:val="FootnoteReference"/>
          <w:rFonts w:ascii="AvantGarde Bk BT" w:hAnsi="AvantGarde Bk BT"/>
          <w:spacing w:val="-1"/>
          <w:sz w:val="16"/>
        </w:rPr>
        <w:footnoteRef/>
      </w:r>
      <w:r>
        <w:rPr>
          <w:rFonts w:ascii="AvantGarde Bk BT" w:hAnsi="AvantGarde Bk BT"/>
          <w:spacing w:val="-1"/>
          <w:sz w:val="16"/>
        </w:rPr>
        <w:t xml:space="preserve"> </w:t>
      </w:r>
      <w:r>
        <w:rPr>
          <w:rFonts w:ascii="AvantGarde Bk BT" w:hAnsi="AvantGarde Bk BT"/>
          <w:spacing w:val="-1"/>
          <w:sz w:val="16"/>
        </w:rPr>
        <w:tab/>
        <w:t xml:space="preserve">UNPROMISED is actually an open ended work which I have dubbed UNFOLDING for both obvious and inobvious reasons. This is a rehAsia of the original proposals based on ten books, but in re-examining the material of the whole composition, I may opt to present it as nine volumes of twenty-seven books. This allows me to define my chapters more freely. Twenty-seven books or parts, each focusing on key points in her movement through the entire exploration of herself. An average of three books per volume, but not an absolute guideline as long as the end result is twenty-seven books. This is not taking into account her childhood, however. </w:t>
      </w:r>
    </w:p>
    <w:p w:rsidR="0008581E" w:rsidRDefault="0008581E">
      <w:pPr>
        <w:pStyle w:val="FootnoteText"/>
        <w:tabs>
          <w:tab w:val="left" w:pos="-720"/>
        </w:tabs>
        <w:suppressAutoHyphens/>
        <w:jc w:val="both"/>
        <w:rPr>
          <w:ins w:id="0" w:author="David Aes/David B Roberson" w:date="1998-02-02T01:57:00Z"/>
          <w:rFonts w:ascii="AvantGarde Bk BT" w:hAnsi="AvantGarde Bk BT"/>
          <w:spacing w:val="-1"/>
          <w:sz w:val="16"/>
        </w:rPr>
      </w:pP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FB"/>
    <w:multiLevelType w:val="multilevel"/>
    <w:tmpl w:val="80A499BA"/>
    <w:lvl w:ilvl="0">
      <w:start w:val="1"/>
      <w:numFmt w:val="cardinalText"/>
      <w:lvlText w:val="Chapter %1 "/>
      <w:legacy w:legacy="1" w:legacySpace="144" w:legacyIndent="0"/>
      <w:lvlJc w:val="left"/>
    </w:lvl>
    <w:lvl w:ilvl="1">
      <w:start w:val="1"/>
      <w:numFmt w:val="none"/>
      <w:pStyle w:val="Heading2"/>
      <w:suff w:val="nothing"/>
      <w:lvlText w:val=""/>
      <w:lvlJc w:val="left"/>
    </w:lvl>
    <w:lvl w:ilvl="2">
      <w:start w:val="1"/>
      <w:numFmt w:val="none"/>
      <w:suff w:val="nothing"/>
      <w:lvlText w:val=""/>
      <w:lvlJc w:val="left"/>
    </w:lvl>
    <w:lvl w:ilvl="3">
      <w:start w:val="1"/>
      <w:numFmt w:val="none"/>
      <w:pStyle w:val="Heading4"/>
      <w:suff w:val="nothing"/>
      <w:lvlText w:val=""/>
      <w:lvlJc w:val="left"/>
    </w:lvl>
    <w:lvl w:ilvl="4">
      <w:start w:val="1"/>
      <w:numFmt w:val="none"/>
      <w:pStyle w:val="Heading5"/>
      <w:suff w:val="nothing"/>
      <w:lvlText w:val=""/>
      <w:lvlJc w:val="left"/>
    </w:lvl>
    <w:lvl w:ilvl="5">
      <w:start w:val="1"/>
      <w:numFmt w:val="none"/>
      <w:pStyle w:val="Heading6"/>
      <w:suff w:val="nothing"/>
      <w:lvlText w:val=""/>
      <w:lvlJc w:val="left"/>
    </w:lvl>
    <w:lvl w:ilvl="6">
      <w:start w:val="1"/>
      <w:numFmt w:val="none"/>
      <w:suff w:val="nothing"/>
      <w:lvlText w:val=""/>
      <w:lvlJc w:val="left"/>
    </w:lvl>
    <w:lvl w:ilvl="7">
      <w:start w:val="1"/>
      <w:numFmt w:val="none"/>
      <w:suff w:val="nothing"/>
      <w:lvlText w:val=""/>
      <w:lvlJc w:val="left"/>
    </w:lvl>
    <w:lvl w:ilvl="8">
      <w:start w:val="1"/>
      <w:numFmt w:val="none"/>
      <w:suff w:val="nothing"/>
      <w:lvlText w:val=""/>
      <w:lvlJc w:val="left"/>
    </w:lvl>
  </w:abstractNum>
  <w:num w:numId="1" w16cid:durableId="1125007300">
    <w:abstractNumId w:val="0"/>
  </w:num>
  <w:num w:numId="2" w16cid:durableId="923689185">
    <w:abstractNumId w:val="0"/>
  </w:num>
  <w:num w:numId="3" w16cid:durableId="1659962850">
    <w:abstractNumId w:val="0"/>
  </w:num>
  <w:num w:numId="4" w16cid:durableId="1460496556">
    <w:abstractNumId w:val="0"/>
  </w:num>
  <w:num w:numId="5" w16cid:durableId="1743481958">
    <w:abstractNumId w:val="0"/>
  </w:num>
  <w:num w:numId="6" w16cid:durableId="1329626900">
    <w:abstractNumId w:val="0"/>
  </w:num>
  <w:num w:numId="7" w16cid:durableId="169870023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attachedTemplate r:id="rId1"/>
  <w:doNotTrackMoves/>
  <w:defaultTabStop w:val="720"/>
  <w:noPunctuationKerning/>
  <w:characterSpacingControl w:val="doNotCompress"/>
  <w:footnotePr>
    <w:footnote w:id="-1"/>
    <w:footnote w:id="0"/>
  </w:footnotePr>
  <w:endnotePr>
    <w:endnote w:id="-1"/>
    <w:endnote w:id="0"/>
  </w:endnotePr>
  <w:compat>
    <w:doNotBreakWrappedTables/>
    <w:doNotSnapToGridInCell/>
    <w:selectFldWithFirstOrLastChar/>
    <w:doNotWrapTextWithPunct/>
    <w:doNotUseEastAsianBreakRules/>
    <w:useWord2002TableStyleRules/>
    <w:growAutofi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610EB7"/>
    <w:rsid w:val="0008581E"/>
    <w:rsid w:val="00330574"/>
    <w:rsid w:val="00610EB7"/>
    <w:rsid w:val="00B3633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34"/>
    <o:shapelayout v:ext="edit">
      <o:idmap v:ext="edit" data="1"/>
    </o:shapelayout>
  </w:shapeDefaults>
  <w:decimalSymbol w:val="."/>
  <w:listSeparator w:val=","/>
  <w15:chartTrackingRefBased/>
  <w15:docId w15:val="{3158DF79-6415-47CE-8F20-4C04A6BE799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3633A"/>
    <w:pPr>
      <w:spacing w:after="240" w:line="276" w:lineRule="auto"/>
    </w:pPr>
    <w:rPr>
      <w:rFonts w:cstheme="minorHAnsi"/>
      <w:sz w:val="28"/>
      <w:szCs w:val="28"/>
    </w:rPr>
  </w:style>
  <w:style w:type="paragraph" w:styleId="Heading1">
    <w:name w:val="heading 1"/>
    <w:basedOn w:val="NoSpacing"/>
    <w:next w:val="Normal"/>
    <w:link w:val="Heading1Char"/>
    <w:qFormat/>
    <w:rsid w:val="00B3633A"/>
    <w:pPr>
      <w:keepNext/>
      <w:spacing w:before="240" w:after="60"/>
      <w:outlineLvl w:val="0"/>
    </w:pPr>
    <w:rPr>
      <w:rFonts w:eastAsia="Times New Roman"/>
      <w:b/>
      <w:kern w:val="28"/>
      <w:sz w:val="56"/>
    </w:rPr>
  </w:style>
  <w:style w:type="paragraph" w:styleId="Heading2">
    <w:name w:val="heading 2"/>
    <w:basedOn w:val="Heading1"/>
    <w:next w:val="Normal"/>
    <w:link w:val="Heading2Char"/>
    <w:qFormat/>
    <w:rsid w:val="00B3633A"/>
    <w:pPr>
      <w:numPr>
        <w:ilvl w:val="1"/>
        <w:numId w:val="7"/>
      </w:numPr>
      <w:outlineLvl w:val="1"/>
    </w:pPr>
    <w:rPr>
      <w:rFonts w:ascii="Montserrat" w:hAnsi="Montserrat"/>
      <w:sz w:val="48"/>
      <w:szCs w:val="48"/>
    </w:rPr>
  </w:style>
  <w:style w:type="paragraph" w:styleId="Heading3">
    <w:name w:val="heading 3"/>
    <w:basedOn w:val="Heading2"/>
    <w:next w:val="Normal"/>
    <w:link w:val="Heading3Char"/>
    <w:qFormat/>
    <w:rsid w:val="00B3633A"/>
    <w:pPr>
      <w:outlineLvl w:val="2"/>
    </w:pPr>
    <w:rPr>
      <w:sz w:val="40"/>
    </w:rPr>
  </w:style>
  <w:style w:type="paragraph" w:styleId="Heading4">
    <w:name w:val="heading 4"/>
    <w:basedOn w:val="Heading3"/>
    <w:next w:val="Normal"/>
    <w:link w:val="Heading4Char"/>
    <w:qFormat/>
    <w:rsid w:val="00B3633A"/>
    <w:pPr>
      <w:numPr>
        <w:ilvl w:val="3"/>
      </w:numPr>
      <w:outlineLvl w:val="3"/>
    </w:pPr>
    <w:rPr>
      <w:sz w:val="32"/>
    </w:rPr>
  </w:style>
  <w:style w:type="paragraph" w:styleId="Heading5">
    <w:name w:val="heading 5"/>
    <w:basedOn w:val="Heading4"/>
    <w:next w:val="Normal"/>
    <w:link w:val="Heading5Char"/>
    <w:qFormat/>
    <w:rsid w:val="00B3633A"/>
    <w:pPr>
      <w:numPr>
        <w:ilvl w:val="4"/>
      </w:numPr>
      <w:outlineLvl w:val="4"/>
    </w:pPr>
    <w:rPr>
      <w:sz w:val="28"/>
    </w:rPr>
  </w:style>
  <w:style w:type="paragraph" w:styleId="Heading6">
    <w:name w:val="heading 6"/>
    <w:basedOn w:val="Heading5"/>
    <w:next w:val="Normal"/>
    <w:link w:val="Heading6Char"/>
    <w:qFormat/>
    <w:rsid w:val="00B3633A"/>
    <w:pPr>
      <w:numPr>
        <w:ilvl w:val="5"/>
      </w:numPr>
      <w:outlineLvl w:val="5"/>
    </w:pPr>
    <w:rPr>
      <w:bCs/>
      <w:sz w:val="24"/>
      <w:szCs w:val="24"/>
      <w:u w:val="single"/>
    </w:rPr>
  </w:style>
  <w:style w:type="paragraph" w:styleId="Heading7">
    <w:name w:val="heading 7"/>
    <w:basedOn w:val="Heading6"/>
    <w:next w:val="Normal"/>
    <w:link w:val="Heading7Char"/>
    <w:qFormat/>
    <w:rsid w:val="00B3633A"/>
    <w:pPr>
      <w:keepNext w:val="0"/>
      <w:numPr>
        <w:ilvl w:val="0"/>
        <w:numId w:val="0"/>
      </w:numPr>
      <w:outlineLvl w:val="6"/>
    </w:pPr>
    <w:rPr>
      <w:b w:val="0"/>
      <w:kern w:val="0"/>
    </w:rPr>
  </w:style>
  <w:style w:type="paragraph" w:styleId="Heading8">
    <w:name w:val="heading 8"/>
    <w:basedOn w:val="Heading6"/>
    <w:next w:val="Normal"/>
    <w:link w:val="Heading8Char"/>
    <w:qFormat/>
    <w:rsid w:val="00B3633A"/>
    <w:pPr>
      <w:outlineLvl w:val="7"/>
    </w:pPr>
    <w:rPr>
      <w:i/>
      <w:iCs/>
      <w:u w:val="none"/>
    </w:rPr>
  </w:style>
  <w:style w:type="paragraph" w:styleId="Heading9">
    <w:name w:val="heading 9"/>
    <w:basedOn w:val="Heading8"/>
    <w:next w:val="Normal"/>
    <w:link w:val="Heading9Char"/>
    <w:qFormat/>
    <w:rsid w:val="00B3633A"/>
    <w:pPr>
      <w:outlineLvl w:val="8"/>
    </w:pPr>
    <w:rPr>
      <w:b w:val="0"/>
      <w:bCs w:val="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AvonDraftBody">
    <w:name w:val="Avon Draft Body"/>
    <w:basedOn w:val="Normal"/>
    <w:autoRedefine/>
    <w:rPr>
      <w:sz w:val="16"/>
    </w:rPr>
  </w:style>
  <w:style w:type="paragraph" w:customStyle="1" w:styleId="AvonDraftNormal">
    <w:name w:val="Avon Draft Normal"/>
    <w:basedOn w:val="AvonDraftBody"/>
    <w:pPr>
      <w:spacing w:line="240" w:lineRule="auto"/>
    </w:pPr>
    <w:rPr>
      <w:sz w:val="14"/>
    </w:rPr>
  </w:style>
  <w:style w:type="paragraph" w:customStyle="1" w:styleId="0DraftNormal">
    <w:name w:val="0 Draft Normal"/>
    <w:basedOn w:val="AvonDraftNormal"/>
    <w:pPr>
      <w:tabs>
        <w:tab w:val="left" w:pos="360"/>
        <w:tab w:val="left" w:pos="720"/>
        <w:tab w:val="left" w:pos="1440"/>
        <w:tab w:val="left" w:pos="2160"/>
        <w:tab w:val="left" w:pos="2880"/>
        <w:tab w:val="left" w:pos="3600"/>
        <w:tab w:val="left" w:pos="4320"/>
        <w:tab w:val="left" w:pos="5040"/>
        <w:tab w:val="right" w:pos="6480"/>
        <w:tab w:val="right" w:pos="6840"/>
      </w:tabs>
    </w:pPr>
  </w:style>
  <w:style w:type="paragraph" w:customStyle="1" w:styleId="0DraftSSTitle">
    <w:name w:val="0 Draft SS Title"/>
    <w:basedOn w:val="0DraftNormal"/>
    <w:rPr>
      <w:vertAlign w:val="superscript"/>
    </w:rPr>
  </w:style>
  <w:style w:type="paragraph" w:customStyle="1" w:styleId="0DraftTitle">
    <w:name w:val="0 Draft Title"/>
    <w:basedOn w:val="0DraftNormal"/>
    <w:rPr>
      <w:w w:val="200"/>
      <w:sz w:val="28"/>
    </w:rPr>
  </w:style>
  <w:style w:type="paragraph" w:customStyle="1" w:styleId="AesDP">
    <w:name w:val="Aes DP"/>
    <w:basedOn w:val="Normal"/>
    <w:pPr>
      <w:tabs>
        <w:tab w:val="left" w:pos="720"/>
      </w:tabs>
      <w:ind w:left="1440" w:hanging="1440"/>
    </w:pPr>
    <w:rPr>
      <w:caps/>
      <w:sz w:val="14"/>
    </w:rPr>
  </w:style>
  <w:style w:type="paragraph" w:customStyle="1" w:styleId="AesDraftBody">
    <w:name w:val="Aes Draft Body"/>
    <w:basedOn w:val="Normal"/>
  </w:style>
  <w:style w:type="paragraph" w:customStyle="1" w:styleId="AvatarDraftBody">
    <w:name w:val="Avatar Draft Body"/>
    <w:basedOn w:val="AvonDraftBody"/>
    <w:rPr>
      <w:sz w:val="20"/>
    </w:rPr>
  </w:style>
  <w:style w:type="paragraph" w:customStyle="1" w:styleId="AvonDraftNotes">
    <w:name w:val="Avon Draft Notes"/>
    <w:basedOn w:val="AvonDraftBody"/>
    <w:rPr>
      <w:smallCaps/>
      <w:imprint/>
      <w:color w:val="C0C0C0"/>
    </w:rPr>
  </w:style>
  <w:style w:type="paragraph" w:customStyle="1" w:styleId="AvonCastChorus">
    <w:name w:val="Avon Cast/Chorus"/>
    <w:basedOn w:val="AvonDraftNotes"/>
    <w:pPr>
      <w:tabs>
        <w:tab w:val="left" w:pos="1440"/>
      </w:tabs>
      <w:ind w:left="2160" w:hanging="1440"/>
    </w:pPr>
    <w:rPr>
      <w:smallCaps w:val="0"/>
    </w:rPr>
  </w:style>
  <w:style w:type="paragraph" w:customStyle="1" w:styleId="AvonChapterHead">
    <w:name w:val="Avon Chapter Head"/>
    <w:basedOn w:val="AvonDraftBody"/>
    <w:pPr>
      <w:jc w:val="center"/>
    </w:pPr>
    <w:rPr>
      <w:rFonts w:ascii="Onyx" w:hAnsi="Onyx"/>
      <w:sz w:val="44"/>
      <w:u w:val="single"/>
    </w:rPr>
  </w:style>
  <w:style w:type="paragraph" w:customStyle="1" w:styleId="AvonChapterHeadA">
    <w:name w:val="Avon Chapter Head A"/>
    <w:basedOn w:val="AvonChapterHead"/>
    <w:pPr>
      <w:ind w:right="5760"/>
    </w:pPr>
  </w:style>
  <w:style w:type="paragraph" w:customStyle="1" w:styleId="AvonChapterNumber">
    <w:name w:val="Avon Chapter Number"/>
    <w:basedOn w:val="AvonDraftBody"/>
    <w:pPr>
      <w:jc w:val="center"/>
    </w:pPr>
    <w:rPr>
      <w:rFonts w:ascii="Onyx" w:hAnsi="Onyx"/>
      <w:b/>
      <w:sz w:val="144"/>
    </w:rPr>
  </w:style>
  <w:style w:type="paragraph" w:customStyle="1" w:styleId="AvonDraftOffset">
    <w:name w:val="Avon Draft Offset"/>
    <w:basedOn w:val="AvonDraftBody"/>
    <w:pPr>
      <w:ind w:left="1440"/>
    </w:pPr>
  </w:style>
  <w:style w:type="paragraph" w:customStyle="1" w:styleId="AvonDraftTitle0">
    <w:name w:val="Avon Draft Title 0"/>
    <w:basedOn w:val="AvonDraftBody"/>
    <w:pPr>
      <w:outlineLvl w:val="0"/>
    </w:pPr>
  </w:style>
  <w:style w:type="paragraph" w:customStyle="1" w:styleId="AvonDraftTitle1">
    <w:name w:val="Avon Draft Title 1"/>
    <w:basedOn w:val="AvonDraftBody"/>
    <w:pPr>
      <w:outlineLvl w:val="0"/>
    </w:pPr>
  </w:style>
  <w:style w:type="paragraph" w:customStyle="1" w:styleId="AvonDraftTitle2">
    <w:name w:val="Avon Draft Title 2"/>
    <w:basedOn w:val="AvonDraftBody"/>
    <w:pPr>
      <w:outlineLvl w:val="1"/>
    </w:pPr>
  </w:style>
  <w:style w:type="paragraph" w:customStyle="1" w:styleId="AvonDraftTitle3">
    <w:name w:val="Avon Draft Title 3"/>
    <w:basedOn w:val="AvonDraftBody"/>
    <w:pPr>
      <w:outlineLvl w:val="2"/>
    </w:pPr>
  </w:style>
  <w:style w:type="paragraph" w:customStyle="1" w:styleId="Avonumanche">
    <w:name w:val="Avon uman'che"/>
    <w:basedOn w:val="Normal"/>
    <w:pPr>
      <w:ind w:left="1440" w:hanging="1440"/>
    </w:pPr>
    <w:rPr>
      <w:i/>
      <w:sz w:val="14"/>
    </w:rPr>
  </w:style>
  <w:style w:type="paragraph" w:styleId="BodyText">
    <w:name w:val="Body Text"/>
    <w:basedOn w:val="Normal"/>
    <w:semiHidden/>
    <w:pPr>
      <w:spacing w:after="120"/>
    </w:pPr>
  </w:style>
  <w:style w:type="character" w:styleId="CommentReference">
    <w:name w:val="annotation reference"/>
    <w:basedOn w:val="DefaultParagraphFont"/>
    <w:semiHidden/>
    <w:rPr>
      <w:bdr w:val="none" w:sz="0" w:space="0" w:color="auto"/>
      <w:shd w:val="clear" w:color="auto" w:fill="auto"/>
    </w:rPr>
  </w:style>
  <w:style w:type="paragraph" w:styleId="CommentText">
    <w:name w:val="annotation text"/>
    <w:basedOn w:val="AvonDraftBody"/>
    <w:semiHidden/>
  </w:style>
  <w:style w:type="paragraph" w:styleId="DocumentMap">
    <w:name w:val="Document Map"/>
    <w:basedOn w:val="Normal"/>
    <w:semiHidden/>
    <w:pPr>
      <w:shd w:val="clear" w:color="auto" w:fill="000080"/>
    </w:pPr>
    <w:rPr>
      <w:sz w:val="16"/>
    </w:rPr>
  </w:style>
  <w:style w:type="paragraph" w:customStyle="1" w:styleId="DragonPhoenixChapterTitle">
    <w:name w:val="Dragon:Phoenix Chapter &amp; Title"/>
    <w:basedOn w:val="AvonDraftBody"/>
    <w:rPr>
      <w:rFonts w:ascii="Onyx" w:hAnsi="Onyx"/>
      <w:sz w:val="40"/>
    </w:rPr>
  </w:style>
  <w:style w:type="character" w:styleId="FollowedHyperlink">
    <w:name w:val="FollowedHyperlink"/>
    <w:basedOn w:val="DefaultParagraphFont"/>
    <w:semiHidden/>
    <w:rPr>
      <w:color w:val="808080"/>
      <w:u w:val="none"/>
    </w:rPr>
  </w:style>
  <w:style w:type="character" w:styleId="Hyperlink">
    <w:name w:val="Hyperlink"/>
    <w:basedOn w:val="DefaultParagraphFont"/>
    <w:semiHidden/>
    <w:rPr>
      <w:color w:val="0000FF"/>
      <w:u w:val="none"/>
    </w:rPr>
  </w:style>
  <w:style w:type="character" w:styleId="FootnoteReference">
    <w:name w:val="footnote reference"/>
    <w:basedOn w:val="DefaultParagraphFont"/>
    <w:semiHidden/>
    <w:rPr>
      <w:vertAlign w:val="superscript"/>
    </w:rPr>
  </w:style>
  <w:style w:type="character" w:customStyle="1" w:styleId="Demon">
    <w:name w:val="_Demon"/>
    <w:basedOn w:val="DefaultParagraphFont"/>
    <w:rPr>
      <w:smallCaps/>
    </w:rPr>
  </w:style>
  <w:style w:type="character" w:customStyle="1" w:styleId="Angel">
    <w:name w:val="_Angel"/>
    <w:basedOn w:val="DefaultParagraphFont"/>
  </w:style>
  <w:style w:type="paragraph" w:styleId="FootnoteText">
    <w:name w:val="footnote text"/>
    <w:basedOn w:val="Normal"/>
    <w:semiHidden/>
    <w:pPr>
      <w:overflowPunct w:val="0"/>
      <w:autoSpaceDE w:val="0"/>
      <w:autoSpaceDN w:val="0"/>
      <w:adjustRightInd w:val="0"/>
      <w:spacing w:line="240" w:lineRule="auto"/>
      <w:textAlignment w:val="baseline"/>
    </w:pPr>
    <w:rPr>
      <w:rFonts w:ascii="Courier New" w:hAnsi="Courier New"/>
      <w:sz w:val="24"/>
    </w:rPr>
  </w:style>
  <w:style w:type="paragraph" w:customStyle="1" w:styleId="Subheading1">
    <w:name w:val="Subheading 1"/>
    <w:basedOn w:val="Heading1"/>
    <w:next w:val="Normal"/>
    <w:link w:val="Subheading1Char"/>
    <w:qFormat/>
    <w:rsid w:val="00B3633A"/>
    <w:pPr>
      <w:spacing w:before="0" w:after="0" w:line="240" w:lineRule="auto"/>
      <w:contextualSpacing/>
    </w:pPr>
    <w:rPr>
      <w:rFonts w:ascii="Montserrat" w:eastAsia="Montserrat" w:hAnsi="Montserrat"/>
      <w:sz w:val="48"/>
      <w:szCs w:val="48"/>
      <w:vertAlign w:val="superscript"/>
    </w:rPr>
  </w:style>
  <w:style w:type="character" w:customStyle="1" w:styleId="Subheading1Char">
    <w:name w:val="Subheading 1 Char"/>
    <w:link w:val="Subheading1"/>
    <w:rsid w:val="00B3633A"/>
    <w:rPr>
      <w:rFonts w:ascii="Montserrat" w:eastAsia="Montserrat" w:hAnsi="Montserrat" w:cstheme="minorHAnsi"/>
      <w:b/>
      <w:kern w:val="28"/>
      <w:sz w:val="48"/>
      <w:szCs w:val="48"/>
      <w:vertAlign w:val="superscript"/>
    </w:rPr>
  </w:style>
  <w:style w:type="character" w:customStyle="1" w:styleId="Heading1Char">
    <w:name w:val="Heading 1 Char"/>
    <w:link w:val="Heading1"/>
    <w:rsid w:val="00B3633A"/>
    <w:rPr>
      <w:rFonts w:eastAsia="Times New Roman" w:cstheme="minorHAnsi"/>
      <w:b/>
      <w:kern w:val="28"/>
      <w:sz w:val="56"/>
      <w:szCs w:val="28"/>
    </w:rPr>
  </w:style>
  <w:style w:type="paragraph" w:customStyle="1" w:styleId="Subheading2">
    <w:name w:val="Subheading 2"/>
    <w:basedOn w:val="Subheading1"/>
    <w:next w:val="Normal"/>
    <w:link w:val="Subheading2Char"/>
    <w:qFormat/>
    <w:rsid w:val="00B3633A"/>
  </w:style>
  <w:style w:type="character" w:customStyle="1" w:styleId="Subheading2Char">
    <w:name w:val="Subheading 2 Char"/>
    <w:link w:val="Subheading2"/>
    <w:rsid w:val="00B3633A"/>
    <w:rPr>
      <w:rFonts w:ascii="Montserrat" w:eastAsia="Montserrat" w:hAnsi="Montserrat" w:cstheme="minorHAnsi"/>
      <w:b/>
      <w:kern w:val="28"/>
      <w:sz w:val="48"/>
      <w:szCs w:val="48"/>
      <w:vertAlign w:val="superscript"/>
    </w:rPr>
  </w:style>
  <w:style w:type="paragraph" w:customStyle="1" w:styleId="Subheading3">
    <w:name w:val="Subheading 3"/>
    <w:basedOn w:val="Subheading2"/>
    <w:next w:val="Normal"/>
    <w:link w:val="Subheading3Char"/>
    <w:qFormat/>
    <w:rsid w:val="00B3633A"/>
    <w:rPr>
      <w:sz w:val="40"/>
      <w:szCs w:val="40"/>
    </w:rPr>
  </w:style>
  <w:style w:type="character" w:customStyle="1" w:styleId="Subheading3Char">
    <w:name w:val="Subheading 3 Char"/>
    <w:link w:val="Subheading3"/>
    <w:rsid w:val="00B3633A"/>
    <w:rPr>
      <w:rFonts w:ascii="Montserrat" w:eastAsia="Montserrat" w:hAnsi="Montserrat" w:cstheme="minorHAnsi"/>
      <w:b/>
      <w:kern w:val="28"/>
      <w:sz w:val="40"/>
      <w:szCs w:val="40"/>
      <w:vertAlign w:val="superscript"/>
    </w:rPr>
  </w:style>
  <w:style w:type="paragraph" w:customStyle="1" w:styleId="Suptitle">
    <w:name w:val="Suptitle"/>
    <w:basedOn w:val="Subtitle"/>
    <w:link w:val="SuptitleChar"/>
    <w:qFormat/>
    <w:rsid w:val="00B3633A"/>
    <w:pPr>
      <w:spacing w:before="240" w:line="240" w:lineRule="auto"/>
    </w:pPr>
    <w:rPr>
      <w:vertAlign w:val="subscript"/>
    </w:rPr>
  </w:style>
  <w:style w:type="character" w:customStyle="1" w:styleId="SuptitleChar">
    <w:name w:val="Suptitle Char"/>
    <w:link w:val="Suptitle"/>
    <w:rsid w:val="00B3633A"/>
    <w:rPr>
      <w:rFonts w:ascii="Montserrat" w:eastAsia="Times New Roman" w:hAnsi="Montserrat" w:cs="Times New Roman"/>
      <w:color w:val="7F7F7F"/>
      <w:spacing w:val="-10"/>
      <w:kern w:val="28"/>
      <w:sz w:val="72"/>
      <w:szCs w:val="72"/>
      <w:vertAlign w:val="subscript"/>
    </w:rPr>
  </w:style>
  <w:style w:type="paragraph" w:styleId="Subtitle">
    <w:name w:val="Subtitle"/>
    <w:basedOn w:val="Title"/>
    <w:next w:val="Normal"/>
    <w:link w:val="SubtitleChar"/>
    <w:uiPriority w:val="11"/>
    <w:qFormat/>
    <w:rsid w:val="00B3633A"/>
    <w:rPr>
      <w:b w:val="0"/>
      <w:bCs w:val="0"/>
      <w:color w:val="7F7F7F"/>
      <w:vertAlign w:val="superscript"/>
    </w:rPr>
  </w:style>
  <w:style w:type="character" w:customStyle="1" w:styleId="SubtitleChar">
    <w:name w:val="Subtitle Char"/>
    <w:link w:val="Subtitle"/>
    <w:uiPriority w:val="11"/>
    <w:rsid w:val="00B3633A"/>
    <w:rPr>
      <w:rFonts w:ascii="Montserrat" w:eastAsia="Times New Roman" w:hAnsi="Montserrat" w:cs="Times New Roman"/>
      <w:color w:val="7F7F7F"/>
      <w:spacing w:val="-10"/>
      <w:kern w:val="28"/>
      <w:sz w:val="72"/>
      <w:szCs w:val="72"/>
      <w:vertAlign w:val="superscript"/>
    </w:rPr>
  </w:style>
  <w:style w:type="paragraph" w:styleId="NoSpacing">
    <w:name w:val="No Spacing"/>
    <w:basedOn w:val="Normal"/>
    <w:uiPriority w:val="1"/>
    <w:qFormat/>
    <w:rsid w:val="00B3633A"/>
    <w:pPr>
      <w:spacing w:after="0"/>
    </w:pPr>
  </w:style>
  <w:style w:type="character" w:customStyle="1" w:styleId="Heading2Char">
    <w:name w:val="Heading 2 Char"/>
    <w:link w:val="Heading2"/>
    <w:rsid w:val="00B3633A"/>
    <w:rPr>
      <w:rFonts w:ascii="Montserrat" w:eastAsia="Times New Roman" w:hAnsi="Montserrat" w:cstheme="minorHAnsi"/>
      <w:b/>
      <w:kern w:val="28"/>
      <w:sz w:val="48"/>
      <w:szCs w:val="48"/>
    </w:rPr>
  </w:style>
  <w:style w:type="character" w:customStyle="1" w:styleId="Heading3Char">
    <w:name w:val="Heading 3 Char"/>
    <w:link w:val="Heading3"/>
    <w:rsid w:val="00B3633A"/>
    <w:rPr>
      <w:rFonts w:ascii="Montserrat" w:eastAsia="Times New Roman" w:hAnsi="Montserrat" w:cstheme="minorHAnsi"/>
      <w:b/>
      <w:kern w:val="28"/>
      <w:sz w:val="40"/>
      <w:szCs w:val="48"/>
    </w:rPr>
  </w:style>
  <w:style w:type="character" w:customStyle="1" w:styleId="Heading4Char">
    <w:name w:val="Heading 4 Char"/>
    <w:link w:val="Heading4"/>
    <w:rsid w:val="00B3633A"/>
    <w:rPr>
      <w:rFonts w:ascii="Montserrat" w:eastAsia="Times New Roman" w:hAnsi="Montserrat" w:cstheme="minorHAnsi"/>
      <w:b/>
      <w:kern w:val="28"/>
      <w:sz w:val="32"/>
      <w:szCs w:val="48"/>
    </w:rPr>
  </w:style>
  <w:style w:type="character" w:customStyle="1" w:styleId="Heading5Char">
    <w:name w:val="Heading 5 Char"/>
    <w:link w:val="Heading5"/>
    <w:rsid w:val="00B3633A"/>
    <w:rPr>
      <w:rFonts w:ascii="Montserrat" w:eastAsia="Times New Roman" w:hAnsi="Montserrat" w:cstheme="minorHAnsi"/>
      <w:b/>
      <w:kern w:val="28"/>
      <w:sz w:val="28"/>
      <w:szCs w:val="48"/>
    </w:rPr>
  </w:style>
  <w:style w:type="character" w:customStyle="1" w:styleId="Heading6Char">
    <w:name w:val="Heading 6 Char"/>
    <w:link w:val="Heading6"/>
    <w:rsid w:val="00B3633A"/>
    <w:rPr>
      <w:rFonts w:ascii="Montserrat" w:eastAsia="Times New Roman" w:hAnsi="Montserrat" w:cstheme="minorHAnsi"/>
      <w:b/>
      <w:bCs/>
      <w:kern w:val="28"/>
      <w:sz w:val="24"/>
      <w:szCs w:val="24"/>
      <w:u w:val="single"/>
    </w:rPr>
  </w:style>
  <w:style w:type="character" w:customStyle="1" w:styleId="Heading7Char">
    <w:name w:val="Heading 7 Char"/>
    <w:link w:val="Heading7"/>
    <w:rsid w:val="00B3633A"/>
    <w:rPr>
      <w:rFonts w:ascii="Montserrat" w:eastAsia="Times New Roman" w:hAnsi="Montserrat" w:cstheme="minorHAnsi"/>
      <w:bCs/>
      <w:sz w:val="24"/>
      <w:szCs w:val="24"/>
      <w:u w:val="single"/>
    </w:rPr>
  </w:style>
  <w:style w:type="character" w:customStyle="1" w:styleId="Heading8Char">
    <w:name w:val="Heading 8 Char"/>
    <w:link w:val="Heading8"/>
    <w:rsid w:val="00B3633A"/>
    <w:rPr>
      <w:rFonts w:ascii="Montserrat" w:eastAsia="Times New Roman" w:hAnsi="Montserrat" w:cstheme="minorHAnsi"/>
      <w:b/>
      <w:bCs/>
      <w:i/>
      <w:iCs/>
      <w:kern w:val="28"/>
      <w:sz w:val="24"/>
      <w:szCs w:val="24"/>
    </w:rPr>
  </w:style>
  <w:style w:type="character" w:customStyle="1" w:styleId="Heading9Char">
    <w:name w:val="Heading 9 Char"/>
    <w:link w:val="Heading9"/>
    <w:rsid w:val="00B3633A"/>
    <w:rPr>
      <w:rFonts w:ascii="Montserrat" w:eastAsia="Times New Roman" w:hAnsi="Montserrat" w:cstheme="minorHAnsi"/>
      <w:i/>
      <w:iCs/>
      <w:kern w:val="28"/>
      <w:sz w:val="24"/>
      <w:szCs w:val="24"/>
    </w:rPr>
  </w:style>
  <w:style w:type="paragraph" w:styleId="Caption">
    <w:name w:val="caption"/>
    <w:basedOn w:val="Normal"/>
    <w:next w:val="Normal"/>
    <w:uiPriority w:val="35"/>
    <w:semiHidden/>
    <w:unhideWhenUsed/>
    <w:qFormat/>
    <w:rsid w:val="00B3633A"/>
    <w:pPr>
      <w:spacing w:after="200"/>
    </w:pPr>
    <w:rPr>
      <w:rFonts w:eastAsia="Times New Roman"/>
      <w:i/>
      <w:iCs/>
      <w:color w:val="0E2841" w:themeColor="text2"/>
      <w:szCs w:val="18"/>
    </w:rPr>
  </w:style>
  <w:style w:type="paragraph" w:styleId="Title">
    <w:name w:val="Title"/>
    <w:basedOn w:val="NoSpacing"/>
    <w:next w:val="Normal"/>
    <w:link w:val="TitleChar"/>
    <w:uiPriority w:val="10"/>
    <w:qFormat/>
    <w:rsid w:val="00B3633A"/>
    <w:rPr>
      <w:rFonts w:ascii="Montserrat" w:eastAsia="Times New Roman" w:hAnsi="Montserrat" w:cs="Times New Roman"/>
      <w:b/>
      <w:bCs/>
      <w:spacing w:val="-10"/>
      <w:kern w:val="28"/>
      <w:sz w:val="72"/>
      <w:szCs w:val="72"/>
    </w:rPr>
  </w:style>
  <w:style w:type="character" w:customStyle="1" w:styleId="TitleChar">
    <w:name w:val="Title Char"/>
    <w:link w:val="Title"/>
    <w:uiPriority w:val="10"/>
    <w:rsid w:val="00B3633A"/>
    <w:rPr>
      <w:rFonts w:ascii="Montserrat" w:eastAsia="Times New Roman" w:hAnsi="Montserrat" w:cs="Times New Roman"/>
      <w:b/>
      <w:bCs/>
      <w:spacing w:val="-10"/>
      <w:kern w:val="28"/>
      <w:sz w:val="72"/>
      <w:szCs w:val="72"/>
    </w:rPr>
  </w:style>
  <w:style w:type="character" w:styleId="Strong">
    <w:name w:val="Strong"/>
    <w:uiPriority w:val="22"/>
    <w:qFormat/>
    <w:rsid w:val="00B3633A"/>
    <w:rPr>
      <w:b/>
      <w:bCs/>
    </w:rPr>
  </w:style>
  <w:style w:type="character" w:styleId="Emphasis">
    <w:name w:val="Emphasis"/>
    <w:uiPriority w:val="20"/>
    <w:qFormat/>
    <w:rsid w:val="00B3633A"/>
    <w:rPr>
      <w:rFonts w:asciiTheme="minorHAnsi" w:hAnsiTheme="minorHAnsi" w:cstheme="minorHAnsi"/>
      <w:i/>
      <w:iCs/>
      <w:sz w:val="28"/>
      <w:szCs w:val="28"/>
    </w:rPr>
  </w:style>
  <w:style w:type="paragraph" w:styleId="ListParagraph">
    <w:name w:val="List Paragraph"/>
    <w:basedOn w:val="Normal"/>
    <w:uiPriority w:val="34"/>
    <w:qFormat/>
    <w:rsid w:val="00B3633A"/>
    <w:pPr>
      <w:ind w:left="720"/>
      <w:contextualSpacing/>
    </w:pPr>
    <w:rPr>
      <w:rFonts w:eastAsia="Times New Roman"/>
    </w:rPr>
  </w:style>
  <w:style w:type="paragraph" w:styleId="Quote">
    <w:name w:val="Quote"/>
    <w:basedOn w:val="Normal"/>
    <w:next w:val="Normal"/>
    <w:link w:val="QuoteChar"/>
    <w:uiPriority w:val="29"/>
    <w:qFormat/>
    <w:rsid w:val="00B3633A"/>
    <w:pPr>
      <w:keepLines/>
      <w:pageBreakBefore/>
      <w:pBdr>
        <w:left w:val="single" w:sz="4" w:space="7" w:color="auto"/>
      </w:pBdr>
      <w:spacing w:before="120" w:after="120"/>
      <w:ind w:left="360"/>
      <w:contextualSpacing/>
      <w:mirrorIndents/>
    </w:pPr>
  </w:style>
  <w:style w:type="character" w:customStyle="1" w:styleId="QuoteChar">
    <w:name w:val="Quote Char"/>
    <w:link w:val="Quote"/>
    <w:uiPriority w:val="29"/>
    <w:rsid w:val="00B3633A"/>
    <w:rPr>
      <w:rFonts w:cstheme="minorHAnsi"/>
      <w:sz w:val="28"/>
      <w:szCs w:val="28"/>
    </w:rPr>
  </w:style>
  <w:style w:type="paragraph" w:styleId="IntenseQuote">
    <w:name w:val="Intense Quote"/>
    <w:basedOn w:val="Quote"/>
    <w:next w:val="Normal"/>
    <w:link w:val="IntenseQuoteChar"/>
    <w:uiPriority w:val="30"/>
    <w:qFormat/>
    <w:rsid w:val="00B3633A"/>
    <w:pPr>
      <w:pBdr>
        <w:left w:val="single" w:sz="18" w:space="7" w:color="auto"/>
      </w:pBdr>
    </w:pPr>
    <w:rPr>
      <w:b/>
      <w:bCs/>
    </w:rPr>
  </w:style>
  <w:style w:type="character" w:customStyle="1" w:styleId="IntenseQuoteChar">
    <w:name w:val="Intense Quote Char"/>
    <w:link w:val="IntenseQuote"/>
    <w:uiPriority w:val="30"/>
    <w:rsid w:val="00B3633A"/>
    <w:rPr>
      <w:rFonts w:cstheme="minorHAnsi"/>
      <w:b/>
      <w:bCs/>
      <w:sz w:val="28"/>
      <w:szCs w:val="28"/>
    </w:rPr>
  </w:style>
  <w:style w:type="character" w:styleId="SubtleEmphasis">
    <w:name w:val="Subtle Emphasis"/>
    <w:uiPriority w:val="19"/>
    <w:qFormat/>
    <w:rsid w:val="00B3633A"/>
    <w:rPr>
      <w:rFonts w:asciiTheme="minorHAnsi" w:hAnsiTheme="minorHAnsi" w:cs="Calibri Light"/>
      <w:i/>
      <w:iCs/>
      <w:color w:val="7F7F7F" w:themeColor="text1" w:themeTint="80"/>
      <w:sz w:val="28"/>
      <w:szCs w:val="28"/>
    </w:rPr>
  </w:style>
  <w:style w:type="character" w:styleId="IntenseEmphasis">
    <w:name w:val="Intense Emphasis"/>
    <w:uiPriority w:val="21"/>
    <w:qFormat/>
    <w:rsid w:val="00B3633A"/>
    <w:rPr>
      <w:rFonts w:asciiTheme="minorHAnsi" w:hAnsiTheme="minorHAnsi" w:cstheme="minorHAnsi"/>
      <w:b/>
      <w:bCs/>
      <w:i/>
      <w:iCs/>
      <w:sz w:val="28"/>
      <w:szCs w:val="28"/>
    </w:rPr>
  </w:style>
  <w:style w:type="character" w:styleId="SubtleReference">
    <w:name w:val="Subtle Reference"/>
    <w:uiPriority w:val="31"/>
    <w:qFormat/>
    <w:rsid w:val="00B3633A"/>
    <w:rPr>
      <w:caps/>
      <w:color w:val="7F7F7F" w:themeColor="text1" w:themeTint="80"/>
      <w:sz w:val="22"/>
      <w:szCs w:val="22"/>
    </w:rPr>
  </w:style>
  <w:style w:type="character" w:styleId="IntenseReference">
    <w:name w:val="Intense Reference"/>
    <w:uiPriority w:val="32"/>
    <w:qFormat/>
    <w:rsid w:val="00B3633A"/>
    <w:rPr>
      <w:b/>
      <w:bCs/>
      <w:caps/>
      <w:color w:val="7F7F7F" w:themeColor="text1" w:themeTint="80"/>
      <w:sz w:val="22"/>
      <w:szCs w:val="22"/>
    </w:rPr>
  </w:style>
  <w:style w:type="character" w:styleId="BookTitle">
    <w:name w:val="Book Title"/>
    <w:uiPriority w:val="33"/>
    <w:qFormat/>
    <w:rsid w:val="00B3633A"/>
    <w:rPr>
      <w:b/>
      <w:bCs/>
      <w:i/>
      <w:iCs/>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_rels/settings.xml.rels><?xml version="1.0" encoding="UTF-8" standalone="yes"?>
<Relationships xmlns="http://schemas.openxmlformats.org/package/2006/relationships"><Relationship Id="rId1" Type="http://schemas.openxmlformats.org/officeDocument/2006/relationships/attachedTemplate" Target="file:///C:\WINDOWS\Application%20Data\Microsoft\Templates\0%20AV.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0 AV.dot</Template>
  <TotalTime>1</TotalTime>
  <Pages>1</Pages>
  <Words>239605</Words>
  <Characters>1118959</Characters>
  <Application>Microsoft Office Word</Application>
  <DocSecurity>0</DocSecurity>
  <Lines>25430</Lines>
  <Paragraphs>2690</Paragraphs>
  <ScaleCrop>false</ScaleCrop>
  <HeadingPairs>
    <vt:vector size="2" baseType="variant">
      <vt:variant>
        <vt:lpstr>Title</vt:lpstr>
      </vt:variant>
      <vt:variant>
        <vt:i4>1</vt:i4>
      </vt:variant>
    </vt:vector>
  </HeadingPairs>
  <TitlesOfParts>
    <vt:vector size="1" baseType="lpstr">
      <vt:lpstr>AV</vt:lpstr>
    </vt:vector>
  </TitlesOfParts>
  <Company>Mass Distraction</Company>
  <LinksUpToDate>false</LinksUpToDate>
  <CharactersWithSpaces>1355874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AV</dc:title>
  <dc:subject/>
  <dc:creator>Athena</dc:creator>
  <cp:keywords/>
  <dc:description/>
  <cp:lastModifiedBy>David Roberson</cp:lastModifiedBy>
  <cp:revision>3</cp:revision>
  <cp:lastPrinted>1900-01-01T08:00:00Z</cp:lastPrinted>
  <dcterms:created xsi:type="dcterms:W3CDTF">2025-11-12T05:00:00Z</dcterms:created>
  <dcterms:modified xsi:type="dcterms:W3CDTF">2025-11-12T07:18:00Z</dcterms:modified>
</cp:coreProperties>
</file>