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5510" w:rsidRPr="00D85751" w:rsidRDefault="00B45510" w:rsidP="00B45510">
      <w:pPr>
        <w:jc w:val="both"/>
        <w:rPr>
          <w:rFonts w:ascii="Montserrat" w:hAnsi="Montserrat"/>
          <w:sz w:val="24"/>
          <w:szCs w:val="20"/>
        </w:rPr>
      </w:pPr>
      <w:r w:rsidRPr="00D85751">
        <w:rPr>
          <w:rFonts w:ascii="Montserrat" w:hAnsi="Montserrat"/>
          <w:sz w:val="24"/>
          <w:szCs w:val="20"/>
        </w:rPr>
        <w:t>In Hunger &amp; In Thirst</w:t>
      </w:r>
    </w:p>
    <w:p w:rsidR="00B45510" w:rsidRPr="00D85751" w:rsidRDefault="00B45510" w:rsidP="00B45510">
      <w:pPr>
        <w:jc w:val="both"/>
        <w:rPr>
          <w:rFonts w:ascii="Montserrat" w:hAnsi="Montserrat"/>
          <w:sz w:val="24"/>
          <w:szCs w:val="20"/>
        </w:rPr>
      </w:pPr>
      <w:r w:rsidRPr="00D85751">
        <w:rPr>
          <w:rFonts w:ascii="Montserrat" w:hAnsi="Montserrat"/>
          <w:sz w:val="24"/>
          <w:szCs w:val="20"/>
        </w:rPr>
        <w:t>Refinement</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A Girl &amp; A Boy</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 xml:space="preserve">The only practical way to arrange for Morgan to live as a girl and as a boy is to employ the original ring of regeneration concept. Morgan is born a boy who found the ring as a child and grew up using it or inherited it from his mentor as an adolescent. In either case, the ring was an asset in his adventures until he stumbled into using the ring to reincarnate himself in female form. Over the course of her pregnancy, Morgan's soul was drawn into the daughter paving the way for the soul trapped in the ring to take possession Morgan's original body. The migration of Morgan's soul from mother to daughter occurred within hours of her birth, but the migration of Morgan's mind occurred more gradually. Morgan's old mentor assumed the role of Morgan's mother for the first year of her life, gradually introducing himself to her as the man and mentor who would take over her rearing. As a girl, Morgan quietly and unconsciously integrated the memory and experiences of her former life into her new life. In the process, she gained deeper and deeper access to her psychic potential starting with the traumatic ordeal she suffered when she was seven years old. </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 xml:space="preserve">Morgan was originally the son of a forbidden affair between a daughter of the House of Arden and the son of the House of Arduin. He was put in an orphanage to protect him and his parents from the wrath of both Houses. Logan, a paladin, recognized his potential and took him under his wing as a squire and protégé. </w:t>
      </w:r>
      <w:smartTag w:uri="urn:schemas-microsoft-com:office:smarttags" w:element="City">
        <w:smartTag w:uri="urn:schemas-microsoft-com:office:smarttags" w:element="place">
          <w:r w:rsidRPr="00D85751">
            <w:rPr>
              <w:rFonts w:ascii="Montserrat" w:hAnsi="Montserrat"/>
              <w:sz w:val="24"/>
              <w:szCs w:val="20"/>
            </w:rPr>
            <w:t>Logan</w:t>
          </w:r>
        </w:smartTag>
      </w:smartTag>
      <w:r w:rsidRPr="00D85751">
        <w:rPr>
          <w:rFonts w:ascii="Montserrat" w:hAnsi="Montserrat"/>
          <w:sz w:val="24"/>
          <w:szCs w:val="20"/>
        </w:rPr>
        <w:t xml:space="preserve"> was principally the warden of Aeslyn Tear, a guardian for and against the gods and immortals imprisoned in its depths. To enable him to fight gods and immortals he was given a ring that endowed him with the powers innate to demons and angels. In addition to the powers it endowed, possession of the ring granted him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 xml:space="preserve">Some of the powers of the ring could be used on others, such as when Morgan was turned female by </w:t>
      </w:r>
      <w:smartTag w:uri="urn:schemas-microsoft-com:office:smarttags" w:element="City">
        <w:smartTag w:uri="urn:schemas-microsoft-com:office:smarttags" w:element="place">
          <w:r w:rsidRPr="00D85751">
            <w:rPr>
              <w:rFonts w:ascii="Montserrat" w:hAnsi="Montserrat"/>
              <w:sz w:val="24"/>
              <w:szCs w:val="20"/>
            </w:rPr>
            <w:t>Logan</w:t>
          </w:r>
        </w:smartTag>
      </w:smartTag>
      <w:r w:rsidRPr="00D85751">
        <w:rPr>
          <w:rFonts w:ascii="Montserrat" w:hAnsi="Montserrat"/>
          <w:sz w:val="24"/>
          <w:szCs w:val="20"/>
        </w:rPr>
        <w:t xml:space="preserve"> as part of his training, in preparation for becoming the next guardian. To master the ring, it was necessary for a guardian to cultivate the potential of the opposite gender and thus greater access to the full potential of his soul. Unfortunately, while Morgan was in the midst of his "girl training" he…</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Family</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 xml:space="preserve">Her mother was a courtesan and her father was a bard. At least, those were their legitimate professions. As a daughter of the House of Arden and a son of the House of Arduin, they had originally been enemies, a spy and an assassin. Ironically, their roles were temporarily reversed at the time they met and fell in love. Her people received word that an assassin was operating in </w:t>
      </w:r>
      <w:smartTag w:uri="urn:schemas-microsoft-com:office:smarttags" w:element="place">
        <w:r w:rsidRPr="00D85751">
          <w:rPr>
            <w:rFonts w:ascii="Montserrat" w:hAnsi="Montserrat"/>
            <w:sz w:val="24"/>
            <w:szCs w:val="20"/>
          </w:rPr>
          <w:t>Avon</w:t>
        </w:r>
      </w:smartTag>
      <w:r w:rsidRPr="00D85751">
        <w:rPr>
          <w:rFonts w:ascii="Montserrat" w:hAnsi="Montserrat"/>
          <w:sz w:val="24"/>
          <w:szCs w:val="20"/>
        </w:rPr>
        <w:t xml:space="preserve"> and she was ordered to eliminate him. His people suspected that a spy had established herself among their allies in </w:t>
      </w:r>
      <w:smartTag w:uri="urn:schemas-microsoft-com:office:smarttags" w:element="place">
        <w:r w:rsidRPr="00D85751">
          <w:rPr>
            <w:rFonts w:ascii="Montserrat" w:hAnsi="Montserrat"/>
            <w:sz w:val="24"/>
            <w:szCs w:val="20"/>
          </w:rPr>
          <w:t>Avon</w:t>
        </w:r>
      </w:smartTag>
      <w:r w:rsidRPr="00D85751">
        <w:rPr>
          <w:rFonts w:ascii="Montserrat" w:hAnsi="Montserrat"/>
          <w:sz w:val="24"/>
          <w:szCs w:val="20"/>
        </w:rPr>
        <w:t xml:space="preserve"> and he was ordered to identify her. </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The Ring</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 xml:space="preserve">The Elven Ring and the Demon Within are two threads developed and explored to help or cause Morgan's evolution. Overlooked until now, the two concepts can be seamlessly merged into one. In effect, </w:t>
      </w:r>
      <w:r w:rsidRPr="00D85751">
        <w:rPr>
          <w:rFonts w:ascii="Montserrat" w:hAnsi="Montserrat"/>
          <w:color w:val="7F7F7F"/>
          <w:sz w:val="24"/>
          <w:szCs w:val="20"/>
        </w:rPr>
        <w:t xml:space="preserve">the demon was imprisoned in the ring and is the source of its powers. The powers of regeneration, rejuvenation, resurrection, rebirth and reincarnation are natural endowments of demons and angels. The ring's ability to alter the sex of the wearer is a side effect of how the ring harnesses--and how humans access--those powers. The ring has a male side and a female side, and the changes are reversible only through the use of the ring or an equivalent power. </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 xml:space="preserve">The Ring of Morduin </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r w:rsidRPr="00D85751">
        <w:rPr>
          <w:rFonts w:ascii="Montserrat" w:hAnsi="Montserrat"/>
          <w:sz w:val="24"/>
          <w:szCs w:val="20"/>
        </w:rPr>
        <w:t>In the past</w:t>
      </w:r>
    </w:p>
    <w:p w:rsidR="00B45510" w:rsidRPr="00D85751" w:rsidRDefault="00B45510" w:rsidP="00B45510">
      <w:pPr>
        <w:jc w:val="both"/>
        <w:rPr>
          <w:rFonts w:ascii="Montserrat" w:hAnsi="Montserrat"/>
          <w:sz w:val="24"/>
          <w:szCs w:val="20"/>
        </w:rPr>
      </w:pPr>
      <w:r w:rsidRPr="00D85751">
        <w:rPr>
          <w:rFonts w:ascii="Montserrat" w:hAnsi="Montserrat"/>
          <w:sz w:val="24"/>
          <w:szCs w:val="20"/>
        </w:rPr>
        <w:t>She is turned male, possessed by the demon and trapped in the ring</w:t>
      </w:r>
    </w:p>
    <w:p w:rsidR="00B45510" w:rsidRPr="00D85751" w:rsidRDefault="00B45510" w:rsidP="00B45510">
      <w:pPr>
        <w:jc w:val="both"/>
        <w:rPr>
          <w:rFonts w:ascii="Montserrat" w:hAnsi="Montserrat"/>
          <w:sz w:val="24"/>
          <w:szCs w:val="20"/>
        </w:rPr>
      </w:pPr>
      <w:r w:rsidRPr="00D85751">
        <w:rPr>
          <w:rFonts w:ascii="Montserrat" w:hAnsi="Montserrat"/>
          <w:sz w:val="24"/>
          <w:szCs w:val="20"/>
        </w:rPr>
        <w:t>In the future</w:t>
      </w:r>
    </w:p>
    <w:p w:rsidR="00B45510" w:rsidRPr="00D85751" w:rsidRDefault="00B45510" w:rsidP="00B45510">
      <w:pPr>
        <w:jc w:val="both"/>
        <w:rPr>
          <w:rFonts w:ascii="Montserrat" w:hAnsi="Montserrat"/>
          <w:sz w:val="24"/>
          <w:szCs w:val="20"/>
          <w:vertAlign w:val="superscript"/>
        </w:rPr>
      </w:pPr>
      <w:r w:rsidRPr="00D85751">
        <w:rPr>
          <w:rFonts w:ascii="Montserrat" w:hAnsi="Montserrat"/>
          <w:sz w:val="24"/>
          <w:szCs w:val="20"/>
        </w:rPr>
        <w:t>He is a reincarnation of her</w:t>
      </w:r>
      <w:r w:rsidRPr="00D85751">
        <w:rPr>
          <w:rFonts w:ascii="Montserrat" w:hAnsi="Montserrat"/>
          <w:sz w:val="24"/>
          <w:szCs w:val="20"/>
          <w:vertAlign w:val="superscript"/>
        </w:rPr>
        <w:t>1</w:t>
      </w:r>
    </w:p>
    <w:p w:rsidR="00B45510" w:rsidRPr="00D85751" w:rsidRDefault="00B45510" w:rsidP="00B45510">
      <w:pPr>
        <w:jc w:val="both"/>
        <w:rPr>
          <w:rFonts w:ascii="Montserrat" w:hAnsi="Montserrat"/>
          <w:sz w:val="24"/>
          <w:szCs w:val="20"/>
        </w:rPr>
      </w:pPr>
      <w:r w:rsidRPr="00D85751">
        <w:rPr>
          <w:rFonts w:ascii="Montserrat" w:hAnsi="Montserrat"/>
          <w:sz w:val="24"/>
          <w:szCs w:val="20"/>
        </w:rPr>
        <w:t>He is turned female, possessed by her and trapped in the ring</w:t>
      </w:r>
    </w:p>
    <w:p w:rsidR="00B45510" w:rsidRPr="00D85751" w:rsidRDefault="00B45510" w:rsidP="00B45510">
      <w:pPr>
        <w:jc w:val="both"/>
        <w:rPr>
          <w:rFonts w:ascii="Montserrat" w:hAnsi="Montserrat"/>
          <w:sz w:val="24"/>
          <w:szCs w:val="20"/>
        </w:rPr>
      </w:pPr>
      <w:r w:rsidRPr="00D85751">
        <w:rPr>
          <w:rFonts w:ascii="Montserrat" w:hAnsi="Montserrat"/>
          <w:sz w:val="24"/>
          <w:szCs w:val="20"/>
        </w:rPr>
        <w:t>From the future to the past</w:t>
      </w:r>
    </w:p>
    <w:p w:rsidR="00B45510" w:rsidRPr="00D85751" w:rsidRDefault="00B45510" w:rsidP="00B45510">
      <w:pPr>
        <w:jc w:val="both"/>
        <w:rPr>
          <w:rFonts w:ascii="Montserrat" w:hAnsi="Montserrat"/>
          <w:sz w:val="24"/>
          <w:szCs w:val="20"/>
        </w:rPr>
      </w:pPr>
      <w:r w:rsidRPr="00D85751">
        <w:rPr>
          <w:rFonts w:ascii="Montserrat" w:hAnsi="Montserrat"/>
          <w:sz w:val="24"/>
          <w:szCs w:val="20"/>
        </w:rPr>
        <w:t>She returns to the moment of her possession with the ring</w:t>
      </w:r>
    </w:p>
    <w:p w:rsidR="00B45510" w:rsidRPr="00D85751" w:rsidRDefault="00B45510" w:rsidP="00B45510">
      <w:pPr>
        <w:jc w:val="both"/>
        <w:rPr>
          <w:rFonts w:ascii="Montserrat" w:hAnsi="Montserrat"/>
          <w:sz w:val="24"/>
          <w:szCs w:val="20"/>
        </w:rPr>
      </w:pPr>
      <w:r w:rsidRPr="00D85751">
        <w:rPr>
          <w:rFonts w:ascii="Montserrat" w:hAnsi="Montserrat"/>
          <w:sz w:val="24"/>
          <w:szCs w:val="20"/>
        </w:rPr>
        <w:t>In the present</w:t>
      </w:r>
    </w:p>
    <w:p w:rsidR="00B45510" w:rsidRPr="00D85751" w:rsidRDefault="00B45510" w:rsidP="00B45510">
      <w:pPr>
        <w:jc w:val="both"/>
        <w:rPr>
          <w:rFonts w:ascii="Montserrat" w:hAnsi="Montserrat"/>
          <w:sz w:val="24"/>
          <w:szCs w:val="20"/>
        </w:rPr>
      </w:pPr>
      <w:r w:rsidRPr="00D85751">
        <w:rPr>
          <w:rFonts w:ascii="Montserrat" w:hAnsi="Montserrat"/>
          <w:sz w:val="24"/>
          <w:szCs w:val="20"/>
        </w:rPr>
        <w:t>She slips the ring on the demon</w:t>
      </w:r>
    </w:p>
    <w:p w:rsidR="00B45510" w:rsidRPr="00D85751" w:rsidRDefault="00B45510" w:rsidP="00B45510">
      <w:pPr>
        <w:jc w:val="both"/>
        <w:rPr>
          <w:rFonts w:ascii="Montserrat" w:hAnsi="Montserrat"/>
          <w:sz w:val="24"/>
          <w:szCs w:val="20"/>
        </w:rPr>
      </w:pPr>
      <w:r w:rsidRPr="00D85751">
        <w:rPr>
          <w:rFonts w:ascii="Montserrat" w:hAnsi="Montserrat"/>
          <w:sz w:val="24"/>
          <w:szCs w:val="20"/>
        </w:rPr>
        <w:t>He takes possession, trapping the demon back in the ring</w:t>
      </w:r>
    </w:p>
    <w:p w:rsidR="00B45510" w:rsidRPr="00D85751" w:rsidRDefault="00B45510" w:rsidP="00B45510">
      <w:pPr>
        <w:jc w:val="both"/>
        <w:rPr>
          <w:rFonts w:ascii="Montserrat" w:hAnsi="Montserrat"/>
          <w:sz w:val="24"/>
          <w:szCs w:val="20"/>
        </w:rPr>
      </w:pPr>
      <w:r w:rsidRPr="00D85751">
        <w:rPr>
          <w:rFonts w:ascii="Montserrat" w:hAnsi="Montserrat"/>
          <w:sz w:val="24"/>
          <w:szCs w:val="20"/>
        </w:rPr>
        <w:t>In the future</w:t>
      </w:r>
    </w:p>
    <w:p w:rsidR="00B45510" w:rsidRPr="00D85751" w:rsidRDefault="00B45510" w:rsidP="00B45510">
      <w:pPr>
        <w:jc w:val="both"/>
        <w:rPr>
          <w:rFonts w:ascii="Montserrat" w:hAnsi="Montserrat"/>
          <w:sz w:val="24"/>
          <w:szCs w:val="20"/>
        </w:rPr>
      </w:pPr>
      <w:r w:rsidRPr="00D85751">
        <w:rPr>
          <w:rFonts w:ascii="Montserrat" w:hAnsi="Montserrat"/>
          <w:sz w:val="24"/>
          <w:szCs w:val="20"/>
        </w:rPr>
        <w:t xml:space="preserve">Another finds the ring, releasing the demon </w:t>
      </w:r>
    </w:p>
    <w:p w:rsidR="00B45510" w:rsidRPr="00D85751" w:rsidRDefault="00B45510" w:rsidP="00B45510">
      <w:pPr>
        <w:jc w:val="both"/>
        <w:rPr>
          <w:rFonts w:ascii="Montserrat" w:hAnsi="Montserrat"/>
          <w:sz w:val="24"/>
          <w:szCs w:val="20"/>
        </w:rPr>
      </w:pPr>
    </w:p>
    <w:p w:rsidR="00B45510" w:rsidRPr="00D85751" w:rsidRDefault="00B45510" w:rsidP="00B45510">
      <w:pPr>
        <w:jc w:val="both"/>
        <w:rPr>
          <w:rFonts w:ascii="Montserrat" w:hAnsi="Montserrat"/>
          <w:sz w:val="24"/>
          <w:szCs w:val="20"/>
        </w:rPr>
      </w:pPr>
    </w:p>
    <w:p w:rsidR="0074284D" w:rsidRPr="00D85751" w:rsidRDefault="0074284D" w:rsidP="0074284D">
      <w:pPr>
        <w:jc w:val="both"/>
        <w:rPr>
          <w:rFonts w:ascii="Montserrat" w:hAnsi="Montserrat"/>
          <w:sz w:val="24"/>
          <w:szCs w:val="20"/>
        </w:rPr>
      </w:pPr>
    </w:p>
    <w:p w:rsidR="0074284D" w:rsidRPr="00D85751" w:rsidRDefault="00B45510" w:rsidP="0074284D">
      <w:pPr>
        <w:jc w:val="both"/>
        <w:rPr>
          <w:rFonts w:ascii="Montserrat" w:hAnsi="Montserrat"/>
          <w:sz w:val="24"/>
          <w:szCs w:val="20"/>
        </w:rPr>
      </w:pPr>
      <w:r w:rsidRPr="00D85751">
        <w:rPr>
          <w:rFonts w:ascii="Montserrat" w:hAnsi="Montserrat"/>
          <w:sz w:val="24"/>
          <w:szCs w:val="20"/>
        </w:rPr>
        <w:br w:type="page"/>
      </w:r>
      <w:r w:rsidR="0074284D" w:rsidRPr="00D85751">
        <w:rPr>
          <w:rFonts w:ascii="Montserrat" w:hAnsi="Montserrat"/>
          <w:sz w:val="24"/>
          <w:szCs w:val="20"/>
        </w:rPr>
        <w:t xml:space="preserve">In Hunger &amp; In Thirst </w:t>
      </w:r>
    </w:p>
    <w:p w:rsidR="00B45510" w:rsidRPr="00D85751" w:rsidRDefault="00B45510" w:rsidP="0074284D">
      <w:pPr>
        <w:jc w:val="both"/>
        <w:rPr>
          <w:rFonts w:ascii="Montserrat" w:hAnsi="Montserrat"/>
          <w:sz w:val="24"/>
          <w:szCs w:val="20"/>
        </w:rPr>
      </w:pPr>
      <w:r w:rsidRPr="00D85751">
        <w:rPr>
          <w:rFonts w:ascii="Montserrat" w:hAnsi="Montserrat"/>
          <w:sz w:val="24"/>
          <w:szCs w:val="20"/>
        </w:rPr>
        <w:t>Base Approach</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The development of the demon within</w:t>
      </w:r>
      <w:r w:rsidRPr="00D85751">
        <w:rPr>
          <w:rFonts w:ascii="Montserrat" w:hAnsi="Montserrat"/>
          <w:sz w:val="24"/>
          <w:szCs w:val="20"/>
          <w:vertAlign w:val="superscript"/>
        </w:rPr>
        <w:t>1</w:t>
      </w:r>
      <w:r w:rsidRPr="00D85751">
        <w:rPr>
          <w:rFonts w:ascii="Montserrat" w:hAnsi="Montserrat"/>
          <w:sz w:val="24"/>
          <w:szCs w:val="20"/>
        </w:rPr>
        <w:t xml:space="preserve"> thread has progressed thus: Morgan was bred to serve as a vessel for Morduin, however, she was the second attempt by the same individual to produce a suitable vessel. Her father was originally supposed to have been the offering.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rPr>
      </w:pPr>
      <w:r w:rsidRPr="00D85751">
        <w:rPr>
          <w:rFonts w:ascii="Montserrat" w:hAnsi="Montserrat"/>
          <w:sz w:val="24"/>
          <w:szCs w:val="20"/>
        </w:rPr>
        <w:t xml:space="preserve">Rowan, his mother and a descendant of Arduin, was supposed to bear the child of a descendant of Arden. </w:t>
      </w:r>
      <w:r w:rsidRPr="00D85751">
        <w:rPr>
          <w:rFonts w:ascii="Montserrat" w:hAnsi="Montserrat"/>
          <w:sz w:val="24"/>
        </w:rPr>
        <w:t xml:space="preserve">A suitable offering to the god and demon Morduin, required the reconstitution of certain traits passed down from Morduin through Arden and Arduin. </w:t>
      </w:r>
      <w:r w:rsidRPr="00D85751">
        <w:rPr>
          <w:rFonts w:ascii="Montserrat" w:hAnsi="Montserrat"/>
          <w:sz w:val="24"/>
          <w:szCs w:val="20"/>
        </w:rPr>
        <w:t>Unfortunately, Fagan, the man who fathered Rogan, turned out to be a descendant of Arduin as well. Rowan continued in her efforts to bed a son of Arden, but failed to produce another child.</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 demon's the offspring by the angel Aten, Arden and Arduin were identical except for the fact that one was an angel and the other was a demon--the divine equivalent of fraternal twins. The pair had entered a pact that forced them to exclude themselves from the war of the gods when they became trapped together during the fall of Aeslyn Tear. Their escape required them to pool their resources and take on human aspects, which later led them to become patron gods.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They founded the sibling nations of Arden and Arduin originally passing their authority down through their human offspring. In time the houses of Arden and Arduin fell from power, but the bloodlines had branched out into the general populace.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A different solution presented itself when Fagan began training their son. Rowan took on a protégé, a beautiful seven year old girl with an impeccable pedigree. There was no question that she was a descendant of Arden, and it would not take much manipulation to cause Rogan and Morna to fall in love.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To begin with, Rogan and Morna shared a room and a bed and typically bathed together, but they also spent all of their free time together, playing in the fields and forests, or swimming in the river and pools they discovered in their exploration. They made other friends and acquaintances, and whenever one became the target of childhood malice the other was always there to give encouragement or protection.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While some commented on the degree of familiarity Rowan encouraged between the girl and boy, Rowan was always able to justify it as essential to the girl's training as a courtesan--to ensure she was confident of herself and comfortable in intimate and even provocative proximity to members of the opposite sex.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Ultimately, Rowan's scheme paid off, when Morna took advantage of her relationship with Rogan to practice the carnal aspects of her trade, and became pregnant. Rowan was able to discourage the girl from abandoning her profession in order to marry Rogan, assuring Morna that the child would always have a home with Rogan if Morna's profession interfered with the demands and responsibilities of motherhood.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Morgan was born in the summer and spent the first few years of her life passed back and forth between her mother and father, though all three of them still lived together in her grandmother's home. It was assumed that Morgan would follow in her mother and grandmother's foot steps and become a courtesan, but one dark and stormy night she was abducted from her bed by men her grandmother hired to deliver Morgan to the Cult of Morduin.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Rowan had been very careful to distance herself from the tragedy she was engineering, so naturally she was the most surprised when Morgan turned up alive several weeks later. Her escape from her abductors and survival in the ruins made Morgan something of a celebrity in Avon.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The exact details of what happened to Morgan the night of her sacrifice would remain something of a mystery. When the demon was probing her psyche, Morgan was compelled to call upon untapped potential to protect herself, instinctively and intuitively reshaping the future to provide her with the means to escape. At the same time, the demon was altering her body, turning her into a boy to disassociate her mind from her body.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The possibility of a future male incarnation of herself embodying the potential she required was created in that moment. A possibility Morgan seized even as she was succumbing to the demon's assault on her psyche. In a final burst of defiance, she bridged her present and future selves.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In the normal course of events, a mind existed in an eternal moment, but under the demon's assault, Morgan experienced a moment of eternity. The consciousness of the boy she would be reincarnated as was drawn into her altered body and twenty years of oblivious exile expired in the blink of an eye as she woke up in his body, asserting her true form. The link she had made between past and future incarnations of herself served as a psychic corridor he was able to step through to come to her rescue.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This proved a crippling blow for the demon, as it swallowed her psyche only to be swallowed in turn. The mind of the boy she would be reincarnated as was drawn into her altered body and took possession of it as her original mind emerged in and took possession of his body, unconsciously asserting her true form. To the naked eye, it was as if she had stepped out of him, when in fact she simply teleported through time along that psychic corridor. The window to eternity closed and she resumed life in the eternal moment.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Her initial blow was aimed at the physical manifestation of her childhood demon, lashing out instinctively and intuitively, Morgan directed the flood of energy that had answered her desperate call and focused it into a combined telepathic-telekinetic assault. The demon's mind was trapped in the act of possession, eclipsed by the boy even as it eclipsed the girl, and unable to prevent the dismemberment</w:t>
      </w:r>
      <w:del w:id="0" w:author="&lt;&gt;" w:date="2010-08-09T02:59:00Z">
        <w:r w:rsidRPr="00D85751">
          <w:rPr>
            <w:rFonts w:ascii="Montserrat" w:hAnsi="Montserrat"/>
            <w:sz w:val="24"/>
            <w:szCs w:val="20"/>
          </w:rPr>
          <w:delText>.</w:delText>
        </w:r>
      </w:del>
      <w:r w:rsidRPr="00D85751">
        <w:rPr>
          <w:rFonts w:ascii="Montserrat" w:hAnsi="Montserrat"/>
          <w:sz w:val="24"/>
          <w:szCs w:val="20"/>
        </w:rPr>
        <w:t xml:space="preserve"> and destruction of its own body.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The cultists froze at the apparent slaughter of their god, and Morgan took merciless advantage of their shock and confusion. The demon stood in awe of what she had accomplished while his worshippers were cut down by her fury, certain he possessed her body and soul yet seeing her there opposing him. The demon had realized in the instant it was cut down that it had been locked into possession of the girl of the present's soul, cut off from possession of her body by the intrusion of the boy of the future's psyche. It stared in awe at the sight of the girl regaining her freedom in the moment by way of the future.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In order for the demon to regain its freedom, it had to work through the mind of the boy integrating itself into his psyche striving for a position where it could release the girl's soul through reincarnation as a boy. Once it had fulfilled the design of Morgan's paradox, it would be free to focus on conquering the boy's psyche and taking full possession of the vessel it now depended on. It began exerting a subconscious influence over the boy at once.</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Note: At this stage what is really occurring is somewhat open to interpretation. At the time of translation the two incarnations of Morgan were in rapport, so it is plausible that the first incarnation was imprinted with the memories of the second. Basically, the demon succeeded in suppressing her original personality but the imprinted personality, able to identify with the form the demon gave her, achieved dominance and suppressed the demon's psyche. Thus, the demon would ultimately be compelled to reincarnate Morgan to dislodge her soul from the body entirely allowing the demon to assume full possession. Thus, there are only two Morgan's by virtue of temporal overlap and the demon experiences a kind of reverse contamination. It reinforces the design of Morgan grasping her full potential as a man through assimilation of her alter ego, since he was the reincarnation of a girl who was forced to grow up as a boy, but it does not thrust that alter ago upon her. It would also present a circumstance where the boy would be named in memory of his father, as Morgan would believe the "real" Morduin died since his presence would not remain in the body the demon takes sole possession of.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Ironically, Morgan did not grasp the true scope of what she had done. In her mind, the boy had suddenly appeared and distracted the demon, so when the boy came to his senses and moved to help her, she welcomed his assistance. It was the first step in fulfilling the destiny she had created for them. The boy took the lead in helping her navigate the ruins, familiar with the ruins and suddenly able to envision the city as it was in its prime.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X Morgan took the lead in fighting off anything that tried to threaten them, sinking deeper into shock with every bloody encounter. All the way, one thought dominated the demon's mind. One day, he would be forced to free her soul through parthenogenic reincarnation, impregnating Morgan with the boy she had been--and would have to be--reborn as.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X The boy, who was legitimately named Morduin in honor of his father, and could honestly claim to have lived in the ruins, would go on to become an artist initiate. He would be Morgan's partner, protector, friend and lover over the course of the next ten years. Through careful probing of her mind, he learned the details of her future as grasped through the mind of the boy she had assimilated on awakening.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X He knew he would have to impregnate her in time for the wager to ensure she would survive her infections and acquire the powers that ordeal would impart to her and her unborn child. The ordeal would cause the month old fetus to go dormant for two years as it adjusted to the changes brought on by exposure to were and vampire venom.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X Morduin himself would have the damning task of betraying Morgan into Logan and Roark's hands, as their rival for possession of Morgan and Ruin's Deep. While it was partially necessary to ensure the future of Morgan's past, it was also instrumental in granting his stolen body the powers and immortality that could be obtained through Morgan's bite and a bite of Morgan herself.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X He already knew she was destined to hate him as much as she loved him, and that they would fight on opposite sides of the coming war, but because of her and because of the feelings he had developed for her, his purpose had changed. In time, the things they had in common would outweigh the antagonism of their past and future.</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People noticed immediately that Morgan was not herself when she returned home. Traumatized by the whole ordeal, she was virtually autistic and possessed powerful psychic abilities which made her unnerving and unmanageable. She was taken to the sanctuary of the goddess and Arden was able to bring her back to her senses by sealing away the memories of her torture, possession and merciless retaliation against the cultists.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Her family was informed that Morgan had been abducted to serve as a sacrifice and her abilities had surfaced in response to the threat of demonic possession. While Morgan was returned to her family in her right mind, the powers she had gained remained wild and unpredictable.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Morgan's powers earned her enrollment at the Academy of Aeryn Tear for training as a muse. Her psychic abilities made it impossible for Morgan to learn magic, but it was possible for her instructors to adapt the disciplines of intuitive magic to her specific needs. Some of her natural abilities came from Morduin, and some from fetal exposure to Logan and Roark's venom, but beyond that she was fairly typical of a psychic, predominantly telepathic and telekinetic.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The use of her other psychic abilities required Morgan to enter special states of consciousness through meditation or expressed themselves spontaneously, making them more difficult to develop. She gained most of her mental discipline through the mastery of physical disciplines.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rPr>
      </w:pPr>
      <w:r w:rsidRPr="00D85751">
        <w:rPr>
          <w:rFonts w:ascii="Montserrat" w:hAnsi="Montserrat"/>
          <w:sz w:val="24"/>
        </w:rPr>
        <w:t>Breakdown</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Returning from the Academy determined to end her nightmares and lay her demons to rest, Morgan found passage on a ship bound for her home port and set out for the only haven available to her. The Sword &amp; Sorcerer Inn on the road to the ruins. Her childhood ordeal made her an unofficial member of the Order of Aeslyn Tear, and the Sword &amp; Sorcerer was owned and operated by an official member of the order.</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Morgan sought aid and advice in penetrating the ruins to probe her past. As a group of her elders debated over mounting such an expedition, she was confronted by two patrons of the inn. Logan and Roark had introduced themselves to her the previous summer, and resumed flirting with her upon her return. The inn had been declared neutral ground in the war over Ruin's Deep, a place to arrange duels, exchange hostages or discuss the fallout of the war.</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 had caught the eye of the rival immortals, as a mere girl. Her escape from the ruins brought her to their attention, and Logan and Roark only became more interested in her as she grew up. It was not long before each of them was waiting for her to come of age with hopes of making her his consort. When they overheard her petition for help exploring the ruins, they set their dispute aside to try and discourage her interest in the ruins.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 refused to be discouraged or intimidated. She was no fool driven by idle curiosity or a thirst for fame, fortune and adventure. She had already been there and had the scars to prove it. She had to confront her childhood demons and put them to rest. With some effort, the rivals drew her out, suggesting that they could provide her with valuable resources and assistance if her quest was truly worth risking her life.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Paraphrasing as much as she could, Morgan explained her childhood ordeal, and its unexpected consequences. Her dreams had helped her to remember some of the details of her abduction, but she needed to explore the ruins in order to confirm those dreams and discover what really happened to her ten years earlier. Morduin caught up to her in mid tale and added his side of the story, while silently asserting that Morgan belonged to him.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As they courted her, they learned about her life and training at the Academy. At the same time, the rivals were considering what they had learned about her, and how she could be of use to them. Both of them still regarded her as a desirable consort, and she was certainly the object of a personal rivalry between them. As a psychic, it would be far easier to kill her than turn her, but her immunity to their venom had known limits.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X Morduin had drawn the attention of the surviving members of his cult as soon as his name was revealed. They simply could not ignore the appearance of a boy bearing the name of their god. Morduin had realized how vulnerable he was in his present incarnation, how easy it would be for his cult to enslave him for their own purposes.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X Morgan had already fallen under the protection of Arden and was bound for an academy initiation, so he exploited her to escape recognition. Reverting to female form on occasion, he duped his followers into believing the demon was trapped in her, able to emerge only when she was unconscious. In male form, he disavowed any knowledge of why he was called Morduin.</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X The purpose of Morgan's sacrifice was to give the demon a vessel in which it could escape from its prison. Those who conspired to free the demon had accepted the story that Morgan's psychic awakening enabled her to turn the tables on the demon and trap it within herself. Thus, they had waited for the opportunity to complete their task once Morgan completed her initiation as a muse and permanently left the protection of the Academy.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X Morduin was made a member of the cult and assigned to watch over Morgan. In the interim, the leaders of the cult became aware of the conflict between the weres and vampires of Ruin's Deep, and devised a scheme to exploit it to give their god full possession of Morgan.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X As the cult's agent and an official representative of the criminal underworld in the war over the ruins, Lloyd was assigned to assume guardianship of Morduin for training as an assassin. By the age of seventeen, Morduin was Lloyd's second in command and obvious successor. It was easy to sell Lloyd on the idea of scamming the weres and vampires out of Ruin's Deep.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X Possession of Ruin's Deep was beneficial to the welfare of the cult and the criminal establishments they were associated with. Once he had Lloyd's endorsement, Morduin approached Logan and Roark under truce and proposed the wager to exploit Morgan's training to determine who would have dominion over Ruin's Deep.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A muse-initiate possessed the talent and training necessary to resist vampire or were venom, but, in a joint infection the muse would be forced to divide her resources fighting both infections--and ultimately die--or concentrate her resources on neutralizing one infection and succumbing to the other. A fact that created a single solution to the major and minor conflicts between them, a wager that had three possible outcomes.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 assumption was that the one toward whom she turned would win possession of both Ruin's Deep and Morgan herself. On the off chance Morgan survived but did not turn in favor of Logan or Roark, Morduin got to keep her. Once the wager was agreed upon, the conspirators set out to lure Morgan into their trap. An invitation from Lloyd promising information about her childhood abductors was sufficient bait to lure her to the party he was hosting.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As a child, Morgan had been lured into a life of crime. She had been taunted into stealing from people's houses and then blackmailed into working for Lloyd as a cat burglar. While he had clearly been a bad influence on her, he had also been something of a mentor to her. But Morduin had not wanted her to discover his own criminal activities and reputation, so he dragged her out of her life of crime as soon as she got in over her head.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Morgan's life and ties in the underworld were always a point of contention between her and Morduin. It was the one area where he seemed to be irrationally overprotective of her, so it was no surprise she got into a fight with Morduin when she announced her intention to accept Lloyd's invitation. She was not prepared for him to effectively break up with her, practically throwing her at her new admirers while rushing into the arms of another girl.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During the party, Morgan had a private audience with Lloyd, where she was told that her abductors were members of a cult that worshiped a demon god of death, and that members of her own family had engineered her birth and reared her as a sacrificial offering to their god. Shaken by this revelation, Morgan returned to the party in a daze where Lloyd's servants had no difficulty slipping her a drugged drink.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Logan and Roark met her at the party. They encouraged her to stay, claiming it would help take her mind of her problems for a night, and carefully seduced her. The drug and drink lowered her inhibitions and aroused her, making it very easy for the rivals to seduce her. At times, it had seemed there was nothing safe she could do with her hands, and she had to pay strict attention to what they were doing at all times.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building on her desire to hunt down and defeat her childhood demons.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They asked her what she would be willing to do for the power to fight her childhood demons, phrasing even that as a trap. Would she become one of them to get it? Morgan had to say yes. Even with the power and training she had gained from her first ordeal, she lacked the skills and knowledge to capture a demon on her own. If they could provide that, she would gladly join them on their adventures. .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the party itself was in honor of the occasion.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 sensed that there was more going on, even that she was in over her head, but she would never have guessed that they would do what they did. In the heat of passion, they had bitten her, releasing their venom simultaneously into her blood. Morgan nearly passed out from the erotic, euphoric wave that eclipsed the pain of their piercing bites. Their venom sending Morgan over the edge into bliss and disorientation.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 woke to discover herself in her own bed, summoning a stray memory of the men she was with bringing her home. Her own regenerative abilities concealed the immediate evidence of the bite, but it did not take Morgan long to realize that she was sick from more than drugs and drink. The only positive side was that her illness helped heal the rift between her and Morduin as he was instantly at her side to help take care of her.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Over the course of the day, her illness became worse. As someone who had become immune to disease and injury, Morgan was immediately suspicious about her condition, concluding she had been poisoned or worse. Straining her brain to remember what happened to her after she was drugged, she picked worse. The men who had seduced her had bitten her. Unfortunately, she had no idea if that meant they had been vampires or weres.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Certainly, the whole evening had been a set up, so Morgan collected herself and returned to Lloyd's mansion to confront him about it. Lloyd was waiting for her, and dismissed her outrage to explain that her abilities made her uniquely suitable for resolving a conflict that had been raging out of control in the city's underworld.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He carefully explained the wager to her, detailing her options. To settle their conflict over Ruin's Deep, they could infect the object of their current conflict and see which of their bites Morgan succumbed to--winner take all.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His rivals were both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This was the situation Morgan had unwittingly stumbled into. She had appeared just as the two leaders were struggling to minimize the conflict, pitting them in a personal rivalry reminiscent of their mortal conflict.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She could not resist the combined effects of their bites, which were fatal, but she could fight off one of their infections, determining which of them would win the wager and become the lord of Avon's underworld. She, in turn, would become an immortal one way or the other. Morgan could not believe that Lloyd thought he had done her a favor by choosing her as the object of the wager, and accused him of deceiving her.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To her shock, Lloyd assured her that he had not lied to her except through omission. As she was collapsing from her illness, he revealed that he had been the man responsible for her abduction.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When she was seven, Morgan was abducted and offered as a sacrifice to a demon of death. The trauma of that ordeal awakened her psychic potential--trapping the demon within her--and led to her initiation as a muse. Her training as a muse made her a perfect candidate for Logan and Roark's wager, but there was a hidden threat. Her struggle to survive a dual infection was supposed to leave her vulnerable to possession from within.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 manifestation of that threat was what distracted Morgan from actively resisting her infections.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 found herself trapped in a traumatic nightmare, confronting her childhood demon again for the first time in a decade. She remembered its attempt to rape her mind and conquer her body and soul, and her desperate struggle to protect herself. As the demon bored through her psyche and touched her naked soul, power beyond comprehension had flooded into her and she had attacked her tormentor with a rage born of terror. The demon had thrust itself too deeply into her psyche for her to spit it out, so she essentially chewed it to pieces and swallowed. Banished to the depths of her psyche, the demon had languished for ten years, waiting for the opportunity to assault her directly again. While it waited, it had haunted her nightmares, torturing her from within, tormenting her with obscene and terrifying promises. Finally, it posed a legitimate threat. Morgan realized that while she was fighting off one of her infections and succumbing to the other, she would be too weak to stop the demon from taking possession of her. In that moment, she realized the true purpose of Lloyd's plot. The only way to prevent it from succeeding was to devote all of her effort to fighting the demon while her infections slowly killed her. Deciding she would rather be dead than become enslaved by a demon, she committed all of her resources to fighting her childhood nemesis.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 demon was not pleased by her intentions, but moved immediately to turn the situation to its advantage. When Morgan tried to force the demon back into its prison, it surprised her by pitching in causing both of them to be thrown down into the dreamscape where the demon had been trapped for the past decade. It was a world created from her unconscious mind where the demon confronted her with a shocking first blow. In the dreamscape, her demon confronted her as a male version of herself. While trapped within her, the demon had laid claim to the latent aspects of her potential, starting with her masculinity. The more he was able to assimilate, the more influence he had on her psyche. The contest between them was for control of their prison, but it became evident that direct or indirect assaults on each other could have a serious impact on the balance of power. Morgan was quick to suspect that the quickest way to lose was to succumb to the reality of the dream. If she allowed herself to accept the reality he created, she would become subject to it--imprisoned by it. She was about to learn one of the fundamental differences between men and gods. Demons were natives of a surreal environment, and thus quite at home in dreams. They were also adept at creating and shaping worlds. He would work on seducing her with a believable world, and she had to counter by making it surreal.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 had no idea how absorbed in this effort she became, losing more than a day fighting the demon within.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 had no intention of surrendering to her infections just because she could not risk fighting them. Even without the threat the demon posed, she realized that fighting both infections directly would have quickly exhausted her and their combined, unopposed effect would have killed her soon after. Her chances of surviving were greater if she could regulate the infections, allowing them to run their course but employing her resources to control their progress. By exploiting the regenerative properties of vampirism and metamorphism, she could prolong the ordeal almost indefinitely--at least until she exhausted her personal resources. Instead, she had to trust that her natural regeneration would be enough to at least stall the progress of the infections while she attempted to escape from her sires and reach the temple of the goddess in the hope of receiving a proper cure.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Ironically, the strongest of the abilities manifested by Morgan during her childhood ordeal was natural regeneration, which by itself was sufficient to assimilate the were-tiger and vampire infections. Her regeneration served as the catalyst to make her a hybrid vampire-were-tiger.</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 initial result of her turning left Morgan on the cusp of life and death. Depending on her level of arousal, her altered body could take on a perfect semblance of life or death. As Morgan adjusted to her ability to become morbid or vital, she discovered her lust for flesh and blood, her hunger and thirst. While normal food and drink were enough to sustain her the way she was, nothing she was accustomed to consuming would satisfy those cravings.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By the time she emerged from the ruins and set off for the sanctuary of the goddess, she was already feeling the emergence of hunger and thirst as the price of her gradual transformation began to assert itself. When her need to hunt became overpowering, Morgan fell prey to the influence of her inner demon. 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Exhausted and sated on blood and meat, she slipped into a deep sleep, during which her transformation reached its penultimate conclusion. In the early hours of the morning, Morgan awoke to discover what she had changed into during her hunt.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It did not take long for Morgan to realize that she had no choice but to feed, though she found she could exploit her new animal form to hunt and feed on forest stags. Once she seemed to have adjusted to her new life, she was permitted to … the ruins … but she faced obstacles …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So, once again, her only option was to escape and her thoughts turned back to the prospect of a cure. Which she found much easier to do in her new state. The only problem was, a party of brigands with a score to settle caught her alone in the pale of night and tried to gang rape her.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 fight aroused Morgan's hunger and thirst, and the next thing she knew she was standing naked over the scraps of her feeding frenzy. Traumatized by what she had done, she wandered to an isolated spot and stood there waiting for the sun to rise.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As horrible as her actions were to her, she did not want to die so much as she believed it was necessary for her to die, while she could still possessed enough humanity to understand her crime. It took everything she had to stand there as the sun engulfed her.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 plagued by the feeling that there was something incomplete about her transformation even though it had progressed past the point where it was reversible, found herself riveted by the approaching sun.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Sated, she fell asleep, reverting to her former self in the early morning light.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Clips</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rPr>
      </w:pPr>
      <w:r w:rsidRPr="00D85751">
        <w:rPr>
          <w:rFonts w:ascii="Montserrat" w:hAnsi="Montserrat"/>
          <w:sz w:val="24"/>
        </w:rPr>
        <w:t xml:space="preserve">Morgan had the potential the demon desired in it's host, but it's attempt to seize that potential provoked Morgan to seize upon it herself in an effort to fight for possession of her body. The cult had anticipated that might happen if Morgan were older, and had been trained to use that potential, but for her to do so at such a young age was unprecedented.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Rowan narrowly escaped being caught up in the slaughter of the cult cell. Ironically, she had not wanted to compromise her relationship with her son by taking a direct part in his daughter's sacrifice. She had argued the need to establish her alibi for Morgan's abduction, and occupied herself with organizing search and rescue parties that could "come to her rescue" once the sacrifice was over.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Instead of acting as the chaperone for the demon while it's host matured, Rowan was left with keeping tabs on her granddaughter for the cult, waiting for the chance to free their god.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Lloyd was a retired adventurer, a member of the order of the ruins, and a well established lord in the underworld by the time Morgan completed her initiation. His continuing interest in the ruins made him aware of the conflict between the weres and vampires. It was not difficult to establish himself as a neutral party, and eventually a mediator in the conflict.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rPr>
      </w:pPr>
      <w:r w:rsidRPr="00D85751">
        <w:rPr>
          <w:rFonts w:ascii="Montserrat" w:hAnsi="Montserrat"/>
          <w:sz w:val="24"/>
        </w:rPr>
        <w:t xml:space="preserve">The pair met face to face for the first time when they were both scouted for initiation at the Aeslyn Tear Academy. They became friends, and their particular talents made them partners since he was an artist and she was a muse. The two were very intimate at school, utterly comfortable with each other, and explored each other as shamelessly as they explored themselves. Unfortunately, while that kind of intimacy was common between artists and muses, there were cultural prohibitions against their marriage and children were forbidden. They tried to change their relationship from that of lovers to familiars, but at this stage of their training they continued to work intimately together at the academy. The spiritual intimacy was just as seductive as their physical intimacy had been, but even more dangerous. </w:t>
      </w:r>
    </w:p>
    <w:p w:rsidR="0074284D" w:rsidRPr="00D85751" w:rsidRDefault="0074284D" w:rsidP="0074284D">
      <w:pPr>
        <w:jc w:val="both"/>
        <w:rPr>
          <w:rFonts w:ascii="Montserrat" w:hAnsi="Montserrat"/>
          <w:sz w:val="24"/>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Notes</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This work focuses on a study of four axes of the psyche's potential that correspond to four embodiments of that potential. In general, in an embodiment of one aspect the three other aspects are latent, two of which are complementary and in balance, one of which is both complimentary and in contrast to the main aspect.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szCs w:val="20"/>
        </w:rPr>
      </w:pPr>
      <w:r w:rsidRPr="00D85751">
        <w:rPr>
          <w:rFonts w:ascii="Montserrat" w:hAnsi="Montserrat"/>
          <w:sz w:val="24"/>
          <w:szCs w:val="20"/>
        </w:rPr>
        <w:t xml:space="preserve">A direct variant of Morgan's ordeal that favors the preservation of the original singular duality and demon within threads requires an adjustment to several plot points. The boy would be drawn into a rapport with the girl during her struggle against possession as she is forced to call upon her untapped potential. Their rapport creates a psychic bridge between them allowing them to experience the same event at two different points in time, and the pooling of their resources allows them to create a temporal bridge while the demon continues its assault on their gestalt mind. In the course of the struggle with the demon, the gestalt psyche probes its assailant for weaknesses, learning and adapting from the things it encounters in the demon's psyche. In the process, the fusion of the boy and girl mentally and physically, spatially and temporally, becomes complete. In direct conflict with the demon, the gestalt invested all of its pooled resources to the rapid cultivation of its angelic potential, and accomplishing that task, the gestalt succeeds in overwhelming and subduing the demon--essentially devouring it, absorbing it into the gestalt's latent demonic potential. But the final blow for the demon came at the conclusion of the battle, when the gestalt dissolved, dividing into the original male and female incarnations. The demon's psyche is divided between the reconstituted boy and girl. At this point, when they recover, the boy and girl come face to face for the first time. In this treatment, they would both be named Morgan. The boy, born and raised within the ruins, would not realize he had moved through time, especially when he was intent on escaping from the ruins at the time he was abducted and would spend the next ten years with the girl as a psychic initiate. At the age of seventeen, the two would complete their training and celebrate with a union of total intercourse, giving the demon a chance to escape. The demon had slowly reconstituted itself whenever they had engaged in mental or physical intercourse, and discovered that there was a phase difference in their gestalt, a weakness it could use to take possession of one of them. In effect, they were two instances of the same psyche overlapped upon each other. The demon could not have detected it if it had not once been torn in half by that phenomenon. </w:t>
      </w:r>
    </w:p>
    <w:p w:rsidR="0074284D" w:rsidRPr="00D85751" w:rsidRDefault="0074284D" w:rsidP="0074284D">
      <w:pPr>
        <w:jc w:val="both"/>
        <w:rPr>
          <w:rFonts w:ascii="Montserrat" w:hAnsi="Montserrat"/>
          <w:sz w:val="24"/>
          <w:szCs w:val="20"/>
        </w:rPr>
      </w:pPr>
    </w:p>
    <w:p w:rsidR="0074284D" w:rsidRPr="00D85751" w:rsidRDefault="0074284D" w:rsidP="0074284D">
      <w:pPr>
        <w:jc w:val="both"/>
        <w:rPr>
          <w:rFonts w:ascii="Montserrat" w:hAnsi="Montserrat"/>
          <w:sz w:val="24"/>
          <w:rPrChange w:id="1" w:author="&lt;&gt;" w:date="2010-08-09T02:59:00Z">
            <w:rPr/>
          </w:rPrChange>
        </w:rPr>
      </w:pPr>
    </w:p>
    <w:p w:rsidR="00A96A38" w:rsidRPr="00D85751" w:rsidRDefault="00A96A38" w:rsidP="0074284D">
      <w:pPr>
        <w:rPr>
          <w:rFonts w:ascii="Montserrat" w:hAnsi="Montserrat"/>
          <w:sz w:val="24"/>
          <w:szCs w:val="20"/>
        </w:rPr>
      </w:pPr>
    </w:p>
    <w:sectPr w:rsidR="00A96A38" w:rsidRPr="00D8575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77138222">
    <w:abstractNumId w:val="0"/>
  </w:num>
  <w:num w:numId="2" w16cid:durableId="633218338">
    <w:abstractNumId w:val="0"/>
  </w:num>
  <w:num w:numId="3" w16cid:durableId="1157301582">
    <w:abstractNumId w:val="0"/>
  </w:num>
  <w:num w:numId="4" w16cid:durableId="514226006">
    <w:abstractNumId w:val="0"/>
  </w:num>
  <w:num w:numId="5" w16cid:durableId="1860581767">
    <w:abstractNumId w:val="0"/>
  </w:num>
  <w:num w:numId="6" w16cid:durableId="477723360">
    <w:abstractNumId w:val="0"/>
  </w:num>
  <w:num w:numId="7" w16cid:durableId="846093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3F8E"/>
    <w:rsid w:val="0001618D"/>
    <w:rsid w:val="0001649A"/>
    <w:rsid w:val="0004335B"/>
    <w:rsid w:val="00051819"/>
    <w:rsid w:val="000674D3"/>
    <w:rsid w:val="00075232"/>
    <w:rsid w:val="000E09D8"/>
    <w:rsid w:val="000E2017"/>
    <w:rsid w:val="000E2544"/>
    <w:rsid w:val="000E46FE"/>
    <w:rsid w:val="0013343C"/>
    <w:rsid w:val="00151767"/>
    <w:rsid w:val="00193F8E"/>
    <w:rsid w:val="001B7BD4"/>
    <w:rsid w:val="001C302E"/>
    <w:rsid w:val="001F4F6E"/>
    <w:rsid w:val="001F7C78"/>
    <w:rsid w:val="00214A4D"/>
    <w:rsid w:val="00257CC5"/>
    <w:rsid w:val="002757F2"/>
    <w:rsid w:val="00285124"/>
    <w:rsid w:val="002B47FC"/>
    <w:rsid w:val="002B7DC7"/>
    <w:rsid w:val="002C479B"/>
    <w:rsid w:val="002E383F"/>
    <w:rsid w:val="00300006"/>
    <w:rsid w:val="003200FD"/>
    <w:rsid w:val="00330574"/>
    <w:rsid w:val="00341EFE"/>
    <w:rsid w:val="00360326"/>
    <w:rsid w:val="003949A2"/>
    <w:rsid w:val="003D2CB4"/>
    <w:rsid w:val="003D4134"/>
    <w:rsid w:val="003D7610"/>
    <w:rsid w:val="003E3A9E"/>
    <w:rsid w:val="003F09F5"/>
    <w:rsid w:val="00443AE8"/>
    <w:rsid w:val="004704CC"/>
    <w:rsid w:val="00476368"/>
    <w:rsid w:val="00517EAB"/>
    <w:rsid w:val="00532F93"/>
    <w:rsid w:val="005459DB"/>
    <w:rsid w:val="00557DB3"/>
    <w:rsid w:val="005A4268"/>
    <w:rsid w:val="005D77AC"/>
    <w:rsid w:val="006055DE"/>
    <w:rsid w:val="006468E9"/>
    <w:rsid w:val="00672EAE"/>
    <w:rsid w:val="00685A7A"/>
    <w:rsid w:val="006878AC"/>
    <w:rsid w:val="006B03BF"/>
    <w:rsid w:val="006B6F79"/>
    <w:rsid w:val="0074284D"/>
    <w:rsid w:val="00784168"/>
    <w:rsid w:val="007B6365"/>
    <w:rsid w:val="007F12C4"/>
    <w:rsid w:val="007F20E1"/>
    <w:rsid w:val="007F507C"/>
    <w:rsid w:val="00816D1F"/>
    <w:rsid w:val="00824639"/>
    <w:rsid w:val="00836673"/>
    <w:rsid w:val="00836E7E"/>
    <w:rsid w:val="00851735"/>
    <w:rsid w:val="00893931"/>
    <w:rsid w:val="008A73DA"/>
    <w:rsid w:val="008C073A"/>
    <w:rsid w:val="008C65CD"/>
    <w:rsid w:val="00907E45"/>
    <w:rsid w:val="009119EF"/>
    <w:rsid w:val="0094628D"/>
    <w:rsid w:val="009469AE"/>
    <w:rsid w:val="0098685C"/>
    <w:rsid w:val="009C1177"/>
    <w:rsid w:val="009D453C"/>
    <w:rsid w:val="009F294D"/>
    <w:rsid w:val="00A05C15"/>
    <w:rsid w:val="00A54303"/>
    <w:rsid w:val="00A82FFC"/>
    <w:rsid w:val="00A841BE"/>
    <w:rsid w:val="00A91A10"/>
    <w:rsid w:val="00A95D35"/>
    <w:rsid w:val="00A96A38"/>
    <w:rsid w:val="00AA72D8"/>
    <w:rsid w:val="00AD4931"/>
    <w:rsid w:val="00B16347"/>
    <w:rsid w:val="00B17742"/>
    <w:rsid w:val="00B2024E"/>
    <w:rsid w:val="00B45510"/>
    <w:rsid w:val="00B51DD2"/>
    <w:rsid w:val="00C444DB"/>
    <w:rsid w:val="00C50514"/>
    <w:rsid w:val="00CA28B8"/>
    <w:rsid w:val="00CA3D6B"/>
    <w:rsid w:val="00CA4B9F"/>
    <w:rsid w:val="00CB2ACB"/>
    <w:rsid w:val="00CC0304"/>
    <w:rsid w:val="00CD6945"/>
    <w:rsid w:val="00D13C59"/>
    <w:rsid w:val="00D270CC"/>
    <w:rsid w:val="00D343CC"/>
    <w:rsid w:val="00D85751"/>
    <w:rsid w:val="00D953EF"/>
    <w:rsid w:val="00DD0E51"/>
    <w:rsid w:val="00DE2F1F"/>
    <w:rsid w:val="00E2346B"/>
    <w:rsid w:val="00E257DD"/>
    <w:rsid w:val="00E41912"/>
    <w:rsid w:val="00E41AD3"/>
    <w:rsid w:val="00E44AD2"/>
    <w:rsid w:val="00E47216"/>
    <w:rsid w:val="00E57999"/>
    <w:rsid w:val="00E63E9B"/>
    <w:rsid w:val="00E823F1"/>
    <w:rsid w:val="00ED003A"/>
    <w:rsid w:val="00ED6C46"/>
    <w:rsid w:val="00EE1C8B"/>
    <w:rsid w:val="00EF63C0"/>
    <w:rsid w:val="00F156EA"/>
    <w:rsid w:val="00F15C0F"/>
    <w:rsid w:val="00F2245E"/>
    <w:rsid w:val="00F42DF6"/>
    <w:rsid w:val="00F808BE"/>
    <w:rsid w:val="00F80AE2"/>
    <w:rsid w:val="00FB01B7"/>
    <w:rsid w:val="00FB3AA1"/>
    <w:rsid w:val="00FC19D6"/>
    <w:rsid w:val="00FF4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0A65348D-08C9-4811-8AC6-9210426B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751"/>
    <w:pPr>
      <w:spacing w:after="240" w:line="276" w:lineRule="auto"/>
    </w:pPr>
    <w:rPr>
      <w:rFonts w:cstheme="minorHAnsi"/>
      <w:sz w:val="28"/>
      <w:szCs w:val="28"/>
    </w:rPr>
  </w:style>
  <w:style w:type="paragraph" w:styleId="Heading1">
    <w:name w:val="heading 1"/>
    <w:basedOn w:val="NoSpacing"/>
    <w:next w:val="Normal"/>
    <w:link w:val="Heading1Char"/>
    <w:qFormat/>
    <w:rsid w:val="00D8575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8575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85751"/>
    <w:pPr>
      <w:outlineLvl w:val="2"/>
    </w:pPr>
    <w:rPr>
      <w:sz w:val="40"/>
    </w:rPr>
  </w:style>
  <w:style w:type="paragraph" w:styleId="Heading4">
    <w:name w:val="heading 4"/>
    <w:basedOn w:val="Heading3"/>
    <w:next w:val="Normal"/>
    <w:link w:val="Heading4Char"/>
    <w:qFormat/>
    <w:rsid w:val="00D85751"/>
    <w:pPr>
      <w:numPr>
        <w:ilvl w:val="3"/>
      </w:numPr>
      <w:outlineLvl w:val="3"/>
    </w:pPr>
    <w:rPr>
      <w:sz w:val="32"/>
    </w:rPr>
  </w:style>
  <w:style w:type="paragraph" w:styleId="Heading5">
    <w:name w:val="heading 5"/>
    <w:basedOn w:val="Heading4"/>
    <w:next w:val="Normal"/>
    <w:link w:val="Heading5Char"/>
    <w:qFormat/>
    <w:rsid w:val="00D85751"/>
    <w:pPr>
      <w:numPr>
        <w:ilvl w:val="4"/>
      </w:numPr>
      <w:outlineLvl w:val="4"/>
    </w:pPr>
    <w:rPr>
      <w:sz w:val="28"/>
    </w:rPr>
  </w:style>
  <w:style w:type="paragraph" w:styleId="Heading6">
    <w:name w:val="heading 6"/>
    <w:basedOn w:val="Heading5"/>
    <w:next w:val="Normal"/>
    <w:link w:val="Heading6Char"/>
    <w:qFormat/>
    <w:rsid w:val="00D85751"/>
    <w:pPr>
      <w:numPr>
        <w:ilvl w:val="5"/>
      </w:numPr>
      <w:outlineLvl w:val="5"/>
    </w:pPr>
    <w:rPr>
      <w:bCs/>
      <w:sz w:val="24"/>
      <w:szCs w:val="24"/>
      <w:u w:val="single"/>
    </w:rPr>
  </w:style>
  <w:style w:type="paragraph" w:styleId="Heading7">
    <w:name w:val="heading 7"/>
    <w:basedOn w:val="Heading6"/>
    <w:next w:val="Normal"/>
    <w:link w:val="Heading7Char"/>
    <w:qFormat/>
    <w:rsid w:val="00D85751"/>
    <w:pPr>
      <w:keepNext w:val="0"/>
      <w:numPr>
        <w:ilvl w:val="0"/>
        <w:numId w:val="0"/>
      </w:numPr>
      <w:outlineLvl w:val="6"/>
    </w:pPr>
    <w:rPr>
      <w:b w:val="0"/>
      <w:kern w:val="0"/>
    </w:rPr>
  </w:style>
  <w:style w:type="paragraph" w:styleId="Heading8">
    <w:name w:val="heading 8"/>
    <w:basedOn w:val="Heading6"/>
    <w:next w:val="Normal"/>
    <w:link w:val="Heading8Char"/>
    <w:qFormat/>
    <w:rsid w:val="00D85751"/>
    <w:pPr>
      <w:outlineLvl w:val="7"/>
    </w:pPr>
    <w:rPr>
      <w:i/>
      <w:iCs/>
      <w:u w:val="none"/>
    </w:rPr>
  </w:style>
  <w:style w:type="paragraph" w:styleId="Heading9">
    <w:name w:val="heading 9"/>
    <w:basedOn w:val="Heading8"/>
    <w:next w:val="Normal"/>
    <w:link w:val="Heading9Char"/>
    <w:qFormat/>
    <w:rsid w:val="00D8575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apport">
    <w:name w:val="Rapport"/>
    <w:basedOn w:val="DefaultParagraphFont"/>
    <w:rsid w:val="00F80AE2"/>
    <w:rPr>
      <w:rFonts w:ascii="Palatino Linotype" w:hAnsi="Palatino Linotype"/>
      <w:shadow/>
    </w:rPr>
  </w:style>
  <w:style w:type="character" w:customStyle="1" w:styleId="altpov">
    <w:name w:val="altpov"/>
    <w:basedOn w:val="DefaultParagraphFont"/>
    <w:rsid w:val="00CA4B9F"/>
    <w:rPr>
      <w:rFonts w:ascii="Palatino Linotype" w:hAnsi="Palatino Linotype"/>
      <w:color w:val="0000FF"/>
    </w:rPr>
  </w:style>
  <w:style w:type="character" w:customStyle="1" w:styleId="psight">
    <w:name w:val="psight"/>
    <w:basedOn w:val="DefaultParagraphFont"/>
    <w:rsid w:val="00CA4B9F"/>
    <w:rPr>
      <w:rFonts w:ascii="Palatino Linotype" w:hAnsi="Palatino Linotype"/>
      <w:color w:val="0000FF"/>
    </w:rPr>
  </w:style>
  <w:style w:type="paragraph" w:styleId="BalloonText">
    <w:name w:val="Balloon Text"/>
    <w:basedOn w:val="Normal"/>
    <w:link w:val="BalloonTextChar"/>
    <w:uiPriority w:val="99"/>
    <w:semiHidden/>
    <w:unhideWhenUsed/>
    <w:rsid w:val="0074284D"/>
    <w:rPr>
      <w:rFonts w:ascii="Tahoma" w:hAnsi="Tahoma" w:cs="Tahoma"/>
      <w:sz w:val="16"/>
      <w:szCs w:val="16"/>
    </w:rPr>
  </w:style>
  <w:style w:type="character" w:customStyle="1" w:styleId="BalloonTextChar">
    <w:name w:val="Balloon Text Char"/>
    <w:basedOn w:val="DefaultParagraphFont"/>
    <w:link w:val="BalloonText"/>
    <w:uiPriority w:val="99"/>
    <w:semiHidden/>
    <w:rsid w:val="0074284D"/>
    <w:rPr>
      <w:rFonts w:ascii="Tahoma" w:hAnsi="Tahoma" w:cs="Tahoma"/>
      <w:sz w:val="16"/>
      <w:szCs w:val="16"/>
    </w:rPr>
  </w:style>
  <w:style w:type="paragraph" w:customStyle="1" w:styleId="Subheading1">
    <w:name w:val="Subheading 1"/>
    <w:basedOn w:val="Heading1"/>
    <w:next w:val="Normal"/>
    <w:link w:val="Subheading1Char"/>
    <w:qFormat/>
    <w:rsid w:val="00D8575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8575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85751"/>
    <w:rPr>
      <w:rFonts w:eastAsia="Times New Roman" w:cstheme="minorHAnsi"/>
      <w:b/>
      <w:kern w:val="28"/>
      <w:sz w:val="56"/>
      <w:szCs w:val="28"/>
    </w:rPr>
  </w:style>
  <w:style w:type="paragraph" w:customStyle="1" w:styleId="Subheading2">
    <w:name w:val="Subheading 2"/>
    <w:basedOn w:val="Subheading1"/>
    <w:next w:val="Normal"/>
    <w:link w:val="Subheading2Char"/>
    <w:qFormat/>
    <w:rsid w:val="00D85751"/>
  </w:style>
  <w:style w:type="character" w:customStyle="1" w:styleId="Subheading2Char">
    <w:name w:val="Subheading 2 Char"/>
    <w:link w:val="Subheading2"/>
    <w:rsid w:val="00D8575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85751"/>
    <w:rPr>
      <w:sz w:val="40"/>
      <w:szCs w:val="40"/>
    </w:rPr>
  </w:style>
  <w:style w:type="character" w:customStyle="1" w:styleId="Subheading3Char">
    <w:name w:val="Subheading 3 Char"/>
    <w:link w:val="Subheading3"/>
    <w:rsid w:val="00D8575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85751"/>
    <w:pPr>
      <w:spacing w:before="240" w:line="240" w:lineRule="auto"/>
    </w:pPr>
    <w:rPr>
      <w:vertAlign w:val="subscript"/>
    </w:rPr>
  </w:style>
  <w:style w:type="character" w:customStyle="1" w:styleId="SuptitleChar">
    <w:name w:val="Suptitle Char"/>
    <w:link w:val="Suptitle"/>
    <w:rsid w:val="00D8575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85751"/>
    <w:rPr>
      <w:b w:val="0"/>
      <w:bCs w:val="0"/>
      <w:color w:val="7F7F7F"/>
      <w:vertAlign w:val="superscript"/>
    </w:rPr>
  </w:style>
  <w:style w:type="character" w:customStyle="1" w:styleId="SubtitleChar">
    <w:name w:val="Subtitle Char"/>
    <w:link w:val="Subtitle"/>
    <w:uiPriority w:val="11"/>
    <w:rsid w:val="00D8575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85751"/>
    <w:pPr>
      <w:spacing w:after="0"/>
    </w:pPr>
  </w:style>
  <w:style w:type="character" w:customStyle="1" w:styleId="Heading2Char">
    <w:name w:val="Heading 2 Char"/>
    <w:link w:val="Heading2"/>
    <w:rsid w:val="00D85751"/>
    <w:rPr>
      <w:rFonts w:ascii="Montserrat" w:eastAsia="Times New Roman" w:hAnsi="Montserrat" w:cstheme="minorHAnsi"/>
      <w:b/>
      <w:kern w:val="28"/>
      <w:sz w:val="48"/>
      <w:szCs w:val="48"/>
    </w:rPr>
  </w:style>
  <w:style w:type="character" w:customStyle="1" w:styleId="Heading3Char">
    <w:name w:val="Heading 3 Char"/>
    <w:link w:val="Heading3"/>
    <w:rsid w:val="00D85751"/>
    <w:rPr>
      <w:rFonts w:ascii="Montserrat" w:eastAsia="Times New Roman" w:hAnsi="Montserrat" w:cstheme="minorHAnsi"/>
      <w:b/>
      <w:kern w:val="28"/>
      <w:sz w:val="40"/>
      <w:szCs w:val="48"/>
    </w:rPr>
  </w:style>
  <w:style w:type="character" w:customStyle="1" w:styleId="Heading4Char">
    <w:name w:val="Heading 4 Char"/>
    <w:link w:val="Heading4"/>
    <w:rsid w:val="00D85751"/>
    <w:rPr>
      <w:rFonts w:ascii="Montserrat" w:eastAsia="Times New Roman" w:hAnsi="Montserrat" w:cstheme="minorHAnsi"/>
      <w:b/>
      <w:kern w:val="28"/>
      <w:sz w:val="32"/>
      <w:szCs w:val="48"/>
    </w:rPr>
  </w:style>
  <w:style w:type="character" w:customStyle="1" w:styleId="Heading5Char">
    <w:name w:val="Heading 5 Char"/>
    <w:link w:val="Heading5"/>
    <w:rsid w:val="00D85751"/>
    <w:rPr>
      <w:rFonts w:ascii="Montserrat" w:eastAsia="Times New Roman" w:hAnsi="Montserrat" w:cstheme="minorHAnsi"/>
      <w:b/>
      <w:kern w:val="28"/>
      <w:sz w:val="28"/>
      <w:szCs w:val="48"/>
    </w:rPr>
  </w:style>
  <w:style w:type="character" w:customStyle="1" w:styleId="Heading6Char">
    <w:name w:val="Heading 6 Char"/>
    <w:link w:val="Heading6"/>
    <w:rsid w:val="00D85751"/>
    <w:rPr>
      <w:rFonts w:ascii="Montserrat" w:eastAsia="Times New Roman" w:hAnsi="Montserrat" w:cstheme="minorHAnsi"/>
      <w:b/>
      <w:bCs/>
      <w:kern w:val="28"/>
      <w:sz w:val="24"/>
      <w:szCs w:val="24"/>
      <w:u w:val="single"/>
    </w:rPr>
  </w:style>
  <w:style w:type="character" w:customStyle="1" w:styleId="Heading7Char">
    <w:name w:val="Heading 7 Char"/>
    <w:link w:val="Heading7"/>
    <w:rsid w:val="00D85751"/>
    <w:rPr>
      <w:rFonts w:ascii="Montserrat" w:eastAsia="Times New Roman" w:hAnsi="Montserrat" w:cstheme="minorHAnsi"/>
      <w:bCs/>
      <w:sz w:val="24"/>
      <w:szCs w:val="24"/>
      <w:u w:val="single"/>
    </w:rPr>
  </w:style>
  <w:style w:type="character" w:customStyle="1" w:styleId="Heading8Char">
    <w:name w:val="Heading 8 Char"/>
    <w:link w:val="Heading8"/>
    <w:rsid w:val="00D85751"/>
    <w:rPr>
      <w:rFonts w:ascii="Montserrat" w:eastAsia="Times New Roman" w:hAnsi="Montserrat" w:cstheme="minorHAnsi"/>
      <w:b/>
      <w:bCs/>
      <w:i/>
      <w:iCs/>
      <w:kern w:val="28"/>
      <w:sz w:val="24"/>
      <w:szCs w:val="24"/>
    </w:rPr>
  </w:style>
  <w:style w:type="character" w:customStyle="1" w:styleId="Heading9Char">
    <w:name w:val="Heading 9 Char"/>
    <w:link w:val="Heading9"/>
    <w:rsid w:val="00D8575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8575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8575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85751"/>
    <w:rPr>
      <w:rFonts w:ascii="Montserrat" w:eastAsia="Times New Roman" w:hAnsi="Montserrat" w:cs="Times New Roman"/>
      <w:b/>
      <w:bCs/>
      <w:spacing w:val="-10"/>
      <w:kern w:val="28"/>
      <w:sz w:val="72"/>
      <w:szCs w:val="72"/>
    </w:rPr>
  </w:style>
  <w:style w:type="character" w:styleId="Strong">
    <w:name w:val="Strong"/>
    <w:uiPriority w:val="22"/>
    <w:qFormat/>
    <w:rsid w:val="00D85751"/>
    <w:rPr>
      <w:b/>
      <w:bCs/>
    </w:rPr>
  </w:style>
  <w:style w:type="character" w:styleId="Emphasis">
    <w:name w:val="Emphasis"/>
    <w:uiPriority w:val="20"/>
    <w:qFormat/>
    <w:rsid w:val="00D85751"/>
    <w:rPr>
      <w:rFonts w:asciiTheme="minorHAnsi" w:hAnsiTheme="minorHAnsi" w:cstheme="minorHAnsi"/>
      <w:i/>
      <w:iCs/>
      <w:sz w:val="28"/>
      <w:szCs w:val="28"/>
    </w:rPr>
  </w:style>
  <w:style w:type="paragraph" w:styleId="ListParagraph">
    <w:name w:val="List Paragraph"/>
    <w:basedOn w:val="Normal"/>
    <w:uiPriority w:val="34"/>
    <w:qFormat/>
    <w:rsid w:val="00D85751"/>
    <w:pPr>
      <w:ind w:left="720"/>
      <w:contextualSpacing/>
    </w:pPr>
    <w:rPr>
      <w:rFonts w:eastAsia="Times New Roman"/>
    </w:rPr>
  </w:style>
  <w:style w:type="paragraph" w:styleId="Quote">
    <w:name w:val="Quote"/>
    <w:basedOn w:val="Normal"/>
    <w:next w:val="Normal"/>
    <w:link w:val="QuoteChar"/>
    <w:uiPriority w:val="29"/>
    <w:qFormat/>
    <w:rsid w:val="00D8575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85751"/>
    <w:rPr>
      <w:rFonts w:cstheme="minorHAnsi"/>
      <w:sz w:val="28"/>
      <w:szCs w:val="28"/>
    </w:rPr>
  </w:style>
  <w:style w:type="paragraph" w:styleId="IntenseQuote">
    <w:name w:val="Intense Quote"/>
    <w:basedOn w:val="Quote"/>
    <w:next w:val="Normal"/>
    <w:link w:val="IntenseQuoteChar"/>
    <w:uiPriority w:val="30"/>
    <w:qFormat/>
    <w:rsid w:val="00D85751"/>
    <w:pPr>
      <w:pBdr>
        <w:left w:val="single" w:sz="18" w:space="7" w:color="auto"/>
      </w:pBdr>
    </w:pPr>
    <w:rPr>
      <w:b/>
      <w:bCs/>
    </w:rPr>
  </w:style>
  <w:style w:type="character" w:customStyle="1" w:styleId="IntenseQuoteChar">
    <w:name w:val="Intense Quote Char"/>
    <w:link w:val="IntenseQuote"/>
    <w:uiPriority w:val="30"/>
    <w:rsid w:val="00D85751"/>
    <w:rPr>
      <w:rFonts w:cstheme="minorHAnsi"/>
      <w:b/>
      <w:bCs/>
      <w:sz w:val="28"/>
      <w:szCs w:val="28"/>
    </w:rPr>
  </w:style>
  <w:style w:type="character" w:styleId="SubtleEmphasis">
    <w:name w:val="Subtle Emphasis"/>
    <w:uiPriority w:val="19"/>
    <w:qFormat/>
    <w:rsid w:val="00D8575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85751"/>
    <w:rPr>
      <w:rFonts w:asciiTheme="minorHAnsi" w:hAnsiTheme="minorHAnsi" w:cstheme="minorHAnsi"/>
      <w:b/>
      <w:bCs/>
      <w:i/>
      <w:iCs/>
      <w:sz w:val="28"/>
      <w:szCs w:val="28"/>
    </w:rPr>
  </w:style>
  <w:style w:type="character" w:styleId="SubtleReference">
    <w:name w:val="Subtle Reference"/>
    <w:uiPriority w:val="31"/>
    <w:qFormat/>
    <w:rsid w:val="00D85751"/>
    <w:rPr>
      <w:caps/>
      <w:color w:val="7F7F7F" w:themeColor="text1" w:themeTint="80"/>
      <w:sz w:val="22"/>
      <w:szCs w:val="22"/>
    </w:rPr>
  </w:style>
  <w:style w:type="character" w:styleId="IntenseReference">
    <w:name w:val="Intense Reference"/>
    <w:uiPriority w:val="32"/>
    <w:qFormat/>
    <w:rsid w:val="00D85751"/>
    <w:rPr>
      <w:b/>
      <w:bCs/>
      <w:caps/>
      <w:color w:val="7F7F7F" w:themeColor="text1" w:themeTint="80"/>
      <w:sz w:val="22"/>
      <w:szCs w:val="22"/>
    </w:rPr>
  </w:style>
  <w:style w:type="character" w:styleId="BookTitle">
    <w:name w:val="Book Title"/>
    <w:uiPriority w:val="33"/>
    <w:qFormat/>
    <w:rsid w:val="00D8575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7788</Words>
  <Characters>36370</Characters>
  <Application>Microsoft Office Word</Application>
  <DocSecurity>0</DocSecurity>
  <Lines>826</Lines>
  <Paragraphs>87</Paragraphs>
  <ScaleCrop>false</ScaleCrop>
  <HeadingPairs>
    <vt:vector size="2" baseType="variant">
      <vt:variant>
        <vt:lpstr>Title</vt:lpstr>
      </vt:variant>
      <vt:variant>
        <vt:i4>1</vt:i4>
      </vt:variant>
    </vt:vector>
  </HeadingPairs>
  <TitlesOfParts>
    <vt:vector size="1" baseType="lpstr">
      <vt:lpstr>The development of the demon within has progressed thus: Morgan was bred to serve as a vessel for Morduin, however, she was th</vt:lpstr>
    </vt:vector>
  </TitlesOfParts>
  <Company>Light Houe IS</Company>
  <LinksUpToDate>false</LinksUpToDate>
  <CharactersWithSpaces>44071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development of the demon within has progressed thus: Morgan was bred to serve as a vessel for Morduin, however, she was th</dc:title>
  <dc:subject/>
  <dc:creator>Dave</dc:creator>
  <cp:keywords/>
  <dc:description/>
  <cp:lastModifiedBy>David Roberson</cp:lastModifiedBy>
  <cp:revision>3</cp:revision>
  <dcterms:created xsi:type="dcterms:W3CDTF">2025-11-12T04:58:00Z</dcterms:created>
  <dcterms:modified xsi:type="dcterms:W3CDTF">2025-11-12T07:16:00Z</dcterms:modified>
</cp:coreProperties>
</file>