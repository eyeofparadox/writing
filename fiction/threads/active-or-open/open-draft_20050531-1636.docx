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OPEN DRAFT</w:t>
      </w:r>
    </w:p>
    <w:p w:rsidR="00961472" w:rsidRPr="00AF3F86" w:rsidRDefault="00961472">
      <w:pPr>
        <w:spacing w:line="360" w:lineRule="auto"/>
        <w:jc w:val="both"/>
        <w:rPr>
          <w:rFonts w:ascii="Montserrat" w:hAnsi="Montserrat"/>
          <w:color w:val="808080"/>
          <w:sz w:val="24"/>
        </w:rPr>
      </w:pP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 xml:space="preserve">01.1 Placement: Can be used prior to her "abduction" or following the disclosure. At the time the story opens, the only evidence of sentient life elsewhere in the universe was the fatal encounter she witnessed via her mother and a second encounter that left one survivor who became actively psionic as a result of contact with the alien. Terraforming and colonization was limited to the solar system, and exploration was progressing very cautiously. The second encounter prompted an effort to launch a massive exploration and colonization effort beyond the sphere of the solar system. The entities encountered in both cases were descendants of an ancient exodus from Earth, achieved through psionic evolution and magic—arts designed to tap into latent psionic potential. </w:t>
      </w:r>
    </w:p>
    <w:p w:rsidR="00961472" w:rsidRPr="00AF3F86" w:rsidRDefault="00961472">
      <w:pPr>
        <w:spacing w:line="360" w:lineRule="auto"/>
        <w:jc w:val="both"/>
        <w:rPr>
          <w:rFonts w:ascii="Montserrat" w:hAnsi="Montserrat"/>
          <w:color w:val="808080"/>
          <w:sz w:val="24"/>
        </w:rPr>
      </w:pP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01.2</w:t>
      </w:r>
      <w:r w:rsidRPr="00AF3F86">
        <w:rPr>
          <w:rFonts w:ascii="Montserrat" w:hAnsi="Montserrat"/>
          <w:color w:val="808080"/>
          <w:sz w:val="24"/>
        </w:rPr>
        <w:tab/>
        <w:t xml:space="preserve">Placement: Can be used prior to or after her "abduction" and prior to her meeting with the directors about the disclosure. </w:t>
      </w:r>
    </w:p>
    <w:p w:rsidR="00961472" w:rsidRPr="00AF3F86" w:rsidRDefault="00961472">
      <w:pPr>
        <w:spacing w:line="360" w:lineRule="auto"/>
        <w:jc w:val="both"/>
        <w:rPr>
          <w:rFonts w:ascii="Montserrat" w:hAnsi="Montserrat"/>
          <w:color w:val="808080"/>
          <w:sz w:val="24"/>
        </w:rPr>
      </w:pP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01.3</w:t>
      </w:r>
      <w:r w:rsidRPr="00AF3F86">
        <w:rPr>
          <w:rFonts w:ascii="Montserrat" w:hAnsi="Montserrat"/>
          <w:color w:val="808080"/>
          <w:sz w:val="24"/>
        </w:rPr>
        <w:tab/>
        <w:t>Midnight "abduction"</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 xml:space="preserve">Being transported back "home". Phoenix has already returned to the area where she was born, and where her mother worked, hence, no great delay is required in her escort to the Port of Tacoma. </w:t>
      </w:r>
    </w:p>
    <w:p w:rsidR="00961472" w:rsidRPr="00AF3F86" w:rsidRDefault="00961472">
      <w:pPr>
        <w:spacing w:line="360" w:lineRule="auto"/>
        <w:jc w:val="both"/>
        <w:rPr>
          <w:rFonts w:ascii="Montserrat" w:hAnsi="Montserrat"/>
          <w:color w:val="808080"/>
          <w:sz w:val="24"/>
        </w:rPr>
      </w:pP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 xml:space="preserve">The morning of her capture and well past the time she should have been reporting to the port for her transfer shuttle. Not that she worried about failing to report for duty, like the clothes she wore, a cover story had surely been provided for this little operation. </w:t>
      </w:r>
    </w:p>
    <w:p w:rsidR="00961472" w:rsidRPr="00AF3F86" w:rsidRDefault="00961472">
      <w:pPr>
        <w:spacing w:line="360" w:lineRule="auto"/>
        <w:jc w:val="both"/>
        <w:rPr>
          <w:rFonts w:ascii="Montserrat" w:hAnsi="Montserrat"/>
          <w:color w:val="808080"/>
          <w:sz w:val="24"/>
        </w:rPr>
      </w:pP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 xml:space="preserve">Note: At this point, given Phoenix's age, it is more appropriate to establish her as an academy prep student, on her way to the academy itself, at which point she would become a licensed psionic with an obligatory eight-year tour in the Psionic Corps. </w:t>
      </w:r>
    </w:p>
    <w:p w:rsidR="00961472" w:rsidRPr="00AF3F86" w:rsidRDefault="00961472">
      <w:pPr>
        <w:spacing w:line="360" w:lineRule="auto"/>
        <w:jc w:val="both"/>
        <w:rPr>
          <w:rFonts w:ascii="Montserrat" w:hAnsi="Montserrat"/>
          <w:color w:val="0000FF"/>
          <w:sz w:val="24"/>
        </w:rPr>
      </w:pPr>
    </w:p>
    <w:p w:rsidR="00961472" w:rsidRPr="00AF3F86" w:rsidRDefault="00961472">
      <w:pPr>
        <w:spacing w:line="360" w:lineRule="auto"/>
        <w:jc w:val="both"/>
        <w:rPr>
          <w:rFonts w:ascii="Montserrat" w:hAnsi="Montserrat"/>
          <w:color w:val="808080"/>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br w:type="page"/>
        <w:t>CHAPTER</w:t>
      </w:r>
    </w:p>
    <w:p w:rsidR="00961472" w:rsidRPr="00AF3F86" w:rsidRDefault="00961472">
      <w:pPr>
        <w:spacing w:line="360" w:lineRule="auto"/>
        <w:jc w:val="both"/>
        <w:rPr>
          <w:rFonts w:ascii="Montserrat" w:hAnsi="Montserrat"/>
          <w:sz w:val="24"/>
        </w:rPr>
      </w:pPr>
      <w:r w:rsidRPr="00AF3F86">
        <w:rPr>
          <w:rFonts w:ascii="Montserrat" w:hAnsi="Montserrat"/>
          <w:sz w:val="24"/>
        </w:rPr>
        <w:t>01</w:t>
      </w:r>
      <w:r w:rsidRPr="00AF3F86">
        <w:rPr>
          <w:rFonts w:ascii="Montserrat" w:hAnsi="Montserrat"/>
          <w:sz w:val="24"/>
        </w:rPr>
        <w:tab/>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Thunder rolled menacingly through the trees, echoing in the depths of Phoenix Ember Morgan's belly. She smiled at the odd sensation. Leaves danced in the wind as the storm rolled majestically on its back. Clouds loomed heavy overhead, stained silver and black as they swallowed the sun. The promise of violence from the sky sat perfectly with her mood as she walked down the road. It had been an hour since she left the campus and set out to calm her thoughts. Instead, her mind had quickened with the approaching storm, wild impulses flickering through the misty depths of her mind. Her sensual smile turned into a hard grin. </w:t>
      </w:r>
    </w:p>
    <w:p w:rsidR="00961472" w:rsidRPr="00AF3F86" w:rsidRDefault="00961472">
      <w:pPr>
        <w:spacing w:line="360" w:lineRule="auto"/>
        <w:jc w:val="both"/>
        <w:rPr>
          <w:rFonts w:ascii="Montserrat" w:hAnsi="Montserrat"/>
          <w:sz w:val="24"/>
        </w:rPr>
      </w:pPr>
      <w:r w:rsidRPr="00AF3F86">
        <w:rPr>
          <w:rFonts w:ascii="Montserrat" w:hAnsi="Montserrat"/>
          <w:sz w:val="24"/>
        </w:rPr>
        <w:tab/>
      </w:r>
      <w:r w:rsidRPr="00AF3F86">
        <w:rPr>
          <w:rFonts w:ascii="Montserrat" w:hAnsi="Montserrat"/>
          <w:i/>
          <w:sz w:val="24"/>
        </w:rPr>
        <w:t xml:space="preserve">Is it really too much to ask to be left alone? </w:t>
      </w:r>
    </w:p>
    <w:p w:rsidR="00961472" w:rsidRPr="00AF3F86" w:rsidRDefault="00961472">
      <w:pPr>
        <w:spacing w:line="360" w:lineRule="auto"/>
        <w:jc w:val="both"/>
        <w:rPr>
          <w:rFonts w:ascii="Montserrat" w:hAnsi="Montserrat"/>
          <w:sz w:val="24"/>
        </w:rPr>
      </w:pPr>
      <w:r w:rsidRPr="00AF3F86">
        <w:rPr>
          <w:rFonts w:ascii="Montserrat" w:hAnsi="Montserrat"/>
          <w:sz w:val="24"/>
        </w:rPr>
        <w:tab/>
      </w:r>
      <w:r w:rsidRPr="00AF3F86">
        <w:rPr>
          <w:rFonts w:ascii="Montserrat" w:hAnsi="Montserrat"/>
          <w:i/>
          <w:sz w:val="24"/>
        </w:rPr>
        <w:t xml:space="preserve">Obviously it is, </w:t>
      </w:r>
      <w:r w:rsidRPr="00AF3F86">
        <w:rPr>
          <w:rFonts w:ascii="Montserrat" w:hAnsi="Montserrat"/>
          <w:sz w:val="24"/>
        </w:rPr>
        <w:t xml:space="preserve">she told herself a moment later, as she sensed someone turning onto the road behind her. Phoenix was used to being followed. She was used to the uncanny pressure that even the most circumspect pursuer created in her mind. As usual, the person following her was not alone. This one was working with a partner, and the two were so coordinated they had to be communicating with each other. The way the two presences she felt would fall periodically into a resonant state suggested telepathic contact. That only made the game more interesting. It was almost to be expected.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When the pressure of unfamiliar minds alerted her to the commencement of a student orientation tour, Phoenix had silently withdrawn from the campus. Her retreat became more pointed when she sensed a weight of attention focused too keenly on her. The minds were unfamiliar to her, guarded like those of her regular observers. Her initial assumption had been that she had been pointed out to a visiting active's keepers. It would explain the strangers' interest in tracking her down.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Phoenix had set out to lose her unwanted admirers—if indeed that was what they were. She had left the campus and cut through the streets of the surrounding community. She did not expect members of a security detail to abandon their charge to pursue her, but these strangers did not seem to give the tour a second thought. Perhaps it was just a coincidence that they had approached during orientation. It was difficult to read their minds, being limited to passive perception, but she had picked up enough to know that her pursuers were disciplined and motivated by a sense of duty. If they were not part of another active's entourage, they might be recent additions to the campus security force or even new agents in her own security detail.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In the latter case, however, she ought to have been introduced to them before they were fielded. Their silent coordination prompted her to revise her opinion. They could be actives, like herself.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Phoenix did not bother to ask herself what their interest in her might be. Despite her age, at least in certain circles, she had a reputation as distinctive as her appearance—if not quite as appealing. Whoever the strangers were, their minds were extremely disciplined. Apart from broadcasting their interest in her, their thoughts remained unreadable. Fortunately, she did not really need to read their minds to get a taste of their intentions. The flavor of their minds was unusual, evincing the qualities of recognition and attraction overlaying quiet depths of intrigue and concern.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They were also very good at staying out of sight. On the winding road she walked, her shadow could slip behind a tree as quickly as she could turn around. The two had dropped back once she had left behind the populated streets, but they had remained steadfastly on her tail. By this point, they knew she was sensing them, and she was certain that they were tracking her with equally enhanced sensed. Unless she made an effort to perceive them actively, she could not know who or what they really were, nor could she initiate any action against them or retaliate quickly to any initiative on their part.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Of course, she did not dare to initiate any sort of engagement. Within the planetary spheres of the Solar Alliance, psionic assets were strictly regulated. It was not illegal to be psionic.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Not precisely.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It was simply against the law for a psionic to use her abilities without a license. A typical civilian license could be obtained by any psionic who could demonstrate restraint, precision and discretion in the control of her ability, and comprehension of the rules and restrictions governing Class I Psionic Activity. Phoenix had a Class II license, and expected her pursuers to be at least that, if not Class III. Anyone who took an undue interest in her would know that her ability far outstripped the classification scheme. It would be foolish to send anyone after her without that order of potential, and only a fool would welcome orders authorizing its use against her.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Of course, it was not necessary to use that kind of power against her. A sufficient show of force and her own paranoia made a much better weapon. Anyone truly interested in doing her in only had to trick her into exceeding her own license.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Phoenix frowned. She had been in the Avatar Program too long. A little bit of paranoia was to be expected of anyone raised in the psionic reservation system. Her experience in the Avatar Program had all but convinced her that someone was out to punch her ticket, however. It was not entirely her fault. Or, perhaps it was. It had been roughly ten years ago, but no one had forgotten her reaction to her mother's death. No one had been injured, and the complex had been rebuilt almost as quickly as her mind had torn it down.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Phoenix stumbled to a halt.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It always happened like that. She still ached at the thought of her mother, and no matter how careful she was, her mind would wander right back to the memory of that day as soon as she became distracted or lowered her guard. Phoenix's eyes had snapped shut in pain, and it took her a few moments to blink away the tears that had welled up.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As her vision cleared, she realized that her mind had tricked her twice. While she was preoccupied with the presence of her silent pursuers, her feet had led her back to the last place she had seen her mother alive with her own eyes. Phoenix debated silently whether or not to turn onto the path leading to her mother's private estate. It was a large property, and the grounds had been the haven of her childhood. There were so many things she had not seen in the intervening years. It was not as if the house or property could be any more haunted than she already was. </w:t>
      </w:r>
    </w:p>
    <w:p w:rsidR="00961472" w:rsidRPr="00AF3F86" w:rsidRDefault="00961472">
      <w:pPr>
        <w:spacing w:line="360" w:lineRule="auto"/>
        <w:jc w:val="both"/>
        <w:rPr>
          <w:rFonts w:ascii="Montserrat" w:hAnsi="Montserrat"/>
          <w:sz w:val="24"/>
        </w:rPr>
      </w:pPr>
      <w:r w:rsidRPr="00AF3F86">
        <w:rPr>
          <w:rFonts w:ascii="Montserrat" w:hAnsi="Montserrat"/>
          <w:sz w:val="24"/>
        </w:rPr>
        <w:tab/>
        <w:t>Why had she waited even this long before visiting?</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Phoenix took a calming breath and reminded herself that one of her main reasons for applying to the academy was because of its proximity to her childhood home. Once she had settled into the dorm, however, she began to have second thoughts. After all this time, did she really want to lay her mother's ghost to rest? Could she? In spite of all that had been learned about psionics in the past few generations, there was still so much that no one knew about the mind. The ghost of her mother was a mystery that had challenged Phoenix for almost a decade. Phoenix did not really mind being haunted by her mother, but the questions of how and why tortured her, for she feared she understood the cause only too well.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Her feet decided for her, carrying her through the front gate and down the main path. Whatever she had been afraid of, Phoenix was not afraid to confront her mother's ghost. She simply wished for some way to do so without being forced to confront her self. As she approached the house, she paused and sent out a warning. This was sacred ground to her, and pursuers, whatever their intentions, were not welcome. A licensed psionic was free to do whatever she pleased in the privacy of her own home. As long as her influence did not extend beyond the bounds of her legal property, her mind had free reign. Phoenix did not hesitate to remind her pursuers of that.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Phoenix sensed the presence at the foot of the path behind her, pausing as the wind and dancing leaves all visibly stilled. The second presence joined the first to observe the leaves hovering silently in the grip of Phoenix's mind. They watched as she swiftly sorted through the collection of animate and inanimate material, and released the birds and forest creatures from the static matrix of her psychokinetic field. Once she was certain she had made her point, she relaxed her grip and allowed nature to run its course. The wind could blow, and the rain could fall, and bodies could pass as before, but only at her indulgence. Phoenix was actively asserting herself within the sphere of her mother's estate, and no one she knew had the power to challenge her once she was so aroused.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Phoenix was not surprised that the pair simply stood at the edge of her mind's envelope and waited.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She shrugged, and focused her attention on the grounds around her. Her pulse and breathing had unconsciously quickened as she advanced on the house. That had nothing to do with the use of her psi, and everything to do with the dreadful and delighted anticipation of where she already knew she was going. Her face became flushed and damp, and her limbs began to tremble as she tried to slow her approach. It had been nine years, but she still did not think she was ready for this.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Swallowing hard, she managed to stop and turn around.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For a moment, one of her secret fears returned to her. Could her patrons, her masters and mentors, know her dark secret? Was this some kind of test? Were those two strangers deliberately herding her here to this confrontation?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Her temperature abruptly dropped, and her skin prickled with goose bumps. If they did know, she was in danger. There were several kinds of danger that evolved from such an understanding of her past. If her masters had set this up, if this was any kind of test at all, it was not a test of self-control. If they knew, and had arranged this, it could only be because they were certain she would fail—because she was intended to fail. Her psyche had been studied in detail, mapped and analyzed to the point where her sanity had frayed. If they wanted to provoke her, to make her give them an excuse to take her out, they would know exactly how to do it. This was nothing like looking in the mirror and seeing her mother's face. Everyone saw the resemblance there. If she went to the house and saw her mother there, it would prove her suspicions about what had really happened that day. She did not know how she would react to that, but she did have a basis of comparison.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Phoenix tried to take a deep breath, feeling the part world she had taken absolute control over, and forced herself to relinquish her grip. No one had ever realized how much power she had unconsciously wielded as a child. No one had noticed her taking the complex into her mind as the final moments of her mother's life played out in the depths of space. No one had been prepared for the world to shatter when her mind was struck with the blow of her mother's death. If she had not channeled most of her power to her mother, in her last desperate defense, her grip could easily have encompassed the world, and the world would have shattered as easily as the three hundred acre research campus.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Phoenix stood there panting and shuddering as she considered the course of her thoughts. It was all supposition, and the basic assumption was itself too dangerous to consider. She could not afford to believe that her secret was known. What she knew about that day, that terrible moment, was instinctive, intuitive, a flash of understanding as the memory played through her. She had never dared to think it, to frame it in concepts that another mind could recognize. Her guilt was perceived as survivor's guilt. There was no way for anyone to suspect. </w:t>
      </w:r>
      <w:r w:rsidRPr="00AF3F86">
        <w:rPr>
          <w:rFonts w:ascii="Montserrat" w:hAnsi="Montserrat"/>
          <w:i/>
          <w:iCs/>
          <w:sz w:val="24"/>
        </w:rPr>
        <w:t>Who would conceive of it on her own?</w:t>
      </w:r>
      <w:r w:rsidRPr="00AF3F86">
        <w:rPr>
          <w:rFonts w:ascii="Montserrat" w:hAnsi="Montserrat"/>
          <w:sz w:val="24"/>
        </w:rPr>
        <w:t xml:space="preserve"> Phoenix had never heard of anything like what feared she had done.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Phoenix managed to get a hold of herself as the realization settled in. If her masters knew, they probably would not even bother with an excuse. They would not want to risk provoking another episode like that again. They would use the resources at their disposal to get her in her sleep. She would never have a warning, if it came to that. But, every moment she was alive she was assured that they did not know and that she was safe.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Just the same, Phoenix found herself profoundly curious about the two who had followed her. She focused her eyes back on the trail and looked at them. Phoenix straightened her spine as she realized that they had come into view and were approaching her. They must have taken the dismissal of her psychokinetic field as an invitation to approach. She quickly schooled her features. Her face looked calm and mildly curious as they came to a halt in front of her.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As hard as it was to compose herself before they got a good look at her, she struggled harder to maintain her poise as she realized the pair were not human. An uninformed observer would have mistaken them for human, but Phoenix had seen angels before. Recognizing them, she no longer needed to ask them what their interest in her was. </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t>*</w:t>
      </w:r>
      <w:r w:rsidRPr="00AF3F86">
        <w:rPr>
          <w:rFonts w:ascii="Montserrat" w:hAnsi="Montserrat"/>
          <w:sz w:val="24"/>
        </w:rPr>
        <w:tab/>
        <w:t>*</w:t>
      </w: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A breeze teased the scent of new rain about the room. She knelt within the cozy sphere of illumination cast by an antique lamp on the low table. Apart from that, the old house was steeped in shadows. She was savoring the last bite of her meal as twilight deepened the evening sky. Setting the bowl down on the table, her hand paused. She noticed the strange hesitation—the chopsticks in her fingers hovering at the rim of the bowl—as a sudden thrill darted up her spine to snarl at the nape of her neck. Purely out of habit, she disguised the betraying hesitation by deftly aligning the slender utensils in a chord intersecting ninety degrees of arc along the rim of the bowl.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Rising from the cushion, she glided over to the sideboard, gathered tea settings for two, and fetched the pot from the hot plate. As she was setting the tray down, she heard the front door open and shut. </w:t>
      </w:r>
    </w:p>
    <w:p w:rsidR="00961472" w:rsidRPr="00AF3F86" w:rsidRDefault="00961472">
      <w:pPr>
        <w:spacing w:line="360" w:lineRule="auto"/>
        <w:jc w:val="both"/>
        <w:rPr>
          <w:rFonts w:ascii="Montserrat" w:hAnsi="Montserrat"/>
          <w:sz w:val="24"/>
        </w:rPr>
      </w:pPr>
      <w:r w:rsidRPr="00AF3F86">
        <w:rPr>
          <w:rFonts w:ascii="Montserrat" w:hAnsi="Montserrat"/>
          <w:sz w:val="24"/>
        </w:rPr>
        <w:tab/>
        <w:t>A brief wind cut through the house, peppering her with droplets and dancing against the paddles of the wind chimes, conjuring a delicate rain of notes to welcome her unannounced visitor.</w:t>
      </w:r>
    </w:p>
    <w:p w:rsidR="00961472" w:rsidRPr="00AF3F86" w:rsidRDefault="00961472">
      <w:pPr>
        <w:spacing w:line="360" w:lineRule="auto"/>
        <w:jc w:val="both"/>
        <w:rPr>
          <w:rFonts w:ascii="Montserrat" w:hAnsi="Montserrat"/>
          <w:sz w:val="24"/>
        </w:rPr>
      </w:pPr>
      <w:r w:rsidRPr="00AF3F86">
        <w:rPr>
          <w:rFonts w:ascii="Montserrat" w:hAnsi="Montserrat"/>
          <w:sz w:val="24"/>
        </w:rPr>
        <w:tab/>
        <w:t>"Phoenix?" a man's voice called softly from the shadows. He slipped out of his jacket and hung it on a hook inside the door. His footsteps approached from the foyer. "Am I interrupting?" he asked as he entered the room, pausing outside the fall of light.</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She shrugged, responding to the question he was really asking, "I have remembered as much as I can stand. And then some." Alan Eric O'Neal had lost a wife and lover when she lost her mother. She knew he understood. She met his eyes, even though they were obscured by shadow. "Did it really take this long to track me down, or did you hope I might come looking for you if you waited long enough before 'finding' me?" she asked, rhetorically.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It surprised her that it came out sounding so bitter. She had no business making that kind of comment. This was the first time she had bothered to come home herself. She had been seven years old when her mother died—when the trauma ignited her latent psionics and forced her to share her death. He was not her biological father, but he had come with her when the discovery of her awakened abilities forced her relocation to a psionic reservation. She had no idea if he had ever paid their old home a visit, and she found herself hoping she had not forced him to it unprepared. When he offered no comment, she slipped away from the table and pulled a hot towel out of the warmer. </w:t>
      </w:r>
    </w:p>
    <w:p w:rsidR="00961472" w:rsidRPr="00AF3F86" w:rsidRDefault="00961472">
      <w:pPr>
        <w:spacing w:line="360" w:lineRule="auto"/>
        <w:jc w:val="both"/>
        <w:rPr>
          <w:rFonts w:ascii="Montserrat" w:hAnsi="Montserrat"/>
          <w:sz w:val="24"/>
        </w:rPr>
      </w:pPr>
      <w:r w:rsidRPr="00AF3F86">
        <w:rPr>
          <w:rFonts w:ascii="Montserrat" w:hAnsi="Montserrat"/>
          <w:sz w:val="24"/>
        </w:rPr>
        <w:tab/>
        <w:t>Stepping back into the pool of light, she continued politely, "Please, come in, have a seat. I'm sure you have had a long walk. I have made tea, if you would like."</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He sensed the change in her manner and accepted the invitation gracefully. Stepping forward, he accepted the towel from her outstretched hand, savoring the heat on his face and hands. He settled onto a cushion, one leg tucked in, the other stretched under the low table to spare his knees. She folded gracefully into an accustomed kneel and poured for them. He accepted his cup with quiet thanks, content for the moment to absorb another measure of warmth through his hands.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She sipped from her cup, peering at him through a veil of steam. He wore a dress-down uniform, which told her he was back on active duty. She had not expected that. From his insignia she discovered he had attained the rank of captain. It would be child's play to sift his thoughts for the news he brought, but she had been too well trained to dare such a gross invasion of privacy. The same would not apply to surface thoughts, as they tended to invade her mind from all points—like a constant bath of light. Instead, she questioned him softly about his walk and the inconvenient timing of the downpour. </w:t>
      </w:r>
    </w:p>
    <w:p w:rsidR="00961472" w:rsidRPr="00AF3F86" w:rsidRDefault="00961472">
      <w:pPr>
        <w:spacing w:line="360" w:lineRule="auto"/>
        <w:jc w:val="both"/>
        <w:rPr>
          <w:rFonts w:ascii="Montserrat" w:hAnsi="Montserrat"/>
          <w:sz w:val="24"/>
        </w:rPr>
      </w:pPr>
      <w:r w:rsidRPr="00AF3F86">
        <w:rPr>
          <w:rFonts w:ascii="Montserrat" w:hAnsi="Montserrat"/>
          <w:sz w:val="24"/>
        </w:rPr>
        <w:tab/>
        <w:t>He smiled, expressing mixed ire and wonder at the elemental display. "I don't mind. You start to miss the wind and rain after a couple of months of ship-board duty," he confessed. He gazed into the middle distance after that thought and then folded the towel in his lap with a sigh.</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"Which reminds me," he added as his train of thought intersected the matter that had brought him, "I picked up your mail." He looked at her with sudden sobriety. She held his eyes for a moment and then nodded slightly for him to continue. "Phoenix Ember Morgan," he smiled, drawing the long envelope from the inside pocket of his tunic, "let me be the first to congratulate you."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She accepted the archaic document, breaking the wax seal and quickly scanning the text. </w:t>
      </w:r>
    </w:p>
    <w:p w:rsidR="00961472" w:rsidRPr="00AF3F86" w:rsidRDefault="00961472">
      <w:pPr>
        <w:spacing w:line="360" w:lineRule="auto"/>
        <w:jc w:val="both"/>
        <w:rPr>
          <w:rFonts w:ascii="Montserrat" w:hAnsi="Montserrat"/>
          <w:sz w:val="24"/>
        </w:rPr>
      </w:pPr>
      <w:r w:rsidRPr="00AF3F86">
        <w:rPr>
          <w:rFonts w:ascii="Montserrat" w:hAnsi="Montserrat"/>
          <w:sz w:val="24"/>
        </w:rPr>
        <w:tab/>
        <w:t>"Naturally, I don't know what it says, but I know how the Project works. They want you working for them as soon as possible. I'm sure they pushed to get you accepted into the academy as soon as you submitted your application. They anticipated you would return to your childhood home as soon as you could leave the reservation," he stated. "I suspect you already knew this, though," he added, giving the darkened room a glance. He held her eyes with his as he asked, "What did they give you?" He maintained eye contact as he finally took a sip of his tea.</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She took a deep breath, held it for a short count, and then said, "It's pretty much what I asked for. Psi Corps Officer Candidate Training, Naval Service Branch. I can't believe it. Eight years of freedom," she sighed. A few years ago, she had been less than pleased to learn that, as a psionic, she was required to enlist in the psionic corps and serve a minimum of eight years in one of the military branches. At least, if she wanted to earn her license to practice psionics outside of military or reservation jurisdiction, she noted. Phoenix needed that license. She did not care to think about the alternative. Her attitude changed when she was still in her first form at academy prep school. That was when the psi corps discovered that she was a full spectrum, Class III active.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Sparing seven thousand pages of technical language, that meant there was very little she could not do if she really put her mind to it. In a heartbeat she was drafted—like her mother before her—into the Avatar Program. She did not have a lot of positive things to say about that, so she did not even bother to try. By comparison, she considered the Navy to be Paradise. "I wonder if I still remember how to dream?" she murmured to herself.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Her father coughed, almost choking on his tea. Alan O'Neal understood her comment far better than he should have. She blushed as she realized it.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She stared at him hard and asked, "I suppose you heard about that little scandal?"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Her blunt approach caught him off guard. He looked up at her, and again started coughing to hide his laughter. At least this time he did not have a mouthful of tea to complicate things. By the time he regained his composure, he still had not figured out a way to address it delicately. She assumed that he did indeed know what had happened.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Neither of them needed to mention it, but the gist of it was simple. A girl's mind could play tricks on her, and during adolescence a girl could dream some pretty interesting dreams. Not that it was a problem, that sort of thing was perfectly natural. Of course she was a full spectrum psionic, so it should hardly be surprising that some of her dreams had taken on their own reality. Everyone who witnessed or found out about it had an opinion—weird, kinky, perverted, funny.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On the other hand, her supervisors took the "man of her dreams" to be a sign that she had dangerously inadequate control over her powers. The Aegis Security Intelligence Agency, in charge of the Avatar Project, was not one of those agencies that used words like 'termination' euphemistically. She got that message with perfect clarity.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Her thoughts must have appeared on her face. He knew her well enough to pick up on them without being psychic. </w:t>
      </w:r>
    </w:p>
    <w:p w:rsidR="00961472" w:rsidRPr="00AF3F86" w:rsidRDefault="00961472">
      <w:pPr>
        <w:spacing w:line="360" w:lineRule="auto"/>
        <w:jc w:val="both"/>
        <w:rPr>
          <w:rFonts w:ascii="Montserrat" w:hAnsi="Montserrat"/>
          <w:sz w:val="24"/>
        </w:rPr>
      </w:pPr>
      <w:r w:rsidRPr="00AF3F86">
        <w:rPr>
          <w:rFonts w:ascii="Montserrat" w:hAnsi="Montserrat"/>
          <w:sz w:val="24"/>
        </w:rPr>
        <w:tab/>
        <w:t>"Phoenix..." he began, but he paused to reconsider, dabbing at his shirtfront with the towel. As he sopped up the puddles on the table, she poured him some more tea. "They're just people," he began again, "People make mistakes, and sometimes other people get hurt. Are you ever going to let it go? What do they have to do for you to forgive them?"</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She did not know how to answer. She did not think her father understood what she was upset about. Or maybe he understood too well. He had seen where her thoughts were leading. Her mother. Her death had awakened Phoenix to the true nature of the Avatar Project. She had come to terms with everything except the lies. Once she knew what was really going on, she realized what a brilliant solution the Avatar Project was to the problem of emerging psionics. Unfortunately, it was first necessary to discover that the life she had lived up to that point had been a carefully fabricated lie. Her mother had served in Navy uniform, but her commission had not been in the Navy.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Phoenix had been in her mind, in telepathic contact, when her mother died. She learned things at that moment which contradicted hundreds of assumptions she held dear about life. She was too aware of the truth when the government came in with the lies and cover-ups it used to soothe loved ones past the death of an operative. When she blew up over that, she wound up living on the reservation where she was suckered into another lie. The reservation had been perfect. It ought to have been, the whole society had been carefully developed as a way to control psionics—a cunningly crafted illusion that shattered as soon as she left her home reservation to enter the academy prep school.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She wondered why it continued to bother her so much. </w:t>
      </w:r>
    </w:p>
    <w:p w:rsidR="00961472" w:rsidRPr="00AF3F86" w:rsidRDefault="00961472">
      <w:pPr>
        <w:spacing w:line="360" w:lineRule="auto"/>
        <w:jc w:val="both"/>
        <w:rPr>
          <w:rFonts w:ascii="Montserrat" w:hAnsi="Montserrat"/>
          <w:sz w:val="24"/>
        </w:rPr>
      </w:pPr>
      <w:r w:rsidRPr="00AF3F86">
        <w:rPr>
          <w:rFonts w:ascii="Montserrat" w:hAnsi="Montserrat"/>
          <w:sz w:val="24"/>
        </w:rPr>
        <w:tab/>
        <w:t>She could understand the government's reasons for creating and maintaining an invisible service branch. The Psionic Corps' primary purpose was to police psionics, and its affiliation with the military was mutually beneficial. Once the Psionic Corps had identified, tested and trained a psi, it turned her over to one of the three official service branches, and the military took responsibility for breaking her in and teaching her to play well with others. In the public mind, psionics was safe, a regulated byproduct of military augmentation. Would the common man feel safe around his psionic neighbor if he knew that the only thing holding her in check was the absolute conviction, instilled by her government, that the slightest abuse of her power would result in her instant and total annihilation?</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She could accept that. At least it was the truth. It was being lied to that she could not stand. The reason it was so hard to forgive them was because she knew that the lies had been justified.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At the moment, however, she was sort of avoiding the point. Deep inside she could not forgive them because she had let their fully justifiable fear, their frighteningly logical reasons and terrifyingly ruthless conviction, compel her to give up her dreams. If she could have admitted that, then she might have been able to face the fact that it was possible to give people too much power over her life.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 can't believe how long your hair has gotten," he interrupted her reverie. She flushed slightly, wondering how long a silence had passed. She looked up at him, her hand automatically going up to stroke the braid. She gave a shy smile as she encountered the warmth of his gaze.  "I am glad you decided not to cut it," he continued, seeing that he had her attention again. "It suits you that way. I remember your mother always wore her hair that way."  </w:t>
      </w:r>
    </w:p>
    <w:p w:rsidR="00961472" w:rsidRPr="00AF3F86" w:rsidRDefault="00961472">
      <w:pPr>
        <w:spacing w:line="360" w:lineRule="auto"/>
        <w:jc w:val="both"/>
        <w:rPr>
          <w:rFonts w:ascii="Montserrat" w:hAnsi="Montserrat"/>
          <w:sz w:val="24"/>
        </w:rPr>
      </w:pPr>
      <w:r w:rsidRPr="00AF3F86">
        <w:rPr>
          <w:rFonts w:ascii="Montserrat" w:hAnsi="Montserrat"/>
          <w:sz w:val="24"/>
        </w:rPr>
        <w:tab/>
        <w:t>"Really?" she echoed inquisitively. "I wasn't sure. I think she taught it to me right here. I don't really remember, it just sort of came back to me as I was sitting here," she pointed out. "Do you miss her?" she asked.</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"There's a lot of old memories tucked away in here," he deflected. "You had a positive genius for getting into mischief," he laughed. "There were days when you almost frightened your poor mother to death."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She opened her mouth to comment on that and he stared her down.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"It's a shame you waited so long to come back here," he criticized with a level gaze. She bit her lip. He leaned back and closed his eyes as if in deep contemplation and went on, "Do you remember the time you ran away?" he asked.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She could hardly have forgotten, she had gotten herself into such a fit over something that she tore out of the house one evening and got thoroughly lost. She wandered the island for several days before she was found and brought back home. </w:t>
      </w:r>
    </w:p>
    <w:p w:rsidR="00961472" w:rsidRPr="00AF3F86" w:rsidRDefault="00961472">
      <w:pPr>
        <w:spacing w:line="360" w:lineRule="auto"/>
        <w:jc w:val="both"/>
        <w:rPr>
          <w:rFonts w:ascii="Montserrat" w:hAnsi="Montserrat"/>
          <w:sz w:val="24"/>
        </w:rPr>
      </w:pPr>
      <w:r w:rsidRPr="00AF3F86">
        <w:rPr>
          <w:rFonts w:ascii="Montserrat" w:hAnsi="Montserrat"/>
          <w:sz w:val="24"/>
        </w:rPr>
        <w:tab/>
        <w:t>"That was when your mother took you to meet your real father. She told me you had been a holy terror the entire trip home. When I asked her what you were all worked up about she said it was over something you felt had been left behind. Do you even remember that time?"</w:t>
      </w:r>
    </w:p>
    <w:p w:rsidR="00961472" w:rsidRPr="00AF3F86" w:rsidRDefault="00961472">
      <w:pPr>
        <w:spacing w:line="360" w:lineRule="auto"/>
        <w:jc w:val="both"/>
        <w:rPr>
          <w:rFonts w:ascii="Montserrat" w:hAnsi="Montserrat"/>
          <w:sz w:val="24"/>
        </w:rPr>
      </w:pPr>
      <w:r w:rsidRPr="00AF3F86">
        <w:rPr>
          <w:rFonts w:ascii="Montserrat" w:hAnsi="Montserrat"/>
          <w:sz w:val="24"/>
        </w:rPr>
        <w:tab/>
        <w:t>"Vaguely," she murmured. She rubbed a thoughtful finger over her lips. "Why?" she prompted. "Is that the reason I ran away? To 'go back to Angel Colony' to get my—whatever it was—back?" she smiled and shook her head at the notion. "I guess she was a bit too young to grasp the concept of interstellar travel. Wish I could remember what it was that was so important. I wonder if it was worth the three weeks I spent in the hospital with pneumonia. Can you remember what it was?"</w:t>
      </w:r>
    </w:p>
    <w:p w:rsidR="00961472" w:rsidRPr="00AF3F86" w:rsidRDefault="00961472">
      <w:pPr>
        <w:spacing w:line="360" w:lineRule="auto"/>
        <w:jc w:val="both"/>
        <w:rPr>
          <w:rFonts w:ascii="Montserrat" w:hAnsi="Montserrat"/>
          <w:sz w:val="24"/>
        </w:rPr>
      </w:pPr>
      <w:r w:rsidRPr="00AF3F86">
        <w:rPr>
          <w:rFonts w:ascii="Montserrat" w:hAnsi="Montserrat"/>
          <w:sz w:val="24"/>
        </w:rPr>
        <w:tab/>
        <w:t>He smiled and shook his head in apology. "Sorry, your mother didn't say." He fished a pack of cigarettes out of his pocket and looked to her for permission. She stood up and led him out onto porch that bounded the atrium. He lit one of the filthy things and took a couple of deep drags before resuming. "I am sure it meant the world to you. If it had been possible for you to walk to Angel Colony, I am certain you would have. Even when you were sick, it was hard to stop you. They had to keep you strapped down or you would slip out of bed and tear off again. You didn't talk to your mother for months after you got better. If she were still with us, I am sure she would remember it like it was yesterday," he fell silent for a few minutes, then turned to make eye contact. "The last time I saw her was right here in this garden. She was standing right there, where you are standing now. She was shipping out the next morning, but my leave had already ended, so I was just on my way out." He took another deep pull on his cigarette, "We really didn't have time to talk. I snuck up, tugged on her braid..."</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"She always hated it when you did that."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 gave her a kiss..." he shot a glare at her. Leaning in, he squirted a burst of thought as subtext, </w:t>
      </w:r>
      <w:r w:rsidRPr="00AF3F86">
        <w:rPr>
          <w:rFonts w:ascii="Montserrat" w:hAnsi="Montserrat"/>
          <w:i/>
          <w:iCs/>
          <w:sz w:val="24"/>
        </w:rPr>
        <w:t>Yes she did, which was why she loved it. Your mother had a quick temper, and a tendency to cry when she was saying goodbye.</w:t>
      </w:r>
      <w:r w:rsidRPr="00AF3F86">
        <w:rPr>
          <w:rFonts w:ascii="Montserrat" w:hAnsi="Montserrat"/>
          <w:sz w:val="24"/>
        </w:rPr>
        <w:t xml:space="preserve"> He had continued speaking without virtually no pause, "...and then ran for the hills while she threw rocks after me." </w:t>
      </w:r>
    </w:p>
    <w:p w:rsidR="00961472" w:rsidRPr="00AF3F86" w:rsidRDefault="00961472">
      <w:pPr>
        <w:spacing w:line="360" w:lineRule="auto"/>
        <w:jc w:val="both"/>
        <w:rPr>
          <w:rFonts w:ascii="Montserrat" w:hAnsi="Montserrat"/>
          <w:sz w:val="24"/>
        </w:rPr>
      </w:pPr>
      <w:r w:rsidRPr="00AF3F86">
        <w:rPr>
          <w:rFonts w:ascii="Montserrat" w:hAnsi="Montserrat"/>
          <w:sz w:val="24"/>
        </w:rPr>
        <w:tab/>
        <w:t>Phoenix stared at him wide eyed at that. He winked, and gave a quick jerk on her braid. "I hope some of them hit," she growled.</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He straightened again, turned a flat look in her direction and said, "I would have been thrilled if some of them hadn't." </w:t>
      </w:r>
    </w:p>
    <w:p w:rsidR="00961472" w:rsidRPr="00AF3F86" w:rsidRDefault="00961472">
      <w:pPr>
        <w:spacing w:line="360" w:lineRule="auto"/>
        <w:jc w:val="both"/>
        <w:rPr>
          <w:rFonts w:ascii="Montserrat" w:hAnsi="Montserrat"/>
          <w:sz w:val="24"/>
        </w:rPr>
      </w:pPr>
      <w:r w:rsidRPr="00AF3F86">
        <w:rPr>
          <w:rFonts w:ascii="Montserrat" w:hAnsi="Montserrat"/>
          <w:sz w:val="24"/>
        </w:rPr>
        <w:tab/>
        <w:t>All at once Phoenix started laughing. She turned an incredulous look on him as he calmly puffed away. She ran her hands over her hair and gazed into the garden rain. She contemplated the past, and wondered what the future would bring. She had come to this place trying to figure out how to say goodbye to a ghost. All of a sudden she realized she had it backwards. Why had she waited so long before dropping by to say hello?</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t>*</w:t>
      </w:r>
      <w:r w:rsidRPr="00AF3F86">
        <w:rPr>
          <w:rFonts w:ascii="Montserrat" w:hAnsi="Montserrat"/>
          <w:sz w:val="24"/>
        </w:rPr>
        <w:tab/>
        <w:t>*</w:t>
      </w: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Phoenix sat up in stark terror. From a deep slumber she had snapped wide-awake. There was no mistaking the sensation of a psi-damping field going up. Years of training had her diving into motion. She did not know what the threat was, but she was certain that friendly visitors would not ambush her in her bed in the wee hours of the morning. Unfortunately, her reflexes delivered her right into the hands of a man shaped shadow. That really scared her. Even with a damper, she could sense a mind's presence. The minds of her attackers were so disciplined that they almost merged into the shadows.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Strong arms clamped themselves around her, and she twisted like an otter to break free. </w:t>
      </w:r>
    </w:p>
    <w:p w:rsidR="00961472" w:rsidRPr="00AF3F86" w:rsidRDefault="00961472">
      <w:pPr>
        <w:spacing w:line="360" w:lineRule="auto"/>
        <w:jc w:val="both"/>
        <w:rPr>
          <w:rFonts w:ascii="Montserrat" w:hAnsi="Montserrat"/>
          <w:sz w:val="24"/>
        </w:rPr>
      </w:pPr>
      <w:r w:rsidRPr="00AF3F86">
        <w:rPr>
          <w:rFonts w:ascii="Montserrat" w:hAnsi="Montserrat"/>
          <w:sz w:val="24"/>
        </w:rPr>
        <w:tab/>
        <w:t>This was one of those moments when perception became acute and disjointed. A faint ambient light allowed her to make out the two men who had crept right up to the foot of her bed. At least that was the image she retained from that first instant of panic. As all of the following images collided in a jumble of movement, the strong smell of damp earth caught her attention—a breeze coming through the open window. A cold burn on her neck revealed the source of the mind-deadening field. She whipped around, prepared to make a break for it and barked out as loud as she could, "Lights!"</w:t>
      </w:r>
    </w:p>
    <w:p w:rsidR="00961472" w:rsidRPr="00AF3F86" w:rsidRDefault="00961472">
      <w:pPr>
        <w:spacing w:line="360" w:lineRule="auto"/>
        <w:jc w:val="both"/>
        <w:rPr>
          <w:rFonts w:ascii="Montserrat" w:hAnsi="Montserrat"/>
          <w:sz w:val="24"/>
        </w:rPr>
      </w:pPr>
      <w:r w:rsidRPr="00AF3F86">
        <w:rPr>
          <w:rFonts w:ascii="Montserrat" w:hAnsi="Montserrat"/>
          <w:sz w:val="24"/>
        </w:rPr>
        <w:tab/>
        <w:t>As commanded, the room's lights came up. The sudden brilliance blinded her assailants, but her own eyes, fresh from sleep, adjusted almost instantly. She kicked free from the first man, and threw herself out the window. She rolled forward in the air, and then straightened. Her timing was a bit off, so she hit the ground below her window with too much forward momentum. She tucked her shoulder and rolled to her feet. Running for all she was worth, she turned her attention to the collar around her neck. If she was lucky—</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She did not explode.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That was just how her mind interpreted the pulse of a neural disruptor. When the insane lightning storm in her head finally subsided, she was lying limp on the ground between two extremely average looking men. The older one could have been somebody's charming uncle, but from where she lay he was the personification of Death. There was no doubt who these two were. As she cursed herself, and wondered what she could have possibly done to bring the ASIA down on her, the elder man knelt beside her. He pressed his fingers to her wrist, and muttered softly, "Impressive. A lot better than I've seen in a long time." When he finished checking her pulse and pupil response, he stood and stepped out of her line of sight. She discovered her lingering paralysis as she tried in vain to follow his movements.  </w:t>
      </w:r>
    </w:p>
    <w:p w:rsidR="00961472" w:rsidRPr="00AF3F86" w:rsidRDefault="00961472">
      <w:pPr>
        <w:spacing w:line="360" w:lineRule="auto"/>
        <w:jc w:val="both"/>
        <w:rPr>
          <w:rFonts w:ascii="Montserrat" w:hAnsi="Montserrat"/>
          <w:sz w:val="24"/>
        </w:rPr>
      </w:pPr>
      <w:r w:rsidRPr="00AF3F86">
        <w:rPr>
          <w:rFonts w:ascii="Montserrat" w:hAnsi="Montserrat"/>
          <w:sz w:val="24"/>
        </w:rPr>
        <w:tab/>
        <w:t>Passing out was merciful.</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CHAPTER</w:t>
      </w:r>
    </w:p>
    <w:p w:rsidR="00961472" w:rsidRPr="00AF3F86" w:rsidRDefault="00961472">
      <w:pPr>
        <w:spacing w:line="360" w:lineRule="auto"/>
        <w:jc w:val="both"/>
        <w:rPr>
          <w:rFonts w:ascii="Montserrat" w:hAnsi="Montserrat"/>
          <w:sz w:val="24"/>
        </w:rPr>
      </w:pPr>
      <w:r w:rsidRPr="00AF3F86">
        <w:rPr>
          <w:rFonts w:ascii="Montserrat" w:hAnsi="Montserrat"/>
          <w:sz w:val="24"/>
        </w:rPr>
        <w:t>02</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Phoenix stared out the window, watching the world stream by through the tinted glass. Everything was gilded with crisp morning light. Her senses longed to embrace the sweet morning, but were filled instead with the musk and oil of beige leather upholstery, and the spice of men's cologne. Her hands fisted in her lap, torturing the brocade fabric of her skirt. Her eyes suddenly focused past the rush of scenery, fixating on the immobile clouds. The vast, unmoving sky only enhanced the sensation of a world in flux. She had been a fool to assume that she had seen the last of these terror trips. The long drive had given her plenty of time to dwell on the circumstances that had brought her to this disturbing pass. She did not think she had done anything wrong, but since when did that matter?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With ancient eyes in a child's face, she cast a quick glance at the two men who had abducted her from her mother's home on Puget Sound. Both of them remained unknown to her. In spite of a few hours traveling in their company, she had not learned much more than their names. The names they used around her, anyway. </w:t>
      </w:r>
    </w:p>
    <w:p w:rsidR="00961472" w:rsidRPr="00AF3F86" w:rsidRDefault="00961472">
      <w:pPr>
        <w:spacing w:line="360" w:lineRule="auto"/>
        <w:jc w:val="both"/>
        <w:rPr>
          <w:rFonts w:ascii="Montserrat" w:hAnsi="Montserrat"/>
          <w:sz w:val="24"/>
        </w:rPr>
      </w:pPr>
      <w:r w:rsidRPr="00AF3F86">
        <w:rPr>
          <w:rFonts w:ascii="Montserrat" w:hAnsi="Montserrat"/>
          <w:sz w:val="24"/>
        </w:rPr>
        <w:tab/>
        <w:t>She could feel them. Their awareness was a constant presence in her mind, two deep pools unmarred by the ripple of surface thoughts, denying her any clues as to the purpose or personality of either man. Nothing in their behavior gave her any clues to her fate. Not even their midnight ambush could be taken as an indication of threat. Aegis Security Intelligence Agents never approached a psionic casually. If a psi had even the slightest warning, it was almost impossible to subdue her.</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Phoenix had grown up with the prospect of execution hanging over her head. Questions had been raised in the past challenging her competence and discipline. She knew what would happen to her if those doubts were ever substantiated. Having awakened after her capture, Phoenix naturally assumed her watchdogs' masters wanted something from her before eliminating her.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As far as the establishment was concerned, she was simply an asset. A resource at their disposal, and if she failed to be a reliable asset, no government would have allowed her to exist. If her masters decided she was expendable, Phoenix would be terminated the instant she could be subdued.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She could no longer count the number of times she had been dragged away with no explanation, convinced that she had finally done something to convince her keepers to destroy her. Her compliance was her only means of defense. If she resisted, they would certainly destroy her, so she never did. If the walk to the gallows was a test, she had always passed it. If it ever turned out to be more than that, she doubted she would be given a chance to defend herself.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Who would notice if she never returned from this trip? Phoenix </w:t>
      </w:r>
      <w:r w:rsidRPr="00AF3F86">
        <w:rPr>
          <w:rFonts w:ascii="Montserrat" w:hAnsi="Montserrat"/>
          <w:i/>
          <w:sz w:val="24"/>
        </w:rPr>
        <w:t xml:space="preserve">was </w:t>
      </w:r>
      <w:r w:rsidRPr="00AF3F86">
        <w:rPr>
          <w:rFonts w:ascii="Montserrat" w:hAnsi="Montserrat"/>
          <w:sz w:val="24"/>
        </w:rPr>
        <w:t xml:space="preserve">an only child. Her father would notice her absence, but they had said their good-byes and parted company with the understanding that their respective duties would keep their paths from crossing for some time to come.  </w:t>
      </w:r>
    </w:p>
    <w:p w:rsidR="00961472" w:rsidRPr="00AF3F86" w:rsidRDefault="00961472">
      <w:pPr>
        <w:spacing w:line="360" w:lineRule="auto"/>
        <w:jc w:val="both"/>
        <w:rPr>
          <w:rFonts w:ascii="Montserrat" w:hAnsi="Montserrat"/>
          <w:sz w:val="24"/>
        </w:rPr>
      </w:pPr>
      <w:r w:rsidRPr="00AF3F86">
        <w:rPr>
          <w:rFonts w:ascii="Montserrat" w:hAnsi="Montserrat"/>
          <w:sz w:val="24"/>
        </w:rPr>
        <w:tab/>
        <w:t>Phoenix had been in this position often enough to know the unspoken rules. Her present companions were more than an escort. Once they had rendered her helpless, they took on the role of bodyguards. While she was still in academy prep, she could hardly go anywhere outside without their like. But, even though they protected her from the world at large, they were primarily there to protect the world at large from her. Unless she was told up front, she never knew where she was being taken until she arrived.</w:t>
      </w:r>
    </w:p>
    <w:p w:rsidR="00961472" w:rsidRPr="00AF3F86" w:rsidRDefault="00961472">
      <w:pPr>
        <w:spacing w:line="360" w:lineRule="auto"/>
        <w:jc w:val="both"/>
        <w:rPr>
          <w:rFonts w:ascii="Montserrat" w:hAnsi="Montserrat"/>
          <w:sz w:val="24"/>
        </w:rPr>
      </w:pPr>
      <w:r w:rsidRPr="00AF3F86">
        <w:rPr>
          <w:rFonts w:ascii="Montserrat" w:hAnsi="Montserrat"/>
          <w:sz w:val="24"/>
        </w:rPr>
        <w:tab/>
        <w:t>She turned her gaze back to the racing scenery.</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The only thing she knew for sure was that somebody important had plans for her. While that uninformative fact echoed uselessly in the back of her brain, she realized that the scenery was hauntingly familiar. New construction had erased the route her mother had taken every day, but there was no mistaking the Port of Tacoma. She wondered if it was just a coincidence that  her escort was taking her to the same spaceport where her mother worked for the interface project. </w:t>
      </w:r>
    </w:p>
    <w:p w:rsidR="00961472" w:rsidRPr="00AF3F86" w:rsidRDefault="00961472">
      <w:pPr>
        <w:spacing w:line="360" w:lineRule="auto"/>
        <w:jc w:val="both"/>
        <w:rPr>
          <w:rFonts w:ascii="Montserrat" w:hAnsi="Montserrat"/>
          <w:sz w:val="24"/>
        </w:rPr>
      </w:pPr>
      <w:r w:rsidRPr="00AF3F86">
        <w:rPr>
          <w:rFonts w:ascii="Montserrat" w:hAnsi="Montserrat"/>
          <w:sz w:val="24"/>
        </w:rPr>
        <w:tab/>
        <w:t>One of the men looked at her in the rearview mirror and said, in a flat voice, "We are almost there. Fifteen minutes in this traffic."</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Phoenix's eyes flicked up to meet his in the mirror. How odd that one of them should volunteer that kind of information. Vague as it was, the hint allowed her to confirm her suspicion. Looking away from him, Phoenix pressed for more information, "So we are headed to the spaceport. Are you taking me to ISP or am I being shipped off planet?" </w:t>
      </w:r>
    </w:p>
    <w:p w:rsidR="00961472" w:rsidRPr="00AF3F86" w:rsidRDefault="00961472">
      <w:pPr>
        <w:spacing w:line="360" w:lineRule="auto"/>
        <w:jc w:val="both"/>
        <w:rPr>
          <w:rFonts w:ascii="Montserrat" w:hAnsi="Montserrat"/>
          <w:sz w:val="24"/>
        </w:rPr>
      </w:pPr>
      <w:r w:rsidRPr="00AF3F86">
        <w:rPr>
          <w:rFonts w:ascii="Montserrat" w:hAnsi="Montserrat"/>
          <w:sz w:val="24"/>
        </w:rPr>
        <w:tab/>
        <w:t>"I'm afraid I couldn't say," he repeated himself for the hundredth time.</w:t>
      </w:r>
    </w:p>
    <w:p w:rsidR="00961472" w:rsidRPr="00AF3F86" w:rsidRDefault="00961472">
      <w:pPr>
        <w:spacing w:line="360" w:lineRule="auto"/>
        <w:jc w:val="both"/>
        <w:rPr>
          <w:rFonts w:ascii="Montserrat" w:hAnsi="Montserrat"/>
          <w:sz w:val="24"/>
        </w:rPr>
      </w:pPr>
      <w:r w:rsidRPr="00AF3F86">
        <w:rPr>
          <w:rFonts w:ascii="Montserrat" w:hAnsi="Montserrat"/>
          <w:sz w:val="24"/>
        </w:rPr>
        <w:tab/>
      </w:r>
      <w:r w:rsidRPr="00AF3F86">
        <w:rPr>
          <w:rFonts w:ascii="Montserrat" w:hAnsi="Montserrat"/>
          <w:i/>
          <w:sz w:val="24"/>
        </w:rPr>
        <w:t xml:space="preserve">Damn the man. He's too good, </w:t>
      </w:r>
      <w:r w:rsidRPr="00AF3F86">
        <w:rPr>
          <w:rFonts w:ascii="Montserrat" w:hAnsi="Montserrat"/>
          <w:sz w:val="24"/>
        </w:rPr>
        <w:t xml:space="preserve">she thought as her words failed to stir a betraying thought in him. Phoenix leaned her head back against the headrest of her seat and closed her eyes. She did not know if she wanted to sigh or moan. In the weeks approaching graduation she had begun feeling increasingly drained and lethargic. She had also experienced a heightened sensuality and almost constant state of arousal. The symptoms of her strange malaise had strained her mental discipline, already under enough stress from gymnastic competition. Combined with her anxiety over her final term and application to the academy, she ended up having a nervous breakdown.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At least, that was that the shrinks said, after the ASIA came down on her head and hauled her off to a maximum security lab. It had turned out that she was actually having a severe reaction to the augmentation procedures required for her enlistment in the psi corps.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Now that she thought about it that had been the occasion of her last little joyride. </w:t>
      </w:r>
      <w:r w:rsidRPr="00AF3F86">
        <w:rPr>
          <w:rFonts w:ascii="Montserrat" w:hAnsi="Montserrat"/>
          <w:i/>
          <w:sz w:val="24"/>
        </w:rPr>
        <w:t>Just once</w:t>
      </w:r>
      <w:r w:rsidRPr="00AF3F86">
        <w:rPr>
          <w:rFonts w:ascii="Montserrat" w:hAnsi="Montserrat"/>
          <w:sz w:val="24"/>
        </w:rPr>
        <w:t xml:space="preserve">, she thought, </w:t>
      </w:r>
      <w:r w:rsidRPr="00AF3F86">
        <w:rPr>
          <w:rFonts w:ascii="Montserrat" w:hAnsi="Montserrat"/>
          <w:i/>
          <w:sz w:val="24"/>
        </w:rPr>
        <w:t>I'd like to go somewhere without having to be bagged, tagged and dragged around by these goons. It would almost be worth being blind, to be able to go where I want—and do what I want!</w:t>
      </w:r>
      <w:r w:rsidRPr="00AF3F86">
        <w:rPr>
          <w:rFonts w:ascii="Montserrat" w:hAnsi="Montserrat"/>
          <w:sz w:val="24"/>
        </w:rPr>
        <w:t xml:space="preserve">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Phoenix shifted her attention, testing the restraints of the car's psi shielding. Once again, her consciousness was sucked into a horrible abyss as her probing thoughts were devoured. Her mind felt like flame guttering in a strong wind. The brighter she burned, the greater the gale blew, forever sucking energy out of her and turning it against her. She broke off in disgust. As her active fields waned the miasma cleared, allowing her passive mind to regain the deep and textured taste of things around her.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Phoenix perked up as she realized that the car had made the turn off for the international spaceport. </w:t>
      </w:r>
      <w:r w:rsidRPr="00AF3F86">
        <w:rPr>
          <w:rFonts w:ascii="Montserrat" w:hAnsi="Montserrat"/>
          <w:i/>
          <w:sz w:val="24"/>
        </w:rPr>
        <w:t xml:space="preserve">Well, I made it this far, </w:t>
      </w:r>
      <w:r w:rsidRPr="00AF3F86">
        <w:rPr>
          <w:rFonts w:ascii="Montserrat" w:hAnsi="Montserrat"/>
          <w:sz w:val="24"/>
        </w:rPr>
        <w:t xml:space="preserve">she thought. </w:t>
      </w:r>
      <w:r w:rsidRPr="00AF3F86">
        <w:rPr>
          <w:rFonts w:ascii="Montserrat" w:hAnsi="Montserrat"/>
          <w:i/>
          <w:sz w:val="24"/>
        </w:rPr>
        <w:t>That doesn't mean that this is really my destination. Gods, what if they really do want to take me off planet? Accidents are so easy to arrange in space…</w:t>
      </w:r>
    </w:p>
    <w:p w:rsidR="00961472" w:rsidRPr="00AF3F86" w:rsidRDefault="00961472">
      <w:pPr>
        <w:spacing w:line="360" w:lineRule="auto"/>
        <w:jc w:val="both"/>
        <w:rPr>
          <w:rFonts w:ascii="Montserrat" w:hAnsi="Montserrat"/>
          <w:sz w:val="24"/>
        </w:rPr>
      </w:pPr>
      <w:r w:rsidRPr="00AF3F86">
        <w:rPr>
          <w:rFonts w:ascii="Montserrat" w:hAnsi="Montserrat"/>
          <w:sz w:val="24"/>
        </w:rPr>
        <w:tab/>
        <w:t>She bit her lip. Her apprehension was getting out of control. With an effort, she calmed herself.</w:t>
      </w:r>
    </w:p>
    <w:p w:rsidR="00961472" w:rsidRPr="00AF3F86" w:rsidRDefault="00961472">
      <w:pPr>
        <w:spacing w:line="360" w:lineRule="auto"/>
        <w:jc w:val="both"/>
        <w:rPr>
          <w:rFonts w:ascii="Montserrat" w:hAnsi="Montserrat"/>
          <w:sz w:val="24"/>
        </w:rPr>
      </w:pPr>
      <w:r w:rsidRPr="00AF3F86">
        <w:rPr>
          <w:rFonts w:ascii="Montserrat" w:hAnsi="Montserrat"/>
          <w:sz w:val="24"/>
        </w:rPr>
        <w:tab/>
        <w:t>Within minutes, they were pulling into the customs gate. Sam, the driver, was carrying her credentials and turned them over to the customs agent along with his and his partner's ID's. She stared without moving through the whole affair, desperate to know what was waiting for her ahead.</w:t>
      </w:r>
    </w:p>
    <w:p w:rsidR="00961472" w:rsidRPr="00AF3F86" w:rsidRDefault="00961472">
      <w:pPr>
        <w:spacing w:line="360" w:lineRule="auto"/>
        <w:jc w:val="both"/>
        <w:rPr>
          <w:rFonts w:ascii="Montserrat" w:hAnsi="Montserrat"/>
          <w:sz w:val="24"/>
        </w:rPr>
      </w:pPr>
      <w:r w:rsidRPr="00AF3F86">
        <w:rPr>
          <w:rFonts w:ascii="Montserrat" w:hAnsi="Montserrat"/>
          <w:sz w:val="24"/>
        </w:rPr>
        <w:tab/>
      </w:r>
      <w:r w:rsidRPr="00AF3F86">
        <w:rPr>
          <w:rFonts w:ascii="Montserrat" w:hAnsi="Montserrat"/>
          <w:i/>
          <w:sz w:val="24"/>
        </w:rPr>
        <w:t xml:space="preserve">With my luck this will turn out to be a prank, </w:t>
      </w:r>
      <w:r w:rsidRPr="00AF3F86">
        <w:rPr>
          <w:rFonts w:ascii="Montserrat" w:hAnsi="Montserrat"/>
          <w:sz w:val="24"/>
        </w:rPr>
        <w:t xml:space="preserve">Phoenix mused as the man waved them through.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The car leapt away from the customs gates, darted across traffic, and made the turn off for the Embassy District. The Port of Tacoma was a sprawling city in its own right, having long since displaced the city it had been named for. Territorially, it fell under the aegis of the Solar Authority, the administrative body of the Solar Alliance. But, the true power of the Solar Authority lay in the Aerospace Aegis, which was responsible for solar and interstellar commerce, colonization and security. The Navy, the Marine Corps and the Psi Corps were all arrayed under the Aerospace Aegis—as was the Aegis Security Intelligence Agency.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All of these services maintained facilities at the spaceport, so there remained a number of legitimate destinations, but Phoenix knew that the one she dreaded was the one she was being taken to. It was scary enough to be hauled off to an ASIA facility, but finding herself summoned to the offices of those the ASIA reported to was truly unnerving. Unfortunately, there was no disputing the fact that the tall building at the heart of the Embassy District was where she was being taken.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The Pacific Northwest, Aegis Embassy Tower loomed overhead as the black sedan prowled to a stop under the awning. A couple of the guards bracketing the entrance detached and came forward to check their credentials. One of them held the door as Phoenix got out. His eyes stared as the slanting rain of light struck golden highlights in her blood-red mane.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With her hands clasped in front of her, she stepped away from the car towards the sun. She continued to drift away as one of the guards got in and drove off with the car. Finally the grip of the damping field slipped away.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She did not waste time thinking what a dangerous lapse of security that was. Instead she simply enjoyed it. Her mind opened like a morning bloom. The wings of her perception sprang out of her slender body and stretched in all directions to, over and around the horizons. </w:t>
      </w:r>
    </w:p>
    <w:p w:rsidR="00961472" w:rsidRPr="00AF3F86" w:rsidRDefault="00961472">
      <w:pPr>
        <w:spacing w:line="360" w:lineRule="auto"/>
        <w:jc w:val="both"/>
        <w:rPr>
          <w:rFonts w:ascii="Montserrat" w:hAnsi="Montserrat"/>
          <w:sz w:val="24"/>
        </w:rPr>
      </w:pPr>
      <w:r w:rsidRPr="00AF3F86">
        <w:rPr>
          <w:rFonts w:ascii="Montserrat" w:hAnsi="Montserrat"/>
          <w:sz w:val="24"/>
        </w:rPr>
        <w:tab/>
        <w:t>It felt like the first breath of fresh air after days spent suffocating in a box. The sphere of her physical senses shrank, eclipsed by a sphere of awareness that swiftly encompassed the Earth, reaching out to caress the Moon, and asserting itself in the heavens. For that moment she felt herself as a delicious, glittering mote of dust on the skin of the Earth, before the balance of her perspective shifted to focus once more on the physical expression of her self.</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Her keepers broke into her moment of respite and nudged her into the building where she could feel built in damping hit her like a blast in the face. Phoenix yelped softly but fought to hang onto her clarity. It was not as much an attempt to cling to her power as it was a desperate reluctance to be bound and blinded. Her instincts cried out against it. So, guarding her psi potential, she staggered through the perimeter of oblivion, gritting her teeth as she clung to consciousness.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Her escort grabbed her by the elbows and carried her through the defensive screen. Her mind ignited again on the far side of the entrance, but it was like a fusion fire encased in its magnetic bubble. Phoenix gasped for air, forcing the two agents to pause as she anchored herself in space. </w:t>
      </w:r>
      <w:r w:rsidRPr="00AF3F86">
        <w:rPr>
          <w:rFonts w:ascii="Montserrat" w:hAnsi="Montserrat"/>
          <w:i/>
          <w:sz w:val="24"/>
        </w:rPr>
        <w:t xml:space="preserve">God, it's been such a long time! I had forgotten what a shock it is to get through class three shielding. </w:t>
      </w:r>
      <w:r w:rsidRPr="00AF3F86">
        <w:rPr>
          <w:rFonts w:ascii="Montserrat" w:hAnsi="Montserrat"/>
          <w:sz w:val="24"/>
        </w:rPr>
        <w:t xml:space="preserve">She geared down her thoughts, dimming the force and density of her attention until her awareness fit comfortably within its new limits.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She signaled her escort that she was collected again. Arthur Remington took her elbow, and Samuel Malthus fell in behind them, as Phoenix allowed herself to be guided through twists and turns of the building's guts, to reach her destination. They stopped in front of an innocuous looking door. Arthur knocked on the paneled wood. Phoenix tried to </w:t>
      </w:r>
      <w:r w:rsidRPr="00AF3F86">
        <w:rPr>
          <w:rFonts w:ascii="Montserrat" w:hAnsi="Montserrat"/>
          <w:i/>
          <w:sz w:val="24"/>
        </w:rPr>
        <w:t xml:space="preserve">see </w:t>
      </w:r>
      <w:r w:rsidRPr="00AF3F86">
        <w:rPr>
          <w:rFonts w:ascii="Montserrat" w:hAnsi="Montserrat"/>
          <w:sz w:val="24"/>
        </w:rPr>
        <w:t xml:space="preserve">what the office held for her, but she could not reach through the walls. A sure sign that her contact was invested within. The door opened and Arthur motioned her through. Phoenix steeled herself to cross the shielded threshold. Pressing through the membrane of artificial apathy, Phoenix surfaced on the other side.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Once again, she was forced to reign in her field of perception. </w:t>
      </w:r>
      <w:bookmarkStart w:id="0" w:name="WorkInProgressStart"/>
      <w:bookmarkStart w:id="1" w:name="WorkInProgressEnd"/>
      <w:r w:rsidRPr="00AF3F86">
        <w:rPr>
          <w:rFonts w:ascii="Montserrat" w:hAnsi="Montserrat"/>
          <w:sz w:val="24"/>
        </w:rPr>
        <w:t xml:space="preserve">Before she could take in the identities of the men in the room, one of them greeted her.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"Good morning, Phoenix. It is nice to see you again."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Phoenix looked over the small group. </w:t>
      </w:r>
    </w:p>
    <w:p w:rsidR="00961472" w:rsidRPr="00AF3F86" w:rsidRDefault="00961472">
      <w:pPr>
        <w:spacing w:line="360" w:lineRule="auto"/>
        <w:jc w:val="both"/>
        <w:rPr>
          <w:rFonts w:ascii="Montserrat" w:hAnsi="Montserrat"/>
          <w:sz w:val="24"/>
        </w:rPr>
      </w:pPr>
      <w:r w:rsidRPr="00AF3F86">
        <w:rPr>
          <w:rFonts w:ascii="Montserrat" w:hAnsi="Montserrat"/>
          <w:sz w:val="24"/>
        </w:rPr>
        <w:tab/>
        <w:t>All three of them stood as she approached. She recognized them at once. The one who had spoken was Mark Dreyfus, the American Liaison for the Psionic Reservation System. Dreyfus made the obligatory round of introductions. Next to him was Martin Craig, Director of Research and Development for the Avatar Project, which once had its main research facilities on Vancouver Island. Across from Craig was Chadwick Powers, Director of the Psionic Control Division of the ASIA. Phoenix had not seen Dreyfus since the first week after her mother's death. Craig had been present throughout the tragedy. Powers was a man she had only seen on the worst days of her life. A sick sensation rolled within her. The sight of these three men brought the memory of her mother's death unbearably close to the surface.</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She hid her reaction and greeted each of them in turn. </w:t>
      </w:r>
    </w:p>
    <w:p w:rsidR="00961472" w:rsidRPr="00AF3F86" w:rsidRDefault="00961472">
      <w:pPr>
        <w:spacing w:line="360" w:lineRule="auto"/>
        <w:jc w:val="both"/>
        <w:rPr>
          <w:rFonts w:ascii="Montserrat" w:hAnsi="Montserrat"/>
          <w:sz w:val="24"/>
        </w:rPr>
      </w:pPr>
      <w:r w:rsidRPr="00AF3F86">
        <w:rPr>
          <w:rFonts w:ascii="Montserrat" w:hAnsi="Montserrat"/>
          <w:sz w:val="24"/>
        </w:rPr>
        <w:tab/>
        <w:t>Dreyfus gestured for her to take a seat.</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"It's been a long time Miss Morgan," spoke Director Powers.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Phoenix gave a slight nod as she settled stiffly into the chair. She sat erect, perched almost on the edge of her seat as if afraid to commit her body to its soft, engulfing embrace. She met their eyes, for the moment unwilling to speak. She distracted herself by taking note—as she absorbed the atmosphere of the room—of the palpable impression of age and dignity that had been worked into the furnishings of the office. Tapestry curtains cut the morning light into a few slender shafts, slanted across the deeply shadowed interior. Hand worked oriental rugs blanketed the dark, hardwood floor. Richly sculpted mahogany furnishings cluttered the room, giving it a cozy closeness. Books covered the walls—heavy, leather bound texts, filled with the distilled essence of thousands of years of wisdom. </w:t>
      </w:r>
    </w:p>
    <w:p w:rsidR="00961472" w:rsidRPr="00AF3F86" w:rsidRDefault="00961472">
      <w:pPr>
        <w:spacing w:line="360" w:lineRule="auto"/>
        <w:jc w:val="both"/>
        <w:rPr>
          <w:rFonts w:ascii="Montserrat" w:hAnsi="Montserrat"/>
          <w:sz w:val="24"/>
        </w:rPr>
      </w:pPr>
      <w:r w:rsidRPr="00AF3F86">
        <w:rPr>
          <w:rFonts w:ascii="Montserrat" w:hAnsi="Montserrat"/>
          <w:sz w:val="24"/>
        </w:rPr>
        <w:tab/>
        <w:t>Phoenix fussed with her skirt, before finally folding her hands together on top of her knees, and looking again at Director Powers. The girl was seated right in the fall of light from the centermost tier of windows. Phoenix's face, hair and hands glowed from within the muting greys of her suit-dress. The rich, musty aroma of a cigar incensed the sitting area. Powers sucked on the thick pug, watching her carefully.</w:t>
      </w:r>
    </w:p>
    <w:p w:rsidR="00961472" w:rsidRPr="00AF3F86" w:rsidRDefault="00961472">
      <w:pPr>
        <w:spacing w:line="360" w:lineRule="auto"/>
        <w:jc w:val="both"/>
        <w:rPr>
          <w:rFonts w:ascii="Montserrat" w:hAnsi="Montserrat"/>
          <w:sz w:val="24"/>
        </w:rPr>
      </w:pPr>
      <w:r w:rsidRPr="00AF3F86">
        <w:rPr>
          <w:rFonts w:ascii="Montserrat" w:hAnsi="Montserrat"/>
          <w:sz w:val="24"/>
        </w:rPr>
        <w:tab/>
        <w:t>"No doubt you are wondering why your trip to the Academy was pre-empted," Dreyfus opened, with a wry smile. "Under normal circumstances, we would have refrained from interfering in your admission to the Academy. In this instance, however, it was impossible." He cleared his throat, and continued, "Before I go on with that, let me first assure you, your admission has not been jeopardized. Everything is on hold, but you will be able to resume your enrollment without penalty when the Aegis no longer needs your immediate services." When he paused and looked at her, she gestured for him to go on.</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"Your mother," he began, "performed a number of important functions as part of her contract with the Aegis. The most sensitive of which most people remained totally unaware of."  </w:t>
      </w: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&gt;&gt;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"Your doctor says you've made remarkable progress," he said slowly, examining the smoldering cherry, "For years, mind you, you've been making </w:t>
      </w:r>
      <w:r w:rsidRPr="00AF3F86">
        <w:rPr>
          <w:rFonts w:ascii="Montserrat" w:hAnsi="Montserrat"/>
          <w:i/>
          <w:sz w:val="24"/>
        </w:rPr>
        <w:t>remarkable progress</w:t>
      </w:r>
      <w:r w:rsidRPr="00AF3F86">
        <w:rPr>
          <w:rFonts w:ascii="Montserrat" w:hAnsi="Montserrat"/>
          <w:sz w:val="24"/>
        </w:rPr>
        <w:t>, even considering what we've invested in rehabilitating you." He looked at the two other men, adding, "I truly do hope you have yourself put back together. We cannot wait any longer, I'm afraid."</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It was painful to be reminded that she was still not fully recovered from the trauma. It was frightening to have her recovery questioned. There was something particularly alarming about those remarks coming from this man. Her rehabilitation had never been his concern. He had actually been something of a detriment to her recovery from her mother's death, investigating the first manifestation of her psionic potential. </w:t>
      </w:r>
    </w:p>
    <w:p w:rsidR="00961472" w:rsidRPr="00AF3F86" w:rsidRDefault="00961472">
      <w:pPr>
        <w:spacing w:line="360" w:lineRule="auto"/>
        <w:jc w:val="both"/>
        <w:rPr>
          <w:rFonts w:ascii="Montserrat" w:hAnsi="Montserrat"/>
          <w:sz w:val="24"/>
        </w:rPr>
      </w:pPr>
      <w:r w:rsidRPr="00AF3F86">
        <w:rPr>
          <w:rFonts w:ascii="Montserrat" w:hAnsi="Montserrat"/>
          <w:sz w:val="24"/>
        </w:rPr>
        <w:tab/>
        <w:t>Dreyfus spoke, drawing her attention away from Powers. "We have done everything in our power to give you the time you needed to heal, Phoenix. I admit I can barely fathom what you suffered, and I respect your pain." He smoothed a crease in his pants, looking down at his hand before looking her in the eye. "Like Director Powers, I hope that it has been enough."</w:t>
      </w:r>
    </w:p>
    <w:bookmarkEnd w:id="0"/>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 "We are in a desperate situation and your help is essential to being able to take the right action. I have to ask, are you ready to come on board? Are you ready to serve the Aegis now?"</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Note: Depending on the level of public awareness of psionics, the disclosure could be muted a bit, and if alien contact has already been established, her assignment would simply have a public relations aspect—making her a celebrity psionic—and the disclosure aspect becomes a background element brought out during an interview. </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ab/>
        <w:t>Phoenix took a deep breath. The sensation of space constricting around her, as the damping field pulled apart the edges of her attention, numbed her thoughts. She really did not know what he was asking, the surface of his mind was blurred by the cotton threading into her mind. "Do I take that question at face value?" she asked. "I suppose if you are asking me to go back to ISP, I can give it my best shot. I have been learning new skills. I would prefer to continue to pursue the medical applications of my abilities. That training has played a large part in my own healing. I do not want to go back to what I was doing before. It is not the work, but the associations are so strong..." her voice trembled for a moment, before she got it back under control. "I'm sorry. Going back to ISP is not going to let me get over it." She put a finger to the inner corner of her eye.</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Dreyfus and Powers averted their eyes, but Craig stared at her intently. He had been there when she had come apart at the seams. He had witnessed with his own eyes as her mind lashed out in grief and tore apart the building around her, and the ten years worth of work it had contained. A slow, agonizingly tortured explosion as she tried to push the world away from her to escape the madness of her pain. Not a living soul had been harmed by her gentle devastation, but concrete and steel had been twisted and fused into monstrous contortions—a nightmare landscape that he had seen in his own troubled dreams far too many times in the six years hence. No one had known what had happened, they had to infer from the last words she had relayed from her mother. </w:t>
      </w:r>
    </w:p>
    <w:p w:rsidR="00961472" w:rsidRPr="00AF3F86" w:rsidRDefault="00961472">
      <w:pPr>
        <w:spacing w:line="360" w:lineRule="auto"/>
        <w:jc w:val="both"/>
        <w:rPr>
          <w:rFonts w:ascii="Montserrat" w:hAnsi="Montserrat"/>
          <w:sz w:val="24"/>
        </w:rPr>
      </w:pPr>
      <w:r w:rsidRPr="00AF3F86">
        <w:rPr>
          <w:rFonts w:ascii="Montserrat" w:hAnsi="Montserrat"/>
          <w:sz w:val="24"/>
        </w:rPr>
        <w:tab/>
        <w:t>It had been a year before her mind had unclenched from the death grip on her soul. It had been a year until that awful suspicion could be confirmed. The debriefing had put her back into deep withdrawal and resulted in the strangest suicide watch he had ever heard of. It frightened him to his core to see that pain still simmering behind her eyes as he stared at her. It frightened him more as he considered what they had met here to demand of her. Suddenly she looked at him and her words stabbed him to the quick.</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"But, you didn't bring me here to ask me to come back to ISP, Director Craig," she said to him. </w:t>
      </w:r>
      <w:r w:rsidRPr="00AF3F86">
        <w:rPr>
          <w:rFonts w:ascii="Montserrat" w:hAnsi="Montserrat"/>
          <w:i/>
          <w:sz w:val="24"/>
        </w:rPr>
        <w:t xml:space="preserve">Good Lord in Heaven! </w:t>
      </w:r>
      <w:r w:rsidRPr="00AF3F86">
        <w:rPr>
          <w:rFonts w:ascii="Montserrat" w:hAnsi="Montserrat"/>
          <w:sz w:val="24"/>
        </w:rPr>
        <w:t>he thought before choking off all surface thought. Her next words suggested that perhaps she had not been eavesdropping. "You could have asked that when I saw you in Oregon. Why am I here? I am not a child any longer; I understand that these are dangerous times, filled with dangerous minds. What is it you're asking me to do?"</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"Perhaps the situation should be explained to you first," Dreyfus said, cutting off Craig's undoubtedly hasty response. He cleared his throat and settled himself to face her more comfortably. "Phoenix, my dear, your case has been a complex and delicate problem for many good people who work for me. We did everything we could to ensure that you could be made sound in mind and in body in the most efficient space of time possible. If things had been other than what they are, you would never have been told what I am about to tell you except in response to your own request. </w:t>
      </w:r>
    </w:p>
    <w:p w:rsidR="00961472" w:rsidRPr="00AF3F86" w:rsidRDefault="00961472">
      <w:pPr>
        <w:spacing w:line="360" w:lineRule="auto"/>
        <w:jc w:val="both"/>
        <w:rPr>
          <w:rFonts w:ascii="Montserrat" w:hAnsi="Montserrat"/>
          <w:sz w:val="24"/>
        </w:rPr>
      </w:pPr>
      <w:r w:rsidRPr="00AF3F86">
        <w:rPr>
          <w:rFonts w:ascii="Montserrat" w:hAnsi="Montserrat"/>
          <w:sz w:val="24"/>
        </w:rPr>
        <w:tab/>
        <w:t>"For the past six years you have been out of the loop," he pointed out. "We saw no reason to trouble you with this information. Keeping you abreast of developments following the disaster which forced your breakdown would have been distressing and cruel to you."</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Phoenix was biting her lip, trying not to jump to any conclusions. Willing herself not to read the worst into this careful infusion of information. Drayfus cleared his throat and went on, "Shortly after you first told us what happened to the </w:t>
      </w:r>
      <w:r w:rsidRPr="00AF3F86">
        <w:rPr>
          <w:rFonts w:ascii="Montserrat" w:hAnsi="Montserrat"/>
          <w:i/>
          <w:sz w:val="24"/>
        </w:rPr>
        <w:t xml:space="preserve">Adventure, </w:t>
      </w:r>
      <w:r w:rsidRPr="00AF3F86">
        <w:rPr>
          <w:rFonts w:ascii="Montserrat" w:hAnsi="Montserrat"/>
          <w:sz w:val="24"/>
        </w:rPr>
        <w:t xml:space="preserve">we noticed that certain explorers had failed to make their return dates. But space is deep and communication is difficult at best. There could be any number of reasons why these ships should be delayed, so we had to wait. Soon other ships turned up missing and other ships were sent out to investigate. In the space of five years we have lost thirteen ships to unknown causes. We had no clues as to their fates and feared the worst. One week ago, a ship returned to Earth carrying a survivor from one of those ships. She was the pilot of the </w:t>
      </w:r>
      <w:r w:rsidRPr="00AF3F86">
        <w:rPr>
          <w:rFonts w:ascii="Montserrat" w:hAnsi="Montserrat"/>
          <w:i/>
          <w:sz w:val="24"/>
        </w:rPr>
        <w:t xml:space="preserve">Intrepid. </w:t>
      </w:r>
      <w:r w:rsidRPr="00AF3F86">
        <w:rPr>
          <w:rFonts w:ascii="Montserrat" w:hAnsi="Montserrat"/>
          <w:sz w:val="24"/>
        </w:rPr>
        <w:t>Whatever she experienced out there, it catalyzed her psionic potential, enabling her to escape from her ship as it was destroyed, and survive for months in the void. According to her account, her ship was attacked while coming to the aid of another explorer. Aside from that, her account verifies yours in every detail with regard to the hostile contact that she saw vaporize her ship.</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"Phoenix," he caught her eyes and held them, "we have been able to compare the course data filed on each of the missing ships. Accounting for their intended positions in time and space, and checked against a stretch of space approaching the core systems of the Aegis from the vicinity where </w:t>
      </w:r>
      <w:r w:rsidRPr="00AF3F86">
        <w:rPr>
          <w:rFonts w:ascii="Montserrat" w:hAnsi="Montserrat"/>
          <w:i/>
          <w:sz w:val="24"/>
        </w:rPr>
        <w:t xml:space="preserve">Adventure </w:t>
      </w:r>
      <w:r w:rsidRPr="00AF3F86">
        <w:rPr>
          <w:rFonts w:ascii="Montserrat" w:hAnsi="Montserrat"/>
          <w:sz w:val="24"/>
        </w:rPr>
        <w:t>was destroyed, there is a window of opportunity in each case where interception by the contact was possible." There was a moment of silence before he asked, "You do understand what this means, don't you?"</w:t>
      </w:r>
    </w:p>
    <w:p w:rsidR="00961472" w:rsidRPr="00AF3F86" w:rsidRDefault="00961472">
      <w:pPr>
        <w:spacing w:line="360" w:lineRule="auto"/>
        <w:jc w:val="both"/>
        <w:rPr>
          <w:rFonts w:ascii="Montserrat" w:hAnsi="Montserrat"/>
          <w:sz w:val="24"/>
        </w:rPr>
      </w:pPr>
      <w:r w:rsidRPr="00AF3F86">
        <w:rPr>
          <w:rFonts w:ascii="Montserrat" w:hAnsi="Montserrat"/>
          <w:sz w:val="24"/>
        </w:rPr>
        <w:tab/>
        <w:t>Phoenix's hand had risen to her mouth, and pain pulled at the corner of her eyes. There was a fevered light in her face as the implications roared through her mind. "It's back-tracking. It's looking for us," she said in a stricken whisper.</w:t>
      </w:r>
    </w:p>
    <w:p w:rsidR="00961472" w:rsidRPr="00AF3F86" w:rsidRDefault="00961472">
      <w:pPr>
        <w:spacing w:line="360" w:lineRule="auto"/>
        <w:jc w:val="both"/>
        <w:rPr>
          <w:rFonts w:ascii="Montserrat" w:hAnsi="Montserrat"/>
          <w:sz w:val="24"/>
        </w:rPr>
      </w:pPr>
      <w:r w:rsidRPr="00AF3F86">
        <w:rPr>
          <w:rFonts w:ascii="Montserrat" w:hAnsi="Montserrat"/>
          <w:sz w:val="24"/>
        </w:rPr>
        <w:tab/>
        <w:t>"The young woman who was recovered has gone into shock and withdrawal from her ordeal," Powers, announced, catching her attention. "We have only the barest details of her experience from an account she gave to her rescuers before she withdrew into herself. It could take her years to recover. There is no one, except for you, who can relate to her experience. Your studies in psionic medicine only emphasize the decision we have made to assign you to her rehabilitation."</w:t>
      </w:r>
    </w:p>
    <w:p w:rsidR="00961472" w:rsidRPr="00AF3F86" w:rsidRDefault="00961472">
      <w:pPr>
        <w:spacing w:line="360" w:lineRule="auto"/>
        <w:jc w:val="both"/>
        <w:rPr>
          <w:rFonts w:ascii="Montserrat" w:hAnsi="Montserrat"/>
          <w:sz w:val="24"/>
        </w:rPr>
      </w:pPr>
      <w:r w:rsidRPr="00AF3F86">
        <w:rPr>
          <w:rFonts w:ascii="Montserrat" w:hAnsi="Montserrat"/>
          <w:sz w:val="24"/>
        </w:rPr>
        <w:tab/>
        <w:t>Phoenix looked at them all and said firmly, "You can count on me."</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"Thank you," Dreyfus said emphatically, and then he took a deep breath. "However, there is another thing we must stress," he pointed out. Phoenix raised an eyebrow questioningly. "Without any question, the world has to be told. There is no way the disappearance of fourteen ships and several thousand astronauts can be kept from the public. Even at risk of starting a panic, it would be unspeakable to hide the fact that a hostile and alien civilization has declared war on the human race." Phoenix nodded. It only made sense. "That is why </w:t>
      </w:r>
      <w:r w:rsidRPr="00AF3F86">
        <w:rPr>
          <w:rFonts w:ascii="Montserrat" w:hAnsi="Montserrat"/>
          <w:i/>
          <w:sz w:val="24"/>
        </w:rPr>
        <w:t xml:space="preserve">you </w:t>
      </w:r>
      <w:r w:rsidRPr="00AF3F86">
        <w:rPr>
          <w:rFonts w:ascii="Montserrat" w:hAnsi="Montserrat"/>
          <w:sz w:val="24"/>
        </w:rPr>
        <w:t>had to be brought here today," he finished. He handed her a binder. "This contains the details of the presentation we want you to make to the media," he explained.</w:t>
      </w:r>
    </w:p>
    <w:p w:rsidR="00961472" w:rsidRPr="00AF3F86" w:rsidRDefault="00961472">
      <w:pPr>
        <w:spacing w:line="360" w:lineRule="auto"/>
        <w:jc w:val="both"/>
        <w:rPr>
          <w:rFonts w:ascii="Montserrat" w:hAnsi="Montserrat"/>
          <w:sz w:val="24"/>
        </w:rPr>
      </w:pPr>
      <w:r w:rsidRPr="00AF3F86">
        <w:rPr>
          <w:rFonts w:ascii="Montserrat" w:hAnsi="Montserrat"/>
          <w:sz w:val="24"/>
        </w:rPr>
        <w:tab/>
        <w:t>"Me?!" she retorted. She flipped the binder open and scanned the pages within, hand at her throat. As she saw the gist of it, her throat clenched strangling her words, "No. No, no, no. I can't do this." She tried to give the binder back.</w:t>
      </w:r>
    </w:p>
    <w:p w:rsidR="00961472" w:rsidRPr="00AF3F86" w:rsidRDefault="00961472">
      <w:pPr>
        <w:spacing w:line="360" w:lineRule="auto"/>
        <w:jc w:val="both"/>
        <w:rPr>
          <w:rFonts w:ascii="Montserrat" w:hAnsi="Montserrat"/>
          <w:sz w:val="24"/>
        </w:rPr>
      </w:pPr>
      <w:r w:rsidRPr="00AF3F86">
        <w:rPr>
          <w:rFonts w:ascii="Montserrat" w:hAnsi="Montserrat"/>
          <w:sz w:val="24"/>
        </w:rPr>
        <w:tab/>
        <w:t>"Phoenix, please. Who else? You are the only 'eye witness' available. You are the obvious choice. You are the only choice," he stressed, refusing to take the document back. He sighed heavily as she stared at him full of fear and anger. "Do you think this was an easy decision for us? Anyone can say that this horrible thing has happened, but only you can make them understand what this horrible thing is! Only you can tell them what really happened!"</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That horrible thing lived in her memory, forever waiting to accuse her of her part in it. Phoenix's head swam as it hit her. It clawed inside her guts, It gnawed at the depths of her soul, and the very idea of opening that door in the back of her mind forced a cry of pure animal pain from her throat. Without thought, instinct kicked in. Before the startled eyes of the three men, her body unraveled and twisted out of existence. </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In another room down the hall, there had been a moment's warning as the sound of her cry penetrated the barrier her mind could not. The two men charged with the protection and restraint of the young psionic leapt to the control panels. Arthur barked at once, "Block her damn it!" His younger partner slammed his hand down on the panic button, forcing the damping field to fill in and flood the interior of the office with it's mind deadening effect.</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"She's going to rabbit," he said as the system adjusted to execute the damping flood. He had barely begun to draw another breath when he saw her form disintegrate on camera. He felt a moment of alarm at the thought of what might happen if the field interrupted her power while she was discorporeal. He watched the graphic model of the field filling in with one eye as the other kept tabs on the real world effect it should be having. </w:t>
      </w:r>
    </w:p>
    <w:p w:rsidR="00961472" w:rsidRPr="00AF3F86" w:rsidRDefault="00961472">
      <w:pPr>
        <w:spacing w:line="360" w:lineRule="auto"/>
        <w:jc w:val="both"/>
        <w:rPr>
          <w:rFonts w:ascii="Montserrat" w:hAnsi="Montserrat"/>
          <w:sz w:val="24"/>
        </w:rPr>
      </w:pPr>
      <w:r w:rsidRPr="00AF3F86">
        <w:rPr>
          <w:rFonts w:ascii="Montserrat" w:hAnsi="Montserrat"/>
          <w:sz w:val="24"/>
        </w:rPr>
        <w:tab/>
        <w:t>He breathed a sigh of relief as he saw her body congealing, twisting together out of thin air. With the combined images of the field model and the live feed from the office, it looked for all the world as if Phoenix's body was being squeezed out of nowhere by the closing fist of the damping field. He quickly announced, "I've got her."</w:t>
      </w:r>
    </w:p>
    <w:p w:rsidR="00961472" w:rsidRPr="00AF3F86" w:rsidRDefault="00961472">
      <w:pPr>
        <w:spacing w:line="360" w:lineRule="auto"/>
        <w:jc w:val="both"/>
        <w:rPr>
          <w:rFonts w:ascii="Montserrat" w:hAnsi="Montserrat"/>
          <w:sz w:val="24"/>
        </w:rPr>
      </w:pPr>
      <w:r w:rsidRPr="00AF3F86">
        <w:rPr>
          <w:rFonts w:ascii="Montserrat" w:hAnsi="Montserrat"/>
          <w:sz w:val="24"/>
        </w:rPr>
        <w:tab/>
        <w:t>Arthur glanced at the screens while speaking into his sleeve cuff, "OK, the genie is back in the bottle, tell Control." Arthur stepped to the door as security rushed up in response to the panic button alarm. While Arthur conferred with the resident security and control agents, Malthus was staring at the status readouts on the field.</w:t>
      </w:r>
    </w:p>
    <w:p w:rsidR="00961472" w:rsidRPr="00AF3F86" w:rsidRDefault="00961472">
      <w:pPr>
        <w:spacing w:line="360" w:lineRule="auto"/>
        <w:jc w:val="both"/>
        <w:rPr>
          <w:rFonts w:ascii="Montserrat" w:hAnsi="Montserrat"/>
          <w:sz w:val="24"/>
        </w:rPr>
      </w:pPr>
      <w:r w:rsidRPr="00AF3F86">
        <w:rPr>
          <w:rFonts w:ascii="Montserrat" w:hAnsi="Montserrat"/>
          <w:sz w:val="24"/>
        </w:rPr>
        <w:tab/>
        <w:t>"Damn," he breathed, watching the numbers flicker on the screen. "Look at this reading," he said in a louder voice, aimed at his partner. He saw the numbers rising as the field array reported the absorbed power readings. His eyes dropped from the power conversion in kilowatts to the force conversion in newtons. To himself he silently prayed, "God, this better hold."</w:t>
      </w:r>
    </w:p>
    <w:p w:rsidR="00961472" w:rsidRPr="00AF3F86" w:rsidRDefault="00961472">
      <w:pPr>
        <w:spacing w:line="360" w:lineRule="auto"/>
        <w:jc w:val="both"/>
        <w:rPr>
          <w:rFonts w:ascii="Montserrat" w:hAnsi="Montserrat"/>
          <w:sz w:val="24"/>
        </w:rPr>
      </w:pPr>
      <w:r w:rsidRPr="00AF3F86">
        <w:rPr>
          <w:rFonts w:ascii="Montserrat" w:hAnsi="Montserrat"/>
          <w:sz w:val="24"/>
        </w:rPr>
        <w:tab/>
        <w:t>Arthur came back from the door and laid a hand on his shoulder. "We've got a second perimeter around the building," he reminded Malthus, having overheard the younger man's last remark.</w:t>
      </w:r>
    </w:p>
    <w:p w:rsidR="00961472" w:rsidRPr="00AF3F86" w:rsidRDefault="00961472">
      <w:pPr>
        <w:spacing w:line="360" w:lineRule="auto"/>
        <w:jc w:val="both"/>
        <w:rPr>
          <w:rFonts w:ascii="Montserrat" w:hAnsi="Montserrat"/>
          <w:sz w:val="24"/>
        </w:rPr>
      </w:pPr>
      <w:r w:rsidRPr="00AF3F86">
        <w:rPr>
          <w:rFonts w:ascii="Montserrat" w:hAnsi="Montserrat"/>
          <w:sz w:val="24"/>
        </w:rPr>
        <w:tab/>
        <w:t>Malthus gave a nod. His eyes were glued to the flickering numbers. They were still climbing, all of a sudden the count blanked and then came back in a different display format. "God damn!" he exclaimed as he recognized the new scale. Geometric growth. His jaw went slack. "Look at this reading!" he gasped grabbing his partner by the sleeve. He remembered a story he had heard once about doubling grains of rice on the squares of a chessboard. He watched the numbers climbing past a hundred iterations of doubling and still it kept rising. The only difference was that the number increased with a slow, menacingly relentless impetus.</w:t>
      </w:r>
    </w:p>
    <w:p w:rsidR="00961472" w:rsidRPr="00AF3F86" w:rsidRDefault="00961472">
      <w:pPr>
        <w:spacing w:line="360" w:lineRule="auto"/>
        <w:jc w:val="both"/>
        <w:rPr>
          <w:rFonts w:ascii="Montserrat" w:hAnsi="Montserrat"/>
          <w:sz w:val="24"/>
        </w:rPr>
      </w:pPr>
      <w:r w:rsidRPr="00AF3F86">
        <w:rPr>
          <w:rFonts w:ascii="Montserrat" w:hAnsi="Montserrat"/>
          <w:sz w:val="24"/>
        </w:rPr>
        <w:tab/>
        <w:t>Arthur squeezed his shoulder, saying gently and firmly, "Just do your job, Sam."</w:t>
      </w:r>
    </w:p>
    <w:p w:rsidR="00961472" w:rsidRPr="00AF3F86" w:rsidRDefault="00961472">
      <w:pPr>
        <w:spacing w:line="360" w:lineRule="auto"/>
        <w:jc w:val="both"/>
        <w:rPr>
          <w:rFonts w:ascii="Montserrat" w:hAnsi="Montserrat"/>
          <w:sz w:val="24"/>
        </w:rPr>
      </w:pPr>
      <w:r w:rsidRPr="00AF3F86">
        <w:rPr>
          <w:rFonts w:ascii="Montserrat" w:hAnsi="Montserrat"/>
          <w:sz w:val="24"/>
        </w:rPr>
        <w:tab/>
        <w:t>Malthus could not take his eyes from the screen, wiping a faint sheen of sweat with the back of his hand while his mind reeled. He couldn't even conceive of the power that was being siphoned away from her mind. In a desperate and pained voice he cried, "Jesus H. Christ, she's just a kid!"</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Arthur Remington moved his hand to grasp the back of Malthus's neck. "Just stow it, Sam," he ordered giving his partner a tight little shake. The younger man leaned back and tried to shake off the shock. He knew better. He had been told not to try to imagine the power some actives could tap. He shuddered, when he noticed that the numbers had peaked and begun to regress. Over seven hundred iterations, geometric doubling, from a one-newton grain of rice. </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In the office, Phoenix lay crumpled on the floor. Her body was shuddering as her mind pulled out of oblivion. A degree of control returned to her as she forced herself to sit up. Her animal reflex to escape had been unable to overcome the damping field, buying time for her wits to grasp the situation. She struggled to deal with the terror still awake inside herself as she dragged herself to her feet. The men were looking at her with utterly blank expressions. Phoenix took a deep, ragged breath as she turned to face them again. "You have no idea what you are asking me to do," she panted. Her hands fisted as she tried to master the shaking that still tortured her body. "I can't do it."</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"You have to. Do you think this is easy for any of us?" Powers demanded. "Do you realize the risk we face? For almost a thousand years, we have denied the existence of active psionics while using psionic actives to build everything our future as a species depends on! Everything was fine when we simply evaded the truth. Do you think we </w:t>
      </w:r>
      <w:r w:rsidRPr="00AF3F86">
        <w:rPr>
          <w:rFonts w:ascii="Montserrat" w:hAnsi="Montserrat"/>
          <w:i/>
          <w:sz w:val="24"/>
        </w:rPr>
        <w:t xml:space="preserve">want </w:t>
      </w:r>
      <w:r w:rsidRPr="00AF3F86">
        <w:rPr>
          <w:rFonts w:ascii="Montserrat" w:hAnsi="Montserrat"/>
          <w:sz w:val="24"/>
        </w:rPr>
        <w:t>to reveal the existence of people like you to the Aegis at large? Do you realize how much effort has gone into trying to prevent this stage of transition in human evolution from exploding into the greatest conflict man kind has ever conceived of? Do you really understand the terrible thing we are really asking you to do?" he challenged fiercely.</w:t>
      </w:r>
    </w:p>
    <w:p w:rsidR="00961472" w:rsidRPr="00AF3F86" w:rsidRDefault="00961472">
      <w:pPr>
        <w:spacing w:line="360" w:lineRule="auto"/>
        <w:jc w:val="both"/>
        <w:rPr>
          <w:rFonts w:ascii="Montserrat" w:hAnsi="Montserrat"/>
          <w:sz w:val="24"/>
        </w:rPr>
      </w:pPr>
      <w:r w:rsidRPr="00AF3F86">
        <w:rPr>
          <w:rFonts w:ascii="Montserrat" w:hAnsi="Montserrat"/>
          <w:sz w:val="24"/>
        </w:rPr>
        <w:tab/>
        <w:t>Phoenix looked at him and her mouth worked as she tried to find a response.</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Craig interrupted her before she could, declaring, "Of course you don't understand! You are so caught up in your personal feelings that you haven't even thought of it! How do we know about the aliens?" he challenged her. "Do we have a single piece of hard evidence? Do we have a single photo, a single sensor reading? Do we have any communication logs from the ships that have disappeared? Is there anything we can tell the people, to warn them of the danger, that does not come solely out of your head?! You </w:t>
      </w:r>
      <w:r w:rsidRPr="00AF3F86">
        <w:rPr>
          <w:rFonts w:ascii="Montserrat" w:hAnsi="Montserrat"/>
          <w:i/>
          <w:sz w:val="24"/>
        </w:rPr>
        <w:t xml:space="preserve">are </w:t>
      </w:r>
      <w:r w:rsidRPr="00AF3F86">
        <w:rPr>
          <w:rFonts w:ascii="Montserrat" w:hAnsi="Montserrat"/>
          <w:sz w:val="24"/>
        </w:rPr>
        <w:t xml:space="preserve">the evidence. Not just what you know, but what you </w:t>
      </w:r>
      <w:r w:rsidRPr="00AF3F86">
        <w:rPr>
          <w:rFonts w:ascii="Montserrat" w:hAnsi="Montserrat"/>
          <w:i/>
          <w:sz w:val="24"/>
        </w:rPr>
        <w:t>are!"</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"Phoenix," Dreyfus stood and came up to her, taking her hands in his. "The problem we face is not as simple as it sounds. Yes, the world has to be told. Yes, something has to be done. But we have no hope if we can't make the people </w:t>
      </w:r>
      <w:r w:rsidRPr="00AF3F86">
        <w:rPr>
          <w:rFonts w:ascii="Montserrat" w:hAnsi="Montserrat"/>
          <w:i/>
          <w:sz w:val="24"/>
        </w:rPr>
        <w:t xml:space="preserve">believe </w:t>
      </w:r>
      <w:r w:rsidRPr="00AF3F86">
        <w:rPr>
          <w:rFonts w:ascii="Montserrat" w:hAnsi="Montserrat"/>
          <w:sz w:val="24"/>
        </w:rPr>
        <w:t xml:space="preserve">what we know. We are extremely vulnerable here on Earth. But we also have a problem. There are more psionic actives alive today than we can possibly hope to hide from discovery. There is no way that the reservation system can keep up with the growth of your population. There are more people aware of your secret now than we can hope to regulate, just in the projects and control agencies alone. We had plans to deal with this problem, but in light of this new threat, there is no time to carry through with them, we have to devote so much of our resources to answering that threat, that the psionic situation will get completely out of control. Even if we could doctor up some evidence, even if we could manipulate the media to get the warning out, we dare not lie in light of the fact that what we are hiding from the population at large represents at least as great a threat to human survival as what ever we have stumbled across out there." </w:t>
      </w:r>
    </w:p>
    <w:p w:rsidR="00961472" w:rsidRPr="00AF3F86" w:rsidRDefault="00961472">
      <w:pPr>
        <w:spacing w:line="360" w:lineRule="auto"/>
        <w:jc w:val="both"/>
        <w:rPr>
          <w:rFonts w:ascii="Montserrat" w:hAnsi="Montserrat"/>
          <w:sz w:val="24"/>
        </w:rPr>
      </w:pPr>
      <w:r w:rsidRPr="00AF3F86">
        <w:rPr>
          <w:rFonts w:ascii="Montserrat" w:hAnsi="Montserrat"/>
          <w:sz w:val="24"/>
        </w:rPr>
        <w:tab/>
        <w:t>"But why does it have to be me?" she demanded. "God, there has to be at least a dozen people who went into me and dug out that memory! There are thousands of people who can prove that telepathy is real. Why ask me to tear myself apart over this just when I can finally make it through a day without falling apart?"</w:t>
      </w:r>
    </w:p>
    <w:p w:rsidR="00961472" w:rsidRPr="00AF3F86" w:rsidRDefault="00961472">
      <w:pPr>
        <w:spacing w:line="360" w:lineRule="auto"/>
        <w:jc w:val="both"/>
        <w:rPr>
          <w:rFonts w:ascii="Montserrat" w:hAnsi="Montserrat"/>
          <w:sz w:val="24"/>
        </w:rPr>
      </w:pPr>
      <w:r w:rsidRPr="00AF3F86">
        <w:rPr>
          <w:rFonts w:ascii="Montserrat" w:hAnsi="Montserrat"/>
          <w:sz w:val="24"/>
        </w:rPr>
        <w:tab/>
        <w:t>"I understand that this is going to be hard for you, but listen to me, Phoenix," Dreyfus pleaded, while Powers and Craig scowled at her. "We have faced the necessity of telling the world about the disaster, we have accepted the necessity of revealing the source of our knowledge of the hostile contact. We still face the necessity of controlling the consequences of this disclosure. There are too many sides to this issue that have to be explained. You have the experience with the technology and understand its capabilities and the nature of its development. You are trained in dealing with the latent population, and are more fully aware of the reality of universe at large than most of your peers. You, by yourself, can meet the needs of this situation and represent the least over-all exposure we can hope to manage."</w:t>
      </w:r>
    </w:p>
    <w:p w:rsidR="00961472" w:rsidRPr="00AF3F86" w:rsidRDefault="00961472">
      <w:pPr>
        <w:spacing w:line="360" w:lineRule="auto"/>
        <w:jc w:val="both"/>
        <w:rPr>
          <w:rFonts w:ascii="Montserrat" w:hAnsi="Montserrat"/>
          <w:sz w:val="24"/>
        </w:rPr>
      </w:pPr>
      <w:r w:rsidRPr="00AF3F86">
        <w:rPr>
          <w:rFonts w:ascii="Montserrat" w:hAnsi="Montserrat"/>
          <w:sz w:val="24"/>
        </w:rPr>
        <w:tab/>
        <w:t>"But I don't want to be exposed! God, all I've ever wanted was to be able to go through life like any normal person! You can't do this to me!" she cried.</w:t>
      </w:r>
    </w:p>
    <w:p w:rsidR="00961472" w:rsidRPr="00AF3F86" w:rsidRDefault="00961472">
      <w:pPr>
        <w:spacing w:line="360" w:lineRule="auto"/>
        <w:jc w:val="both"/>
        <w:rPr>
          <w:rFonts w:ascii="Montserrat" w:hAnsi="Montserrat"/>
          <w:sz w:val="24"/>
        </w:rPr>
      </w:pPr>
      <w:r w:rsidRPr="00AF3F86">
        <w:rPr>
          <w:rFonts w:ascii="Montserrat" w:hAnsi="Montserrat"/>
          <w:sz w:val="24"/>
        </w:rPr>
        <w:tab/>
        <w:t>"Phoenix, you've got to face this down," Dreyfus said. "You have to be strong enough to look it in the eye. If you can't face it without breaking down, you will never stop being broken. You will remain crippled for the rest of your life! Stop running away from yourself!"</w:t>
      </w:r>
    </w:p>
    <w:p w:rsidR="00961472" w:rsidRPr="00AF3F86" w:rsidRDefault="00961472">
      <w:pPr>
        <w:spacing w:line="360" w:lineRule="auto"/>
        <w:jc w:val="both"/>
        <w:rPr>
          <w:rFonts w:ascii="Montserrat" w:hAnsi="Montserrat"/>
          <w:sz w:val="24"/>
        </w:rPr>
      </w:pPr>
      <w:r w:rsidRPr="00AF3F86">
        <w:rPr>
          <w:rFonts w:ascii="Montserrat" w:hAnsi="Montserrat"/>
          <w:sz w:val="24"/>
        </w:rPr>
        <w:tab/>
        <w:t>"You are not giving me any choice!" she accused. "Let me face it on my own, in my own way. You just..." she choked, "you just don't have any idea what you are asking me."</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"You are right, Phoenix," Craig said suddenly, "You don't have any choice. None of us have a choice. There is only one person who is qualified to stand at the front of this issue: The person who can represent the truth! Since we have to give the world the truth, we have no choice but to give it you. You have had years to resolve this. Just consider this a </w:t>
      </w:r>
      <w:r w:rsidRPr="00AF3F86">
        <w:rPr>
          <w:rFonts w:ascii="Montserrat" w:hAnsi="Montserrat"/>
          <w:i/>
          <w:sz w:val="24"/>
        </w:rPr>
        <w:t>test</w:t>
      </w:r>
      <w:r w:rsidRPr="00AF3F86">
        <w:rPr>
          <w:rFonts w:ascii="Montserrat" w:hAnsi="Montserrat"/>
          <w:sz w:val="24"/>
        </w:rPr>
        <w:t xml:space="preserve"> of your resolve, and the proof of your rehabilitation."</w:t>
      </w:r>
    </w:p>
    <w:p w:rsidR="00961472" w:rsidRPr="00AF3F86" w:rsidRDefault="00961472">
      <w:pPr>
        <w:spacing w:line="360" w:lineRule="auto"/>
        <w:jc w:val="both"/>
        <w:rPr>
          <w:rFonts w:ascii="Montserrat" w:hAnsi="Montserrat"/>
          <w:sz w:val="24"/>
        </w:rPr>
      </w:pPr>
      <w:r w:rsidRPr="00AF3F86">
        <w:rPr>
          <w:rFonts w:ascii="Montserrat" w:hAnsi="Montserrat"/>
          <w:sz w:val="24"/>
        </w:rPr>
        <w:tab/>
        <w:t>Phoenix suddenly stopped trembling. She looked away from Dreyfus to study Craig and Powers. She didn't need to read their minds to recognize the threat behind those words. There was a kind of approval for Craig's declaration in Powers' face. Phoenix was well aware of the fate of an unstable psi. The defeated look in Dreyfus's eyes only added to the sense of betrayal, as she realized that for all of his warmth and support, he too stood above her. A carrot in one hand did not disguise the stick in the other. It took this cold slap to awaken at last to the reality she had denied for so long. With a sudden calm, she leaned down and picked up the binder from where it had dropped out of her disintegrating hands only moments ago. She had nothing to say to any of these men who would never, could never be her friends. As she slammed out of the office the men looked at each other and nursed their isolated thoughts.</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sym w:font="MT Extra" w:char="F031"/>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t xml:space="preserve"> work in progress </w:t>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3"/>
      </w:r>
      <w:bookmarkEnd w:id="1"/>
    </w:p>
    <w:p w:rsidR="00961472" w:rsidRPr="00AF3F86" w:rsidRDefault="00961472">
      <w:pPr>
        <w:spacing w:line="360" w:lineRule="auto"/>
        <w:jc w:val="both"/>
        <w:rPr>
          <w:rFonts w:ascii="Montserrat" w:hAnsi="Montserrat"/>
          <w:color w:val="0000FF"/>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CHAPTER</w:t>
      </w:r>
    </w:p>
    <w:p w:rsidR="00961472" w:rsidRPr="00AF3F86" w:rsidRDefault="00961472">
      <w:pPr>
        <w:spacing w:line="360" w:lineRule="auto"/>
        <w:jc w:val="both"/>
        <w:rPr>
          <w:rFonts w:ascii="Montserrat" w:hAnsi="Montserrat"/>
          <w:sz w:val="24"/>
        </w:rPr>
      </w:pPr>
      <w:r w:rsidRPr="00AF3F86">
        <w:rPr>
          <w:rFonts w:ascii="Montserrat" w:hAnsi="Montserrat"/>
          <w:sz w:val="24"/>
        </w:rPr>
        <w:t>02</w:t>
      </w:r>
      <w:r w:rsidRPr="00AF3F86">
        <w:rPr>
          <w:rFonts w:ascii="Montserrat" w:hAnsi="Montserrat"/>
          <w:sz w:val="24"/>
        </w:rPr>
        <w:tab/>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Note: some elements can be relocated to integrate new material before this… much of this chapter can be used for her arrival "home" prior to being visited by her step-father.</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She made no comment when her keepers came in and rousted her out of the complex and back into the car. Nor did she complain when they took her to a safe house nearby. The afternoon sky did not tempt her to unfold the wings of her mind, as she did not trust her power at the moment. She meekly endured the quick tour of the grounds and her apartment. It was another modern building built in an intentionally old style. The grand furnishings did not impress her through her numbness and the late lunch her polite hosts set out for her was an ordeal. But the food was necessary, so she endured.</w:t>
      </w:r>
    </w:p>
    <w:p w:rsidR="00961472" w:rsidRPr="00AF3F86" w:rsidRDefault="00961472">
      <w:pPr>
        <w:spacing w:line="360" w:lineRule="auto"/>
        <w:jc w:val="both"/>
        <w:rPr>
          <w:rFonts w:ascii="Montserrat" w:hAnsi="Montserrat"/>
          <w:sz w:val="24"/>
        </w:rPr>
      </w:pPr>
      <w:r w:rsidRPr="00AF3F86">
        <w:rPr>
          <w:rFonts w:ascii="Montserrat" w:hAnsi="Montserrat"/>
          <w:sz w:val="24"/>
        </w:rPr>
        <w:tab/>
        <w:t>As soon as she could, she excused herself to find a little time and space to put herself back together. Her eyes roved aimlessly over the small clutch of rooms as she secured the door. A relatively open sitting room opened out directly ahead on an enclosed garden. Off on either hand were bedrooms, and further along on the right, what appeared to be a miniature library or study. The floorboards were of an ash-blond wood that seemed rich with color in the pristine white swath of carpets, upholstery and curtains. Tucked in around the study was a kitchenette and a breakfast room walled in glittering panes of glass. All in all, a very pleasant accommodation, drawn right out of the pages of some architectural digest.</w:t>
      </w:r>
    </w:p>
    <w:p w:rsidR="00961472" w:rsidRPr="00AF3F86" w:rsidRDefault="00961472">
      <w:pPr>
        <w:spacing w:line="360" w:lineRule="auto"/>
        <w:jc w:val="both"/>
        <w:rPr>
          <w:rFonts w:ascii="Montserrat" w:hAnsi="Montserrat"/>
          <w:sz w:val="24"/>
        </w:rPr>
      </w:pPr>
      <w:r w:rsidRPr="00AF3F86">
        <w:rPr>
          <w:rFonts w:ascii="Montserrat" w:hAnsi="Montserrat"/>
          <w:sz w:val="24"/>
        </w:rPr>
        <w:tab/>
        <w:t>Phoenix passed through the kitchenette into the breakfast solar, and allowed the sun to wash over her. In her dress, she was a dark apparition all too hungry for the light. With great effort she tried to coax some feeling out of her battered spirit. She was raw from reliving that terrible day. She could not bear the unrelieved suffering and the pall it still cast over her life. If all this time had not allowed her to overcome it, then it was time she finally adapted to it. Although it was not easy, she struggled to put the matter into perspective.</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Phoenix held herself. The solidity of meat and bone stood in sharp contrast to the fragile feeling within. Like delicate crystal dropped on the floor, which miraculously rebounds without shattering, she still resonated from the shock. Forced once again to share one of the most painful moment in her life, Phoenix felt rage. Not the bitter self-devouring rage that had eaten her for most of the past six years, but a naked, healing, hateful anger rising from her thighs, gut and back. The emotion had carried her through the pain. It had taken her weakness and made it into sustaining strength. But it was still rage, and that was what she was afraid of. As Phoenix fingered the beveled panes, she admitted that this was certainly not the last time she would be forced to confront it. </w:t>
      </w:r>
    </w:p>
    <w:p w:rsidR="00961472" w:rsidRPr="00AF3F86" w:rsidRDefault="00961472">
      <w:pPr>
        <w:spacing w:line="360" w:lineRule="auto"/>
        <w:jc w:val="both"/>
        <w:rPr>
          <w:rFonts w:ascii="Montserrat" w:hAnsi="Montserrat"/>
          <w:sz w:val="24"/>
        </w:rPr>
      </w:pPr>
      <w:r w:rsidRPr="00AF3F86">
        <w:rPr>
          <w:rFonts w:ascii="Montserrat" w:hAnsi="Montserrat"/>
          <w:sz w:val="24"/>
        </w:rPr>
        <w:tab/>
        <w:t>She did not see anger as her salvation. It had served a purpose, burning away the emotional block between herself and the outside world. It had opened her eyes. But she still could not see unless she let it go. It sharpened her pain to look at it, but she could see it now. In a terrible way her agony was selfish. There were thousands of mothers, fathers, siblings and children who had felt the amputation of a loved one as intensely—if not as intimately—as Phoenix did. The dying moment that still burned an instant away in her thoughts was just one tiny part of the human cost of Earth's third encounter with an alien intelligence.</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If she had any sense, she would just let it go. Forget about it and go on. The truth she still clung to was a punishing lover. Phoenix turned her back on the manicured side yard, with its high, ivy covered walls, lush green carpet of grass and proud oak trees.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Good advice. She couldn't just brush it all away, though. </w:t>
      </w:r>
    </w:p>
    <w:p w:rsidR="00961472" w:rsidRPr="00AF3F86" w:rsidRDefault="00961472">
      <w:pPr>
        <w:spacing w:line="360" w:lineRule="auto"/>
        <w:jc w:val="both"/>
        <w:rPr>
          <w:rFonts w:ascii="Montserrat" w:hAnsi="Montserrat"/>
          <w:sz w:val="24"/>
        </w:rPr>
      </w:pPr>
      <w:r w:rsidRPr="00AF3F86">
        <w:rPr>
          <w:rFonts w:ascii="Montserrat" w:hAnsi="Montserrat"/>
          <w:sz w:val="24"/>
        </w:rPr>
        <w:tab/>
        <w:t>Not while she maintained the lie by omission. Perhaps if she had ever been able to speak of it, it might have dislodged the clot in her soul. How many times has she told Dreyfus, Powers and Craig that they didn't know what they were asking? Of course they did not know! To reveal what that last instant had done to her—or what she had done at that last moment—was simply too terrifying. Her guilt had already condemned her within. To seed suspicion of that guilt in others, to face the growth of their condemnation as well, was beyond contemplation. She covered her face with her hands. Oh! When they had guarded her against suicide, she had thought, surely they must know! Eventually she had realized that, while they had detected her suicidal thoughts, they had not uncovered what had given birth to them. Phoenix's head snapped up, as she suddenly thrust those thoughts out of her head. She was not as far out of the woods as she had thought. It was so easy to slide back. She tried not to think about it.</w:t>
      </w:r>
    </w:p>
    <w:p w:rsidR="00961472" w:rsidRPr="00AF3F86" w:rsidRDefault="00961472">
      <w:pPr>
        <w:spacing w:line="360" w:lineRule="auto"/>
        <w:jc w:val="both"/>
        <w:rPr>
          <w:rFonts w:ascii="Montserrat" w:hAnsi="Montserrat"/>
          <w:sz w:val="24"/>
        </w:rPr>
      </w:pPr>
      <w:r w:rsidRPr="00AF3F86">
        <w:rPr>
          <w:rFonts w:ascii="Montserrat" w:hAnsi="Montserrat"/>
          <w:sz w:val="24"/>
        </w:rPr>
        <w:tab/>
        <w:t>She didn't want to go through it all again.</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As her fingers nervously rubbed against each other, she noticed the stain of makeup her tears had made wet again. The lady's words suddenly came back to her, </w:t>
      </w:r>
      <w:r w:rsidRPr="00AF3F86">
        <w:rPr>
          <w:rFonts w:ascii="Montserrat" w:hAnsi="Montserrat"/>
          <w:i/>
          <w:sz w:val="24"/>
        </w:rPr>
        <w:t xml:space="preserve">be sure to come back in here afterwards and get this crap cleaned off. It would be a shame to ruin your complexion by forgetting. </w:t>
      </w:r>
      <w:r w:rsidRPr="00AF3F86">
        <w:rPr>
          <w:rFonts w:ascii="Montserrat" w:hAnsi="Montserrat"/>
          <w:sz w:val="24"/>
        </w:rPr>
        <w:t>Phoenix's lips gave a wry twist. She did not fear for her complexion, but there was no denying that she had forgotten. She wondered how long it had been on, but her sense of time was distorted. It didn't matter, at least it gave her something to do besides thinking. With graceful purpose, her legs carried her back down the short hall, through the sitting room and into the bedroom. She delighted in peeling out of her dress, and throwing herself into a long, hot, steaming shower.</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She buried her troubled thoughts in the pleasant sensations of heat, and the fluid rush over her flesh. The bathroom was a pleasant contrast to the bleached apartment. Its walls, floor, washbasins—even the shower—carved from black marble. In the huge, sunken oval, Phoenix was tempted to ignore the multiple fixtures that sprayed converging streams of steaming water, in favor of a long, sinful soak in that vast basin. But the caressing thrill of the shower was a more stimulating antidote for depression. The sting and tickle of the hard spray, the endless hot caress as the coursing fluid clung to her curves, aroused her, teased the innocent passion of the senses.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Phoenix slid her fingers slowly down her front. From her throat, they glided over her breasts, off her ribs and along her belly. Her hands cupped the curves of bone separating her abdomen from her hips, as they traversed the upper corners of her pelvis. Her arms straightened to their limit, and her palms settled on the fronts of her thighs, thumbs pointing inward at her pubic arch. She smiled faintly. Her healing had started in a shower. In long dark days, when she had lost the ability to love herself, her body's flowering into womanhood had seduced her. The strange yearnings, the wonderful feelings that awoke under her accidental touch, tricked her into taking an interest in life. Her right hand slid inward, brushing across the tops of tight, damp curls. It had happened innocently enough at first. That first stirring, that faint thrill that translated itself to something deep within—the sensation of touch was so intoxicatingly </w:t>
      </w:r>
      <w:r w:rsidRPr="00AF3F86">
        <w:rPr>
          <w:rFonts w:ascii="Montserrat" w:hAnsi="Montserrat"/>
          <w:i/>
          <w:sz w:val="24"/>
        </w:rPr>
        <w:t>now</w:t>
      </w:r>
      <w:r w:rsidRPr="00AF3F86">
        <w:rPr>
          <w:rFonts w:ascii="Montserrat" w:hAnsi="Montserrat"/>
          <w:sz w:val="24"/>
        </w:rPr>
        <w:t xml:space="preserve">. It had no sense of past. It was always new.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She had not understood what she was feeling. Her mother taught her about the mysteries of sex before her death, but Phoenix had not really understood the hunger at the root of the issue. The trauma she had suffered—and the maimed telepathic reflex it had caused—made sex inaccessible before her body was ready for her to explore her passions. Her fingers curled in, confining her sex without making contact. It had been easy to assume that, unable to bear the touch of another, her sexuality could not be touched. Maybe there had even been an inhibition, an acquired aversion to the idea of consciously touching herself.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The water flowing down her body, ran along her arm, deflecting from her cupped fingers to stream between her legs. Licking at her lips. Her eyes closed. The flesh had so many shades of sensitivity, a spectrum of sensualities. It was not so strange, given that a body instinctively savored any new flavor. She had not thought about it, she had simply become mesmerized by the complexity and depth of the mystery she had stumbled across in herself. Once she had discovered the unbounded pleasure that was within her grasp—that was so easy to give herself in contrast the pain she had so ruthlessly inflicted on herself for so long—Phoenix had found a way out. Locked long into self-hatred, suddenly she had release. The abandonment of passion. A kind of momentary selflessness. A remove from which she could finally see herself, hurt and bleeding. </w:t>
      </w:r>
    </w:p>
    <w:p w:rsidR="00961472" w:rsidRPr="00AF3F86" w:rsidRDefault="00961472">
      <w:pPr>
        <w:spacing w:line="360" w:lineRule="auto"/>
        <w:jc w:val="both"/>
        <w:rPr>
          <w:rFonts w:ascii="Montserrat" w:hAnsi="Montserrat"/>
          <w:sz w:val="24"/>
        </w:rPr>
      </w:pPr>
      <w:r w:rsidRPr="00AF3F86">
        <w:rPr>
          <w:rFonts w:ascii="Montserrat" w:hAnsi="Montserrat"/>
          <w:sz w:val="24"/>
        </w:rPr>
        <w:tab/>
        <w:t>In a moment of detachment, she felt compassion for that wounded soul. She recognized a need to heal—to be healed. What difference did it make that the person who needed her love and support was also herself? What good did it do to judge herself as she slowly taught herself how to make love to herself? Wasn't it worth it when she was finally able to respond to that compassion? Was it so strange to fall in love with oneself?</w:t>
      </w:r>
    </w:p>
    <w:p w:rsidR="00961472" w:rsidRPr="00AF3F86" w:rsidRDefault="00961472">
      <w:pPr>
        <w:spacing w:line="360" w:lineRule="auto"/>
        <w:jc w:val="both"/>
        <w:rPr>
          <w:rFonts w:ascii="Montserrat" w:hAnsi="Montserrat"/>
          <w:sz w:val="24"/>
        </w:rPr>
      </w:pPr>
      <w:r w:rsidRPr="00AF3F86">
        <w:rPr>
          <w:rFonts w:ascii="Montserrat" w:hAnsi="Montserrat"/>
          <w:sz w:val="24"/>
        </w:rPr>
        <w:tab/>
        <w:t>Did it make her more or less whole?</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As she freed her hands to explore, she chose not to answer. Her fingers dipped across the threshold and her hunger stirred awake. Her telekinesis unfolded as trust in herself returned. Through her mind she became her own invisible lover, never wholly understanding the depths in herself that she tapped to encompass this strange embrace. Phoenix simply accepted it, unconcerned by the paradox of her polarized unity. Awed that she could feel love directed at her from a remote part of herself. So honest and uncomplicated, she could not doubt its sincerity, even as she struggled to understand why she deserved it. The dance itself exceeded her grasp, as she knew herself in both active and passive modes of this lovemaking. She knew she was doing this to herself. And yet she strove to elicit responses from her body, as if it were some beloved other person. And yet, she felt delightfully vulnerable to the teasing, probing, ecstatic touch of this worshipful lover. She was utterly lost and it was wonderful. </w:t>
      </w:r>
    </w:p>
    <w:p w:rsidR="00961472" w:rsidRPr="00AF3F86" w:rsidRDefault="00961472">
      <w:pPr>
        <w:spacing w:line="360" w:lineRule="auto"/>
        <w:jc w:val="both"/>
        <w:rPr>
          <w:rFonts w:ascii="Montserrat" w:hAnsi="Montserrat"/>
          <w:sz w:val="24"/>
        </w:rPr>
      </w:pPr>
      <w:r w:rsidRPr="00AF3F86">
        <w:rPr>
          <w:rFonts w:ascii="Montserrat" w:hAnsi="Montserrat"/>
          <w:sz w:val="24"/>
        </w:rPr>
        <w:tab/>
        <w:t>Above all, what she could see, so clear within her surrender, assured her heart. She could see the grief that was replacing self-hatred. Her terrible, psychic cancer had gone into remission. But only fitfully. The hard cyst was being eroded away. The poisons and debris were finally cycling out of her spirit, as the horrible, self-inflicted wound prepared to close. But, she was still afraid. She knew how very little it would take to wake up that devouring mass. So, she gave herself up to the licking of the water and the comfort of her hands and telekinesis.</w:t>
      </w:r>
    </w:p>
    <w:p w:rsidR="00961472" w:rsidRPr="00AF3F86" w:rsidRDefault="00961472">
      <w:pPr>
        <w:spacing w:line="360" w:lineRule="auto"/>
        <w:jc w:val="both"/>
        <w:rPr>
          <w:rFonts w:ascii="Montserrat" w:hAnsi="Montserrat"/>
          <w:sz w:val="24"/>
        </w:rPr>
      </w:pPr>
      <w:r w:rsidRPr="00AF3F86">
        <w:rPr>
          <w:rFonts w:ascii="Montserrat" w:hAnsi="Montserrat"/>
          <w:sz w:val="24"/>
        </w:rPr>
        <w:tab/>
        <w:t>It was strange, but she could accept, in spite of all the pain, in spite of how deeply she hated herself for unspeakable reasons, she did love herself. Not a selfish love, for she would only despise herself more for narcissism. A selfless love. An abandonment to something wondrous and mysterious, which could swallow any suffering. Phoenix sensed it, but she really could not explain it. It was not something she needed to know in words. She carefully kept her mind neutral—engaged, but not geared for thought.</w:t>
      </w:r>
    </w:p>
    <w:p w:rsidR="00961472" w:rsidRPr="00AF3F86" w:rsidRDefault="00961472">
      <w:pPr>
        <w:spacing w:line="360" w:lineRule="auto"/>
        <w:jc w:val="both"/>
        <w:rPr>
          <w:rFonts w:ascii="Montserrat" w:hAnsi="Montserrat"/>
          <w:sz w:val="24"/>
        </w:rPr>
      </w:pPr>
      <w:r w:rsidRPr="00AF3F86">
        <w:rPr>
          <w:rFonts w:ascii="Montserrat" w:hAnsi="Montserrat"/>
          <w:sz w:val="24"/>
        </w:rPr>
        <w:tab/>
        <w:t>Held in the grip of her mind, in the grip of her senses, Phoenix dissolved in exquisite torture. Impaled on the selfless gift, slowly mounting into shudders of release. When she was spent, she held her shaking, glowing body telekinetically erect. She was at once removed from and restored to herself. She barely noticed that the water had long since gone cold, even as it rinsed away the traces of her passion. As she stepped out of the spray and sluiced water from her skin, she could not help appraising the image in the mirror. At first the mirror revealed to her only a mask.</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Her eyes drank in both face and body. </w:t>
      </w:r>
      <w:r w:rsidRPr="00AF3F86">
        <w:rPr>
          <w:rFonts w:ascii="Montserrat" w:hAnsi="Montserrat"/>
          <w:i/>
          <w:sz w:val="24"/>
        </w:rPr>
        <w:t xml:space="preserve">Very plain, lacking in character, and almost too symmetrical to live in, </w:t>
      </w:r>
      <w:r w:rsidRPr="00AF3F86">
        <w:rPr>
          <w:rFonts w:ascii="Montserrat" w:hAnsi="Montserrat"/>
          <w:sz w:val="24"/>
        </w:rPr>
        <w:t xml:space="preserve">she criticized at a glance. There was a sculpted perfection to her body that was disturbing. Mathematically, her form seemed ideal. Elegant in its simplicity, but like a mannequin, somehow artificial and enigmatic. She did not believe herself to be beautiful, but she could admit to herself that at least she was well made. Long of limb and firm of muscle, she was a lean and healthy animal. She smiled at that thought. </w:t>
      </w:r>
      <w:r w:rsidRPr="00AF3F86">
        <w:rPr>
          <w:rFonts w:ascii="Montserrat" w:hAnsi="Montserrat"/>
          <w:i/>
          <w:sz w:val="24"/>
        </w:rPr>
        <w:t xml:space="preserve">How appropriate, like some perfect camouflage, so intricate in its attention to detail that it cannot help but reveal that the person is really only some animal in disguise! </w:t>
      </w:r>
      <w:r w:rsidRPr="00AF3F86">
        <w:rPr>
          <w:rFonts w:ascii="Montserrat" w:hAnsi="Montserrat"/>
          <w:sz w:val="24"/>
        </w:rPr>
        <w:t>She shook her head wryly. It did not matter, beauty and humanity were illusions she did not understand well enough to wear. She was content to take satisfaction in her body by knowing that, as a vehicle to life's experiences, it was well suited to her tastes.</w:t>
      </w:r>
    </w:p>
    <w:p w:rsidR="00961472" w:rsidRPr="00AF3F86" w:rsidRDefault="00961472">
      <w:pPr>
        <w:spacing w:line="360" w:lineRule="auto"/>
        <w:jc w:val="both"/>
        <w:rPr>
          <w:rFonts w:ascii="Montserrat" w:hAnsi="Montserrat"/>
          <w:sz w:val="24"/>
        </w:rPr>
      </w:pPr>
      <w:r w:rsidRPr="00AF3F86">
        <w:rPr>
          <w:rFonts w:ascii="Montserrat" w:hAnsi="Montserrat"/>
          <w:sz w:val="24"/>
        </w:rPr>
        <w:tab/>
        <w:t>Perhaps it was a side effect of her self-healing. She had developed a sense of pride in her body, but she was a pale reflection of Ember. Phoenix did not understand that particular mystery. On her mother the same features had been exotically beautiful, while on her they just seemed somehow unfinished. Her body had matured, and in it she had received a legacy from her mother she did not know how to deal with. She took after her so well that any reflection brought her back to her.</w:t>
      </w:r>
    </w:p>
    <w:p w:rsidR="00961472" w:rsidRPr="00AF3F86" w:rsidRDefault="00961472">
      <w:pPr>
        <w:spacing w:line="360" w:lineRule="auto"/>
        <w:jc w:val="both"/>
        <w:rPr>
          <w:rFonts w:ascii="Montserrat" w:hAnsi="Montserrat"/>
          <w:sz w:val="24"/>
        </w:rPr>
      </w:pPr>
      <w:r w:rsidRPr="00AF3F86">
        <w:rPr>
          <w:rFonts w:ascii="Montserrat" w:hAnsi="Montserrat"/>
          <w:sz w:val="24"/>
        </w:rPr>
        <w:tab/>
        <w:t>In spite of herself, she could not avoid confronting herself—the ghosts of herself. It always caught her unaware, she found herself trapped by the eyes in the mirror and for a moment she would forget. The mirror became an open window, and Phoenix saw a young woman of sensuous line and curve. Damp, her hair was the color of a brooding coal. She was staring at her through opalescent, dove gray eyes. Phoenix dropped her gaze and watched her brush beads of moisture off of her skin. Her flesh was translucent and pale, like something carved from moonstone or mother of pearl.</w:t>
      </w:r>
    </w:p>
    <w:p w:rsidR="00961472" w:rsidRPr="00AF3F86" w:rsidRDefault="00961472">
      <w:pPr>
        <w:spacing w:line="360" w:lineRule="auto"/>
        <w:jc w:val="both"/>
        <w:rPr>
          <w:rFonts w:ascii="Montserrat" w:hAnsi="Montserrat"/>
          <w:sz w:val="24"/>
        </w:rPr>
      </w:pPr>
      <w:r w:rsidRPr="00AF3F86">
        <w:rPr>
          <w:rFonts w:ascii="Montserrat" w:hAnsi="Montserrat"/>
          <w:sz w:val="24"/>
        </w:rPr>
        <w:tab/>
        <w:t>As she looked at her, her mother gave her a comforting smile. She looked so sad, so alone, and Phoenix wished so much she had not died! She felt a sudden stab. As Ember picked up her thoughts, her expression turned to worry and deep compassion. Caught in the illusion, her defenses were down and Phoenix lost her grip on what she had been holding off. She reeled back as the memories unfolded. As Phoenix's mind flashed back to Ember's death, her mother's face turned away in agony.</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The last coherent moment returned to her. The bridge of the </w:t>
      </w:r>
      <w:r w:rsidRPr="00AF3F86">
        <w:rPr>
          <w:rFonts w:ascii="Montserrat" w:hAnsi="Montserrat"/>
          <w:i/>
          <w:sz w:val="24"/>
        </w:rPr>
        <w:t xml:space="preserve">Adventure </w:t>
      </w:r>
      <w:r w:rsidRPr="00AF3F86">
        <w:rPr>
          <w:rFonts w:ascii="Montserrat" w:hAnsi="Montserrat"/>
          <w:sz w:val="24"/>
        </w:rPr>
        <w:t xml:space="preserve">slumping around her in the awesome heat of the alien's presence. The monster, wearing her own face, was shaking off her one desperate blow and focusing its power for the </w:t>
      </w:r>
      <w:r w:rsidRPr="00AF3F86">
        <w:rPr>
          <w:rFonts w:ascii="Montserrat" w:hAnsi="Montserrat"/>
          <w:i/>
          <w:sz w:val="24"/>
        </w:rPr>
        <w:t>coup de grace</w:t>
      </w:r>
      <w:r w:rsidRPr="00AF3F86">
        <w:rPr>
          <w:rFonts w:ascii="Montserrat" w:hAnsi="Montserrat"/>
          <w:sz w:val="24"/>
        </w:rPr>
        <w:t>. For a moment she held herself in a final embrace and then she felt the searing orgasm of death as everything that was her—her mother—was annihilated in the flesh.</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 Phoenix opened her eyes, and they could not completely register the dark marble forms of the bathroom. Out of the corner of her eye, she saw... </w:t>
      </w:r>
    </w:p>
    <w:p w:rsidR="00961472" w:rsidRPr="00AF3F86" w:rsidRDefault="00961472">
      <w:pPr>
        <w:spacing w:line="360" w:lineRule="auto"/>
        <w:jc w:val="both"/>
        <w:rPr>
          <w:rFonts w:ascii="Montserrat" w:hAnsi="Montserrat"/>
          <w:sz w:val="24"/>
        </w:rPr>
      </w:pPr>
      <w:r w:rsidRPr="00AF3F86">
        <w:rPr>
          <w:rFonts w:ascii="Montserrat" w:hAnsi="Montserrat"/>
          <w:sz w:val="24"/>
        </w:rPr>
        <w:tab/>
        <w:t>Her mind recoiled from the paradox.</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At a second glance, the painful illusion shattered. Not her other self. Her reflection. She stared into the glass until the ache was bearable. Once again, she faced the most difficult question in her—Ember's? Phoenix's?—life: </w:t>
      </w:r>
      <w:r w:rsidRPr="00AF3F86">
        <w:rPr>
          <w:rFonts w:ascii="Montserrat" w:hAnsi="Montserrat"/>
          <w:i/>
          <w:sz w:val="24"/>
        </w:rPr>
        <w:t xml:space="preserve">who am I? </w:t>
      </w:r>
      <w:r w:rsidRPr="00AF3F86">
        <w:rPr>
          <w:rFonts w:ascii="Montserrat" w:hAnsi="Montserrat"/>
          <w:sz w:val="24"/>
        </w:rPr>
        <w:t xml:space="preserve">In her mind she was her own daughter. In her memory she was her own mother. She held onto her gaze until she had regained her sense of identity. A mother and a daughter died that day, and whatever she was had been born from the ashes.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A wave of self-hatred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Her hands fisted. </w:t>
      </w:r>
      <w:r w:rsidRPr="00AF3F86">
        <w:rPr>
          <w:rFonts w:ascii="Montserrat" w:hAnsi="Montserrat"/>
          <w:i/>
          <w:sz w:val="24"/>
        </w:rPr>
        <w:t>If only I could trust anyone enough to talk about it.</w:t>
      </w:r>
    </w:p>
    <w:p w:rsidR="00961472" w:rsidRPr="00AF3F86" w:rsidRDefault="00961472">
      <w:pPr>
        <w:spacing w:line="360" w:lineRule="auto"/>
        <w:jc w:val="both"/>
        <w:rPr>
          <w:rFonts w:ascii="Montserrat" w:hAnsi="Montserrat"/>
          <w:sz w:val="24"/>
        </w:rPr>
      </w:pPr>
      <w:r w:rsidRPr="00AF3F86">
        <w:rPr>
          <w:rFonts w:ascii="Montserrat" w:hAnsi="Montserrat"/>
          <w:sz w:val="24"/>
        </w:rPr>
        <w:tab/>
        <w:t>At that thought she managed to escape from the cancer in her soul. Trust. That was the second casualty of the whole ordeal. If experiencing the death of her mother had not been bad enough by itself, the horrible union of their minds also destroyed her childhood. The truth about psionic research, the government cover-up, the use of psionic ability by the government to develop technology for the exploration of space and all the other experiences and memories of her mother's life had exploded through her mind at the instant of her death light years away.</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All during the long days when she tried to shut the world out, those memories had  torn her apart. While her mind had reeled, unable to find any foundation in the conflicting storm of thoughts, ideas and emotions, these bits of information warred with each other. The death trauma unhinged the part of her that identified itself as Ember, while the revelations of Ember's unguarded mind shredded every single illusion on which her identity as Phoenix was founded. Their separate and inescapably fused personalities resonated with a destructive feedback. As love was warped by horror and guilt, and sanity gave way to perverse madness, the only clear and focused emotion that she had been capable of was rage.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She could not deal with what she learned in any other way. There were all of those pieces, but nothing of either identity had been able to pull any of those pieces together. Her minds had been too much alike at their cores. In essence, at the most important level, there was no way for them to tell each other apart. So, neither could assert itself. The flawless way mother and daughter fit together had turned against them when there had suddenly been no objective way to separate them from each other. It finally became a question of what she had to be to go on. The outrage of discovering the lies and deceits perpetrated by the Psionic Reservation and Research Project system became an obsession. As the pieces came together, the rage grew. </w:t>
      </w:r>
    </w:p>
    <w:p w:rsidR="00961472" w:rsidRPr="00AF3F86" w:rsidRDefault="00961472">
      <w:pPr>
        <w:spacing w:line="360" w:lineRule="auto"/>
        <w:jc w:val="both"/>
        <w:rPr>
          <w:rFonts w:ascii="Montserrat" w:hAnsi="Montserrat"/>
          <w:sz w:val="24"/>
        </w:rPr>
      </w:pPr>
      <w:r w:rsidRPr="00AF3F86">
        <w:rPr>
          <w:rFonts w:ascii="Montserrat" w:hAnsi="Montserrat"/>
          <w:sz w:val="24"/>
        </w:rPr>
        <w:tab/>
        <w:t>That was where her resurrection began. She fed on the loss and hurt. Restoring her entire childhood with the added perspective of truth. She reclaimed the happiness while acquiring an anguish for an innocence that had been destroyed. In recreating everything she gained a wounded appreciation for it all. They had created an ideal place for her to grow up—far better than the civilian world outside it. They had given her a perfect childhood and it had turned out to be a carefully crafted lie. She even had to share the guilt, since as her mother, she had gone along with it all.</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Among the terrible secrets she never suspected were hidden in her mind, which she discovered as she rebuilt it, was that one of her responsibilities as Ember was to destroy </w:t>
      </w:r>
      <w:r w:rsidRPr="00AF3F86">
        <w:rPr>
          <w:rFonts w:ascii="Montserrat" w:hAnsi="Montserrat"/>
          <w:i/>
          <w:sz w:val="24"/>
        </w:rPr>
        <w:t xml:space="preserve">herself </w:t>
      </w:r>
      <w:r w:rsidRPr="00AF3F86">
        <w:rPr>
          <w:rFonts w:ascii="Montserrat" w:hAnsi="Montserrat"/>
          <w:sz w:val="24"/>
        </w:rPr>
        <w:t>as Phoenix, should she ever prove mentally unstable; perversely inclined toward violent, or abusive behavior. Angel of wrath that she had become, this served as a warning that surely saved her life by forcing her to temper the rage at her heart.</w:t>
      </w:r>
    </w:p>
    <w:p w:rsidR="00961472" w:rsidRPr="00AF3F86" w:rsidRDefault="00961472">
      <w:pPr>
        <w:spacing w:line="360" w:lineRule="auto"/>
        <w:jc w:val="both"/>
        <w:rPr>
          <w:rFonts w:ascii="Montserrat" w:hAnsi="Montserrat"/>
          <w:sz w:val="24"/>
        </w:rPr>
      </w:pPr>
      <w:r w:rsidRPr="00AF3F86">
        <w:rPr>
          <w:rFonts w:ascii="Montserrat" w:hAnsi="Montserrat"/>
          <w:sz w:val="24"/>
        </w:rPr>
        <w:tab/>
        <w:t>She found it amazing that she, or any other child on the reservation, survived growing up, in light of that discovery. Children could be so cruel, and it did not seem possible that she or her peers had been innocent of juvenile malice. It said something about the effectiveness of the cultural conditioning that had been orchestrated by the reservation planners. People like Mark Dreyfus had invented the world she had grown up in. They had dictated the styles and modes of dress, the melding of nineteenth and twenty-first century technologies into farming communities of telecommuting professionals, a home school system in which a child got the best possible education through the personal attention of her own parents. Nothing was left to chance, and every influence was subject to strict control. But, as artificial as life on the reservation proved to be, she realized that it was only part of a greater effort intent on assuring that the world at large never had to deal with the fact that she was one of the most dangerous human beings ever born.</w:t>
      </w:r>
    </w:p>
    <w:p w:rsidR="00961472" w:rsidRPr="00AF3F86" w:rsidRDefault="00961472">
      <w:pPr>
        <w:spacing w:line="360" w:lineRule="auto"/>
        <w:jc w:val="both"/>
        <w:rPr>
          <w:rFonts w:ascii="Montserrat" w:hAnsi="Montserrat"/>
          <w:sz w:val="24"/>
        </w:rPr>
      </w:pPr>
      <w:r w:rsidRPr="00AF3F86">
        <w:rPr>
          <w:rFonts w:ascii="Montserrat" w:hAnsi="Montserrat"/>
          <w:sz w:val="24"/>
        </w:rPr>
        <w:tab/>
        <w:t>But now, that effort had come to an end. Phoenix's head raised in alert thought. The lie was coming undone! There might be hope yet.</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Note: The wounded psionic can remain a significant reason for Morgan being tapped for the project. </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Phoenix awoke with a start. Her arms and legs were bound in a frightening grip. The dark and the unfamiliar surroundings combined to set her heart tripping in her chest. The weight of dreamless sleep lay over her still, a thick blanket isolating her in timelessness. She started thrashing before details could penetrate her disorientation. The binding constriction resolved into a sheet, wildly entangled around her naked body. Before she could grasp anything more of her surroundings, a second thump disturbed the silence. Phoenix shook herself further awake. The parts of her mind that could grasp and alter reality still slumbered. She didn't have the energy to throw off the weight that paralyzed her psionic gifts. Her ears strained to make out what lurked on the other side of her door. She felt far more naked and vulnerable than nudity could account for.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Phoenix bit her lip. So much of her training had focused on ensuring that she never became wholly reliant on her mental abilities. There were simply too many things that could cause the higher faculties to go dormant. Emotional stress being high on the list. </w:t>
      </w:r>
    </w:p>
    <w:p w:rsidR="00961472" w:rsidRPr="00AF3F86" w:rsidRDefault="00961472">
      <w:pPr>
        <w:spacing w:line="360" w:lineRule="auto"/>
        <w:jc w:val="both"/>
        <w:rPr>
          <w:rFonts w:ascii="Montserrat" w:hAnsi="Montserrat"/>
          <w:sz w:val="24"/>
        </w:rPr>
      </w:pPr>
      <w:r w:rsidRPr="00AF3F86">
        <w:rPr>
          <w:rFonts w:ascii="Montserrat" w:hAnsi="Montserrat"/>
          <w:sz w:val="24"/>
        </w:rPr>
        <w:tab/>
        <w:t>Phoenix was sliding out of bed, wrapping the sheet more carefully around her when the reason for her sense of danger revealed itself. Her attention was drawn to the door by the soft footfall. Before her eyes, the door exploded inward in a hail of splinters. Phoenix cringed before the shock wave, even as her reflex to project a deflecting field around herself proved impotent. A figure stood in the shattered opening, backlit by light thrown out from all the way back in the kitchenette. Phoenix stood still as the figure stalked up to her. Behind the strange female, Phoenix could see her bodyguards, Arthur and Samuel, run into the sitting room.</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Phoenix faded back under the stranger's advance, until her spine was to the wall. There was a dream-like quality to the moment, as her potential refused to wake up and come to her defense. Phoenix looked into the woman's face, unable to make out anything more than a caricature of her features in the dark. She was staring at Phoenix, her eyes smoldering and feral. She pressed forward, bodily crushing Phoenix against the wall. Her hands came up and covered Phoenix's face. The woman leaned into her, her head bowing over Phoenix's shoulder, nestled against her neck. Pinned, Phoenix felt tendrils of foreign thought bore into her mind. Her fear finally kicked in. She snapped awake. The details of the room crystallized in her awareness, as if someone had turned on the lights.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The stranger's presence among her thoughts thrust deep into her wounded soul, perforce opening herself to Phoenix through this forced intimacy. Just before Phoenix could marshal her strength to eject the intruder from her mind, her inner eye fell upon a terrible image nesting deep within the stranger's core. A ship being devoured by a man sized star. Phoenix's hands locked on the woman's shoulders, forcing her back far enough for their eyes to meet. The stranger's features resolved. The face before her was unfamiliar, but she recognized the pain that dwelt there. Loss, anger, grief, and above all guilt. Phoenix could see recognition enter the other's eyes, even as she acknowledged what </w:t>
      </w:r>
      <w:r w:rsidRPr="00AF3F86">
        <w:rPr>
          <w:rFonts w:ascii="Montserrat" w:hAnsi="Montserrat"/>
          <w:i/>
          <w:sz w:val="24"/>
        </w:rPr>
        <w:t xml:space="preserve">she </w:t>
      </w:r>
      <w:r w:rsidRPr="00AF3F86">
        <w:rPr>
          <w:rFonts w:ascii="Montserrat" w:hAnsi="Montserrat"/>
          <w:sz w:val="24"/>
        </w:rPr>
        <w:t>had seen, to herself.</w:t>
      </w:r>
    </w:p>
    <w:p w:rsidR="00961472" w:rsidRPr="00AF3F86" w:rsidRDefault="00961472">
      <w:pPr>
        <w:spacing w:line="360" w:lineRule="auto"/>
        <w:jc w:val="both"/>
        <w:rPr>
          <w:rFonts w:ascii="Montserrat" w:hAnsi="Montserrat"/>
          <w:sz w:val="24"/>
        </w:rPr>
      </w:pPr>
      <w:r w:rsidRPr="00AF3F86">
        <w:rPr>
          <w:rFonts w:ascii="Montserrat" w:hAnsi="Montserrat"/>
          <w:sz w:val="24"/>
        </w:rPr>
        <w:tab/>
        <w:t>Those haunted eyes suddenly spilled over, and with a heavy sigh, she collapsed in Phoenix's arms. Phoenix stared at the woman as she eased her onto her bed. So, this was her catatonic patient, she mused. Phoenix checked her over as she laid her out on the bed. She had withdrawn back into herself. As Phoenix tried to step away to recover the sheet she had lost in the encounter, the stranger's hand snapped out and gripped her arm hard.</w:t>
      </w:r>
    </w:p>
    <w:p w:rsidR="00961472" w:rsidRPr="00AF3F86" w:rsidRDefault="00961472">
      <w:pPr>
        <w:spacing w:line="360" w:lineRule="auto"/>
        <w:jc w:val="both"/>
        <w:rPr>
          <w:rFonts w:ascii="Montserrat" w:hAnsi="Montserrat"/>
          <w:sz w:val="24"/>
        </w:rPr>
      </w:pPr>
      <w:r w:rsidRPr="00AF3F86">
        <w:rPr>
          <w:rFonts w:ascii="Montserrat" w:hAnsi="Montserrat"/>
          <w:sz w:val="24"/>
        </w:rPr>
        <w:tab/>
        <w:t>"It's okay," Phoenix said at once, "I just need to cover myself up." Indeed, she grinned, as her keepers stood gaping at the demolished doorway, in the company of other control agents Phoenix did not know. The hand relaxed. Phoenix slipped away, arms held out of the way as the sheet snaked up and around her torso. Finally, she turned to face the group of men. "Arthur?" She invited with an arched brow. She was pleased to see the heat in his face, suggesting that he had the decency to blush as he stood gawking.</w:t>
      </w:r>
    </w:p>
    <w:p w:rsidR="00961472" w:rsidRPr="00AF3F86" w:rsidRDefault="00961472">
      <w:pPr>
        <w:spacing w:line="360" w:lineRule="auto"/>
        <w:jc w:val="both"/>
        <w:rPr>
          <w:rFonts w:ascii="Montserrat" w:hAnsi="Montserrat"/>
          <w:sz w:val="24"/>
        </w:rPr>
      </w:pPr>
      <w:r w:rsidRPr="00AF3F86">
        <w:rPr>
          <w:rFonts w:ascii="Montserrat" w:hAnsi="Montserrat"/>
          <w:sz w:val="24"/>
        </w:rPr>
        <w:tab/>
        <w:t>Arthur eased into the room and joined her at the bedside. "Ah, yes, I suppose introductions are in order," he said with a slight smile. Phoenix glanced at him sideways and wondered if he had been chosen to chaperone her on the basis of his fatherly personality. Given the fact that she had never known the identity of her father, not even from complete access to her mother's memories, it seemed a natural enough weakness for the agency to try to exploit. That was how the whole business worked, she figured. The big brains figured out what the holes were in her life and filled them with carefully chosen surrogates. Still, she had not decided to hold it against Arthur. Yet.</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Phoenix shrugged, "Well, I assume that this is the pilot from the </w:t>
      </w:r>
      <w:r w:rsidRPr="00AF3F86">
        <w:rPr>
          <w:rFonts w:ascii="Montserrat" w:hAnsi="Montserrat"/>
          <w:i/>
          <w:sz w:val="24"/>
        </w:rPr>
        <w:t xml:space="preserve">Intrepid," </w:t>
      </w:r>
      <w:r w:rsidRPr="00AF3F86">
        <w:rPr>
          <w:rFonts w:ascii="Montserrat" w:hAnsi="Montserrat"/>
          <w:sz w:val="24"/>
        </w:rPr>
        <w:t>she aired with irony. Arthur looked at her with a grin, and rubbed the back of his head.</w:t>
      </w:r>
    </w:p>
    <w:p w:rsidR="00961472" w:rsidRPr="00AF3F86" w:rsidRDefault="00961472">
      <w:pPr>
        <w:spacing w:line="360" w:lineRule="auto"/>
        <w:jc w:val="both"/>
        <w:rPr>
          <w:rFonts w:ascii="Montserrat" w:hAnsi="Montserrat"/>
          <w:sz w:val="24"/>
        </w:rPr>
      </w:pPr>
      <w:r w:rsidRPr="00AF3F86">
        <w:rPr>
          <w:rFonts w:ascii="Montserrat" w:hAnsi="Montserrat"/>
          <w:sz w:val="24"/>
        </w:rPr>
        <w:tab/>
        <w:t>"Yes, of course," he said, "This is Naomi Eden Harkin. According to the security detail that accompanied her, she doesn't do anything volitional. She has to be told to eat, to go to sleep. She has to be walked through bathing and waste elimination. They said that she will carry out complex instructions to the smallest detail, sparing no attention. But only that far. No initiative what so ever. And then she does this," he gestured at the recumbent form in Phoenix's bed. "She was told to wait out front while we moved her stuff in. But the next time someone looked up she had disappeared. We didn't know where she had gone until she tripped the wire on your door. Are you all right?" He asked finally.</w:t>
      </w:r>
    </w:p>
    <w:p w:rsidR="00961472" w:rsidRPr="00AF3F86" w:rsidRDefault="00961472">
      <w:pPr>
        <w:spacing w:line="360" w:lineRule="auto"/>
        <w:jc w:val="both"/>
        <w:rPr>
          <w:rFonts w:ascii="Montserrat" w:hAnsi="Montserrat"/>
          <w:sz w:val="24"/>
        </w:rPr>
      </w:pPr>
      <w:r w:rsidRPr="00AF3F86">
        <w:rPr>
          <w:rFonts w:ascii="Montserrat" w:hAnsi="Montserrat"/>
          <w:sz w:val="24"/>
        </w:rPr>
        <w:tab/>
        <w:t>"Caught me napping," Phoenix responded. "If she had meant any harm I suppose I would be cat food by now," she smiled charmingly. Phoenix sat down on the edge of her bed and smoothed a lock of hair out of Naomi's face. "You know, I was a zombie too for a while. You have to remember, she's still in there. A prisoner of herself, but she still has the keys. She knows what's going on around her, it is just irrelevant compared with what she's dealing with inside," Phoenix offered. She took one of naomi's hands in her own. "See what can be done about the mess, hey? I'll fix it up when I have a chance. I'm sure there s other stuff you all need to do. We'll be fine, so go ahead," she dismissed. Arthur caught the hint, and ushered the rest of the crowd out of the doorway.</w:t>
      </w:r>
    </w:p>
    <w:p w:rsidR="00961472" w:rsidRPr="00AF3F86" w:rsidRDefault="00961472">
      <w:pPr>
        <w:spacing w:line="360" w:lineRule="auto"/>
        <w:jc w:val="both"/>
        <w:rPr>
          <w:rFonts w:ascii="Montserrat" w:hAnsi="Montserrat"/>
          <w:sz w:val="24"/>
        </w:rPr>
      </w:pPr>
      <w:r w:rsidRPr="00AF3F86">
        <w:rPr>
          <w:rFonts w:ascii="Montserrat" w:hAnsi="Montserrat"/>
          <w:sz w:val="24"/>
        </w:rPr>
        <w:tab/>
        <w:t>Phoenix leaned close to her patient and said cheerfully, "Well, Naomi, you are a wreck. I hope you want to get better real quick, because I need someone to talk to too."</w:t>
      </w:r>
    </w:p>
    <w:p w:rsidR="00961472" w:rsidRPr="00AF3F86" w:rsidRDefault="00961472">
      <w:pPr>
        <w:spacing w:line="360" w:lineRule="auto"/>
        <w:jc w:val="both"/>
        <w:rPr>
          <w:rFonts w:ascii="Montserrat" w:hAnsi="Montserrat"/>
          <w:color w:val="0000FF"/>
          <w:sz w:val="24"/>
        </w:rPr>
      </w:pPr>
      <w:r w:rsidRPr="00AF3F86">
        <w:rPr>
          <w:rFonts w:ascii="Montserrat" w:hAnsi="Montserrat"/>
          <w:sz w:val="24"/>
        </w:rPr>
        <w:br w:type="page"/>
      </w:r>
      <w:r w:rsidRPr="00AF3F86">
        <w:rPr>
          <w:rFonts w:ascii="Montserrat" w:hAnsi="Montserrat"/>
          <w:color w:val="0000FF"/>
          <w:sz w:val="24"/>
        </w:rPr>
        <w:sym w:font="MT Extra" w:char="F036"/>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t xml:space="preserve"> culled material </w:t>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8"/>
      </w:r>
    </w:p>
    <w:p w:rsidR="00961472" w:rsidRPr="00AF3F86" w:rsidRDefault="00961472">
      <w:pPr>
        <w:spacing w:line="360" w:lineRule="auto"/>
        <w:jc w:val="both"/>
        <w:rPr>
          <w:rFonts w:ascii="Montserrat" w:hAnsi="Montserrat"/>
          <w:sz w:val="24"/>
        </w:rPr>
      </w:pPr>
      <w:r w:rsidRPr="00AF3F86">
        <w:rPr>
          <w:rFonts w:ascii="Montserrat" w:hAnsi="Montserrat"/>
          <w:i/>
          <w:sz w:val="24"/>
        </w:rPr>
        <w:t xml:space="preserve">Am I ready for that? </w:t>
      </w:r>
      <w:r w:rsidRPr="00AF3F86">
        <w:rPr>
          <w:rFonts w:ascii="Montserrat" w:hAnsi="Montserrat"/>
          <w:sz w:val="24"/>
        </w:rPr>
        <w:t xml:space="preserve">It had been a long time since she had been exposed to vacuum. </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Beyond them, a brilliant, blue curve of sky beckoned, and her body ached with a need to be cast at that horizon. </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Phoenix had been picked up by the pair of ASIA agents and escorted off the island reservation with out explanation. </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As if they would give her this much time to think if they intended to kill her. They knew her well enough to know that she was far from helpless without her psi. </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Her guess was that the Aegis Security\Intelligence Agency had simply assigned a couple of agents to escort her to her step-father on Venus who would be able to return her—if not back to her home on the reservation—at least to her mother's home on Ao'Ajeo. </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If she went back, would the memories still be waiting? Her mother died in the service when she was barely eleven years old. </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She averted her thoughts from the many ways in which she had been used and reflected once more on how she had gotten to where she was. After she had been drafted into the Avatar Program, she had been moved to Olympia, where the Academy's affiliate campus and facilities had been relocated after the destruction of its research facilities on Vancouver Island. In the four years of accelerated learning and intense psionic training, she had also been studying an exotic form of martial arts under her father. That training had given her an edge in gymnastic competition. </w:t>
      </w:r>
    </w:p>
    <w:p w:rsidR="00961472" w:rsidRPr="00AF3F86" w:rsidRDefault="00961472">
      <w:pPr>
        <w:spacing w:line="360" w:lineRule="auto"/>
        <w:jc w:val="both"/>
        <w:rPr>
          <w:rFonts w:ascii="Montserrat" w:hAnsi="Montserrat"/>
          <w:sz w:val="24"/>
        </w:rPr>
      </w:pPr>
      <w:r w:rsidRPr="00AF3F86">
        <w:rPr>
          <w:rFonts w:ascii="Montserrat" w:hAnsi="Montserrat"/>
          <w:sz w:val="24"/>
        </w:rPr>
        <w:tab/>
        <w:t>At least until her fever had forced her to withdraw.</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It had been a long time since she had been in the jurisdiction of the Amaranth Empire's Aegis. She was surprised that she still had clearance. She considered the yet unanswered questions. The AEA represented too many interests for her to guess the purpose of her enforced visit. Still, ending up here eliminated a couple of unpleasant possibilities. Why would they take her into free territory unless her summons had something to do with the space program? </w:t>
      </w:r>
      <w:r w:rsidRPr="00AF3F86">
        <w:rPr>
          <w:rFonts w:ascii="Montserrat" w:hAnsi="Montserrat"/>
          <w:i/>
          <w:sz w:val="24"/>
        </w:rPr>
        <w:t>They wouldn't.</w:t>
      </w:r>
      <w:r w:rsidRPr="00AF3F86">
        <w:rPr>
          <w:rFonts w:ascii="Montserrat" w:hAnsi="Montserrat"/>
          <w:sz w:val="24"/>
        </w:rPr>
        <w:t xml:space="preserve"> Which meant that it was the Project, not Control, jerking it's hand on her leash. </w:t>
      </w:r>
    </w:p>
    <w:p w:rsidR="00961472" w:rsidRPr="00AF3F86" w:rsidRDefault="00961472">
      <w:pPr>
        <w:spacing w:line="360" w:lineRule="auto"/>
        <w:jc w:val="both"/>
        <w:rPr>
          <w:rFonts w:ascii="Montserrat" w:hAnsi="Montserrat"/>
          <w:sz w:val="24"/>
        </w:rPr>
      </w:pPr>
      <w:r w:rsidRPr="00AF3F86">
        <w:rPr>
          <w:rFonts w:ascii="Montserrat" w:hAnsi="Montserrat"/>
          <w:sz w:val="24"/>
        </w:rPr>
        <w:tab/>
      </w:r>
      <w:r w:rsidRPr="00AF3F86">
        <w:rPr>
          <w:rFonts w:ascii="Montserrat" w:hAnsi="Montserrat"/>
          <w:i/>
          <w:sz w:val="24"/>
        </w:rPr>
        <w:t>Thank God.</w:t>
      </w:r>
      <w:r w:rsidRPr="00AF3F86">
        <w:rPr>
          <w:rFonts w:ascii="Montserrat" w:hAnsi="Montserrat"/>
          <w:sz w:val="24"/>
        </w:rPr>
        <w:t xml:space="preserve"> With that in mind, she felt less afraid of her body guards with their thought-control training and their damping equipment. She shivered, as she thought of all the times as a child she had trusted herself in the keeping of psi control agents, ignorant of their prerogatives.</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While her mother had been a loving parent, she had also been very private about her history. In spite of the rapport they shared, Phoenix had never really known much about the woman who had given her birth, and in whose image she had been conceived. Phoenix understood that she had been involved in human-avon relations; to the point where she had spoken the language and adopted the culture at home. Alien as both were to the people she had later grown up with, she had become accustomed to it all before she could speak.</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sym w:font="MT Extra" w:char="F031"/>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t xml:space="preserve"> culled material </w:t>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4"/>
      </w:r>
      <w:r w:rsidRPr="00AF3F86">
        <w:rPr>
          <w:rFonts w:ascii="Montserrat" w:hAnsi="Montserrat"/>
          <w:color w:val="0000FF"/>
          <w:sz w:val="24"/>
        </w:rPr>
        <w:sym w:font="MT Extra" w:char="F033"/>
      </w:r>
    </w:p>
    <w:p w:rsidR="00961472" w:rsidRPr="00AF3F86" w:rsidRDefault="00961472">
      <w:pPr>
        <w:spacing w:line="360" w:lineRule="auto"/>
        <w:jc w:val="both"/>
        <w:rPr>
          <w:rFonts w:ascii="Montserrat" w:hAnsi="Montserrat"/>
          <w:color w:val="0000FF"/>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daughter selves – av-0000-ad</w:t>
      </w:r>
      <w:r w:rsidRPr="00AF3F86">
        <w:rPr>
          <w:rFonts w:ascii="Montserrat" w:hAnsi="Montserrat"/>
          <w:sz w:val="24"/>
        </w:rPr>
        <w:tab/>
        <w:t>A. V. MORGAN</w:t>
      </w:r>
    </w:p>
    <w:p w:rsidR="00961472" w:rsidRPr="00AF3F86" w:rsidRDefault="00961472">
      <w:pPr>
        <w:spacing w:line="360" w:lineRule="auto"/>
        <w:jc w:val="both"/>
        <w:rPr>
          <w:rFonts w:ascii="Montserrat" w:hAnsi="Montserrat"/>
          <w:spacing w:val="-2"/>
          <w:sz w:val="24"/>
        </w:rPr>
      </w:pPr>
      <w:r w:rsidRPr="00AF3F86">
        <w:rPr>
          <w:rFonts w:ascii="Montserrat" w:hAnsi="Montserrat"/>
          <w:spacing w:val="-2"/>
          <w:sz w:val="24"/>
        </w:rPr>
        <w:t>David Bryan Roberson</w:t>
      </w:r>
      <w:r w:rsidRPr="00AF3F86">
        <w:rPr>
          <w:rFonts w:ascii="Montserrat" w:hAnsi="Montserrat"/>
          <w:sz w:val="24"/>
        </w:rPr>
        <w:t xml:space="preserve"> • 554-87-4964</w:t>
      </w:r>
      <w:r w:rsidRPr="00AF3F86">
        <w:rPr>
          <w:rFonts w:ascii="Montserrat" w:hAnsi="Montserrat"/>
          <w:sz w:val="24"/>
        </w:rPr>
        <w:tab/>
      </w:r>
      <w:r w:rsidRPr="00AF3F86">
        <w:rPr>
          <w:rFonts w:ascii="Montserrat" w:hAnsi="Montserrat"/>
          <w:spacing w:val="-2"/>
          <w:sz w:val="24"/>
        </w:rPr>
        <w:t>200,000-225,000 Words</w:t>
      </w:r>
    </w:p>
    <w:p w:rsidR="00961472" w:rsidRPr="00AF3F86" w:rsidRDefault="00961472">
      <w:pPr>
        <w:spacing w:line="360" w:lineRule="auto"/>
        <w:jc w:val="both"/>
        <w:rPr>
          <w:rFonts w:ascii="Montserrat" w:hAnsi="Montserrat"/>
          <w:sz w:val="24"/>
        </w:rPr>
      </w:pPr>
      <w:r w:rsidRPr="00AF3F86">
        <w:rPr>
          <w:rFonts w:ascii="Montserrat" w:hAnsi="Montserrat"/>
          <w:spacing w:val="-2"/>
          <w:sz w:val="24"/>
        </w:rPr>
        <w:t>2101 Candlewood Pl, Riverbank, Ca 95</w:t>
      </w:r>
      <w:r w:rsidRPr="00AF3F86">
        <w:rPr>
          <w:rFonts w:ascii="Montserrat" w:hAnsi="Montserrat"/>
          <w:sz w:val="24"/>
        </w:rPr>
        <w:t>367-2134</w:t>
      </w:r>
      <w:r w:rsidRPr="00AF3F86">
        <w:rPr>
          <w:rFonts w:ascii="Montserrat" w:hAnsi="Montserrat"/>
          <w:sz w:val="24"/>
        </w:rPr>
        <w:tab/>
        <w:t>© 1999 D. Roberson</w:t>
      </w:r>
    </w:p>
    <w:p w:rsidR="00961472" w:rsidRPr="00AF3F86" w:rsidRDefault="00961472">
      <w:pPr>
        <w:spacing w:line="360" w:lineRule="auto"/>
        <w:jc w:val="both"/>
        <w:rPr>
          <w:rFonts w:ascii="Montserrat" w:hAnsi="Montserrat"/>
          <w:sz w:val="24"/>
        </w:rPr>
      </w:pPr>
      <w:r w:rsidRPr="00AF3F86">
        <w:rPr>
          <w:rFonts w:ascii="Montserrat" w:hAnsi="Montserrat"/>
          <w:sz w:val="24"/>
        </w:rPr>
        <w:t>(209)869-4001</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elements of the following work were </w:t>
      </w:r>
      <w:r w:rsidRPr="00AF3F86">
        <w:rPr>
          <w:rFonts w:ascii="Montserrat" w:hAnsi="Montserrat"/>
          <w:color w:val="0000FF"/>
          <w:sz w:val="24"/>
        </w:rPr>
        <w:t>selected</w:t>
      </w:r>
      <w:r w:rsidRPr="00AF3F86">
        <w:rPr>
          <w:rFonts w:ascii="Montserrat" w:hAnsi="Montserrat"/>
          <w:sz w:val="24"/>
        </w:rPr>
        <w:t xml:space="preserve"> for use in the revised manuscript draft—</w:t>
      </w:r>
    </w:p>
    <w:p w:rsidR="00961472" w:rsidRPr="00AF3F86" w:rsidRDefault="00961472">
      <w:pPr>
        <w:spacing w:line="360" w:lineRule="auto"/>
        <w:jc w:val="both"/>
        <w:rPr>
          <w:rFonts w:ascii="Montserrat" w:hAnsi="Montserrat"/>
          <w:sz w:val="24"/>
        </w:rPr>
      </w:pPr>
      <w:r w:rsidRPr="00AF3F86">
        <w:rPr>
          <w:rFonts w:ascii="Montserrat" w:hAnsi="Montserrat"/>
          <w:sz w:val="24"/>
        </w:rPr>
        <w:tab/>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u w:val="single"/>
        </w:rPr>
      </w:pPr>
      <w:r w:rsidRPr="00AF3F86">
        <w:rPr>
          <w:rFonts w:ascii="Montserrat" w:hAnsi="Montserrat"/>
          <w:sz w:val="24"/>
          <w:u w:val="single"/>
        </w:rPr>
        <w:t>CHAPTER</w:t>
      </w:r>
    </w:p>
    <w:p w:rsidR="00961472" w:rsidRPr="00AF3F86" w:rsidRDefault="00961472">
      <w:pPr>
        <w:spacing w:line="360" w:lineRule="auto"/>
        <w:jc w:val="both"/>
        <w:rPr>
          <w:rFonts w:ascii="Montserrat" w:hAnsi="Montserrat"/>
          <w:sz w:val="24"/>
        </w:rPr>
      </w:pPr>
      <w:bookmarkStart w:id="2" w:name="chapter01"/>
      <w:bookmarkEnd w:id="2"/>
      <w:r w:rsidRPr="00AF3F86">
        <w:rPr>
          <w:rFonts w:ascii="Montserrat" w:hAnsi="Montserrat"/>
          <w:sz w:val="24"/>
        </w:rPr>
        <w:t>ONE</w:t>
      </w:r>
      <w:r w:rsidRPr="00AF3F86">
        <w:rPr>
          <w:rFonts w:ascii="Montserrat" w:hAnsi="Montserrat"/>
          <w:sz w:val="24"/>
        </w:rPr>
        <w:tab/>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Phoenix Ember Morgan stared out the window, watching the world stream by through the tinted glass. Everything was gilded with crisp morning light. Her eyes suddenly focused past the moving scenery. They became fixed on the immobile clouds, enhancing the sensation of a world in flux. Beyond them, a brilliant, blue curve of sky beckoned, and her body ached with a need to be cast at that horizon. Her senses keened for the sweet morning, but were filled instead with the musk and oil of the beige leather upholstery, and spice of men's cologne. Her hands fisted in her lap, torturing the brocade fabric of her skirt. She had been a fool to assume that she had seen the last of these terror trips. Phoenix wondered if she was being delivered to her own execution. With ancient eyes in a girl's face, she cast a quick glance at the two men who had herded her all the way from her dormitory in Oregon. Both of them were new to her. In spite of a week traveling in their company, she did not know them. She could feel them. Their awareness was a constant presence in her mind. Two deep pools, unmarred by the ripple of surface thoughts, that denied her any clues as to the purpose and personality of either man. She turned her gaze back to the racing scenery.</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The morning after her graduation, Phoenix had been picked up by the pair of ASIA agents and escorted off the reservation with out explanation. She did not think she had done anything wrong, but since when did that matter? One of the men looked at her in the rearview mirror and said, in a flat voice, "We are almost there. Fifteen minutes in this traffic."</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 xml:space="preserve">Phoenix's eyes flicked up to meet his in the mirror. How odd that one of them should volunteer that kind of information. Phoenix had been through this scenario enough times to know the unspoken rules. The agents were more than bodyguards, but she could not go anywhere outside of a reservation without them. True, they protected her from the world at large, but they were also there to protect the world at large from her. If they did not tell her up front, she never knew her destination until she arrived. Vague as it was, that hint had allowed her to guess. Looking away from him, Phoenix pressed for more information, "Why are you taking me to the space port? Am I being removed from the program?" Phoenix had to ask. She had to push. That was her part in the strange ritual. </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She did not waste her breath sighing as he repeated for the hundredth time, "I'm sorry. Our instructions are only to deliver you to your contact and keep an eye on you. You will have to ask your contact when you see him."</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r>
      <w:r w:rsidRPr="00AF3F86">
        <w:rPr>
          <w:rFonts w:ascii="Montserrat" w:hAnsi="Montserrat"/>
          <w:i/>
          <w:color w:val="0000FF"/>
          <w:sz w:val="24"/>
        </w:rPr>
        <w:t xml:space="preserve">Damn the man. He's too good, </w:t>
      </w:r>
      <w:r w:rsidRPr="00AF3F86">
        <w:rPr>
          <w:rFonts w:ascii="Montserrat" w:hAnsi="Montserrat"/>
          <w:color w:val="0000FF"/>
          <w:sz w:val="24"/>
        </w:rPr>
        <w:t xml:space="preserve">she thought as her words failed to stir a betraying thought in him. Phoenix leaned her head back against the headrest of her seat and closed her eyes. She did not know if she wanted to sigh or moan. In the weeks approaching graduation she had begun feeling increasingly drained and lethargic. She had also experienced a heightened sensuality and almost constant state of arousal. Phoenix had fought off the symptoms of her strange fever during the last year of competition, but she had been forced to withdraw from the gymnastics tour at last when the strain shattered her control over her psi, bringing the ASIA down on her head. </w:t>
      </w:r>
      <w:r w:rsidRPr="00AF3F86">
        <w:rPr>
          <w:rFonts w:ascii="Montserrat" w:hAnsi="Montserrat"/>
          <w:i/>
          <w:color w:val="0000FF"/>
          <w:sz w:val="24"/>
        </w:rPr>
        <w:t>Just once</w:t>
      </w:r>
      <w:r w:rsidRPr="00AF3F86">
        <w:rPr>
          <w:rFonts w:ascii="Montserrat" w:hAnsi="Montserrat"/>
          <w:color w:val="0000FF"/>
          <w:sz w:val="24"/>
        </w:rPr>
        <w:t xml:space="preserve">, she thought, </w:t>
      </w:r>
      <w:r w:rsidRPr="00AF3F86">
        <w:rPr>
          <w:rFonts w:ascii="Montserrat" w:hAnsi="Montserrat"/>
          <w:i/>
          <w:color w:val="0000FF"/>
          <w:sz w:val="24"/>
        </w:rPr>
        <w:t>I'd like to leave a reservation without an escort. It would almost be worth being blind, to be able to go where I want, and do what I want!</w:t>
      </w:r>
      <w:r w:rsidRPr="00AF3F86">
        <w:rPr>
          <w:rFonts w:ascii="Montserrat" w:hAnsi="Montserrat"/>
          <w:color w:val="0000FF"/>
          <w:sz w:val="24"/>
        </w:rPr>
        <w:t xml:space="preserve"> </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 xml:space="preserve">The three day long drive had given her plenty of time to dwell on the circumstances that had brought her to this disturbing pass. Questions had been raised in the past challenging her ability to control her power. She knew what would happen to her if those doubts were ever substantiated. She wondered who would notice if she never returned from this trip. Phoenix </w:t>
      </w:r>
      <w:r w:rsidRPr="00AF3F86">
        <w:rPr>
          <w:rFonts w:ascii="Montserrat" w:hAnsi="Montserrat"/>
          <w:i/>
          <w:color w:val="0000FF"/>
          <w:sz w:val="24"/>
        </w:rPr>
        <w:t xml:space="preserve">was </w:t>
      </w:r>
      <w:r w:rsidRPr="00AF3F86">
        <w:rPr>
          <w:rFonts w:ascii="Montserrat" w:hAnsi="Montserrat"/>
          <w:color w:val="0000FF"/>
          <w:sz w:val="24"/>
        </w:rPr>
        <w:t xml:space="preserve">an only child.  </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 xml:space="preserve">Her mind tested the restraints of the car's psi shielding. Once again, her attention was sucked into that horrible abyss as her probing thoughts were devoured. Her mind felt like flame guttering in a strong wind. The brighter she burned, the greater the gale blew, forever sucking her energy off and turning it against her. She broke off in disgust. As her active fields waned the miasma cleared, allowing her passive mind to regain the deep and textured taste of things around her. </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 xml:space="preserve">Phoenix perked up as she realized that the car had made the turn off for the international spaceport. </w:t>
      </w:r>
      <w:r w:rsidRPr="00AF3F86">
        <w:rPr>
          <w:rFonts w:ascii="Montserrat" w:hAnsi="Montserrat"/>
          <w:i/>
          <w:color w:val="0000FF"/>
          <w:sz w:val="24"/>
        </w:rPr>
        <w:t xml:space="preserve">Well, that confirms my guess, </w:t>
      </w:r>
      <w:r w:rsidRPr="00AF3F86">
        <w:rPr>
          <w:rFonts w:ascii="Montserrat" w:hAnsi="Montserrat"/>
          <w:color w:val="0000FF"/>
          <w:sz w:val="24"/>
        </w:rPr>
        <w:t xml:space="preserve">she thought. </w:t>
      </w:r>
      <w:r w:rsidRPr="00AF3F86">
        <w:rPr>
          <w:rFonts w:ascii="Montserrat" w:hAnsi="Montserrat"/>
          <w:i/>
          <w:color w:val="0000FF"/>
          <w:sz w:val="24"/>
        </w:rPr>
        <w:t>That doesn't say that this is really my destination. Gods, what if they really do want me to go off planet? Accidents are so easy to arrange in space…</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 xml:space="preserve">As if they would give her this much time to think if they intended to kill her. They knew her well enough to know that she was far from helpless without her psi. Her guess was that the Aegis Security and Investigations Agency had simply assigned a couple of agents to escort her to her step-father on Venus who would be able to return her—if not back to her home on the reservation—at least to her mother's home on Ao'Ajeo. </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 xml:space="preserve">She bit her lip. </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Was she ready for that? It had been six years since she had been taken from her old home. If she went back, would the memories still be waiting? Her mother died in the service when she was barely eleven years old. While Ember had been a loving parent, she had also been very private about her history. In spite of the rapport they shared, Ember had never really known much about the woman who had given her birth, and in whose image she had been conceived. Ember understood that she had been involved in human-avon relations; to the point where she had spoken the language and adopted the culture at home. Alien as both were to the common citizens she had later grown up with, she had become accustomed to it all before she could speak.</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 xml:space="preserve">Within minutes, they were pulling into the customs gate. Sam Malthus, the driver, carried her papers, and turned them over to the customs agent along with his and his partner's ID's. Phoenix mused as the man waved them through. It had been a long time since she had been in the jurisdiction of the Autonomous Establishments' Aegis. She was surprised that she still had clearance. She considered the yet unanswered questions. The AEA represented too many interests for her to guess the purpose of her enforced visit. Still, ending up here eliminated a couple of unpleasant possibilities. Why would they take her into free territory unless her summons had something to do with the space program? </w:t>
      </w:r>
      <w:r w:rsidRPr="00AF3F86">
        <w:rPr>
          <w:rFonts w:ascii="Montserrat" w:hAnsi="Montserrat"/>
          <w:i/>
          <w:color w:val="0000FF"/>
          <w:sz w:val="24"/>
        </w:rPr>
        <w:t>They wouldn't.</w:t>
      </w:r>
      <w:r w:rsidRPr="00AF3F86">
        <w:rPr>
          <w:rFonts w:ascii="Montserrat" w:hAnsi="Montserrat"/>
          <w:color w:val="0000FF"/>
          <w:sz w:val="24"/>
        </w:rPr>
        <w:t xml:space="preserve"> Which meant that it was the Project, not Control, jerking it's hand on her leash. </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r>
      <w:r w:rsidRPr="00AF3F86">
        <w:rPr>
          <w:rFonts w:ascii="Montserrat" w:hAnsi="Montserrat"/>
          <w:i/>
          <w:color w:val="0000FF"/>
          <w:sz w:val="24"/>
        </w:rPr>
        <w:t>Thank God.</w:t>
      </w:r>
      <w:r w:rsidRPr="00AF3F86">
        <w:rPr>
          <w:rFonts w:ascii="Montserrat" w:hAnsi="Montserrat"/>
          <w:color w:val="0000FF"/>
          <w:sz w:val="24"/>
        </w:rPr>
        <w:t xml:space="preserve"> With that in mind, she felt less afraid of her body guards with their thought-control training and their damping equipment. She shivered, as she thought of all the times as a child she had trusted herself in the keeping of psi control agents, ignorant of their prerogatives. </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 xml:space="preserve">The car leapt away from the customs gates, darted across traffic, and made the turn off for the Embassy District. She averted her thoughts from the many ways in which she had been used and reflected once more on how she had gotten to where she was. Her step-father had accompanied her when the death of her mother and the awakening of her psionic ability forced her relocation to a psionic reservation. At the time she had been with her step-father on Venus, so that was where she was stuck until she became licensed. Within two years the Aegis Security and Intelligence Agency (the other ASIA) discovered that she was a full spectrum class III active and immediately drafted her into the Avatar Program. From her father's beautiful home on Venus, she had been moved to Olympia, where the Avatar Program had been relocated after the destruction of the research facilities on her home reservation. In the four years of accelerated learning and intense psionic training, she had also been studying an exotic form of martial arts under her father. That training had given her an edge in gymnastic competition, and had accounted for her recent presence in Oregon. </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At least until her fever had forced her to withdraw.</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The car reached its destination, turning into the round about fronting the stately building that dominated the end of the block. The black sedan prowled to a stop under the awning. A couple of the guards bracketing the entrance detached and came forward to check their credentials. One of them held the door as Phoenix got out. His eyes stared as the slanting rain of light struck golden highlights in her blood-red mane. With her hands clasped in front of her, she stepped away from the car towards the sun. She continued to drift away as one of the guards got in and drove off with the car. Finally the grip of the damping field slipped away. Her mind opened like a morning bloom. The wings of her perception sprang out of her slender body and stretched in all directions to, over and around the horizons. It felt like the first breath of fresh air after suffocating in a box for days.</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The sphere of her physical senses shrank, eclipsed by a sphere of awareness that swiftly encompassed the Earth, reaching out to caress the Moon, and asserting itself in the heavens. For that moment she felt herself as a delicious, glittering mote of dust on the skin of the Earth, before the balance of her perspective shifted to focus once more on the physical expression of her self.</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 xml:space="preserve">Her keepers broke into her moment of respite and nudged her into the building where she could feel built in damping hit her like a blast in the face. She staggered through the perimeter of oblivion, her mind threatening to black out, as her escort grabbed her by the elbows and carried her through the defensive screen. Her mind ignited again on the far side of the entrance, but it was like a fusion fire encased in its magnetic bubble. Phoenix gasped for air, forcing the two agents to pause as she anchored herself in space. </w:t>
      </w:r>
      <w:r w:rsidRPr="00AF3F86">
        <w:rPr>
          <w:rFonts w:ascii="Montserrat" w:hAnsi="Montserrat"/>
          <w:i/>
          <w:color w:val="0000FF"/>
          <w:sz w:val="24"/>
        </w:rPr>
        <w:t xml:space="preserve">God, it has been such a long time! I had forgotten what a shock it is to get through class three shielding. </w:t>
      </w:r>
      <w:r w:rsidRPr="00AF3F86">
        <w:rPr>
          <w:rFonts w:ascii="Montserrat" w:hAnsi="Montserrat"/>
          <w:color w:val="0000FF"/>
          <w:sz w:val="24"/>
        </w:rPr>
        <w:t xml:space="preserve">She geared down her thoughts, dimming the force and density of her attention until her awareness fit comfortably within its new limits. </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 xml:space="preserve">She signaled her escort that she was collected again. Arthur Remington took her elbow, and Malthus dropped behind them, as Phoenix allowed herself to be guided through twists and turns of the building's guts, to reach her destination. They stopped in front of an innocuous looking door. Arthur knocked on the paneled wood. Phoenix tried to </w:t>
      </w:r>
      <w:r w:rsidRPr="00AF3F86">
        <w:rPr>
          <w:rFonts w:ascii="Montserrat" w:hAnsi="Montserrat"/>
          <w:i/>
          <w:color w:val="0000FF"/>
          <w:sz w:val="24"/>
        </w:rPr>
        <w:t xml:space="preserve">see </w:t>
      </w:r>
      <w:r w:rsidRPr="00AF3F86">
        <w:rPr>
          <w:rFonts w:ascii="Montserrat" w:hAnsi="Montserrat"/>
          <w:color w:val="0000FF"/>
          <w:sz w:val="24"/>
        </w:rPr>
        <w:t xml:space="preserve">what the office held for her, but she could not reach through the walls. A sure sign that her contact was invested within. The door opened and Arthur motioned her through. Phoenix steeled herself to cross the shielded threshold. Pressing through the membrane of artificial apathy, Phoenix surfaced on the other side, again reigning in the field of her perceptions. </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Before she could take in the identities of the men in the room, one of them greeted her, "Good morning, Phoenix. It is nice to see you again." Phoenix looked over the small group. All three of them stood as she approached. The one who had spoken was Mark Dreyfus, the International Liaison for the Psionic Reservation Bureau. Next to him was Martin Craig, Director of Research and Development for the Interface Systems Project, which once had it's main facilities on her home reservation. Across from Craig was Chadwick Powers, National Director of the Psionic Control Division of the Agency. Phoenix had not seen Mark since the first week after her mother's death. Craig had been an uncomfortable fixture during her long convalescence. Powers was a man she had only seen on the worst days of her life. A sick sensation rolled within her at the sight of these three men together. She hid her reaction and greeted each of them in turn. Dreyfus gestured for her to take a seat.</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 xml:space="preserve">"It's been a long time Miss Morgan," spoke Director Powers. </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 xml:space="preserve">Phoenix gave a slight nod as she settled stiffly into the chair. She sat erect, perched almost on the edge of her seat as if afraid to commit her body to its soft, engulfing embrace. She met their eyes, for the moment unwilling to speak. It was amazing, she felt, as she absorbed the atmosphere of the room, that such a sense of age and dignity had been worked into the furnishings of the office. Tapestry curtains cut the morning light into a few slender shafts, slanted across the deeply shadowed interior. Hand worked oriental rugs blanketed the dark, hardwood floor. Richly sculpted mahogany furnishings cluttered the room, giving it a cozy closeness. Books covered the walls—heavy, leather bound texts, filled with the distilled essence of thousands of years of wisdom. </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Phoenix fussed with her skirt, before finally folding her hands together on top of her knees, and looking again at Director Powers. The girl was seated right in the fall of light from the centermost tier of windows. Phoenix's face, hair and hands glowed from within the muting greys of her suit-dress. The rich, musty aroma of a cigar incensed the sitting area. Powers sucked on the thick pug one more time before speaking again.</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 xml:space="preserve">"Yes," he said slowly, examining the smoldering cherry, "Much too long really, to do without your unique talents. Especially considering what we've invested in rehabilitating you. Your doctor says you've made remarkable progress. For years, mind you, you've been making </w:t>
      </w:r>
      <w:r w:rsidRPr="00AF3F86">
        <w:rPr>
          <w:rFonts w:ascii="Montserrat" w:hAnsi="Montserrat"/>
          <w:i/>
          <w:color w:val="0000FF"/>
          <w:sz w:val="24"/>
        </w:rPr>
        <w:t>remarkable progress</w:t>
      </w:r>
      <w:r w:rsidRPr="00AF3F86">
        <w:rPr>
          <w:rFonts w:ascii="Montserrat" w:hAnsi="Montserrat"/>
          <w:color w:val="0000FF"/>
          <w:sz w:val="24"/>
        </w:rPr>
        <w:t>, but you have been completely out of circulation." He looked at the two other men, adding, "I truly do hope you have yourself put back together. We cannot wait any longer, I'm afraid."</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Dreyfus spoke, "I really have done everything in my power to give you space to heal, Phoenix. I still cannot fathom what you have suffered, and I respect your pain." He smoothed a crease in his pants, looking down at his hand before looking her in the eye. "Like Director Powers, I hope that the time you've had is enough. We are in a desperate situation and your help is essential to being able to take the right action. I have to ask, are you ready to come on board? Are you ready to serve the Aegis now?"</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Phoenix took a deep breath, she had felt the space constricting around her as the damping field pulled apart the edges of her attention, numbing her thoughts. She really did not know what he was asking, the surface of his mind was blurred by the cotton threading into her mind. "Do I take that question at face value?" she asked. "I suppose if you are asking me to go back to ISP, I can give it my best shot. I have been learning new skills. I would prefer to continue to pursue the medical applications of my abilities. That training has played a large part in my own healing. I do not want to go back to what I was doing before. It is not the work, but the associations are so strong..." her voice trembled for a moment, before she got it back under control. "I'm sorry. Going back to ISP is not going to let me get over it." She put a finger to the inner corner of her eye.</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 xml:space="preserve">Dreyfus and Powers averted their eyes, but Craig stared at her intently. He had been there when she had come apart at the seams. He had witnessed with his own eyes as her mind lashed out in grief and tore apart the building around her, and the ten years worth of work it had contained. A slow, agonizingly tortured explosion as she tried to push the world away from her to escape the madness of her pain. Not a living soul had been harmed by her gentle devastation, but concrete and steel had been twisted and fused into monstrous contortions. A nightmare landscape which he had seen in his own troubled dreams far too many times in the six years hence. No one had known what had happened, they had to infer from the last words she had relayed from her mother. </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It had been a year before her mind had unclenched from the death grip on her soul. It had been a year until that awful suspicion could be confirmed. The debriefing had put her back into deep withdrawal and resulted in the strangest suicide watch he had ever heard of. It frightened him to his core to see that pain still simmering behind her eyes as he stared at her. It frightened him more as he considered what they had met here to demand of her. Suddenly she looked at him and her words stabbed him to the quick.</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 xml:space="preserve">"But, you didn't bring me here to ask me to come back to ISP, Director Craig," she said to him. </w:t>
      </w:r>
      <w:r w:rsidRPr="00AF3F86">
        <w:rPr>
          <w:rFonts w:ascii="Montserrat" w:hAnsi="Montserrat"/>
          <w:i/>
          <w:color w:val="0000FF"/>
          <w:sz w:val="24"/>
        </w:rPr>
        <w:t xml:space="preserve">Good Lord in Heaven! </w:t>
      </w:r>
      <w:r w:rsidRPr="00AF3F86">
        <w:rPr>
          <w:rFonts w:ascii="Montserrat" w:hAnsi="Montserrat"/>
          <w:color w:val="0000FF"/>
          <w:sz w:val="24"/>
        </w:rPr>
        <w:t>he thought before choking off all surface thought. Her next words suggested that perhaps she had not been eavesdropping. "You could have asked that when I saw you in Oregon. Why am I here? I am not a child any longer, I understand that these are dangerous times, filled with dangerous minds. What is it you're asking me to do?"</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 xml:space="preserve">"Perhaps the situation should be explained to you first," Dreyfus said, cutting off Craig's undoubtedly hasty response. He cleared his throat and settled himself to face her more comfortably. "Phoenix, my dear, your case has been a complex and delicate problem for many good people who work for me. We did everything we could to ensure that you could be made sound in mind and in body in the most efficient space of time possible. If things had been other than what they are, you would never have been told what I am about to tell you except in response to your own request. </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"For the past six years you have been out of the loop," he pointed out. "We saw no reason to trouble you with this information. Keeping you abreast of developments following the disaster which forced your breakdown would have been distressing and cruel to you."</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 xml:space="preserve">Phoenix was biting her lip, trying not to jump to any conclusions. Willing herself not to read the worst into this careful infusion of information. Drayfus cleared his throat and went on, "Shortly after you first told us what happened to the </w:t>
      </w:r>
      <w:r w:rsidRPr="00AF3F86">
        <w:rPr>
          <w:rFonts w:ascii="Montserrat" w:hAnsi="Montserrat"/>
          <w:i/>
          <w:color w:val="0000FF"/>
          <w:sz w:val="24"/>
        </w:rPr>
        <w:t xml:space="preserve">Adventure, </w:t>
      </w:r>
      <w:r w:rsidRPr="00AF3F86">
        <w:rPr>
          <w:rFonts w:ascii="Montserrat" w:hAnsi="Montserrat"/>
          <w:color w:val="0000FF"/>
          <w:sz w:val="24"/>
        </w:rPr>
        <w:t xml:space="preserve">we noticed that certain explorers had failed to make their return dates. But space is deep and communication is difficult at best. There could be any number of reasons why these ships should be delayed, so we had to wait. Soon other ships turned up missing and other ships were sent out to investigate. In the space of five years we have lost thirteen ships to unknown causes. We had no clues as to their fates and feared the worst. One week ago, a ship returned to Earth carrying a survivor from one of those ships. She was the pilot of the </w:t>
      </w:r>
      <w:r w:rsidRPr="00AF3F86">
        <w:rPr>
          <w:rFonts w:ascii="Montserrat" w:hAnsi="Montserrat"/>
          <w:i/>
          <w:color w:val="0000FF"/>
          <w:sz w:val="24"/>
        </w:rPr>
        <w:t xml:space="preserve">Intrepid. </w:t>
      </w:r>
      <w:r w:rsidRPr="00AF3F86">
        <w:rPr>
          <w:rFonts w:ascii="Montserrat" w:hAnsi="Montserrat"/>
          <w:color w:val="0000FF"/>
          <w:sz w:val="24"/>
        </w:rPr>
        <w:t>Whatever she experienced out there, it catalyzed her psionic potential, enabling her to escape from her ship as it was destroyed, and survive for months in the void. According to her account, her ship was attacked while coming to the aid of another explorer. Aside from that, her account verifies yours in every detail with regard to the hostile contact that she saw vaporize her ship.</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 xml:space="preserve">"Phoenix," he caught her eyes and held them, "we have been able to compare the course data filed on each of the missing ships. Accounting for their intended positions in time and space, and checked against a stretch of space approaching the core systems of the Aegis from the vicinity where </w:t>
      </w:r>
      <w:r w:rsidRPr="00AF3F86">
        <w:rPr>
          <w:rFonts w:ascii="Montserrat" w:hAnsi="Montserrat"/>
          <w:i/>
          <w:color w:val="0000FF"/>
          <w:sz w:val="24"/>
        </w:rPr>
        <w:t xml:space="preserve">Adventure </w:t>
      </w:r>
      <w:r w:rsidRPr="00AF3F86">
        <w:rPr>
          <w:rFonts w:ascii="Montserrat" w:hAnsi="Montserrat"/>
          <w:color w:val="0000FF"/>
          <w:sz w:val="24"/>
        </w:rPr>
        <w:t>was destroyed, there is a window of opportunity in each case where interception by the contact was possible." There was a moment of silence before he asked, "You do understand what this means, don't you?"</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Phoenix's hand had risen to her mouth, and pain pulled at the corner of her eyes. There was a fevered light in her face as the implications roared through her mind. "It's back-tracking. It's looking for us," she said in a stricken whisper.</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"The young woman who was recovered has gone into shock and withdrawal from her ordeal," Powers, announced, catching her attention. "We have only the barest details of her experience from an account she gave to her rescuers before she withdrew into herself. It could take her years to recover. There is no one, except for you, who can relate to her experience. Your studies in psionic medicine only emphasize the decision we have made to assign you to her rehabilitation."</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Phoenix looked at them all and said firmly, "You can count on me."</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 xml:space="preserve">"Thank you," Dreyfus said emphatically, and then he took a deep breath. "However, there is another thing we must stress," he pointed out. Phoenix raised an eyebrow questioningly. "Without any question, the world has to be told. There is no way the disappearance of fourteen ships and several thousand astronauts can be kept from the public. Even at risk of starting a panic, it would be unspeakable to hide the fact that a hostile and alien civilization has declared war on the human race." Phoenix nodded. It only made sense. "That is why </w:t>
      </w:r>
      <w:r w:rsidRPr="00AF3F86">
        <w:rPr>
          <w:rFonts w:ascii="Montserrat" w:hAnsi="Montserrat"/>
          <w:i/>
          <w:color w:val="0000FF"/>
          <w:sz w:val="24"/>
        </w:rPr>
        <w:t xml:space="preserve">you </w:t>
      </w:r>
      <w:r w:rsidRPr="00AF3F86">
        <w:rPr>
          <w:rFonts w:ascii="Montserrat" w:hAnsi="Montserrat"/>
          <w:color w:val="0000FF"/>
          <w:sz w:val="24"/>
        </w:rPr>
        <w:t>had to be brought here today," he finished. He handed her a binder. "This contains the details of the presentation we want you to make to the media," he explained.</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"Me?!" she retorted. She flipped the binder open and scanned the pages within, hand at her throat. As she saw the gist of it, her throat clenched strangling her words, "No. No, no, no. I can't do this." She tried to give the binder back.</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"Phoenix, please. Who else? You are the only 'eye witness' available. You are the obvious choice. You are the only choice," he stressed, refusing to take the document back. He sighed heavily as she stared at him full of fear and anger. "Do you think this was an easy decision for us? Anyone can say that this horrible thing has happened, but only you can make them understand what this horrible thing is! Only you can tell them what really happened!"</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 xml:space="preserve">That horrible thing lived in her memory, forever waiting to accuse her of her part in it. Phoenix's head swam as it hit her. It clawed inside her guts, It gnawed at the depths of her soul, and the very idea of opening that door in the back of her mind forced a cry of pure animal pain from her throat. Without thought, instinct kicked in. Before the startled eyes of the three men, her body unraveled and twisted out of existence. </w:t>
      </w:r>
    </w:p>
    <w:p w:rsidR="00961472" w:rsidRPr="00AF3F86" w:rsidRDefault="00961472">
      <w:pPr>
        <w:spacing w:line="360" w:lineRule="auto"/>
        <w:jc w:val="both"/>
        <w:rPr>
          <w:rFonts w:ascii="Montserrat" w:hAnsi="Montserrat"/>
          <w:color w:val="0000FF"/>
          <w:sz w:val="24"/>
        </w:rPr>
      </w:pP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In another room down the hall, there had been a moment's warning as the sound of her cry penetrated the barrier her mind could not. The two men charged with the protection and restraint of the young psionic leapt to the control panels. Arthur barked at once, "Block her damn it!" His younger partner slammed his hand down on the panic button, forcing the damping field to fill in and flood the interior of the office with it's mind deadening effect.</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 xml:space="preserve">"She's going to rabbit," he said as the system adjusted to execute the damping flood. He had barely begun to draw another breath when he saw her form disintegrate on camera. He felt a moment of alarm at the thought of what might happen if the field interrupted her power while she was discorporeal. He watched the graphic model of the field filling in with one eye as the other kept tabs on the real world effect it should be having. </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He breathed a sigh of relief as he saw her body congealing, twisting together out of thin air. With the combined images of the field model and the live feed from the office, it looked for all the world as if Phoenix's body was being squeezed out of nowhere by the closing fist of the damping field. He quickly announced, "I've got her."</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Arthur glanced at the screens while speaking into his sleeve cuff, "OK, the genie is back in the bottle, tell Control." Arthur stepped to the door as security rushed up in response to the panic button alarm. While Arthur conferred with the resident security and control agents, Malthus was staring at the status readouts on the field.</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"Damn," he breathed, watching the numbers flicker on the screen. "Look at this reading," he said in a louder voice, aimed at his partner. He saw the numbers rising as the field array reported the absorbed power readings. His eyes dropped from the power conversion in kilowatts to the force conversion in newtons. To himself he silently prayed, "God, this better hold."</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Arthur came back from the door and laid a hand on his shoulder. "We've got a second perimeter around the building," he reminded Malthus, having overheard the younger man's last remark.</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Malthus gave a nod. His eyes were glued to the flickering numbers. They were still climbing, all of a sudden the count blanked and then came back in a different display format. "God damn!" he exclaimed as he recognized the new scale. Geometric growth. His jaw went slack. "Look at this reading!" he gasped grabbing his partner by the sleeve. He remembered a story he had heard once about doubling grains of rice on the squares of a chessboard. He watched the numbers climbing past a hundred iterations of doubling and still it kept rising. The only difference was that the number increased with a slow, menacingly relentless impetus.</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Arthur squeezed his shoulder, saying gently and firmly, "Just do your job, Sam."</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Malthus could not take his eyes from the screen, wiping a faint sheen of sweat with the back of his hand while his mind reeled. He couldn't even conceive of the power that was being siphoned away from her mind. In a desperate and pained voice he cried, "Jesus H. Christ, she's just a kid!"</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 xml:space="preserve">Arthur Remington moved his hand to grasp the back of Malthus's neck. "Just stow it, Sam," he ordered giving his partner a tight little shake. The younger man leaned back and tried to shake off the shock. He knew better. He had been told not to try to imagine the power some actives could tap. He shuddered, when he noticed that the numbers had peaked and begun to regress. Over seven hundred iterations, geometric doubling, from a one-newton grain of rice. </w:t>
      </w:r>
    </w:p>
    <w:p w:rsidR="00961472" w:rsidRPr="00AF3F86" w:rsidRDefault="00961472">
      <w:pPr>
        <w:spacing w:line="360" w:lineRule="auto"/>
        <w:jc w:val="both"/>
        <w:rPr>
          <w:rFonts w:ascii="Montserrat" w:hAnsi="Montserrat"/>
          <w:color w:val="0000FF"/>
          <w:sz w:val="24"/>
        </w:rPr>
      </w:pP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In the office, Phoenix lay crumpled on the floor. Her body was shuddering as her mind pulled out of oblivion. A degree of control returned to her as she forced herself to sit up. Her animal reflex to escape had been unable to overcome the damping field, buying time for her wits to grasp the situation. She struggled to deal with the terror still awake inside herself as she dragged herself to her feet. The men were looking at her with utterly blank expressions. Phoenix took a deep, ragged breath as she turned to face them again. "You have no idea what you are asking me to do," she panted. Her hands fisted as she tried to master the shaking that still tortured her body. "I can't do it."</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 xml:space="preserve">"You have to. Do you think this is easy for any of us?" Powers demanded. "Do you realize the risk we face? For almost a thousand years, we have denied the existence of active psionics while using psionic actives to build everything our future as a species depends on! Everything was fine when we simply evaded the truth. Do you think we </w:t>
      </w:r>
      <w:r w:rsidRPr="00AF3F86">
        <w:rPr>
          <w:rFonts w:ascii="Montserrat" w:hAnsi="Montserrat"/>
          <w:i/>
          <w:color w:val="0000FF"/>
          <w:sz w:val="24"/>
        </w:rPr>
        <w:t xml:space="preserve">want </w:t>
      </w:r>
      <w:r w:rsidRPr="00AF3F86">
        <w:rPr>
          <w:rFonts w:ascii="Montserrat" w:hAnsi="Montserrat"/>
          <w:color w:val="0000FF"/>
          <w:sz w:val="24"/>
        </w:rPr>
        <w:t>to reveal the existence of people like you to the Aegis at large? Do you realize how much effort has gone into trying to prevent this stage of transition in human evolution from exploding into the greatest conflict mankind has ever conceived of? Do you really understand the terrible thing we are really asking you to do?" he challenged fiercely.</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Phoenix looked at him and her mouth worked as she tried to find a response.</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 xml:space="preserve">Craig interrupted her before she could, declaring, "Of course you don't understand! You are so caught up in your personal feelings that you haven't even thought of it! How do we know about the aliens?" he challenged her. "Do we have a single piece of hard evidence? Do we have a single photo, a single sensor reading? Do we have any communication logs from the ships that have disappeared? Is there anything we can tell the people, to warn them of the danger, that does not come solely out of your head?! You </w:t>
      </w:r>
      <w:r w:rsidRPr="00AF3F86">
        <w:rPr>
          <w:rFonts w:ascii="Montserrat" w:hAnsi="Montserrat"/>
          <w:i/>
          <w:color w:val="0000FF"/>
          <w:sz w:val="24"/>
        </w:rPr>
        <w:t xml:space="preserve">are </w:t>
      </w:r>
      <w:r w:rsidRPr="00AF3F86">
        <w:rPr>
          <w:rFonts w:ascii="Montserrat" w:hAnsi="Montserrat"/>
          <w:color w:val="0000FF"/>
          <w:sz w:val="24"/>
        </w:rPr>
        <w:t xml:space="preserve">the evidence. Not just what you know, but what you </w:t>
      </w:r>
      <w:r w:rsidRPr="00AF3F86">
        <w:rPr>
          <w:rFonts w:ascii="Montserrat" w:hAnsi="Montserrat"/>
          <w:i/>
          <w:color w:val="0000FF"/>
          <w:sz w:val="24"/>
        </w:rPr>
        <w:t>are!"</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 xml:space="preserve">"Phoenix," Dreyfus stood and came up to her, taking her hands in his. "The problem we face is not as simple as it sounds. Yes, the world has to be told. Yes, something has to be done. But we have no hope if we can't make the people </w:t>
      </w:r>
      <w:r w:rsidRPr="00AF3F86">
        <w:rPr>
          <w:rFonts w:ascii="Montserrat" w:hAnsi="Montserrat"/>
          <w:i/>
          <w:color w:val="0000FF"/>
          <w:sz w:val="24"/>
        </w:rPr>
        <w:t xml:space="preserve">believe </w:t>
      </w:r>
      <w:r w:rsidRPr="00AF3F86">
        <w:rPr>
          <w:rFonts w:ascii="Montserrat" w:hAnsi="Montserrat"/>
          <w:color w:val="0000FF"/>
          <w:sz w:val="24"/>
        </w:rPr>
        <w:t xml:space="preserve">what we know. We are extremely vulnerable here on Earth. But we also have a problem. There are more psionic actives alive today than we can possibly hope to hide from discovery. There is no way that the reservation system can keep up with the growth of your population. There are more people aware of your secret now than we can hope to regulate, just in the projects and control agencies alone. We had plans to deal with this problem, but in light of this new threat, there is no time to carry through with them, we have to devote so much of our resources to answering that threat, that the psionic situation will get completely out of control. Even if we could doctor up some evidence, even if we could manipulate the media to get the warning out, we dare not lie in light of the fact that what we are hiding from the population at large represents at least as great a threat to human survival as what ever we have stumbled across out there." </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"But why does it have to be me?" she demanded. "God, there has to be at least a dozen people who went into me and dug out that memory! There are thousands of people who can prove that telepathy is real. Why ask me to tear myself apart over this just when I can finally make it through a day without falling apart?"</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"I understand that this is going to be hard for you, but listen to me, Phoenix," Dreyfus pleaded, while Powers and Craig scowled at her. "We have faced the necessity of telling the world about the disaster, we have accepted the necessity of revealing the source of our knowledge of the hostile contact. We still face the necessity of controlling the consequences of this disclosure. There are too many sides to this issue that have to be explained. You have the experience with the technology and understand its capabilities and the nature of its development. You are trained in dealing with the latent population, and are more fully aware of the reality of universe at large than most of your peers. You, by yourself, can meet the needs of this situation and represent the least over-all exposure we can hope to manage."</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"But I don't want to be exposed! God, all I've ever wanted was to be able to go through life like any normal person! You can't do this to me!" she cried.</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"Phoenix, you've got to face this down," Dreyfus said. "You have to be strong enough to look it in the eye. If you can't face it without breaking down, you will never stop being broken. You will remain crippled for the rest of your life! Stop running away from yourself!"</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"You are not giving me any choice!" she accused. "Let me face it on my own, in my own way. You just..." she choked, "you just don't have any idea what you are asking me."</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 xml:space="preserve">"You are right, Phoenix," Craig said suddenly, "You don't have any choice. None of us have a choice. There is only one person who is qualified to stand at the front of this issue: The person who can represent the truth! Since we have to give the world the truth, we have no choice but to give it you. You have had years to resolve this. Just consider this a </w:t>
      </w:r>
      <w:r w:rsidRPr="00AF3F86">
        <w:rPr>
          <w:rFonts w:ascii="Montserrat" w:hAnsi="Montserrat"/>
          <w:i/>
          <w:color w:val="0000FF"/>
          <w:sz w:val="24"/>
        </w:rPr>
        <w:t>test</w:t>
      </w:r>
      <w:r w:rsidRPr="00AF3F86">
        <w:rPr>
          <w:rFonts w:ascii="Montserrat" w:hAnsi="Montserrat"/>
          <w:color w:val="0000FF"/>
          <w:sz w:val="24"/>
        </w:rPr>
        <w:t xml:space="preserve"> of your resolve, and the proof of your rehabilitation."</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Phoenix suddenly stopped trembling. She looked away from Dreyfus to study Craig and Powers. She didn't need to read their minds to recognize the threat behind those words. There was a kind of approval for Craig's declaration in Powers' face. Phoenix was well aware of the fate of an unstable psi. The defeated look in Dreyfus's eyes only added to the sense of betrayal, as she realized that for all of his warmth and support, he too stood above her. A carrot in one hand did not disguise the stick in the other. It took this cold slap to awaken at last to the reality she had denied for so long. With a sudden calm, she leaned down and picked up the binder from where it had dropped out of her disintegrating hands only moments ago. She had nothing to say to any of these men who would never, could never be her friends. As she slammed out of the office the men looked at each other and nursed their isolated thoughts.</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 "OK, she's heading back stage," Arthur Remington said, shaking his partner. The two of them got up and moved out of the control room to pick up the tail on their charge. As they departed, the resident security detail turned their attention to the boards. The senior man present went over to the technician who was running a diagnostic program through the damping system.</w:t>
      </w:r>
    </w:p>
    <w:p w:rsidR="00961472" w:rsidRPr="00AF3F86" w:rsidRDefault="00961472">
      <w:pPr>
        <w:spacing w:line="360" w:lineRule="auto"/>
        <w:jc w:val="both"/>
        <w:rPr>
          <w:rFonts w:ascii="Montserrat" w:hAnsi="Montserrat"/>
          <w:sz w:val="24"/>
        </w:rPr>
      </w:pPr>
      <w:r w:rsidRPr="00AF3F86">
        <w:rPr>
          <w:rFonts w:ascii="Montserrat" w:hAnsi="Montserrat"/>
          <w:sz w:val="24"/>
        </w:rPr>
        <w:tab/>
        <w:t>"What's the status on that thing?" he asked the young woman.</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"Tap and damping matrix look pretty fried," she said. She was quite impressed with the log she was reviewing as she made out her report. One of the other technicians was cracking open the generator housing on the main unit. The stench of fried molecular circuits filled the room. It bore a striking resemblance to burnt flesh.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"We need a bigger unit," the man said as he pulled out his tools and set to examining the circuit grain. "Something with more lateral arrays," he added, addressing the female technician.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"Do you really think that'll help, that unit is fifty times more efficient than the human brain. And yet she harnessed enough raw power to slag its solid state molecular neural net. Her skull should be filled with a fine dry powder!" she retorted. "It is almost as if she processes data somewhere besides in her brain," the technician argued. She made her last note in her report and handed it to the senior security officer. </w:t>
      </w:r>
    </w:p>
    <w:p w:rsidR="00961472" w:rsidRPr="00AF3F86" w:rsidRDefault="00961472">
      <w:pPr>
        <w:spacing w:line="360" w:lineRule="auto"/>
        <w:jc w:val="both"/>
        <w:rPr>
          <w:rFonts w:ascii="Montserrat" w:hAnsi="Montserrat"/>
          <w:sz w:val="24"/>
        </w:rPr>
      </w:pPr>
      <w:r w:rsidRPr="00AF3F86">
        <w:rPr>
          <w:rFonts w:ascii="Montserrat" w:hAnsi="Montserrat"/>
          <w:sz w:val="24"/>
        </w:rPr>
        <w:tab/>
        <w:t>"Don't tell my you buy into that 'imaginary neural architecture' crap. How can you have an objective structure of pure thought?" the man asked as he accepted it. She shrugged. He perused the highlights, before initialing the report and handing it to his number two man. He shook out his sleeve and cupped his hand over his ear. "Control, be advised, Active Morgan burned the office perimeter damper," he said into his shirt cuff. "The personal detail has left to rejoin Morgan. A report of the incident is on its way up to you now." He took a last look around the room, his eyes lingering on the screen where the power curve was still on display. With a heavy shake of his head, he exited the room, leaving the technicians to their work.</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u w:val="single"/>
        </w:rPr>
      </w:pPr>
      <w:r w:rsidRPr="00AF3F86">
        <w:rPr>
          <w:rFonts w:ascii="Montserrat" w:hAnsi="Montserrat"/>
          <w:sz w:val="24"/>
          <w:u w:val="single"/>
        </w:rPr>
        <w:t>CHAPTER</w:t>
      </w:r>
    </w:p>
    <w:p w:rsidR="00961472" w:rsidRPr="00AF3F86" w:rsidRDefault="00961472">
      <w:pPr>
        <w:spacing w:line="360" w:lineRule="auto"/>
        <w:jc w:val="both"/>
        <w:rPr>
          <w:rFonts w:ascii="Montserrat" w:hAnsi="Montserrat"/>
          <w:sz w:val="24"/>
        </w:rPr>
      </w:pPr>
      <w:r w:rsidRPr="00AF3F86">
        <w:rPr>
          <w:rFonts w:ascii="Montserrat" w:hAnsi="Montserrat"/>
          <w:sz w:val="24"/>
        </w:rPr>
        <w:t>TWO</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Phoenix stood in the wings off stage, imperceptibly quaking, breaking into a cold sweat. Her eyes skittered over the dull lacquer of the stage, the piercing glare of lights, the girders and scaffolding of the overhead, all assailing her with a crispness of detail that she could not take in. A storm raged within her. A whirling chaos of emotion, which reality could not quite penetrate. Yet, somehow, her mind was calm and clear. The idea of stepping into the auditorium and opening herself to the horror lurking within her memory ought to be terrifying. Instead, the cold thought of her only alternative—the price she would have to pay to escape her pain—had numbed her. The pair of shadows attached to her were manifestations of that threat. She could feel the peculiar blank attention of her body guards hovering near, and she strove to ignore them. </w:t>
      </w:r>
    </w:p>
    <w:p w:rsidR="00961472" w:rsidRPr="00AF3F86" w:rsidRDefault="00961472">
      <w:pPr>
        <w:spacing w:line="360" w:lineRule="auto"/>
        <w:jc w:val="both"/>
        <w:rPr>
          <w:rFonts w:ascii="Montserrat" w:hAnsi="Montserrat"/>
          <w:sz w:val="24"/>
        </w:rPr>
      </w:pPr>
      <w:r w:rsidRPr="00AF3F86">
        <w:rPr>
          <w:rFonts w:ascii="Montserrat" w:hAnsi="Montserrat"/>
          <w:sz w:val="24"/>
        </w:rPr>
        <w:tab/>
        <w:t>Aimlessly, she turned her back on the alter where she was to be sacrificed to the media. Rather than dwell on what loomed ahead, she sought out a quiet corner and opened the stiff cover of the binder. She forced her eyes to absorb the material inside it, without letting it touch her conscious thoughts. Pouring herself into memorizing the words, she let the information seep into her skull detail by detail, where it would await the unavoidable necessity of coming back out, dredging her pain up with it.</w:t>
      </w:r>
    </w:p>
    <w:p w:rsidR="00961472" w:rsidRPr="00AF3F86" w:rsidRDefault="00961472">
      <w:pPr>
        <w:spacing w:line="360" w:lineRule="auto"/>
        <w:jc w:val="both"/>
        <w:rPr>
          <w:rFonts w:ascii="Montserrat" w:hAnsi="Montserrat"/>
          <w:sz w:val="24"/>
        </w:rPr>
      </w:pPr>
      <w:r w:rsidRPr="00AF3F86">
        <w:rPr>
          <w:rFonts w:ascii="Montserrat" w:hAnsi="Montserrat"/>
          <w:sz w:val="24"/>
        </w:rPr>
        <w:tab/>
        <w:t>The most intense study she could bear to make still left her with too much time to kill. In a daze she dragged her unhappy chaperones back and forth through the building, observing the increasing pitch of activity. In a sense, she was enjoying the last moments of her invisibility, moving namelessly through crowds of people that in a short time would know her for what she was, and would think unbearable thoughts about her that she could not help but overhear from their undisciplined minds. A once uncritical—or at least impersonal—mirror would become filled with distorted reflections of herself that would plague her for the rest of her life.</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Inevitably, she wandered back stage again where the sound of the assembling reporters carried over the stage to assault her nerves. Her physical and mental senses threatened to dissolve in the piercing chaos. Out of habit, she struggled to distance herself from it. The subdued roar of human voices was accented with the harsh, metallic snaps and clicks of equipment being set up, and the microphones whining as they picked up and amplified the white noise into whale-song shrieks of random feedback. The smell of too many bodies had begun to weigh in the air. A disturbing gruel of musk and spice underscored by the hot, intimate flavor of predominantly healthy, well maintained bodies that she had always found at once appealing and appalling.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The busy tension of thoughts and the disorienting flurry of activity around her finally broke through her defenses. Phoenix reeled as she was overwhelmed. Instead of recoiling, she suddenly leaned into it, begging it to press harder against her to stifle the tide of her own thoughts. Still it was not enough. She bit her lip as her haunted eyes peered out from the shelter of the wings. Her thoughts surfaced like the peal of a mourning bell, a desperate cry that was futile to voice. </w:t>
      </w:r>
      <w:r w:rsidRPr="00AF3F86">
        <w:rPr>
          <w:rFonts w:ascii="Montserrat" w:hAnsi="Montserrat"/>
          <w:i/>
          <w:sz w:val="24"/>
        </w:rPr>
        <w:t xml:space="preserve">I don't want to be here. </w:t>
      </w:r>
      <w:r w:rsidRPr="00AF3F86">
        <w:rPr>
          <w:rFonts w:ascii="Montserrat" w:hAnsi="Montserrat"/>
          <w:sz w:val="24"/>
        </w:rPr>
        <w:t xml:space="preserve">She strangled it even as she thought it. She could not think of anything more ridiculous than the idea that what she wanted carried any weight in the world. God help her, if she ever gave in to the need to </w:t>
      </w:r>
      <w:r w:rsidRPr="00AF3F86">
        <w:rPr>
          <w:rFonts w:ascii="Montserrat" w:hAnsi="Montserrat"/>
          <w:i/>
          <w:sz w:val="24"/>
        </w:rPr>
        <w:t xml:space="preserve">take </w:t>
      </w:r>
      <w:r w:rsidRPr="00AF3F86">
        <w:rPr>
          <w:rFonts w:ascii="Montserrat" w:hAnsi="Montserrat"/>
          <w:sz w:val="24"/>
        </w:rPr>
        <w:t>what she wanted—to do what was right for herself. Such insubordination would never be tolerated. Self-interest was a luxury a person like her could not afford.</w:t>
      </w:r>
    </w:p>
    <w:p w:rsidR="00961472" w:rsidRPr="00AF3F86" w:rsidRDefault="00961472">
      <w:pPr>
        <w:spacing w:line="360" w:lineRule="auto"/>
        <w:jc w:val="both"/>
        <w:rPr>
          <w:rFonts w:ascii="Montserrat" w:hAnsi="Montserrat"/>
          <w:sz w:val="24"/>
        </w:rPr>
      </w:pPr>
      <w:r w:rsidRPr="00AF3F86">
        <w:rPr>
          <w:rFonts w:ascii="Montserrat" w:hAnsi="Montserrat"/>
          <w:sz w:val="24"/>
        </w:rPr>
        <w:tab/>
        <w:t>Arthur interrupted her desperate thoughts to comment, "These lights are too intense for your complexion. You'll look like a drowned corpse out there. I don't know why no one else thought of it. Well," he sighed, "There's time if you want to do anything about it."</w:t>
      </w:r>
    </w:p>
    <w:p w:rsidR="00961472" w:rsidRPr="00AF3F86" w:rsidRDefault="00961472">
      <w:pPr>
        <w:spacing w:line="360" w:lineRule="auto"/>
        <w:jc w:val="both"/>
        <w:rPr>
          <w:rFonts w:ascii="Montserrat" w:hAnsi="Montserrat"/>
          <w:sz w:val="24"/>
        </w:rPr>
      </w:pPr>
      <w:r w:rsidRPr="00AF3F86">
        <w:rPr>
          <w:rFonts w:ascii="Montserrat" w:hAnsi="Montserrat"/>
          <w:sz w:val="24"/>
        </w:rPr>
        <w:tab/>
        <w:t>Phoenix looked at him. He did not care about her public appearance any more than she did. She did not have to be able to read his mind to see that. The comment was as out of place as the hints he had dropped on the way in. Phoenix had no idea why he had clued her into her destination. Nor could she guess why he would bother to think up a way for her to distract herself. It showed a curious empathy for a control agent. She allowed him to lead her into the cramped dressing rooms where a woman sat smoking a cigarette. The make-up artist looked up at their entrance and Arthur quickly explained that Phoenix was going to be speaking in front of the cameras but someone had neglected to arrange for her makeup to be applied. The woman crushed out her cigarette and examined Phoenix's skin in the harsh lights glaring around the mirror.</w:t>
      </w:r>
    </w:p>
    <w:p w:rsidR="00961472" w:rsidRPr="00AF3F86" w:rsidRDefault="00961472">
      <w:pPr>
        <w:spacing w:line="360" w:lineRule="auto"/>
        <w:jc w:val="both"/>
        <w:rPr>
          <w:rFonts w:ascii="Montserrat" w:hAnsi="Montserrat"/>
          <w:sz w:val="24"/>
        </w:rPr>
      </w:pPr>
      <w:r w:rsidRPr="00AF3F86">
        <w:rPr>
          <w:rFonts w:ascii="Montserrat" w:hAnsi="Montserrat"/>
          <w:sz w:val="24"/>
        </w:rPr>
        <w:tab/>
        <w:t>"Oh, ghastly!" She exclaimed sweetly. "Don't worry, dear, we can take care of that in no time." She grabbed Arthur and shoved him out the door before grabbing Phoenix by the hand, dragging her over to the stools and making her sit down. She smiled, saying, "There, now we have a little privacy." As she arranged the tools and materials of her craft, she studied Phoenix's face. "It doesn't look like you wear makeup much, if at all. Very clear, healthy skin. Let me know if you have any allergies before I start, and be sure to come back in here afterwards and get this crap cleaned off. It would be a shame to ruin your complexion by forgetting," she rattled off, as she selected her pallet.</w:t>
      </w:r>
    </w:p>
    <w:p w:rsidR="00961472" w:rsidRPr="00AF3F86" w:rsidRDefault="00961472">
      <w:pPr>
        <w:spacing w:line="360" w:lineRule="auto"/>
        <w:jc w:val="both"/>
        <w:rPr>
          <w:rFonts w:ascii="Montserrat" w:hAnsi="Montserrat"/>
          <w:sz w:val="24"/>
        </w:rPr>
      </w:pPr>
      <w:r w:rsidRPr="00AF3F86">
        <w:rPr>
          <w:rFonts w:ascii="Montserrat" w:hAnsi="Montserrat"/>
          <w:sz w:val="24"/>
        </w:rPr>
        <w:tab/>
        <w:t>Phoenix felt herself smile as she nerved herself to tolerate the stranger's touch. Among the scars of her convalescence was maimed trust. During her convalescence, her mind had been forced open. The depths of her agony probed by strangers who prized her repressed memories more than they valued her sanity. Not once. Not a mere dozen penetrations. Her mind had been raped, under the guise of necessity, upwards of a thousand times before she had pulled enough of herself together to oppose these horrible invasions. Even now that she had come so far, her damaged psyche could not bear the touch of the unknown. No one who touched her could remain a stranger, when the slightest contact could provoke a self-defensive telepathic probe. It took strict concentration for her to quell the reflex. Restrict it to a passive glimpse of surface thoughts and emotions.</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Fortunately, the woman did not seem possessed of any of the "dangerous" flavors of attention. Phoenix managed to relax a little. She spared a thought in gratitude that she had mastered the reflex best in her hands. Her face was peculiarly vulnerable, though. Phoenix could not imagine how the reflex would react if a stranger tried to touch her in more intimate areas, but she knew from experience that the way some people had simply </w:t>
      </w:r>
      <w:r w:rsidRPr="00AF3F86">
        <w:rPr>
          <w:rFonts w:ascii="Montserrat" w:hAnsi="Montserrat"/>
          <w:i/>
          <w:sz w:val="24"/>
        </w:rPr>
        <w:t xml:space="preserve">looked </w:t>
      </w:r>
      <w:r w:rsidRPr="00AF3F86">
        <w:rPr>
          <w:rFonts w:ascii="Montserrat" w:hAnsi="Montserrat"/>
          <w:sz w:val="24"/>
        </w:rPr>
        <w:t xml:space="preserve">at her had triggered it violently. </w:t>
      </w:r>
      <w:r w:rsidRPr="00AF3F86">
        <w:rPr>
          <w:rFonts w:ascii="Montserrat" w:hAnsi="Montserrat"/>
          <w:i/>
          <w:sz w:val="24"/>
        </w:rPr>
        <w:t xml:space="preserve">It kinda takes the fun out of being a teenager! </w:t>
      </w:r>
      <w:r w:rsidRPr="00AF3F86">
        <w:rPr>
          <w:rFonts w:ascii="Montserrat" w:hAnsi="Montserrat"/>
          <w:sz w:val="24"/>
        </w:rPr>
        <w:t>She thought sardonically. Having made it through the worst part, Phoenix was able to surrender herself to the woman's ministrations.</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Her anxiety was lulled by the almost ritual feel of having her face washed with a mild astringent and then painted by cold, wet, and curiously heavy foundation. The make up was applied in firm deft strokes with a smooth sponge, and her face was cradled and guided by the strong fingers of the artist's other hand. As she worked, the woman talked. There was a strange sort of intimacy to the whole exchange, cloaked in the professional distance of an individual—whether masseuse, hair stylist, physical therapist or doctor—who works intimately with the body in a culture that rarely condones such contact between strangers. For Phoenix, incapable of being touched without that touch echoing back on a deeper level, her submission was accompanied by a heightened receptivity. A sensual awareness of </w:t>
      </w:r>
      <w:r w:rsidRPr="00AF3F86">
        <w:rPr>
          <w:rFonts w:ascii="Montserrat" w:hAnsi="Montserrat"/>
          <w:i/>
          <w:sz w:val="24"/>
        </w:rPr>
        <w:t xml:space="preserve">other. </w:t>
      </w:r>
      <w:r w:rsidRPr="00AF3F86">
        <w:rPr>
          <w:rFonts w:ascii="Montserrat" w:hAnsi="Montserrat"/>
          <w:sz w:val="24"/>
        </w:rPr>
        <w:t>A suggestion of something as powerful and innate to life as sex, and yet something she knew almost nothing about.</w:t>
      </w:r>
      <w:r w:rsidRPr="00AF3F86">
        <w:rPr>
          <w:rFonts w:ascii="Montserrat" w:hAnsi="Montserrat"/>
          <w:i/>
          <w:sz w:val="24"/>
        </w:rPr>
        <w:t xml:space="preserve"> </w:t>
      </w:r>
    </w:p>
    <w:p w:rsidR="00961472" w:rsidRPr="00AF3F86" w:rsidRDefault="00961472">
      <w:pPr>
        <w:spacing w:line="360" w:lineRule="auto"/>
        <w:jc w:val="both"/>
        <w:rPr>
          <w:rFonts w:ascii="Montserrat" w:hAnsi="Montserrat"/>
          <w:sz w:val="24"/>
        </w:rPr>
      </w:pPr>
      <w:r w:rsidRPr="00AF3F86">
        <w:rPr>
          <w:rFonts w:ascii="Montserrat" w:hAnsi="Montserrat"/>
          <w:sz w:val="24"/>
        </w:rPr>
        <w:tab/>
        <w:t>Trying to figure out what it was almost distracted her.</w:t>
      </w:r>
    </w:p>
    <w:p w:rsidR="00961472" w:rsidRPr="00AF3F86" w:rsidRDefault="00961472">
      <w:pPr>
        <w:spacing w:line="360" w:lineRule="auto"/>
        <w:jc w:val="both"/>
        <w:rPr>
          <w:rFonts w:ascii="Montserrat" w:hAnsi="Montserrat"/>
          <w:sz w:val="24"/>
        </w:rPr>
      </w:pPr>
      <w:r w:rsidRPr="00AF3F86">
        <w:rPr>
          <w:rFonts w:ascii="Montserrat" w:hAnsi="Montserrat"/>
          <w:sz w:val="24"/>
        </w:rPr>
        <w:tab/>
        <w:t>The calming effect of releasing herself to this physical manipulation was countered by an omnipresent sense of being dressed for a feast, and realizing that she was the main course. She could not help feeling that peculiar vulnerability as she thought of herself being made pretty for "public consumption". It told her something about the media and entertainment professions, that such a euphemism had evolved. Not that it made any difference to her. She was already being devoured by her own angst.</w:t>
      </w:r>
      <w:r w:rsidRPr="00AF3F86">
        <w:rPr>
          <w:rFonts w:ascii="Montserrat" w:hAnsi="Montserrat"/>
          <w:sz w:val="24"/>
        </w:rPr>
        <w:tab/>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Mark Dreyfus poured himself a tumbler full of brandy, half wincing as he considered the early hour, but the discussion was beginning to eat away at his nerves. Powers was chewing another cigar while he reviewed the reports that had come up to him as the senior control agent on site. Martin Craig was still commenting aloud, "I tell you, what we witnessed is nothing. After you've seen one of them teleport a few times it almost becomes unremarkable. It just doesn't compare to having the world torn apart around you." Craig had also helped himself to a drink. He took a painful swallow and continued, "It is just inconceivable to think what she could do to the entire world if she ever completely lost control."</w:t>
      </w:r>
    </w:p>
    <w:p w:rsidR="00961472" w:rsidRPr="00AF3F86" w:rsidRDefault="00961472">
      <w:pPr>
        <w:spacing w:line="360" w:lineRule="auto"/>
        <w:jc w:val="both"/>
        <w:rPr>
          <w:rFonts w:ascii="Montserrat" w:hAnsi="Montserrat"/>
          <w:sz w:val="24"/>
        </w:rPr>
      </w:pPr>
      <w:r w:rsidRPr="00AF3F86">
        <w:rPr>
          <w:rFonts w:ascii="Montserrat" w:hAnsi="Montserrat"/>
          <w:sz w:val="24"/>
        </w:rPr>
        <w:tab/>
        <w:t>Dreyfus stiffly lowered himself into his chair, responding, "You are looking at it from the wrong end, Marty. Taken in context to anything as small as a planet, that slip of a girl has god-like powers and capabilities. Her abilities seem excessive, beyond any human need. However, if you really look at it, any species that is bound to a planetary environment is ultimately doomed. Look at the obstacles for human survival, the relentless depletion of planetary resources, the age old threat of famine and war caused by overpopulation, the possibility of extinction through some celestial event, and the vast desert of interstellar space. How long has the human race hoped we would somehow overcome all that if only we could put our minds to it? How long have we prayed that we would somehow think our way out of the mess we have made? We just didn't expect evolution to beat us to the punch line. That power she has, that everyone is so damned afraid of, is not meant for Earth. It is meant for the stars. You could take her up in one of these ships, and kick her out the airlock and she'd thank you for letting her go out and play. You don't realize just how human she is. That part of the scheme worked magnificently." Dreyfus took a sip from his glass, glaring at both of his associates, "Nor do you realize what we've thrown away here today."</w:t>
      </w:r>
    </w:p>
    <w:p w:rsidR="00961472" w:rsidRPr="00AF3F86" w:rsidRDefault="00961472">
      <w:pPr>
        <w:spacing w:line="360" w:lineRule="auto"/>
        <w:jc w:val="both"/>
        <w:rPr>
          <w:rFonts w:ascii="Montserrat" w:hAnsi="Montserrat"/>
          <w:sz w:val="24"/>
        </w:rPr>
      </w:pPr>
      <w:r w:rsidRPr="00AF3F86">
        <w:rPr>
          <w:rFonts w:ascii="Montserrat" w:hAnsi="Montserrat"/>
          <w:sz w:val="24"/>
        </w:rPr>
        <w:tab/>
        <w:t>"Now what is that supposed to mean?" Powers growled looking up from his reports.</w:t>
      </w:r>
    </w:p>
    <w:p w:rsidR="00961472" w:rsidRPr="00AF3F86" w:rsidRDefault="00961472">
      <w:pPr>
        <w:spacing w:line="360" w:lineRule="auto"/>
        <w:jc w:val="both"/>
        <w:rPr>
          <w:rFonts w:ascii="Montserrat" w:hAnsi="Montserrat"/>
          <w:sz w:val="24"/>
        </w:rPr>
      </w:pPr>
      <w:r w:rsidRPr="00AF3F86">
        <w:rPr>
          <w:rFonts w:ascii="Montserrat" w:hAnsi="Montserrat"/>
          <w:sz w:val="24"/>
        </w:rPr>
        <w:tab/>
        <w:t>"Do you honestly think you can threaten a seventeen year old girl—a girl who has more power than you can possibly imagine—and still have a hope of controlling her ever again?" Dreyfus challenged. "I warned you that this situation would force us to sacrifice her. Our control of these actives is totally dependent on their acceptance of our authority. Now that you have threatened her, we have lost her acceptance."</w:t>
      </w:r>
    </w:p>
    <w:p w:rsidR="00961472" w:rsidRPr="00AF3F86" w:rsidRDefault="00961472">
      <w:pPr>
        <w:spacing w:line="360" w:lineRule="auto"/>
        <w:jc w:val="both"/>
        <w:rPr>
          <w:rFonts w:ascii="Montserrat" w:hAnsi="Montserrat"/>
          <w:sz w:val="24"/>
        </w:rPr>
      </w:pPr>
      <w:r w:rsidRPr="00AF3F86">
        <w:rPr>
          <w:rFonts w:ascii="Montserrat" w:hAnsi="Montserrat"/>
          <w:sz w:val="24"/>
        </w:rPr>
        <w:tab/>
        <w:t>"Nonsense," powers retorted, "Nobody threatened her."</w:t>
      </w:r>
    </w:p>
    <w:p w:rsidR="00961472" w:rsidRPr="00AF3F86" w:rsidRDefault="00961472">
      <w:pPr>
        <w:spacing w:line="360" w:lineRule="auto"/>
        <w:jc w:val="both"/>
        <w:rPr>
          <w:rFonts w:ascii="Montserrat" w:hAnsi="Montserrat"/>
          <w:sz w:val="24"/>
        </w:rPr>
      </w:pPr>
      <w:r w:rsidRPr="00AF3F86">
        <w:rPr>
          <w:rFonts w:ascii="Montserrat" w:hAnsi="Montserrat"/>
          <w:sz w:val="24"/>
        </w:rPr>
        <w:tab/>
        <w:t>"Chad, a fool and an idiot should not have lasted as long, in your position, as you have managed. Please tell me, what is your secret?"</w:t>
      </w:r>
    </w:p>
    <w:p w:rsidR="00961472" w:rsidRPr="00AF3F86" w:rsidRDefault="00961472">
      <w:pPr>
        <w:spacing w:line="360" w:lineRule="auto"/>
        <w:jc w:val="both"/>
        <w:rPr>
          <w:rFonts w:ascii="Montserrat" w:hAnsi="Montserrat"/>
          <w:sz w:val="24"/>
        </w:rPr>
      </w:pPr>
      <w:r w:rsidRPr="00AF3F86">
        <w:rPr>
          <w:rFonts w:ascii="Montserrat" w:hAnsi="Montserrat"/>
          <w:sz w:val="24"/>
        </w:rPr>
        <w:tab/>
        <w:t>Powers scowled. "Regardless of what she perceived," he drawled, "I neither suggested nor implied that the ASIA would target her for elimination. As far as that goes, Craig raised the point, and it was a very valid point. It is in her own best interest to demonstrate her full recovery. These are extreme circumstances, and as far as I could see he merely advised her to take advantage of this necessity, instead of letting it take advantage of her."</w:t>
      </w:r>
    </w:p>
    <w:p w:rsidR="00961472" w:rsidRPr="00AF3F86" w:rsidRDefault="00961472">
      <w:pPr>
        <w:spacing w:line="360" w:lineRule="auto"/>
        <w:jc w:val="both"/>
        <w:rPr>
          <w:rFonts w:ascii="Montserrat" w:hAnsi="Montserrat"/>
          <w:sz w:val="24"/>
        </w:rPr>
      </w:pPr>
      <w:r w:rsidRPr="00AF3F86">
        <w:rPr>
          <w:rFonts w:ascii="Montserrat" w:hAnsi="Montserrat"/>
          <w:sz w:val="24"/>
        </w:rPr>
        <w:tab/>
      </w:r>
      <w:r w:rsidRPr="00AF3F86">
        <w:rPr>
          <w:rFonts w:ascii="Montserrat" w:hAnsi="Montserrat"/>
          <w:i/>
          <w:sz w:val="24"/>
        </w:rPr>
        <w:t xml:space="preserve">"Regardless of what she perceived," </w:t>
      </w:r>
      <w:r w:rsidRPr="00AF3F86">
        <w:rPr>
          <w:rFonts w:ascii="Montserrat" w:hAnsi="Montserrat"/>
          <w:sz w:val="24"/>
        </w:rPr>
        <w:t xml:space="preserve">Dreyfus mocked. "Don't you get it! All of our efforts have been geared around carefully controlling what actives perceive. Didn't your fathers tell either one of you not to point a gun at someone unless you intend to use it?" Dreyfus complained. "Of course every active knows that we have the </w:t>
      </w:r>
      <w:r w:rsidRPr="00AF3F86">
        <w:rPr>
          <w:rFonts w:ascii="Montserrat" w:hAnsi="Montserrat"/>
          <w:i/>
          <w:sz w:val="24"/>
        </w:rPr>
        <w:t>means</w:t>
      </w:r>
      <w:r w:rsidRPr="00AF3F86">
        <w:rPr>
          <w:rFonts w:ascii="Montserrat" w:hAnsi="Montserrat"/>
          <w:sz w:val="24"/>
        </w:rPr>
        <w:t xml:space="preserve"> to deal with dangerous actives. </w:t>
      </w:r>
      <w:r w:rsidRPr="00AF3F86">
        <w:rPr>
          <w:rFonts w:ascii="Montserrat" w:hAnsi="Montserrat"/>
          <w:i/>
          <w:sz w:val="24"/>
        </w:rPr>
        <w:t>No</w:t>
      </w:r>
      <w:r w:rsidRPr="00AF3F86">
        <w:rPr>
          <w:rFonts w:ascii="Montserrat" w:hAnsi="Montserrat"/>
          <w:sz w:val="24"/>
        </w:rPr>
        <w:t xml:space="preserve"> active is ever supposed to know that he or </w:t>
      </w:r>
      <w:r w:rsidRPr="00AF3F86">
        <w:rPr>
          <w:rFonts w:ascii="Montserrat" w:hAnsi="Montserrat"/>
          <w:i/>
          <w:sz w:val="24"/>
        </w:rPr>
        <w:t xml:space="preserve">she </w:t>
      </w:r>
      <w:r w:rsidRPr="00AF3F86">
        <w:rPr>
          <w:rFonts w:ascii="Montserrat" w:hAnsi="Montserrat"/>
          <w:sz w:val="24"/>
        </w:rPr>
        <w:t>is a</w:t>
      </w:r>
      <w:r w:rsidRPr="00AF3F86">
        <w:rPr>
          <w:rFonts w:ascii="Montserrat" w:hAnsi="Montserrat"/>
          <w:i/>
          <w:sz w:val="24"/>
        </w:rPr>
        <w:t xml:space="preserve"> dangerous active!</w:t>
      </w:r>
      <w:r w:rsidRPr="00AF3F86">
        <w:rPr>
          <w:rFonts w:ascii="Montserrat" w:hAnsi="Montserrat"/>
          <w:sz w:val="24"/>
        </w:rPr>
        <w:t xml:space="preserve"> What difference does it make if you didn't openly threaten her? You can't deny that a threat was implied. So what if the words came out of Craig's mouth, you endorsed it with your silence. You assume that you have achieved your objective, and that she will go along with our machinations, from here on out, just like before. The fact is, she is going to go out there, and rip her heart out on stage, because that is the only way she can get away with saying 'fuck you!' to the lot of us. You just haven't seen that yet."</w:t>
      </w:r>
    </w:p>
    <w:p w:rsidR="00961472" w:rsidRPr="00AF3F86" w:rsidRDefault="00961472">
      <w:pPr>
        <w:spacing w:line="360" w:lineRule="auto"/>
        <w:jc w:val="both"/>
        <w:rPr>
          <w:rFonts w:ascii="Montserrat" w:hAnsi="Montserrat"/>
          <w:sz w:val="24"/>
        </w:rPr>
      </w:pPr>
      <w:r w:rsidRPr="00AF3F86">
        <w:rPr>
          <w:rFonts w:ascii="Montserrat" w:hAnsi="Montserrat"/>
          <w:sz w:val="24"/>
        </w:rPr>
        <w:tab/>
        <w:t>"Mark, just what are you getting at?"</w:t>
      </w:r>
    </w:p>
    <w:p w:rsidR="00961472" w:rsidRPr="00AF3F86" w:rsidRDefault="00961472">
      <w:pPr>
        <w:spacing w:line="360" w:lineRule="auto"/>
        <w:jc w:val="both"/>
        <w:rPr>
          <w:rFonts w:ascii="Montserrat" w:hAnsi="Montserrat"/>
          <w:sz w:val="24"/>
        </w:rPr>
      </w:pPr>
      <w:r w:rsidRPr="00AF3F86">
        <w:rPr>
          <w:rFonts w:ascii="Montserrat" w:hAnsi="Montserrat"/>
          <w:sz w:val="24"/>
        </w:rPr>
        <w:tab/>
        <w:t>Dreyfus looked at Powers, and shook his head. "Chad, that girl expects you to be sitting on the order for her death. Her first prerogative will be to make that order disappear, even if she has to grab the chair, and the person sitting in it, to get at it. Keep your guard up, my old friend, because hers already is."</w:t>
      </w:r>
    </w:p>
    <w:p w:rsidR="00961472" w:rsidRPr="00AF3F86" w:rsidRDefault="00961472">
      <w:pPr>
        <w:spacing w:line="360" w:lineRule="auto"/>
        <w:jc w:val="both"/>
        <w:rPr>
          <w:rFonts w:ascii="Montserrat" w:hAnsi="Montserrat"/>
          <w:sz w:val="24"/>
        </w:rPr>
      </w:pPr>
      <w:r w:rsidRPr="00AF3F86">
        <w:rPr>
          <w:rFonts w:ascii="Montserrat" w:hAnsi="Montserrat"/>
          <w:sz w:val="24"/>
        </w:rPr>
        <w:tab/>
        <w:t>There was a knock on the door. Dreyfus's assistant opened the door and announced, "The Prime Minister of the Solar Authority is here. We go on the air in five."</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Phoenix was hovering off stage again as the hour approached. The waiting ended suddenly as the Prime Minister of the Solar Authority appeared in the wings. The Prime Minister's Chief of Staff came up to her and drew her aside to give her her instructions and briefly introduce her to the Prime Minister. Phoenix accepted his hand and acknowledged the most powerful man in the Solar System—politically speaking—with a slight nod. The Chief of Staff was still running through his dialogue of instructions, including the Prime Minister in his crisp briefing, "I think it is best that we allow her to introduce herself, and what she is, and leave it up to her to explain what it all means." The Chief of Staff suddenly glanced at his watch and set his mouth in a grim line. His eyes turned then, to lock on hers. "Phoenix? It is time," he said, holding out a hand to usher her on stage. For a moment she felt the panic try to grip her, as she stared out from the safety of the wings. A part of her lay down and begged her not to do this thing.</w:t>
      </w:r>
    </w:p>
    <w:p w:rsidR="00961472" w:rsidRPr="00AF3F86" w:rsidRDefault="00961472">
      <w:pPr>
        <w:spacing w:line="360" w:lineRule="auto"/>
        <w:jc w:val="both"/>
        <w:rPr>
          <w:rFonts w:ascii="Montserrat" w:hAnsi="Montserrat"/>
          <w:sz w:val="24"/>
        </w:rPr>
      </w:pPr>
      <w:r w:rsidRPr="00AF3F86">
        <w:rPr>
          <w:rFonts w:ascii="Montserrat" w:hAnsi="Montserrat"/>
          <w:sz w:val="24"/>
        </w:rPr>
        <w:tab/>
        <w:t>Another part of her said, do—or die.</w:t>
      </w:r>
    </w:p>
    <w:p w:rsidR="00961472" w:rsidRPr="00AF3F86" w:rsidRDefault="00961472">
      <w:pPr>
        <w:spacing w:line="360" w:lineRule="auto"/>
        <w:jc w:val="both"/>
        <w:rPr>
          <w:rFonts w:ascii="Montserrat" w:hAnsi="Montserrat"/>
          <w:sz w:val="24"/>
        </w:rPr>
      </w:pPr>
      <w:r w:rsidRPr="00AF3F86">
        <w:rPr>
          <w:rFonts w:ascii="Montserrat" w:hAnsi="Montserrat"/>
          <w:sz w:val="24"/>
        </w:rPr>
        <w:tab/>
        <w:t>Phoenix gritted her teeth and steeled her soul. She nodded, running her hand over her hair to smooth it in place. There was a strange hush as she stalked out in front of the lights. Her face was set in stone as her mind was flooded with the hard, amazed attention of the crowd. Chief among the impressions she received from her audience was surprise at her youth. Her bodyguards remained close to her as she stepped up to the podium while the Prime Minister's security arranged itself about and before the stage. As she looked out over the podium into the auditorium, her eyes were blinded by the lights of the cameras, but her other senses were crisply filled with the complex human tapestry which regarded her.</w:t>
      </w:r>
    </w:p>
    <w:p w:rsidR="00961472" w:rsidRPr="00AF3F86" w:rsidRDefault="00961472">
      <w:pPr>
        <w:spacing w:line="360" w:lineRule="auto"/>
        <w:jc w:val="both"/>
        <w:rPr>
          <w:rFonts w:ascii="Montserrat" w:hAnsi="Montserrat"/>
          <w:sz w:val="24"/>
        </w:rPr>
      </w:pPr>
      <w:r w:rsidRPr="00AF3F86">
        <w:rPr>
          <w:rFonts w:ascii="Montserrat" w:hAnsi="Montserrat"/>
          <w:sz w:val="24"/>
        </w:rPr>
        <w:tab/>
        <w:t>She glanced down at the binder still clutched in her hands, and dropped it on the stage beside her, dismissing it from her thoughts entirely. She stared at the rack of microphones that had been adjusted for the striking height of the prime minister. A strange humor lanced through her as she realized that the masquerade was over. With an evil smile, she willfully grasped the tension nuts and lowered the microphones to a comfortable height, telekinetically. She felt a positive delight at this blatant use of power in front of the latent majority. The irony was that the significance was mostly lost, as the feat was recognized for what it was by so very few.</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Finally, willing calm into her voice she addressed the assembled world media, "Ambassadors of the Nations of Earth and the Aegis, members of the World Security Commission, ladies and gentlemen of the international media, good morning and thank you for assembling here on such short notice. My name is Phoenix MI Ember Morgan. I have been asked to explain to you why you have been summoned here today." Phoenix waited a moment to be sure she had their attention, and proceeded with her memorized speech, "As you know, the Prime Minister of the Solar Authority represents the space based interests of the Earth Establishment. It is his responsibility, and the responsibility of his administration to oversee all aspects of the development of space under the jurisdiction of the Aegis and to protect the rights and lives of all Earth Citizens in space, or in transit to or from space.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"As many of you have learned today, the Prime Minister of the Solar Authority has emergency powers which may be invoked to summon the governments of the world in assembly. What you may not know is that the Prime Minister may only invoke those powers in the face of a crisis that threatens the people of Earth, which originates in space. Never before, in any administration, have these powers been invoked. </w:t>
      </w:r>
    </w:p>
    <w:p w:rsidR="00961472" w:rsidRPr="00AF3F86" w:rsidRDefault="00961472">
      <w:pPr>
        <w:spacing w:line="360" w:lineRule="auto"/>
        <w:jc w:val="both"/>
        <w:rPr>
          <w:rFonts w:ascii="Montserrat" w:hAnsi="Montserrat"/>
          <w:sz w:val="24"/>
        </w:rPr>
      </w:pPr>
      <w:r w:rsidRPr="00AF3F86">
        <w:rPr>
          <w:rFonts w:ascii="Montserrat" w:hAnsi="Montserrat"/>
          <w:sz w:val="24"/>
        </w:rPr>
        <w:tab/>
        <w:t>"None of you know who I am," she confessed. "Nor would you ever have known if it were not for the fact that such a threat now faces our world. I have been asked to reveal the nature and history of our awareness of this threat and convince you that this threat is real, and," Phoenix cleared her throat, concluding, "Has already cost several thousand human beings their lives."</w:t>
      </w:r>
    </w:p>
    <w:p w:rsidR="00961472" w:rsidRPr="00AF3F86" w:rsidRDefault="00961472">
      <w:pPr>
        <w:spacing w:line="360" w:lineRule="auto"/>
        <w:jc w:val="both"/>
        <w:rPr>
          <w:rFonts w:ascii="Montserrat" w:hAnsi="Montserrat"/>
          <w:sz w:val="24"/>
        </w:rPr>
      </w:pPr>
      <w:r w:rsidRPr="00AF3F86">
        <w:rPr>
          <w:rFonts w:ascii="Montserrat" w:hAnsi="Montserrat"/>
          <w:sz w:val="24"/>
        </w:rPr>
        <w:tab/>
        <w:t>As intended, this opening statement grabbed the world by the throat. A wave of shock rolled through the auditorium before the mob finally settled down to a low murmur. Phoenix hugged herself as she prepared herself to deliver her next words.</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"There have been rumors that several deep space explorers have gone missing over the past five years. Investigations were mounted to look into these lost missions, but in spite of every effort, no explanation for why these ships failed to make their scheduled returns could be brought before the public. This situation changed late last week when a ship sent out to investigate some of these disappearances returned home with a survivor, the pilot of the </w:t>
      </w:r>
      <w:r w:rsidRPr="00AF3F86">
        <w:rPr>
          <w:rFonts w:ascii="Montserrat" w:hAnsi="Montserrat"/>
          <w:i/>
          <w:sz w:val="24"/>
        </w:rPr>
        <w:t xml:space="preserve">Intrepid. </w:t>
      </w:r>
      <w:r w:rsidRPr="00AF3F86">
        <w:rPr>
          <w:rFonts w:ascii="Montserrat" w:hAnsi="Montserrat"/>
          <w:sz w:val="24"/>
        </w:rPr>
        <w:t xml:space="preserve">Before withdrawing into a catatonic state, she described the fate of her ship and crew mates. This account corroborated classified information already in the possession of the ASIA. The existence of this information was immediately brought to the attention of the current Prime Minister's administration—an account presented to the previous administration, detailing precisely when, where and how the explorer </w:t>
      </w:r>
      <w:r w:rsidRPr="00AF3F86">
        <w:rPr>
          <w:rFonts w:ascii="Montserrat" w:hAnsi="Montserrat"/>
          <w:i/>
          <w:sz w:val="24"/>
        </w:rPr>
        <w:t xml:space="preserve">Adventure </w:t>
      </w:r>
      <w:r w:rsidRPr="00AF3F86">
        <w:rPr>
          <w:rFonts w:ascii="Montserrat" w:hAnsi="Montserrat"/>
          <w:sz w:val="24"/>
        </w:rPr>
        <w:t>was lost. The evidence, which could not be confirmed or denied at the time, and consisted entirely of information derived from a classified source, was suppressed for reasons of Aegis security.</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"Until now," she declared, and Phoenix committed herself at last. "Six years ago, a number of governments, including the Solar Authority, covered up the existence of a witness to the destruction of the deep space explorer </w:t>
      </w:r>
      <w:r w:rsidRPr="00AF3F86">
        <w:rPr>
          <w:rFonts w:ascii="Montserrat" w:hAnsi="Montserrat"/>
          <w:i/>
          <w:sz w:val="24"/>
        </w:rPr>
        <w:t xml:space="preserve">Adventure, </w:t>
      </w:r>
      <w:r w:rsidRPr="00AF3F86">
        <w:rPr>
          <w:rFonts w:ascii="Montserrat" w:hAnsi="Montserrat"/>
          <w:sz w:val="24"/>
        </w:rPr>
        <w:t>along with her account of that ship's fate. As that witness, I have been asked to come forward and appear before you today," she announced, and preparing them for the bomb she was about to drop, Phoenix added, "to explain both what actually happened and how I was in a position to observe it. Before I can do so, however, I must tell you why my account—why my very existence—was covered up."</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Phoenix held her breath.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"What I experienced," she continued a moment later, ripping away the veil, "could not be disclosed to the public without revealing my identity—as well as the fact that I am, like my mother was before me, a government licensed, full spectrum active psionic. The government could not inform you of the fate of the </w:t>
      </w:r>
      <w:r w:rsidRPr="00AF3F86">
        <w:rPr>
          <w:rFonts w:ascii="Montserrat" w:hAnsi="Montserrat"/>
          <w:i/>
          <w:sz w:val="24"/>
        </w:rPr>
        <w:t xml:space="preserve">Adventure </w:t>
      </w:r>
      <w:r w:rsidRPr="00AF3F86">
        <w:rPr>
          <w:rFonts w:ascii="Montserrat" w:hAnsi="Montserrat"/>
          <w:sz w:val="24"/>
        </w:rPr>
        <w:t>without admitting that it has lied for almost fifty generations about the existence of people like me. I can promise you that for anything less than a threat to the survival of the human race, I would not have been allowed to come before you with the truth."</w:t>
      </w:r>
    </w:p>
    <w:p w:rsidR="00961472" w:rsidRPr="00AF3F86" w:rsidRDefault="00961472">
      <w:pPr>
        <w:spacing w:line="360" w:lineRule="auto"/>
        <w:jc w:val="both"/>
        <w:rPr>
          <w:rFonts w:ascii="Montserrat" w:hAnsi="Montserrat"/>
          <w:sz w:val="24"/>
        </w:rPr>
      </w:pPr>
      <w:r w:rsidRPr="00AF3F86">
        <w:rPr>
          <w:rFonts w:ascii="Montserrat" w:hAnsi="Montserrat"/>
          <w:sz w:val="24"/>
        </w:rPr>
        <w:tab/>
        <w:t>The crowd uttered its shock. A clamor of voices rose in a demand for answers. "I ask you, ladies and gentlemen, to hold your questions," Phoenix implored, gesturing for people to sit back down and hold their tongues.</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"Before I can tell you what happened, I have to explain a few things to establish the nature of my involvement in the final mission of the deep space explorer </w:t>
      </w:r>
      <w:r w:rsidRPr="00AF3F86">
        <w:rPr>
          <w:rFonts w:ascii="Montserrat" w:hAnsi="Montserrat"/>
          <w:i/>
          <w:sz w:val="24"/>
        </w:rPr>
        <w:t xml:space="preserve">Adventure," </w:t>
      </w:r>
      <w:r w:rsidRPr="00AF3F86">
        <w:rPr>
          <w:rFonts w:ascii="Montserrat" w:hAnsi="Montserrat"/>
          <w:sz w:val="24"/>
        </w:rPr>
        <w:t xml:space="preserve">she said, laying her hands over the corners of the podium. "Six years ago, I was a contractor and resident of the Waterbreak Psionic Reservation and Research Project on Venus. You are probably not aware of the relationship between the Psionic Reservation and Research Projects and the Space Program," Phoenix pointed out. "I will go into detail on that only so far as to state that my mother and I were both resident contractors working for the Interface Systems Project. Our work involved the development of an improved hyperspace drive for point-to-point instantaneous transit through space, derived from the study of our own abilities as active psionics. At the conclusion of my account, I have been directed to demonstrate the six major disciplines of psi and respond to questions relating to those abilities. Until then, please refrain from asking questions," Phoenix had to demand again, projecting her voice over the roar of questions already falling from their lips.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When they had quieted, she continued, "This work proceeded both at home, where the projects main facilities were located, and on various space based installations and test vehicles. The installation of our final, full scale prototype onboard the </w:t>
      </w:r>
      <w:r w:rsidRPr="00AF3F86">
        <w:rPr>
          <w:rFonts w:ascii="Montserrat" w:hAnsi="Montserrat"/>
          <w:i/>
          <w:sz w:val="24"/>
        </w:rPr>
        <w:t>Adventure</w:t>
      </w:r>
      <w:r w:rsidRPr="00AF3F86">
        <w:rPr>
          <w:rFonts w:ascii="Montserrat" w:hAnsi="Montserrat"/>
          <w:sz w:val="24"/>
        </w:rPr>
        <w:t xml:space="preserve"> began in early May of twenty-nine ninety-seven," Phoenix scanned the crowd. She reached inside of herself and opened the first packet of pain. "My mother was selected to accompany the ship during it's long range drive trials in thirty oh-one, because of her familiarity with the technology." But that was not the only reason, and Phoenix addressed it, revealing how the project had cheated its way around one of the most serious limitations of the space program. "While we have had designs for FTL, or instantaneous, communications technology for decades, the current ban on artificial intelligence has arrested all applications of this technology from being developed. As a PRRP mission, however, we had access to a communications resource unavailable to normal deep space operations. Telepathy. So, the decisive reason for my mother's assignment was the close telepathic rapport she shared with me," she glanced down and took a deep breath. "I served as the ground communication link for the mission," she concluded.</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"At the time that the </w:t>
      </w:r>
      <w:r w:rsidRPr="00AF3F86">
        <w:rPr>
          <w:rFonts w:ascii="Montserrat" w:hAnsi="Montserrat"/>
          <w:i/>
          <w:sz w:val="24"/>
        </w:rPr>
        <w:t xml:space="preserve">Adventure </w:t>
      </w:r>
      <w:r w:rsidRPr="00AF3F86">
        <w:rPr>
          <w:rFonts w:ascii="Montserrat" w:hAnsi="Montserrat"/>
          <w:sz w:val="24"/>
        </w:rPr>
        <w:t>encountered the object in space I was in total rapport with my mother," she began again, finally coming to the point of this ordeal. "In effect I was present throughout the events that followed as completely as each of you are now in this room," Phoenix declared to the assembly. Seemingly without pause Phoenix went into a full, unedited recapitulation. The doors in her mind had slammed open. It was all she could manage to harness her voice, locking a part of herself onto the flood of agony, to narrate what the rest of her was forced to relive. The force of her passionate words imbued her slim form with a presence that dominated the stage and bathed the stunned audience with an echo of her vision.</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Once again Phoenix found herself standing on the deck of the bridge of the </w:t>
      </w:r>
      <w:r w:rsidRPr="00AF3F86">
        <w:rPr>
          <w:rFonts w:ascii="Montserrat" w:hAnsi="Montserrat"/>
          <w:i/>
          <w:sz w:val="24"/>
        </w:rPr>
        <w:t xml:space="preserve">Adventure </w:t>
      </w:r>
      <w:r w:rsidRPr="00AF3F86">
        <w:rPr>
          <w:rFonts w:ascii="Montserrat" w:hAnsi="Montserrat"/>
          <w:sz w:val="24"/>
        </w:rPr>
        <w:t>looking with wonder at the strange object that approached. The body belonged to her mother, Ember, but their minds were so deeply entwined from months of constant rapport that Phoenix felt no sense of distance from what was unfolding before her mother's eyes. Instead, she was starkly aware of being in two places at once. With one mind, Phoenix-Ember got to their feet in a younger body and ran across the corner of the reservation where the Interface Systems Project facilities were grouped. Phoenix's body stumbled, short of breath, up to a friendly, familiar form leaning against a wall outside of the mission control building. Phoenix's voice carried their excitement as she announced, "There's something out here! I think it's alive!"</w:t>
      </w:r>
    </w:p>
    <w:p w:rsidR="00961472" w:rsidRPr="00AF3F86" w:rsidRDefault="00961472">
      <w:pPr>
        <w:spacing w:line="360" w:lineRule="auto"/>
        <w:jc w:val="both"/>
        <w:rPr>
          <w:rFonts w:ascii="Montserrat" w:hAnsi="Montserrat"/>
          <w:sz w:val="24"/>
        </w:rPr>
      </w:pPr>
      <w:r w:rsidRPr="00AF3F86">
        <w:rPr>
          <w:rFonts w:ascii="Montserrat" w:hAnsi="Montserrat"/>
          <w:sz w:val="24"/>
        </w:rPr>
        <w:tab/>
        <w:t>Lieutenant O'Neal looked at the girl, and for a moment couldn't figure out what she was talking about. Then he suddenly remembered. "Wait. Hold on. Alive? Are you saying that you've found something?" He asked in astonishment, as he mentally adjusted to the fact that he was talking to Ember, not just Phoenix. "What are we talking about here? A planet? Alien life? Some sort of alien culture?" He pressed. Phoenix was still catching her breath, nodding, shaking her head and shrugging. O'Neal crushed out his cigarette and grasped her hand. As he led her inside, he quizzed her, "What is it exactly that you have encountered?"</w:t>
      </w:r>
    </w:p>
    <w:p w:rsidR="00961472" w:rsidRPr="00AF3F86" w:rsidRDefault="00961472">
      <w:pPr>
        <w:spacing w:line="360" w:lineRule="auto"/>
        <w:jc w:val="both"/>
        <w:rPr>
          <w:rFonts w:ascii="Montserrat" w:hAnsi="Montserrat"/>
          <w:sz w:val="24"/>
        </w:rPr>
      </w:pPr>
      <w:r w:rsidRPr="00AF3F86">
        <w:rPr>
          <w:rFonts w:ascii="Montserrat" w:hAnsi="Montserrat"/>
          <w:sz w:val="24"/>
        </w:rPr>
        <w:tab/>
        <w:t>"I... Well," she took a deep breath and finally gave a straight answer, "We're not entirely sure. We picked up an anomaly on long-range sensors. I mean an object traveling at super-luminal speeds through the same quadrant we were. We tried to set up a scan to intercept it before it could pull completely out of range. You have no idea how hard that was!" She grinned. "Damn, we really don't have the sensor capability to deal with these kind of situations. We were lucky that our passives and gravitics indicated anything useful at all. We fired up the active sensors and began broadcasting broad-spectrum sweeps hoping whatever it was would pass through and bounce back something that we could analyze. But when the return came, it was heavily compressed and laced with light wash.</w:t>
      </w:r>
    </w:p>
    <w:p w:rsidR="00961472" w:rsidRPr="00AF3F86" w:rsidRDefault="00961472">
      <w:pPr>
        <w:spacing w:line="360" w:lineRule="auto"/>
        <w:jc w:val="both"/>
        <w:rPr>
          <w:rFonts w:ascii="Montserrat" w:hAnsi="Montserrat"/>
          <w:sz w:val="24"/>
        </w:rPr>
      </w:pPr>
      <w:r w:rsidRPr="00AF3F86">
        <w:rPr>
          <w:rFonts w:ascii="Montserrat" w:hAnsi="Montserrat"/>
          <w:sz w:val="24"/>
        </w:rPr>
        <w:tab/>
        <w:t>"Light wash? But that would mean..."</w:t>
      </w:r>
    </w:p>
    <w:p w:rsidR="00961472" w:rsidRPr="00AF3F86" w:rsidRDefault="00961472">
      <w:pPr>
        <w:spacing w:line="360" w:lineRule="auto"/>
        <w:jc w:val="both"/>
        <w:rPr>
          <w:rFonts w:ascii="Montserrat" w:hAnsi="Montserrat"/>
          <w:sz w:val="24"/>
        </w:rPr>
      </w:pPr>
      <w:r w:rsidRPr="00AF3F86">
        <w:rPr>
          <w:rFonts w:ascii="Montserrat" w:hAnsi="Montserrat"/>
          <w:sz w:val="24"/>
        </w:rPr>
        <w:tab/>
        <w:t>"Yes," she interrupted, "the object must have noticed the active pulses as it passed through them. As near as we can tell, they slowed down when they ran into the sweep path, oriented on us and then raced the return back to us. That was confirmed when their breaking wave caught up to us later. At some point it had to have dropped back to relativistic speeds or it would have arrived right on top of the incidence wave. We finally got them on gravitics again, and they are on approach to our position. Who all is awake and on duty?" Ember asked through her daughter.</w:t>
      </w:r>
    </w:p>
    <w:p w:rsidR="00961472" w:rsidRPr="00AF3F86" w:rsidRDefault="00961472">
      <w:pPr>
        <w:spacing w:line="360" w:lineRule="auto"/>
        <w:jc w:val="both"/>
        <w:rPr>
          <w:rFonts w:ascii="Montserrat" w:hAnsi="Montserrat"/>
          <w:sz w:val="24"/>
        </w:rPr>
      </w:pPr>
      <w:r w:rsidRPr="00AF3F86">
        <w:rPr>
          <w:rFonts w:ascii="Montserrat" w:hAnsi="Montserrat"/>
          <w:sz w:val="24"/>
        </w:rPr>
        <w:tab/>
        <w:t>"Director Craig is still in mission control," Lieutenant O'Neal answered as he concealed his shock. He led the girl into the mission control room. He waved for and got the director's attention as he walked Phoenix over. Martin Cannon Craig listened to Alan O'Neal's hasty summation before turning and grabbing Phoenix hard by the arms. He looked her carefully in the eye and commanded, "Let me talk to Ember, quickly!" Ember directed her attention to her daughter-self on Earth, leaving Phoenix to pay attention to everything while her thoughts were diverted.</w:t>
      </w:r>
    </w:p>
    <w:p w:rsidR="00961472" w:rsidRPr="00AF3F86" w:rsidRDefault="00961472">
      <w:pPr>
        <w:spacing w:line="360" w:lineRule="auto"/>
        <w:jc w:val="both"/>
        <w:rPr>
          <w:rFonts w:ascii="Montserrat" w:hAnsi="Montserrat"/>
          <w:sz w:val="24"/>
        </w:rPr>
      </w:pPr>
      <w:r w:rsidRPr="00AF3F86">
        <w:rPr>
          <w:rFonts w:ascii="Montserrat" w:hAnsi="Montserrat"/>
          <w:sz w:val="24"/>
        </w:rPr>
        <w:tab/>
        <w:t>Ember, in Phoenix, answered, "Director Craig, you are not going to believe this!" Her girl's voice crowed with excitement. She reiterated the details. "We've been watching it approach for about an hour, but this is the first sign we've had that it could be more than a celestial anomaly. It is demonstrating impossible behavior for an inanimate phenomenon. It turned toward us not twenty minutes ago and it's getting closer!"</w:t>
      </w:r>
    </w:p>
    <w:p w:rsidR="00961472" w:rsidRPr="00AF3F86" w:rsidRDefault="00961472">
      <w:pPr>
        <w:spacing w:line="360" w:lineRule="auto"/>
        <w:jc w:val="both"/>
        <w:rPr>
          <w:rFonts w:ascii="Montserrat" w:hAnsi="Montserrat"/>
          <w:sz w:val="24"/>
        </w:rPr>
      </w:pPr>
      <w:r w:rsidRPr="00AF3F86">
        <w:rPr>
          <w:rFonts w:ascii="Montserrat" w:hAnsi="Montserrat"/>
          <w:sz w:val="24"/>
        </w:rPr>
        <w:tab/>
        <w:t>"My God!" Craig uttered with shock. "What do you make of it, Ember?"</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 don't know </w:t>
      </w:r>
      <w:r w:rsidRPr="00AF3F86">
        <w:rPr>
          <w:rFonts w:ascii="Montserrat" w:hAnsi="Montserrat"/>
          <w:i/>
          <w:sz w:val="24"/>
        </w:rPr>
        <w:t xml:space="preserve">what </w:t>
      </w:r>
      <w:r w:rsidRPr="00AF3F86">
        <w:rPr>
          <w:rFonts w:ascii="Montserrat" w:hAnsi="Montserrat"/>
          <w:sz w:val="24"/>
        </w:rPr>
        <w:t xml:space="preserve">to make of it," she confessed. "Whatever it is we have only just begun to get visuals of it that show more than a glint of light distortion," she explained, as her attention wandered back to the ship. Still commanding Phoenix's voice, she described what she was seeing, "Whatever it is it is a luminous body. From a little over three astronomical units away it has an apparent magnitude of about minus fourteen, about half that of the Sun viewed from Earth. We're reading obscene power levels, correlated from its interface footprint. Definitely field architecture, from its displacement configuration. As best as I can figure it, whatever is harnessing the power would have to be classed as a fourth order matrix. That is just unbelievable! If that's its drive rating, then this ship could jump accurately between galaxies about as well as </w:t>
      </w:r>
      <w:r w:rsidRPr="00AF3F86">
        <w:rPr>
          <w:rFonts w:ascii="Montserrat" w:hAnsi="Montserrat"/>
          <w:i/>
          <w:sz w:val="24"/>
        </w:rPr>
        <w:t xml:space="preserve">Adventure </w:t>
      </w:r>
      <w:r w:rsidRPr="00AF3F86">
        <w:rPr>
          <w:rFonts w:ascii="Montserrat" w:hAnsi="Montserrat"/>
          <w:sz w:val="24"/>
        </w:rPr>
        <w:t>could jump from Sol to Alpha Centauri!" She exclaimed</w:t>
      </w:r>
    </w:p>
    <w:p w:rsidR="00961472" w:rsidRPr="00AF3F86" w:rsidRDefault="00961472">
      <w:pPr>
        <w:spacing w:line="360" w:lineRule="auto"/>
        <w:jc w:val="both"/>
        <w:rPr>
          <w:rFonts w:ascii="Montserrat" w:hAnsi="Montserrat"/>
          <w:sz w:val="24"/>
        </w:rPr>
      </w:pPr>
      <w:r w:rsidRPr="00AF3F86">
        <w:rPr>
          <w:rFonts w:ascii="Montserrat" w:hAnsi="Montserrat"/>
          <w:sz w:val="24"/>
        </w:rPr>
        <w:tab/>
        <w:t>"Can you tell if it is a natural or artificial source? Is there anything to indicate that there is some form of intelligence behind that power?" Craig challenged. "Wait, you said it was closing. What are you doing?"</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Phoenix winced and turned her attention back to her body as he shook her. Ember felt her daughter's discomfort as her own. "Craig, you are hurting us," Ember complained before responding, "Right now we aren't doing anything. Captain ordered first contact protocol, so it looks like we're going to wait for its next move. It is still several hundred million kilometers away, and at sub-light speeds we have some time before any kind of contact would be practical." Ember paused and then replied to the preceding question, "If this is something that somebody built, they are way ahead of us in field technologies. On the other hand, a natural source..." Her voice trailed off. Phoenix's body conveyed Ember's thoughtful shrug. "We're talking about one hell of a psi!" She cracked with a nervous laugh. "I don't know if there is intelligence behind it, but it certainly is aware of us. I don't want to think of what could evolve to exist in space with that much power at it's disposal without developing some form of intelligence."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This started a many sided argument on the ship as well as at mission control. Several different people stressed that assumptions based on human experience had no weight in the face of a truly alien phenomenon. Ember gave in and finally admitted, "Sure, there's no reason why this thing could have nothing more than a shark's mentality. But my instincts tell me that it is more than some celestial animal. </w:t>
      </w:r>
    </w:p>
    <w:p w:rsidR="00961472" w:rsidRPr="00AF3F86" w:rsidRDefault="00961472">
      <w:pPr>
        <w:spacing w:line="360" w:lineRule="auto"/>
        <w:jc w:val="both"/>
        <w:rPr>
          <w:rFonts w:ascii="Montserrat" w:hAnsi="Montserrat"/>
          <w:sz w:val="24"/>
        </w:rPr>
      </w:pPr>
      <w:r w:rsidRPr="00AF3F86">
        <w:rPr>
          <w:rFonts w:ascii="Montserrat" w:hAnsi="Montserrat"/>
          <w:sz w:val="24"/>
        </w:rPr>
        <w:tab/>
        <w:t>"But let's just look at the facts," she proposed, still in the middle of the strange discussion. "It was sailing by at a good clip when our first scans hit it. It instantly changed vectors to intercept us," she repeated, so she could point out, "That's why I think I was reading a drive output, because this object obviously has control of its momentum and inertia if it can maneuver like that." Ember paused, and Phoenix's face looked stunned. "Wait, hold on..." She said absently. Phoenix had been monitoring the ship again when she noticed the upset among the crew</w:t>
      </w:r>
    </w:p>
    <w:p w:rsidR="00961472" w:rsidRPr="00AF3F86" w:rsidRDefault="00961472">
      <w:pPr>
        <w:spacing w:line="360" w:lineRule="auto"/>
        <w:jc w:val="both"/>
        <w:rPr>
          <w:rFonts w:ascii="Montserrat" w:hAnsi="Montserrat"/>
          <w:sz w:val="24"/>
        </w:rPr>
      </w:pPr>
      <w:r w:rsidRPr="00AF3F86">
        <w:rPr>
          <w:rFonts w:ascii="Montserrat" w:hAnsi="Montserrat"/>
          <w:sz w:val="24"/>
        </w:rPr>
        <w:tab/>
        <w:t>Ember picked it up and shifted her attention to see what had changed. The object had closed rapidly while she had been distracted by Craig. It had come within a thousand kilometers when it finally stopped dead. "Craig," she said carefully, "it has stopped. We have been keeping station since our first long range scans. There is no doubt that it is taking a look at us now," she reported. After a moment, she began, "I don't sense any..."</w:t>
      </w:r>
    </w:p>
    <w:p w:rsidR="00961472" w:rsidRPr="00AF3F86" w:rsidRDefault="00961472">
      <w:pPr>
        <w:spacing w:line="360" w:lineRule="auto"/>
        <w:jc w:val="both"/>
        <w:rPr>
          <w:rFonts w:ascii="Montserrat" w:hAnsi="Montserrat"/>
          <w:sz w:val="24"/>
        </w:rPr>
      </w:pPr>
      <w:r w:rsidRPr="00AF3F86">
        <w:rPr>
          <w:rFonts w:ascii="Montserrat" w:hAnsi="Montserrat"/>
          <w:sz w:val="24"/>
        </w:rPr>
        <w:tab/>
        <w:t>Phoenix's voice cut off, and Phoenix felt herself shoved back into her body, barred from all but the faintest echo of Ember. Craig was shaking her arm wanting to know why Ember had cut off in the middle like that. "Mr. Craig, she pushed me out and blocked her mind. Why would she do that?" Phoenix asked puzzled. It had been a long time since her mother had cut her off, and the suddenness of it had alarmed her deeply. Phoenix reached out and probed against her mother's mind. Phoenix couldn't imagine any reason why Ember would cut her off like that. She worried at her mother's shields until they relaxed enough to let her in. As Phoenix looked around the bridge, she saw the pallor of the crew's faces and smelled the scent of fear.</w:t>
      </w:r>
    </w:p>
    <w:p w:rsidR="00961472" w:rsidRPr="00AF3F86" w:rsidRDefault="00961472">
      <w:pPr>
        <w:spacing w:line="360" w:lineRule="auto"/>
        <w:jc w:val="both"/>
        <w:rPr>
          <w:rFonts w:ascii="Montserrat" w:hAnsi="Montserrat"/>
          <w:sz w:val="24"/>
        </w:rPr>
      </w:pPr>
      <w:r w:rsidRPr="00AF3F86">
        <w:rPr>
          <w:rFonts w:ascii="Montserrat" w:hAnsi="Montserrat"/>
          <w:sz w:val="24"/>
        </w:rPr>
        <w:tab/>
        <w:t>Ember was speaking tersely to Craig, "Director, the intelligence has just probed us. I can now say with perfect assurance what we are dealing with a sophisticated and highly compatible form of intelligent life. Whatever it is, it is a high order psionic, and it just peeled our minds like grapes and downed them whole. I..." Her control over her daughter's voice gave out for a moment, "I'm a little shaken. I did my best to block Phoenix from their perception," she revealed. "Hold on a second while we try to hail them."</w:t>
      </w:r>
    </w:p>
    <w:p w:rsidR="00961472" w:rsidRPr="00AF3F86" w:rsidRDefault="00961472">
      <w:pPr>
        <w:spacing w:line="360" w:lineRule="auto"/>
        <w:jc w:val="both"/>
        <w:rPr>
          <w:rFonts w:ascii="Montserrat" w:hAnsi="Montserrat"/>
          <w:sz w:val="24"/>
        </w:rPr>
      </w:pPr>
      <w:r w:rsidRPr="00AF3F86">
        <w:rPr>
          <w:rFonts w:ascii="Montserrat" w:hAnsi="Montserrat"/>
          <w:sz w:val="24"/>
        </w:rPr>
        <w:tab/>
        <w:t>"Wait, Ember!" Craig interrupted, "What do you mean hail them?! You don't have any idea how to communicate with them!"</w:t>
      </w:r>
    </w:p>
    <w:p w:rsidR="00961472" w:rsidRPr="00AF3F86" w:rsidRDefault="00961472">
      <w:pPr>
        <w:spacing w:line="360" w:lineRule="auto"/>
        <w:jc w:val="both"/>
        <w:rPr>
          <w:rFonts w:ascii="Montserrat" w:hAnsi="Montserrat"/>
          <w:sz w:val="24"/>
        </w:rPr>
      </w:pPr>
      <w:r w:rsidRPr="00AF3F86">
        <w:rPr>
          <w:rFonts w:ascii="Montserrat" w:hAnsi="Montserrat"/>
          <w:sz w:val="24"/>
        </w:rPr>
        <w:tab/>
        <w:t>"Don't be ridiculous, Director, of course I know how to communicate with them, exactly the same way I am communicating with you. Isn't that one of the reasons why I am on this mission?" Ember challenged.</w:t>
      </w:r>
    </w:p>
    <w:p w:rsidR="00961472" w:rsidRPr="00AF3F86" w:rsidRDefault="00961472">
      <w:pPr>
        <w:spacing w:line="360" w:lineRule="auto"/>
        <w:jc w:val="both"/>
        <w:rPr>
          <w:rFonts w:ascii="Montserrat" w:hAnsi="Montserrat"/>
          <w:sz w:val="24"/>
        </w:rPr>
      </w:pPr>
      <w:r w:rsidRPr="00AF3F86">
        <w:rPr>
          <w:rFonts w:ascii="Montserrat" w:hAnsi="Montserrat"/>
          <w:sz w:val="24"/>
        </w:rPr>
        <w:tab/>
        <w:t>Craig was brought up short by the reminder. Ember was right, of course. It had been assumed that a telepath would be able to overcome the barrier of language in an encounter with an unknown intelligence, and the theory had been tested on a number of terrestrial animals, including cetaceans, canines and primates, with success. Some sort of meaningful communication had been achieved with most terrestrial life forms possessed of a nervous system, and the process seemed to be dependent on associative interpretation on the part of the telepath. Only the fact that no government was willing to advertise the existence of telepaths had prevented any from being employed for what Ember was contemplating. Ember was preparing to reach out with her mind so she was already tuning Phoenix out to protect her.</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This was Ember's dream. First contact. Ember almost could not believe her good luck. She certainly did not blame Phoenix when it proved that she would not allow herself to be cut out of the excitement, so Ember subdued and disguised her daughter-self within her thoughts. Phoenix's identity willingly submerged itself as Ember probed across the surface of space, feeling for the edges of this unseen intelligence. The overwhelming scan Ember and the crew had just endured had given her a trace to find that alien mind. </w:t>
      </w:r>
    </w:p>
    <w:p w:rsidR="00961472" w:rsidRPr="00AF3F86" w:rsidRDefault="00961472">
      <w:pPr>
        <w:spacing w:line="360" w:lineRule="auto"/>
        <w:jc w:val="both"/>
        <w:rPr>
          <w:rFonts w:ascii="Montserrat" w:hAnsi="Montserrat"/>
          <w:sz w:val="24"/>
        </w:rPr>
      </w:pPr>
      <w:r w:rsidRPr="00AF3F86">
        <w:rPr>
          <w:rFonts w:ascii="Montserrat" w:hAnsi="Montserrat"/>
          <w:sz w:val="24"/>
        </w:rPr>
        <w:tab/>
        <w:t>The only physical limit on the range of telepathy was familiarity. A mind that a telepath knew was easy to find across any gap, but a mind the telepath did not know had to be accessed through a sensory scan of that mind's physical expression. Ember assumed that that was probably why the alien's probe had been so intense. She faced the same problem, since she had nothing to train her attention on except the locus of that alien object in space.</w:t>
      </w:r>
    </w:p>
    <w:p w:rsidR="00961472" w:rsidRPr="00AF3F86" w:rsidRDefault="00961472">
      <w:pPr>
        <w:spacing w:line="360" w:lineRule="auto"/>
        <w:jc w:val="both"/>
        <w:rPr>
          <w:rFonts w:ascii="Montserrat" w:hAnsi="Montserrat"/>
          <w:sz w:val="24"/>
        </w:rPr>
      </w:pPr>
      <w:r w:rsidRPr="00AF3F86">
        <w:rPr>
          <w:rFonts w:ascii="Montserrat" w:hAnsi="Montserrat"/>
          <w:sz w:val="24"/>
        </w:rPr>
        <w:tab/>
        <w:t>Ember reached out across the void and felt her way into the heart of that brilliant vessel. She could have analyzed the structures of the organic creatures inside its shell and built up a picture of the alien, but her attention was focused on finding a higher organ that would give her access to their thoughts. What she touched was vile. That mind tasted of anger and contempt. In that mind was a prejudice, which Ember realized was already intent on action.</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That was the </w:t>
      </w:r>
      <w:r w:rsidRPr="00AF3F86">
        <w:rPr>
          <w:rFonts w:ascii="Montserrat" w:hAnsi="Montserrat"/>
          <w:i/>
          <w:sz w:val="24"/>
        </w:rPr>
        <w:t xml:space="preserve">Adventure's </w:t>
      </w:r>
      <w:r w:rsidRPr="00AF3F86">
        <w:rPr>
          <w:rFonts w:ascii="Montserrat" w:hAnsi="Montserrat"/>
          <w:sz w:val="24"/>
        </w:rPr>
        <w:t>only warning.</w:t>
      </w:r>
    </w:p>
    <w:p w:rsidR="00961472" w:rsidRPr="00AF3F86" w:rsidRDefault="00961472">
      <w:pPr>
        <w:spacing w:line="360" w:lineRule="auto"/>
        <w:jc w:val="both"/>
        <w:rPr>
          <w:rFonts w:ascii="Montserrat" w:hAnsi="Montserrat"/>
          <w:i/>
          <w:sz w:val="24"/>
        </w:rPr>
      </w:pPr>
      <w:r w:rsidRPr="00AF3F86">
        <w:rPr>
          <w:rFonts w:ascii="Montserrat" w:hAnsi="Montserrat"/>
          <w:sz w:val="24"/>
        </w:rPr>
        <w:tab/>
        <w:t xml:space="preserve">"They're attacking!" Mother and daughter's voices screamed in unison. Time seemed to stop. Ember faced the toughest decision of her life. As her thoughts rested their deadly fingers on the delicate organ of alien intelligence, she knew that for an instant it was vulnerable. That mind was so preoccupied with attack, that it had not recognized her presence. No, she corrected herself, it had to know she had touched it, but it did not seem to consider her a threat. On the </w:t>
      </w:r>
      <w:r w:rsidRPr="00AF3F86">
        <w:rPr>
          <w:rFonts w:ascii="Montserrat" w:hAnsi="Montserrat"/>
          <w:i/>
          <w:sz w:val="24"/>
        </w:rPr>
        <w:t xml:space="preserve">Adventure </w:t>
      </w:r>
      <w:r w:rsidRPr="00AF3F86">
        <w:rPr>
          <w:rFonts w:ascii="Montserrat" w:hAnsi="Montserrat"/>
          <w:sz w:val="24"/>
        </w:rPr>
        <w:t xml:space="preserve">the crew was riveted in shock at her declaration, while in mission control Martin Craig was swearing. Ember pondered that preemptive, decapitating strike for one eternal instant. A voice from her past echoed, </w:t>
      </w:r>
      <w:r w:rsidRPr="00AF3F86">
        <w:rPr>
          <w:rFonts w:ascii="Montserrat" w:hAnsi="Montserrat"/>
          <w:i/>
          <w:sz w:val="24"/>
        </w:rPr>
        <w:t>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such a man his target. To strike before the killer attacks is to commit the crime first.</w:t>
      </w:r>
    </w:p>
    <w:p w:rsidR="00961472" w:rsidRPr="00AF3F86" w:rsidRDefault="00961472">
      <w:pPr>
        <w:spacing w:line="360" w:lineRule="auto"/>
        <w:jc w:val="both"/>
        <w:rPr>
          <w:rFonts w:ascii="Montserrat" w:hAnsi="Montserrat"/>
          <w:sz w:val="24"/>
        </w:rPr>
      </w:pPr>
      <w:r w:rsidRPr="00AF3F86">
        <w:rPr>
          <w:rFonts w:ascii="Montserrat" w:hAnsi="Montserrat"/>
          <w:i/>
          <w:sz w:val="24"/>
        </w:rPr>
        <w:tab/>
      </w:r>
      <w:r w:rsidRPr="00AF3F86">
        <w:rPr>
          <w:rFonts w:ascii="Montserrat" w:hAnsi="Montserrat"/>
          <w:sz w:val="24"/>
        </w:rPr>
        <w:t xml:space="preserve">It was Phoenix, desperately repeating the very words Ember had spoken on a day when she had barely prevented her daughter from ripping a man apart with her naked mind. Ember felt the horror of the moment as she stepped back. Everything was still unfolding slowly. Phoenix's senses relayed to her the commanding sound of Martin Craig's voice. He had tried to act immediately, issuing orders that the crew of the </w:t>
      </w:r>
      <w:r w:rsidRPr="00AF3F86">
        <w:rPr>
          <w:rFonts w:ascii="Montserrat" w:hAnsi="Montserrat"/>
          <w:i/>
          <w:sz w:val="24"/>
        </w:rPr>
        <w:t xml:space="preserve">Adventure </w:t>
      </w:r>
      <w:r w:rsidRPr="00AF3F86">
        <w:rPr>
          <w:rFonts w:ascii="Montserrat" w:hAnsi="Montserrat"/>
          <w:sz w:val="24"/>
        </w:rPr>
        <w:t>was not prepared to execute.</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"Ember! Dive! Dive! Get out of there!" He shouted at Phoenix. Ember was already acting. Ember extended her power to its greatest magnitude and gripped her ship and crewmates in a psychokinetic field. Phoenix was shocked as her mother's mind seized absolute command of an area in space as large as Jupiter. An instinctive, and usually perfect defensive mechanism. Within that sphere, time and space obeyed her will, and by design, anything of a threatening nature was forcefully repelled by the field. Phoenix had never imagined a field so vast and intense.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The barrage was violent and sudden. Ember trembled as she realized that they were all still alive. What her mind had experienced was as brutal and invasive as rape, but she had been able to absorb the shock. Through gritted teeth, she told the captain that it would be a good idea to run away as fast as possible. "Dive, Jack," she grated. "Dive as deep and as far as you can make her. Once this bastard figures out my limits, we are going to get smeared all over the quadrant!" </w:t>
      </w:r>
    </w:p>
    <w:p w:rsidR="00961472" w:rsidRPr="00AF3F86" w:rsidRDefault="00961472">
      <w:pPr>
        <w:spacing w:line="360" w:lineRule="auto"/>
        <w:jc w:val="both"/>
        <w:rPr>
          <w:rFonts w:ascii="Montserrat" w:hAnsi="Montserrat"/>
          <w:sz w:val="24"/>
        </w:rPr>
      </w:pPr>
      <w:r w:rsidRPr="00AF3F86">
        <w:rPr>
          <w:rFonts w:ascii="Montserrat" w:hAnsi="Montserrat"/>
          <w:sz w:val="24"/>
        </w:rPr>
        <w:tab/>
        <w:t>Ember, turned her eyes back out to space and saw something that almost defeated her. The object had been shoved away by her psychokinetic field, but from within it came a burning star. The object faded into steely darkness as this living furnace revealed itself. Ember felt it sear the skin of her PK field and then slowly puncture that body of thought. As she stared at its brilliance, she swore to herself. "How long, Jack?" She strained. "I don't want to rush you or anything, but they he's coming in after us."</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The captain told her that it would only take ten minutes to engage the drive from stand-by, and begin translation for dive. Ember stared at the alien, advancing slowly but relentlessly through her defenses. Descending on them like an angel of death. Very calmly, she admitted to herself that she was afraid. She stretched her abilities trying to slow him down. It was hopeless though. The raw power at the alien's disposal was an order of magnitude greater than Ember's. Double a thousand times over what she could hope to manage. Phoenix studied this situation carefully. She could tell that her mother could get away—if she abandoned her ship and her friends. She might even be able to grab her friends, and possibly even the ship, and teleport light years away in the blink of an eye. But if she did that, there would be an instant of vulnerability, when her psychokinetic defenses would drop. Not much chance that </w:t>
      </w:r>
      <w:r w:rsidRPr="00AF3F86">
        <w:rPr>
          <w:rFonts w:ascii="Montserrat" w:hAnsi="Montserrat"/>
          <w:i/>
          <w:sz w:val="24"/>
        </w:rPr>
        <w:t xml:space="preserve">it </w:t>
      </w:r>
      <w:r w:rsidRPr="00AF3F86">
        <w:rPr>
          <w:rFonts w:ascii="Montserrat" w:hAnsi="Montserrat"/>
          <w:sz w:val="24"/>
        </w:rPr>
        <w:t>would miss such an opening.</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Phoenix, unable to think of what else she could do, extended all the power she could spare to her mother-self. Phoenix did not dare suggest that Ember flee. Her mother had no intention of leaving her crewmates to that thing's mercy as long as she had the power to do anything about it. If there had been more time, a way might have been found to take advantage of Ember and Phoenix's dual foothold in reality. If there had been just ten minutes, the ship could have made a crash translation. In the interface the </w:t>
      </w:r>
      <w:r w:rsidRPr="00AF3F86">
        <w:rPr>
          <w:rFonts w:ascii="Montserrat" w:hAnsi="Montserrat"/>
          <w:i/>
          <w:sz w:val="24"/>
        </w:rPr>
        <w:t xml:space="preserve">Adventure </w:t>
      </w:r>
      <w:r w:rsidRPr="00AF3F86">
        <w:rPr>
          <w:rFonts w:ascii="Montserrat" w:hAnsi="Montserrat"/>
          <w:sz w:val="24"/>
        </w:rPr>
        <w:t xml:space="preserve">could easily lose herself.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Ember held out for an eternal seven minutes, as the forces generated from the alien threatened to crush her mind. Phoenix cringed as the strain began to burn out synapses in Ember's brain. Ember had to give up ground faster and faster as it brought the focus of its power to bear against her defenses. Ember was drawing all she could from her daughter to repel the thrusts of telepathy against her mind. For every mistake she made, it reached through her defenses and slaughtered one of the crew in front of her eyes. Inevitably it burned through the hull of the ship and approached Ember. The few survivors huddled close to her as her defenses were engulfed and compressed, her sphere reduced to a small corner of the bridge. Now, in plain sight, this strange being transformed, taking on the form and features of Ember herself. As if Ember were somehow destroying herself. As it drew close, it burned like the heart of a star. Ember adapted, but the last of her friends perished and evaporated in her arms. </w:t>
      </w:r>
    </w:p>
    <w:p w:rsidR="00961472" w:rsidRPr="00AF3F86" w:rsidRDefault="00961472">
      <w:pPr>
        <w:spacing w:line="360" w:lineRule="auto"/>
        <w:jc w:val="both"/>
        <w:rPr>
          <w:rFonts w:ascii="Montserrat" w:hAnsi="Montserrat"/>
          <w:sz w:val="24"/>
        </w:rPr>
      </w:pPr>
      <w:r w:rsidRPr="00AF3F86">
        <w:rPr>
          <w:rFonts w:ascii="Montserrat" w:hAnsi="Montserrat"/>
          <w:sz w:val="24"/>
        </w:rPr>
        <w:tab/>
        <w:t>Phoenix had lost control of her body by this point, and her mind fused deeper into her mother's as she devoted her existence to the preservation of the person she loved more than life itself. Ember had done her best, and she would have fled at last, but she discovered that the entity's power had penetrated the interface to surround her at every accessible dimension. She was cut off from everything but herself. Ember was helpless as it finally touched her. It took her into it's arms. As if it literally were the heart of a star, Ember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white-hot nail. Her destroyer was staggered for a moment, and she held herself in a final embrace. As one mind she felt the searing orgasm of death as everything that was Phoenix Ember Morgan Senior—beloved mother and goddess to a shattered Phoenix—was annihilated in the flesh.</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As Phoenix spoke, tears streamed down her face unheeded. Her hands were locked white knuckled on the podium to still their shaking, but her voice remained clear and smooth. She could not stop the bleeding of her soul, but she would not give her benefactors the satisfaction of watching her fold under the weight they had placed on her. She simply cursed them in the silent vaults of her mind. In a deeply guarded and detached part of herself, she pondered her lords and masters. She wondered what they had really been thinking when they forced her into this. Did they think that maybe her wound might heal better for being reopened and liberally bled? The anger was still buried in her pain. With effort she kept her traitorous thoughts out of the stream of her recollection. She had felt how her words reverberated in the more sensitive latent minds giving them an unbearable glimpse of her vision. Journalists of every media were licking their lips at this spectacle; the tragic figure, bravely describing the last moments of the deep space explorer </w:t>
      </w:r>
      <w:r w:rsidRPr="00AF3F86">
        <w:rPr>
          <w:rFonts w:ascii="Montserrat" w:hAnsi="Montserrat"/>
          <w:i/>
          <w:sz w:val="24"/>
        </w:rPr>
        <w:t>Adventure</w:t>
      </w:r>
      <w:r w:rsidRPr="00AF3F86">
        <w:rPr>
          <w:rFonts w:ascii="Montserrat" w:hAnsi="Montserrat"/>
          <w:sz w:val="24"/>
        </w:rPr>
        <w:t>, while quietly dying her mother's death in her memory.</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Phoenix could not bear the cross examination certain to follow as she reached the end of her testimony. She could see the Prime Minister watching her with haunted eyes. He accepted his own prepared speech from his top aid, bending his head to hear the man's words. Phoenix watched him fuss with his notes, and adjust himself in the false privacy of the wings. She summed up the dates, times and notable statistics of her account before stating in a hard-edged voice, "There is not much more I can tell you at this time." </w:t>
      </w:r>
    </w:p>
    <w:p w:rsidR="00961472" w:rsidRPr="00AF3F86" w:rsidRDefault="00961472">
      <w:pPr>
        <w:spacing w:line="360" w:lineRule="auto"/>
        <w:jc w:val="both"/>
        <w:rPr>
          <w:rFonts w:ascii="Montserrat" w:hAnsi="Montserrat"/>
          <w:sz w:val="24"/>
        </w:rPr>
      </w:pPr>
      <w:r w:rsidRPr="00AF3F86">
        <w:rPr>
          <w:rFonts w:ascii="Montserrat" w:hAnsi="Montserrat"/>
          <w:sz w:val="24"/>
        </w:rPr>
        <w:tab/>
        <w:t>She stepped back, skirting around the podium as she talked, and her voice somehow continued to fill the hall, though she had abandoned the microphones, "I know that I said I would answer your questions now, but really—what they all boil down to is: 'am I for real?'" She stared at them with fierce and still streaming eyes. It did not matter that was she was blind with tears and operating by feel. "I really don't care to talk about anything more right now," she said with an ancient voice, at last, "so I am going to cut through the bull shit." With that, she reached out and grabbed every pen in sight from its owner, and carefully wrote in clear long hand, "Ask yourself!" On whatever paper was handy. With a flourish, she signed the statement before relinquishing the pens. She resisted an urge to grin maliciously, since they had no idea what a simple trick it was to pull off. Before anyone could raise his or her voice, Phoenix scanned the crowd and disintegrated before their eyes.</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u w:val="single"/>
        </w:rPr>
      </w:pPr>
      <w:r w:rsidRPr="00AF3F86">
        <w:rPr>
          <w:rFonts w:ascii="Montserrat" w:hAnsi="Montserrat"/>
          <w:sz w:val="24"/>
          <w:u w:val="single"/>
        </w:rPr>
        <w:t>CHAPTER</w:t>
      </w:r>
    </w:p>
    <w:p w:rsidR="00961472" w:rsidRPr="00AF3F86" w:rsidRDefault="00961472">
      <w:pPr>
        <w:spacing w:line="360" w:lineRule="auto"/>
        <w:jc w:val="both"/>
        <w:rPr>
          <w:rFonts w:ascii="Montserrat" w:hAnsi="Montserrat"/>
          <w:sz w:val="24"/>
        </w:rPr>
      </w:pPr>
      <w:r w:rsidRPr="00AF3F86">
        <w:rPr>
          <w:rFonts w:ascii="Montserrat" w:hAnsi="Montserrat"/>
          <w:sz w:val="24"/>
        </w:rPr>
        <w:t>THREE</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"Brilliant!" Dreyfus breathed, as the shock of Phoenix's exit shook the crowd. The whole presentation had gone better than he could have dared hope. Her age, her stoic endurance even as she betrayed her suffering, her flagrant use of telekinesis and the brutal exit had all combined to rivet the world audience. God, was there anything harder to do than rattle a politician? Phoenix sure had. It was beautiful. Even the heads of state and high ranking officials who knew about the Psionic Control Acts—and all it had concealed—had not been prepared for the visceral jolt of Phoenix's perfectly succinct demonstration. Dreyfus watched with sharp eyes as those two men—what were their names? Arthur and Samuel, yes—artfully detached from the stage security and evaporated into the wings to track down their charge.</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Beside him, Craig was damp and pale. Dreyfus remembered that Craig had a high latent potential. Craig was muttering to himself, "Just like the first time. Just like being there. Not even slightly faded..." Craig mopped his face with a handkerchief. </w:t>
      </w:r>
    </w:p>
    <w:p w:rsidR="00961472" w:rsidRPr="00AF3F86" w:rsidRDefault="00961472">
      <w:pPr>
        <w:spacing w:line="360" w:lineRule="auto"/>
        <w:jc w:val="both"/>
        <w:rPr>
          <w:rFonts w:ascii="Montserrat" w:hAnsi="Montserrat"/>
          <w:sz w:val="24"/>
        </w:rPr>
      </w:pPr>
      <w:r w:rsidRPr="00AF3F86">
        <w:rPr>
          <w:rFonts w:ascii="Montserrat" w:hAnsi="Montserrat"/>
          <w:sz w:val="24"/>
        </w:rPr>
        <w:tab/>
        <w:t>Craig was not the only powerful latent overwhelmed by the overlap of Phoenix's reflection. Some distance away from Dreyfus, but still seated amongst America's powerful statesmen, a senator from the state of California sat in awe. There was an air of rapture in his face and posture that seemed to communicate itself to the people around him. With the practiced elegance, and trained charisma of twenty years of holding campaigns and offices in a steady rise, he pretended to shock. As he concealed his true emotions, the ardent fire of devotion and desire flared even stronger from the eyes of his peers, crowded immediately about him. "Perfect!" the senator breathed.</w:t>
      </w:r>
    </w:p>
    <w:p w:rsidR="00961472" w:rsidRPr="00AF3F86" w:rsidRDefault="00961472">
      <w:pPr>
        <w:spacing w:line="360" w:lineRule="auto"/>
        <w:jc w:val="both"/>
        <w:rPr>
          <w:rFonts w:ascii="Montserrat" w:hAnsi="Montserrat"/>
          <w:sz w:val="24"/>
        </w:rPr>
      </w:pPr>
      <w:r w:rsidRPr="00AF3F86">
        <w:rPr>
          <w:rFonts w:ascii="Montserrat" w:hAnsi="Montserrat"/>
          <w:sz w:val="24"/>
        </w:rPr>
        <w:tab/>
        <w:t>Dreyfus was not aware that the word had been stolen from his lips.</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Phoenix kept a tight grip on herself through the hours that followed. She had managed to stave off the worst of her recollection at the end. An unbearable tension shrieked through her nerves as the greater part of herself remained trapped in that interrupted thought. As before, her mind was threatening to cave in on itself under the weight of that terrible conclusion. She was withdrawn. As much in shock as the people she had stunned. Not surprisingly, her body guards tracked her down in minutes and escorted her a shielded office where she could have privacy even from them. She searched out the concealed video plate, and patched it in to the live broadcast of the scene she had just left. She collapsed into a convenient chair, curling up on herself, and allowed the Prime Minister's address to invade her thoughts.</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She stared without moving through the whole affair, desperate to know what end her sacrifice was to be put. She made no comment when her keepers came in and rousted her out of the complex and back into the car. Nor did she complain when they took her to a safe house nearby. The afternoon sky did not tempt her to unfold the wings of her mind, as she did not trust her power at the moment. She meekly endured the quick tour of the grounds and her apartment. It was another modern building built in an intentionally old style. The grand furnishings did not impress her through her numbness and the late lunch her polite hosts set out for her was an ordeal. But the food was necessary, so she endured.</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As soon as she could, she excused herself to find a little time and space to put herself back together. Her eyes roved aimlessly over the small clutch of rooms as she secured the door. A relatively open sitting room opened out directly ahead on an enclosed garden. Off on either hand were bedrooms, and further along on the right, what appeared to be a miniature library or study. The floor boards were an ash blond wood that seemed rich with color in the pristine white swath of carpets, upholstery and curtains. Tucked in around the study was a kitchenette and a breakfast room walled in glittering panes of glass. All in all, a very pleasant accommodation, drawn right out of the pages of some architectural digest.</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Phoenix passed through the kitchenette into the breakfast solar, and allowed the sun to wash over her. In her dress, she was a dark apparition all too hungry for the light. With great effort she tried to coax some feeling out of her battered spirit. She was raw from reliving that terrible day. She could not bear the unrelieved suffering and the pall it still cast over her life. If all this time had not allowed her to overcome it, then it was time she finally adapted to it. Although it was not easy, she struggled to put the matter into perspective.</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 xml:space="preserve">Phoenix held herself. The solidity of meat and bone stood in sharp contrast to the fragile feeling within. Like delicate crystal dropped on the floor, which miraculously rebounds without shattering, she still resonated from the shock. Forced once again to share one of the most painful moment in her life, Phoenix felt rage. Not the bitter self-devouring rage that had eaten her for most of the past six years, but a naked, healing, hateful anger rising from her thighs, gut and back. The emotion had carried her through the pain. It had taken her weakness and made it into sustaining strength. But it was still rage, and that was what she was afraid of. As Phoenix fingered the beveled panes, she admitted that this was certainly not the last time she would be forced to confront it. </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She did not see anger as her salvation. It had served a purpose, burning away the emotional block between herself and the outside world. It had opened her eyes. But she still could not see unless she let it go. It sharpened her pain to look at it, but she could see it now. In a terrible way her agony was selfish. There were thousands of mothers, fathers, siblings and children who had felt the amputation of a loved one as intensely—if not as intimately—as Phoenix did. The dying moment that still burned an instant away in her thoughts was just one tiny part of the human cost of Earth's third encounter with an alien intelligence.</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 xml:space="preserve">If she had any sense, she would just let it go. Forget about it and go on. The truth she still clung to was a punishing lover. Phoenix turned her back on the manicured side yard, with its high, ivy covered walls, lush green carpet of grass and proud oak trees. </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 xml:space="preserve">Good advice. She couldn't just brush it all away, though. </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Not while she maintained the lie by omission. Perhaps if she had ever been able to speak of it, it might have dislodged the clot in her soul. How many times has she told Dreyfus, Powers and Craig that they didn't know what they were asking? Of course they did not know! To reveal what that last instant had done to her—or what she had done at that last moment—was simply too terrifying. Her guilt had already condemned her within. To seed suspicion of that guilt in others, to face the growth of their condemnation as well, was beyond contemplation. She covered her face with her hands. Oh! When they had guarded her against suicide, she had thought, surely they must know! Eventually she had realized that, while they had detected her suicidal thoughts, they had not uncovered what had given birth to them. Phoenix's head snapped up, as she suddenly thrust those thoughts out of her head. She was not as far out of the woods as she had thought. It was so easy to slide back. She tried not to think about it.</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She didn't want to go through it all again.</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 xml:space="preserve">As her fingers nervously rubbed against each other, she noticed the stain of makeup her tears had made wet again. The lady's words suddenly came back to her, </w:t>
      </w:r>
      <w:r w:rsidRPr="00AF3F86">
        <w:rPr>
          <w:rFonts w:ascii="Montserrat" w:hAnsi="Montserrat"/>
          <w:i/>
          <w:color w:val="0000FF"/>
          <w:sz w:val="24"/>
        </w:rPr>
        <w:t xml:space="preserve">be sure to come back in here afterwards and get this crap cleaned off. It would be a shame to ruin your complexion by forgetting. </w:t>
      </w:r>
      <w:r w:rsidRPr="00AF3F86">
        <w:rPr>
          <w:rFonts w:ascii="Montserrat" w:hAnsi="Montserrat"/>
          <w:color w:val="0000FF"/>
          <w:sz w:val="24"/>
        </w:rPr>
        <w:t>Phoenix's lips gave a wry twist. She did not fear for her complexion, but there was no denying that she had forgotten. She wondered how long it had been on, but her sense of time was distorted. It didn't matter, at least it gave her something to do besides thinking. With graceful purpose, her legs carried her back down the short hall, through the sitting room and into the bedroom. She delighted in peeling out of her dress, and throwing herself into a long, hot, steaming shower.</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 xml:space="preserve">She buried her troubled thoughts in the pleasant sensations of heat, and the fluid rush over her flesh. The bathroom was a pleasant contrast to the bleached apartment. Its walls, floor, washbasins—even the shower—carved from black marble. In the huge, sunken oval, Phoenix was tempted to ignore the multiple fixtures that sprayed converging streams of steaming water, in favor of a long, sinful soak in that vast basin. But the caressing thrill of the shower was a more stimulating antidote for depression. The sting and tickle of the hard spray, the endless hot caress as the coursing fluid clung to her curves, aroused her, teased the innocent passion of the senses. </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 xml:space="preserve">Phoenix slid her fingers slowly down her front. From her throat, they glided over her breasts, off her ribs and along her belly. Her hands cupped the curves of bone separating her abdomen from her hips, as they traversed the upper corners of her pelvis. Her arms straightened to their limit, and her palms settled on the fronts of her thighs, thumbs pointing inward at her pubic arch. She smiled faintly. Her healing had started in a shower. In long dark days, when she had lost the ability to love herself, her body's flowering into womanhood had seduced her. The strange yearnings, the wonderful feelings that awoke under her accidental touch, tricked her into taking an interest in life. Her right hand slid inward, brushing across the tops of tight, damp curls. It had happened innocently enough at first. That first stirring, that faint thrill that translated itself to something deep within—the sensation of touch was so intoxicatingly </w:t>
      </w:r>
      <w:r w:rsidRPr="00AF3F86">
        <w:rPr>
          <w:rFonts w:ascii="Montserrat" w:hAnsi="Montserrat"/>
          <w:i/>
          <w:color w:val="0000FF"/>
          <w:sz w:val="24"/>
        </w:rPr>
        <w:t>now</w:t>
      </w:r>
      <w:r w:rsidRPr="00AF3F86">
        <w:rPr>
          <w:rFonts w:ascii="Montserrat" w:hAnsi="Montserrat"/>
          <w:color w:val="0000FF"/>
          <w:sz w:val="24"/>
        </w:rPr>
        <w:t xml:space="preserve">. It had no sense of past. It was always new. </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 xml:space="preserve">She had not understood what she was feeling. Her mother taught her about the mysteries of sex before her death, but Phoenix had not really understood the hunger at the root of the issue. The trauma she had suffered—and the maimed telepathic reflex it had caused—made sex inaccessible before her body was ready for her to explore her passions. Her fingers curled in, confining her sex without making contact. It had been easy to assume that, unable to bear the touch of another, her sexuality could not be touched. Maybe there had even been an inhibition, an acquired aversion to the idea of consciously touching herself. </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 xml:space="preserve">The water flowing down her body, ran along her arm, deflecting from her cupped fingers to stream between her legs. Licking at her lips. Her eyes closed. The flesh had so many shades of sensitivity, a spectrum of sensualities. It was not so strange, given that a body instinctively savored any new flavor. She had not thought about it, she had simply become mesmerized by the complexity and depth of the mystery she had stumbled across in herself. Once she had discovered the unbounded pleasure that was within her grasp—that was so easy to give herself in contrast the pain she had so ruthlessly inflicted on herself for so long—Phoenix had found a way out. Locked long into self hatred, suddenly she had release. The abandonment of passion. A kind of momentary selflessness. A remove from which she could finally see herself, hurt and bleeding. </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In a moment of detachment, she felt compassion for that wounded soul. She recognized a need to heal—to be healed. What difference did it make that the person who needed her love and support was also herself? What good did it do to judge herself as she slowly taught herself how to make love to herself? Wasn't it worth it when she was finally able to respond to that compassion? Was it so strange to fall in love with oneself?</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Did it make her more or less whole?</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 xml:space="preserve">As she freed her hands to explore, she chose not to answer. Her fingers dipped across the threshold and her hunger stirred awake. Her telekinesis unfolded as trust in herself returned. Through her mind she became her own invisible lover, never wholly understanding the depths in herself that she tapped to encompass this strange embrace. Phoenix simply accepted it, unconcerned by the paradox of her polarized unity. Awed that she could feel love directed at her from a remote part of herself. So honest and uncomplicated, she could not doubt its sincerity, even as she struggled to understand why she deserved it. The dance itself exceeded her grasp, as she knew herself in both active and passive modes of this lovemaking. She knew she was doing this to herself. And yet she strove to elicit responses from her body, as if it were some beloved other person. And yet, she felt delightfully vulnerable to the teasing, probing, ecstatic touch of this worshipful lover. She was utterly lost and it was wonderful. </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Above all, what she could see, so clear within her surrender, assured her heart. She could see the grief that was replacing self hatred. Her terrible, psychic cancer had gone into remission. But only fitfully. The hard cyst was being eroded away. The poisons and debris were finally cycling out of her spirit, as the horrible, self-inflicted wound prepared to close. But, she was still afraid. She knew how very little it would take to wake up that devouring mass. So, she gave herself up to the licking of the water and the comfort of her hands and telekinesis.</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It was strange, but she could accept, in spite of all the pain, in spite of how deeply she hated herself for unspeakable reasons, she did love herself. Not a selfish love, for she would only despise herself more for narcissism. A selfless love. An abandonment to something wondrous and mysterious, which could swallow any suffering. Phoenix sensed it, but she really could not explain it. It was not something she needed to know in words. She carefully kept her mind neutral—engaged, but not geared for thought.</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Held in the grip of her mind, in the grip of her senses, Phoenix dissolved in exquisite torture. Impaled on the selfless gift, slowly mounting into shudders of release. When she was spent, she held her shaking, glowing body telekinetically erect. She was at once removed from and restored to herself. She barely noticed that the water had long since gone cold, even as it rinsed away the traces of her passion. As she stepped out of the spray and sluiced water from her skin, she could not help appraising the image in the mirror. At first the mirror revealed to her only a mask.</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 xml:space="preserve">Her eyes drank in both face and body. </w:t>
      </w:r>
      <w:r w:rsidRPr="00AF3F86">
        <w:rPr>
          <w:rFonts w:ascii="Montserrat" w:hAnsi="Montserrat"/>
          <w:i/>
          <w:color w:val="0000FF"/>
          <w:sz w:val="24"/>
        </w:rPr>
        <w:t xml:space="preserve">Very plain, lacking in character, and almost too symmetrical to live in, </w:t>
      </w:r>
      <w:r w:rsidRPr="00AF3F86">
        <w:rPr>
          <w:rFonts w:ascii="Montserrat" w:hAnsi="Montserrat"/>
          <w:color w:val="0000FF"/>
          <w:sz w:val="24"/>
        </w:rPr>
        <w:t xml:space="preserve">she criticized at a glance. There was a sculpted perfection to her body which was disturbing. Mathematically, her form seemed ideal. Elegant in its simplicity, but like a mannequin, somehow artificial and enigmatic. She did not believe herself to be beautiful, but she could admit to herself that at least she was well made. Long of limb and firm of muscle, she was a lean and healthy animal. She smiled at that thought. </w:t>
      </w:r>
      <w:r w:rsidRPr="00AF3F86">
        <w:rPr>
          <w:rFonts w:ascii="Montserrat" w:hAnsi="Montserrat"/>
          <w:i/>
          <w:color w:val="0000FF"/>
          <w:sz w:val="24"/>
        </w:rPr>
        <w:t xml:space="preserve">How appropriate, like some perfect camouflage, so intricate in its attention to detail that it cannot help but reveal that the person is really only some animal in disguise! </w:t>
      </w:r>
      <w:r w:rsidRPr="00AF3F86">
        <w:rPr>
          <w:rFonts w:ascii="Montserrat" w:hAnsi="Montserrat"/>
          <w:color w:val="0000FF"/>
          <w:sz w:val="24"/>
        </w:rPr>
        <w:t>She shook her head wryly. It did not matter; beauty and humanity were illusions she did not understand well enough to wear. She was content to take satisfaction in her body by knowing that, as a vehicle to life's experiences, it was well suited to her tastes.</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Perhaps it was a side effect of her self-healing. She had developed a sense of pride in her body, but she was a pale reflection of Ember. Phoenix did not understand that particular mystery. On her mother the same features had been exotically beautiful, while on her they just seemed somehow unfinished. Her body had matured, and in it she had received a legacy from her mother she did not know how to deal with. She took after her so well that any reflection brought her back to her.</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In spite of herself, she could not avoid confronting herself—the ghosts of herself. It always caught her unaware, she found herself trapped by the eyes in the mirror and for a moment she would forget. The mirror became an open window, and Phoenix saw a young woman of sensuous line and curve. Damp, her hair was the color of a brooding coal. She was staring at her through opalescent, dove gray eyes. Phoenix dropped her gaze and watched her brush beads of moisture off of her skin. Her flesh was translucent and pale, like something carved from moonstone or mother of pearl.</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As she looked at her, her mother gave her a comforting smile. She looked so sad, so alone, and Phoenix wished so much she had not died! She felt a sudden stab. As Ember picked up her thoughts, her expression turned to worry and deep compassion. Caught in the illusion, her defenses were down and Phoenix lost her grip on what she had been holding off. She reeled back as the memories unfolded. As Phoenix's mind flashed back to Ember's death, her mother's face turned away in agony.</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 xml:space="preserve">The last coherent moment returned to her. The bridge of the </w:t>
      </w:r>
      <w:r w:rsidRPr="00AF3F86">
        <w:rPr>
          <w:rFonts w:ascii="Montserrat" w:hAnsi="Montserrat"/>
          <w:i/>
          <w:color w:val="0000FF"/>
          <w:sz w:val="24"/>
        </w:rPr>
        <w:t xml:space="preserve">Adventure </w:t>
      </w:r>
      <w:r w:rsidRPr="00AF3F86">
        <w:rPr>
          <w:rFonts w:ascii="Montserrat" w:hAnsi="Montserrat"/>
          <w:color w:val="0000FF"/>
          <w:sz w:val="24"/>
        </w:rPr>
        <w:t xml:space="preserve">slumping around her in the awesome heat of the alien's presence. The monster, wearing her own face, was shaking off her one desperate blow and focusing its power for the </w:t>
      </w:r>
      <w:r w:rsidRPr="00AF3F86">
        <w:rPr>
          <w:rFonts w:ascii="Montserrat" w:hAnsi="Montserrat"/>
          <w:i/>
          <w:color w:val="0000FF"/>
          <w:sz w:val="24"/>
        </w:rPr>
        <w:t>coup de grace</w:t>
      </w:r>
      <w:r w:rsidRPr="00AF3F86">
        <w:rPr>
          <w:rFonts w:ascii="Montserrat" w:hAnsi="Montserrat"/>
          <w:color w:val="0000FF"/>
          <w:sz w:val="24"/>
        </w:rPr>
        <w:t>. For a moment she held herself in a final embrace and then she felt the searing orgasm of death as everything that was her—her mother—was annihilated in the flesh.</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 xml:space="preserve">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 Phoenix opened her eyes, and they could not completely register the dark marble forms of the bathroom. Out of the corner of her eye, she saw... </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Her mind recoiled from the paradox.</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 xml:space="preserve">At a second glance, the painful illusion shattered. Not her other self. Her reflection. She stared into the glass until the ache was bearable. Once again, she faced the most difficult question in her—Ember's? Phoenix's?—life: </w:t>
      </w:r>
      <w:r w:rsidRPr="00AF3F86">
        <w:rPr>
          <w:rFonts w:ascii="Montserrat" w:hAnsi="Montserrat"/>
          <w:i/>
          <w:color w:val="0000FF"/>
          <w:sz w:val="24"/>
        </w:rPr>
        <w:t xml:space="preserve">who am I? </w:t>
      </w:r>
      <w:r w:rsidRPr="00AF3F86">
        <w:rPr>
          <w:rFonts w:ascii="Montserrat" w:hAnsi="Montserrat"/>
          <w:color w:val="0000FF"/>
          <w:sz w:val="24"/>
        </w:rPr>
        <w:t xml:space="preserve">In her mind she was her own daughter. In her memory she was her own mother. She held onto her gaze until she had regained her sense of identity. A mother and a daughter died that day, and whatever she was had been born from the ashes. </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 xml:space="preserve">A wave of self-hatred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Her hands fisted. </w:t>
      </w:r>
      <w:r w:rsidRPr="00AF3F86">
        <w:rPr>
          <w:rFonts w:ascii="Montserrat" w:hAnsi="Montserrat"/>
          <w:i/>
          <w:color w:val="0000FF"/>
          <w:sz w:val="24"/>
        </w:rPr>
        <w:t>If only I could trust anyone enough to talk about it.</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At that thought she managed to escape from the cancer in her soul. Trust. That was the second casualty of the whole ordeal. If experiencing the death of her mother had not been bad enough by itself, the horrible union of their minds also destroyed her childhood. The truth about psionic research, the government cover-up, the use of psionic ability by the government to develop technology for the exploration of space and all the other experiences and memories of her mother's life had exploded through her mind at the instant of her death light years away.</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 xml:space="preserve">All during the long days when she tried to shut the world out, those memories had  torn her apart. While her mind had reeled, unable to find any foundation in the conflicting storm of thoughts, ideas and emotions, these bits of information warred with each other. The death trauma unhinged the part of her that identified itself as Ember, while the revelations of Ember's unguarded mind shredded every single illusion on which her identity as Phoenix was founded. Their separate and inescapably fused personalities resonated with a destructive feedback. As love was warped by horror and guilt, and sanity gave way to perverse madness, the only clear and focused emotion which she had been capable of was rage. </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 xml:space="preserve">She could not deal with what she learned in any other way. There were all of those pieces, but nothing of either identity had been able to pull any of those pieces together. Her minds had been too much alike at their cores. In essence, at the most important level, there was no way for them to tell each other apart. So, neither could assert itself. The flawless way mother and daughter fit together had turned against them when there had suddenly been no objective way to separate them from each other. It finally became a question of what she had to be to go on. The outrage of discovering the lies and deceits perpetrated by the Psionic Reservation and Research Project system became an obsession. As the pieces came together, the rage grew. </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That was where her resurrection began. She fed on the loss and hurt. Restoring her entire childhood with the added perspective of truth. She reclaimed the happiness while acquiring an anguish for an innocence that had been destroyed. In recreating everything she gained a wounded appreciation for it all. They had created an ideal place for her to grow up—far better than the civilian world outside it. They had given her a perfect childhood and it had turned out to be a carefully crafted lie. She even had to share the guilt, since as her mother, she had gone along with it all.</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 xml:space="preserve">Among the terrible secrets she never suspected were hidden in her mind, which she discovered as she rebuilt it, was that one of her responsibilities as Ember was to destroy </w:t>
      </w:r>
      <w:r w:rsidRPr="00AF3F86">
        <w:rPr>
          <w:rFonts w:ascii="Montserrat" w:hAnsi="Montserrat"/>
          <w:i/>
          <w:color w:val="0000FF"/>
          <w:sz w:val="24"/>
        </w:rPr>
        <w:t xml:space="preserve">herself </w:t>
      </w:r>
      <w:r w:rsidRPr="00AF3F86">
        <w:rPr>
          <w:rFonts w:ascii="Montserrat" w:hAnsi="Montserrat"/>
          <w:color w:val="0000FF"/>
          <w:sz w:val="24"/>
        </w:rPr>
        <w:t>as Phoenix, should she ever prove mentally unstable; perversely inclined toward violent, or abusive behavior. Angel of wrath that she had become, this served as a warning that surely saved her life by forcing her to temper the rage at her heart.</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She found it amazing that she, or any other child on the reservation, survived growing up, in light of that discovery. Children could be so cruel, and it did not seem possible that she or her peers had been innocent of juvenile malice. It said something about the effectiveness of the cultural conditioning which had been orchestrated by the reservation planners. People like Mark Dreyfus had invented the world she had grown up in. They had dictated the styles and modes of dress, the melding of nineteenth and twenty-first century technologies into farming communities of telecommuting professionals, a home school system in which a child got the best possible education through the personal attention of her own parents. Nothing was left to chance, and every influence was subject to strict control. But, as artificial as life on the reservation proved to be, she realized that it was only part of a greater effort intent on assuring that the world at large never had to deal with the fact that she was one of the most dangerous human beings ever born.</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But now, that effort had come to an end. Phoenix's head raised in alert thought. The lie was coming undone! There might be hope yet.</w:t>
      </w:r>
    </w:p>
    <w:p w:rsidR="00961472" w:rsidRPr="00AF3F86" w:rsidRDefault="00961472">
      <w:pPr>
        <w:spacing w:line="360" w:lineRule="auto"/>
        <w:jc w:val="both"/>
        <w:rPr>
          <w:rFonts w:ascii="Montserrat" w:hAnsi="Montserrat"/>
          <w:color w:val="0000FF"/>
          <w:sz w:val="24"/>
        </w:rPr>
      </w:pP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 xml:space="preserve">Phoenix awoke with a start. Her arms and legs were bound in a frightening grip. The dark and the unfamiliar surroundings combined to set her heart tripping in her chest. The weight of dreamless sleep lay over her still, a thick blanket isolating her in timelessness. She started thrashing before details could penetrate her disorientation. The binding constriction resolved into a sheet, wildly entangled around her naked body. Before she could grasp anything more of her surroundings, a second thump disturbed the silence. Phoenix shook herself further awake. The parts of her mind that could grasp and alter reality still slumbered. She didn't have the energy to throw off the weight that paralyzed her psionic gifts. Her ears strained to make out what lurked on the other side of her door. She felt far more naked and vulnerable than nudity could account for. </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 xml:space="preserve">Phoenix bit her lip. So much of her training had focused on ensuring that she never became wholly reliant on her mental abilities. There were simply too many things that could cause the higher faculties to go dormant. Emotional stress being high on the list. </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Phoenix was sliding out of bed, wrapping the sheet more carefully around her when the reason for her sense of danger revealed itself. Her attention was drawn to the door by the soft footfall. Before her eyes, the door exploded inward in a hail of splinters. Phoenix cringed before the shock wave, even as her reflex to project a deflecting field around herself proved impotent. A figure stood in the shattered opening, backlit by light thrown out from all the way back in the kitchenette. Phoenix stood still as the figure stalked up to her. Behind the strange female, Phoenix could see her body guards, Arthur and Samuel, run into the sitting room.</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 xml:space="preserve">Phoenix faded back under the stranger's advance, until her spine was to the wall. There was a dream-like quality to the moment, as her potential refused to wake up and come to her defense. Phoenix looked into the woman's face, unable to make out anything more than a caricature of her features in the dark. She was staring at Phoenix, her eyes smoldering and feral. She pressed forward, bodily crushing Phoenix against the wall. Her hands came up and covered Phoenix's face. The woman leaned into her, her head bowing over Phoenix's shoulder, nestled against her neck. Pinned, Phoenix felt tendrils of foreign thought bore into her mind. Her fear finally kicked in. She snapped awake. The details of the room crystallized in her awareness, as if someone had turned on the lights. </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 xml:space="preserve">The stranger's presence among her thoughts thrust deep into her wounded soul, perforce opening herself to Phoenix through this forced intimacy. Just before Phoenix could marshal her strength to eject the intruder from her mind, her inner eye fell upon a terrible image nesting deep within the stranger's core. A ship being devoured by a man sized star. Phoenix's hands locked on the woman's shoulders, forcing her back far enough for their eyes to meet. The stranger's features resolved. The face before her was unfamiliar, but she recognized the pain that dwelt there. Loss, anger, grief, and above all guilt. Phoenix could see recognition enter the other's eyes, even as she acknowledged what </w:t>
      </w:r>
      <w:r w:rsidRPr="00AF3F86">
        <w:rPr>
          <w:rFonts w:ascii="Montserrat" w:hAnsi="Montserrat"/>
          <w:i/>
          <w:color w:val="0000FF"/>
          <w:sz w:val="24"/>
        </w:rPr>
        <w:t xml:space="preserve">she </w:t>
      </w:r>
      <w:r w:rsidRPr="00AF3F86">
        <w:rPr>
          <w:rFonts w:ascii="Montserrat" w:hAnsi="Montserrat"/>
          <w:color w:val="0000FF"/>
          <w:sz w:val="24"/>
        </w:rPr>
        <w:t>had seen, to herself.</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Those haunted eyes suddenly spilled over, and with a heavy sigh, she collapsed in Phoenix's arms. Phoenix stared at the woman as she eased her onto her bed. So, this was her catatonic patient, she mused. Phoenix checked her over as she laid her out on the bed. She had withdrawn back into herself. As Phoenix tried to step away to recover the sheet she had lost in the encounter, the stranger's hand snapped out and gripped her arm hard.</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"It's okay," Phoenix said at once, "I just need to cover myself up." Indeed, she grinned, as her keepers stood gaping at the demolished doorway, in the company of other control agents Phoenix did not know. The hand relaxed. Phoenix slipped away, arms held out of the way as the sheet snaked up and around her torso. Finally, she turned to face the group of men. "Arthur?" She invited with an arched brow. She was pleased to see the heat in his face, suggesting that he had the decency to blush as he stood gawking.</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Arthur eased into the room and joined her at the bedside. "Ah, yes, I suppose introductions are in order," he said with a slight smile. Phoenix glanced at him sideways and wondered if he had been chosen to chaperone her on the basis of his fatherly personality. Given the fact that she had never known the identity of her father, not even from complete access to her mother's memories, it seemed a natural enough weakness for the agency to try to exploit. That was how the whole business worked, she figured. The big brains figured out what the holes were in her life and filled them with carefully chosen surrogates. Still, she had not decided to hold it against Arthur. Yet.</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 xml:space="preserve">Phoenix shrugged, "Well, I assume that this is the pilot from the </w:t>
      </w:r>
      <w:r w:rsidRPr="00AF3F86">
        <w:rPr>
          <w:rFonts w:ascii="Montserrat" w:hAnsi="Montserrat"/>
          <w:i/>
          <w:color w:val="0000FF"/>
          <w:sz w:val="24"/>
        </w:rPr>
        <w:t xml:space="preserve">Intrepid," </w:t>
      </w:r>
      <w:r w:rsidRPr="00AF3F86">
        <w:rPr>
          <w:rFonts w:ascii="Montserrat" w:hAnsi="Montserrat"/>
          <w:color w:val="0000FF"/>
          <w:sz w:val="24"/>
        </w:rPr>
        <w:t>she aired with irony. Arthur looked at her with a grin, and rubbed the back of his head.</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"Yes, of course," he said, "This is Naomi Eden Harkin. According to the security detail that accompanied her, she doesn't do anything volitional. She has to be told to eat, to go to sleep. She has to be walked through bathing and waste elimination. They said that she will carry out complex instructions to the smallest detail, sparing no attention. But only that far. No initiative what so ever. And then she does this," he gestured at the recumbent form in Phoenix's bed. "She was told to wait out front while we moved her stuff in. But the next time someone looked up she had disappeared. We didn't know where she had gone until she tripped the wire on your door. Are you all right?" He asked finally.</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"Caught me napping," Phoenix responded. "If she had meant any harm I suppose I would be cat food by now," she smiled charmingly. Phoenix sat down on the edge of her bed and smoothed a lock of hair out of Naomi's face. "You know, I was a zombie too for a while. You have to remember; she's still in there. A prisoner of herself, but she still has the keys. She knows what's going on around her, it is just irrelevant compared with what she's dealing with inside," Phoenix offered. She took one of Naomi's hands in her own. "See what can be done about the mess, hey? I'll fix it up when I have a chance. I'm sure there's other stuff you all need to do. We'll be fine, so go ahead," she dismissed. Arthur caught the hint, and ushered the rest of the crowd out of the doorway.</w:t>
      </w:r>
    </w:p>
    <w:p w:rsidR="00961472" w:rsidRPr="00AF3F86" w:rsidRDefault="00961472">
      <w:pPr>
        <w:spacing w:line="360" w:lineRule="auto"/>
        <w:jc w:val="both"/>
        <w:rPr>
          <w:rFonts w:ascii="Montserrat" w:hAnsi="Montserrat"/>
          <w:color w:val="0000FF"/>
          <w:sz w:val="24"/>
        </w:rPr>
      </w:pPr>
      <w:r w:rsidRPr="00AF3F86">
        <w:rPr>
          <w:rFonts w:ascii="Montserrat" w:hAnsi="Montserrat"/>
          <w:color w:val="0000FF"/>
          <w:sz w:val="24"/>
        </w:rPr>
        <w:tab/>
        <w:t>Phoenix leaned close to her patient and said cheerfully, "Well, Naomi, you are a wreck. I hope you want to get better real quick, because I need someone to talk to too."</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"Is it just human nature, that every discovery has to be questioned and subjected to demands for proof?" Phoenix asked in disgust. She was sitting in the solar with her two bodyguards, watching the morning news while they ate breakfast. "In particular, why is it that the first reaction to the demonstration of psionic potential, is the suspicion of fraud?" She complained. The guest speaker, a prominent physicist, was explaining in detail why Phoenix's claims the previous morning had to be part of some elaborate hoax. The host interrupted the man's arcane monologue of equations, challenging the physicist with the accounts of a thousand world leaders, and twice as many seasoned journalists who had witnessed her demonstration first hand. </w:t>
      </w:r>
    </w:p>
    <w:p w:rsidR="00961472" w:rsidRPr="00AF3F86" w:rsidRDefault="00961472">
      <w:pPr>
        <w:spacing w:line="360" w:lineRule="auto"/>
        <w:jc w:val="both"/>
        <w:rPr>
          <w:rFonts w:ascii="Montserrat" w:hAnsi="Montserrat"/>
          <w:sz w:val="24"/>
        </w:rPr>
      </w:pPr>
      <w:r w:rsidRPr="00AF3F86">
        <w:rPr>
          <w:rFonts w:ascii="Montserrat" w:hAnsi="Montserrat"/>
          <w:sz w:val="24"/>
        </w:rPr>
        <w:tab/>
        <w:t>"Stage magicians and con-artists have been dazzling live audiences since the dawn of civilization," the distinguished gentleman on the screen proclaimed, "I would expect a little slight of hand to accentuate a theatrical swindle such as the Prime Minister of the Solar Authority is perpetrating. The governments of Earth have been throwing away billions of dollars a year on the fruitless pursuit of psionic research. All on the basis of some clever mathematical double talk purporting to be a unified field theory. What is really going on is quite simple and certainly far more plausible; this whole show was to set the stage for a demand for more money and the appropriation of even more resources to feed the growth of the Solar Authority and the Aegis. I don't care how many teary-eyed little girls are paid to stand up and make ridiculous claims, a hoax is a hoax, and you will see soon enough what the price tag of this swindle will be."</w:t>
      </w:r>
    </w:p>
    <w:p w:rsidR="00961472" w:rsidRPr="00AF3F86" w:rsidRDefault="00961472">
      <w:pPr>
        <w:spacing w:line="360" w:lineRule="auto"/>
        <w:jc w:val="both"/>
        <w:rPr>
          <w:rFonts w:ascii="Montserrat" w:hAnsi="Montserrat"/>
          <w:sz w:val="24"/>
        </w:rPr>
      </w:pPr>
      <w:r w:rsidRPr="00AF3F86">
        <w:rPr>
          <w:rFonts w:ascii="Montserrat" w:hAnsi="Montserrat"/>
          <w:sz w:val="24"/>
        </w:rPr>
        <w:tab/>
        <w:t>Phoenix glared, and killed the power. Neither of the men sitting with her felt the urge to respond to her irate questions. It seemed obvious to them why sane, educated men would get up on their soapboxes and deny the whole thing just out of principle. As Arthur recalled, a certain number of control agent trainees washed out of the program because they simply could not rationalize the facts presented to them, to fit into their worldviews. Phoenix did not need to read their silent minds to see that either. Her gut feeling was that people were generally afraid of potential such as she possessed.</w:t>
      </w:r>
    </w:p>
    <w:p w:rsidR="00961472" w:rsidRPr="00AF3F86" w:rsidRDefault="00961472">
      <w:pPr>
        <w:spacing w:line="360" w:lineRule="auto"/>
        <w:jc w:val="both"/>
        <w:rPr>
          <w:rFonts w:ascii="Montserrat" w:hAnsi="Montserrat"/>
          <w:sz w:val="24"/>
        </w:rPr>
      </w:pPr>
      <w:r w:rsidRPr="00AF3F86">
        <w:rPr>
          <w:rFonts w:ascii="Montserrat" w:hAnsi="Montserrat"/>
          <w:sz w:val="24"/>
        </w:rPr>
        <w:tab/>
        <w:t>That was part of what she had felt when she stood up alone in front of the world to make a claim that sounded impossible. If she had been in any condition to think clearly before she got out in front of the cameras she would not have given in to the urge to rush through it as fast as possible, and duck out like she had. It had been a set up, and she had been asked on the spot for unquestionable proof. If she had known what her actions would end up committing her to, she would have braved the questions instead.</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That point came home when the three stooges showed up after breakfast. </w:t>
      </w:r>
    </w:p>
    <w:p w:rsidR="00961472" w:rsidRPr="00AF3F86" w:rsidRDefault="00961472">
      <w:pPr>
        <w:spacing w:line="360" w:lineRule="auto"/>
        <w:jc w:val="both"/>
        <w:rPr>
          <w:rFonts w:ascii="Montserrat" w:hAnsi="Montserrat"/>
          <w:sz w:val="24"/>
        </w:rPr>
      </w:pPr>
      <w:r w:rsidRPr="00AF3F86">
        <w:rPr>
          <w:rFonts w:ascii="Montserrat" w:hAnsi="Montserrat"/>
          <w:sz w:val="24"/>
        </w:rPr>
        <w:tab/>
        <w:t>Mark Dreyfus, Chad Powers and her "old friend" Martin Craig settled in and took possession of her sitting room. Naomi annoyed them by choosing that moment to attach herself to Phoenix on the settee in the center of the room. Considering that the three directed her body guards to activate their portable damper before getting to business, it was a good thing Phoenix was right on hand to see Naomi through the frightening activation of the null field. It only felt like one was having her mind ripped out by the roots, a sensation made worse by any attempt to fight the effect. After calming Naomi down, Phoenix spared a thought to wonder what a latent felt, if anything, in the grip of a damper.</w:t>
      </w:r>
    </w:p>
    <w:p w:rsidR="00961472" w:rsidRPr="00AF3F86" w:rsidRDefault="00961472">
      <w:pPr>
        <w:spacing w:line="360" w:lineRule="auto"/>
        <w:jc w:val="both"/>
        <w:rPr>
          <w:rFonts w:ascii="Montserrat" w:hAnsi="Montserrat"/>
          <w:sz w:val="24"/>
        </w:rPr>
      </w:pPr>
      <w:r w:rsidRPr="00AF3F86">
        <w:rPr>
          <w:rFonts w:ascii="Montserrat" w:hAnsi="Montserrat"/>
          <w:sz w:val="24"/>
        </w:rPr>
        <w:tab/>
        <w:t>"Please don't," Phoenix said, breaking the silence as Powers produced a cigar and bent to light it. He glared at her and she gestured around her, "White decor, I'm sorry." He put it away and continued to scowl. Phoenix sat up and took a lively breath. "So, to what do I owe the honor?" She asked pleasantly.</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"Have you been watching the news, or maybe some of the talk shows, since yesterday?" Dreyfus asked. </w:t>
      </w:r>
    </w:p>
    <w:p w:rsidR="00961472" w:rsidRPr="00AF3F86" w:rsidRDefault="00961472">
      <w:pPr>
        <w:spacing w:line="360" w:lineRule="auto"/>
        <w:jc w:val="both"/>
        <w:rPr>
          <w:rFonts w:ascii="Montserrat" w:hAnsi="Montserrat"/>
          <w:sz w:val="24"/>
        </w:rPr>
      </w:pPr>
      <w:r w:rsidRPr="00AF3F86">
        <w:rPr>
          <w:rFonts w:ascii="Montserrat" w:hAnsi="Montserrat"/>
          <w:sz w:val="24"/>
        </w:rPr>
        <w:tab/>
        <w:t>Phoenix nodded. With a deep sigh she confessed, "That's what I thought. I know I was supposed to go through a full demonstration there at the end." She shook her head.  Looking up she almost pleaded, "I'm sorry. I just... I didn't think I could hold myself together through a long block of questions. I tried to tell you that I haven't gotten over the worst of it. I thought if I could just get through that part it would be enough."</w:t>
      </w:r>
    </w:p>
    <w:p w:rsidR="00961472" w:rsidRPr="00AF3F86" w:rsidRDefault="00961472">
      <w:pPr>
        <w:spacing w:line="360" w:lineRule="auto"/>
        <w:jc w:val="both"/>
        <w:rPr>
          <w:rFonts w:ascii="Montserrat" w:hAnsi="Montserrat"/>
          <w:sz w:val="24"/>
        </w:rPr>
      </w:pPr>
      <w:r w:rsidRPr="00AF3F86">
        <w:rPr>
          <w:rFonts w:ascii="Montserrat" w:hAnsi="Montserrat"/>
          <w:sz w:val="24"/>
        </w:rPr>
        <w:tab/>
        <w:t>Naomi was watching her intently. Phoenix wondered if she had been allowed to watch the live coverage of the disclosure. It might explain the way the otherwise catatonic pilot reacted to her. Dreyfus was responding to Phoenix's defense.</w:t>
      </w:r>
    </w:p>
    <w:p w:rsidR="00961472" w:rsidRPr="00AF3F86" w:rsidRDefault="00961472">
      <w:pPr>
        <w:spacing w:line="360" w:lineRule="auto"/>
        <w:jc w:val="both"/>
        <w:rPr>
          <w:rFonts w:ascii="Montserrat" w:hAnsi="Montserrat"/>
          <w:sz w:val="24"/>
        </w:rPr>
      </w:pPr>
      <w:r w:rsidRPr="00AF3F86">
        <w:rPr>
          <w:rFonts w:ascii="Montserrat" w:hAnsi="Montserrat"/>
          <w:sz w:val="24"/>
        </w:rPr>
        <w:tab/>
        <w:t>"Phoenix, we're not here to criticize. I think you did a wonderful job. Even if you had followed the book in establishing your credentials with the public, I am sure the reactions would have been the same."</w:t>
      </w:r>
    </w:p>
    <w:p w:rsidR="00961472" w:rsidRPr="00AF3F86" w:rsidRDefault="00961472">
      <w:pPr>
        <w:spacing w:line="360" w:lineRule="auto"/>
        <w:jc w:val="both"/>
        <w:rPr>
          <w:rFonts w:ascii="Montserrat" w:hAnsi="Montserrat"/>
          <w:sz w:val="24"/>
        </w:rPr>
      </w:pPr>
      <w:r w:rsidRPr="00AF3F86">
        <w:rPr>
          <w:rFonts w:ascii="Montserrat" w:hAnsi="Montserrat"/>
          <w:sz w:val="24"/>
        </w:rPr>
        <w:tab/>
        <w:t>"Objection is an instinctive reaction to most official pronouncements," Powers joked. He fiddled with his unlit cigar, putting it in his mouth and taking it out again several times before adding, "Of course, we here know that this time the objections are unfounded. As we said, it would not have been all that long before the world would have had to face it anyway. A demonstration, and the definition of your abilities, really only amounts to opening the door. The real work follows."</w:t>
      </w:r>
    </w:p>
    <w:p w:rsidR="00961472" w:rsidRPr="00AF3F86" w:rsidRDefault="00961472">
      <w:pPr>
        <w:spacing w:line="360" w:lineRule="auto"/>
        <w:jc w:val="both"/>
        <w:rPr>
          <w:rFonts w:ascii="Montserrat" w:hAnsi="Montserrat"/>
          <w:sz w:val="24"/>
        </w:rPr>
      </w:pPr>
      <w:r w:rsidRPr="00AF3F86">
        <w:rPr>
          <w:rFonts w:ascii="Montserrat" w:hAnsi="Montserrat"/>
          <w:sz w:val="24"/>
        </w:rPr>
        <w:tab/>
        <w:t>Phoenix nodded slightly. Her eyes measured the men, and she decided that they owed her one answer, in exchange for exposing herself for their needs. "What do 'we' intend for this revelation to accomplish?" She asked. "I mean, what end result, what goal, is worth cracking open Pandora's Box like this?" She added.</w:t>
      </w:r>
    </w:p>
    <w:p w:rsidR="00961472" w:rsidRPr="00AF3F86" w:rsidRDefault="00961472">
      <w:pPr>
        <w:spacing w:line="360" w:lineRule="auto"/>
        <w:jc w:val="both"/>
        <w:rPr>
          <w:rFonts w:ascii="Montserrat" w:hAnsi="Montserrat"/>
          <w:sz w:val="24"/>
        </w:rPr>
      </w:pPr>
      <w:r w:rsidRPr="00AF3F86">
        <w:rPr>
          <w:rFonts w:ascii="Montserrat" w:hAnsi="Montserrat"/>
          <w:sz w:val="24"/>
        </w:rPr>
        <w:tab/>
        <w:t>"Just what we told you initially," Craig offered. "We need to do something to ensure the survival of the human race. We have the technical capability to embark on colonization on a massive scale. We just don't have as much time to build up to it as we originally had thought. It is a simple thing really, we can't afford to keep all of our eggs in one basket."</w:t>
      </w:r>
    </w:p>
    <w:p w:rsidR="00961472" w:rsidRPr="00AF3F86" w:rsidRDefault="00961472">
      <w:pPr>
        <w:spacing w:line="360" w:lineRule="auto"/>
        <w:jc w:val="both"/>
        <w:rPr>
          <w:rFonts w:ascii="Montserrat" w:hAnsi="Montserrat"/>
          <w:sz w:val="24"/>
        </w:rPr>
      </w:pPr>
      <w:r w:rsidRPr="00AF3F86">
        <w:rPr>
          <w:rFonts w:ascii="Montserrat" w:hAnsi="Montserrat"/>
          <w:sz w:val="24"/>
        </w:rPr>
        <w:tab/>
        <w:t>"So what does that mean in the present?" She questioned.</w:t>
      </w:r>
    </w:p>
    <w:p w:rsidR="00961472" w:rsidRPr="00AF3F86" w:rsidRDefault="00961472">
      <w:pPr>
        <w:spacing w:line="360" w:lineRule="auto"/>
        <w:jc w:val="both"/>
        <w:rPr>
          <w:rFonts w:ascii="Montserrat" w:hAnsi="Montserrat"/>
          <w:sz w:val="24"/>
        </w:rPr>
      </w:pPr>
      <w:r w:rsidRPr="00AF3F86">
        <w:rPr>
          <w:rFonts w:ascii="Montserrat" w:hAnsi="Montserrat"/>
          <w:sz w:val="24"/>
        </w:rPr>
        <w:tab/>
        <w:t>"Well," said Dreyfus, "in legislative terms, the Prime Minister is hoping to win support for an accelerated space colonization and militarization effort. Most of the support and funding will actually come out of the Aegis, but it will cost the citizens of Earth a pretty penny as well. That man, Pritchert, the physicist who never had the clearance to touch the PRRP derived technology, he zeroed in on that sharp enough. What needs to be done cannot be done without strenuous reallocation of resources and funds. That is the immediate problem. People like him can't see the bigger picture, so they will almost certainly negatively impact public opinion, and hamper most governments' efforts to act decisively."</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Phoenix nodded. It fit in with the other pieces pretty well. Now she could say she knew </w:t>
      </w:r>
      <w:r w:rsidRPr="00AF3F86">
        <w:rPr>
          <w:rFonts w:ascii="Montserrat" w:hAnsi="Montserrat"/>
          <w:i/>
          <w:sz w:val="24"/>
        </w:rPr>
        <w:t>why</w:t>
      </w:r>
      <w:r w:rsidRPr="00AF3F86">
        <w:rPr>
          <w:rFonts w:ascii="Montserrat" w:hAnsi="Montserrat"/>
          <w:sz w:val="24"/>
        </w:rPr>
        <w:t xml:space="preserve"> they did it. The disclosure of both psionics and the alien threat, the rationale behind what they had asked of her was legitimate. They were facts and she could not dispute them. "Which brings you three back to me," she finally pressed.</w:t>
      </w:r>
    </w:p>
    <w:p w:rsidR="00961472" w:rsidRPr="00AF3F86" w:rsidRDefault="00961472">
      <w:pPr>
        <w:spacing w:line="360" w:lineRule="auto"/>
        <w:jc w:val="both"/>
        <w:rPr>
          <w:rFonts w:ascii="Montserrat" w:hAnsi="Montserrat"/>
          <w:sz w:val="24"/>
        </w:rPr>
      </w:pPr>
      <w:r w:rsidRPr="00AF3F86">
        <w:rPr>
          <w:rFonts w:ascii="Montserrat" w:hAnsi="Montserrat"/>
          <w:sz w:val="24"/>
        </w:rPr>
        <w:tab/>
        <w:t>Dreyfus smiled. "Sharp girl," he praised. "Indeed, it does come back to you. We do have a proposal for you, but perhaps you can guess what we have in mind, eh? What clued you in?" He asked. Powers and Craig looked at the man who was establishing himself as their spokesman. Each in his own way was trying to see how the canny old man managed to handle what was being recognized as a hostile asset.</w:t>
      </w:r>
    </w:p>
    <w:p w:rsidR="00961472" w:rsidRPr="00AF3F86" w:rsidRDefault="00961472">
      <w:pPr>
        <w:spacing w:line="360" w:lineRule="auto"/>
        <w:jc w:val="both"/>
        <w:rPr>
          <w:rFonts w:ascii="Montserrat" w:hAnsi="Montserrat"/>
          <w:sz w:val="24"/>
        </w:rPr>
      </w:pPr>
      <w:r w:rsidRPr="00AF3F86">
        <w:rPr>
          <w:rFonts w:ascii="Montserrat" w:hAnsi="Montserrat"/>
          <w:sz w:val="24"/>
        </w:rPr>
        <w:tab/>
        <w:t>Phoenix shrugged. "You provided the facts. I don't have to tell you what they are, but when these facts combined to make me a public figure, well," another shrug, and her eyes went past them to gaze out the patio doors into the enclosed garden. How did she say she had found that she could not simply walk away once the bomb had been dropped? What the government wanted was unbelievably expensive, and they needed popular support. "That's what you want, isn't it? A public figure. You picked me because I could minimize the initial exposure. In order to pull it off, someone has to go out there and convince the public. Lucky me, I get to be the champion of an international effort to save the human race! But what does that mean in real terms?" She turned it around, pressing once again for real information.</w:t>
      </w:r>
    </w:p>
    <w:p w:rsidR="00961472" w:rsidRPr="00AF3F86" w:rsidRDefault="00961472">
      <w:pPr>
        <w:spacing w:line="360" w:lineRule="auto"/>
        <w:jc w:val="both"/>
        <w:rPr>
          <w:rFonts w:ascii="Montserrat" w:hAnsi="Montserrat"/>
          <w:sz w:val="24"/>
        </w:rPr>
      </w:pPr>
      <w:r w:rsidRPr="00AF3F86">
        <w:rPr>
          <w:rFonts w:ascii="Montserrat" w:hAnsi="Montserrat"/>
          <w:sz w:val="24"/>
        </w:rPr>
        <w:tab/>
        <w:t>"You have made it clear that you don't want to go back to working on the Interface Systems Project," Dreyfus said. "In fact, the indications are that you are not comfortable with the reservation system at all. I get the feeling that you understand what it is about as well as I do. I am sure that there's nothing you want more than to blow the cover off the whole charade. I am sure you realize that in the end it will leave you without anywhere to hide," he admonished. Phoenix nodded. He echoed her nod and sighed, "Well, there's nothing for it now. What we need now, most of all, is to expose people to the truth."</w:t>
      </w:r>
    </w:p>
    <w:p w:rsidR="00961472" w:rsidRPr="00AF3F86" w:rsidRDefault="00961472">
      <w:pPr>
        <w:spacing w:line="360" w:lineRule="auto"/>
        <w:jc w:val="both"/>
        <w:rPr>
          <w:rFonts w:ascii="Montserrat" w:hAnsi="Montserrat"/>
          <w:sz w:val="24"/>
        </w:rPr>
      </w:pPr>
      <w:r w:rsidRPr="00AF3F86">
        <w:rPr>
          <w:rFonts w:ascii="Montserrat" w:hAnsi="Montserrat"/>
          <w:sz w:val="24"/>
        </w:rPr>
        <w:tab/>
        <w:t>"The truth," she said, mostly to herself. "So, what, do I go back in front of the cameras tell them all about the system? What do you want me to do?" She asked.</w:t>
      </w:r>
    </w:p>
    <w:p w:rsidR="00961472" w:rsidRPr="00AF3F86" w:rsidRDefault="00961472">
      <w:pPr>
        <w:spacing w:line="360" w:lineRule="auto"/>
        <w:jc w:val="both"/>
        <w:rPr>
          <w:rFonts w:ascii="Montserrat" w:hAnsi="Montserrat"/>
          <w:sz w:val="24"/>
        </w:rPr>
      </w:pPr>
      <w:r w:rsidRPr="00AF3F86">
        <w:rPr>
          <w:rFonts w:ascii="Montserrat" w:hAnsi="Montserrat"/>
          <w:sz w:val="24"/>
        </w:rPr>
        <w:tab/>
        <w:t>"Oh, I imagine that you will have to explain a lot of things, but what is vital is that you make people believe. There is only one way to erase all doubt in the public mind. The most important work cannot be done on camera. Everyone knows that nothing you see on television can be taken for granted. What we are offering you is far more demanding. What you have to do is allay their doubts. Diffuse their suspicions. We want you to go out and demonstrate your abilities live—and these demonstrations have to hit people in the gut," he declared. "We are empowering you with the responsibility of introducing the world to psionics. We leave it in your hands to decide what it will take to convince the world, we will support your decisions."</w:t>
      </w:r>
    </w:p>
    <w:p w:rsidR="00961472" w:rsidRPr="00AF3F86" w:rsidRDefault="00961472">
      <w:pPr>
        <w:spacing w:line="360" w:lineRule="auto"/>
        <w:jc w:val="both"/>
        <w:rPr>
          <w:rFonts w:ascii="Montserrat" w:hAnsi="Montserrat"/>
          <w:sz w:val="24"/>
        </w:rPr>
      </w:pPr>
      <w:r w:rsidRPr="00AF3F86">
        <w:rPr>
          <w:rFonts w:ascii="Montserrat" w:hAnsi="Montserrat"/>
          <w:sz w:val="24"/>
        </w:rPr>
        <w:tab/>
        <w:t>Phoenix's eyebrows shot up. "You're not going to be telling me what to do?"</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"You are a free agent, Phoenix," he said, giving powers a hard look. Chadwick powers forced himself to meet the girls eyes and nod. "We're all in this for the species, Phoenix. We want the same thing you want. The question is, are you ready to be the first </w:t>
      </w:r>
      <w:r w:rsidRPr="00AF3F86">
        <w:rPr>
          <w:rFonts w:ascii="Montserrat" w:hAnsi="Montserrat"/>
          <w:i/>
          <w:sz w:val="24"/>
        </w:rPr>
        <w:t xml:space="preserve">active </w:t>
      </w:r>
      <w:r w:rsidRPr="00AF3F86">
        <w:rPr>
          <w:rFonts w:ascii="Montserrat" w:hAnsi="Montserrat"/>
          <w:sz w:val="24"/>
        </w:rPr>
        <w:t>free citizen on Earth?"</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u w:val="single"/>
        </w:rPr>
      </w:pPr>
      <w:r w:rsidRPr="00AF3F86">
        <w:rPr>
          <w:rFonts w:ascii="Montserrat" w:hAnsi="Montserrat"/>
          <w:sz w:val="24"/>
          <w:u w:val="single"/>
        </w:rPr>
        <w:t>CHAPTER</w:t>
      </w:r>
    </w:p>
    <w:p w:rsidR="00961472" w:rsidRPr="00AF3F86" w:rsidRDefault="00961472">
      <w:pPr>
        <w:spacing w:line="360" w:lineRule="auto"/>
        <w:jc w:val="both"/>
        <w:rPr>
          <w:rFonts w:ascii="Montserrat" w:hAnsi="Montserrat"/>
          <w:sz w:val="24"/>
        </w:rPr>
      </w:pPr>
      <w:r w:rsidRPr="00AF3F86">
        <w:rPr>
          <w:rFonts w:ascii="Montserrat" w:hAnsi="Montserrat"/>
          <w:sz w:val="24"/>
        </w:rPr>
        <w:t>FOUR</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Phoenix leaned back in her chair and ran a hand over the slim leather wallet in her lap. Dreyfus had not been kidding when he said she was being given her freedom. It had taken her a week to acquaint herself with the piles of paperwork weighing down the table. Every detail of her legal and financial identity had been turned over to her during the intervening days. Some of the details had been surprising, like the fact that she, and presumably every other resident of the reservation system, was a native citizen of the Aegis by birth. And, though she had never known it, she had been paid a respectable salary as a contractor for the Interface Systems Project. Although not as impressive as what her mother had earned in her time, which also came to her as Ember's legacy. Just the insurance alone, which had been paid to her for her mother's death—finally—was staggering. She was rich several times over. She had diplomatic papers and the only free active license for the practice of psionic abilities in the world. </w:t>
      </w:r>
    </w:p>
    <w:p w:rsidR="00961472" w:rsidRPr="00AF3F86" w:rsidRDefault="00961472">
      <w:pPr>
        <w:spacing w:line="360" w:lineRule="auto"/>
        <w:jc w:val="both"/>
        <w:rPr>
          <w:rFonts w:ascii="Montserrat" w:hAnsi="Montserrat"/>
          <w:sz w:val="24"/>
        </w:rPr>
      </w:pPr>
      <w:r w:rsidRPr="00AF3F86">
        <w:rPr>
          <w:rFonts w:ascii="Montserrat" w:hAnsi="Montserrat"/>
          <w:sz w:val="24"/>
        </w:rPr>
        <w:tab/>
        <w:t>She had been bought off quite handsomely!</w:t>
      </w:r>
    </w:p>
    <w:p w:rsidR="00961472" w:rsidRPr="00AF3F86" w:rsidRDefault="00961472">
      <w:pPr>
        <w:spacing w:line="360" w:lineRule="auto"/>
        <w:jc w:val="both"/>
        <w:rPr>
          <w:rFonts w:ascii="Montserrat" w:hAnsi="Montserrat"/>
          <w:sz w:val="24"/>
        </w:rPr>
      </w:pPr>
      <w:r w:rsidRPr="00AF3F86">
        <w:rPr>
          <w:rFonts w:ascii="Montserrat" w:hAnsi="Montserrat"/>
          <w:sz w:val="24"/>
        </w:rPr>
        <w:tab/>
        <w:t>The key to her freedom and fortune nested in the rich suede card-jacket in her lap. That one gene-printed card was coded with every detail in the mountain of hard-copy documentation before her. In less than an hour she had to witness as every scrap of paper was sealed in a psi-damped vault on the premises of one of the most prestigious legal and financial holding firms in the Solar System. Once that was done, she became sole, exclusive property of herself, for the rest of her life.</w:t>
      </w:r>
    </w:p>
    <w:p w:rsidR="00961472" w:rsidRPr="00AF3F86" w:rsidRDefault="00961472">
      <w:pPr>
        <w:spacing w:line="360" w:lineRule="auto"/>
        <w:jc w:val="both"/>
        <w:rPr>
          <w:rFonts w:ascii="Montserrat" w:hAnsi="Montserrat"/>
          <w:sz w:val="24"/>
        </w:rPr>
      </w:pPr>
      <w:r w:rsidRPr="00AF3F86">
        <w:rPr>
          <w:rFonts w:ascii="Montserrat" w:hAnsi="Montserrat"/>
          <w:sz w:val="24"/>
        </w:rPr>
        <w:tab/>
        <w:t>Or until any of the clauses buried in the fine print of her license were tripped.</w:t>
      </w:r>
    </w:p>
    <w:p w:rsidR="00961472" w:rsidRPr="00AF3F86" w:rsidRDefault="00961472">
      <w:pPr>
        <w:spacing w:line="360" w:lineRule="auto"/>
        <w:jc w:val="both"/>
        <w:rPr>
          <w:rFonts w:ascii="Montserrat" w:hAnsi="Montserrat"/>
          <w:sz w:val="24"/>
        </w:rPr>
      </w:pPr>
      <w:r w:rsidRPr="00AF3F86">
        <w:rPr>
          <w:rFonts w:ascii="Montserrat" w:hAnsi="Montserrat"/>
          <w:sz w:val="24"/>
        </w:rPr>
        <w:tab/>
        <w:t>Phoenix had not been able to slip away from the table for an instant from the moment the card had been placed in her hands. She brooded over piles of paper like a mother over a new born baby. Arthur Remington and Samuel Malthus had packed up and gone back to where ever they hailed from that morning. Her license made her a control agent, in effect, and Naomi Harkin had been entrusted solely to her care on that basis. She was so nervous, and so elated, that she really didn't know what to do with herself. Her only fear was that if she let her guard down for a second, somehow it would all slip away from her and she would be back on her leash, wondering how she lost it all.</w:t>
      </w:r>
    </w:p>
    <w:p w:rsidR="00961472" w:rsidRPr="00AF3F86" w:rsidRDefault="00961472">
      <w:pPr>
        <w:spacing w:line="360" w:lineRule="auto"/>
        <w:jc w:val="both"/>
        <w:rPr>
          <w:rFonts w:ascii="Montserrat" w:hAnsi="Montserrat"/>
          <w:sz w:val="24"/>
        </w:rPr>
      </w:pPr>
      <w:r w:rsidRPr="00AF3F86">
        <w:rPr>
          <w:rFonts w:ascii="Montserrat" w:hAnsi="Montserrat"/>
          <w:sz w:val="24"/>
        </w:rPr>
        <w:tab/>
        <w:t>When the lawyer finally showed up with an army of paralegals to cart her official existence off to the vaults, Phoenix waved them off. Before their eyes, she telekinetically sorted and stacked the documents into one easily manageable mass and walked it out to the van waiting out front. When the lawyer tried to wave her into his limousine, she simply grinned and climbed into the back of the unfinished van. Naomi rushed out of the house, jumping in beside Phoenix. The lawyer shook his head and got in the limo, which pulled ahead of the van to lead them all to the firm.</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A couple of hours later, Phoenix emerged from the building into the daylight. She held her arms out wide and took a deep breath. Naomi actually laughed and clapped her hands as Phoenix let out a whoop of joy and danced around in victory. In a mood for pure extravagance, Phoenix made a beeline straight for the biggest car dealer in the space-port city. After a lavish tour of the showroom, Phoenix picked out a sleek black Ferrari modeled on the classic 308, and paid in cash from the thick wad she had received from her lawyer. She immediately retracted the roof of the hard-top convertible. For the first time in her life, she got behind the wheel of a car. While the engine purred, she released her senses to interrogate the workings and capabilities of the powerful machine, and let it tell her what she had to do.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After a few turns around the vast parking lot, she felt confident enough to move out into traffic. With a wicked look at her charge, Phoenix declared, "All right girl, now we are going to have some fun!" Naomi let out an excited gasp as Phoenix put the pedal to the metal, weaving in and out of traffic under heart stopping acceleration, guided by senses that missed nothing. Eyes glinting, Phoenix darted through the streets in which the other cars seemed parked compared to her impossible progress. All her life, she had wanted, just once, to let it all out, the hell with rules! She really was an exception. She knew what the other drivers were going to do before they did; she saw in every direction, around corners, and through buildings. She could feel the ebb and flow of pedestrians like blood cells moving to a pulsing heart. Not even the lights could defeat her timing. </w:t>
      </w:r>
    </w:p>
    <w:p w:rsidR="00961472" w:rsidRPr="00AF3F86" w:rsidRDefault="00961472">
      <w:pPr>
        <w:spacing w:line="360" w:lineRule="auto"/>
        <w:jc w:val="both"/>
        <w:rPr>
          <w:rFonts w:ascii="Montserrat" w:hAnsi="Montserrat"/>
          <w:sz w:val="24"/>
        </w:rPr>
      </w:pPr>
      <w:r w:rsidRPr="00AF3F86">
        <w:rPr>
          <w:rFonts w:ascii="Montserrat" w:hAnsi="Montserrat"/>
          <w:sz w:val="24"/>
        </w:rPr>
        <w:tab/>
        <w:t>Just when it seemed like Naomi could not take another moment without breaking her silence, Phoenix shot into a parking lot, and pulled in to a just vacated parking space, popping the transmission out of gear and standing up on the brakes. With a wild yell, she arched back in the seat, psychokinetically engaging the parking break, and killing the engine. Turning, out of breath, to her companion, she smiled, "What do you say we stop for a bite to eat?"</w:t>
      </w:r>
    </w:p>
    <w:p w:rsidR="00961472" w:rsidRPr="00AF3F86" w:rsidRDefault="00961472">
      <w:pPr>
        <w:spacing w:line="360" w:lineRule="auto"/>
        <w:jc w:val="both"/>
        <w:rPr>
          <w:rFonts w:ascii="Montserrat" w:hAnsi="Montserrat"/>
          <w:sz w:val="24"/>
        </w:rPr>
      </w:pPr>
      <w:r w:rsidRPr="00AF3F86">
        <w:rPr>
          <w:rFonts w:ascii="Montserrat" w:hAnsi="Montserrat"/>
          <w:sz w:val="24"/>
        </w:rPr>
        <w:tab/>
        <w:t>Naomi stared at her as if she was mad. Phoenix just laughed. Checking her watch—she had had to get one when she lost her entourage—she saw that she was right on time. Sobering just a bit, she turned back to the withdrawn pilot. "Well, it's time to pay for this freedom. I have to do this interview thing, to get the ball rolling. Don't worry, I'll do all the talking," she grinned.</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Monica Brodin, a renowned columnist and current events headliner for </w:t>
      </w:r>
      <w:r w:rsidRPr="00AF3F86">
        <w:rPr>
          <w:rFonts w:ascii="Montserrat" w:hAnsi="Montserrat"/>
          <w:i/>
          <w:sz w:val="24"/>
        </w:rPr>
        <w:t xml:space="preserve">life.net.vr </w:t>
      </w:r>
      <w:r w:rsidRPr="00AF3F86">
        <w:rPr>
          <w:rFonts w:ascii="Montserrat" w:hAnsi="Montserrat"/>
          <w:sz w:val="24"/>
        </w:rPr>
        <w:t xml:space="preserve">magazine, was waiting for them inside. The powerful media syndicate backing the reporter was staking its reputation on the word of it's "on the spot" reporters that Phoenix's short demonstration was genuine. Ms. Brodin could barely conceal her lust for this exclusive, first interview. Phoenix's eyes passed over the small crew of technicians who would finesse the live net publication. She could not resist the urge to scan the reporter, who, with her sensory augmentation, provided an immediate, intimate, virtual reality audience with almost telepathic access to the interview. Phoenix had studied the neural interfacing technology during her psi-med training. In spite of the fact that the technology was developmental, and evolving too fast for the industry to keep up, a percentage of media and net professionals, roughly equal in number to that of actives in the world, opted for the invasive augmentation and paid through the nose to receive all the upgrades as they came out.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Of course, the military had possessed the technology for a few hundred years, and she had been augmented in embryo with the most advanced military interface in development—courtesy of the fact that her mother had been drafted the minute she had fallen into ASIA hands. Not that she had ever been allowed to use it. The training that would have come in just under a year might now never come. As a psionic, she had faced a minimum of eight years in the armed services to earn her license to practice psionics outside of military or reservation jurisdiction. In spite of her initial despair, she had actually begun looking forward to her term in the navy—compared to what she had gone through in the Avatar Program, the Academy sounded like a dream. But now, she had a choice about whether to join the Navy, or remain in the Avatar Program. </w:t>
      </w:r>
    </w:p>
    <w:p w:rsidR="00961472" w:rsidRPr="00AF3F86" w:rsidRDefault="00961472">
      <w:pPr>
        <w:spacing w:line="360" w:lineRule="auto"/>
        <w:jc w:val="both"/>
        <w:rPr>
          <w:rFonts w:ascii="Montserrat" w:hAnsi="Montserrat"/>
          <w:sz w:val="24"/>
        </w:rPr>
      </w:pPr>
      <w:r w:rsidRPr="00AF3F86">
        <w:rPr>
          <w:rFonts w:ascii="Montserrat" w:hAnsi="Montserrat"/>
          <w:sz w:val="24"/>
        </w:rPr>
        <w:tab/>
        <w:t>Or, that was what it looked like at the moment.</w:t>
      </w:r>
    </w:p>
    <w:p w:rsidR="00961472" w:rsidRPr="00AF3F86" w:rsidRDefault="00961472">
      <w:pPr>
        <w:spacing w:line="360" w:lineRule="auto"/>
        <w:jc w:val="both"/>
        <w:rPr>
          <w:rFonts w:ascii="Montserrat" w:hAnsi="Montserrat"/>
          <w:sz w:val="24"/>
        </w:rPr>
      </w:pPr>
      <w:r w:rsidRPr="00AF3F86">
        <w:rPr>
          <w:rFonts w:ascii="Montserrat" w:hAnsi="Montserrat"/>
          <w:sz w:val="24"/>
        </w:rPr>
        <w:tab/>
        <w:t>Monica Brodin, she could tell, had the very latest commercial gene-crafted viral augmentation. She had to respect a person who endured three months of dying in the-fires-of-hell kind of pain that required. The viral gene-resequencing techniques allowed a person to be physically redesigned with artificially engineered biological structures that replaced the clumsy nerve-splice interface. While a person was at it, they could have their height, mass, physique, skin-hair-and-eye coloring or even their sex altered, since the process had to take the body apart at the essential molecular level anyway. That was the catch. Even with immune suppression, the process provoked massive reactions during the recoding phase where the body did its damnedest to kill itself or tear apart—with fatal success—in about one in a thousand cases. On the bright side, the alterations, being genetically coded, bred true in the next generation.</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"Ms. Brodin," Phoenix took the lady's hand. "I hope we won't have to wait long for our table. I'm starving." Phoenix smiled, concealing the shock as her telepathic reflex leapt at the contact. She had not expected herself to interpret the reporter's net linkage as a threat, and when she felt herself cross over into the virtual stream, through Ms. Brodin, she was doubly shocked. For a moment she was utterly lost, as the depth of that information realm sucked her in. As she foundered, she finally realized why telepaths had been denied virtual access to the nets, back on the reservation. </w:t>
      </w:r>
    </w:p>
    <w:p w:rsidR="00961472" w:rsidRPr="00AF3F86" w:rsidRDefault="00961472">
      <w:pPr>
        <w:spacing w:line="360" w:lineRule="auto"/>
        <w:jc w:val="both"/>
        <w:rPr>
          <w:rFonts w:ascii="Montserrat" w:hAnsi="Montserrat"/>
          <w:sz w:val="24"/>
        </w:rPr>
      </w:pPr>
      <w:r w:rsidRPr="00AF3F86">
        <w:rPr>
          <w:rFonts w:ascii="Montserrat" w:hAnsi="Montserrat"/>
          <w:sz w:val="24"/>
        </w:rPr>
        <w:tab/>
        <w:t>"Ms. Morgan?" a voice asked from afar. "Are you all right?"</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"I'm sorry," she heard herself say, "I didn't realize you were logged on already." Phoenix cringed. Exerting herself, she wrenched herself out of the strange mental construct, before her unconscious mind embarrassed her again. She might as well have said, </w:t>
      </w:r>
      <w:r w:rsidRPr="00AF3F86">
        <w:rPr>
          <w:rFonts w:ascii="Montserrat" w:hAnsi="Montserrat"/>
          <w:i/>
          <w:sz w:val="24"/>
        </w:rPr>
        <w:t xml:space="preserve">Sure, I'm fine, I just jumped into your head and got lost for a moment! Nice decor! </w:t>
      </w:r>
      <w:r w:rsidRPr="00AF3F86">
        <w:rPr>
          <w:rFonts w:ascii="Montserrat" w:hAnsi="Montserrat"/>
          <w:sz w:val="24"/>
        </w:rPr>
        <w:t>Phoenix shook her head as her normal sensory input reasserted itself.</w:t>
      </w:r>
    </w:p>
    <w:p w:rsidR="00961472" w:rsidRPr="00AF3F86" w:rsidRDefault="00961472">
      <w:pPr>
        <w:spacing w:line="360" w:lineRule="auto"/>
        <w:jc w:val="both"/>
        <w:rPr>
          <w:rFonts w:ascii="Montserrat" w:hAnsi="Montserrat"/>
          <w:sz w:val="24"/>
        </w:rPr>
      </w:pPr>
      <w:r w:rsidRPr="00AF3F86">
        <w:rPr>
          <w:rFonts w:ascii="Montserrat" w:hAnsi="Montserrat"/>
          <w:sz w:val="24"/>
        </w:rPr>
        <w:tab/>
        <w:t>Their little luncheon party got itself sorted out shortly. They followed the waitress up the stairs to the table, which was right at the edge of the balcony overlooking the terraces below them. The many-tiered restaurant specialized in seventeen different world cuisines, and devoted a terrace and kitchen to each. The restaurant faced into the enclosed atrium of a five star hotel. The open space described a complex inverted triangular polygon stacked on top of a squat, spheroid cavity even further below.</w:t>
      </w:r>
    </w:p>
    <w:p w:rsidR="00961472" w:rsidRPr="00AF3F86" w:rsidRDefault="00961472">
      <w:pPr>
        <w:spacing w:line="360" w:lineRule="auto"/>
        <w:jc w:val="both"/>
        <w:rPr>
          <w:rFonts w:ascii="Montserrat" w:hAnsi="Montserrat"/>
          <w:sz w:val="24"/>
        </w:rPr>
      </w:pPr>
      <w:r w:rsidRPr="00AF3F86">
        <w:rPr>
          <w:rFonts w:ascii="Montserrat" w:hAnsi="Montserrat"/>
          <w:sz w:val="24"/>
        </w:rPr>
        <w:tab/>
        <w:t>As they took their seats, Phoenix had a moment of confusion as she felt a disembodied attention focus on her. She could not figure out what it was until she looked back at the reporter. Phoenix disguised her growing agitation as she felt a multitude of diverse observers pack in behind the eyes of her interviewer. The effect was so counter-intuitive her defenses went into high gear. In a way it was exciting. She was amazed to realize how, in spite of having conceptually grasped the understanding of what she would have to deal with, the reality she confronted frightened her deeply. She ordered for herself and Naomi, with the total appearance of calm. Phoenix wondered if Naomi had picked up on what she was perceiving. Then she reminded herself that her patient existed in an almost constant state of shock, so a lack of reaction on Naomi's part did not necessarily mean much. Once the waiter departed, the reporter opened the conversation. Realizing that nothing that happened in Ms. Brodin's presence would be off the record, Phoenix schooled herself to think of it as dining with an old friend and ignore the legion of eavesdroppers.</w:t>
      </w:r>
    </w:p>
    <w:p w:rsidR="00961472" w:rsidRPr="00AF3F86" w:rsidRDefault="00961472">
      <w:pPr>
        <w:spacing w:line="360" w:lineRule="auto"/>
        <w:jc w:val="both"/>
        <w:rPr>
          <w:rFonts w:ascii="Montserrat" w:hAnsi="Montserrat"/>
          <w:sz w:val="24"/>
        </w:rPr>
      </w:pPr>
      <w:r w:rsidRPr="00AF3F86">
        <w:rPr>
          <w:rFonts w:ascii="Montserrat" w:hAnsi="Montserrat"/>
          <w:sz w:val="24"/>
        </w:rPr>
        <w:tab/>
        <w:t>Ms. Brodin started with an observation. "You seem pretty young. If you don't mind my pointing it out, I think that is probably the first thing that confused me. In your disclosure, you said that the events you described happened six years ago. I guess it is a reflex, to picture you looking six years younger, after hearing that, and draw the wrong conclusion. Naturally, you must be older than you look to be involved as you were when your... Well, when the events you described happened."</w:t>
      </w:r>
    </w:p>
    <w:p w:rsidR="00961472" w:rsidRPr="00AF3F86" w:rsidRDefault="00961472">
      <w:pPr>
        <w:spacing w:line="360" w:lineRule="auto"/>
        <w:jc w:val="both"/>
        <w:rPr>
          <w:rFonts w:ascii="Montserrat" w:hAnsi="Montserrat"/>
          <w:sz w:val="24"/>
        </w:rPr>
      </w:pPr>
      <w:r w:rsidRPr="00AF3F86">
        <w:rPr>
          <w:rFonts w:ascii="Montserrat" w:hAnsi="Montserrat"/>
          <w:sz w:val="24"/>
        </w:rPr>
        <w:tab/>
        <w:t>Phoenix gave a slight smile as Ms. Brodin dodged around openly mentioning her mother's death. "No. Actually, you probably guessed right the first time. I am only seventeen, now. At the time it happened I was still a child."</w:t>
      </w:r>
    </w:p>
    <w:p w:rsidR="00961472" w:rsidRPr="00AF3F86" w:rsidRDefault="00961472">
      <w:pPr>
        <w:spacing w:line="360" w:lineRule="auto"/>
        <w:jc w:val="both"/>
        <w:rPr>
          <w:rFonts w:ascii="Montserrat" w:hAnsi="Montserrat"/>
          <w:sz w:val="24"/>
        </w:rPr>
      </w:pPr>
      <w:r w:rsidRPr="00AF3F86">
        <w:rPr>
          <w:rFonts w:ascii="Montserrat" w:hAnsi="Montserrat"/>
          <w:sz w:val="24"/>
        </w:rPr>
        <w:tab/>
        <w:t>Ms. Brodin raised an eyebrow. "So, you were like, some kind of child prodigy then?" She asked. "I mean you were only, what, eleven years old? What was it like knowing you were so special?'</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Phoenix laughed softly. "I have read books, fiction, about growing up with psychic abilities. You know, the classic stuff from the end of the twentieth century—comic books, I think that's what they called them then. Very imaginative stuff, and I'm sure they have influenced our cultural thinking. I am sure you expect that my childhood was terrible exciting. The truth is, I had no idea that I was special," Phoenix revealed. "I never realized I existed in a controlled environment. I was trained, like all the other children on the reservation, to develop and master the abilities of my body and mind. But those abilities were not unique where I grew up." Phoenix shrugged her shoulders.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"You had no suspicion at all that you were different from most of the people in the world?" Monica Brodin queried uncertainly. She wanted to focus on Phoenix. Each of her questions was geared toward drawing her out, revealing the person behind the sensation rather than concentrating on the sensation itself. </w:t>
      </w:r>
    </w:p>
    <w:p w:rsidR="00961472" w:rsidRPr="00AF3F86" w:rsidRDefault="00961472">
      <w:pPr>
        <w:spacing w:line="360" w:lineRule="auto"/>
        <w:jc w:val="both"/>
        <w:rPr>
          <w:rFonts w:ascii="Montserrat" w:hAnsi="Montserrat"/>
          <w:sz w:val="24"/>
        </w:rPr>
      </w:pPr>
      <w:r w:rsidRPr="00AF3F86">
        <w:rPr>
          <w:rFonts w:ascii="Montserrat" w:hAnsi="Montserrat"/>
          <w:sz w:val="24"/>
        </w:rPr>
        <w:tab/>
        <w:t>"I was aware that I had a degree of talent," Phoenix answered, being almost deliberately obtuse, "but of course all of us had our strengths, so I never perceived anything exceptional in what I could do."</w:t>
      </w:r>
    </w:p>
    <w:p w:rsidR="00961472" w:rsidRPr="00AF3F86" w:rsidRDefault="00961472">
      <w:pPr>
        <w:spacing w:line="360" w:lineRule="auto"/>
        <w:jc w:val="both"/>
        <w:rPr>
          <w:rFonts w:ascii="Montserrat" w:hAnsi="Montserrat"/>
          <w:sz w:val="24"/>
        </w:rPr>
      </w:pPr>
      <w:r w:rsidRPr="00AF3F86">
        <w:rPr>
          <w:rFonts w:ascii="Montserrat" w:hAnsi="Montserrat"/>
          <w:sz w:val="24"/>
        </w:rPr>
        <w:tab/>
        <w:t>"But, if you were average for a child where you grew up, how did you end up involved in a classified government research project?"</w:t>
      </w:r>
    </w:p>
    <w:p w:rsidR="00961472" w:rsidRPr="00AF3F86" w:rsidRDefault="00961472">
      <w:pPr>
        <w:spacing w:line="360" w:lineRule="auto"/>
        <w:jc w:val="both"/>
        <w:rPr>
          <w:rFonts w:ascii="Montserrat" w:hAnsi="Montserrat"/>
          <w:sz w:val="24"/>
        </w:rPr>
      </w:pPr>
      <w:r w:rsidRPr="00AF3F86">
        <w:rPr>
          <w:rFonts w:ascii="Montserrat" w:hAnsi="Montserrat"/>
          <w:sz w:val="24"/>
        </w:rPr>
        <w:tab/>
        <w:t>"Obviously, in a real sense I did have special qualifications, otherwise why would I have been considered for a work-study contract? I guess it had more to do with attitude than obvious merit," Phoenix offered. "I was told that, because I learned quickly and applied myself to new challenges with creativity and determination, I could be relied on to take responsibilities seriously. I got involved primarily so I could help my mother with her work. I didn't know that we were working for the government on highly classified research. As far as I was aware, we were all perfectly normal people and so I never had to deal with the fact that I was one of the most dangerous human beings ever born on Earth."</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"Shit!" Powers exclaimed. Like the rest of the men in the chamber, he was not equipped for virtual net linking. The thirty men assembled in the circular theater were watching the same hologram, all seeing the same view in spite of being seated in concentric rings about the display core. The complex mesh of light resolved the same image from every viewpoint, enhancing the wave nature of electro-magnetic energy. Before his eyes the image froze, the live feed diverted into a graphic buffer while his superior addressed his outburst. </w:t>
      </w:r>
    </w:p>
    <w:p w:rsidR="00961472" w:rsidRPr="00AF3F86" w:rsidRDefault="00961472">
      <w:pPr>
        <w:spacing w:line="360" w:lineRule="auto"/>
        <w:jc w:val="both"/>
        <w:rPr>
          <w:rFonts w:ascii="Montserrat" w:hAnsi="Montserrat"/>
          <w:sz w:val="24"/>
        </w:rPr>
      </w:pPr>
      <w:r w:rsidRPr="00AF3F86">
        <w:rPr>
          <w:rFonts w:ascii="Montserrat" w:hAnsi="Montserrat"/>
          <w:sz w:val="24"/>
        </w:rPr>
        <w:tab/>
        <w:t>"Mr. Powers," the Executive Director of the Psionic Control Agency drawled, "did you have something to wished to share with the board before we continue?"</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Powers realized he had spoken aloud and straightened in his chair to face William Tiernan. Clearing his throat he stated firmly, "Sir—gentlemen," he amended, considering his audience, "I am aware that the girl was given </w:t>
      </w:r>
      <w:r w:rsidRPr="00AF3F86">
        <w:rPr>
          <w:rFonts w:ascii="Montserrat" w:hAnsi="Montserrat"/>
          <w:i/>
          <w:sz w:val="24"/>
        </w:rPr>
        <w:t xml:space="preserve">carte blanche </w:t>
      </w:r>
      <w:r w:rsidRPr="00AF3F86">
        <w:rPr>
          <w:rFonts w:ascii="Montserrat" w:hAnsi="Montserrat"/>
          <w:sz w:val="24"/>
        </w:rPr>
        <w:t xml:space="preserve">to reveal the facts of the psionic situation in support of her objective to establish the veracity of her capabilities, but I warned you that there should have been limits. It has been common knowledge within our respective institutions that she has had an ax to grind with the establishment since her mother's death. I expected her to make us out to be the villain of her childhood, but this is simply too much!" He stressed. He gestured to Phoenix's image before him. "Listen to her! She's supposed to be </w:t>
      </w:r>
      <w:r w:rsidRPr="00AF3F86">
        <w:rPr>
          <w:rFonts w:ascii="Montserrat" w:hAnsi="Montserrat"/>
          <w:i/>
          <w:sz w:val="24"/>
        </w:rPr>
        <w:t xml:space="preserve">easing </w:t>
      </w:r>
      <w:r w:rsidRPr="00AF3F86">
        <w:rPr>
          <w:rFonts w:ascii="Montserrat" w:hAnsi="Montserrat"/>
          <w:sz w:val="24"/>
        </w:rPr>
        <w:t>fears and tensions. What does she do? She announces that she's 'one of the most dangerous human beings ever born on Earth'!"</w:t>
      </w:r>
    </w:p>
    <w:p w:rsidR="00961472" w:rsidRPr="00AF3F86" w:rsidRDefault="00961472">
      <w:pPr>
        <w:spacing w:line="360" w:lineRule="auto"/>
        <w:jc w:val="both"/>
        <w:rPr>
          <w:rFonts w:ascii="Montserrat" w:hAnsi="Montserrat"/>
          <w:sz w:val="24"/>
        </w:rPr>
      </w:pPr>
      <w:r w:rsidRPr="00AF3F86">
        <w:rPr>
          <w:rFonts w:ascii="Montserrat" w:hAnsi="Montserrat"/>
          <w:sz w:val="24"/>
        </w:rPr>
        <w:tab/>
        <w:t>Tiernan glared at him. "What?" He asked sarcastically. "Do you think that if she doesn't mention it then perhaps no one will figure that out on their own? Thank you, Mr. Powers, but I don't care how inflammatory her comments may be, as long as she remains within the realm of truth. The truth cannot hurt us. We do not operate on deniability in this business, the stakes are too high. Your concern is noted, but I'd advise you to hold your judgment until you have seen how she handles the issues she brings up. This is not a stupid little girl here, and frankly I can't see her bringing up a point that can only alienate her in the end, unless she has an idea how to diffuse it."</w:t>
      </w:r>
    </w:p>
    <w:p w:rsidR="00961472" w:rsidRPr="00AF3F86" w:rsidRDefault="00961472">
      <w:pPr>
        <w:spacing w:line="360" w:lineRule="auto"/>
        <w:jc w:val="both"/>
        <w:rPr>
          <w:rFonts w:ascii="Montserrat" w:hAnsi="Montserrat"/>
          <w:sz w:val="24"/>
        </w:rPr>
      </w:pPr>
      <w:r w:rsidRPr="00AF3F86">
        <w:rPr>
          <w:rFonts w:ascii="Montserrat" w:hAnsi="Montserrat"/>
          <w:sz w:val="24"/>
        </w:rPr>
        <w:tab/>
        <w:t>Powers bowed his head without comment as the Executive Director restored the flow of the interview. In his mind he went over the conversation he had with Dreyfus the night of the disclosure. The original plan had been for her to be employed in demonstrating her abilities, that was vital, but setting her loose certainly had not been a part of that plan. Dreyfus had convinced him that her attitude toward them was deeply hostile. Dreyfus had suggested that even she might not know it herself, but the animosity was there. Dreyfus had chosen the way to alter her perceptions, to bypass that animosity, and he, choking back bile, had finally agreed to it, long into the night. The funny thing was, it was only once she had been told of her freedom, that he had suddenly started believing he was in personal danger from her. As soon as he realized that he could not control her, he had discovered that he was deeply afraid of her. Looking at her bright eyes, he kept thinking that there had to be a way to get her safely back under control. Otherwise, one of them was going to end up dead.</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It felt strange to make that admission. By turning the words around it was a subtle cry for help. When she was on her leash she had never really looked at it. The ever present threat, she perceived, had blinded her to the frightening potential of her talents. Even a first order psionic had a lethal weapon at the command of her thoughts and </w:t>
      </w:r>
      <w:r w:rsidRPr="00AF3F86">
        <w:rPr>
          <w:rFonts w:ascii="Montserrat" w:hAnsi="Montserrat"/>
          <w:i/>
          <w:sz w:val="24"/>
        </w:rPr>
        <w:t xml:space="preserve">she </w:t>
      </w:r>
      <w:r w:rsidRPr="00AF3F86">
        <w:rPr>
          <w:rFonts w:ascii="Montserrat" w:hAnsi="Montserrat"/>
          <w:sz w:val="24"/>
        </w:rPr>
        <w:t xml:space="preserve">was a couple of orders of magnitude beyond that. The weakest telekinetic could deliver death to the fragile tissues of the brain and heart. Murder without a trace. It didn't even take much training to turn the least active into an unstoppable assassin. Her potential did not bear contemplation. If she really tried, she realized, she could murder a star. Put like that, her power was obscene.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Of course, she had seen such an obscene use of power, but even that example had shown the true function of celestial power. In a very basic way, psi redefined the world. If a psionic did not compensate for her own actions, then reality could be thrown off balance by its own reactions. A planet could get tipped off its axis in the butterfly's-wing-to-hurricane chaos of complex systems. A psi habitually exerted a far greater effort in assuring that what she did had no apparent consequences. Not because there were no consequences to the use of psi, but because a responsible psionic fastidiously cleaned up after herself. A far less powerful psi than her could be an unholy monster, if he had no concern for the side effects of his actions. </w:t>
      </w:r>
    </w:p>
    <w:p w:rsidR="00961472" w:rsidRPr="00AF3F86" w:rsidRDefault="00961472">
      <w:pPr>
        <w:spacing w:line="360" w:lineRule="auto"/>
        <w:jc w:val="both"/>
        <w:rPr>
          <w:rFonts w:ascii="Montserrat" w:hAnsi="Montserrat"/>
          <w:sz w:val="24"/>
        </w:rPr>
      </w:pPr>
      <w:r w:rsidRPr="00AF3F86">
        <w:rPr>
          <w:rFonts w:ascii="Montserrat" w:hAnsi="Montserrat"/>
          <w:sz w:val="24"/>
        </w:rPr>
        <w:tab/>
        <w:t>That could not be denied.</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It obviously had not even occurred to her to try, she considered with a smirk. The past week of having responsibility for herself placed in her own hands left her no choice now but to deal with the fact. She </w:t>
      </w:r>
      <w:r w:rsidRPr="00AF3F86">
        <w:rPr>
          <w:rFonts w:ascii="Montserrat" w:hAnsi="Montserrat"/>
          <w:i/>
          <w:sz w:val="24"/>
        </w:rPr>
        <w:t xml:space="preserve">was </w:t>
      </w:r>
      <w:r w:rsidRPr="00AF3F86">
        <w:rPr>
          <w:rFonts w:ascii="Montserrat" w:hAnsi="Montserrat"/>
          <w:sz w:val="24"/>
        </w:rPr>
        <w:t>dangerous. It had to be said. Besides, if she had not put it out there, it would have come out eventually from someone trying to shoot her down. It gave Ms. Brodin a pause, as she checked to see if she had heard Phoenix right, before asking, "Did you say, you are one of the most dangerous people on Earth?"</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Phoenix straightened and looked the reporter in the eye. "Yes," she replied, her posture somehow assuming a solid sobriety without obvious movement. Phoenix let that hang for a moment and then pressed the point. "Why do you think that the governments of the world spent trillions of dollars maintaining thousands of controlled communities for scores of generations?" She challenged.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As she spoke, she directed a glass to the middle of the table between them. "It is probably the most important question we face." The glass suddenly exploded. The slivers of glass expanded no more than a foot from the center of the table, dancing madly with diverted momentum. Together, their eyes dropped to the spinning shards. Ms. Brodin reached a hand cautiously toward the cloud of debris. A need to touch, to test reality forced her hand along until her fingers encountered resistance. It was a raw force. It repelled her flesh, the way the positive poles of two magnets would abhor making contact.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"It is a question of control," Phoenix continued. The glass shards danced under her direction, gradually sorting themselves out and fitting back together. "Anybody with the wit to predict that the sun will rise tomorrow can see it. The </w:t>
      </w:r>
      <w:r w:rsidRPr="00AF3F86">
        <w:rPr>
          <w:rFonts w:ascii="Montserrat" w:hAnsi="Montserrat"/>
          <w:i/>
          <w:sz w:val="24"/>
        </w:rPr>
        <w:t xml:space="preserve">implications," </w:t>
      </w:r>
      <w:r w:rsidRPr="00AF3F86">
        <w:rPr>
          <w:rFonts w:ascii="Montserrat" w:hAnsi="Montserrat"/>
          <w:sz w:val="24"/>
        </w:rPr>
        <w:t xml:space="preserve">Phoenix stressed, as the glass reformed. Her thoughts wandered as the sight brought to mind what she had gone through. The shattered pieces aligned under her direction; a delicate collection of slivered shards, resolving the form, but not the unity, of the glass.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No matter how well the pieces could be fit back together, the wound itself did not heal. Not while the real damage remained. The scar, of bonds ruptured at a fundamental level, prevented it. In absolute terms, the glass could never again be whole the way it was. But with the right kind of pressure, it could be made whole in a whole new way. As the last splinter slid into place, she concentrated. The spider web tracery slowly melted away as she excited electromagnetic bonds, healing and sealing the severed parts.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"What is always seen is </w:t>
      </w:r>
      <w:r w:rsidRPr="00AF3F86">
        <w:rPr>
          <w:rFonts w:ascii="Montserrat" w:hAnsi="Montserrat"/>
          <w:i/>
          <w:sz w:val="24"/>
        </w:rPr>
        <w:t>power</w:t>
      </w:r>
      <w:r w:rsidRPr="00AF3F86">
        <w:rPr>
          <w:rFonts w:ascii="Montserrat" w:hAnsi="Montserrat"/>
          <w:sz w:val="24"/>
        </w:rPr>
        <w:t xml:space="preserve">. The </w:t>
      </w:r>
      <w:r w:rsidRPr="00AF3F86">
        <w:rPr>
          <w:rFonts w:ascii="Montserrat" w:hAnsi="Montserrat"/>
          <w:i/>
          <w:sz w:val="24"/>
        </w:rPr>
        <w:t xml:space="preserve">promise </w:t>
      </w:r>
      <w:r w:rsidRPr="00AF3F86">
        <w:rPr>
          <w:rFonts w:ascii="Montserrat" w:hAnsi="Montserrat"/>
          <w:sz w:val="24"/>
        </w:rPr>
        <w:t xml:space="preserve">of power," she emphasized. She reached out and ran her finger down the restored glass. She felt a slight shiver. </w:t>
      </w:r>
      <w:r w:rsidRPr="00AF3F86">
        <w:rPr>
          <w:rFonts w:ascii="Montserrat" w:hAnsi="Montserrat"/>
          <w:i/>
          <w:sz w:val="24"/>
        </w:rPr>
        <w:t xml:space="preserve">What is a scar but the memory of the pain? Without it, can identity transcend change? </w:t>
      </w:r>
      <w:r w:rsidRPr="00AF3F86">
        <w:rPr>
          <w:rFonts w:ascii="Montserrat" w:hAnsi="Montserrat"/>
          <w:sz w:val="24"/>
        </w:rPr>
        <w:t xml:space="preserve">The parts were there, and still the same, but the way they fit together had forever changed. Even as she was absorbed in this personal reflection, she maintained the thread of her dialogue. "So the question becomes, </w:t>
      </w:r>
      <w:r w:rsidRPr="00AF3F86">
        <w:rPr>
          <w:rFonts w:ascii="Montserrat" w:hAnsi="Montserrat"/>
          <w:i/>
          <w:sz w:val="24"/>
        </w:rPr>
        <w:t xml:space="preserve">who </w:t>
      </w:r>
      <w:r w:rsidRPr="00AF3F86">
        <w:rPr>
          <w:rFonts w:ascii="Montserrat" w:hAnsi="Montserrat"/>
          <w:sz w:val="24"/>
        </w:rPr>
        <w:t xml:space="preserve">can be trusted to </w:t>
      </w:r>
      <w:r w:rsidRPr="00AF3F86">
        <w:rPr>
          <w:rFonts w:ascii="Montserrat" w:hAnsi="Montserrat"/>
          <w:i/>
          <w:sz w:val="24"/>
        </w:rPr>
        <w:t xml:space="preserve">control </w:t>
      </w:r>
      <w:r w:rsidRPr="00AF3F86">
        <w:rPr>
          <w:rFonts w:ascii="Montserrat" w:hAnsi="Montserrat"/>
          <w:sz w:val="24"/>
        </w:rPr>
        <w:t>this power?" She looked up again at the eyes of her audience.</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"Of course, we're talking about </w:t>
      </w:r>
      <w:r w:rsidRPr="00AF3F86">
        <w:rPr>
          <w:rFonts w:ascii="Montserrat" w:hAnsi="Montserrat"/>
          <w:i/>
          <w:sz w:val="24"/>
        </w:rPr>
        <w:t xml:space="preserve">people </w:t>
      </w:r>
      <w:r w:rsidRPr="00AF3F86">
        <w:rPr>
          <w:rFonts w:ascii="Montserrat" w:hAnsi="Montserrat"/>
          <w:sz w:val="24"/>
        </w:rPr>
        <w:t xml:space="preserve">here, aren't we?" She smiled. She shook her head. "We are also talking about perception. It is hard, perceiving of power, to know who can be trusted with it. It is a frightening thing to simply trust the power to the person who possesses it. But," she smiled again, exclaiming, "wouldn't it ease your soul if you knew that the person who had the power didn't </w:t>
      </w:r>
      <w:r w:rsidRPr="00AF3F86">
        <w:rPr>
          <w:rFonts w:ascii="Montserrat" w:hAnsi="Montserrat"/>
          <w:i/>
          <w:sz w:val="24"/>
        </w:rPr>
        <w:t xml:space="preserve">know </w:t>
      </w:r>
      <w:r w:rsidRPr="00AF3F86">
        <w:rPr>
          <w:rFonts w:ascii="Montserrat" w:hAnsi="Montserrat"/>
          <w:sz w:val="24"/>
        </w:rPr>
        <w:t>she had it!"</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Ms. Brodin gaped at her, before a small smile of understanding appeared. This was the reason Phoenix had gone on about how ignorant she had been of the significance of her awesome talents. "Obviously you know </w:t>
      </w:r>
      <w:r w:rsidRPr="00AF3F86">
        <w:rPr>
          <w:rFonts w:ascii="Montserrat" w:hAnsi="Montserrat"/>
          <w:i/>
          <w:sz w:val="24"/>
        </w:rPr>
        <w:t xml:space="preserve">you </w:t>
      </w:r>
      <w:r w:rsidRPr="00AF3F86">
        <w:rPr>
          <w:rFonts w:ascii="Montserrat" w:hAnsi="Montserrat"/>
          <w:sz w:val="24"/>
        </w:rPr>
        <w:t xml:space="preserve">have it. Do you think that people will be afraid of you? And if so, what can you really do about it?" She had to ask. </w:t>
      </w:r>
    </w:p>
    <w:p w:rsidR="00961472" w:rsidRPr="00AF3F86" w:rsidRDefault="00961472">
      <w:pPr>
        <w:spacing w:line="360" w:lineRule="auto"/>
        <w:jc w:val="both"/>
        <w:rPr>
          <w:rFonts w:ascii="Montserrat" w:hAnsi="Montserrat"/>
          <w:sz w:val="24"/>
        </w:rPr>
      </w:pPr>
      <w:r w:rsidRPr="00AF3F86">
        <w:rPr>
          <w:rFonts w:ascii="Montserrat" w:hAnsi="Montserrat"/>
          <w:sz w:val="24"/>
        </w:rPr>
        <w:tab/>
        <w:t>"Well, I can't pretend that there's nothing to worry about. Whatever killed my mother was psionic. It would be stupid to say that I don't know how dangerous psionic potential can be," she admitted. "That's why I am here today; because I understand what a critical issue this is, I feel that I should tell people the truth. Explain what this potential means to our race, and educate them, as I have been educated, to understand it and how to live with it. It is not something we can run away from, because it is coming from within us. If we don't learn how to deal with it now, it will probably destroy us. There are whole communities that have succeeded at integrating this gift into a healthy society. Communities built on responsibility and integrity. And while artificial means were employed to encourage these people to live up to their standards, there is no reason why the world at large cannot follow in their footsteps making a better world for everyone.</w:t>
      </w:r>
    </w:p>
    <w:p w:rsidR="00961472" w:rsidRPr="00AF3F86" w:rsidRDefault="00961472">
      <w:pPr>
        <w:spacing w:line="360" w:lineRule="auto"/>
        <w:jc w:val="both"/>
        <w:rPr>
          <w:rFonts w:ascii="Montserrat" w:hAnsi="Montserrat"/>
          <w:sz w:val="24"/>
        </w:rPr>
      </w:pPr>
      <w:r w:rsidRPr="00AF3F86">
        <w:rPr>
          <w:rFonts w:ascii="Montserrat" w:hAnsi="Montserrat"/>
          <w:sz w:val="24"/>
        </w:rPr>
        <w:tab/>
        <w:t>"I mean, we have a choice," Phoenix emphasized. "Ready or not, our species is growing up. Because of what is happening out in the rest of the universe, we may just have to grow up a little faster, with a little more effort on everyone's part."</w:t>
      </w:r>
    </w:p>
    <w:p w:rsidR="00961472" w:rsidRPr="00AF3F86" w:rsidRDefault="00961472">
      <w:pPr>
        <w:spacing w:line="360" w:lineRule="auto"/>
        <w:jc w:val="both"/>
        <w:rPr>
          <w:rFonts w:ascii="Montserrat" w:hAnsi="Montserrat"/>
          <w:sz w:val="24"/>
        </w:rPr>
      </w:pPr>
      <w:r w:rsidRPr="00AF3F86">
        <w:rPr>
          <w:rFonts w:ascii="Montserrat" w:hAnsi="Montserrat"/>
          <w:sz w:val="24"/>
        </w:rPr>
        <w:tab/>
        <w:t>Before Ms. Brodin could ask another question, the food arrived, and small talk reigned as Phoenix concentrated on filling the hole in her gut. Naomi, of course, ate quietly, at Phoenix's mental prodding. Monica Brodin nibbled at her food and considered the young psionic's agenda between comments. Brodin had been wary of dealing with the power question, and she had been surprised that Phoenix had brought it up so vehemently. She had begun the interview with some reservation about the veracity of the girl's psychic abilities. Sipping out of the once-shattered glass, her thoughts raced over what possible tricks could account for the evidence of her senses, including the possibility of someone hacking into her link and uploading a perceptual override into her brain. Of course, once a person started making that kind of supposition the whole prospect of reality became unsteady.</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Then she considered the possibility that reality </w:t>
      </w:r>
      <w:r w:rsidRPr="00AF3F86">
        <w:rPr>
          <w:rFonts w:ascii="Montserrat" w:hAnsi="Montserrat"/>
          <w:i/>
          <w:sz w:val="24"/>
        </w:rPr>
        <w:t xml:space="preserve">could </w:t>
      </w:r>
      <w:r w:rsidRPr="00AF3F86">
        <w:rPr>
          <w:rFonts w:ascii="Montserrat" w:hAnsi="Montserrat"/>
          <w:sz w:val="24"/>
        </w:rPr>
        <w:t xml:space="preserve">be altered by a thought. A momentary panic chilled her to the quick as she struggled between doubting the evidence of her senses or doubting the objectivity of her reality. Phoenix had made a point of getting across the idea that Brodin had a reason to be afraid of her, so that she could address that fear. The message she had sent still troubled her. She might as well have said, </w:t>
      </w:r>
      <w:r w:rsidRPr="00AF3F86">
        <w:rPr>
          <w:rFonts w:ascii="Montserrat" w:hAnsi="Montserrat"/>
          <w:i/>
          <w:sz w:val="24"/>
        </w:rPr>
        <w:t xml:space="preserve">Go ahead and be afraid, just don't be stupid about it. </w:t>
      </w:r>
    </w:p>
    <w:p w:rsidR="00961472" w:rsidRPr="00AF3F86" w:rsidRDefault="00961472">
      <w:pPr>
        <w:spacing w:line="360" w:lineRule="auto"/>
        <w:jc w:val="both"/>
        <w:rPr>
          <w:rFonts w:ascii="Montserrat" w:hAnsi="Montserrat"/>
          <w:sz w:val="24"/>
        </w:rPr>
      </w:pPr>
      <w:r w:rsidRPr="00AF3F86">
        <w:rPr>
          <w:rFonts w:ascii="Montserrat" w:hAnsi="Montserrat"/>
          <w:sz w:val="24"/>
        </w:rPr>
        <w:tab/>
        <w:t>Ms. Brodin looked up and saw the look in Phoenix's eye. Phoenix did not have to say anything. The reporter knew that her panic had been noted, and understood. The girl's expression betrayed none of the satisfaction or superiority that the reporter would have expected to see in a person who knew that she had proved her point. This one shared the horror she inflicted on the sanity of others. Phoenix nodded so subtly the reporter almost missed it, and resumed eating.</w:t>
      </w:r>
    </w:p>
    <w:p w:rsidR="00961472" w:rsidRPr="00AF3F86" w:rsidRDefault="00961472">
      <w:pPr>
        <w:spacing w:line="360" w:lineRule="auto"/>
        <w:jc w:val="both"/>
        <w:rPr>
          <w:rFonts w:ascii="Montserrat" w:hAnsi="Montserrat"/>
          <w:sz w:val="24"/>
        </w:rPr>
      </w:pPr>
      <w:r w:rsidRPr="00AF3F86">
        <w:rPr>
          <w:rFonts w:ascii="Montserrat" w:hAnsi="Montserrat"/>
          <w:sz w:val="24"/>
        </w:rPr>
        <w:tab/>
        <w:t>Monica Brodin revised her approach as she returned to her questions, "It sounds like a lot of effort went into creating an environment where people like yourself, psionic actives, could grow up indifferent to your power. By itself, that seems to make a lot of sense, but what happens when you learn the truth?"</w:t>
      </w:r>
    </w:p>
    <w:p w:rsidR="00961472" w:rsidRPr="00AF3F86" w:rsidRDefault="00961472">
      <w:pPr>
        <w:spacing w:line="360" w:lineRule="auto"/>
        <w:jc w:val="both"/>
        <w:rPr>
          <w:rFonts w:ascii="Montserrat" w:hAnsi="Montserrat"/>
          <w:sz w:val="24"/>
        </w:rPr>
      </w:pPr>
      <w:r w:rsidRPr="00AF3F86">
        <w:rPr>
          <w:rFonts w:ascii="Montserrat" w:hAnsi="Montserrat"/>
          <w:sz w:val="24"/>
        </w:rPr>
        <w:tab/>
        <w:t>Phoenix took a sip of water before responding. "I suppose it would have to be different for different people. From my own experience, the truth came as a shock at the worst possible time in my life. My first reaction was part fear and part sorrow. I don't know if it really describes the situation, but it was like discovering that the majority of the human race was born deaf and blind and somehow I had been spared. I sort of felt like a freak, because, well, I could see and hear, but my world of sound and vision made it impossible to relate to normal people. I knew I didn't fit in, and I was afraid of what it would cost me if I had to fit in."</w:t>
      </w:r>
    </w:p>
    <w:p w:rsidR="00961472" w:rsidRPr="00AF3F86" w:rsidRDefault="00961472">
      <w:pPr>
        <w:spacing w:line="360" w:lineRule="auto"/>
        <w:jc w:val="both"/>
        <w:rPr>
          <w:rFonts w:ascii="Montserrat" w:hAnsi="Montserrat"/>
          <w:sz w:val="24"/>
        </w:rPr>
      </w:pPr>
      <w:r w:rsidRPr="00AF3F86">
        <w:rPr>
          <w:rFonts w:ascii="Montserrat" w:hAnsi="Montserrat"/>
          <w:sz w:val="24"/>
        </w:rPr>
        <w:tab/>
        <w:t>"So, in spite of being raised to take your abilities for granted, the thought of not having them was unpleasant. Doesn't that sort of contradict your claim that you were raised not to see yourself as superior to the rest of humanity?"</w:t>
      </w:r>
    </w:p>
    <w:p w:rsidR="00961472" w:rsidRPr="00AF3F86" w:rsidRDefault="00961472">
      <w:pPr>
        <w:spacing w:line="360" w:lineRule="auto"/>
        <w:jc w:val="both"/>
        <w:rPr>
          <w:rFonts w:ascii="Montserrat" w:hAnsi="Montserrat"/>
          <w:sz w:val="24"/>
        </w:rPr>
      </w:pPr>
      <w:r w:rsidRPr="00AF3F86">
        <w:rPr>
          <w:rFonts w:ascii="Montserrat" w:hAnsi="Montserrat"/>
          <w:sz w:val="24"/>
        </w:rPr>
        <w:tab/>
        <w:t>"I don't see myself as superior. In many ways I envy people like you. It is just that, well, picture it this way. Imagine you grew up in an isolated corner of the world and naturally assumed that the way you were was normal. Then one day you happen to discover that in the rest of the civilized world, if you didn't have your arms hacked off and your eyes poked out at birth you could not fit into society. Not only would you have to deal with the suspicion and distrust that the natural advantage of hands and vision gave you, you would have to face the fact that the only way you could fit in was by horribly maiming yourself," Phoenix explained, a slight edge of pain in her voice.</w:t>
      </w:r>
    </w:p>
    <w:p w:rsidR="00961472" w:rsidRPr="00AF3F86" w:rsidRDefault="00961472">
      <w:pPr>
        <w:spacing w:line="360" w:lineRule="auto"/>
        <w:jc w:val="both"/>
        <w:rPr>
          <w:rFonts w:ascii="Montserrat" w:hAnsi="Montserrat"/>
          <w:sz w:val="24"/>
        </w:rPr>
      </w:pPr>
      <w:r w:rsidRPr="00AF3F86">
        <w:rPr>
          <w:rFonts w:ascii="Montserrat" w:hAnsi="Montserrat"/>
          <w:sz w:val="24"/>
        </w:rPr>
        <w:tab/>
        <w:t>Brodin laughed, "That's not a very pretty illustration. Not only does it sound horrible for you, but it implies that society practices wholesale mutilation, willfully depriving itself of its greatest gifts. I can tell you, no one in their right mind would be willing to cut off their arms and pluck out their eyes. I know if I had been born psionic I sure as hell would not have given it up." There were nods of agreement from her technicians at the next table.</w:t>
      </w:r>
    </w:p>
    <w:p w:rsidR="00961472" w:rsidRPr="00AF3F86" w:rsidRDefault="00961472">
      <w:pPr>
        <w:spacing w:line="360" w:lineRule="auto"/>
        <w:jc w:val="both"/>
        <w:rPr>
          <w:rFonts w:ascii="Montserrat" w:hAnsi="Montserrat"/>
          <w:sz w:val="24"/>
        </w:rPr>
      </w:pPr>
      <w:r w:rsidRPr="00AF3F86">
        <w:rPr>
          <w:rFonts w:ascii="Montserrat" w:hAnsi="Montserrat"/>
          <w:sz w:val="24"/>
        </w:rPr>
        <w:tab/>
        <w:t>Phoenix frowned. Her next comment was hesitant, almost fearful. "I didn't say that. But, the illustration is still partly accurate. In a cultural context, self-mutilation or social mutilation can and does occur. Without outside influences, healthy people are generally not inclined to cripple and maim themselves. But it is unusual for a person to fully develop free of social influences. Maybe its wrong to imply that society has a violently negative impact on people. What does happen is not so obviously inhumane. I mean, the potential for psionics is there in everybody. But society, in its present form doesn't acknowledge it. It has no place, no encouragement and it atrophies during childhood. I was simply trying to illustrate that, for me—for any active, really—the loss of psionic ability would be violent and crippling."</w:t>
      </w:r>
    </w:p>
    <w:p w:rsidR="00961472" w:rsidRPr="00AF3F86" w:rsidRDefault="00961472">
      <w:pPr>
        <w:spacing w:line="360" w:lineRule="auto"/>
        <w:jc w:val="both"/>
        <w:rPr>
          <w:rFonts w:ascii="Montserrat" w:hAnsi="Montserrat"/>
          <w:sz w:val="24"/>
        </w:rPr>
      </w:pPr>
      <w:r w:rsidRPr="00AF3F86">
        <w:rPr>
          <w:rFonts w:ascii="Montserrat" w:hAnsi="Montserrat"/>
          <w:sz w:val="24"/>
        </w:rPr>
        <w:tab/>
        <w:t>Ms. Brodin tallied her thoughts as she summed up, "I think you are saying a lot more than that. One, you suggest that everybody is psionic, but, two, most of us lose the capability due to social, or perhaps environmental reasons. I should ask you to expand on that, but I'll hold off, because you made two points that intrigue me. You state that giving up your abilities would be self destructive, yet you also asserted that you envy me, or rather, those of us who don't have those abilities. How do you explain that?"</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Phoenix chewed her lip while she thought about what she could answer safely. Her face went blank as she considered that she had been told to give people the truth. Dreyfus and company had probably meant only the superficial truth, but suddenly she did not see any reason to protect them. Clearing her throat, she answered, "I grew up unaware of this, but after the disaster I learned a lot of unpleasant things about the system I grew up in. Since the day I was born, I have been used without knowing it. I was a resource the government exploited to make more practical interstellar travel a reality. I can't think of a single technology that has not exploited psionic actives in its research. You may think, well, big deal, people are always being exploited. Well, let me illustrate some history.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"This is the story of the family of one of the first known full spectrum psionics," she stated, drawing off of memories she had inherited from her mother. "Aeslyn Elizabeth Kohler, who was born in the last quarter of the twentieth century, had six children. Three of them vanished along with Aeslyn when the reservation system was instituted as a black bag operation at the very end of the twentieth century. Two of her other children were killed during the initial round up. The sixth one was captured thirty years later while trying to escape with fourteen of Aeslyn's grandchildren. The children were sent to a farm on one of the first reservations, while Alexander, her son, was pressed into service hunting down other actives. He lasted about ten years, but he was killed attempting to rescue his own sons from the farm. He died in Andrew Kohler's arms.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"The first generation of children raised in the reservation system was the only one with any memory of the outside world. In many ways, they were treated as slaves or prisoners. I suspect that the authorities who were behind the founding of the system did not originally have high motives. I am pretty sure that the lives of those children were spared only because somebody convinced the governments that they were an exploitable resource. That, and their lives ensured the good behavior of the adult actives who had originally cooperated with the cover-up. The children were trained and licensed. Their licenses were sold to research contractors.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"Dimensional translations are the most dangerous manipulations a psi can dare. The Interface Systems Project, which has owned my family for only the last two generations, was dedicated to research into psionic methods of manipulating media in higher dimensions. It seems like there has always been a Kohler involved in field technology research," she said with a slight sneer. "To the fourteen grandchildren of Aeslyn were born twenty-one children. Like their parents, they were involved in the study of dimensions and how they could be manipulated. Nine of them lived long enough to have kids. My friend's great-great grandfather, Andrew, only had one son, Amadeus, and three girls before he vanished during an experiment. Andrew's surviving cousins had about thirty-seven kids between them. Both the farming community they lived in, and the high mortality rate of their generation had something to do with that baby boom. The Project accounted for about half of them before they were old enough to breed. My friend's great grandmother, Amber died young, about three weeks after giving birth to her daughter, Alannah. Alannah married her second-cousin, three generations removed, Alexander. There had been almost a hundred kids in Phoenix and Alannah's generation. They were two, out of ten who lasted long enough to have children of their own.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"Of the seven descendants of Aeslyn Elizabeth Kohler, born in my mother's generation, Alexandrea and her cousin Catherine, alone, lasted long enough to have kids. My friend and her cousin Caleb. Caleb died twelve years ago. Aunt Catherine—I was sort of adopted into the family—died two years after him, and my own mother after her about six years ago. When I look at just what happened to my mother and myself, I can understand why there is only one living descendant of Aeslyn Kohler. All of her descendants were gifted psionics, and all of them believed in pushing the envelope. Before each of them died, and even in dying, they contributed something to the research that had led to the development and refinement of point-to-point translation and interface drives. I was as much a sucker as any of them. It was during the final stage of our most recent development that my friend and I became involved, working on the experimental cores and array elements," Phoenix finally paused as she realized where she was going.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Swallowing she allowed herself to dwell on the events that prefaced her transformation. She set her teeth and got on with it. "The final prototype was installed into the deep space explorer </w:t>
      </w:r>
      <w:r w:rsidRPr="00AF3F86">
        <w:rPr>
          <w:rFonts w:ascii="Montserrat" w:hAnsi="Montserrat"/>
          <w:i/>
          <w:sz w:val="24"/>
        </w:rPr>
        <w:t xml:space="preserve">Adventure," </w:t>
      </w:r>
      <w:r w:rsidRPr="00AF3F86">
        <w:rPr>
          <w:rFonts w:ascii="Montserrat" w:hAnsi="Montserrat"/>
          <w:sz w:val="24"/>
        </w:rPr>
        <w:t>she reviewed, her eyes staring into the middle distance, "and I remember the arguments. Something had to serve for a real time communications link. I wonder what the project directors were thinking—were they thinking?—when they exploited the intimate telepathic rapport of a mother and her eleven year old daughter to fill that requirement. My mother knew that she risked death participating in the field trials, but I was allowed to remain ignorant of the danger to my only family."</w:t>
      </w:r>
    </w:p>
    <w:p w:rsidR="00961472" w:rsidRPr="00AF3F86" w:rsidRDefault="00961472">
      <w:pPr>
        <w:spacing w:line="360" w:lineRule="auto"/>
        <w:jc w:val="both"/>
        <w:rPr>
          <w:rFonts w:ascii="Montserrat" w:hAnsi="Montserrat"/>
          <w:sz w:val="24"/>
        </w:rPr>
      </w:pPr>
      <w:r w:rsidRPr="00AF3F86">
        <w:rPr>
          <w:rFonts w:ascii="Montserrat" w:hAnsi="Montserrat"/>
          <w:sz w:val="24"/>
        </w:rPr>
        <w:tab/>
        <w:t>Phoenix sighed, folding her arms on the table in front of her and dropping her head down to rest on them. When her head came up, her eyes were red and damp. "The project was willing to throw our lives away in exchange for progress, and we let them. My mother, my self, every member of the Kohler clan born in the past millennium. In one way we were all alike. We were so confident in our ability that we always thought we could succeed." Phoenix gave a sad smile and summed up her point, "Without that power, would we have been taken away and locked out of the world? Without that power would we have been so happy to challenge death? When I think of what my gift has cost—not just me, but generations of people just like me—yes, I do envy people who never opened that gift within themselves." The reporter looked at her thoughtfully. Phoenix suddenly brightened and added, "Then I stop feeling sorry for myself, run outside and go flying!" She said as she sailed over the edge of the balcony.</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Along with thousands of other subscribers, he watched her hurl herself over the railing. Instead of falling, she seemed to unfold. The grace and control hidden in her smaller movements, the physical composure as her toes stretched down, and her arms and legs swept apart—even the betraying shift of her hips—told him that she was </w:t>
      </w:r>
      <w:r w:rsidRPr="00AF3F86">
        <w:rPr>
          <w:rFonts w:ascii="Montserrat" w:hAnsi="Montserrat"/>
          <w:i/>
          <w:sz w:val="24"/>
        </w:rPr>
        <w:t xml:space="preserve">balancing. </w:t>
      </w:r>
      <w:r w:rsidRPr="00AF3F86">
        <w:rPr>
          <w:rFonts w:ascii="Montserrat" w:hAnsi="Montserrat"/>
          <w:sz w:val="24"/>
        </w:rPr>
        <w:t>Her hair seemed to take on life as it spread in a bloody curtain, even her clothes seemed to animate as they were relieved of the constant tug of gravity. It was as if she were submerged in a buoyant medium, swimming under water, except her movements betrayed no resistance such as water would impart. As he watched her dance away, he could see her shifting her weight, finding her footing—not in the air—but within the force that bound it to its mother sphere.</w:t>
      </w:r>
    </w:p>
    <w:p w:rsidR="00961472" w:rsidRPr="00AF3F86" w:rsidRDefault="00961472">
      <w:pPr>
        <w:spacing w:line="360" w:lineRule="auto"/>
        <w:jc w:val="both"/>
        <w:rPr>
          <w:rFonts w:ascii="Montserrat" w:hAnsi="Montserrat"/>
          <w:sz w:val="24"/>
        </w:rPr>
      </w:pPr>
      <w:r w:rsidRPr="00AF3F86">
        <w:rPr>
          <w:rFonts w:ascii="Montserrat" w:hAnsi="Montserrat"/>
          <w:sz w:val="24"/>
        </w:rPr>
        <w:tab/>
        <w:t>He pulsed a few equations in a programming sequence to his interface and pale lines imposed themselves on the live feed. They modeled the field distributions, cued by her movements, generating a textured visual that revealed the shape her will imposed on space. He smiled with delight as the transparent image resolved. He could see the manifestation of her will, two ghostly limbs sprouting from her back, and the hot star that seemingly glowed within her abdomen, just below her solar plexus. He adjusted the image and saw that indeed her "wings" were anchored in the light, where her will focused to support her body.</w:t>
      </w:r>
    </w:p>
    <w:p w:rsidR="00961472" w:rsidRPr="00AF3F86" w:rsidRDefault="00961472">
      <w:pPr>
        <w:spacing w:line="360" w:lineRule="auto"/>
        <w:jc w:val="both"/>
        <w:rPr>
          <w:rFonts w:ascii="Montserrat" w:hAnsi="Montserrat"/>
          <w:sz w:val="24"/>
        </w:rPr>
      </w:pPr>
      <w:r w:rsidRPr="00AF3F86">
        <w:rPr>
          <w:rFonts w:ascii="Montserrat" w:hAnsi="Montserrat"/>
          <w:sz w:val="24"/>
        </w:rPr>
        <w:tab/>
        <w:t>He sent command again and a window opened to reveal a pair of icons. The graphic images tilted forward in acknowledgment, and a deep, ringing voice-text issued from one of them. "This is the one you wished us to see? The one who addressed the assembly?"</w:t>
      </w:r>
    </w:p>
    <w:p w:rsidR="00961472" w:rsidRPr="00AF3F86" w:rsidRDefault="00961472">
      <w:pPr>
        <w:spacing w:line="360" w:lineRule="auto"/>
        <w:jc w:val="both"/>
        <w:rPr>
          <w:rFonts w:ascii="Montserrat" w:hAnsi="Montserrat"/>
          <w:sz w:val="24"/>
        </w:rPr>
      </w:pPr>
      <w:r w:rsidRPr="00AF3F86">
        <w:rPr>
          <w:rFonts w:ascii="Montserrat" w:hAnsi="Montserrat"/>
          <w:sz w:val="24"/>
        </w:rPr>
        <w:tab/>
        <w:t>He smiled, these two net runners had served him well, for a long time. From the days when he had just been a net runner himself. He forwarded his force analysis protocol to each of them, "You have been looking as well as I. What I think you should see is not apparent to the unaided eye." There was a moment of silence as they analyzed the data. Among programmers, they were sorcerers, obscenely competent in their art, as was he. He knew they would see the significance too.</w:t>
      </w:r>
    </w:p>
    <w:p w:rsidR="00961472" w:rsidRPr="00AF3F86" w:rsidRDefault="00961472">
      <w:pPr>
        <w:spacing w:line="360" w:lineRule="auto"/>
        <w:jc w:val="both"/>
        <w:rPr>
          <w:rFonts w:ascii="Montserrat" w:hAnsi="Montserrat"/>
          <w:sz w:val="24"/>
        </w:rPr>
      </w:pPr>
      <w:r w:rsidRPr="00AF3F86">
        <w:rPr>
          <w:rFonts w:ascii="Montserrat" w:hAnsi="Montserrat"/>
          <w:sz w:val="24"/>
        </w:rPr>
        <w:tab/>
        <w:t>The singing, flute voice-text of the other spoke up, "She commands real-code. Your analysis reveals its integrity. This is not a hoax."</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"No, Ariadne," he replied with satisfaction, "it is not. I told you I'd found a better hacker than you." He chuckled. </w:t>
      </w:r>
    </w:p>
    <w:p w:rsidR="00961472" w:rsidRPr="00AF3F86" w:rsidRDefault="00961472">
      <w:pPr>
        <w:spacing w:line="360" w:lineRule="auto"/>
        <w:jc w:val="both"/>
        <w:rPr>
          <w:rFonts w:ascii="Montserrat" w:hAnsi="Montserrat"/>
          <w:sz w:val="24"/>
        </w:rPr>
      </w:pPr>
      <w:r w:rsidRPr="00AF3F86">
        <w:rPr>
          <w:rFonts w:ascii="Montserrat" w:hAnsi="Montserrat"/>
          <w:sz w:val="24"/>
        </w:rPr>
        <w:tab/>
        <w:t>"Is she a hacker?" The deep moaning voice-text of Diamond queried.</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"If she's not a hacker than she's a divine. What difference does it make, since neither one would share her secrets," he pointed out. At their separate nodes, they watched as she drifted back to the railing and spoke to the interviewer. </w:t>
      </w:r>
    </w:p>
    <w:p w:rsidR="00961472" w:rsidRPr="00AF3F86" w:rsidRDefault="00961472">
      <w:pPr>
        <w:spacing w:line="360" w:lineRule="auto"/>
        <w:jc w:val="both"/>
        <w:rPr>
          <w:rFonts w:ascii="Montserrat" w:hAnsi="Montserrat"/>
          <w:sz w:val="24"/>
        </w:rPr>
      </w:pPr>
      <w:r w:rsidRPr="00AF3F86">
        <w:rPr>
          <w:rFonts w:ascii="Montserrat" w:hAnsi="Montserrat"/>
          <w:sz w:val="24"/>
        </w:rPr>
        <w:tab/>
        <w:t>"Were there any other questions you wanted to ask?" She seemed to say directly to each of them, in their own points of view. They heard the reporter's response, her words seemingly issuing from their mouths, asking Phoenix what her plans for the future were. Her head tilted to the side, and she smiled in reply, "Well, I think I told you I wanted to tell the world the truth. I want them to know that I am for real. I already have a number of bookings starting me off on a... Well I guess you'd call it a lecture circuit, or a demonstration tour."</w:t>
      </w:r>
    </w:p>
    <w:p w:rsidR="00961472" w:rsidRPr="00AF3F86" w:rsidRDefault="00961472">
      <w:pPr>
        <w:spacing w:line="360" w:lineRule="auto"/>
        <w:jc w:val="both"/>
        <w:rPr>
          <w:rFonts w:ascii="Montserrat" w:hAnsi="Montserrat"/>
          <w:sz w:val="24"/>
        </w:rPr>
      </w:pPr>
      <w:r w:rsidRPr="00AF3F86">
        <w:rPr>
          <w:rFonts w:ascii="Montserrat" w:hAnsi="Montserrat"/>
          <w:sz w:val="24"/>
        </w:rPr>
        <w:tab/>
        <w:t>Diamond's voice interrupted, "You were right, geist. Where did you get the tip?"</w:t>
      </w:r>
    </w:p>
    <w:p w:rsidR="00961472" w:rsidRPr="00AF3F86" w:rsidRDefault="00961472">
      <w:pPr>
        <w:spacing w:line="360" w:lineRule="auto"/>
        <w:jc w:val="both"/>
        <w:rPr>
          <w:rFonts w:ascii="Montserrat" w:hAnsi="Montserrat"/>
          <w:sz w:val="24"/>
        </w:rPr>
      </w:pPr>
      <w:r w:rsidRPr="00AF3F86">
        <w:rPr>
          <w:rFonts w:ascii="Montserrat" w:hAnsi="Montserrat"/>
          <w:sz w:val="24"/>
        </w:rPr>
        <w:tab/>
        <w:t>He smiled, "I did a little snooping around, right after her first appearance. It seems she didn't exist in any database, except as a security code reference, until this week. In her announcement, she revealed that she worked as a contractor for ISP. I monitored the company. When ISP liquidated some of its assets into a civilian trust account, I guessed that she'd been cut loose. I watched those funds until they were coded to her new key card. Once I had her gene-print and tracking codes on the civilian nets I was able to monitor her activities. She's been making her own arrangements for this tour of hers. The rest was simple logic."</w:t>
      </w:r>
    </w:p>
    <w:p w:rsidR="00961472" w:rsidRPr="00AF3F86" w:rsidRDefault="00961472">
      <w:pPr>
        <w:spacing w:line="360" w:lineRule="auto"/>
        <w:jc w:val="both"/>
        <w:rPr>
          <w:rFonts w:ascii="Montserrat" w:hAnsi="Montserrat"/>
          <w:sz w:val="24"/>
        </w:rPr>
      </w:pPr>
      <w:r w:rsidRPr="00AF3F86">
        <w:rPr>
          <w:rFonts w:ascii="Montserrat" w:hAnsi="Montserrat"/>
          <w:sz w:val="24"/>
        </w:rPr>
        <w:tab/>
        <w:t>There was a thoughtful silence as the interview ran on. Finally Diamond spoke up. "So, you've brought her to our attention. Now what?"</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He stared at the angel before him for a minute before saying, "Wouldn't you like to know exactly who and </w:t>
      </w:r>
      <w:r w:rsidRPr="00AF3F86">
        <w:rPr>
          <w:rFonts w:ascii="Montserrat" w:hAnsi="Montserrat"/>
          <w:i/>
          <w:sz w:val="24"/>
        </w:rPr>
        <w:t xml:space="preserve">what </w:t>
      </w:r>
      <w:r w:rsidRPr="00AF3F86">
        <w:rPr>
          <w:rFonts w:ascii="Montserrat" w:hAnsi="Montserrat"/>
          <w:sz w:val="24"/>
        </w:rPr>
        <w:t>she is? I was planning to check out her claims. If what she says is true, then there are governments that possess detailed information defining what they choose to call psionics. Maybe I'll follow her tour for a while. This could be our ticket. If she's a hacker, we're going to have to get real close to her to win her over. You game?."</w:t>
      </w:r>
    </w:p>
    <w:p w:rsidR="00961472" w:rsidRPr="00AF3F86" w:rsidRDefault="00961472">
      <w:pPr>
        <w:spacing w:line="360" w:lineRule="auto"/>
        <w:jc w:val="both"/>
        <w:rPr>
          <w:rFonts w:ascii="Montserrat" w:hAnsi="Montserrat"/>
          <w:sz w:val="24"/>
        </w:rPr>
      </w:pPr>
      <w:r w:rsidRPr="00AF3F86">
        <w:rPr>
          <w:rFonts w:ascii="Montserrat" w:hAnsi="Montserrat"/>
          <w:sz w:val="24"/>
        </w:rPr>
        <w:tab/>
        <w:t>"What if she is a divine?" Ariadne challenged.</w:t>
      </w:r>
    </w:p>
    <w:p w:rsidR="00961472" w:rsidRPr="00AF3F86" w:rsidRDefault="00961472">
      <w:pPr>
        <w:spacing w:line="360" w:lineRule="auto"/>
        <w:jc w:val="both"/>
        <w:rPr>
          <w:rFonts w:ascii="Montserrat" w:hAnsi="Montserrat"/>
          <w:sz w:val="24"/>
        </w:rPr>
      </w:pPr>
      <w:r w:rsidRPr="00AF3F86">
        <w:rPr>
          <w:rFonts w:ascii="Montserrat" w:hAnsi="Montserrat"/>
          <w:sz w:val="24"/>
        </w:rPr>
        <w:tab/>
        <w:t>"Then we will have to make sure she needs us. But from what I am hearing, she's going to have to be convinced that she is one, first," he stated simply. While they thought about it, he continued watching her as she said good-bye to the interviewer and sailed away from the railing one last time. The live feed froze on her spinning back waving a raised hand, with her hair and skirt in a swirl. "Absolutely perfect," he beamed.</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u w:val="single"/>
        </w:rPr>
      </w:pPr>
      <w:r w:rsidRPr="00AF3F86">
        <w:rPr>
          <w:rFonts w:ascii="Montserrat" w:hAnsi="Montserrat"/>
          <w:sz w:val="24"/>
          <w:u w:val="single"/>
        </w:rPr>
        <w:t>CHAPTER</w:t>
      </w:r>
    </w:p>
    <w:p w:rsidR="00961472" w:rsidRPr="00AF3F86" w:rsidRDefault="00961472">
      <w:pPr>
        <w:spacing w:line="360" w:lineRule="auto"/>
        <w:jc w:val="both"/>
        <w:rPr>
          <w:rFonts w:ascii="Montserrat" w:hAnsi="Montserrat"/>
          <w:sz w:val="24"/>
        </w:rPr>
      </w:pPr>
      <w:r w:rsidRPr="00AF3F86">
        <w:rPr>
          <w:rFonts w:ascii="Montserrat" w:hAnsi="Montserrat"/>
          <w:sz w:val="24"/>
        </w:rPr>
        <w:t>FIVE</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Martin Craig wiped his eyes again as his vision blurred. Leaning back from the glowing monitor, he glanced at the clock. The night had flown by during his absorption, and the faint glow of morning invaded his office. The blue sheen of light painted the reams of paper stacked on every available surface. Reports detailing the lives of seven generations of the Kohler family. He had pulled many strings to amass this information, and all of it had supported Phoenix's accusation. Craig had spent an unhealthy amount of time brooding over, and researching Phoenix's claims, and the effort was catching up with him.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He had been with the Project for about ten years, and he knew that accidents had happened, but he was surprised at the body count. It pained him to discover this side of his job. In a small way he could almost empathize with the actives. He had been brought to the reservation during his adolescence, when his immense latent potential had manifested itself in uncontrollable freak events. He had come very close to gaining control of his gifts, but the more control he gained over himself, the more any ability to control psi eluded him. It had been a long time since it had manifested, but the potential still marked him. It showed itself in his astonishing mental capacity. His memory was frighteningly perfect. His mathematical ability was awesome. He could visualize an eight-dimensional continuity, and had written the book on theoretical, non-paradoxical time travel. </w:t>
      </w:r>
    </w:p>
    <w:p w:rsidR="00961472" w:rsidRPr="00AF3F86" w:rsidRDefault="00961472">
      <w:pPr>
        <w:spacing w:line="360" w:lineRule="auto"/>
        <w:jc w:val="both"/>
        <w:rPr>
          <w:rFonts w:ascii="Montserrat" w:hAnsi="Montserrat"/>
          <w:sz w:val="24"/>
        </w:rPr>
      </w:pPr>
      <w:r w:rsidRPr="00AF3F86">
        <w:rPr>
          <w:rFonts w:ascii="Montserrat" w:hAnsi="Montserrat"/>
          <w:sz w:val="24"/>
        </w:rPr>
        <w:tab/>
        <w:t>It had taken him a night to review the lives of several hundred actives, while wrestling the information out of secure databases and archive vaults. He could see now that a terrible cost had been paid to achieve the success the Project had finally attained under his direction. If that was the price paid by one family, how much worse could the whole story be? With all of the facts it was not hard to see why Phoenix had become hostile to the project and the system behind it. What he couldn't figure out, no matter how hard he searched, was how Phoenix knew what she knew. Reason argued that the details had been passed down through that family—an unrestricted source of information—but during her life, there had been only three people who could have passed that kind of information down to her. He had checked and there seemed to be no written account that had been passed down in the Kohler family. An active was usually erased after death—one of the dirty jobs of the ASIA, collecting all material references to the deceased from the community. The only thing that families were left of their dead were the memories they possessed. As close as he and Ember had been before Phoenix's birth came between them, he knew Ember well enough to know that she wouldn't have shared that kind of information with her daughter until she had become old enough to deal with the truth.</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Neither Anistasia Kohler's second-cousin nor her Aunt seemed to be likely candidates, given the times of their deaths. If either of them had shared family secrets, or whatever, Asia and Phoenix had not betrayed any sign of it. In fact Phoenix had betrayed no knowledge of her adopted clan's heritage until that interview. If she did not get that information from her mother before she died—even granting that an eleven year old girl would be able to hide it, especially with the kind of temper and idealism which Phoenix had then—where had she gotten it? When had she gotten it?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Asia was the only possible link, and they had been roommates since Phoenix was released from the hospital. It was also possible that the information came through her step-father. Kevin Zhan had altogether too much power, and he was too high up in the Aegis to fall under his rival's scrutiny. It did not seem likely that he had gotten a hold of the archive records, or the restricted database files. Of course it was not likely that he could have acquired a combat bioroid as a wedding present for Ember when they got married. But he had. He scowled in frustration. Thinking of the man who had married Ember did not improve his thinking. </w:t>
      </w:r>
    </w:p>
    <w:p w:rsidR="00961472" w:rsidRPr="00AF3F86" w:rsidRDefault="00961472">
      <w:pPr>
        <w:spacing w:line="360" w:lineRule="auto"/>
        <w:jc w:val="both"/>
        <w:rPr>
          <w:rFonts w:ascii="Montserrat" w:hAnsi="Montserrat"/>
          <w:sz w:val="24"/>
        </w:rPr>
      </w:pPr>
      <w:r w:rsidRPr="00AF3F86">
        <w:rPr>
          <w:rFonts w:ascii="Montserrat" w:hAnsi="Montserrat"/>
          <w:sz w:val="24"/>
        </w:rPr>
        <w:tab/>
        <w:t>He reminded himself that he was concentrating on Phoenix. He thought back on her long convalescence. He remembered the bitterness, and the anger she had exhibited. From what he had seen, it was plausible that she had known—young as she had been. It might explain her rage, and the defensive reactions to things that penetrated her catatonia. Whatever had been eating at her during that time had been volatile. That much he was sure of. He had felt his own pain at the loss of a woman he had loved more than life itself. Even though she had turned away from him and his jealousy, he had still loved her. The helplessness he had felt at not knowing for a year what had really happened to her—the rage, guilt and grief gnawing at his soul—that was more like what had churned in Phoenix all those years. It didn't make sense that Phoenix, knowing her mother's fate, would dwell in rage, while for him, the truth had allowed him to mourn, heal and go on with life. Not unless he considered that her suffering had been compounded.</w:t>
      </w:r>
    </w:p>
    <w:p w:rsidR="00961472" w:rsidRPr="00AF3F86" w:rsidRDefault="00961472">
      <w:pPr>
        <w:spacing w:line="360" w:lineRule="auto"/>
        <w:jc w:val="both"/>
        <w:rPr>
          <w:rFonts w:ascii="Montserrat" w:hAnsi="Montserrat"/>
          <w:sz w:val="24"/>
        </w:rPr>
      </w:pPr>
      <w:r w:rsidRPr="00AF3F86">
        <w:rPr>
          <w:rFonts w:ascii="Montserrat" w:hAnsi="Montserrat"/>
          <w:sz w:val="24"/>
        </w:rPr>
        <w:tab/>
        <w:t>Unfortunately he had missed seeing it.</w:t>
      </w:r>
    </w:p>
    <w:p w:rsidR="00961472" w:rsidRPr="00AF3F86" w:rsidRDefault="00961472">
      <w:pPr>
        <w:spacing w:line="360" w:lineRule="auto"/>
        <w:jc w:val="both"/>
        <w:rPr>
          <w:rFonts w:ascii="Montserrat" w:hAnsi="Montserrat"/>
          <w:sz w:val="24"/>
        </w:rPr>
      </w:pPr>
      <w:r w:rsidRPr="00AF3F86">
        <w:rPr>
          <w:rFonts w:ascii="Montserrat" w:hAnsi="Montserrat"/>
          <w:sz w:val="24"/>
        </w:rPr>
        <w:tab/>
        <w:t>By the time she had begun to pull out of it, he had become used to her strangeness. He had become used to the impression that she was mad at the world, and raw with unrelieved agony. He had stopped seeing it for what it was. It seemed natural that she would not be herself. Who would not be changed by the trauma of experiencing another persons death? Who would not be hurt and angry at the loss of so many years of life? But was it natural? He had seen at the disclosure that it was not. It was still happening—in her mind. She could not treat it as something that was over and in the past. Maybe he had made excuses, up until that point, which blinded him to the obvious. It was easy to think she blamed him. There had been hostility between them even at the best of times. He had created it. Or it had started with a sense of betrayal when her mother got married, and he had figured out that there was no possible way that she could be his. He had foolishly assumed that Phoenix had been his. It was not Phoenix's fault, but he had hated the sight of her. His jealousy had turned them into enemies. He had only made it worse by trying to figure out who Phoenix's father could be, so he could confront her mother, his lover, with his pain.</w:t>
      </w:r>
    </w:p>
    <w:p w:rsidR="00961472" w:rsidRPr="00AF3F86" w:rsidRDefault="00961472">
      <w:pPr>
        <w:spacing w:line="360" w:lineRule="auto"/>
        <w:jc w:val="both"/>
        <w:rPr>
          <w:rFonts w:ascii="Montserrat" w:hAnsi="Montserrat"/>
          <w:sz w:val="24"/>
        </w:rPr>
      </w:pPr>
      <w:r w:rsidRPr="00AF3F86">
        <w:rPr>
          <w:rFonts w:ascii="Montserrat" w:hAnsi="Montserrat"/>
          <w:sz w:val="24"/>
        </w:rPr>
        <w:tab/>
        <w:t>But then, there was more to his feelings toward Phoenix than just Kevin Zhan. Something he would not have known if he had not been so jealous. He tapped a security code into his computer. The screen blanked and then the image of two helical structures appeared. In another window, the DNA transcript scrolled by at his fast scan rate. It amazed him that no one else had discovered Ember's crime and punished her. He clenched his fist, as the new mystery added to the old. He could not understand why she would do it, and he was afraid to pursue the question and discover that his suspicions were right. He might have been able to love Phoenix and he might have been able to work things out with her mother. He could have had a loving family, but his curiosity had damned him, and he had never been able to look at Phoenix without seeing an abomination—the living evidence which would condemn Ember—or now Phoenix—to death.</w:t>
      </w:r>
    </w:p>
    <w:p w:rsidR="00961472" w:rsidRPr="00AF3F86" w:rsidRDefault="00961472">
      <w:pPr>
        <w:spacing w:line="360" w:lineRule="auto"/>
        <w:jc w:val="both"/>
        <w:rPr>
          <w:rFonts w:ascii="Montserrat" w:hAnsi="Montserrat"/>
          <w:sz w:val="24"/>
        </w:rPr>
      </w:pPr>
      <w:r w:rsidRPr="00AF3F86">
        <w:rPr>
          <w:rFonts w:ascii="Montserrat" w:hAnsi="Montserrat"/>
          <w:sz w:val="24"/>
        </w:rPr>
        <w:tab/>
        <w:t>His feelings had changed after he got over Ember's death. Phoenix was all he had left of her, and with a little effort he made sure that Ember's past would not come back to haunt her. He had striven to reclaim some of what he had allowed himself to throw away. He had tried to make up for the past with Phoenix, and suffered her rebukes. He had watched her grow up into the very image of her mother and struggled with the mixed reactions when he would trick himself into seeing Ember instead of Phoenix. He had been soothed by the way Phoenix would exhibit her mother's mannerisms, and often indulged in the illusion. He had come to accept his rationalizations for all of the alarming signs he witnessed. But then this had to happen. He looked at the only piece of evidence left on his screens, and he did not know what he was more afraid of—being right, or being wrong.</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There were disadvantages to being independent. Phoenix absently brushed a loose strand of hair back behind her ear with her fingertips for the hundredth time as she struggled with details of her schedule. She wondered how the control agents managed it. They had always solved all the problems and organized all of the details that went along with traveling through and working within the world outside of the reservations. An active working an assignment outside never had to worry about travel visas, accommodations, promotional agents, or security. All of a sudden, though, she had to. If she only had herself to plan for, it would have been much simpler. With total responsibility for Naomi, the situation became more complicated. Phoenix could not leave the woman alone for a moment, and did not feel happy with herself for the way Naomi had been exposed to public scrutiny during her interview. Phoenix was a little surprised that Naomi had not been taken away to one of the reservation hospitals as a result.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Maybe it had been true, that in the opinion of the Reservation Bureau, Phoenix was the only one who had a chance of pulling Naomi out of her catatonia. It was also true that, whatever good Phoenix could do for her patient, this other obligation she had assumed created a conflict. Phoenix stared out the window as the sun rose higher. Near-by Naomi sat curled up in an oversized armchair wrestling with her private demons. </w:t>
      </w:r>
    </w:p>
    <w:p w:rsidR="00961472" w:rsidRPr="00AF3F86" w:rsidRDefault="00961472">
      <w:pPr>
        <w:spacing w:line="360" w:lineRule="auto"/>
        <w:jc w:val="both"/>
        <w:rPr>
          <w:rFonts w:ascii="Montserrat" w:hAnsi="Montserrat"/>
          <w:sz w:val="24"/>
        </w:rPr>
      </w:pPr>
      <w:r w:rsidRPr="00AF3F86">
        <w:rPr>
          <w:rFonts w:ascii="Montserrat" w:hAnsi="Montserrat"/>
          <w:sz w:val="24"/>
        </w:rPr>
        <w:tab/>
        <w:t>The interview was supposed to have started Phoenix on her tour. But after Naomi's collapse, upon returning home, Phoenix had revised her plans. In spite of the way Naomi had seemed to be more functional since meeting Phoenix, her mental and emotional stability was far too erratic. If Phoenix had any intention of helping her get better, she could not afford to have this demonstration tour occupy one minute more of her attention than absolutely necessary, and there had to be someone there to take her place beside Naomi when she was forced to appear in public. So, she really did not have much choice. She picked up the phone and placed a call to the Port Branch of the ASIA. When the call was answered, she identified herself and gave her badge number. Then she asked to be connected to Arthur Remington.</w:t>
      </w:r>
    </w:p>
    <w:p w:rsidR="00961472" w:rsidRPr="00AF3F86" w:rsidRDefault="00961472">
      <w:pPr>
        <w:spacing w:line="360" w:lineRule="auto"/>
        <w:jc w:val="both"/>
        <w:rPr>
          <w:rFonts w:ascii="Montserrat" w:hAnsi="Montserrat"/>
          <w:sz w:val="24"/>
        </w:rPr>
      </w:pPr>
      <w:r w:rsidRPr="00AF3F86">
        <w:rPr>
          <w:rFonts w:ascii="Montserrat" w:hAnsi="Montserrat"/>
          <w:sz w:val="24"/>
        </w:rPr>
        <w:tab/>
        <w:t>While she waited, she mused at the oddity of having become one of the enemy, in a manner of speaking. She wondered if her inherited memories were correct on the assumption that, since it had been established, the ASIA had been built on a core of actives. It would be interesting to find out, but at the moment she was the only active control agent that she knew of. Finally Arthur came on.</w:t>
      </w:r>
    </w:p>
    <w:p w:rsidR="00961472" w:rsidRPr="00AF3F86" w:rsidRDefault="00961472">
      <w:pPr>
        <w:spacing w:line="360" w:lineRule="auto"/>
        <w:jc w:val="both"/>
        <w:rPr>
          <w:rFonts w:ascii="Montserrat" w:hAnsi="Montserrat"/>
          <w:sz w:val="24"/>
        </w:rPr>
      </w:pPr>
      <w:r w:rsidRPr="00AF3F86">
        <w:rPr>
          <w:rFonts w:ascii="Montserrat" w:hAnsi="Montserrat"/>
          <w:sz w:val="24"/>
        </w:rPr>
        <w:tab/>
        <w:t>"Hi, Arthur," she began. "Can we speak freely?"</w:t>
      </w:r>
    </w:p>
    <w:p w:rsidR="00961472" w:rsidRPr="00AF3F86" w:rsidRDefault="00961472">
      <w:pPr>
        <w:spacing w:line="360" w:lineRule="auto"/>
        <w:jc w:val="both"/>
        <w:rPr>
          <w:rFonts w:ascii="Montserrat" w:hAnsi="Montserrat"/>
          <w:sz w:val="24"/>
        </w:rPr>
      </w:pPr>
      <w:r w:rsidRPr="00AF3F86">
        <w:rPr>
          <w:rFonts w:ascii="Montserrat" w:hAnsi="Montserrat"/>
          <w:sz w:val="24"/>
        </w:rPr>
        <w:tab/>
        <w:t>"Phoenix. It is nice to see you. Of course we can speak freely, but I don't have a lot of time at the moment. I am still in your area, so why don't I drop in when I am finished here?" he asked with a smile.</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"Whatever is convenient. I would like to ask you for some advice," she said, pointedly adding, "before I have to get on the road tomorrow." Arthur nodded and gave her a time and place to meet, before disconnecting. Phoenix stared at the video plate and bit her lip. She could not put her finger on it, but there had been something wrong with that brief exchange. She thought back on the pitifully little she knew about the man, and it came to her. His eyes had been dead. Always before, even while he refused to divulge any information, there had been a warmth and humor in his eyes. With an arched eyebrow, she figured she would have to ask him at dinner, while she tore off the note sheet with the address of the restaurant and the time for her to meet him there. </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Arthur looked around the office he had borrowed to receive Phoenix's call. In the chair across from him, the agent, who had been shadowing him since his assignment to Phoenix had ended, stared at him with cold eyes. In the private vaults of his mind, safe from any telepath, Arthur cursed the luck that had caused Phoenix to contact him while he was in the other man's presence. Now there was no way to escape from the command. As he had been directed, he had set the trap for Phoenix. Under the eyes of the active control agent, a member of the organization within the organization, he had not had a hope of warning Phoenix of the danger. Clearing his throat, he spoke, "Once you subdue her, then what?"</w:t>
      </w:r>
    </w:p>
    <w:p w:rsidR="00961472" w:rsidRPr="00AF3F86" w:rsidRDefault="00961472">
      <w:pPr>
        <w:spacing w:line="360" w:lineRule="auto"/>
        <w:jc w:val="both"/>
        <w:rPr>
          <w:rFonts w:ascii="Montserrat" w:hAnsi="Montserrat"/>
          <w:sz w:val="24"/>
        </w:rPr>
      </w:pPr>
      <w:r w:rsidRPr="00AF3F86">
        <w:rPr>
          <w:rFonts w:ascii="Montserrat" w:hAnsi="Montserrat"/>
          <w:sz w:val="24"/>
        </w:rPr>
        <w:tab/>
        <w:t>The other man rose, "That is not my decision. You did a good job earning her trust, now it's time to make that investment pay off. We have all we need from you at this time. The arrangements will be taken care of by members of the inner circle. And Arthur, try not to forget you are still on probation. This would be a bad time to let your feelings interfere with your training. If you make any attempt to interfere, or if you attempt to warn the target it will not go well with you."</w:t>
      </w:r>
    </w:p>
    <w:p w:rsidR="00961472" w:rsidRPr="00AF3F86" w:rsidRDefault="00961472">
      <w:pPr>
        <w:spacing w:line="360" w:lineRule="auto"/>
        <w:jc w:val="both"/>
        <w:rPr>
          <w:rFonts w:ascii="Montserrat" w:hAnsi="Montserrat"/>
          <w:sz w:val="24"/>
        </w:rPr>
      </w:pPr>
      <w:r w:rsidRPr="00AF3F86">
        <w:rPr>
          <w:rFonts w:ascii="Montserrat" w:hAnsi="Montserrat"/>
          <w:sz w:val="24"/>
        </w:rPr>
        <w:tab/>
        <w:t>Arthur nodded and kept his thoughts to himself as the man slipped out of the office. Arthur only had a moment free of supervision in which to act. Fortunately, the inner circle had no idea how much and how well he had learned his new trade over the years, and in turn, they had predictably underestimated him. He slipped away from the office, projecting an invisibility of thought so intense that it obscured his passage from the thoughts of everyone he encountered. He was just lucky that his plans to help Phoenix had been set in motion a week before. It was also a good thing he had been such a skilled artist in his former life.</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Phoenix walked into her bedroom and started to get undressed. The place Arthur had invited her for dinner was very high class. She wondered if she had anything suitable, as she opened her closet. She hoped that Arthur had considered that, when he chose the restaurant. He was probably the one who had arranged for her wardrobe, so it stood to reason that she had at least one elegant gown. She frowned, that was yet another detail she had come to take for granted, which had changed. With a sigh, she found the dress and pulled it out. She had not thought about the matter for most of the day. She always pushed her own doubts and concerns out of her mind while she worked with Naomi. From the beginning, Phoenix had slowly and carefully built up a diagnosis and studied her patient's mental reflexes and defenses. It would take her a long time to build up enough trust between them for her to risk any kind of overt telepathic therapy, which would be the only way to treat Naomi if she did not manage to rouse herself from her self consumption. It was only as it began to get late that it had occurred to her that she might not have anything to wear.</w:t>
      </w:r>
    </w:p>
    <w:p w:rsidR="00961472" w:rsidRPr="00AF3F86" w:rsidRDefault="00961472">
      <w:pPr>
        <w:spacing w:line="360" w:lineRule="auto"/>
        <w:jc w:val="both"/>
        <w:rPr>
          <w:rFonts w:ascii="Montserrat" w:hAnsi="Montserrat"/>
          <w:sz w:val="24"/>
        </w:rPr>
      </w:pPr>
      <w:r w:rsidRPr="00AF3F86">
        <w:rPr>
          <w:rFonts w:ascii="Montserrat" w:hAnsi="Montserrat"/>
          <w:sz w:val="24"/>
        </w:rPr>
        <w:tab/>
        <w:t>Thanks to Arthur, she would show up looking decent. Phoenix wondered of the men who had brought Naomi had been as thorough. Phoenix stalked across the sitting room to examine the pilot's closet, fretting about what to do with her patient—whether to get both of them dressed up to go out, or if she should just leave her alone and asleep for a couple of hours—when it struck her.</w:t>
      </w:r>
    </w:p>
    <w:p w:rsidR="00961472" w:rsidRPr="00AF3F86" w:rsidRDefault="00961472">
      <w:pPr>
        <w:spacing w:line="360" w:lineRule="auto"/>
        <w:jc w:val="both"/>
        <w:rPr>
          <w:rFonts w:ascii="Montserrat" w:hAnsi="Montserrat"/>
          <w:sz w:val="24"/>
        </w:rPr>
      </w:pPr>
      <w:r w:rsidRPr="00AF3F86">
        <w:rPr>
          <w:rFonts w:ascii="Montserrat" w:hAnsi="Montserrat"/>
          <w:sz w:val="24"/>
        </w:rPr>
        <w:tab/>
        <w:t>Phoenix stopped, head lifting as the charge raced up her spine. The suspicion that something was wrong, which she had felt just after the brief exchange with Arthur, came back to her intensified. She had assumed that she would take Naomi with her. Phoenix turned and re-entered her room, absently unbuttoning her blouse. She did not know why she knew it, but she was certain that if she could not take Naomi with her. She also knew that Arthur had not intended for Phoenix herself to be there when he was giving her the time and place.</w:t>
      </w:r>
    </w:p>
    <w:p w:rsidR="00961472" w:rsidRPr="00AF3F86" w:rsidRDefault="00961472">
      <w:pPr>
        <w:spacing w:line="360" w:lineRule="auto"/>
        <w:jc w:val="both"/>
        <w:rPr>
          <w:rFonts w:ascii="Montserrat" w:hAnsi="Montserrat"/>
          <w:sz w:val="24"/>
        </w:rPr>
      </w:pPr>
      <w:r w:rsidRPr="00AF3F86">
        <w:rPr>
          <w:rFonts w:ascii="Montserrat" w:hAnsi="Montserrat"/>
          <w:sz w:val="24"/>
        </w:rPr>
        <w:tab/>
        <w:t>She sat on the edge of the bed and considered it. Precognition was one of the abilities she possessed. But, for good reasons, one that she rarely used, and which she tried to ignore. It took strength and maturity—and a mental stability she did not possess—to prevent the power from destroying the person who tried to grasp it. No other power gave an individual as much control over reality as fully developed precognition. It was too hard to act when one thought she knew what the outcome would be. Just one deliberate glimpse of the future could destroy her future, if she was not strong enough. Even an accidental glimpse could have unbearable consequences, which would plague her whether she acted on what she glimpsed or not. Cursing herself, she stripped out of the rest of her clothes and stalked into the shower. She dared not allow this foreknowledge influence her actions. Unfortunately they already had. She knew, from Martin Craig's temporal dynamic modeling, that the future had already been altered—shifted onto another course.</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He had made a couple of shielded calls before settling down to work. He finally looked up, after several hours engrossed in creative thought. Noting the time, he sagged back, dropping into an old sofa he had found under a sheet in the rented studio. He smiled, thinking that he seemed to do his best work under pressure. He had made an intense effort to study Phoenix, from the specifics of appearance and mannerism, to the habits of dress and her preferred tastes. He would be ready for her, when she walked into the trap.</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As Phoenix watched the valet drive off with her car, she checked the corner of her mind still trained on her patient. Naomi was safely asleep. Phoenix could be by her side in an instant, but the thing she was most worried about was what the woman would do if she woke up alone in the suite and tried to go looking for her. Phoenix had to keep reminding herself that Naomi used her abilities instinctively. There was no training to define what she could do, and Phoenix knew that it took high active potential to survive in a void. Without supervision Naomi was extremely dangerous. Phoenix was not entirely comfortable with the risk she was taking, but she had known that she could not bring her patient. Once again, Arthur had let a clue slip, and it's nature suggested that Phoenix was probably walking into some sort of trap. Since she had no other way to figure out what sort of trap it might be, she had no choice but to stick her head in and hope she could pull it back out before the jaws closed around her neck. Phoenix had no intention of putting her patient into that kind of situation.</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She went in, pausing in the lobby. On one hand, she could see the entrance to the bar, while on the other the restaurant opened up. Straight ahead was the front desk of the hotel enclosing the renowned eating establishment. She glanced at her watch. She had come early for a purpose. Approaching the </w:t>
      </w:r>
      <w:r w:rsidRPr="00AF3F86">
        <w:rPr>
          <w:rFonts w:ascii="Montserrat" w:hAnsi="Montserrat"/>
          <w:i/>
          <w:sz w:val="24"/>
        </w:rPr>
        <w:t>maître d'</w:t>
      </w:r>
      <w:r w:rsidRPr="00AF3F86">
        <w:rPr>
          <w:rFonts w:ascii="Montserrat" w:hAnsi="Montserrat"/>
          <w:sz w:val="24"/>
        </w:rPr>
        <w:t xml:space="preserve">, Phoenix explained that she was here early for a diner reservation and would be waiting for her dining companion over in the bar. Dressed for elegance, and taking advantage of her height and her mother's memories, she managed to convey the impression of a much older woman, both to the </w:t>
      </w:r>
      <w:r w:rsidRPr="00AF3F86">
        <w:rPr>
          <w:rFonts w:ascii="Montserrat" w:hAnsi="Montserrat"/>
          <w:i/>
          <w:sz w:val="24"/>
        </w:rPr>
        <w:t>maître d'</w:t>
      </w:r>
      <w:r w:rsidRPr="00AF3F86">
        <w:rPr>
          <w:rFonts w:ascii="Montserrat" w:hAnsi="Montserrat"/>
          <w:sz w:val="24"/>
        </w:rPr>
        <w:t xml:space="preserve"> and the proprietor of the bar. </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The blue sky over Venus had a crispness, a clarity that had not been seen in Earth's skies in over a thousand years. The light cut through the high wall of mountains isolating the wide valley, glittering off of the surface of the lake fronting the estate. With the eye of an artist seeking inspiration from his own work, he had chosen this site to build his mansion. Across the room, Athena reclined on a couch, already deeply submerged in her communion with the AI system that managed his empire. Kevin Zhan took a sip from the cup of tea she had brought in a few minutes earlier and studied the holosphere in front of him. Most of his actual work had to be done in his head, but the process of externalizing the creative process, modeling the projects he took on, accounted for his unique success with projects as difficult as terraforming Venus had been. The world he was building currently was light years away, closer to the center of the expanded Aegis. Opening his mind to contact one of his people across the gulf of space he made an unexpected contact. As he recognized the mind that had reached out to him, he went stiff. Out of reflex, he saved his work before pushing back from his desk and closing his eyes.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As the message from his friend resolved in his mind, he opened his eyes. With lightning strokes, he commanded the display to show the broadcast that had aired from Earth a little over a week ago. Cracking open an eye to find out what had come over her benefactor, Athena saw the lifesized image of Phoenix stepping up to a podium in the holosphere. She sat up at once with an expression of surprise to match the girl's step-father's. </w:t>
      </w:r>
    </w:p>
    <w:p w:rsidR="00961472" w:rsidRPr="00AF3F86" w:rsidRDefault="00961472">
      <w:pPr>
        <w:spacing w:line="360" w:lineRule="auto"/>
        <w:jc w:val="both"/>
        <w:rPr>
          <w:rFonts w:ascii="Montserrat" w:hAnsi="Montserrat"/>
          <w:sz w:val="24"/>
        </w:rPr>
      </w:pPr>
      <w:r w:rsidRPr="00AF3F86">
        <w:rPr>
          <w:rFonts w:ascii="Montserrat" w:hAnsi="Montserrat"/>
          <w:sz w:val="24"/>
        </w:rPr>
        <w:tab/>
        <w:t>"What is this?" she demanded.</w:t>
      </w:r>
    </w:p>
    <w:p w:rsidR="00961472" w:rsidRPr="00AF3F86" w:rsidRDefault="00961472">
      <w:pPr>
        <w:spacing w:line="360" w:lineRule="auto"/>
        <w:jc w:val="both"/>
        <w:rPr>
          <w:rFonts w:ascii="Montserrat" w:hAnsi="Montserrat"/>
          <w:sz w:val="24"/>
        </w:rPr>
      </w:pPr>
      <w:r w:rsidRPr="00AF3F86">
        <w:rPr>
          <w:rFonts w:ascii="Montserrat" w:hAnsi="Montserrat"/>
          <w:sz w:val="24"/>
        </w:rPr>
        <w:tab/>
        <w:t>"This is what the Avon Emperor saw—along with everyone else monitoring the Aegis nets—a week ago," Kevin responded with an unvoiced curse. Together they watched as Phoenix made her presentation, their mouths grim at the perceivable suffering her slender form betrayed. Speaking aloud to the house computer, well aware that the AI monitored his study, Kevin growled, "Cassandra, I ought to have you put to sleep for not bringing this to my attention immediately!"</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A disembodied voice answered promptly, "I seem to remember you making a similar threat if I interrupted you with any outside news while you were in here working. Is it my fault that you haven't bothered to step outside of this room for two weeks?" </w:t>
      </w:r>
    </w:p>
    <w:p w:rsidR="00961472" w:rsidRPr="00AF3F86" w:rsidRDefault="00961472">
      <w:pPr>
        <w:spacing w:line="360" w:lineRule="auto"/>
        <w:jc w:val="both"/>
        <w:rPr>
          <w:rFonts w:ascii="Montserrat" w:hAnsi="Montserrat"/>
          <w:sz w:val="24"/>
        </w:rPr>
      </w:pPr>
      <w:r w:rsidRPr="00AF3F86">
        <w:rPr>
          <w:rFonts w:ascii="Montserrat" w:hAnsi="Montserrat"/>
          <w:sz w:val="24"/>
        </w:rPr>
        <w:tab/>
        <w:t>"You could have told Athena," he complained, cutting her off before she could reply, "but, never mind. I need an immediate flight to Earth, and get ready to copy a letter to the Empress, the Establishment Prime Ministers and the Senate—and the ASIA, they're going to have to pick up the dirty end of the stick again." As Cassandra acknowledged, he turned to Athena, "Well, my dear, it looks like you finally get to go see Ao'Ajeo."</w:t>
      </w:r>
    </w:p>
    <w:p w:rsidR="00961472" w:rsidRPr="00AF3F86" w:rsidRDefault="00961472">
      <w:pPr>
        <w:spacing w:line="360" w:lineRule="auto"/>
        <w:jc w:val="both"/>
        <w:rPr>
          <w:rFonts w:ascii="Montserrat" w:hAnsi="Montserrat"/>
          <w:sz w:val="24"/>
        </w:rPr>
      </w:pPr>
      <w:r w:rsidRPr="00AF3F86">
        <w:rPr>
          <w:rFonts w:ascii="Montserrat" w:hAnsi="Montserrat"/>
          <w:sz w:val="24"/>
        </w:rPr>
        <w:tab/>
        <w:t>"What's going on?" she asked in confusion.</w:t>
      </w:r>
    </w:p>
    <w:p w:rsidR="00961472" w:rsidRPr="00AF3F86" w:rsidRDefault="00961472">
      <w:pPr>
        <w:spacing w:line="360" w:lineRule="auto"/>
        <w:jc w:val="both"/>
        <w:rPr>
          <w:rFonts w:ascii="Montserrat" w:hAnsi="Montserrat"/>
          <w:sz w:val="24"/>
        </w:rPr>
      </w:pPr>
      <w:r w:rsidRPr="00AF3F86">
        <w:rPr>
          <w:rFonts w:ascii="Montserrat" w:hAnsi="Montserrat"/>
          <w:sz w:val="24"/>
        </w:rPr>
        <w:tab/>
        <w:t>"The Avon Emperor has invited the Aegis into an alliance against our common enemy," he replied.</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Phoenix had positioned herself to watch for arrivals to the restaurant, she ordered a drink. Phoenix knew that a trap set for her would have been set up well in advance. They would have to set up a damper, to negate her talents, and then there would have to be surveillance and covert operatives in the crowd ready to take her down. When she saw Arthur enter the lobby, she was suddenly confused. Had she misread him? Had she just been paranoid? Just as she was about to stand up, and go over to join him, a hand grabbed her arm.</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Arthur took in the scene shaping up in the dining room. It looked like his "friends" were not taking any chances. The only reason none of the agents in the room stood out was because there really wasn't anyone else present. He smiled to himself. Things were going to get very interesting, very quickly. </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Phoenix tried not to flinch at the unexpected contact on her bare arm. All at once a familiar identity unfolded under her reflexive probe. A boy she had grown up with, a teenage hunk the last time she had seen him, she knew Conner Lennox instantly. Turning with surprise to greet her old friend, her mind distracted with wondering what he was doing outside of the reservation, her eyes fell on the owner of the hand. Shock choked off her words of greeting. The young woman, with familiar black hair and piercing, deep blue eyes spoke, "That's not Arthur."</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The first words out of her mouth were not subject to thought, "But you're Conner!" </w:t>
      </w:r>
    </w:p>
    <w:p w:rsidR="00961472" w:rsidRPr="00AF3F86" w:rsidRDefault="00961472">
      <w:pPr>
        <w:spacing w:line="360" w:lineRule="auto"/>
        <w:jc w:val="both"/>
        <w:rPr>
          <w:rFonts w:ascii="Montserrat" w:hAnsi="Montserrat"/>
          <w:sz w:val="24"/>
        </w:rPr>
      </w:pPr>
      <w:r w:rsidRPr="00AF3F86">
        <w:rPr>
          <w:rFonts w:ascii="Montserrat" w:hAnsi="Montserrat"/>
          <w:sz w:val="24"/>
        </w:rPr>
        <w:tab/>
        <w:t>The strangely familiar woman raised an eyebrow, as she quipped, "At the moment, that's Connie, I guess. How could you tell?"</w:t>
      </w:r>
    </w:p>
    <w:p w:rsidR="00961472" w:rsidRPr="00AF3F86" w:rsidRDefault="00961472">
      <w:pPr>
        <w:spacing w:line="360" w:lineRule="auto"/>
        <w:jc w:val="both"/>
        <w:rPr>
          <w:rFonts w:ascii="Montserrat" w:hAnsi="Montserrat"/>
          <w:sz w:val="24"/>
        </w:rPr>
      </w:pPr>
      <w:r w:rsidRPr="00AF3F86">
        <w:rPr>
          <w:rFonts w:ascii="Montserrat" w:hAnsi="Montserrat"/>
          <w:sz w:val="24"/>
        </w:rPr>
        <w:tab/>
        <w:t>Phoenix's mouth worked, "What the hell happened to you?" Her dismay was evident. The contact between their skin was unbroken, so she still, automatically, perceived the person within. She could not quite deal with it. The boy she had had a crush on her entire childhood, and this strange woman were somehow the same person. Then her first words penetrated Phoenix's brain. Phoenix shook her head and looked into those dark blue eyes again, "What do you mean that's not Arthur?" she demanded.</w:t>
      </w:r>
    </w:p>
    <w:p w:rsidR="00961472" w:rsidRPr="00AF3F86" w:rsidRDefault="00961472">
      <w:pPr>
        <w:spacing w:line="360" w:lineRule="auto"/>
        <w:jc w:val="both"/>
        <w:rPr>
          <w:rFonts w:ascii="Montserrat" w:hAnsi="Montserrat"/>
          <w:sz w:val="24"/>
        </w:rPr>
      </w:pPr>
      <w:r w:rsidRPr="00AF3F86">
        <w:rPr>
          <w:rFonts w:ascii="Montserrat" w:hAnsi="Montserrat"/>
          <w:sz w:val="24"/>
        </w:rPr>
        <w:tab/>
        <w:t>She frowned at Phoenix and said crisply, "You're going to find out the hard way if you hang around here. I'll be happy to explain but not here. We need to get out of here." Not waiting for Phoenix to agree, she started escorting her out the back way through the bar. As they exited the hotel from a side entrance, his mind—habit twisted the pronoun—flashed her a destination, and they teleported away just as a sphere of psychic darkness engulfed the hotel.</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 "What the hell is going on?" Phoenix demanded, once they emerged together in the darkness. At a glance she took in their destination. A small park, about a mile from where they had met, stood revealed in the moonlight. The rich scent of damp earth, trees and grass surrounded them. The slim, disconcertingly female figure beside her, turned to face Phoenix. Still unable to believe it, Phoenix probed Connor's body and revealed that the change was more than cosmetic. "What have you done to yourself? And why?!" she added before Connor could answer her first question.</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She heard a sigh, and then a voice as changed as the rest of him responded, "Arthur sent me to get you out of that. When you came into the bar I was so relieved, that made it much easier. I was waiting there because I planned to intercept you on your way in, only you showed up early. God, if you had gone in—if you had waited for him at the table—this whole thing would have failed." Phoenix gritted her teeth as he explained without answering.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"Connor!" she growled. </w:t>
      </w:r>
    </w:p>
    <w:p w:rsidR="00961472" w:rsidRPr="00AF3F86" w:rsidRDefault="00961472">
      <w:pPr>
        <w:spacing w:line="360" w:lineRule="auto"/>
        <w:jc w:val="both"/>
        <w:rPr>
          <w:rFonts w:ascii="Montserrat" w:hAnsi="Montserrat"/>
          <w:sz w:val="24"/>
        </w:rPr>
      </w:pPr>
      <w:r w:rsidRPr="00AF3F86">
        <w:rPr>
          <w:rFonts w:ascii="Montserrat" w:hAnsi="Montserrat"/>
          <w:sz w:val="24"/>
        </w:rPr>
        <w:tab/>
        <w:t>She smiled. "Phoenix, if you keep calling me that this will never work," Connor chided. "I am in disguise," she announced in a mock whisper, holding her finger in front of her lips and looking around suspiciously. Phoenix just stared, fuming. Connor shrugged her shoulders and elaborated, "Don't act like I've turned the world inside out. I couldn't go out looking like myself, and this was the simplest major change I could make."</w:t>
      </w:r>
    </w:p>
    <w:p w:rsidR="00961472" w:rsidRPr="00AF3F86" w:rsidRDefault="00961472">
      <w:pPr>
        <w:spacing w:line="360" w:lineRule="auto"/>
        <w:jc w:val="both"/>
        <w:rPr>
          <w:rFonts w:ascii="Montserrat" w:hAnsi="Montserrat"/>
          <w:sz w:val="24"/>
        </w:rPr>
      </w:pPr>
      <w:r w:rsidRPr="00AF3F86">
        <w:rPr>
          <w:rFonts w:ascii="Montserrat" w:hAnsi="Montserrat"/>
          <w:sz w:val="24"/>
        </w:rPr>
        <w:tab/>
        <w:t>"But why? Why change at all? What is going on?!" she demanded again.</w:t>
      </w:r>
    </w:p>
    <w:p w:rsidR="00961472" w:rsidRPr="00AF3F86" w:rsidRDefault="00961472">
      <w:pPr>
        <w:spacing w:line="360" w:lineRule="auto"/>
        <w:jc w:val="both"/>
        <w:rPr>
          <w:rFonts w:ascii="Montserrat" w:hAnsi="Montserrat"/>
          <w:sz w:val="24"/>
        </w:rPr>
      </w:pPr>
      <w:r w:rsidRPr="00AF3F86">
        <w:rPr>
          <w:rFonts w:ascii="Montserrat" w:hAnsi="Montserrat"/>
          <w:sz w:val="24"/>
        </w:rPr>
        <w:tab/>
        <w:t>Connor turned and walked over to a bench. Reluctantly, Phoenix followed. "I don't know all of the details. Arthur was assigned to me for about five years. We sort of grew to understand one another. When he contacted me and asked me to do him a favor I said yes. He arranged for me to have a new civilian identity, and told me that you were in danger. I don't mean just what happened in the hotel, I mean, or he meant, that you are in a dangerously exposed position and he wanted to make sure that there was somebody at your back both you and he could trust. Since I promised to be your body guard, it only made sense pick a disguise that allowed me to literally go anywhere you did."</w:t>
      </w:r>
    </w:p>
    <w:p w:rsidR="00961472" w:rsidRPr="00AF3F86" w:rsidRDefault="00961472">
      <w:pPr>
        <w:spacing w:line="360" w:lineRule="auto"/>
        <w:jc w:val="both"/>
        <w:rPr>
          <w:rFonts w:ascii="Montserrat" w:hAnsi="Montserrat"/>
          <w:sz w:val="24"/>
        </w:rPr>
      </w:pPr>
      <w:r w:rsidRPr="00AF3F86">
        <w:rPr>
          <w:rFonts w:ascii="Montserrat" w:hAnsi="Montserrat"/>
          <w:sz w:val="24"/>
        </w:rPr>
        <w:tab/>
        <w:t>"Connor, that's not a disguise! You're a girl! A woman, whatever," she waved her hands. "I mean, how...?" she swallowed and tried to catch her thoughts, finally accusing, "How could you?!"</w:t>
      </w:r>
    </w:p>
    <w:p w:rsidR="00961472" w:rsidRPr="00AF3F86" w:rsidRDefault="00961472">
      <w:pPr>
        <w:spacing w:line="360" w:lineRule="auto"/>
        <w:jc w:val="both"/>
        <w:rPr>
          <w:rFonts w:ascii="Montserrat" w:hAnsi="Montserrat"/>
          <w:sz w:val="24"/>
        </w:rPr>
      </w:pPr>
      <w:r w:rsidRPr="00AF3F86">
        <w:rPr>
          <w:rFonts w:ascii="Montserrat" w:hAnsi="Montserrat"/>
          <w:sz w:val="24"/>
        </w:rPr>
        <w:tab/>
        <w:t>Connor shrugged. "It's just part of my training. I've done it before. You could probably do it, easily enough, you are a full spectrum mind bender," she said. "I mean, it's just a body, and I am still me. But, obviously, if I can be a girl, then it stands to reason that if somebody really wanted to, they could be Arthur, or at least his twin."</w:t>
      </w:r>
    </w:p>
    <w:p w:rsidR="00961472" w:rsidRPr="00AF3F86" w:rsidRDefault="00961472">
      <w:pPr>
        <w:spacing w:line="360" w:lineRule="auto"/>
        <w:jc w:val="both"/>
        <w:rPr>
          <w:rFonts w:ascii="Montserrat" w:hAnsi="Montserrat"/>
          <w:sz w:val="24"/>
        </w:rPr>
      </w:pPr>
      <w:r w:rsidRPr="00AF3F86">
        <w:rPr>
          <w:rFonts w:ascii="Montserrat" w:hAnsi="Montserrat"/>
          <w:sz w:val="24"/>
        </w:rPr>
        <w:tab/>
        <w:t>Phoenix caught his—her! she corrected—point. Taking a deep breath, she settled onto the bench beside her and asked, "Connor, why would someone want to suck me in like that? It doesn't make any sense. I mean, they gave me my freedom. I am doing everything I was asked to do in return. Why would the ASIA try to nab me like that?"</w:t>
      </w:r>
    </w:p>
    <w:p w:rsidR="00961472" w:rsidRPr="00AF3F86" w:rsidRDefault="00961472">
      <w:pPr>
        <w:spacing w:line="360" w:lineRule="auto"/>
        <w:jc w:val="both"/>
        <w:rPr>
          <w:rFonts w:ascii="Montserrat" w:hAnsi="Montserrat"/>
          <w:sz w:val="24"/>
        </w:rPr>
      </w:pPr>
      <w:r w:rsidRPr="00AF3F86">
        <w:rPr>
          <w:rFonts w:ascii="Montserrat" w:hAnsi="Montserrat"/>
          <w:sz w:val="24"/>
        </w:rPr>
        <w:tab/>
        <w:t>"I can't tell you, Phoenix, because I don't know. My guess is that that wasn't the ASIA. I think it was something potentially far more dangerous."</w:t>
      </w:r>
    </w:p>
    <w:p w:rsidR="00961472" w:rsidRPr="00AF3F86" w:rsidRDefault="00961472">
      <w:pPr>
        <w:spacing w:line="360" w:lineRule="auto"/>
        <w:jc w:val="both"/>
        <w:rPr>
          <w:rFonts w:ascii="Montserrat" w:hAnsi="Montserrat"/>
          <w:sz w:val="24"/>
        </w:rPr>
      </w:pPr>
      <w:r w:rsidRPr="00AF3F86">
        <w:rPr>
          <w:rFonts w:ascii="Montserrat" w:hAnsi="Montserrat"/>
          <w:sz w:val="24"/>
        </w:rPr>
        <w:tab/>
        <w:t>"What?"</w:t>
      </w:r>
    </w:p>
    <w:p w:rsidR="00961472" w:rsidRPr="00AF3F86" w:rsidRDefault="00961472">
      <w:pPr>
        <w:spacing w:line="360" w:lineRule="auto"/>
        <w:jc w:val="both"/>
        <w:rPr>
          <w:rFonts w:ascii="Montserrat" w:hAnsi="Montserrat"/>
          <w:sz w:val="24"/>
        </w:rPr>
      </w:pPr>
      <w:r w:rsidRPr="00AF3F86">
        <w:rPr>
          <w:rFonts w:ascii="Montserrat" w:hAnsi="Montserrat"/>
          <w:sz w:val="24"/>
        </w:rPr>
        <w:tab/>
        <w:t>"Well, I figured out that Arthur was an active a few years ago. I think it has to do with some side effect of exposure to actives, but however it happened, he became what he was supposed to guard against and he managed to hide it. Now, I wonder if he isn't the only one," Connor explained. "I understand that they made you an acting control agent," he pointed out. Phoenix nodded. Connor rubbed a finger over her top lip and pondered aloud, "There are a lot of motivations I can think of. Possibly they wanted to recruit you, since in a way you are one of them, an active control agent. But, I suspect that they really wanted to silence you. Disclosure can not be good for men in their position."</w:t>
      </w:r>
    </w:p>
    <w:p w:rsidR="00961472" w:rsidRPr="00AF3F86" w:rsidRDefault="00961472">
      <w:pPr>
        <w:spacing w:line="360" w:lineRule="auto"/>
        <w:jc w:val="both"/>
        <w:rPr>
          <w:rFonts w:ascii="Montserrat" w:hAnsi="Montserrat"/>
          <w:sz w:val="24"/>
        </w:rPr>
      </w:pPr>
      <w:r w:rsidRPr="00AF3F86">
        <w:rPr>
          <w:rFonts w:ascii="Montserrat" w:hAnsi="Montserrat"/>
          <w:sz w:val="24"/>
        </w:rPr>
        <w:tab/>
        <w:t>Phoenix thought about it a minute before asking, "If this is true, and if Arthur is one of them, why would he send you to rescue me and protect me? And if he's not really one of them, then why did he set me up to fall into a trap?"</w:t>
      </w:r>
    </w:p>
    <w:p w:rsidR="00961472" w:rsidRPr="00AF3F86" w:rsidRDefault="00961472">
      <w:pPr>
        <w:spacing w:line="360" w:lineRule="auto"/>
        <w:jc w:val="both"/>
        <w:rPr>
          <w:rFonts w:ascii="Montserrat" w:hAnsi="Montserrat"/>
          <w:sz w:val="24"/>
        </w:rPr>
      </w:pPr>
      <w:r w:rsidRPr="00AF3F86">
        <w:rPr>
          <w:rFonts w:ascii="Montserrat" w:hAnsi="Montserrat"/>
          <w:sz w:val="24"/>
        </w:rPr>
        <w:tab/>
        <w:t>Connor shrugged. "Maybe what he personally wants or feels, and what he is obligated to do forced him to play both sides. Maybe he knew that the conversation would be monitored and that he would be used to suck you in. I don't know. All I do know is that he was not the man we saw going into the restaurant."</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"And how do you know that?" </w:t>
      </w:r>
    </w:p>
    <w:p w:rsidR="00961472" w:rsidRPr="00AF3F86" w:rsidRDefault="00961472">
      <w:pPr>
        <w:spacing w:line="360" w:lineRule="auto"/>
        <w:jc w:val="both"/>
        <w:rPr>
          <w:rFonts w:ascii="Montserrat" w:hAnsi="Montserrat"/>
          <w:sz w:val="24"/>
        </w:rPr>
      </w:pPr>
      <w:r w:rsidRPr="00AF3F86">
        <w:rPr>
          <w:rFonts w:ascii="Montserrat" w:hAnsi="Montserrat"/>
          <w:sz w:val="24"/>
        </w:rPr>
        <w:tab/>
        <w:t>"That's simple. He was already there disguised as you."</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She was awake. Connie snored faintly beside her. She had finally gotten in bed with him and he had the gall to be a girl. Life was not fair. Eyes wide open, she stared at the pale ceiling. Phoenix was caught on that sedate border between true wakefulness and dreams. Her body was heavy and expectant with the repose of sleep. In spite of itself, her mind was clear and alert. In the hours of darkest night when the bonds of self-restraint were abandoned, she sometimes entered this state. Her wits sharp but reality itself distant and insignificant. Often she had no idea who she was at these times. Nor how many people she was. She recalled strange conversations with her own self, from times past. Thoughts could be seductive and senses unusually sharp and aroused. She used to imagine that these states were caused by a mysterious lover who would take her in the distracting haze of sleep. But mostly—at such times—she merely thought. Clearly and astutely. She simply allowed her intuition free reign.</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She realized that she was only a person. All of her talents, all of her unique abilities were freedoms which she had allowed herself. Freedoms from harsher and more demanding realities. She had inherited most of these freedoms. Somehow though, they had been determined by her for herself, but she could not say why. Nor when nor where or how. She simply understood it. Accepted it. That was why she had all that she had. She had accepted it. She understood things about reality when her mind wandered away from it, as it had now. Knew how malleable it could be, as well as how constricting. Reality was like a grip. Hers was loose and fluid. Easy to shift and manipulate. Far too many—psionic latents especially—held reality in a deathly tight grip. That was why so many of them died so easily.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What had she learned from her mother's death? From the two years of withdrawal, struggling with the demons in her head? Existence itself was like a dream. Elusive and overwhelmingly involving. Surreal, yet immediate and clear. At once seductive and alluring, as well as capriciously dark and terrifying. </w:t>
      </w:r>
    </w:p>
    <w:p w:rsidR="00961472" w:rsidRPr="00AF3F86" w:rsidRDefault="00961472">
      <w:pPr>
        <w:spacing w:line="360" w:lineRule="auto"/>
        <w:jc w:val="both"/>
        <w:rPr>
          <w:rFonts w:ascii="Montserrat" w:hAnsi="Montserrat"/>
          <w:i/>
          <w:sz w:val="24"/>
        </w:rPr>
      </w:pPr>
      <w:r w:rsidRPr="00AF3F86">
        <w:rPr>
          <w:rFonts w:ascii="Montserrat" w:hAnsi="Montserrat"/>
          <w:sz w:val="24"/>
        </w:rPr>
        <w:tab/>
        <w:t xml:space="preserve">She mused. That was her mysterious seducer of the night. Existence. It crept under her awareness, igniting the passion of slumbering senses with the sudden recognition of existence. Torturing them with the exquisite wonder of being. Her hand—of its own accord—slid electrically across her own naked flesh. Her mind burned between sensations of skin on its own skin. It caressed. Teased and excruciated the submissive surfaces of its own continuity. Driven by the mindless recognition of its own arousal. Muscles ached to thrill in their own use. Breath sighed to tantalize the inner surfaces of mouth, lungs, and throat with the caress of breath. Her mind, a prisoner of the innocent hunger. The urge to find confirmation in existence. In its own half embrace with dreams, visions were summoned to arouse the soul which lay beyond reach of her carnal form. Legs slid beneath sheets to awaken their own sensual desire. The deepest desire of the flesh—to be touched—answered by the flesh itself. Her mind writhed and cried soundlessly. </w:t>
      </w:r>
      <w:r w:rsidRPr="00AF3F86">
        <w:rPr>
          <w:rFonts w:ascii="Montserrat" w:hAnsi="Montserrat"/>
          <w:i/>
          <w:sz w:val="24"/>
        </w:rPr>
        <w:t>What do I want?</w:t>
      </w:r>
    </w:p>
    <w:p w:rsidR="00961472" w:rsidRPr="00AF3F86" w:rsidRDefault="00961472">
      <w:pPr>
        <w:spacing w:line="360" w:lineRule="auto"/>
        <w:jc w:val="both"/>
        <w:rPr>
          <w:rFonts w:ascii="Montserrat" w:hAnsi="Montserrat"/>
          <w:sz w:val="24"/>
        </w:rPr>
      </w:pPr>
      <w:r w:rsidRPr="00AF3F86">
        <w:rPr>
          <w:rFonts w:ascii="Montserrat" w:hAnsi="Montserrat"/>
          <w:i/>
          <w:sz w:val="24"/>
        </w:rPr>
        <w:tab/>
      </w:r>
      <w:r w:rsidRPr="00AF3F86">
        <w:rPr>
          <w:rFonts w:ascii="Montserrat" w:hAnsi="Montserrat"/>
          <w:sz w:val="24"/>
        </w:rPr>
        <w:t xml:space="preserve">Her body arched, straining against its own limits. Tendons and muscles cried out their sharp sensations as they grew taut. Her depths ebbed to a rising warmth. Ached with a nameless hollowness. Apprehension. Spoken in a carnal language; some fleeting memory of a truth that had been forgotten and seemed just beyond reach. She realized that there was only pain. Realized that pleasure was merely the rarest kind of pain.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A confirmation. </w:t>
      </w:r>
    </w:p>
    <w:p w:rsidR="00961472" w:rsidRPr="00AF3F86" w:rsidRDefault="00961472">
      <w:pPr>
        <w:spacing w:line="360" w:lineRule="auto"/>
        <w:jc w:val="both"/>
        <w:rPr>
          <w:rFonts w:ascii="Montserrat" w:hAnsi="Montserrat"/>
          <w:sz w:val="24"/>
        </w:rPr>
      </w:pPr>
      <w:r w:rsidRPr="00AF3F86">
        <w:rPr>
          <w:rFonts w:ascii="Montserrat" w:hAnsi="Montserrat"/>
          <w:sz w:val="24"/>
        </w:rPr>
        <w:tab/>
        <w:t>A finger brushed her own lips. Brought with it a faint taste of salt. Her flesh desired to experience itself more intensely. Unaware of what sensation it sought. Its appetite for sensation fueled by sensation itself. She remotely realized that this hunger could not be sated. Only obliterated. She glimpsed a rare understanding of death. Of orgasm. Felt the currents behind the infatuation of destruction. The mind and soul were capable of enduring ecstasy and pain of magnitudes beyond the resilience of flesh. But the flesh could feel both with an immediacy and consuming absorption of being. Flesh made pain real. Allowed it to penetrate the soul like nothing imagined. Her mind, consumed by the fire that her own body was stoking within itself—for its own sake—was submerged in the maelstrom of carnal passion. Drawn towards the obliterating fusion of climax. Impaled on that cathartic disintegration of personal identity.</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She cried out, as a vague and fleeting comprehension escaped her grasp. The lull of sleep shattered by the shadow of her death. Connie stirred beside her. Reminded of her presence, a different heat crept into her face. Her hands pressed against her face, tracing the fine bone structure with the residue of ecstasy in her mind. Her body was slack and trembling. Her breath came in great gasps. Reality innocuously slipped itself around her. She found her mind drained and her body alert—in contrast to her earlier repose. She had no answer for herself. She did not know what she wanted. And she had just been so deeply reminded of her existence. The realization left her more empty than her exertion had. Sensuality hurt when it was recognized. She thought of all that she had endured. In her life as much as recently. She was moved by the wonder and the horror of it. She was so much a product of her life, and her life was so much a product of her. Her body craved sensation—she could feel no shame or regret for that. Her mind craved adventure—without which she was irrelevant. But her soul? Her spirit or self? </w:t>
      </w:r>
    </w:p>
    <w:p w:rsidR="00961472" w:rsidRPr="00AF3F86" w:rsidRDefault="00961472">
      <w:pPr>
        <w:spacing w:line="360" w:lineRule="auto"/>
        <w:jc w:val="both"/>
        <w:rPr>
          <w:rFonts w:ascii="Montserrat" w:hAnsi="Montserrat"/>
          <w:sz w:val="24"/>
        </w:rPr>
      </w:pPr>
      <w:r w:rsidRPr="00AF3F86">
        <w:rPr>
          <w:rFonts w:ascii="Montserrat" w:hAnsi="Montserrat"/>
          <w:sz w:val="24"/>
        </w:rPr>
        <w:tab/>
        <w:t>These parts of her held a desire which eclipsed her mind and body, yet escaped her conscious recognition in both.</w:t>
      </w:r>
    </w:p>
    <w:p w:rsidR="00961472" w:rsidRPr="00AF3F86" w:rsidRDefault="00961472">
      <w:pPr>
        <w:spacing w:line="360" w:lineRule="auto"/>
        <w:jc w:val="both"/>
        <w:rPr>
          <w:rFonts w:ascii="Montserrat" w:hAnsi="Montserrat"/>
          <w:sz w:val="24"/>
        </w:rPr>
      </w:pPr>
      <w:r w:rsidRPr="00AF3F86">
        <w:rPr>
          <w:rFonts w:ascii="Montserrat" w:hAnsi="Montserrat"/>
          <w:sz w:val="24"/>
        </w:rPr>
        <w:tab/>
        <w:t>She was a mystery to herself. She was a mystery even to others. And as like will attract, she drew mysteries to her. Or, as with each of the events that marked the awakening of her power, was violently drawn to them. She rose from her troubled bed. Thoughts of mystery followed her into the bathroom, where she refreshed herself a little. After splashing water in her face, her thoughts solidified a bit. Looked for specifics. How much did her power have to do with her and her existence? How much had sharing her mother's death changed her? What had been the true consequence of that and earlier traumatic encounters? What had she done to her own soul?</w:t>
      </w:r>
    </w:p>
    <w:p w:rsidR="00961472" w:rsidRPr="00AF3F86" w:rsidRDefault="00961472">
      <w:pPr>
        <w:spacing w:line="360" w:lineRule="auto"/>
        <w:jc w:val="both"/>
        <w:rPr>
          <w:rFonts w:ascii="Montserrat" w:hAnsi="Montserrat"/>
          <w:sz w:val="24"/>
        </w:rPr>
      </w:pPr>
      <w:r w:rsidRPr="00AF3F86">
        <w:rPr>
          <w:rFonts w:ascii="Montserrat" w:hAnsi="Montserrat"/>
          <w:sz w:val="24"/>
        </w:rPr>
        <w:tab/>
        <w:t>She was not ready to confront those questions, she realized. Not yet in any case. She watched herself in the mirror. She touched her lips with a fingertip. Brushed lightly, tracing their outlines. Then her hand fell, caressing her abdomen as it passed. She was fascinated by the unconscious actions that had gripped her. Allowed her wonder to become an examination of subconscious motivation. So much of her fate had been determined by her deeper self. She had risked destruction or worse at the whim of her subconsciousness. She was best aware of it at those times when her mind subverted to animal levels. She was not reduced to animal intellect by her transformations. She laughed as it occurred to her. Conner's transformation had shocked her, but she had succumbed to a stranger temptation, taken on the form and substance of a tiger to escape the scars to her humanity. Unfortunately, the power of her mind had built in limitations, and she succeeded in becoming a tiger with the mind of a human girl. She had not found the simplicity of animal awareness until she fell victim to this strange fever. The formless lust that made her heir to a primeval intelligence which could ambush her in moments of passion or distraction regardless of her present form.</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Such as now. </w:t>
      </w:r>
    </w:p>
    <w:p w:rsidR="00961472" w:rsidRPr="00AF3F86" w:rsidRDefault="00961472">
      <w:pPr>
        <w:spacing w:line="360" w:lineRule="auto"/>
        <w:jc w:val="both"/>
        <w:rPr>
          <w:rFonts w:ascii="Montserrat" w:hAnsi="Montserrat"/>
          <w:sz w:val="24"/>
        </w:rPr>
      </w:pPr>
      <w:r w:rsidRPr="00AF3F86">
        <w:rPr>
          <w:rFonts w:ascii="Montserrat" w:hAnsi="Montserrat"/>
          <w:sz w:val="24"/>
        </w:rPr>
        <w:tab/>
        <w:t>The change was beyond notice. Slipping through a door that memory had opened. She had reacted by smell. She had picked up a trace of musk. A male scent which had no place there. Her fingers flickered with the addition of claws and her feminine character was swallowed by animal androgyny. A half form. Her intermediary phase of shift. She slipped out of the bathroom and scanned her bedroom. Acting on a level of instinct, she had no analysis to consider. Her senses told her that there was another being in her suite—besides the sleeping presence of Connie and Naomi. She stalked to the door and paused. From its other side, came an intensity of concentration. She knew it was being watched. The watcher was approaching it noiselessly. She dropped back into the shadows. Her primal mind, more attentive to the subtle, picked up the auras of warding thoughts and psionic alarms with which a sleeping psi guarded herself. They tasted of Conner to her mind. She felt a distinct alarm, as they splintered and dissolved under pressure from the intruder.</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Then, the door was slipped open on oiled hinges. The scent of the oil had reached her nose as it had begun its motion. Her instincts screamed. The time to act was now. She sprung, hitting the door, and ripping it off of its hinges at impact. She and the door ricocheted off of an object immediately on entering the living room. She jumped away from the door the instant she landed. Muffled sounds confirmed that her trespasser had also distanced himself from the door and regained his footing.  Her ears tracked and coordinated. He was already in motion, closing with an ease of movement which clearly indicated that he suffered no encumbrance from the lack of light. She took advantage of her own heightened senses and superior knowledge of the room's layout, to bound out of his reach in a direction which would place unwieldy blocks of furniture in between them.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She heard the whisper of the object in time to evade, barely escaping entanglement. He had thrown a bola or its like. She was bounding for the kitchen, as he came around behind her. She smelled gun oil, felt his concentration and hit the floor. The bullet missed her, but she would not be able to throw off another shot if he was any good. He was, but he had hesitated just enough for her to slip behind a counter. She was conscious of not hearing any noise in association with the shot, but lacked the capacity to deduce the relevance of the data. Her hand found a large butcher knife—an abysmal throwing knife but she had no time or wit for complaints. She threw it, and managed to knock away his gun. She had forgotten how strong she was in this form. The knife had hit him like a hammer.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Unfortunately, as he advanced, he came directly between her and her intended escape route out into the atrium off of the kitchen. She crouched low, and watched him. His gun was out of the picture, which evened things up a bit. The way he had disarmed Conner's psychic alarms, she knew instinctively that it would not be safe for either of them to use their powers. He had a sword of some type though, while she had only her teeth and claws. His concentration was unshakable, which sparked an alarm in her mind. She perceived—uncomprehendingly—the weaving of aural energies around him. It was like no psi she had ever encountered. She instinctively understood that she had no defense against this, whatever it was. She roared to try and distract him. It almost worked, but the patterns restrengthened. So instead, she threw something at him. She threw everything she could get her hands on in that kitchen, to be more precise. This served to greatly annoy him, and when he had become annoyed enough—for several of the things had been rather large, and heavy enough to force him to dodge out of their way—it broke his hold on the patterned psi. He closed with his sword. She lurched forward as he lunged—but just to the side of his thrust. Pivoting her torso, she found herself facing his fully extended arm for a split second. That was just enough time.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She slid her right hand down the length of his arm, to his own hand, cupping her left hand under his shoulder simultaneously. Her right hand clasped his hand, forcing the wrist to bend in. This broke his grip on the sword. Using the leverage on his wrist, she twisted his arm so that his elbow locked. Then she leaned into a snap full extension of her left arm, through the line of his arm. It gave with a satisfying crunch. He gasped, but he had managed to gather up the sword with his left hand, and whip it into her exposed side. They disengaged. She felt nothing from the wound in her side, but the warmth down her side implied as to its seriousness. She knew that he was more grievously wounded than she, and hence more dangerous. He whirled around, snapping his foot under her jaw, throwing her backward into the dining area. She rolled as she landed, back up to a standing position. </w:t>
      </w:r>
    </w:p>
    <w:p w:rsidR="00961472" w:rsidRPr="00AF3F86" w:rsidRDefault="00961472">
      <w:pPr>
        <w:spacing w:line="360" w:lineRule="auto"/>
        <w:jc w:val="both"/>
        <w:rPr>
          <w:rFonts w:ascii="Montserrat" w:hAnsi="Montserrat"/>
          <w:sz w:val="24"/>
        </w:rPr>
      </w:pPr>
      <w:r w:rsidRPr="00AF3F86">
        <w:rPr>
          <w:rFonts w:ascii="Montserrat" w:hAnsi="Montserrat"/>
          <w:sz w:val="24"/>
        </w:rPr>
        <w:tab/>
        <w:t>For a moment, her head felt light and filled with stars. The world listed as she started to black out, but she recovered by crouching down. She clenched her teeth and narrowed her eyes, willing herself to stay conscious. The whisper of fabric betrayed his presence as he skirted around to flank her.</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She leapt, high enough to skim the ceiling, and came down with raking claws. She smelled his blood, as she recoiled off of the floor and past him. She was streaking toward the glass door, when he dropped into a spin, sweeping her legs out from under her. She landed hard on hip and shoulder, flipping over onto her back. He was reaching for a backup pistol as he loomed over her. She caught him with a double kick, from a back hand spring off of the kitchen floor. He reeled back, but kept hold of the gun. She was launching herself at the glass once more, when he fired.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The bullet was large caliber, and hit with enough impact to carry her through the pane of glass and out into the garden. The shock was more than she could take, but a reflex forced her to shift to her human form, allowing her body to cope with the damage in the total disruption of change. She landed, naked, and in extreme agony from the echoes of her wounds. She hoped that the assassin would believe he had succeeded. Think she had surely perished from the sudden, fatal bullet wound. She hoped that he was poorly informed enough to not suspect otherwise. Her mind was rapidly composing a plan of action. Conner had been right. She was definitely going to have to do something about her own protection, before trusting ASIA security around here got her killed.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If not for Naomi, she would have agreed with Conner, and not come back to the safe house. They had snuck in, hoping that Arthur's deception would at least buy them the remainder of the night, and give her a chance to move Naomi, and herself, somewhere safe without drawing ASIA suspicion. Apparently, Arthur's deception had not worked, and whoever had set that trap had not wasted any time correcting their mistake.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As she thought about the assassin, she was suddenly, painfully aware that—if he had arrived to attack her while she had been... preoccupied—she would have been easily surprised by him. If not for her sensual episode, though, he would have caught her asleep and unawares. She had painfully ascended to her feet, and was watching the interior through the big bay windows. Inside, she could see security had arrived and was combing through the aftermath. She was relieved to see Connie and Naomi had emerged, awakened by the sounds of breaking furniture and glass. Both seemed to be fine, and she wondered where her assassin had fled to. She had landed in the concealing foliage of a garden soaked in shadows, and remained so, until the head of security came in and began ordering everyone out. Conner had reached out to her with his mind, and verified her survival.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When the room was clear, she slipped in and quickly gathered the things she would need. Between the three of them, they did not have much to collect. As soon as they were ready, Connie, Naomi and Phoenix prowled quietly out into the lingering darkness of early morning. No one spoke. Each was lost in her own thoughts. The thought that nagged at Phoenix finally crystallized as they reached the end of the block. When her intellect had been submerged by her animal instincts, she realized, she had </w:t>
      </w:r>
      <w:r w:rsidRPr="00AF3F86">
        <w:rPr>
          <w:rFonts w:ascii="Montserrat" w:hAnsi="Montserrat"/>
          <w:i/>
          <w:sz w:val="24"/>
        </w:rPr>
        <w:t>known</w:t>
      </w:r>
      <w:r w:rsidRPr="00AF3F86">
        <w:rPr>
          <w:rFonts w:ascii="Montserrat" w:hAnsi="Montserrat"/>
          <w:sz w:val="24"/>
        </w:rPr>
        <w:t xml:space="preserve"> who her assassin had been. But the certainty, along with the identity that had sprung to mind, had evaporated with her return to normal consciousness. The thought bothered her a little. From what she remembered of the event, he now had a broken arm—though he could probably have gotten that fixed by the time she could begin to track him down. She did, however, have his scent. Perhaps that was what had seemed to indicate a familiarity to her. She could not place it from her memory though. It sort of had a background quality. </w:t>
      </w:r>
    </w:p>
    <w:p w:rsidR="00961472" w:rsidRPr="00AF3F86" w:rsidRDefault="00961472">
      <w:pPr>
        <w:spacing w:line="360" w:lineRule="auto"/>
        <w:jc w:val="both"/>
        <w:rPr>
          <w:rFonts w:ascii="Montserrat" w:hAnsi="Montserrat"/>
          <w:sz w:val="24"/>
        </w:rPr>
      </w:pPr>
      <w:r w:rsidRPr="00AF3F86">
        <w:rPr>
          <w:rFonts w:ascii="Montserrat" w:hAnsi="Montserrat"/>
          <w:sz w:val="24"/>
        </w:rPr>
        <w:tab/>
        <w:t>She had been picking it up around her in the past few days but had not bothered to place its source, and could not piece together an exact association from her collection of memories.</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i/>
          <w:sz w:val="24"/>
        </w:rPr>
      </w:pPr>
      <w:r w:rsidRPr="00AF3F86">
        <w:rPr>
          <w:rFonts w:ascii="Montserrat" w:hAnsi="Montserrat"/>
          <w:sz w:val="24"/>
        </w:rPr>
        <w:br w:type="page"/>
      </w:r>
      <w:r w:rsidRPr="00AF3F86">
        <w:rPr>
          <w:rFonts w:ascii="Montserrat" w:hAnsi="Montserrat"/>
          <w:i/>
          <w:sz w:val="24"/>
        </w:rPr>
        <w:t xml:space="preserve">(^_^) </w:t>
      </w:r>
      <w:r w:rsidRPr="00AF3F86">
        <w:rPr>
          <w:rFonts w:ascii="Montserrat" w:hAnsi="Montserrat"/>
          <w:i/>
          <w:sz w:val="24"/>
        </w:rPr>
        <w:tab/>
      </w:r>
    </w:p>
    <w:p w:rsidR="00961472" w:rsidRPr="00AF3F86" w:rsidRDefault="00961472">
      <w:pPr>
        <w:spacing w:line="360" w:lineRule="auto"/>
        <w:jc w:val="both"/>
        <w:rPr>
          <w:rFonts w:ascii="Montserrat" w:hAnsi="Montserrat"/>
          <w:i/>
          <w:sz w:val="24"/>
        </w:rPr>
      </w:pPr>
    </w:p>
    <w:p w:rsidR="00961472" w:rsidRPr="00AF3F86" w:rsidRDefault="00961472">
      <w:pPr>
        <w:spacing w:line="360" w:lineRule="auto"/>
        <w:jc w:val="both"/>
        <w:rPr>
          <w:rFonts w:ascii="Montserrat" w:hAnsi="Montserrat"/>
          <w:i/>
          <w:sz w:val="24"/>
        </w:rPr>
      </w:pPr>
      <w:r w:rsidRPr="00AF3F86">
        <w:rPr>
          <w:rFonts w:ascii="Montserrat" w:hAnsi="Montserrat"/>
          <w:i/>
          <w:sz w:val="24"/>
        </w:rPr>
        <w:t xml:space="preserve">Loose threads: </w:t>
      </w:r>
    </w:p>
    <w:p w:rsidR="00961472" w:rsidRPr="00AF3F86" w:rsidRDefault="00961472">
      <w:pPr>
        <w:spacing w:line="360" w:lineRule="auto"/>
        <w:jc w:val="both"/>
        <w:rPr>
          <w:rFonts w:ascii="Montserrat" w:hAnsi="Montserrat"/>
          <w:i/>
          <w:sz w:val="24"/>
        </w:rPr>
      </w:pPr>
    </w:p>
    <w:p w:rsidR="00961472" w:rsidRPr="00AF3F86" w:rsidRDefault="00961472">
      <w:pPr>
        <w:spacing w:line="360" w:lineRule="auto"/>
        <w:jc w:val="both"/>
        <w:rPr>
          <w:rFonts w:ascii="Montserrat" w:hAnsi="Montserrat"/>
          <w:i/>
          <w:sz w:val="24"/>
        </w:rPr>
      </w:pPr>
      <w:r w:rsidRPr="00AF3F86">
        <w:rPr>
          <w:rFonts w:ascii="Montserrat" w:hAnsi="Montserrat"/>
          <w:i/>
          <w:sz w:val="24"/>
        </w:rPr>
        <w:t>Arthur Remmington, acting through a slip-puppet that was tortured and killed, remains alive and in the shadows.</w:t>
      </w:r>
    </w:p>
    <w:p w:rsidR="00961472" w:rsidRPr="00AF3F86" w:rsidRDefault="00961472">
      <w:pPr>
        <w:spacing w:line="360" w:lineRule="auto"/>
        <w:jc w:val="both"/>
        <w:rPr>
          <w:rFonts w:ascii="Montserrat" w:hAnsi="Montserrat"/>
          <w:i/>
          <w:sz w:val="24"/>
        </w:rPr>
      </w:pPr>
    </w:p>
    <w:p w:rsidR="00961472" w:rsidRPr="00AF3F86" w:rsidRDefault="00961472">
      <w:pPr>
        <w:spacing w:line="360" w:lineRule="auto"/>
        <w:jc w:val="both"/>
        <w:rPr>
          <w:rFonts w:ascii="Montserrat" w:hAnsi="Montserrat"/>
          <w:i/>
          <w:sz w:val="24"/>
        </w:rPr>
      </w:pPr>
      <w:r w:rsidRPr="00AF3F86">
        <w:rPr>
          <w:rFonts w:ascii="Montserrat" w:hAnsi="Montserrat"/>
          <w:i/>
          <w:sz w:val="24"/>
        </w:rPr>
        <w:t xml:space="preserve">Thorn, (Arkham) the hacker who managed to become a Senator for the State of California, and his lieutenants, Diamond and Ariadne, pull up their roots and relocate to Ao'Ajeo to pursue their interest in Phoenix. </w:t>
      </w:r>
    </w:p>
    <w:p w:rsidR="00961472" w:rsidRPr="00AF3F86" w:rsidRDefault="00961472">
      <w:pPr>
        <w:spacing w:line="360" w:lineRule="auto"/>
        <w:jc w:val="both"/>
        <w:rPr>
          <w:rFonts w:ascii="Montserrat" w:hAnsi="Montserrat"/>
          <w:i/>
          <w:sz w:val="24"/>
        </w:rPr>
      </w:pPr>
    </w:p>
    <w:p w:rsidR="00961472" w:rsidRPr="00AF3F86" w:rsidRDefault="00961472">
      <w:pPr>
        <w:spacing w:line="360" w:lineRule="auto"/>
        <w:jc w:val="both"/>
        <w:rPr>
          <w:rFonts w:ascii="Montserrat" w:hAnsi="Montserrat"/>
          <w:i/>
          <w:sz w:val="24"/>
        </w:rPr>
      </w:pPr>
      <w:r w:rsidRPr="00AF3F86">
        <w:rPr>
          <w:rFonts w:ascii="Montserrat" w:hAnsi="Montserrat"/>
          <w:i/>
          <w:sz w:val="24"/>
        </w:rPr>
        <w:t>Naomi and Connie accompany Phoenix, her father and Athena to Ao'Ajeo, remaining in contact with Phoenix until her exile.</w:t>
      </w:r>
    </w:p>
    <w:p w:rsidR="00961472" w:rsidRPr="00AF3F86" w:rsidRDefault="00961472">
      <w:pPr>
        <w:spacing w:line="360" w:lineRule="auto"/>
        <w:jc w:val="both"/>
        <w:rPr>
          <w:rFonts w:ascii="Montserrat" w:hAnsi="Montserrat"/>
          <w:i/>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(^_^) </w:t>
      </w:r>
      <w:r w:rsidRPr="00AF3F86">
        <w:rPr>
          <w:rFonts w:ascii="Montserrat" w:hAnsi="Montserrat"/>
          <w:sz w:val="24"/>
        </w:rPr>
        <w:tab/>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…with Connie and Naomi. The next few weeks would be a rude introduction to public life. The turmoil had not been much diminished by the hectic pace of her first two dozen appearances. Phoenix threw herself into the busy schedule she had set up, as a way to keep her mind off of </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The terrible news aired the next morning.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A body, matching hers in every detail had appeared in a police morgue, and </w:t>
      </w:r>
    </w:p>
    <w:p w:rsidR="00961472" w:rsidRPr="00AF3F86" w:rsidRDefault="00961472">
      <w:pPr>
        <w:spacing w:line="360" w:lineRule="auto"/>
        <w:jc w:val="both"/>
        <w:rPr>
          <w:rFonts w:ascii="Montserrat" w:hAnsi="Montserrat"/>
          <w:sz w:val="24"/>
        </w:rPr>
      </w:pPr>
      <w:r w:rsidRPr="00AF3F86">
        <w:rPr>
          <w:rFonts w:ascii="Montserrat" w:hAnsi="Montserrat"/>
          <w:sz w:val="24"/>
        </w:rPr>
        <w:tab/>
        <w:t>… at home when they came to inform her hosts of what they had assumed to be her death. Phoenix offered no explanation, when she was asked.</w:t>
      </w:r>
    </w:p>
    <w:p w:rsidR="00961472" w:rsidRPr="00AF3F86" w:rsidRDefault="00961472">
      <w:pPr>
        <w:spacing w:line="360" w:lineRule="auto"/>
        <w:jc w:val="both"/>
        <w:rPr>
          <w:rFonts w:ascii="Montserrat" w:hAnsi="Montserrat"/>
          <w:sz w:val="24"/>
        </w:rPr>
      </w:pPr>
      <w:r w:rsidRPr="00AF3F86">
        <w:rPr>
          <w:rFonts w:ascii="Montserrat" w:hAnsi="Montserrat"/>
          <w:sz w:val="24"/>
        </w:rPr>
        <w:tab/>
        <w:t>Phoenix was dragged down to see it by police still baffled to discover her alive Dreyfus and Powers showed up while she was there. When she was given a moment alone with the body, she performed an autopsy with her special senses. In structure, the body was identical, but on a genetic level the designer's hand showed itself. To similar to Phoenix to be a sister, to different to be a twin. Arthur had been very good, she realized.</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So had whoever killed her. The body had been altered to appear as though she had been struck unconscious from a blow to the back of the head. Evidence of rape, and strangulation finished the picture. As a calling card, the traces of semen that matched one Arthur Remington. She was familiar enough with the gene pattern of her former body guard. Bordom, around a person who was skilled at not divulging information, accounted for that. At least, from the hidden evidence, Arthur had been essentially brain dead before the worst had happened. Her hands were fisted so tight that the blood to her fingers was cut off. The horror of how a kind, fatherly man had met such a death meshed with the rage and guilt of knowing that it had been meant for her. </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Phoenix reached her unnamed destination to confront several representatives of the three agencies that defined the existence of psionic actives within the Aegis. The Psi Corps, which had forced her relocation, was an integrated—more or less invisible—military service branch. More so than the Marine Corps, but it still operated under the wing of the Navy. The Psi Corps drew its personnel from the growing population of psionic actives within the interstellar nation. The Aegis Security and Intelligence Agency drew its own psionic resources from sports and culls of the Psi Corps. Psionics with unique or exceptional abilities. Phoenix recognized six of the avatar recruits from her class—two young women, and four young men. </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Anastasia Neve Kohler:  </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Morgan Erin Wildmuir: </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Christian Allan Temple: </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Mason Damon Drake: </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Michael Thomas Kinkade: </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Alexander James Maxwell: </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The seven of them were not new to the Avatar Project. For six years, they had been a "resource under development" at the Olympia AP facilities in Washington. There were ten other actives in the room—among them her step-father—all of whom were avatars serving out their military tours. The two she remembered most were Martin Cannon Craig, and Kevin Zhan—for opposite reasons.</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Once they were all seated, they were introduced to the authors of the Avatar Project. They were told that they had been assembled to form the entourage for a diplomatic mission to the Ao System. </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"thank you, lieutenant," the x said dismissing the officer who had announced them. As the group filed in the x urged them to take their seats. I held my breath as the x waved </w:t>
      </w:r>
      <w:r w:rsidRPr="00AF3F86">
        <w:rPr>
          <w:rFonts w:ascii="Montserrat" w:hAnsi="Montserrat"/>
          <w:i/>
          <w:sz w:val="24"/>
        </w:rPr>
        <w:t xml:space="preserve">him </w:t>
      </w:r>
      <w:r w:rsidRPr="00AF3F86">
        <w:rPr>
          <w:rFonts w:ascii="Montserrat" w:hAnsi="Montserrat"/>
          <w:sz w:val="24"/>
        </w:rPr>
        <w:t>over to his side. You could have knocked me over with a feather as the x named him and the young woman who had accompanied him. "Phoenix, allow me to introduce connor annan lennox, one of your classmates from the curry reservation in oregon, and ember ellen winter from the essex reservation in new york. Ember, connor, i'd like you to meet Phoenix eve ember, who i'm sure you both recognize." Connor and I had known each other on the reservation. I guess ten years did make a difference in a man. I struggled to hear the rest of the introductions, smile and shake hands with each of them as they were introduced.</w:t>
      </w:r>
    </w:p>
    <w:p w:rsidR="00961472" w:rsidRPr="00AF3F86" w:rsidRDefault="00961472">
      <w:pPr>
        <w:spacing w:line="360" w:lineRule="auto"/>
        <w:jc w:val="both"/>
        <w:rPr>
          <w:rFonts w:ascii="Montserrat" w:hAnsi="Montserrat"/>
          <w:sz w:val="24"/>
        </w:rPr>
      </w:pPr>
      <w:r w:rsidRPr="00AF3F86">
        <w:rPr>
          <w:rFonts w:ascii="Montserrat" w:hAnsi="Montserrat"/>
          <w:sz w:val="24"/>
        </w:rPr>
        <w:tab/>
        <w:t>we all exchanged pleasantries, and the x brought the assembled assets up to date. Shortly he had caught up to where we had been interrupted by their arrival. "...your duties have been formally defined. Your natural assets remain your principle qualifications. Obviously it would not do to leave such assets unemployed. Especially in light of the original project proposal, which is very different in its specifications from what we assumed we would need form you."</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 quirked an eyebrow and frowned as he paused to regard me. I searched my memory—a part acquired from my mother's mind—and recalled the early drafts of the </w:t>
      </w:r>
      <w:r w:rsidRPr="00AF3F86">
        <w:rPr>
          <w:rFonts w:ascii="Montserrat" w:hAnsi="Montserrat"/>
          <w:i/>
          <w:sz w:val="24"/>
        </w:rPr>
        <w:t>explorer</w:t>
      </w:r>
      <w:r w:rsidRPr="00AF3F86">
        <w:rPr>
          <w:rFonts w:ascii="Montserrat" w:hAnsi="Montserrat"/>
          <w:sz w:val="24"/>
        </w:rPr>
        <w:t xml:space="preserve"> proposal calling specifically for the inclusion of psi-active assets. After I scanned the text in my mind, I saw that it did define a very different function from what everyone currently assumed. "of course," I whispered. "the original proposal was drafted before the destruction of the </w:t>
      </w:r>
      <w:r w:rsidRPr="00AF3F86">
        <w:rPr>
          <w:rFonts w:ascii="Montserrat" w:hAnsi="Montserrat"/>
          <w:i/>
          <w:sz w:val="24"/>
        </w:rPr>
        <w:t>Adventure.</w:t>
      </w:r>
      <w:r w:rsidRPr="00AF3F86">
        <w:rPr>
          <w:rFonts w:ascii="Montserrat" w:hAnsi="Montserrat"/>
          <w:sz w:val="24"/>
        </w:rPr>
        <w:t xml:space="preserve"> Before the disclosure and the declassification of the ember-drake unified field theory. Outside of the projects psionics had not been considered a technical science. The expeditionary services didn't know the relationship between psionics and physics, so they included active assets assuming that would they be employed primarily for..." My voice had gotten more excited as I traced this line of thought, but I could not bring myself to utter my conclusion.</w:t>
      </w:r>
    </w:p>
    <w:p w:rsidR="00961472" w:rsidRPr="00AF3F86" w:rsidRDefault="00961472">
      <w:pPr>
        <w:spacing w:line="360" w:lineRule="auto"/>
        <w:jc w:val="both"/>
        <w:rPr>
          <w:rFonts w:ascii="Montserrat" w:hAnsi="Montserrat"/>
          <w:sz w:val="24"/>
        </w:rPr>
      </w:pPr>
      <w:r w:rsidRPr="00AF3F86">
        <w:rPr>
          <w:rFonts w:ascii="Montserrat" w:hAnsi="Montserrat"/>
          <w:sz w:val="24"/>
        </w:rPr>
        <w:tab/>
        <w:t>the x smiled.</w:t>
      </w:r>
    </w:p>
    <w:p w:rsidR="00961472" w:rsidRPr="00AF3F86" w:rsidRDefault="00961472">
      <w:pPr>
        <w:spacing w:line="360" w:lineRule="auto"/>
        <w:jc w:val="both"/>
        <w:rPr>
          <w:rFonts w:ascii="Montserrat" w:hAnsi="Montserrat"/>
          <w:sz w:val="24"/>
        </w:rPr>
      </w:pPr>
      <w:r w:rsidRPr="00AF3F86">
        <w:rPr>
          <w:rFonts w:ascii="Montserrat" w:hAnsi="Montserrat"/>
          <w:sz w:val="24"/>
        </w:rPr>
        <w:tab/>
        <w:t>"your responsibilities," he explained at last, "in brief, are to assist in the selection and cataloguing of life bearing worlds—as I understand that even simple organic complexes produce a detectable field to a trained psi," ember nodded as he looked at her for confirmation. This had not been discovered until active class two technicians arrived to establish research habitats for the survey missions on mars and venus. The technicians had been lured into the discovery of what was still under debate as potential life forms. The x continued, "naturally it is nice to have another angle from which to look for life out in all of that void, but of course, there is that persistent itch. Your primary objective, however high the odds that the case may be, is to identify and initiate contact with intelligent life."</w:t>
      </w:r>
    </w:p>
    <w:p w:rsidR="00961472" w:rsidRPr="00AF3F86" w:rsidRDefault="00961472">
      <w:pPr>
        <w:spacing w:line="360" w:lineRule="auto"/>
        <w:jc w:val="both"/>
        <w:rPr>
          <w:rFonts w:ascii="Montserrat" w:hAnsi="Montserrat"/>
          <w:sz w:val="24"/>
        </w:rPr>
      </w:pPr>
      <w:r w:rsidRPr="00AF3F86">
        <w:rPr>
          <w:rFonts w:ascii="Montserrat" w:hAnsi="Montserrat"/>
          <w:sz w:val="24"/>
        </w:rPr>
        <w:tab/>
        <w:t>I think I held my breath. My mother's dream, and the cause of her death.</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 don't think that thought was far from anyone's mind, with me in the room to remind them of the potential cost of this still sought after goal. The x addressed that point at once, "advanced reconnaissance is the most vital and dangerous part of your duties. We are not alone out there, and we know absolutely nothing about the competition Û except, that they want us to leave them alone." He explained what solar authority intelligence had come up with in its investigations and reconstructions of the string of tragedies which had all but wiped out the explorers. This was information I had never heard. The terrible truth was that in every instance where an attempt was made to initiate contact—of which many methods had been tried—the ship and the entire complement had been destroyed. In those rare cases where contact had not been possible to attempt or where the crews had flatly refused to attempt it, they had been left alone. Effectively, this alien civilization had endeavored successfully to communicate the only thing it was interested in telling us, without giving us anything at all to go about them. </w:t>
      </w:r>
    </w:p>
    <w:p w:rsidR="00961472" w:rsidRPr="00AF3F86" w:rsidRDefault="00961472">
      <w:pPr>
        <w:spacing w:line="360" w:lineRule="auto"/>
        <w:jc w:val="both"/>
        <w:rPr>
          <w:rFonts w:ascii="Montserrat" w:hAnsi="Montserrat"/>
          <w:sz w:val="24"/>
        </w:rPr>
      </w:pPr>
      <w:r w:rsidRPr="00AF3F86">
        <w:rPr>
          <w:rFonts w:ascii="Montserrat" w:hAnsi="Montserrat"/>
          <w:sz w:val="24"/>
        </w:rPr>
        <w:tab/>
        <w:t>"our intentions," he returned to the specifics of our briefing, "broadly put, are to make sure that they understand that we will not be intimidated or turned from our objectives in space. Since we can't talk to them, we have to accomplish this through our actions. So, it going get hairy out there on occasions.</w:t>
      </w:r>
    </w:p>
    <w:p w:rsidR="00961472" w:rsidRPr="00AF3F86" w:rsidRDefault="00961472">
      <w:pPr>
        <w:spacing w:line="360" w:lineRule="auto"/>
        <w:jc w:val="both"/>
        <w:rPr>
          <w:rFonts w:ascii="Montserrat" w:hAnsi="Montserrat"/>
          <w:sz w:val="24"/>
        </w:rPr>
      </w:pPr>
      <w:r w:rsidRPr="00AF3F86">
        <w:rPr>
          <w:rFonts w:ascii="Montserrat" w:hAnsi="Montserrat"/>
          <w:sz w:val="24"/>
        </w:rPr>
        <w:tab/>
        <w:t>"if, when we deploy, we come across hostiles Û and trust me, it likely enough to happen—you don't want to have any questions what the right thing to do is. Most of the conceivable scenarios will be gone over with you in the training you will receive. If you think up a question, in training or at any time in the future, don't wait for me or your direct superiors to come around before asking. The minute you got doubts, you grab the nearest scut or officer and get it of your chest. Don't be picky, the deep is no place to be shy or political. Faced with the unknown any and all input is valid, and you want to get as much feedback as you can before you find yourself in that situation, faced with resolving it.</w:t>
      </w:r>
    </w:p>
    <w:p w:rsidR="00961472" w:rsidRPr="00AF3F86" w:rsidRDefault="00961472">
      <w:pPr>
        <w:spacing w:line="360" w:lineRule="auto"/>
        <w:jc w:val="both"/>
        <w:rPr>
          <w:rFonts w:ascii="Montserrat" w:hAnsi="Montserrat"/>
          <w:sz w:val="24"/>
        </w:rPr>
      </w:pPr>
      <w:r w:rsidRPr="00AF3F86">
        <w:rPr>
          <w:rFonts w:ascii="Montserrat" w:hAnsi="Montserrat"/>
          <w:sz w:val="24"/>
        </w:rPr>
        <w:tab/>
        <w:t>"your job, simply put, is to be our edge, the wild card in the deck. You are the answer to the questions we don't know how to ask. You represent the best the human race has to throw at the universe. Frankly, I think that three of you per unit is trimming that edge a little thin, but there aren't enough class three actives to do much better. Three hundred of you is probably more than the gene pool can on earth can spare."</w:t>
      </w:r>
    </w:p>
    <w:p w:rsidR="00961472" w:rsidRPr="00AF3F86" w:rsidRDefault="00961472">
      <w:pPr>
        <w:spacing w:line="360" w:lineRule="auto"/>
        <w:jc w:val="both"/>
        <w:rPr>
          <w:rFonts w:ascii="Montserrat" w:hAnsi="Montserrat"/>
          <w:sz w:val="24"/>
        </w:rPr>
      </w:pPr>
      <w:r w:rsidRPr="00AF3F86">
        <w:rPr>
          <w:rFonts w:ascii="Montserrat" w:hAnsi="Montserrat"/>
          <w:sz w:val="24"/>
        </w:rPr>
        <w:tab/>
        <w:t>having covered the essentials, the x dismissed us into x's care to receive our briefing for orientation, our watch and class postings, living arrangements and a lecture in military protocol. I guess some of what was already passing between me and connor must have been clear enough to see, because as she dropped us off at our assigned apartment, she returned to lecture mode. "one more thing, people," x pronounced, "we are going to be a long way from home. We will be depending on you for things we cannot predict now, but it is an established fact that actives who are intimately acquainted work better together. Neither the x, or I am telling you to take any particular actions in light of this fact. Nor do we have any particular interest in what you do with your free time, but I remind you that the academy is no place for unplanned pregnancies. You get a situation started, you take it to medical and get signed up for contraception. You will not like the alternative," she reminded us soberingly, making direct eye contact with ember and myself.</w:t>
      </w:r>
    </w:p>
    <w:p w:rsidR="00961472" w:rsidRPr="00AF3F86" w:rsidRDefault="00961472">
      <w:pPr>
        <w:spacing w:line="360" w:lineRule="auto"/>
        <w:jc w:val="both"/>
        <w:rPr>
          <w:rFonts w:ascii="Montserrat" w:hAnsi="Montserrat"/>
          <w:sz w:val="24"/>
        </w:rPr>
      </w:pPr>
      <w:r w:rsidRPr="00AF3F86">
        <w:rPr>
          <w:rFonts w:ascii="Montserrat" w:hAnsi="Montserrat"/>
          <w:sz w:val="24"/>
        </w:rPr>
        <w:tab/>
        <w:t>i'm pretty sure I was blushing. Ember and x shared a smile and connor just looked innocent.</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Events related to the destruction of the heavy cruiser Adventure had compelled the Imperial Court on Ao'Ajea to initiate the first formal dialogue since the signing of the Treaty of Ao (See details of the First and Second Wars of Contact). </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Phoenix understood the significance of that announcement. The thought was deeply disturbing. But she was delighted to put that off when she considered what her "graduation present" was. An all expenses paid vacation to Ao'Ajeo—an exotic world, whre she once had lived with her mother—and the only world in the Aegis with immunity from the Control Acts.</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Kevin Zhan invited her to dinner—to celebrate their reunion, and to address a concern she had regarding her 'aberrant behavior'. By the time they met up, their 'evening out' had turned into a full departure. She arrived at his office, and when he met her, he escorted her to a flyer. They proceeded to the starport, and caught a shuttle to the L5 station. No time was wasted. By that evening they were on a ship bound for Ao. </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In a way, it was reassuring to find herself back under the wing of her childhood mentor. She waited until they had a moment of privacy to talk to him about her strange manifestation. She described the confrontation, and the state she had been in, and then confessed to having had these dreams several times before.</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The premature announcement of her death on the morning news had been retracted in later reports on the news nets. Phoenix and Connor commented to each other on the fact that whoever was responsible had learned then, if they had not already figured it out, that they had killed the wrong red-head. The story remained at the top of the news when it was established that the victim had no registered identity, which only increased the mystery of her death. What Phoenix and Connor knew, they kept to themselves. There was no way to inform the agency that such a monster had infiltrated its ranks without alerting the monster as well. </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During the interplanetary hop, her father explained the politics of the situation. Certain members of the establishment opposed the idea of welcoming a race of psionics into the Aegis. These were the same factions that had forced the Control Acts through the senate, and which constantly complained about the military training and government licensing of psionics. The government had long defended its actions, quietly assuring the opposition that there had been compelling reasons for the present psionic agenda. </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Active ASIA agents were known as avatars. It was only appropriate. Avatars were the closest thing to gods the human race had ever known. They were not, however, the closest things to gods that existed in the universe. As Phoenix knew better than anyone. Which explained why they were sending her along in the entourage.</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Athena caught up with her and delivered her to her step-father. Zhan invited his step-daughter to take a chair and asked Athena to collect the other members of her group, reminding her that he wanted to introduce himself before dinner. Phoenix made herself comfortable, enjoying the view out his stateroom window. It was one of those odd things about the space age, one only rarely got to see space. While they waited he asked Phoneix to share the details of her trip. He was amused by her simple and direct solution to the problems of getting off the reservation, and acquiring transportation as far as low earth orbit. Phoenix had found a nice remote corner of the reservation and flew, under her own power, up to the Luna V transfer station. He listened to the measures she had to take in order to adapt herself to make the little trek, and Phoenix confessed that she would never have thought to try it if it had not been for the fact that her mother had once gone to the moon and back the same way on a bet. Of course for a trained active, a class three psi, it is no more dangerous than hiking through a desert. </w:t>
      </w:r>
    </w:p>
    <w:p w:rsidR="00961472" w:rsidRPr="00AF3F86" w:rsidRDefault="00961472">
      <w:pPr>
        <w:spacing w:line="360" w:lineRule="auto"/>
        <w:jc w:val="both"/>
        <w:rPr>
          <w:rFonts w:ascii="Montserrat" w:hAnsi="Montserrat"/>
          <w:sz w:val="24"/>
        </w:rPr>
      </w:pPr>
      <w:r w:rsidRPr="00AF3F86">
        <w:rPr>
          <w:rFonts w:ascii="Montserrat" w:hAnsi="Montserrat"/>
          <w:sz w:val="24"/>
        </w:rPr>
        <w:tab/>
        <w:t>Zhan shook his head, saying wryly, "And we wonder what it is about actives that scares the generals and politicians." Father and daughter had indulged in many conversations about the antipathy of politicians toward actives, but this was the first time Phoenix had heard him add in the military.</w:t>
      </w:r>
    </w:p>
    <w:p w:rsidR="00961472" w:rsidRPr="00AF3F86" w:rsidRDefault="00961472">
      <w:pPr>
        <w:spacing w:line="360" w:lineRule="auto"/>
        <w:jc w:val="both"/>
        <w:rPr>
          <w:rFonts w:ascii="Montserrat" w:hAnsi="Montserrat"/>
          <w:sz w:val="24"/>
        </w:rPr>
      </w:pPr>
      <w:r w:rsidRPr="00AF3F86">
        <w:rPr>
          <w:rFonts w:ascii="Montserrat" w:hAnsi="Montserrat"/>
          <w:sz w:val="24"/>
        </w:rPr>
        <w:tab/>
        <w:t>"So, now the military is having doubts, eh?" she asked.</w:t>
      </w:r>
    </w:p>
    <w:p w:rsidR="00961472" w:rsidRPr="00AF3F86" w:rsidRDefault="00961472">
      <w:pPr>
        <w:spacing w:line="360" w:lineRule="auto"/>
        <w:jc w:val="both"/>
        <w:rPr>
          <w:rFonts w:ascii="Montserrat" w:hAnsi="Montserrat"/>
          <w:sz w:val="24"/>
        </w:rPr>
      </w:pPr>
      <w:r w:rsidRPr="00AF3F86">
        <w:rPr>
          <w:rFonts w:ascii="Montserrat" w:hAnsi="Montserrat"/>
          <w:sz w:val="24"/>
        </w:rPr>
        <w:tab/>
        <w:t>"Well, no. But not for lack of paranoid pressure from the civilian establishment," he answered. "Your name came up again. Some of your friends in ISP have assembled a profile on you trying to build a case for their belief that you are a reactor pile a few rods short of critical mass. There was some noise about having you ejected from the operational side of this mission. Of course there are objections to allowing any of the selected actives to act as part of this entourage," he complained. "Naturally, these objections were overruled, but some of the allegations they are making do worry some of the brass higher up."</w:t>
      </w:r>
    </w:p>
    <w:p w:rsidR="00961472" w:rsidRPr="00AF3F86" w:rsidRDefault="00961472">
      <w:pPr>
        <w:spacing w:line="360" w:lineRule="auto"/>
        <w:jc w:val="both"/>
        <w:rPr>
          <w:rFonts w:ascii="Montserrat" w:hAnsi="Montserrat"/>
          <w:sz w:val="24"/>
        </w:rPr>
      </w:pPr>
      <w:r w:rsidRPr="00AF3F86">
        <w:rPr>
          <w:rFonts w:ascii="Montserrat" w:hAnsi="Montserrat"/>
          <w:sz w:val="24"/>
        </w:rPr>
        <w:tab/>
        <w:t>"You mean the allegations that, without some form of neural leash or synaptic lock to prevent us from 'exercising our natural authority' in light of native practices, the authority of the lead delegate is dangerously undermined?" Phoenix  corrected, scowling. "It's the same kind of thinking that led to acts to ban psionics from terrestrial environments and habitats—like planets and space stations. Never mind that such laws leave us nowhere to actually live. Whoever thought up these 'mind-control' fantasies obviously had no psi capability what-so-ever."</w:t>
      </w:r>
    </w:p>
    <w:p w:rsidR="00961472" w:rsidRPr="00AF3F86" w:rsidRDefault="00961472">
      <w:pPr>
        <w:spacing w:line="360" w:lineRule="auto"/>
        <w:jc w:val="both"/>
        <w:rPr>
          <w:rFonts w:ascii="Montserrat" w:hAnsi="Montserrat"/>
          <w:sz w:val="24"/>
        </w:rPr>
      </w:pPr>
      <w:r w:rsidRPr="00AF3F86">
        <w:rPr>
          <w:rFonts w:ascii="Montserrat" w:hAnsi="Montserrat"/>
          <w:sz w:val="24"/>
        </w:rPr>
        <w:tab/>
        <w:t>He leaned back and crossed his arms. "And, naturally, having no capability, they are not particularly inclined to take your, or any other telepath's word for it that psychic domination is impractical to the point of ridiculousness."</w:t>
      </w:r>
    </w:p>
    <w:p w:rsidR="00961472" w:rsidRPr="00AF3F86" w:rsidRDefault="00961472">
      <w:pPr>
        <w:spacing w:line="360" w:lineRule="auto"/>
        <w:jc w:val="both"/>
        <w:rPr>
          <w:rFonts w:ascii="Montserrat" w:hAnsi="Montserrat"/>
          <w:sz w:val="24"/>
        </w:rPr>
      </w:pPr>
      <w:r w:rsidRPr="00AF3F86">
        <w:rPr>
          <w:rFonts w:ascii="Montserrat" w:hAnsi="Montserrat"/>
          <w:sz w:val="24"/>
        </w:rPr>
        <w:tab/>
        <w:t>Phoenix sighed softly and gazed out into the depths beyond the portal. He watched her as she combed her fingers over her hair, tucking loose wisps behind her ear. "There are easier ways to make people do what you want," she murmured, "and most of them don't call for exposing the deepest and most intimate precincts of your soul." She felt his eyes studying her as she reflected on the hard lessons she had learned as a child, before her abilities had been harnessed by discipline. "The problem with these people," she went on, pushing those thoughts aside, "is they have no real concept of intimacy. Sure, I could take everyone over, and if I were real clever about it, I could seize control of this ship, but not without letting every person on the ship know things about me I wouldn't tell my own mother. It's just..." she didn't have words to describe it. Even as close as Phoenix and her mother had been, there were—had been, she corrected—things they could hide from each other, but to control another's mind one had to trap them in the depths of one's own self. Deeper than the most sexual intimacy. She had tried it once. It was—thought and speech converged, "...unbelievably indecent!" she finally gasped.</w:t>
      </w:r>
    </w:p>
    <w:p w:rsidR="00961472" w:rsidRPr="00AF3F86" w:rsidRDefault="00961472">
      <w:pPr>
        <w:spacing w:line="360" w:lineRule="auto"/>
        <w:jc w:val="both"/>
        <w:rPr>
          <w:rFonts w:ascii="Montserrat" w:hAnsi="Montserrat"/>
          <w:sz w:val="24"/>
        </w:rPr>
      </w:pPr>
      <w:r w:rsidRPr="00AF3F86">
        <w:rPr>
          <w:rFonts w:ascii="Montserrat" w:hAnsi="Montserrat"/>
          <w:sz w:val="24"/>
        </w:rPr>
        <w:tab/>
        <w:t>"As I said," he began, cutting off that line of thought, "the objections were overruled. They just don't stand up to scrutiny." He shrugged and smiled, "The matter against you, however, did end up going before the board for review. It is bad enough that they are being so open about trying to get you under their control, but if they succeed, they will have a precedent to drag all of you into their scheme. They are attacking the qualifications of all the actives recruited for this mission by these allegations that, in spite of your superior reputation and a record of unquestionable conduct, your capabilities as a full spectrum psionic make you a certifiable threat to the integrity and success of this mission."</w:t>
      </w:r>
    </w:p>
    <w:p w:rsidR="00961472" w:rsidRPr="00AF3F86" w:rsidRDefault="00961472">
      <w:pPr>
        <w:spacing w:line="360" w:lineRule="auto"/>
        <w:jc w:val="both"/>
        <w:rPr>
          <w:rFonts w:ascii="Montserrat" w:hAnsi="Montserrat"/>
          <w:sz w:val="24"/>
        </w:rPr>
      </w:pPr>
      <w:r w:rsidRPr="00AF3F86">
        <w:rPr>
          <w:rFonts w:ascii="Montserrat" w:hAnsi="Montserrat"/>
          <w:sz w:val="24"/>
        </w:rPr>
        <w:tab/>
        <w:t>"So what was the Secretary of State's response?" Phoenix asked while he laughed softly at the expression on her face. He took a deep breath to calm himself and ran his hands through his hair. When he started chuckling again, she snarled, "Well? What did they say?"</w:t>
      </w:r>
    </w:p>
    <w:p w:rsidR="00961472" w:rsidRPr="00AF3F86" w:rsidRDefault="00961472">
      <w:pPr>
        <w:spacing w:line="360" w:lineRule="auto"/>
        <w:jc w:val="both"/>
        <w:rPr>
          <w:rFonts w:ascii="Montserrat" w:hAnsi="Montserrat"/>
          <w:sz w:val="24"/>
        </w:rPr>
      </w:pPr>
      <w:r w:rsidRPr="00AF3F86">
        <w:rPr>
          <w:rFonts w:ascii="Montserrat" w:hAnsi="Montserrat"/>
          <w:sz w:val="24"/>
        </w:rPr>
        <w:tab/>
        <w:t>Phoenix  didn't get an answer, as Athena showed up right then with Connie and Naomi.</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br w:type="page"/>
        <w:t>Passages</w:t>
      </w:r>
      <w:r w:rsidRPr="00AF3F86">
        <w:rPr>
          <w:rFonts w:ascii="Montserrat" w:hAnsi="Montserrat"/>
          <w:sz w:val="24"/>
        </w:rPr>
        <w:tab/>
        <w:t xml:space="preserve"> of Book One—————————————————————————————</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Other things...</w:t>
      </w:r>
    </w:p>
    <w:p w:rsidR="00961472" w:rsidRPr="00AF3F86" w:rsidRDefault="00961472">
      <w:pPr>
        <w:pStyle w:val="AvonDraftNotes"/>
        <w:ind w:left="0" w:right="0"/>
        <w:rPr>
          <w:del w:id="3" w:author="David Roberson" w:date="2005-04-30T01:03:00Z"/>
          <w:rFonts w:ascii="Montserrat" w:hAnsi="Montserrat"/>
          <w:caps/>
          <w:vanish/>
          <w:sz w:val="24"/>
        </w:rPr>
      </w:pPr>
      <w:r w:rsidRPr="00AF3F86">
        <w:rPr>
          <w:rFonts w:ascii="Montserrat" w:hAnsi="Montserrat"/>
          <w:sz w:val="24"/>
        </w:rPr>
        <w:t>th</w:t>
      </w:r>
    </w:p>
    <w:p w:rsidR="00961472" w:rsidRPr="00AF3F86" w:rsidRDefault="00961472">
      <w:pPr>
        <w:spacing w:line="360" w:lineRule="auto"/>
        <w:jc w:val="both"/>
        <w:rPr>
          <w:rFonts w:ascii="Montserrat" w:hAnsi="Montserrat"/>
          <w:sz w:val="24"/>
        </w:rPr>
      </w:pPr>
      <w:del w:id="4" w:author="David Roberson" w:date="2005-04-30T01:03:00Z">
        <w:r w:rsidRPr="00AF3F86">
          <w:rPr>
            <w:rFonts w:ascii="Montserrat" w:hAnsi="Montserrat"/>
            <w:caps/>
            <w:vanish/>
            <w:sz w:val="24"/>
          </w:rPr>
          <w:delText>th</w:delText>
        </w:r>
      </w:del>
      <w:r w:rsidRPr="00AF3F86">
        <w:rPr>
          <w:rFonts w:ascii="Montserrat" w:hAnsi="Montserrat"/>
          <w:sz w:val="24"/>
        </w:rPr>
        <w:t xml:space="preserve">e mike before he greeted the press. </w:t>
      </w:r>
      <w:del w:id="5" w:author="David Roberson" w:date="2005-04-30T01:03:00Z">
        <w:r w:rsidRPr="00AF3F86">
          <w:rPr>
            <w:rFonts w:ascii="Montserrat" w:hAnsi="Montserrat"/>
            <w:caps/>
            <w:vanish/>
            <w:sz w:val="24"/>
          </w:rPr>
          <w:delText>“Never,</w:delText>
        </w:r>
      </w:del>
      <w:r w:rsidRPr="00AF3F86">
        <w:rPr>
          <w:rFonts w:ascii="Montserrat" w:hAnsi="Montserrat"/>
          <w:sz w:val="24"/>
        </w:rPr>
        <w:t>"Never, in the history of the Human Race, has a head of state had to come before his or her people with as dire an announcement as I am compelled to make today."</w:t>
      </w:r>
    </w:p>
    <w:p w:rsidR="00961472" w:rsidRPr="00AF3F86" w:rsidRDefault="00961472">
      <w:pPr>
        <w:spacing w:line="360" w:lineRule="auto"/>
        <w:jc w:val="both"/>
        <w:rPr>
          <w:rFonts w:ascii="Montserrat" w:hAnsi="Montserrat"/>
          <w:sz w:val="24"/>
        </w:rPr>
      </w:pPr>
    </w:p>
    <w:p w:rsidR="00961472" w:rsidRPr="00AF3F86" w:rsidRDefault="00961472">
      <w:pPr>
        <w:pStyle w:val="AvonDraftNotes"/>
        <w:ind w:left="0" w:right="0"/>
        <w:rPr>
          <w:del w:id="6" w:author="David Roberson" w:date="2005-04-30T01:03:00Z"/>
          <w:rFonts w:ascii="Montserrat" w:hAnsi="Montserrat"/>
          <w:caps/>
          <w:vanish/>
          <w:sz w:val="24"/>
        </w:rPr>
      </w:pPr>
      <w:del w:id="7" w:author="David Roberson" w:date="2005-04-30T01:03:00Z">
        <w:r w:rsidRPr="00AF3F86">
          <w:rPr>
            <w:rFonts w:ascii="Montserrat" w:hAnsi="Montserrat"/>
            <w:caps/>
            <w:vanish/>
            <w:sz w:val="24"/>
          </w:rPr>
          <w:delText>today.”</w:delText>
        </w:r>
      </w:del>
    </w:p>
    <w:p w:rsidR="00961472" w:rsidRPr="00AF3F86" w:rsidRDefault="00961472">
      <w:pPr>
        <w:pStyle w:val="AvonDraftNotes"/>
        <w:ind w:left="0" w:right="0"/>
        <w:rPr>
          <w:del w:id="8" w:author="David Roberson" w:date="2005-04-30T01:03:00Z"/>
          <w:rFonts w:ascii="Montserrat" w:hAnsi="Montserrat"/>
          <w:caps/>
          <w:vanish/>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These two unrelated accounts describe virtually identical events. Each of these ships was intercepted, and upon attempting to initiate contact, were destroyed by what is presumed to be a vessel of alien </w:t>
      </w:r>
      <w:del w:id="9" w:author="David Roberson" w:date="2005-04-30T01:03:00Z">
        <w:r w:rsidRPr="00AF3F86">
          <w:rPr>
            <w:rFonts w:ascii="Montserrat" w:hAnsi="Montserrat"/>
            <w:caps/>
            <w:vanish/>
            <w:sz w:val="24"/>
          </w:rPr>
          <w:delText>origin,”</w:delText>
        </w:r>
      </w:del>
      <w:r w:rsidRPr="00AF3F86">
        <w:rPr>
          <w:rFonts w:ascii="Montserrat" w:hAnsi="Montserrat"/>
          <w:sz w:val="24"/>
        </w:rPr>
        <w:t xml:space="preserve">origin," he took a long pause to pan across the entire audience, to let that revelation sink in. </w:t>
      </w:r>
    </w:p>
    <w:p w:rsidR="00961472" w:rsidRPr="00AF3F86" w:rsidRDefault="00961472">
      <w:pPr>
        <w:pStyle w:val="AvonDraftNotes"/>
        <w:ind w:left="0" w:right="0"/>
        <w:rPr>
          <w:del w:id="10" w:author="David Roberson" w:date="2005-04-30T01:03:00Z"/>
          <w:rFonts w:ascii="Montserrat" w:hAnsi="Montserrat"/>
          <w:caps/>
          <w:vanish/>
          <w:sz w:val="24"/>
        </w:rPr>
      </w:pPr>
    </w:p>
    <w:p w:rsidR="00961472" w:rsidRPr="00AF3F86" w:rsidRDefault="00961472">
      <w:pPr>
        <w:spacing w:line="360" w:lineRule="auto"/>
        <w:jc w:val="both"/>
        <w:rPr>
          <w:rFonts w:ascii="Montserrat" w:hAnsi="Montserrat"/>
          <w:sz w:val="24"/>
        </w:rPr>
      </w:pPr>
      <w:del w:id="11" w:author="David Roberson" w:date="2005-04-30T01:03:00Z">
        <w:r w:rsidRPr="00AF3F86">
          <w:rPr>
            <w:rFonts w:ascii="Montserrat" w:hAnsi="Montserrat"/>
            <w:caps/>
            <w:vanish/>
            <w:sz w:val="24"/>
          </w:rPr>
          <w:tab/>
          <w:delText>“This</w:delText>
        </w:r>
      </w:del>
      <w:r w:rsidRPr="00AF3F86">
        <w:rPr>
          <w:rFonts w:ascii="Montserrat" w:hAnsi="Montserrat"/>
          <w:sz w:val="24"/>
        </w:rPr>
        <w:tab/>
        <w:t xml:space="preserve">"This new information was inserted in an autopsy program modeling and analyzing the cumulative mission data of twelve other missing ships. This new data confirmed the existence of a window of opportunity, in each, case where other interceptions by this hostile contact were possible." Behind him, a projected image of a sector of space lit up. Course data for the fourteen ships showed that each of their paths crossed through a red cloud; a volume of space abstracted from the two known positions of hostile contact. Assuming that there was one contact, and that this contact had traveled through surface space from the site of the </w:t>
      </w:r>
      <w:r w:rsidRPr="00AF3F86">
        <w:rPr>
          <w:rFonts w:ascii="Montserrat" w:hAnsi="Montserrat"/>
          <w:i/>
          <w:sz w:val="24"/>
        </w:rPr>
        <w:t xml:space="preserve">Adventure's </w:t>
      </w:r>
      <w:r w:rsidRPr="00AF3F86">
        <w:rPr>
          <w:rFonts w:ascii="Montserrat" w:hAnsi="Montserrat"/>
          <w:sz w:val="24"/>
        </w:rPr>
        <w:t xml:space="preserve">destruction to that of the </w:t>
      </w:r>
      <w:r w:rsidRPr="00AF3F86">
        <w:rPr>
          <w:rFonts w:ascii="Montserrat" w:hAnsi="Montserrat"/>
          <w:i/>
          <w:sz w:val="24"/>
        </w:rPr>
        <w:t xml:space="preserve">Intrepid, </w:t>
      </w:r>
      <w:r w:rsidRPr="00AF3F86">
        <w:rPr>
          <w:rFonts w:ascii="Montserrat" w:hAnsi="Montserrat"/>
          <w:sz w:val="24"/>
        </w:rPr>
        <w:t>the cloud represented all its possible positions in time and space for a period three times as great as the one between those incidents. The blue ring defining the position of Sol was unmistakably close to where that projected path would pass if extended still further.</w:t>
      </w:r>
    </w:p>
    <w:p w:rsidR="00961472" w:rsidRPr="00AF3F86" w:rsidRDefault="00961472">
      <w:pPr>
        <w:spacing w:line="360" w:lineRule="auto"/>
        <w:jc w:val="both"/>
        <w:rPr>
          <w:rFonts w:ascii="Montserrat" w:hAnsi="Montserrat"/>
          <w:sz w:val="24"/>
        </w:rPr>
      </w:pPr>
      <w:r w:rsidRPr="00AF3F86">
        <w:rPr>
          <w:rFonts w:ascii="Montserrat" w:hAnsi="Montserrat"/>
          <w:sz w:val="24"/>
        </w:rPr>
        <w:tab/>
        <w:t>The Prime Minister quickly outlined all the details. He estimated the casualties, the loss of materials and resources the destruction of those ships represented, and stated grimly that such actions on the part of this unknown intelligence amounted to nothing less than a declaration of war on the human race. He cut the reporters off short when they began to ask questions. In light of the extenuating circumstances and grave nature of this crisis...</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I mentioned earlier that we had a source of information about an earlier occurrence; the first incident that we were aware of. I stress that, at the time, the nature of this source was classified and confidential, and the nature of the information subject to considerable restraint in the interests of world security. I point out that with new, corroborating data in our possession, it was deemed essential to release all the information in our possession, and declassify the source and nature of that information:  A witness to the brutal attack on the </w:t>
      </w:r>
      <w:r w:rsidRPr="00AF3F86">
        <w:rPr>
          <w:rFonts w:ascii="Montserrat" w:hAnsi="Montserrat"/>
          <w:i/>
          <w:sz w:val="24"/>
        </w:rPr>
        <w:t>Adventure.</w:t>
      </w:r>
      <w:r w:rsidRPr="00AF3F86">
        <w:rPr>
          <w:rFonts w:ascii="Montserrat" w:hAnsi="Montserrat"/>
          <w:sz w:val="24"/>
        </w:rPr>
        <w:t xml:space="preserve"> </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 Disclosure </w:t>
      </w: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I stood in the wings imperceptibly quaking, breaking into a cold sweat. The sound of the assembled reporters carried over the stage from the gallery. Everything around me was chaos to my physical and mental senses. I was crowded by the busy tension of thoughts and disorienting flurry of activity around me. I bit my lip. I didn't want to be here. I had been brought here by people trained in controlling their surface thoughts, and I had not been told why I was summoned until an hour ago. I had been to such assemblies before as an observer, but tonight I was here as the main feature. I had been out of the loop during the six years of my rehabilitation. I had not kept abreast of the developments following the disaster. I had not known how many other explorers had been annihilated in their brief encounters with the hostile contact. I had not known that the situation had become so bad that the people </w:t>
      </w:r>
      <w:r w:rsidRPr="00AF3F86">
        <w:rPr>
          <w:rFonts w:ascii="Montserrat" w:hAnsi="Montserrat"/>
          <w:i/>
          <w:sz w:val="24"/>
        </w:rPr>
        <w:t xml:space="preserve">had </w:t>
      </w:r>
      <w:r w:rsidRPr="00AF3F86">
        <w:rPr>
          <w:rFonts w:ascii="Montserrat" w:hAnsi="Montserrat"/>
          <w:sz w:val="24"/>
        </w:rPr>
        <w:t>to be told. And I had been chosen to tell them.</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The fact that I was the only eye witness to the disaster had made me the obvious spokesperson. At first I had refused, shaking with terror. My protests had been brushed aside and I had been told bluntly that I had to face this down and not break. I had balked until I was pointedly told to look at this as a </w:t>
      </w:r>
      <w:r w:rsidRPr="00AF3F86">
        <w:rPr>
          <w:rFonts w:ascii="Montserrat" w:hAnsi="Montserrat"/>
          <w:i/>
          <w:sz w:val="24"/>
        </w:rPr>
        <w:t>test</w:t>
      </w:r>
      <w:r w:rsidRPr="00AF3F86">
        <w:rPr>
          <w:rFonts w:ascii="Montserrat" w:hAnsi="Montserrat"/>
          <w:sz w:val="24"/>
        </w:rPr>
        <w:t xml:space="preserve"> of my rehabilitation. It doesn't take much for a telepath to recognize a veiled threat. I was well aware of the fate of an unstable psi. </w:t>
      </w:r>
    </w:p>
    <w:p w:rsidR="00961472" w:rsidRPr="00AF3F86" w:rsidRDefault="00961472">
      <w:pPr>
        <w:spacing w:line="360" w:lineRule="auto"/>
        <w:jc w:val="both"/>
        <w:rPr>
          <w:rFonts w:ascii="Montserrat" w:hAnsi="Montserrat"/>
          <w:sz w:val="24"/>
        </w:rPr>
      </w:pPr>
      <w:r w:rsidRPr="00AF3F86">
        <w:rPr>
          <w:rFonts w:ascii="Montserrat" w:hAnsi="Montserrat"/>
          <w:sz w:val="24"/>
        </w:rPr>
        <w:tab/>
        <w:t>I had shut up and grabbed the binder with the prepared presentation and slammed out of the office. Rather than think of what loomed ahead, I had poured myself into memorizing the packet, detail by detail. The most intensive study I could make had still left me with time to kill before the lights went up. I would have looked like a drowned corpse under the lights, if something had not been done about it. I had nerved myself to tolerate the touch of the make-up artists. As I thought of myself being made pretty for public consumption, I felt like meat dressed for a feast.</w:t>
      </w:r>
    </w:p>
    <w:p w:rsidR="00961472" w:rsidRPr="00AF3F86" w:rsidRDefault="00961472">
      <w:pPr>
        <w:spacing w:line="360" w:lineRule="auto"/>
        <w:jc w:val="both"/>
        <w:rPr>
          <w:rFonts w:ascii="Montserrat" w:hAnsi="Montserrat"/>
          <w:sz w:val="24"/>
        </w:rPr>
      </w:pPr>
      <w:r w:rsidRPr="00AF3F86">
        <w:rPr>
          <w:rFonts w:ascii="Montserrat" w:hAnsi="Montserrat"/>
          <w:sz w:val="24"/>
        </w:rPr>
        <w:tab/>
        <w:t>I was already being devoured by my angst.</w:t>
      </w:r>
    </w:p>
    <w:p w:rsidR="00961472" w:rsidRPr="00AF3F86" w:rsidRDefault="00961472">
      <w:pPr>
        <w:spacing w:line="360" w:lineRule="auto"/>
        <w:jc w:val="both"/>
        <w:rPr>
          <w:rFonts w:ascii="Montserrat" w:hAnsi="Montserrat"/>
          <w:sz w:val="24"/>
        </w:rPr>
      </w:pPr>
      <w:r w:rsidRPr="00AF3F86">
        <w:rPr>
          <w:rFonts w:ascii="Montserrat" w:hAnsi="Montserrat"/>
          <w:sz w:val="24"/>
        </w:rPr>
        <w:tab/>
        <w:t>The waiting ended as the Secretary of the Solar Authority and his aides shoved by me to step out in front of the cameras and up to the podium. I watched him fuss with his notes and greet the press. The mob finally settled down to a low murmur. He made the initial announcement concerning the loss of fourteen deep space explorers, and briefly outlined the very limited number of facts about what was known of their fates. He cut the reporters off short when they began to ask questions and dragged me into it at last.</w:t>
      </w:r>
    </w:p>
    <w:p w:rsidR="00961472" w:rsidRPr="00AF3F86" w:rsidRDefault="00961472">
      <w:pPr>
        <w:spacing w:line="360" w:lineRule="auto"/>
        <w:jc w:val="both"/>
        <w:rPr>
          <w:rFonts w:ascii="Montserrat" w:hAnsi="Montserrat"/>
          <w:sz w:val="24"/>
        </w:rPr>
      </w:pPr>
      <w:r w:rsidRPr="00AF3F86">
        <w:rPr>
          <w:rFonts w:ascii="Montserrat" w:hAnsi="Montserrat"/>
          <w:sz w:val="24"/>
        </w:rPr>
        <w:tab/>
        <w:t>"I ask you, ladies and gentlemen, to hold your questions. Ms. Arden Eve Sinclair, a contractor and resident of the Curry Psionic Reservation and Research Project in Oregon has been asked to appear before you to share her first hand account of the first encounter with the hostile contact. In light of the extenuating circumstances and grave nature of this crisis, it is necessary to reveal her identity as well as the fact that she is, like her mother was, a government licensed, full spectrum active psionic. I will leave it up to her to explain what that means and to reveal to you the details of that encounter. Arden?"</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 stared at him from the safety of the wings. Do, or Die. I gritted my teeth and steeled my soul. I stalked out in front of the lights, my face set in stone. I acknowledged the second most powerful man in the solar system with the slightest nod as he turned the podium over to me. I glanced down at the binder still in my hands, and dropped it on the stage beside me, dismissing it entirely from my thoughts. I willed calm into my voice and addressed the assembled world media.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 have to explain a few things to establish the nature of my involvement in the final mission of the deep space explorer </w:t>
      </w:r>
      <w:r w:rsidRPr="00AF3F86">
        <w:rPr>
          <w:rFonts w:ascii="Montserrat" w:hAnsi="Montserrat"/>
          <w:i/>
          <w:sz w:val="24"/>
        </w:rPr>
        <w:t>Adventure.</w:t>
      </w:r>
      <w:r w:rsidRPr="00AF3F86">
        <w:rPr>
          <w:rFonts w:ascii="Montserrat" w:hAnsi="Montserrat"/>
          <w:sz w:val="24"/>
        </w:rPr>
        <w:t xml:space="preserve"> You are probably not aware of the relationship between the PRRP's and the space program. I will go into detail on that only so far as to state that my mother and I were contractors working for the Interface Systems Project. Our work involved the development of a hyperspace drive for point to point instantaneous transit through space. Our final prototype was installed on the </w:t>
      </w:r>
      <w:r w:rsidRPr="00AF3F86">
        <w:rPr>
          <w:rFonts w:ascii="Montserrat" w:hAnsi="Montserrat"/>
          <w:i/>
          <w:sz w:val="24"/>
        </w:rPr>
        <w:t>Adventure</w:t>
      </w:r>
      <w:r w:rsidRPr="00AF3F86">
        <w:rPr>
          <w:rFonts w:ascii="Montserrat" w:hAnsi="Montserrat"/>
          <w:sz w:val="24"/>
        </w:rPr>
        <w:t xml:space="preserve"> in early May of twenty-ninety-seven. My mother was selected to accompany the ship during it's drive trials in twenty-one-oh-one, because of her familiarity with the technology and a close telepathic rapport with me. I served as the ground communication link for the mission.</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"At the time that the </w:t>
      </w:r>
      <w:r w:rsidRPr="00AF3F86">
        <w:rPr>
          <w:rFonts w:ascii="Montserrat" w:hAnsi="Montserrat"/>
          <w:i/>
          <w:sz w:val="24"/>
        </w:rPr>
        <w:t xml:space="preserve">Adventure </w:t>
      </w:r>
      <w:r w:rsidRPr="00AF3F86">
        <w:rPr>
          <w:rFonts w:ascii="Montserrat" w:hAnsi="Montserrat"/>
          <w:sz w:val="24"/>
        </w:rPr>
        <w:t xml:space="preserve">encountered the object in space I was in total rapport with my mother. In effect I was present throughout the events that followed as completely as each of you are now in this room," I declared to the assembly. Without pause I went into a full, unedited recapitulation. I am sure it made for great journalism; a tragic figure bravely describing the last moments of the deep space explorer </w:t>
      </w:r>
      <w:r w:rsidRPr="00AF3F86">
        <w:rPr>
          <w:rFonts w:ascii="Montserrat" w:hAnsi="Montserrat"/>
          <w:i/>
          <w:sz w:val="24"/>
        </w:rPr>
        <w:t>Adventure</w:t>
      </w:r>
      <w:r w:rsidRPr="00AF3F86">
        <w:rPr>
          <w:rFonts w:ascii="Montserrat" w:hAnsi="Montserrat"/>
          <w:sz w:val="24"/>
        </w:rPr>
        <w:t xml:space="preserve">, while quietly dying her mother's death in her memory.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As I spoke, tears streamed down my face unheeded, and my hands were locked white knuckled on the podium to still their shaking, but my voice remained clear and smooth. I could not stop the bleeding of my soul, but I would not give my benefactors the satisfaction of watching me fold under the weight they had placed on me. I simply cursed them in the silent vaults of my mind. I wondered, in another, detached part of my mind, what they had been thinking when they forced me to relate the details of this disaster to the world. To this day, I have no notion of whether my keepers gave any thought to how the event would make me feel. Maybe the wound healed better for being reopened and liberally bled.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 would not have thought it could have been re-opened at this late a date, but confronted with this impossibly human alien, and her terrifying first words, I had learned otherwise. I had always need to know </w:t>
      </w:r>
      <w:r w:rsidRPr="00AF3F86">
        <w:rPr>
          <w:rFonts w:ascii="Montserrat" w:hAnsi="Montserrat"/>
          <w:i/>
          <w:sz w:val="24"/>
        </w:rPr>
        <w:t xml:space="preserve">why </w:t>
      </w:r>
      <w:r w:rsidRPr="00AF3F86">
        <w:rPr>
          <w:rFonts w:ascii="Montserrat" w:hAnsi="Montserrat"/>
          <w:sz w:val="24"/>
        </w:rPr>
        <w:t>this horrible thing had happened. The idea that my mother died for breaking a law she had no idea existed was both terrible and promising. I don't think anyone can deal with a senseless tragedy. When there are no answers we just suffer endlessly without catharsis. That public confession had relieved the pressure for a number of years. It did not heal me, but it allowed me to go on with life. Actually it forced me to confront the world and deal with it.</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Reflection</w:t>
      </w:r>
    </w:p>
    <w:p w:rsidR="00961472" w:rsidRPr="00AF3F86" w:rsidRDefault="00961472">
      <w:pPr>
        <w:spacing w:line="360" w:lineRule="auto"/>
        <w:jc w:val="both"/>
        <w:rPr>
          <w:rFonts w:ascii="Montserrat" w:hAnsi="Montserrat"/>
          <w:sz w:val="24"/>
        </w:rPr>
      </w:pPr>
      <w:r w:rsidRPr="00AF3F86">
        <w:rPr>
          <w:rFonts w:ascii="Montserrat" w:hAnsi="Montserrat"/>
          <w:sz w:val="24"/>
        </w:rPr>
        <w:t>As soon as I could—when it seemed that my two friends were on top of the situation—I excused myself to find a little time and space to put myself back together. I was raw from reliving that terrible day yet again. I couldn't just brush it away, because so much followed from that event that inescapably led me here to this situation. I didn't want to go through it all again, and I tried to put it off. In spite of myself, I could not avoid confronting myself—the ghosts of myself.</w:t>
      </w:r>
    </w:p>
    <w:p w:rsidR="00961472" w:rsidRPr="00AF3F86" w:rsidRDefault="00961472">
      <w:pPr>
        <w:spacing w:line="360" w:lineRule="auto"/>
        <w:jc w:val="both"/>
        <w:rPr>
          <w:rFonts w:ascii="Montserrat" w:hAnsi="Montserrat"/>
          <w:sz w:val="24"/>
        </w:rPr>
      </w:pPr>
      <w:r w:rsidRPr="00AF3F86">
        <w:rPr>
          <w:rFonts w:ascii="Montserrat" w:hAnsi="Montserrat"/>
          <w:sz w:val="24"/>
        </w:rPr>
        <w:tab/>
        <w:t>Oh, how I tried not to think about it. I delighted in peeling out of that body-sleeve, and throwing myself into a long, hot, steaming shower. I buried my troubled thoughts in the pleasant sensations of heat, and the fluid rush over my flesh. I carefully kept my mind neutral—engaged, but not geared for thought.</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As I stepped out of the spray and sluiced water from my skin, I could not help appraising the image in the mirror. At first the mirror revealed to me only a mask. Very plain, lacking in character, and almost too symmetrical to live in. There was a sculpted perfection to my body which was disturbing. On my mother the same features had been exotically beautiful, while on me they just seemed somehow unfinished. I took after her so well that any reflection brought her back to me. So for a moment I saw a young woman of sensuous line and curve. Damp, her hair was the color of a brooding coal. She was staring at me through opalescent, dove gray eyes. I dropped my gaze and watched her brush beads of moisture off of her skin. Her flesh was translucent and pale, like something carved from moonstone or mother of pearl. </w:t>
      </w:r>
    </w:p>
    <w:p w:rsidR="00961472" w:rsidRPr="00AF3F86" w:rsidRDefault="00961472">
      <w:pPr>
        <w:spacing w:line="360" w:lineRule="auto"/>
        <w:jc w:val="both"/>
        <w:rPr>
          <w:rFonts w:ascii="Montserrat" w:hAnsi="Montserrat"/>
          <w:sz w:val="24"/>
        </w:rPr>
      </w:pPr>
      <w:r w:rsidRPr="00AF3F86">
        <w:rPr>
          <w:rFonts w:ascii="Montserrat" w:hAnsi="Montserrat"/>
          <w:sz w:val="24"/>
        </w:rPr>
        <w:tab/>
        <w:t>As I looked at my mother, she gave me a comforting smile. She looked so sad, so alone, and I wished so much she had not died! As she picked up my thoughts, her expression turned to worry and deep compassion. As my mind flashed back to her death, her face turned away in agony.</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At a second glance, the painful illusion shattered.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 stared into the glass until the ache was bearable. I held onto my gaze until I had regained my sense of identity. I was a pale reflection of her, but I had developed a sense of pride in my body. I do not believe myself to be beautiful, but I can admit to myself that at least I am well made. I took satisfaction in my body by knowing that, as a vehicle to life's experiences, it is well suited to my tastes. Long of limb and firm of muscle, I am a lean and healthy animal. In fact, as a benefit of my psionic ability, I still looked exactly as I had when I was only seventeen, when—I felt a sudden stab—when I had been forced to share the most painful moment in my life that first time. I reeled back as the memory unfolded. I had been shoved out in front of the international media, where along with the fate of the </w:t>
      </w:r>
      <w:r w:rsidRPr="00AF3F86">
        <w:rPr>
          <w:rFonts w:ascii="Montserrat" w:hAnsi="Montserrat"/>
          <w:i/>
          <w:sz w:val="24"/>
        </w:rPr>
        <w:t>Adventure</w:t>
      </w:r>
      <w:r w:rsidRPr="00AF3F86">
        <w:rPr>
          <w:rFonts w:ascii="Montserrat" w:hAnsi="Montserrat"/>
          <w:sz w:val="24"/>
        </w:rPr>
        <w:t xml:space="preserve"> I was forced to expose myself and the existence of active psionics.</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 Damned and Divine </w:t>
      </w: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Is it just human nature, that every discovery has to be questioned and subjected to demands for proof? In particular, why is it that the first reaction to the revelation of power, such as realized psionic potential, is the suspicion of fraud? My gut feeling is that people are generally afraid of such potential. That is what I felt when I was stood up alone in front of the world to make a claim that sounds impossible to a latent mind. On the spot, I was asked for proof. I had to establish some credentials with the public, so I had to demonstrate and define some of my abilities. Thus, my carefully guarded existence was traded to win support for an accelerated space colonization and militarization effort. I know </w:t>
      </w:r>
      <w:r w:rsidRPr="00AF3F86">
        <w:rPr>
          <w:rFonts w:ascii="Montserrat" w:hAnsi="Montserrat"/>
          <w:i/>
          <w:sz w:val="24"/>
        </w:rPr>
        <w:t>why</w:t>
      </w:r>
      <w:r w:rsidRPr="00AF3F86">
        <w:rPr>
          <w:rFonts w:ascii="Montserrat" w:hAnsi="Montserrat"/>
          <w:sz w:val="24"/>
        </w:rPr>
        <w:t xml:space="preserve"> they did it. One, they </w:t>
      </w:r>
      <w:r w:rsidRPr="00AF3F86">
        <w:rPr>
          <w:rFonts w:ascii="Montserrat" w:hAnsi="Montserrat"/>
          <w:i/>
          <w:sz w:val="24"/>
        </w:rPr>
        <w:t>needed</w:t>
      </w:r>
      <w:r w:rsidRPr="00AF3F86">
        <w:rPr>
          <w:rFonts w:ascii="Montserrat" w:hAnsi="Montserrat"/>
          <w:sz w:val="24"/>
        </w:rPr>
        <w:t xml:space="preserve"> to disclose the existence of active psionics to the public; our population was growing too fast for the government to hide. Two, the threat of alien invasion, while providing the people something to think about </w:t>
      </w:r>
      <w:r w:rsidRPr="00AF3F86">
        <w:rPr>
          <w:rFonts w:ascii="Montserrat" w:hAnsi="Montserrat"/>
          <w:i/>
          <w:sz w:val="24"/>
        </w:rPr>
        <w:t>besides</w:t>
      </w:r>
      <w:r w:rsidRPr="00AF3F86">
        <w:rPr>
          <w:rFonts w:ascii="Montserrat" w:hAnsi="Montserrat"/>
          <w:sz w:val="24"/>
        </w:rPr>
        <w:t xml:space="preserve"> us, was something the government discovered it could not hide as other exploratory missions went missing. Three, I </w:t>
      </w:r>
      <w:r w:rsidRPr="00AF3F86">
        <w:rPr>
          <w:rFonts w:ascii="Montserrat" w:hAnsi="Montserrat"/>
          <w:i/>
          <w:sz w:val="24"/>
        </w:rPr>
        <w:t>was</w:t>
      </w:r>
      <w:r w:rsidRPr="00AF3F86">
        <w:rPr>
          <w:rFonts w:ascii="Montserrat" w:hAnsi="Montserrat"/>
          <w:sz w:val="24"/>
        </w:rPr>
        <w:t xml:space="preserve"> the closest thing to an eye-witness available to offer testimonial support for that government announcement.</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Those are facts and I cannot dispute them.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When these facts combined to make me a public figure, I found I could not simply walk away once the bomb had been dropped. I don't think a day passed before the first person screamed "hoax!". What the government wanted was unbelievably expensive, and they had needed popular support. So, proving my veracity had quickly become an occupation. There was only one way to erase all doubt in the public mind in a time when everyone knew that nothing one saw on television could be taken for granted. No, to allay the doubts and suspicions of unbelievers I had to go out and demonstrate my abilities live, and these demonstrations had to hit people in the gut. </w:t>
      </w:r>
    </w:p>
    <w:p w:rsidR="00961472" w:rsidRPr="00AF3F86" w:rsidRDefault="00961472">
      <w:pPr>
        <w:spacing w:line="360" w:lineRule="auto"/>
        <w:jc w:val="both"/>
        <w:rPr>
          <w:rFonts w:ascii="Montserrat" w:hAnsi="Montserrat"/>
          <w:sz w:val="24"/>
        </w:rPr>
      </w:pPr>
      <w:r w:rsidRPr="00AF3F86">
        <w:rPr>
          <w:rFonts w:ascii="Montserrat" w:hAnsi="Montserrat"/>
          <w:sz w:val="24"/>
        </w:rPr>
        <w:tab/>
        <w:t>I went on a lecture circuit, but the crowds I spoke to rivaled the audiences of the most popular rock stars. Word went out and my fame grew. I am sure that some bloody opportunist made a fortune managing my tours. I flew for them, I teleported among them in the crowd and dragged some of them up on stage in the same way. I whispered the name of each person in the crowd in their own ear. I lifted them up out of their seats, tons of people hovering twenty feet in the air without being dropped. I even healed the crippled and cured the ill. I scared the hell out of people and they loved it. I had fans. I had worshippers! I was called a goddess and I was damned as a demon. But without a doubt, I was believed. No one who felt my touch would disbelieve me if I said I witnessed the death of my mother at some alien's hands in the unimaginable depths of space.</w:t>
      </w:r>
    </w:p>
    <w:p w:rsidR="00961472" w:rsidRPr="00AF3F86" w:rsidRDefault="00961472">
      <w:pPr>
        <w:spacing w:line="360" w:lineRule="auto"/>
        <w:jc w:val="both"/>
        <w:rPr>
          <w:rFonts w:ascii="Montserrat" w:hAnsi="Montserrat"/>
          <w:sz w:val="24"/>
        </w:rPr>
      </w:pPr>
      <w:r w:rsidRPr="00AF3F86">
        <w:rPr>
          <w:rFonts w:ascii="Montserrat" w:hAnsi="Montserrat"/>
          <w:sz w:val="24"/>
        </w:rPr>
        <w:tab/>
        <w:t>I knew from the beginning that I was doing untold damage with these demonstrations, and it came home hard when I was asked to prove too much. I stood before a crowd in an amphitheater in the San Francisco East Bay when I heard that particular challenge amidst a sea of clamoring voices. I stopped, and when I spoke everyone heard me.</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"No," I declared, "I will </w:t>
      </w:r>
      <w:r w:rsidRPr="00AF3F86">
        <w:rPr>
          <w:rFonts w:ascii="Montserrat" w:hAnsi="Montserrat"/>
          <w:i/>
          <w:sz w:val="24"/>
        </w:rPr>
        <w:t>not</w:t>
      </w:r>
      <w:r w:rsidRPr="00AF3F86">
        <w:rPr>
          <w:rFonts w:ascii="Montserrat" w:hAnsi="Montserrat"/>
          <w:sz w:val="24"/>
        </w:rPr>
        <w:t xml:space="preserve"> read your mind." At the tone in my voice, the audience fell eerily silent. I had not refused a request, and in their minds I had answered a million times to the question </w:t>
      </w:r>
      <w:r w:rsidRPr="00AF3F86">
        <w:rPr>
          <w:rFonts w:ascii="Montserrat" w:hAnsi="Montserrat"/>
          <w:i/>
          <w:sz w:val="24"/>
        </w:rPr>
        <w:t xml:space="preserve">what am I thinking? </w:t>
      </w:r>
      <w:r w:rsidRPr="00AF3F86">
        <w:rPr>
          <w:rFonts w:ascii="Montserrat" w:hAnsi="Montserrat"/>
          <w:sz w:val="24"/>
        </w:rPr>
        <w:t xml:space="preserve"> As they stared at me in confusion I suddenly realized that it was not enough for them to </w:t>
      </w:r>
      <w:r w:rsidRPr="00AF3F86">
        <w:rPr>
          <w:rFonts w:ascii="Montserrat" w:hAnsi="Montserrat"/>
          <w:i/>
          <w:sz w:val="24"/>
        </w:rPr>
        <w:t>believe</w:t>
      </w:r>
      <w:r w:rsidRPr="00AF3F86">
        <w:rPr>
          <w:rFonts w:ascii="Montserrat" w:hAnsi="Montserrat"/>
          <w:sz w:val="24"/>
        </w:rPr>
        <w:t xml:space="preserve">. I wanted them to </w:t>
      </w:r>
      <w:r w:rsidRPr="00AF3F86">
        <w:rPr>
          <w:rFonts w:ascii="Montserrat" w:hAnsi="Montserrat"/>
          <w:i/>
          <w:sz w:val="24"/>
        </w:rPr>
        <w:t xml:space="preserve">understand. </w:t>
      </w:r>
      <w:r w:rsidRPr="00AF3F86">
        <w:rPr>
          <w:rFonts w:ascii="Montserrat" w:hAnsi="Montserrat"/>
          <w:sz w:val="24"/>
        </w:rPr>
        <w:t xml:space="preserve">"Telepathy is more intimate than sex," I proclaimed. "I </w:t>
      </w:r>
      <w:r w:rsidRPr="00AF3F86">
        <w:rPr>
          <w:rFonts w:ascii="Montserrat" w:hAnsi="Montserrat"/>
          <w:i/>
          <w:sz w:val="24"/>
        </w:rPr>
        <w:t>am</w:t>
      </w:r>
      <w:r w:rsidRPr="00AF3F86">
        <w:rPr>
          <w:rFonts w:ascii="Montserrat" w:hAnsi="Montserrat"/>
          <w:sz w:val="24"/>
        </w:rPr>
        <w:t xml:space="preserve"> a minor, thank you." That caught their attention. A few of them even laughed at my weak joke. But they were still confused, so I explained, "There is a difference between </w:t>
      </w:r>
      <w:r w:rsidRPr="00AF3F86">
        <w:rPr>
          <w:rFonts w:ascii="Montserrat" w:hAnsi="Montserrat"/>
          <w:i/>
          <w:sz w:val="24"/>
        </w:rPr>
        <w:t>reading</w:t>
      </w:r>
      <w:r w:rsidRPr="00AF3F86">
        <w:rPr>
          <w:rFonts w:ascii="Montserrat" w:hAnsi="Montserrat"/>
          <w:sz w:val="24"/>
        </w:rPr>
        <w:t xml:space="preserve"> a mind and simply </w:t>
      </w:r>
      <w:r w:rsidRPr="00AF3F86">
        <w:rPr>
          <w:rFonts w:ascii="Montserrat" w:hAnsi="Montserrat"/>
          <w:i/>
          <w:sz w:val="24"/>
        </w:rPr>
        <w:t>overlapping</w:t>
      </w:r>
      <w:r w:rsidRPr="00AF3F86">
        <w:rPr>
          <w:rFonts w:ascii="Montserrat" w:hAnsi="Montserrat"/>
          <w:sz w:val="24"/>
        </w:rPr>
        <w:t xml:space="preserve"> it.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"When minds overlap they can see, hear and feel each other. It is no more obscene or intimate than staring at a person in public. Surface thoughts are usually clothed in a person's illusions—the way a person consciously perceives himself or herself. But reading a person's mind against their will is nothing less than </w:t>
      </w:r>
      <w:r w:rsidRPr="00AF3F86">
        <w:rPr>
          <w:rFonts w:ascii="Montserrat" w:hAnsi="Montserrat"/>
          <w:i/>
          <w:sz w:val="24"/>
        </w:rPr>
        <w:t>rape</w:t>
      </w:r>
      <w:r w:rsidRPr="00AF3F86">
        <w:rPr>
          <w:rFonts w:ascii="Montserrat" w:hAnsi="Montserrat"/>
          <w:sz w:val="24"/>
        </w:rPr>
        <w:t xml:space="preserve">," I  paused for emphasis, staring several of them in the eyes, "and the victim is as much a participant in that act as they would be in any </w:t>
      </w:r>
      <w:r w:rsidRPr="00AF3F86">
        <w:rPr>
          <w:rFonts w:ascii="Montserrat" w:hAnsi="Montserrat"/>
          <w:i/>
          <w:sz w:val="24"/>
        </w:rPr>
        <w:t>physical</w:t>
      </w:r>
      <w:r w:rsidRPr="00AF3F86">
        <w:rPr>
          <w:rFonts w:ascii="Montserrat" w:hAnsi="Montserrat"/>
          <w:sz w:val="24"/>
        </w:rPr>
        <w:t xml:space="preserve"> rape. Mind rape is usually only committed by a </w:t>
      </w:r>
      <w:r w:rsidRPr="00AF3F86">
        <w:rPr>
          <w:rFonts w:ascii="Montserrat" w:hAnsi="Montserrat"/>
          <w:i/>
          <w:sz w:val="24"/>
        </w:rPr>
        <w:t>latent</w:t>
      </w:r>
      <w:r w:rsidRPr="00AF3F86">
        <w:rPr>
          <w:rFonts w:ascii="Montserrat" w:hAnsi="Montserrat"/>
          <w:sz w:val="24"/>
        </w:rPr>
        <w:t xml:space="preserve"> psionic, and usually the victim is an active. Helpless as they are invaded," I pressed the point, "</w:t>
      </w:r>
      <w:r w:rsidRPr="00AF3F86">
        <w:rPr>
          <w:rFonts w:ascii="Montserrat" w:hAnsi="Montserrat"/>
          <w:i/>
          <w:sz w:val="24"/>
        </w:rPr>
        <w:t>penetrated</w:t>
      </w:r>
      <w:r w:rsidRPr="00AF3F86">
        <w:rPr>
          <w:rFonts w:ascii="Montserrat" w:hAnsi="Montserrat"/>
          <w:sz w:val="24"/>
        </w:rPr>
        <w:t xml:space="preserve"> painfully and humiliatingly. Once you have been a victim of that kind of abuse, or had a loved one torn open and mutilated, I assure you that you are appalled at the very thought of committing such an act yourself. In general, actives are far less tolerant of mind rapists than society at large is of body rapists."</w:t>
      </w:r>
    </w:p>
    <w:p w:rsidR="00961472" w:rsidRPr="00AF3F86" w:rsidRDefault="00961472">
      <w:pPr>
        <w:spacing w:line="360" w:lineRule="auto"/>
        <w:jc w:val="both"/>
        <w:rPr>
          <w:rFonts w:ascii="Montserrat" w:hAnsi="Montserrat"/>
          <w:sz w:val="24"/>
        </w:rPr>
      </w:pPr>
      <w:r w:rsidRPr="00AF3F86">
        <w:rPr>
          <w:rFonts w:ascii="Montserrat" w:hAnsi="Montserrat"/>
          <w:sz w:val="24"/>
        </w:rPr>
        <w:tab/>
        <w:t>I was poised above them, right at the edge of the stage. I realized that I had crossed the line between lecturing and preaching. My words had gained a divine fury as I drove my point home. I saw myself through the eyes of the crowd and what I saw scared me. I have an inborn power which enables me to shift a star in its course. The power that I was acquiring through my fame frightened me more, as I realized that, instead of enlightening the crowd, my words had been heard as</w:t>
      </w:r>
      <w:r w:rsidRPr="00AF3F86">
        <w:rPr>
          <w:rFonts w:ascii="Montserrat" w:hAnsi="Montserrat"/>
          <w:i/>
          <w:sz w:val="24"/>
        </w:rPr>
        <w:t xml:space="preserve"> gospel</w:t>
      </w:r>
      <w:r w:rsidRPr="00AF3F86">
        <w:rPr>
          <w:rFonts w:ascii="Montserrat" w:hAnsi="Montserrat"/>
          <w:sz w:val="24"/>
        </w:rPr>
        <w:t xml:space="preserve">. I held out my mind and sipped their adulation, their awe, and I tasted ecstasy, love, terror, devotion. </w:t>
      </w:r>
    </w:p>
    <w:p w:rsidR="00961472" w:rsidRPr="00AF3F86" w:rsidRDefault="00961472">
      <w:pPr>
        <w:spacing w:line="360" w:lineRule="auto"/>
        <w:jc w:val="both"/>
        <w:rPr>
          <w:rFonts w:ascii="Montserrat" w:hAnsi="Montserrat"/>
          <w:sz w:val="24"/>
        </w:rPr>
      </w:pPr>
      <w:r w:rsidRPr="00AF3F86">
        <w:rPr>
          <w:rFonts w:ascii="Montserrat" w:hAnsi="Montserrat"/>
          <w:sz w:val="24"/>
        </w:rPr>
        <w:tab/>
        <w:t>I recoiled. I did not want this! I could not control this! I stared back at the mob wondering if there was anyway to abort what had already been fertilized. What had I done wrong? I composed myself and addressed the crowd, "Uh, look, hey people this is getting way too serious. I'm going to take a short break. When I get back, I'm not going to do any more stunts. I'm just going to try to answer some of your questions. What good does it do you to believe in psionics if you don't understand it, eh?" I smiled.</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Then I beat a hasty retreat. This was the first time I had confronted it, but now that I'd seen it for myself, I realized many things. I had to stop and examine it. I had asked myself why it was so hard for people to believe. Was it really possible that I had it wrong? I thought it over and took it a bit further. I realized that it really wasn't all that hard for people to believe. The real question was: Why do people need proof? I reflected on some of the many individuals I had touched. They do believe, I realized. They believe so much that they don't know what to </w:t>
      </w:r>
      <w:r w:rsidRPr="00AF3F86">
        <w:rPr>
          <w:rFonts w:ascii="Montserrat" w:hAnsi="Montserrat"/>
          <w:i/>
          <w:sz w:val="24"/>
        </w:rPr>
        <w:t xml:space="preserve">really </w:t>
      </w:r>
      <w:r w:rsidRPr="00AF3F86">
        <w:rPr>
          <w:rFonts w:ascii="Montserrat" w:hAnsi="Montserrat"/>
          <w:sz w:val="24"/>
        </w:rPr>
        <w:t>believe in. I almost had it. I thought about what I had just retreated from. They want to believe, but the fact is that they don't understand. "Oh, my god!" I gasped as it hit me. I knew what I had done wrong. I looked back at the crowd from off-stage and whispered.</w:t>
      </w:r>
    </w:p>
    <w:p w:rsidR="00961472" w:rsidRPr="00AF3F86" w:rsidRDefault="00961472">
      <w:pPr>
        <w:spacing w:line="360" w:lineRule="auto"/>
        <w:jc w:val="both"/>
        <w:rPr>
          <w:rFonts w:ascii="Montserrat" w:hAnsi="Montserrat"/>
          <w:sz w:val="24"/>
        </w:rPr>
      </w:pPr>
      <w:r w:rsidRPr="00AF3F86">
        <w:rPr>
          <w:rFonts w:ascii="Montserrat" w:hAnsi="Montserrat"/>
          <w:sz w:val="24"/>
        </w:rPr>
        <w:tab/>
        <w:t>"People want proof so they can be free to believe without having to understand what they believe in!" I was simply freeing people from the need to think for themselves! As I realized it I felt sick. I felt damned.</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Fame and infamy</w:t>
      </w: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As the first public psi, my time was kept too occupied for me to indulge in much self-pity, anyway. i devoted my time to public relations soothing institutional and individual fears of psionic potential. It didn't take a genius to imagine the potential for evil and mischief present in the real and imagined powers of psi. Educating the public about the realities of psionics and the means available to deter and police psionic misbehavior was too big a project for me to handle alone, and eventually I was able to bow out of the picture and retire from public life. By the time I was finally a free and independent citizen I had gotten over my loss. In my mind the events of my past were closed. I entered the private sector and assumed that the government had forgotten about me.</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Potential</w:t>
      </w: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According to physics there are many things which are mechanically impossible. That is because physics, as a science, deals solely with structure. Psionics is an entirely different science dealing with architecture. Psionics could be considered a superior science if it were not for that fact that physics can encompass a foundation from which applied psionics can derive. </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Isolation's end</w:t>
      </w:r>
    </w:p>
    <w:p w:rsidR="00961472" w:rsidRPr="00AF3F86" w:rsidRDefault="00961472">
      <w:pPr>
        <w:spacing w:line="360" w:lineRule="auto"/>
        <w:jc w:val="both"/>
        <w:rPr>
          <w:rFonts w:ascii="Montserrat" w:hAnsi="Montserrat"/>
          <w:sz w:val="24"/>
        </w:rPr>
      </w:pPr>
      <w:r w:rsidRPr="00AF3F86">
        <w:rPr>
          <w:rFonts w:ascii="Montserrat" w:hAnsi="Montserrat"/>
          <w:sz w:val="24"/>
        </w:rPr>
        <w:t>I had cut my ties to the project pretty thoroughly when I left. The last thing I would have ever expected was for them to track me down several years later and ask me to come back to the project and rejoin the space program. Imagine my surprise. I had been out of contact for some time, so he had to track me down at my current home in Scotland. I was there alone. And now that the past, in the form of one captain O'Neal, had intruded on my isolation, I was forced to realize that I was lonely.</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Recruitment</w:t>
      </w:r>
    </w:p>
    <w:p w:rsidR="00961472" w:rsidRPr="00AF3F86" w:rsidRDefault="00961472">
      <w:pPr>
        <w:spacing w:line="360" w:lineRule="auto"/>
        <w:jc w:val="both"/>
        <w:rPr>
          <w:rFonts w:ascii="Montserrat" w:hAnsi="Montserrat"/>
          <w:sz w:val="24"/>
        </w:rPr>
      </w:pPr>
      <w:r w:rsidRPr="00AF3F86">
        <w:rPr>
          <w:rFonts w:ascii="Montserrat" w:hAnsi="Montserrat"/>
          <w:sz w:val="24"/>
        </w:rPr>
        <w:t>A breeze teased the scent of new rain around the room. Apart from a cozy sphere of illumination cast by an antique lamp on the low table, the house was steeped in shadows. As twilight deepened the afterglow of evening's passion, I was savoring the last bite of my meal. Setting the bowl down on the table my hand paused. I noticed the strange hesitation—the chopsticks in my fingers hovering at the rim of the bowl—as a sudden thrill darted up my spine to snarl at the nape of my neck. Purely out of habit, I covered up the betraying hesitation by deftly aligning the slender utensils in a chord intersecting ninety degrees of arc along the rim of the bowl. Rising from the cushion, I glided over to the sideboard and gathered tea settings for two, and fetched the pot from the hot plate. As I was setting the tray down, I heard the front door sliding open and shut. A brief wind cut through the house, peppering me with droplets, and dancing against the paddles and ribbons of the wind chimes, conjuring a delicate rain of notes to welcome my unannounced visitor.</w:t>
      </w:r>
    </w:p>
    <w:p w:rsidR="00961472" w:rsidRPr="00AF3F86" w:rsidRDefault="00961472">
      <w:pPr>
        <w:spacing w:line="360" w:lineRule="auto"/>
        <w:jc w:val="both"/>
        <w:rPr>
          <w:rFonts w:ascii="Montserrat" w:hAnsi="Montserrat"/>
          <w:sz w:val="24"/>
        </w:rPr>
      </w:pPr>
      <w:r w:rsidRPr="00AF3F86">
        <w:rPr>
          <w:rFonts w:ascii="Montserrat" w:hAnsi="Montserrat"/>
          <w:sz w:val="24"/>
        </w:rPr>
        <w:tab/>
        <w:t>"Ms. Ember," he greeted me from the shadows. He slipped out of his jacket and hung it on a hook inside the door. "Don't you think you went a bit out of your way to cut your ties with the project?" He asked as he entered the room, pausing outside the fall of light.</w:t>
      </w:r>
    </w:p>
    <w:p w:rsidR="00961472" w:rsidRPr="00AF3F86" w:rsidRDefault="00961472">
      <w:pPr>
        <w:spacing w:line="360" w:lineRule="auto"/>
        <w:jc w:val="both"/>
        <w:rPr>
          <w:rFonts w:ascii="Montserrat" w:hAnsi="Montserrat"/>
          <w:sz w:val="24"/>
        </w:rPr>
      </w:pPr>
      <w:r w:rsidRPr="00AF3F86">
        <w:rPr>
          <w:rFonts w:ascii="Montserrat" w:hAnsi="Montserrat"/>
          <w:sz w:val="24"/>
        </w:rPr>
        <w:tab/>
        <w:t>I shrugged, "I doubt I could ever put a safe distance between me and their meddling." He had been a friend once, perhaps he understood. I met his eyes, even though they were obscured by shadow. "Did it really take this long to track me down or did they hope I might forget it all if they waited long enough before 'finding' me?" I asked, rhetorically. When he offered no comment, I slipped away from the table and pulled a hot towel out of the warmer. Stepping back into the pool of light, I continued politely, "please, come in, have a seat. I'm sure you have had a long walk. I have made tea, if you would like."</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O'Neal sensed the change in my manner and accepted the invitation gracefully. Stepping forward, he accepted the towel from my outstretched hand, savoring the heat on his face and hands. He settled onto a cushion, one leg tucked in, the other stretched under the low table to spare his knees. I folded gracefully into an accustomed kneel and poured for us. He accepted his cup with a quiet thanks, content to absorb another measure of warmth through his hands for the moment. </w:t>
      </w:r>
    </w:p>
    <w:p w:rsidR="00961472" w:rsidRPr="00AF3F86" w:rsidRDefault="00961472">
      <w:pPr>
        <w:spacing w:line="360" w:lineRule="auto"/>
        <w:jc w:val="both"/>
        <w:rPr>
          <w:rFonts w:ascii="Montserrat" w:hAnsi="Montserrat"/>
          <w:sz w:val="24"/>
        </w:rPr>
      </w:pPr>
      <w:r w:rsidRPr="00AF3F86">
        <w:rPr>
          <w:rFonts w:ascii="Montserrat" w:hAnsi="Montserrat"/>
          <w:sz w:val="24"/>
        </w:rPr>
        <w:tab/>
        <w:t>I sipped from my cup, peering at him through a veil of steam. He wore a dress-down uniform, which told me he was now in the navy. From his insignia I discovered he had attained the rank of captain. It would be child's play to sift his thoughts for the news he brought, but I had been too well trained to dare such a gross invasion of privacy. (that does not apply to surface thoughts, as they tend to invade my mind from all points like a constant bath of light.) Instead I questioned him softly about his walk and the inconvenient timing of the down pour. He smiled, confessing to mixed ire and wonder at the elemental display. "in all probability, this could be the last i'll enjoy for years to come. I have so much work to do in the belt getting the ships built that I might never feel rain again—on earth, at any rate. Who knows what we'll find out there. The next time I taste rain on my lips could be at the end of the line, opening new territory to build a home for people who have never and will never know earth. They will be conceived here, but they will not be born until a place has been found and prepared for them." He gazed into the middle distance after that thought and then folded the towel in his lap with a sigh.</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"Which," he added as his train of thought intersected the matter that had brought him, "only makes me wonder if what I came here to say is really good news or bad." He looked at me with sudden sobriety. I held his eyes for a moment and then nodded slightly for him to continue. "Phoenix," he sighed once more, then committed himself. "You have been recalled. You will be notified as early as dawn to report back to the project for your assignment. Those orders are non-discretionary," he stated. "At the moment, though, you have a choice. The project—well, friends on the faculty—sent me tonight to </w:t>
      </w:r>
      <w:r w:rsidRPr="00AF3F86">
        <w:rPr>
          <w:rFonts w:ascii="Montserrat" w:hAnsi="Montserrat"/>
          <w:i/>
          <w:sz w:val="24"/>
        </w:rPr>
        <w:t>ask</w:t>
      </w:r>
      <w:r w:rsidRPr="00AF3F86">
        <w:rPr>
          <w:rFonts w:ascii="Montserrat" w:hAnsi="Montserrat"/>
          <w:sz w:val="24"/>
        </w:rPr>
        <w:t xml:space="preserve"> you to come back." He held my eyes with his as he asked, "will you come back?" He maintained eye contact as he finally took a sip of his tea.</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 took a deep breath, held it for a short count, and then said, "tell them that I will discuss the matter with my mother." He coughed, almost choking on his tea. That was not a yes or a no. O'Neal understood the answer well enough, and the matter had to have been in his thoughts, but he hadn't figured out how to address it delicately. My blunt approach caught him off guard. </w:t>
      </w:r>
    </w:p>
    <w:p w:rsidR="00961472" w:rsidRPr="00AF3F86" w:rsidRDefault="00961472">
      <w:pPr>
        <w:spacing w:line="360" w:lineRule="auto"/>
        <w:jc w:val="both"/>
        <w:rPr>
          <w:rFonts w:ascii="Montserrat" w:hAnsi="Montserrat"/>
          <w:sz w:val="24"/>
        </w:rPr>
      </w:pPr>
      <w:r w:rsidRPr="00AF3F86">
        <w:rPr>
          <w:rFonts w:ascii="Montserrat" w:hAnsi="Montserrat"/>
          <w:sz w:val="24"/>
        </w:rPr>
        <w:tab/>
        <w:t>"Phoenix," he began to protest and dropped it, dabbing at his shirtfront with the towel. As he sopped up the puddles on the table, I poured him some more tea. "They're just people," he began again, "people make mistakes, and sometimes other people get hurt. Are you ever going to let it go? What do we have to do for you to forgive us?"</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 didn't know how to answer. I might have wanted some kind of apology for what the project had done to me, but that would require that they understand the childhood they gave me—understand </w:t>
      </w:r>
      <w:r w:rsidRPr="00AF3F86">
        <w:rPr>
          <w:rFonts w:ascii="Montserrat" w:hAnsi="Montserrat"/>
          <w:i/>
          <w:sz w:val="24"/>
        </w:rPr>
        <w:t>me</w:t>
      </w:r>
      <w:r w:rsidRPr="00AF3F86">
        <w:rPr>
          <w:rFonts w:ascii="Montserrat" w:hAnsi="Montserrat"/>
          <w:sz w:val="24"/>
        </w:rPr>
        <w:t>.</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"Phoenix," he interrupted my reflection. I flushed slightly, wondering how long a silence had passed. Seeing that he had my attention again, he continued. "I understand how you feel, but that is history now. We really need you now. </w:t>
      </w:r>
      <w:r w:rsidRPr="00AF3F86">
        <w:rPr>
          <w:rFonts w:ascii="Montserrat" w:hAnsi="Montserrat"/>
          <w:i/>
          <w:sz w:val="24"/>
        </w:rPr>
        <w:t xml:space="preserve">I </w:t>
      </w:r>
      <w:r w:rsidRPr="00AF3F86">
        <w:rPr>
          <w:rFonts w:ascii="Montserrat" w:hAnsi="Montserrat"/>
          <w:sz w:val="24"/>
        </w:rPr>
        <w:t xml:space="preserve">need you," he emphasized. </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i/>
          <w:sz w:val="24"/>
        </w:rPr>
        <w:t xml:space="preserve">You </w:t>
      </w:r>
      <w:r w:rsidRPr="00AF3F86">
        <w:rPr>
          <w:rFonts w:ascii="Montserrat" w:hAnsi="Montserrat"/>
          <w:sz w:val="24"/>
        </w:rPr>
        <w:t xml:space="preserve">need me?" I echoed inquisitively. "What is it exactly you're asking me to involve myself in? I was never exactly vital to the project. I was competent and I could work well with my mother, who </w:t>
      </w:r>
      <w:r w:rsidRPr="00AF3F86">
        <w:rPr>
          <w:rFonts w:ascii="Montserrat" w:hAnsi="Montserrat"/>
          <w:i/>
          <w:sz w:val="24"/>
        </w:rPr>
        <w:t xml:space="preserve">was </w:t>
      </w:r>
      <w:r w:rsidRPr="00AF3F86">
        <w:rPr>
          <w:rFonts w:ascii="Montserrat" w:hAnsi="Montserrat"/>
          <w:sz w:val="24"/>
        </w:rPr>
        <w:t xml:space="preserve">indispensable. That doesn't mean I'm qualified to complete her work for the project," I pointed out. </w:t>
      </w:r>
    </w:p>
    <w:p w:rsidR="00961472" w:rsidRPr="00AF3F86" w:rsidRDefault="00961472">
      <w:pPr>
        <w:spacing w:line="360" w:lineRule="auto"/>
        <w:jc w:val="both"/>
        <w:rPr>
          <w:rFonts w:ascii="Montserrat" w:hAnsi="Montserrat"/>
          <w:sz w:val="24"/>
        </w:rPr>
      </w:pPr>
      <w:r w:rsidRPr="00AF3F86">
        <w:rPr>
          <w:rFonts w:ascii="Montserrat" w:hAnsi="Montserrat"/>
          <w:sz w:val="24"/>
        </w:rPr>
        <w:tab/>
        <w:t>"Yes, but that's not what we want," he deflected. "I admit the project expended very little effort to keep tabs on you. You needed the time to yourself. Some of the board would have been happy to have lost you altogether. You did not leave a lot of friends behind by the time you left." I opened my mouth to comment on that and he stared me down. "I am not going to argue whether you had cause for your grief, but your temper burned a lot of innocent people along with the guilty," he criticized with a level gaze. I bit my lip. I couldn't argue, my self centered foolishness ranked up there with that of Martin Craig, the project director who hadn't a thought to spare on anyone as long as the work proceeded on schedule. O'Neal leaned back and closed his eyes as if in deep contemplation and went on, "What I am here about concerns only the future. In spite of your experience with the field systems and interface drive, you were never considered for a technical position on this project; in any case the research has already been completed and is being developed. In that sense they can get along quite fine without you."</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"Curiouser and curiouser," I murmured. I rubbed a thoughtful finger over my lips. "You said </w:t>
      </w:r>
      <w:r w:rsidRPr="00AF3F86">
        <w:rPr>
          <w:rFonts w:ascii="Montserrat" w:hAnsi="Montserrat"/>
          <w:i/>
          <w:sz w:val="24"/>
        </w:rPr>
        <w:t xml:space="preserve">they </w:t>
      </w:r>
      <w:r w:rsidRPr="00AF3F86">
        <w:rPr>
          <w:rFonts w:ascii="Montserrat" w:hAnsi="Montserrat"/>
          <w:sz w:val="24"/>
        </w:rPr>
        <w:t xml:space="preserve">want me back; </w:t>
      </w:r>
      <w:r w:rsidRPr="00AF3F86">
        <w:rPr>
          <w:rFonts w:ascii="Montserrat" w:hAnsi="Montserrat"/>
          <w:i/>
          <w:sz w:val="24"/>
        </w:rPr>
        <w:t>you</w:t>
      </w:r>
      <w:r w:rsidRPr="00AF3F86">
        <w:rPr>
          <w:rFonts w:ascii="Montserrat" w:hAnsi="Montserrat"/>
          <w:sz w:val="24"/>
        </w:rPr>
        <w:t xml:space="preserve"> need me. Why?" I prompted. "Give me an answer that makes sense."</w:t>
      </w:r>
    </w:p>
    <w:p w:rsidR="00961472" w:rsidRPr="00AF3F86" w:rsidRDefault="00961472">
      <w:pPr>
        <w:spacing w:line="360" w:lineRule="auto"/>
        <w:jc w:val="both"/>
        <w:rPr>
          <w:rFonts w:ascii="Montserrat" w:hAnsi="Montserrat"/>
          <w:sz w:val="24"/>
        </w:rPr>
      </w:pPr>
      <w:r w:rsidRPr="00AF3F86">
        <w:rPr>
          <w:rFonts w:ascii="Montserrat" w:hAnsi="Montserrat"/>
          <w:sz w:val="24"/>
        </w:rPr>
        <w:tab/>
        <w:t>He smiled and shook his head in apology. "Sorry, I thought that it was obvious." He fished a pack of cigarettes out of his pocket and looked to me for permission. I stood up and led him out onto the garden verandah. He lit the filthy thing and took a couple of deep drags before resuming. "there is a list naming about seven hundred registered psi actives. Classified. Each individual tests above four on the access scale, or over a hundred on the geometric scale. If the government were willing to admit that it was possible, they would all be registered as class three actives," he explained. He turned to make eye contact. "your name is on that list."</w:t>
      </w:r>
    </w:p>
    <w:p w:rsidR="00961472" w:rsidRPr="00AF3F86" w:rsidRDefault="00961472">
      <w:pPr>
        <w:spacing w:line="360" w:lineRule="auto"/>
        <w:jc w:val="both"/>
        <w:rPr>
          <w:rFonts w:ascii="Montserrat" w:hAnsi="Montserrat"/>
          <w:sz w:val="24"/>
        </w:rPr>
      </w:pPr>
      <w:r w:rsidRPr="00AF3F86">
        <w:rPr>
          <w:rFonts w:ascii="Montserrat" w:hAnsi="Montserrat"/>
          <w:sz w:val="24"/>
        </w:rPr>
        <w:tab/>
        <w:t>I did not say anything. I had learned about the list from my mother—at the moment of truth. She had been on it too. I just waited, quietly calculating the odds that O'Neal would get to the point on his own. This was a man who had spent too much time around telepaths. He was trying to catch me with my hand in the cookie jar. I had to ignore the bait and pretend that I hadn't noticed the trap either. Latents may have limited abilities to communicate with each other, but their conversations are more efficient at least. To my surprise, he got right to the point. "I have two 'class three' actives committed to my staff. I need to have one more assigned to complete the group for my ship. Each ship in operation exodus has been assigned a three-man team from actives on that list. Only about two hundred are volunteers, which means that about a third of the assignments are under duress." He took another deep pull on his cigarette, with a disgusted frown on his face. "Try to imagine what you could do if you were on one of those ships against your will," he suggested.</w:t>
      </w:r>
    </w:p>
    <w:p w:rsidR="00961472" w:rsidRPr="00AF3F86" w:rsidRDefault="00961472">
      <w:pPr>
        <w:spacing w:line="360" w:lineRule="auto"/>
        <w:jc w:val="both"/>
        <w:rPr>
          <w:rFonts w:ascii="Montserrat" w:hAnsi="Montserrat"/>
          <w:sz w:val="24"/>
        </w:rPr>
      </w:pPr>
      <w:r w:rsidRPr="00AF3F86">
        <w:rPr>
          <w:rFonts w:ascii="Montserrat" w:hAnsi="Montserrat"/>
          <w:sz w:val="24"/>
        </w:rPr>
        <w:tab/>
        <w:t>"They would never get me on one of those ships if I didn't want to be there," I growled.</w:t>
      </w:r>
    </w:p>
    <w:p w:rsidR="00961472" w:rsidRPr="00AF3F86" w:rsidRDefault="00961472">
      <w:pPr>
        <w:spacing w:line="360" w:lineRule="auto"/>
        <w:jc w:val="both"/>
        <w:rPr>
          <w:rFonts w:ascii="Montserrat" w:hAnsi="Montserrat"/>
          <w:sz w:val="24"/>
        </w:rPr>
      </w:pPr>
      <w:r w:rsidRPr="00AF3F86">
        <w:rPr>
          <w:rFonts w:ascii="Montserrat" w:hAnsi="Montserrat"/>
          <w:sz w:val="24"/>
        </w:rPr>
        <w:tab/>
        <w:t>He turned a flat look in my direction and said, "if it came to that I wish it were true."</w:t>
      </w:r>
    </w:p>
    <w:p w:rsidR="00961472" w:rsidRPr="00AF3F86" w:rsidRDefault="00961472">
      <w:pPr>
        <w:spacing w:line="360" w:lineRule="auto"/>
        <w:jc w:val="both"/>
        <w:rPr>
          <w:rFonts w:ascii="Montserrat" w:hAnsi="Montserrat"/>
          <w:sz w:val="24"/>
        </w:rPr>
      </w:pPr>
      <w:r w:rsidRPr="00AF3F86">
        <w:rPr>
          <w:rFonts w:ascii="Montserrat" w:hAnsi="Montserrat"/>
          <w:sz w:val="24"/>
        </w:rPr>
        <w:tab/>
        <w:t>All at once I realized what he was really telling me. Why he was really here. "They assigned me to you," I concluded out loud, putting the pieces he had given me together. "You knew I would not willingly go back to the project. You knew they would somehow manage to force me to accept the assignment. Knowing that, you did not want me on your ship." I turned an incredulous look on him as he calmly puffed away. "You also knew that if I had any kind of warning at all they might not be able to find me if I got away in time. My god, you're actually giving me a choice!" I laughed, feeling slightly numb. "You are aren't you?"</w:t>
      </w:r>
    </w:p>
    <w:p w:rsidR="00961472" w:rsidRPr="00AF3F86" w:rsidRDefault="00961472">
      <w:pPr>
        <w:spacing w:line="360" w:lineRule="auto"/>
        <w:jc w:val="both"/>
        <w:rPr>
          <w:rFonts w:ascii="Montserrat" w:hAnsi="Montserrat"/>
          <w:sz w:val="24"/>
        </w:rPr>
      </w:pPr>
      <w:r w:rsidRPr="00AF3F86">
        <w:rPr>
          <w:rFonts w:ascii="Montserrat" w:hAnsi="Montserrat"/>
          <w:sz w:val="24"/>
        </w:rPr>
        <w:tab/>
        <w:t>He returned the slightest of nods.</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 ran my hands through my hair and gazed into the garden rain. I contemplated the details he had slipped me, and weighed them against my grudge. All of a sudden it didn't matter, I knew what I wanted to do. I turned back to face him. "So, what exactly are my responsibilities, captain?" I asked. </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Fear</w:t>
      </w: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One aspect of telepathy occurs naturally in a latent community. Two minds thinking in the same direction occasionally fall into phase. I had felt it that night as he considered voicing his feelings regarding that first step into the unknown. O'Neal's only outward response at the time had been a knowing smile. I had no idea what sort of commitment I had made, and in his own way he knew it. He'd faced the same choice himself. Now that the decision was made I felt as if I had just stepped off the edge of a cliff. I didn't have to pry to know that he understood that feeling. We shared the thought. O'Neal did not know how to express it, so he sipped his tea and nursed his smoke for a few minutes, and stared past me, into the rain stirred garden. </w:t>
      </w:r>
    </w:p>
    <w:p w:rsidR="00961472" w:rsidRPr="00AF3F86" w:rsidRDefault="00961472">
      <w:pPr>
        <w:spacing w:line="360" w:lineRule="auto"/>
        <w:jc w:val="both"/>
        <w:rPr>
          <w:rFonts w:ascii="Montserrat" w:hAnsi="Montserrat"/>
          <w:sz w:val="24"/>
        </w:rPr>
      </w:pPr>
      <w:r w:rsidRPr="00AF3F86">
        <w:rPr>
          <w:rFonts w:ascii="Montserrat" w:hAnsi="Montserrat"/>
          <w:sz w:val="24"/>
        </w:rPr>
        <w:tab/>
        <w:t>The quiet tenor of his thoughts that evening had touched me and led me to make a mistake a few weeks later when I had caught up with him in Oregon. He had left to return to his duties, both for the navy and the project as they strove to make exodus a reality. I had informed the project of my intention to volunteer for exodus barely ahead of receiving the orders he had warned me of. As a volunteer I was granted time to put my affairs in order before returning to the project for briefing and assignment. But I caught up with him soon enough, and eventually we found an afternoon to talk again. Having shared a point of view, I supposed I thought that entitled me to eaves drop a bit. Of course that implies that I gave the matter anything resembling thought.</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In fact I was simply indulging an impulse. Part of the matter was that I was fascinated by latent minds. It is kind of like trying to imagine the colors a blind man sees by touch. An active can easily use his ability to know what a latent feels about his blindness, but doing so ensures that the active cannot honestly understand that feeling. I have never been unable to perceive the universe directly through my mind. I could block out or withdraw my attention from my perceptions, but the thought of not having them gave me the cold shakes.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When we met that day, we agreed to quit the confines of the massive research complex which accounted for the livelihood of the families which lived on the reservation. I was delighted, despite some lingering ache, to be able to tramp around my old stomping grounds. The air was clear, and the meadows were lush. We had come to the top of a rise, when he stopped to indulge his vice. That is when I committed my </w:t>
      </w:r>
      <w:r w:rsidRPr="00AF3F86">
        <w:rPr>
          <w:rFonts w:ascii="Montserrat" w:hAnsi="Montserrat"/>
          <w:i/>
          <w:sz w:val="24"/>
        </w:rPr>
        <w:t xml:space="preserve">faux pas. </w:t>
      </w:r>
      <w:r w:rsidRPr="00AF3F86">
        <w:rPr>
          <w:rFonts w:ascii="Montserrat" w:hAnsi="Montserrat"/>
          <w:sz w:val="24"/>
        </w:rPr>
        <w:t>At first I just looked and studied what could be seen from my perspective.</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Like most people, he had psi potential curled up in an autistic knot within him. The great irony of human existence was that psi potential was not rare at all. That evolutionary leap had gone unnoticed, probably back in the dark ages, because more than ninety-nine percent of those who had detectable potential were so overwhelmed by the input that they recoiled from it. The potential typically atrophied throughout infancy and childhood. I was thinking too loud. He frowned. </w:t>
      </w:r>
      <w:r w:rsidRPr="00AF3F86">
        <w:rPr>
          <w:rFonts w:ascii="Montserrat" w:hAnsi="Montserrat"/>
          <w:i/>
          <w:sz w:val="24"/>
        </w:rPr>
        <w:t>Actually, psi potential often continues growing even in latents like myself. The problem is that integrating that potential with my adult mind would unhinge or shatter my perception of reality.</w:t>
      </w:r>
      <w:r w:rsidRPr="00AF3F86">
        <w:rPr>
          <w:rFonts w:ascii="Montserrat" w:hAnsi="Montserrat"/>
          <w:sz w:val="24"/>
        </w:rPr>
        <w:t xml:space="preserve"> </w:t>
      </w:r>
    </w:p>
    <w:p w:rsidR="00961472" w:rsidRPr="00AF3F86" w:rsidRDefault="00961472">
      <w:pPr>
        <w:spacing w:line="360" w:lineRule="auto"/>
        <w:jc w:val="both"/>
        <w:rPr>
          <w:rFonts w:ascii="Montserrat" w:hAnsi="Montserrat"/>
          <w:sz w:val="24"/>
        </w:rPr>
      </w:pPr>
      <w:r w:rsidRPr="00AF3F86">
        <w:rPr>
          <w:rFonts w:ascii="Montserrat" w:hAnsi="Montserrat"/>
          <w:sz w:val="24"/>
        </w:rPr>
        <w:tab/>
        <w:t>I pulled back at once. "I'm sorry," I apologized, slightly horrified with myself, "I didn't mean to overlap." He shrugged. Again, a man used to telepaths. He may not be able to initiate telepathic contact but he obviously accepted it—or at least was used to it. He did not get excited about it, he just responded to the stray thought wandering around in his mind. I felt a kind of wonder, remembering what it was that had made us friends before the tragedy. "You just take it in stride, don't you?" I commented. "Did it ever scare you? Did you have to adjust to it or were you always this calm about it?" I suddenly had to ask. I had no way to understand his position.</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He looked at me and answered, "Phoenix, it scares the crap out of me. When it happens, when I think it could be happening, when I wish it would happen—if I think about it at all it terrifies me. If I ever went active it would be the end of me, because I would have no idea where I began or where I ended. I wouldn't know who I was anymore," he confessed with a rawness in his voice.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 understood that he was afraid. I did not understand his fear. "How do you deal with it?" I asked in a subdued tone.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"That is simple," he said, "I </w:t>
      </w:r>
      <w:r w:rsidRPr="00AF3F86">
        <w:rPr>
          <w:rFonts w:ascii="Montserrat" w:hAnsi="Montserrat"/>
          <w:i/>
          <w:sz w:val="24"/>
        </w:rPr>
        <w:t>deal</w:t>
      </w:r>
      <w:r w:rsidRPr="00AF3F86">
        <w:rPr>
          <w:rFonts w:ascii="Montserrat" w:hAnsi="Montserrat"/>
          <w:sz w:val="24"/>
        </w:rPr>
        <w:t xml:space="preserve"> with it. Fear is a wonderful thing; it gets your attention and tells you that there is something in your environment you don't dare take for granted. Fear is only a dangerous thing when you combine it with the desire to take everything for granted. A person who fears fear inevitably destroys everything around him trying to eliminate every possible threat before it can present any danger to him." He pinched out the cigarette he had been smoking and gestured for us to take the path into the woods. When we were out of casual view from the complex, he opened a subject I had never been able to fathom. "why need a man fear a telepath?" He asked. He paused before proceeding to provide an answer, "telepathy takes away too many things from a man, some good and some bad. Telepathy takes away our isolation; it proves to a man that other people have minds and that other people are real. Hence it proves that a man is not just dreaming all of this," he waved at the forest, indicating reality at large. "it takes away our privacy; it enables two individuals to communicate at a perfect level of understanding, god willing that they both possess compatible views of reality. Hence it implies that a man is not unique.</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"It takes away our sovereignty; it presents the problem that two minds linked in perfect understanding become one mind, which threatens a man's identity." He took a couple of steps along the path, and fell silent. I felt a queer sensation, because I could almost understand that fear, although from a different side. Up until the day my mother died, our thoughts had been so intertwined, it </w:t>
      </w:r>
      <w:r w:rsidRPr="00AF3F86">
        <w:rPr>
          <w:rFonts w:ascii="Montserrat" w:hAnsi="Montserrat"/>
          <w:i/>
          <w:sz w:val="24"/>
        </w:rPr>
        <w:t xml:space="preserve">had </w:t>
      </w:r>
      <w:r w:rsidRPr="00AF3F86">
        <w:rPr>
          <w:rFonts w:ascii="Montserrat" w:hAnsi="Montserrat"/>
          <w:sz w:val="24"/>
        </w:rPr>
        <w:t>been impossible to figure out where I left off and she began. The greatest part of my bereavement had been the amputation of this wiser part of myself that left me feeling like nothing more than the ghost of my mother. I shook off that line of thought and returned my attention to him. Clearly there was something on his mind. I waited, careful now not to invade his thoughts. When he looked up at me and posed his next question I felt a cold finger trail along my spine. He asked, "Would you have fled, if you had not decided to go along with this operation?"</w:t>
      </w:r>
    </w:p>
    <w:p w:rsidR="00961472" w:rsidRPr="00AF3F86" w:rsidRDefault="00961472">
      <w:pPr>
        <w:spacing w:line="360" w:lineRule="auto"/>
        <w:jc w:val="both"/>
        <w:rPr>
          <w:rFonts w:ascii="Montserrat" w:hAnsi="Montserrat"/>
          <w:sz w:val="24"/>
        </w:rPr>
      </w:pPr>
      <w:r w:rsidRPr="00AF3F86">
        <w:rPr>
          <w:rFonts w:ascii="Montserrat" w:hAnsi="Montserrat"/>
          <w:sz w:val="24"/>
        </w:rPr>
        <w:tab/>
        <w:t>"Why does that question disturb me so much?" I evaded, reading the intensity of his gaze. I forgot my uneasy thoughts of my mother as I considered the implications of his question. "I almost think that you feel it would have been necessary. Why would it matter? Is it something to do with what you said—about how they could coerce me or even force me to comply?"</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O'Neal confirmed that suspicion with the slight shadow that entered his expression. But the words to express a more comprehensive answer came to him with more difficulty. In detail, he described to me certain developments in field-technology and nano-technology, and the politics behind them. In spite of the fact that human survival may ultimately be dependent on the active psi capabilities possessed by a growing percentage of the population, political measures had initiated legislature to bar all but the weakest of actives—active class one and the lower end of active class two ratings—from unimpaired access to the surface of inhabited worlds. </w:t>
      </w:r>
    </w:p>
    <w:p w:rsidR="00961472" w:rsidRPr="00AF3F86" w:rsidRDefault="00961472">
      <w:pPr>
        <w:spacing w:line="360" w:lineRule="auto"/>
        <w:jc w:val="both"/>
        <w:rPr>
          <w:rFonts w:ascii="Montserrat" w:hAnsi="Montserrat"/>
          <w:sz w:val="24"/>
        </w:rPr>
      </w:pPr>
      <w:r w:rsidRPr="00AF3F86">
        <w:rPr>
          <w:rFonts w:ascii="Montserrat" w:hAnsi="Montserrat"/>
          <w:sz w:val="24"/>
        </w:rPr>
        <w:tab/>
        <w:t>In anticipation of the fears—the realization of the true scale of psi capability—that would cause most governments to recognize psi actives as unendurable threats to the safety and security of the entire planet, measures were designed to force actives rated above certain capabilities to voluntary submit to various control programs designed to damp their power down to tolerable levels. The strongest measures promised to flatly outlaw the presence of proscribed actives from the surface of the planet, but even the least aggressive proposals were more strict than the reservation system. Various methods and treatments were being developed to restrict or fully subdue the capacity of actives with proscribed ratings who were present on the surface of the planet. The technology already existed to readily destroy any active who violated the codes taught on reservations, ironically derived from the advances that actives themselves helped develop for the benefit of all mankind.</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Among the methods under development was a synaptic lock or neural leash. Developed from augmentation research, a class of nano-viral programs developed for genetic surgery, a neural leash is essentially designed to turn a subject's own body into a prison. The leash is designed to render an active psionic artificially latent by manipulating synaptic pathways to selectively restrict the processing capacity upon which psi potential depends. In layman's terms, it disrupts the brain making it harder to think. The leash is not very subtle given the complexity of the brain and lingering deficiencies in psiono-neural medicine. Another project on the list is a damping field. Based on the advances my mother contributed to, it is an interface transmitter keyed to the characteristics of the psionic body-mind interface that exclusively generates destructive interference. The project to which I'd been recalled was deeply involved in developing these toys. Which had a lot to do with </w:t>
      </w:r>
      <w:r w:rsidRPr="00AF3F86">
        <w:rPr>
          <w:rFonts w:ascii="Montserrat" w:hAnsi="Montserrat"/>
          <w:i/>
          <w:sz w:val="24"/>
        </w:rPr>
        <w:t>why</w:t>
      </w:r>
      <w:r w:rsidRPr="00AF3F86">
        <w:rPr>
          <w:rFonts w:ascii="Montserrat" w:hAnsi="Montserrat"/>
          <w:sz w:val="24"/>
        </w:rPr>
        <w:t xml:space="preserve"> I was actually recalled.</w:t>
      </w:r>
    </w:p>
    <w:p w:rsidR="00961472" w:rsidRPr="00AF3F86" w:rsidRDefault="00961472">
      <w:pPr>
        <w:spacing w:line="360" w:lineRule="auto"/>
        <w:jc w:val="both"/>
        <w:rPr>
          <w:rFonts w:ascii="Montserrat" w:hAnsi="Montserrat"/>
          <w:sz w:val="24"/>
        </w:rPr>
      </w:pPr>
      <w:r w:rsidRPr="00AF3F86">
        <w:rPr>
          <w:rFonts w:ascii="Montserrat" w:hAnsi="Montserrat"/>
          <w:sz w:val="24"/>
        </w:rPr>
        <w:tab/>
        <w:t>O'Neal laid it out plainly. "Assigning you to the operation exodus is just an excuse. They expect you to fall apart the minute you set foot outside the atmosphere on account of the trauma of your mother's death," he explained. "What they want is a test bed for these other projects. Since they expected you to fight the assignment, they expected that they would be free to use 'whatever means necessary' to deliver you to your assignment. Any resistance on your part and they could have started in with the big guns—justified by your classified rating—and truss you up tight." He glowered, "it's a self fulfilling prophecy. They are going to create the threat they fear by trying to destroy it where it doesn't even exist."</w:t>
      </w:r>
    </w:p>
    <w:p w:rsidR="00961472" w:rsidRPr="00AF3F86" w:rsidRDefault="00961472">
      <w:pPr>
        <w:spacing w:line="360" w:lineRule="auto"/>
        <w:jc w:val="both"/>
        <w:rPr>
          <w:rFonts w:ascii="Montserrat" w:hAnsi="Montserrat"/>
          <w:sz w:val="24"/>
        </w:rPr>
      </w:pPr>
      <w:r w:rsidRPr="00AF3F86">
        <w:rPr>
          <w:rFonts w:ascii="Montserrat" w:hAnsi="Montserrat"/>
          <w:sz w:val="24"/>
        </w:rPr>
        <w:tab/>
        <w:t>I was furious. I had my thoughts locked down tight and strained to ground out my temper lest it lash out around me in a tempest. Through clenched teeth I cursed, "How do people so afraid of the future end up being the one's who dictate how the rest of us go forth to meet it?"</w:t>
      </w:r>
    </w:p>
    <w:p w:rsidR="00961472" w:rsidRPr="00AF3F86" w:rsidRDefault="00961472">
      <w:pPr>
        <w:spacing w:line="360" w:lineRule="auto"/>
        <w:jc w:val="both"/>
        <w:rPr>
          <w:rFonts w:ascii="Montserrat" w:hAnsi="Montserrat"/>
          <w:sz w:val="24"/>
        </w:rPr>
      </w:pPr>
      <w:r w:rsidRPr="00AF3F86">
        <w:rPr>
          <w:rFonts w:ascii="Montserrat" w:hAnsi="Montserrat"/>
          <w:sz w:val="24"/>
        </w:rPr>
        <w:tab/>
        <w:t>He shrugged. "I really don't understand it myself. Politics is played in the interests of power not responsibility. Special interest groups," he pointed out, "have been building their power-bases on growing sentiment against actives. The new conservatives pounced on this simply to stir up anti-psi sentiment to shore up their positions with their voting blocks." He sneered his opinion of this example of partisan politics, strangled the life out of a group of ferns and then dropped them in a heap with a sigh.</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 "So what do you expect me to do?" I growled. "I can't fight them without giving them what they want. I can't submit to it freely either. I'd rather die. Are you saying that I should have run away, or was that even feasible? They would have hunted me down, and eventually they would have me where they wanted me, so running away wouldn't do me any good either!"</w:t>
      </w:r>
    </w:p>
    <w:p w:rsidR="00961472" w:rsidRPr="00AF3F86" w:rsidRDefault="00961472">
      <w:pPr>
        <w:spacing w:line="360" w:lineRule="auto"/>
        <w:jc w:val="both"/>
        <w:rPr>
          <w:rFonts w:ascii="Montserrat" w:hAnsi="Montserrat"/>
          <w:sz w:val="24"/>
        </w:rPr>
      </w:pPr>
      <w:r w:rsidRPr="00AF3F86">
        <w:rPr>
          <w:rFonts w:ascii="Montserrat" w:hAnsi="Montserrat"/>
          <w:sz w:val="24"/>
        </w:rPr>
        <w:tab/>
        <w:t>He was calm again. "You are going to do what you already decided to do. You are a volunteer for a vital and sensitive position in a project with even higher priority. That should rip the rug right out from under them," he smiled. I drank in the sight of my childhood wonderland, hoping to save it in memory, because I was starting to understand that leaving earth forever was a good idea.</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Asset training</w:t>
      </w:r>
    </w:p>
    <w:p w:rsidR="00961472" w:rsidRPr="00AF3F86" w:rsidRDefault="00961472">
      <w:pPr>
        <w:spacing w:line="360" w:lineRule="auto"/>
        <w:jc w:val="both"/>
        <w:rPr>
          <w:rFonts w:ascii="Montserrat" w:hAnsi="Montserrat"/>
          <w:sz w:val="24"/>
        </w:rPr>
      </w:pPr>
      <w:r w:rsidRPr="00AF3F86">
        <w:rPr>
          <w:rFonts w:ascii="Montserrat" w:hAnsi="Montserrat"/>
          <w:sz w:val="24"/>
        </w:rPr>
        <w:t>On the problems related to getting me united with my assigned group</w:t>
      </w:r>
    </w:p>
    <w:p w:rsidR="00961472" w:rsidRPr="00AF3F86" w:rsidRDefault="00961472">
      <w:pPr>
        <w:spacing w:line="360" w:lineRule="auto"/>
        <w:jc w:val="both"/>
        <w:rPr>
          <w:rFonts w:ascii="Montserrat" w:hAnsi="Montserrat"/>
          <w:sz w:val="24"/>
        </w:rPr>
      </w:pPr>
      <w:r w:rsidRPr="00AF3F86">
        <w:rPr>
          <w:rFonts w:ascii="Montserrat" w:hAnsi="Montserrat"/>
          <w:sz w:val="24"/>
        </w:rPr>
        <w:tab/>
        <w:t>"So, Phoenix, your detractors had the matter brought before the board. They proceeded to attack your qualifications, seeking grounds to disqualify you for the naval side of operation. Inevitably they pointed out that you are not a naval officer, and you have no military experience what-so-ever. In light of that reminder, it seems that the board has concluded that your capabilities as a ranking officer is judged to be just as valuable to the mission as your capabilities as an active. On those grounds the delegates called for the board to dismiss your selection for the mission. Naturally," he related, "the board admitted that it was very concerned with the problem, and thanked the delegates for pointing out their oversight..."</w:t>
      </w:r>
    </w:p>
    <w:p w:rsidR="00961472" w:rsidRPr="00AF3F86" w:rsidRDefault="00961472">
      <w:pPr>
        <w:spacing w:line="360" w:lineRule="auto"/>
        <w:jc w:val="both"/>
        <w:rPr>
          <w:rFonts w:ascii="Montserrat" w:hAnsi="Montserrat"/>
          <w:sz w:val="24"/>
        </w:rPr>
      </w:pPr>
      <w:r w:rsidRPr="00AF3F86">
        <w:rPr>
          <w:rFonts w:ascii="Montserrat" w:hAnsi="Montserrat"/>
          <w:sz w:val="24"/>
        </w:rPr>
        <w:tab/>
        <w:t>"What!?" I interrupted in disbelief.</w:t>
      </w:r>
    </w:p>
    <w:p w:rsidR="00961472" w:rsidRPr="00AF3F86" w:rsidRDefault="00961472">
      <w:pPr>
        <w:spacing w:line="360" w:lineRule="auto"/>
        <w:jc w:val="both"/>
        <w:rPr>
          <w:rFonts w:ascii="Montserrat" w:hAnsi="Montserrat"/>
          <w:sz w:val="24"/>
        </w:rPr>
      </w:pPr>
      <w:r w:rsidRPr="00AF3F86">
        <w:rPr>
          <w:rFonts w:ascii="Montserrat" w:hAnsi="Montserrat"/>
          <w:sz w:val="24"/>
        </w:rPr>
        <w:tab/>
        <w:t>O'Neal took another breath and continued, "Well, considering the limited resource of active talent, the argument was not sufficient grounds for your ejection, but it did point out a deficit in your qualifications. A technicality, especially since it applies to all actives. What it means is that all of you are going to be entered into the academy and other prep programs to cultivate the experience the job will call for. Sorry, Phoenix, my plan to short cut you into active duty was nipped in the bud."</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At first I just stared at him. I am ashamed to admit that I did not recognize him except for the brief collision in the corridor. Black hair, deep blue eyes, handsome roguish features, he might have been a farmer or a soldier with that lean, work hardened build. I felt that animal attraction again in his presence, </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Beauty</w:t>
      </w:r>
    </w:p>
    <w:p w:rsidR="00961472" w:rsidRPr="00AF3F86" w:rsidRDefault="00961472">
      <w:pPr>
        <w:spacing w:line="360" w:lineRule="auto"/>
        <w:jc w:val="both"/>
        <w:rPr>
          <w:rFonts w:ascii="Montserrat" w:hAnsi="Montserrat"/>
          <w:sz w:val="24"/>
        </w:rPr>
      </w:pPr>
      <w:r w:rsidRPr="00AF3F86">
        <w:rPr>
          <w:rFonts w:ascii="Montserrat" w:hAnsi="Montserrat"/>
          <w:sz w:val="24"/>
        </w:rPr>
        <w:t>I was unable to see myself through my friend's eyes, and yet he always insisted on trying to convince me of my beauty and other charms. Connor and I argued over this endlessly—half serious, half in fun. I delighted in his opinions of my sexual appeal, as I cannot deny that I was a sensual person and I took immense satisfaction in giving and receiving pleasure. Sexuality is a quality that involves one intimately and cannot be ignored. Beauty, however is very different.</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I have no idea what it is like to feel beautiful. I am or the firm opinion that an individual is constitutionally incapable of believing in his or her own beauty. Of course when you are talking about beauty, it is </w:t>
      </w:r>
      <w:r w:rsidRPr="00AF3F86">
        <w:rPr>
          <w:rFonts w:ascii="Montserrat" w:hAnsi="Montserrat"/>
          <w:i/>
          <w:sz w:val="24"/>
        </w:rPr>
        <w:t>all</w:t>
      </w:r>
      <w:r w:rsidRPr="00AF3F86">
        <w:rPr>
          <w:rFonts w:ascii="Montserrat" w:hAnsi="Montserrat"/>
          <w:sz w:val="24"/>
        </w:rPr>
        <w:t xml:space="preserve"> a matter of opinion. Most cultures—and all individuals—have a bias, to which an individual can be compared and thus accused of being beautiful. It is as psychologically damaging to the individual as any other arbitrary prejudice. An individual can recognize where they stand in light of that prejudice. Ironically individuals who fit the ideal of a given bias are less inclined to buy it. I would hate to be the type who is so desperate to possess this elusive quality that she loses all sense of perspective about it and inevitably destroys herself because no matter how much she wants to believe it, deep down at heart she cannot. </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I am not the type to behold beauty in myself. I can see my body as aesthetically pleasing, but I am unable to see myself in the mirror without intimately knowing the person behind that face, my reflection makes me blind to myself and terrifies me. I tried so hard to see what connor saw in me, that I began to wonder if there was any beauty in me at all. I found it, after months of angst, and not in any mirror. It was a discovery not unlike I had made regarding latency. Real beauty is a spiritual—a divine quality that exists in people and which is aroused by the deep penetration of one's soul. Like all divine qualities, beauty is awesome—wonderful and terrifying—which is why beauty is not in and of itself good or evil. </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To understand beauty I found it necessary to understand what it is that pierces a human soul. To experience beauty it is only necessary to be able to understand, because at our deepest depths that is all we are. Focused awareness. Understanding. What we call beautiful is usually an answer—some expression of truth that we can recognize, catching a momentary glimpse of true understanding but which, in its entirety, eludes comprehension. Catching that glimpse is terrifying. It is wonderful. Those little moments of naked awareness are devastating and uplifting. </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The beauty of mathematics is seen only by those who unfold that awesome flower within their minds. The beauty of raw chaos is blasted into the soul on the winds of hurricanes. The beauty of a machine is expressed in the precision with which it is fitted to its tasks. </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The human body has a particular beauty. It shares in the beauty of nature, by it's intricate design and is ideally suited for it's apparent function—to explore all things. To engage and interact with an infinite number of possibilities and in recognizing their awesome, terrifying and wonderful mysteries, know beauty. It is only through this exposing of our deepest self to the universe that we can truly experience the depth within us and come in time to know ourselves. </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I know beauty in myself only by abandoning myself to the passion of my senses and the peace of accepting myself. At times, I almost resent having a body so easy to love, for it is not a given that a mind should possess and be in possession of outward form so resonant with the inner soul. Perhaps being so ill at ease with that blessing explains why it took so long for me to allow myself to appreciate it. Or perhaps I denied myself the embrace of myself for fear of what I stood to lose should I risk life or limb. Maybe that is why most people never find the beauty in themselves; a willful ignorance of what they stand to lose. Or what they have to live for.</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Telepathy</w:t>
      </w:r>
    </w:p>
    <w:p w:rsidR="00961472" w:rsidRPr="00AF3F86" w:rsidRDefault="00961472">
      <w:pPr>
        <w:spacing w:line="360" w:lineRule="auto"/>
        <w:jc w:val="both"/>
        <w:rPr>
          <w:rFonts w:ascii="Montserrat" w:hAnsi="Montserrat"/>
          <w:sz w:val="24"/>
        </w:rPr>
      </w:pPr>
      <w:r w:rsidRPr="00AF3F86">
        <w:rPr>
          <w:rFonts w:ascii="Montserrat" w:hAnsi="Montserrat"/>
          <w:sz w:val="24"/>
        </w:rPr>
        <w:t>There is only one way to make a latent mind understand the curse of telepathy. Sit in front of a mirror and stare at yourself until you suddenly get that feeling that you are looking at a stranger. Talk to that stranger and watch that stranger's face react to your every thought; hear the thoughts as you watch them manifest themselves on his or her face. Notice how much you can understand, how fast and subtle communication—the exchange of thoughts—can be—so rapid as to hardly need formation before they are understood and responded to.</w:t>
      </w:r>
    </w:p>
    <w:p w:rsidR="00961472" w:rsidRPr="00AF3F86" w:rsidRDefault="00961472">
      <w:pPr>
        <w:spacing w:line="360" w:lineRule="auto"/>
        <w:jc w:val="both"/>
        <w:rPr>
          <w:rFonts w:ascii="Montserrat" w:hAnsi="Montserrat"/>
          <w:sz w:val="24"/>
        </w:rPr>
      </w:pPr>
      <w:r w:rsidRPr="00AF3F86">
        <w:rPr>
          <w:rFonts w:ascii="Montserrat" w:hAnsi="Montserrat"/>
          <w:sz w:val="24"/>
        </w:rPr>
        <w:tab/>
        <w:t>most people find the exercise profoundly disturbing. In point of fact, most of the active use of psionics is disturbing, if you want to put it mildly. I am not sure how else to explain it, but I have gotten used to it.</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Trials</w:t>
      </w:r>
    </w:p>
    <w:p w:rsidR="00961472" w:rsidRPr="00AF3F86" w:rsidRDefault="00961472">
      <w:pPr>
        <w:spacing w:line="360" w:lineRule="auto"/>
        <w:jc w:val="both"/>
        <w:rPr>
          <w:rFonts w:ascii="Montserrat" w:hAnsi="Montserrat"/>
          <w:sz w:val="24"/>
        </w:rPr>
      </w:pPr>
      <w:r w:rsidRPr="00AF3F86">
        <w:rPr>
          <w:rFonts w:ascii="Montserrat" w:hAnsi="Montserrat"/>
          <w:sz w:val="24"/>
        </w:rPr>
        <w:t>I opened my eyes. Faint light traced the narrow confines of the sleeper-cell with each rhythmic pulse of the message light. Unlike the nerve-twisting snarl of the impending alarm, which I had grown to despise over the past few weeks, it aroused me to instant alertness. There were only two calls that would have found me here, and neither was to be ignored. Wrapping the sheet around my torso, I reached up for the flashing key on the touch pad. A glance at the chronometer reminded me to cancel the alarm before accepting the transmission. It would not do to have that electric monster start screaming in the middle of the call. Three staccato taps later, I lay back under the glow of the monitor as the circuit was patched in. I had a moment to wonder who I was going to have to speak to in this ridiculous position before the image resolved itself into the face of a young man—station liaison officer to project staff and sundry.</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"did I call at a bad time?" He asked. </w:t>
      </w:r>
    </w:p>
    <w:p w:rsidR="00961472" w:rsidRPr="00AF3F86" w:rsidRDefault="00961472">
      <w:pPr>
        <w:spacing w:line="360" w:lineRule="auto"/>
        <w:jc w:val="both"/>
        <w:rPr>
          <w:rFonts w:ascii="Montserrat" w:hAnsi="Montserrat"/>
          <w:sz w:val="24"/>
        </w:rPr>
      </w:pPr>
      <w:r w:rsidRPr="00AF3F86">
        <w:rPr>
          <w:rFonts w:ascii="Montserrat" w:hAnsi="Montserrat"/>
          <w:sz w:val="24"/>
        </w:rPr>
        <w:tab/>
        <w:t>"no sir, not at all," I smiled politely, folded my hands over my midriff, and pretended that there was nothing unusual about carrying on a conversation flat on my back, stark naked save for a distressingly thin sheet and with my hair in a snarl where it had escaped from its braid. "it's just about time to crawl out of this crypt anyway."</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he chuckled; he was no doubt familiar with the joys of having "all the comforts of home" stuffed into a measly two cubic meters.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"well then, you will no doubt be happy to hear that as of this morning your request has been approved. Your posting has been revised. You can report to the deck officer at your earliest convenience today," he smiled at my look of relief.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it had been a gamble, but it had paid off. </w:t>
      </w:r>
    </w:p>
    <w:p w:rsidR="00961472" w:rsidRPr="00AF3F86" w:rsidRDefault="00961472">
      <w:pPr>
        <w:spacing w:line="360" w:lineRule="auto"/>
        <w:jc w:val="both"/>
        <w:rPr>
          <w:rFonts w:ascii="Montserrat" w:hAnsi="Montserrat"/>
          <w:sz w:val="24"/>
        </w:rPr>
      </w:pPr>
      <w:r w:rsidRPr="00AF3F86">
        <w:rPr>
          <w:rFonts w:ascii="Montserrat" w:hAnsi="Montserrat"/>
          <w:sz w:val="24"/>
        </w:rPr>
        <w:tab/>
        <w:t>in spite of the fact that I had returned amicably to the project, they had been surprised by my compliance and suspicious of my avowed interest. O'Neal was right. I had made more than a few enemies in the project. O'Neal was also right when he said they needed me. I suspect that they would have rather forced me, leashed me with a neural lock and sleepers, and sent me on to their military overlords properly tamed and broken. Lacking that option, the best they could do was throw annoying delays into my path. Recommending military academy training appropriate to my assignment's equivalent rank—of course the military was predisposed toward that one—and psi aptitude testing and re-training, because I had been away from the project for about a decade. I had spent my initial months avoiding these hurdles, placing my bets on the orientation tour O'Neal had scheduled for the actives assigned to him. Reasonable objections grew gradually smaller, but barring me from the field trials of the colony-explorer prototype on the grounds of past trauma was the final straw.</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 had contacted O'Neal and informed him. He had returned to the belt where he provided input for the construction of the prototype seed ship barely a month after our conversation in the woods. After I explained the way my project supervisors were trying to block my transfer to space, he countered by issuing verbal orders to report to him at arcology iv. </w:t>
      </w:r>
      <w:r w:rsidRPr="00AF3F86">
        <w:rPr>
          <w:rFonts w:ascii="Montserrat" w:hAnsi="Montserrat"/>
          <w:i/>
          <w:sz w:val="24"/>
        </w:rPr>
        <w:t xml:space="preserve">Just show up. It would be better arguing with them after the fact, </w:t>
      </w:r>
      <w:r w:rsidRPr="00AF3F86">
        <w:rPr>
          <w:rFonts w:ascii="Montserrat" w:hAnsi="Montserrat"/>
          <w:sz w:val="24"/>
        </w:rPr>
        <w:t xml:space="preserve">he had said. Just show up. Break out of the reservation, book interplanetary passage to a corporate-military belt station and </w:t>
      </w:r>
      <w:r w:rsidRPr="00AF3F86">
        <w:rPr>
          <w:rFonts w:ascii="Montserrat" w:hAnsi="Montserrat"/>
          <w:i/>
          <w:sz w:val="24"/>
        </w:rPr>
        <w:t>pray</w:t>
      </w:r>
      <w:r w:rsidRPr="00AF3F86">
        <w:rPr>
          <w:rFonts w:ascii="Montserrat" w:hAnsi="Montserrat"/>
          <w:sz w:val="24"/>
        </w:rPr>
        <w:t xml:space="preserve"> I don't get arrested—that's what he was really saying. Still, I had made it this far. It was up to him to clean up the mess when it was over.</w:t>
      </w:r>
    </w:p>
    <w:p w:rsidR="00961472" w:rsidRPr="00AF3F86" w:rsidRDefault="00961472">
      <w:pPr>
        <w:spacing w:line="360" w:lineRule="auto"/>
        <w:jc w:val="both"/>
        <w:rPr>
          <w:rFonts w:ascii="Montserrat" w:hAnsi="Montserrat"/>
          <w:sz w:val="24"/>
        </w:rPr>
      </w:pPr>
      <w:r w:rsidRPr="00AF3F86">
        <w:rPr>
          <w:rFonts w:ascii="Montserrat" w:hAnsi="Montserrat"/>
          <w:sz w:val="24"/>
        </w:rPr>
        <w:tab/>
        <w:t>"I have to say, it was not easy to get you cleared onto the ship," the lieutenant had continued. "as per your request we did get confirmation from captain o'neal, but there were problems confirming your activation and assignment with your project supervisors." I did not cringe. I knew that they would attempt to contact craig or malthus in oregon, to assure themselves that I was here with the project's blessings. On the naval side of the operation, I was the captain's responsibility, and could take direct orders from him. At home, however, by stalling my fitness evaluations, the project was clouding the issue of whether those orders applied to me in particular. I could just as soon have received a call from my supervisors recalling me home. "however," he added, "in light of the expense involved in requiring you to wait, on the chance of negative confirmation coming through channels—whether you remained here or returned home—your assignment was approved on a probationary basis. Systems experts and advisors from earth will be arriving this morning via solar authority in-system cutter. According to the manifest, there is a project director aboard. He will be notified of your status upon arrival at the station. If there any questions, he will have the authority to resolve them at that time. I'm sorry it took until the last minute, but you got your slot. Congratulations," he beamed.</w:t>
      </w:r>
    </w:p>
    <w:p w:rsidR="00961472" w:rsidRPr="00AF3F86" w:rsidRDefault="00961472">
      <w:pPr>
        <w:spacing w:line="360" w:lineRule="auto"/>
        <w:jc w:val="both"/>
        <w:rPr>
          <w:rFonts w:ascii="Montserrat" w:hAnsi="Montserrat"/>
          <w:sz w:val="24"/>
        </w:rPr>
      </w:pPr>
      <w:r w:rsidRPr="00AF3F86">
        <w:rPr>
          <w:rFonts w:ascii="Montserrat" w:hAnsi="Montserrat"/>
          <w:sz w:val="24"/>
        </w:rPr>
        <w:tab/>
        <w:t>"thank you lieutenant mitchell," I smiled. Over the last few days I had been growing more and more worried that the gamble would not pay off. It had taken almost all of the credit I could scrape together to just to get passage to arcology iv station; what little survived that two month journey had barely been enough to pay rent on the sleeper and file my request for operational status adjustment. That is, I had to grease the wheels of military bureaucracy to get looped in the proper hole, while mitchell tried to think up a way to get me on that ship. Fortunately, the transient accommodations included a meal once a day, otherwise I would have starved by now.</w:t>
      </w:r>
    </w:p>
    <w:p w:rsidR="00961472" w:rsidRPr="00AF3F86" w:rsidRDefault="00961472">
      <w:pPr>
        <w:spacing w:line="360" w:lineRule="auto"/>
        <w:jc w:val="both"/>
        <w:rPr>
          <w:rFonts w:ascii="Montserrat" w:hAnsi="Montserrat"/>
          <w:sz w:val="24"/>
        </w:rPr>
      </w:pPr>
      <w:r w:rsidRPr="00AF3F86">
        <w:rPr>
          <w:rFonts w:ascii="Montserrat" w:hAnsi="Montserrat"/>
          <w:sz w:val="24"/>
        </w:rPr>
        <w:tab/>
        <w:t>"no problem, ms. Ember. You already have the packet captain O'Neal forwarded to you for this mission. That will tell you where to go to get checked in and what the orientation schedule will be," I nodded, noting the wandering of his eyes. Lieutenant mitchell cleared his throat and went on, "you have a busy week ahead of you. When you get yourself settled in please call my office and see if you can get an appointment to see me before monday. If we don't get together by then, you're going to be on your own to figure things out for a few weeks." His expression became mock serious as he added, "I promise you, that won't be fun."</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 raised an eyebrow. I didn't have to read him mind to know that he was hoping for a reward for his special efforts on my behalf. But how should I read the subtext? </w:t>
      </w:r>
      <w:r w:rsidRPr="00AF3F86">
        <w:rPr>
          <w:rFonts w:ascii="Montserrat" w:hAnsi="Montserrat"/>
          <w:i/>
          <w:sz w:val="24"/>
        </w:rPr>
        <w:t xml:space="preserve">Pay soon. I'll arrange cover for our activity. Don't put me off, or squeeze out of it, or i'll make you regret it. I promise you, that won't be fun. </w:t>
      </w:r>
      <w:r w:rsidRPr="00AF3F86">
        <w:rPr>
          <w:rFonts w:ascii="Montserrat" w:hAnsi="Montserrat"/>
          <w:sz w:val="24"/>
        </w:rPr>
        <w:t xml:space="preserve">I suppose he could be half joking, but he was definitely serious. I ran my hand over the sheet, and smiled, "I suspect i'll be busy from the time I report aboard to the time we undock. I can't guarantee anything but if I can find time, and I find that I need your advice, i'll drop by in person to schedule an appointment."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subtext: </w:t>
      </w:r>
      <w:r w:rsidRPr="00AF3F86">
        <w:rPr>
          <w:rFonts w:ascii="Montserrat" w:hAnsi="Montserrat"/>
          <w:i/>
          <w:sz w:val="24"/>
        </w:rPr>
        <w:t xml:space="preserve">don't be pushy. I'll think about it, but I want to meet you in person before I meet you anywhere in private. </w:t>
      </w:r>
      <w:r w:rsidRPr="00AF3F86">
        <w:rPr>
          <w:rFonts w:ascii="Montserrat" w:hAnsi="Montserrat"/>
          <w:sz w:val="24"/>
        </w:rPr>
        <w:t>He nodded and smiled a half smile, "I understand. I hope to hear from you then."</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 signed off, and sighed deeply as the interior illumination dropped to phosphor afterglow. So far so good. For a while it had looked as if my hopes were in vain. Of course, until I checked in, there was still a chance that the other call would catch up with me. </w:t>
      </w:r>
    </w:p>
    <w:p w:rsidR="00961472" w:rsidRPr="00AF3F86" w:rsidRDefault="00961472">
      <w:pPr>
        <w:spacing w:line="360" w:lineRule="auto"/>
        <w:jc w:val="both"/>
        <w:rPr>
          <w:rFonts w:ascii="Montserrat" w:hAnsi="Montserrat"/>
          <w:sz w:val="24"/>
        </w:rPr>
      </w:pPr>
      <w:r w:rsidRPr="00AF3F86">
        <w:rPr>
          <w:rFonts w:ascii="Montserrat" w:hAnsi="Montserrat"/>
          <w:sz w:val="24"/>
        </w:rPr>
        <w:tab/>
        <w:t>that thought was sufficient motivation to brave the chill of the corridor. I released the catch and slithered out through the access at the foot of my compartment. The hexagonal arrangement of the cells was predictably disturbing, but familiar to anyone who had worked in the space program. As was the necessity of having to dress and undress out in the corridor. I slipped into a kimono, provided by the station to transients who would otherwise end up stalking naked between sleepers and the facilities at all hours of the day and night. After checking the lock, I turned from the access and followed the corridor to the locker room. My path led me out of the dark confines of the sleeper block out onto an upper level balcony of the terraced atrium that was the real attraction of this station.</w:t>
      </w:r>
    </w:p>
    <w:p w:rsidR="00961472" w:rsidRPr="00AF3F86" w:rsidRDefault="00961472">
      <w:pPr>
        <w:spacing w:line="360" w:lineRule="auto"/>
        <w:jc w:val="both"/>
        <w:rPr>
          <w:rFonts w:ascii="Montserrat" w:hAnsi="Montserrat"/>
          <w:sz w:val="24"/>
        </w:rPr>
      </w:pPr>
      <w:r w:rsidRPr="00AF3F86">
        <w:rPr>
          <w:rFonts w:ascii="Montserrat" w:hAnsi="Montserrat"/>
          <w:sz w:val="24"/>
        </w:rPr>
        <w:tab/>
        <w:t>I stopped to soak in the view, combing out my braid with my fingers as I leaned over the railing to peer into the artificial chasm. Even this early, swarms of bodies were negotiating the layers and tunnels of this man made hive. After scanning the familiar features of fountains, waterfalls, gardens, arbors, and sculptures, I turned away from the railing and continued. As always, there were a handful of tourists who stared at me as I negotiated the lightly crowded corridors. To say that I am easy to recognize, is perhaps an understatement. By way of my mother and my alleged father, I am one quarter japanese, a quarter irish and half scots. Somehow my genes had combined to produce hair the precise color of freshly spilled blood. That memorable, distinctive feature had been boldly advertised in the media. On average it took only a puzzled moment for people to place where they had seen it before.</w:t>
      </w:r>
    </w:p>
    <w:p w:rsidR="00961472" w:rsidRPr="00AF3F86" w:rsidRDefault="00961472">
      <w:pPr>
        <w:spacing w:line="360" w:lineRule="auto"/>
        <w:jc w:val="both"/>
        <w:rPr>
          <w:rFonts w:ascii="Montserrat" w:hAnsi="Montserrat"/>
          <w:sz w:val="24"/>
        </w:rPr>
      </w:pPr>
      <w:r w:rsidRPr="00AF3F86">
        <w:rPr>
          <w:rFonts w:ascii="Montserrat" w:hAnsi="Montserrat"/>
          <w:sz w:val="24"/>
        </w:rPr>
        <w:tab/>
        <w:t>as time had passed, recognition had gotten slower. I could now walk through a crowd or a public place without being accosted. I could actually linger in a place for a while before someone would approach with their questions and comments. It was not fame. It was more like the way people stare at animals in a zoo. Except people don't ask the animals in the zoo to show them how you do it, whatever "it" they've gotten lodged in their minds. As if I were some strange creature from another planet. These people burned my ancestors at the stake. I never let that fact slip my mind, no matter how sane and open minded they seemed.</w:t>
      </w:r>
    </w:p>
    <w:p w:rsidR="00961472" w:rsidRPr="00AF3F86" w:rsidRDefault="00961472">
      <w:pPr>
        <w:spacing w:line="360" w:lineRule="auto"/>
        <w:jc w:val="both"/>
        <w:rPr>
          <w:rFonts w:ascii="Montserrat" w:hAnsi="Montserrat"/>
          <w:sz w:val="24"/>
        </w:rPr>
      </w:pPr>
      <w:r w:rsidRPr="00AF3F86">
        <w:rPr>
          <w:rFonts w:ascii="Montserrat" w:hAnsi="Montserrat"/>
          <w:sz w:val="24"/>
        </w:rPr>
        <w:tab/>
        <w:t>anonymity is the most valuable possession an active psi has.</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my wandering course brought me back through the sleeper-blocks to the locker room. I found my locker and slipped out of the kimono, hanging it inside. I stopped by the service window and picked up a towel as I entered the showers. One of the blessings of field technology was artificial gravity, achieved by four dimensional geometrical architecture. A static field that so far proved to permanently mold the shape of space. It had been astonishing to discover that relationship between forces and four-dimensional geometry, but man had exploited it lavishly in the construction of ships and stations where one could take an honest to god shower, among other benefits. It also spared spacers from the distortion of reflexes and instincts caused by angular momentum in the earlier stations, which had to rely on centripetal force to adhere things to the deck. </w:t>
      </w:r>
    </w:p>
    <w:p w:rsidR="00961472" w:rsidRPr="00AF3F86" w:rsidRDefault="00961472">
      <w:pPr>
        <w:spacing w:line="360" w:lineRule="auto"/>
        <w:jc w:val="both"/>
        <w:rPr>
          <w:rFonts w:ascii="Montserrat" w:hAnsi="Montserrat"/>
          <w:sz w:val="24"/>
        </w:rPr>
      </w:pPr>
      <w:r w:rsidRPr="00AF3F86">
        <w:rPr>
          <w:rFonts w:ascii="Montserrat" w:hAnsi="Montserrat"/>
          <w:sz w:val="24"/>
        </w:rPr>
        <w:tab/>
        <w:t>if only they had provided the transient accommodations with baths! Still, I entered a stream of steaming water and luxuriated in the heat. I was not alone. There were other men and women tending to the proper care and maintenance of their bodies. No one even turned their head at my arrival. Heinlein had been on the mark in his estimations of space culture. Skin was a practical form of dress in a controlled environment where survival depended on one's ability to skinny into a pressure suit at the drop of a hat. Clothes had evolved for the environment which were barely more than a second skin, or otherwise could be removed and disposed of in less time than it took to blurt out one's favorite expletive. Sexual predators which might have exploited the vulnerability of naked women and children did not survive long.</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at first it is not obvious, but I discovered that while there were indeed some people who moved about totally naked—indecently exposed and thus vulnerable to the eye—one mostly saw people who merely went about nude. Dressed in an unselfconscious attitude. I initially found it as natural as breathing to be at ease in the unadorned flesh. Perversely, I gradually became more conscious of my body than I had been since puberty. I found myself on the edge of arousal and sensually aware of my environment at this liberation from inhibitions I had not been aware I possessed. I did not feel outwardly vulnerable, but there was an inward vulnerability, a desire to touch and be touched. In spite of myself I broadcast an aura of sexuality about on par with a woman dressed to kill. Socially dressed, but certainly not modest.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worst—or perhaps </w:t>
      </w:r>
      <w:r w:rsidRPr="00AF3F86">
        <w:rPr>
          <w:rFonts w:ascii="Montserrat" w:hAnsi="Montserrat"/>
          <w:i/>
          <w:sz w:val="24"/>
        </w:rPr>
        <w:t>best</w:t>
      </w:r>
      <w:r w:rsidRPr="00AF3F86">
        <w:rPr>
          <w:rFonts w:ascii="Montserrat" w:hAnsi="Montserrat"/>
          <w:sz w:val="24"/>
        </w:rPr>
        <w:t xml:space="preserve">—of all, however this shift in my self awareness had come about, my aroused state stayed with me even when I was clothed. What had happened to me? Simply, I had suddenly, for the first time in my life, really perceived myself as a sexual being and this shift in perspective had altered every nuance and gesture of body. In passing this is not the most important thing that ever happened to me, but as a psi I realized that suddenly falling in love with my body might one day save my sanity. It is a pity that I did not have the luxury to explore this new facet of my being in any depth until much later. Until the fascination wore off, I would stop at times and look at myself—not narcissistically, but with wonder at the complexity and elegance of a machine that beggars the aspirations of art.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 shook myself out of my reverie and went to my locker. I pulled out and squirmed into my uniform. If I were spending another day of waiting I would have pulled out the body sleeve, but instead it was the full body sheathe. These two items of clothes constituted my permanent wardrobe. Both were the product of one of the research projects. Nanotechnology had been quickly achieved with the influence of psionics; manipulating matter is one of the four cornerstones of psi ability, and for some of us as easy to accomplish as breathing. These garments, lightweight, elastic, and virtually indestructible, had been constructed on a molecular level, and were in fact extremely sophisticated machines in their own right. </w:t>
      </w:r>
    </w:p>
    <w:p w:rsidR="00961472" w:rsidRPr="00AF3F86" w:rsidRDefault="00961472">
      <w:pPr>
        <w:spacing w:line="360" w:lineRule="auto"/>
        <w:jc w:val="both"/>
        <w:rPr>
          <w:rFonts w:ascii="Montserrat" w:hAnsi="Montserrat"/>
          <w:sz w:val="24"/>
        </w:rPr>
      </w:pPr>
      <w:r w:rsidRPr="00AF3F86">
        <w:rPr>
          <w:rFonts w:ascii="Montserrat" w:hAnsi="Montserrat"/>
          <w:sz w:val="24"/>
        </w:rPr>
        <w:tab/>
        <w:t>given the potential of nanotechnology, it was feasible to design an emergency environmental suit capable of sustaining a body in hard vacuum, tough enough to resist micro-meteorite impacts in open space, and economical enough to be worn constantly without detriment to the skin. It is responsive and elastic, to provide total freedom of movement, and a full contact pressure of ten to fifteen pounds per square inch in a vacuum. A carbon based filament structure laced the fabric in a dense weave of staged, interlocking and overlapping spheres that absorbs high level kinetic energy, transmitting it over the total facing area of the body within; and which makes it exceptionally resistant to cutting or tearing. An active matrix absorbed raw chemical elements from the waste products of the body, catalytically breaking them down into neutral substances, purified water and oxygen, and materials to repair and maintain itself. It was so close to living that some people were superstitious about wearing them. Hardly surprising that it could literally be a second skin, an artificial organ specialized to complement the chemistry of the far more fragile organ within it, accommodating it at a molecular level.</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of course while covering everything but the face—from the tips of my fingers and toes, to the top of my throat—when molded to a body's contour it </w:t>
      </w:r>
      <w:r w:rsidRPr="00AF3F86">
        <w:rPr>
          <w:rFonts w:ascii="Montserrat" w:hAnsi="Montserrat"/>
          <w:i/>
          <w:sz w:val="24"/>
        </w:rPr>
        <w:t>hides</w:t>
      </w:r>
      <w:r w:rsidRPr="00AF3F86">
        <w:rPr>
          <w:rFonts w:ascii="Montserrat" w:hAnsi="Montserrat"/>
          <w:sz w:val="24"/>
        </w:rPr>
        <w:t xml:space="preserve"> nothing what-so-ever. A fact not designed to comfort self-conscious males </w:t>
      </w:r>
      <w:r w:rsidRPr="00AF3F86">
        <w:rPr>
          <w:rFonts w:ascii="Montserrat" w:hAnsi="Montserrat"/>
          <w:i/>
          <w:sz w:val="24"/>
        </w:rPr>
        <w:t xml:space="preserve">or </w:t>
      </w:r>
      <w:r w:rsidRPr="00AF3F86">
        <w:rPr>
          <w:rFonts w:ascii="Montserrat" w:hAnsi="Montserrat"/>
          <w:sz w:val="24"/>
        </w:rPr>
        <w:t xml:space="preserve">females. It is a true body glove, a single piece of material with only one opening, not counting the neck. One slips in through the back, legs first taking care to properly manage the suit's two necessary invasions of the body. Once secure about the waist, one then slowly and gently threads in one's arms, then head. As one's head emerges properly through the neck, the seam is drawn tightly closed across the tops of one's shoulder blades. The material seals to itself like glue—-some kind of electrostatic attraction—and getting out of it again can be athletically challenging. A coif and helmet complete the sealed environment of the suit.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my body sleeve is made from the same material. While being useless for exposure to a vacuum, it had the distinct advantages of being durable, self cleaning, and immune to bullets and knives. I am not too proud to have my life saved by my underwear. </w:t>
      </w:r>
    </w:p>
    <w:p w:rsidR="00961472" w:rsidRPr="00AF3F86" w:rsidRDefault="00961472">
      <w:pPr>
        <w:spacing w:line="360" w:lineRule="auto"/>
        <w:jc w:val="both"/>
        <w:rPr>
          <w:rFonts w:ascii="Montserrat" w:hAnsi="Montserrat"/>
          <w:sz w:val="24"/>
        </w:rPr>
      </w:pPr>
      <w:r w:rsidRPr="00AF3F86">
        <w:rPr>
          <w:rFonts w:ascii="Montserrat" w:hAnsi="Montserrat"/>
          <w:sz w:val="24"/>
        </w:rPr>
        <w:tab/>
        <w:t>there is a snug jacket worn over the sheathe, made of a light material, that I threw on to complete the uniform. Dressed, I transferred the rest of my belongings into a duffel bag. I put my hair in a braid before quitting the locker room. Keeping my hair was a risk. Getting it, and my head into a helmet and properly sealed in a hurry would be difficult, I knew. Still I didn't have the heart to cut it, and I knew there were other men and women who felt the same way. The system tolerated that weakness, and no one would shed a tear for a fool who died for the sake of their hair. Of course, i'm not to proud to have my life saved by a hair cut either, but the way I looked at it, I didn't need scissors to cut it if I had to, so why not keep it until there was no choice?</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 reached the docks in good time, and picked up my revised orders from the deck officer. I noted the berth, boarding time and my posting. Foul words followed. The cutter had docked while I was in the shower. The liaison officer had contacted the director as promised, and it had turned out to be craig. He had not challenged the probationary assignment, and he had not blessed the assignment either. He had simply announced that he was acting as my chaperone and requested that my revised orders reflect my subordinate status. </w:t>
      </w:r>
    </w:p>
    <w:p w:rsidR="00961472" w:rsidRPr="00AF3F86" w:rsidRDefault="00961472">
      <w:pPr>
        <w:spacing w:line="360" w:lineRule="auto"/>
        <w:jc w:val="both"/>
        <w:rPr>
          <w:rFonts w:ascii="Montserrat" w:hAnsi="Montserrat"/>
          <w:sz w:val="24"/>
        </w:rPr>
      </w:pPr>
      <w:r w:rsidRPr="00AF3F86">
        <w:rPr>
          <w:rFonts w:ascii="Montserrat" w:hAnsi="Montserrat"/>
          <w:sz w:val="24"/>
        </w:rPr>
        <w:tab/>
        <w:t>in spite of the urge to burn the papers, I tucked my orders into my pocket.</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seeing the time I had to wait, I made my way up to the observation deck and watched for the arrival of the seed ship prototype, </w:t>
      </w:r>
      <w:r w:rsidRPr="00AF3F86">
        <w:rPr>
          <w:rFonts w:ascii="Montserrat" w:hAnsi="Montserrat"/>
          <w:i/>
          <w:sz w:val="24"/>
        </w:rPr>
        <w:t>gabriel.</w:t>
      </w:r>
      <w:r w:rsidRPr="00AF3F86">
        <w:rPr>
          <w:rFonts w:ascii="Montserrat" w:hAnsi="Montserrat"/>
          <w:sz w:val="24"/>
        </w:rPr>
        <w:t xml:space="preserve"> She was stripped down to the vital systems. No armaments or armor, no crew or cargo accommodations beyond the needs of bridge and engineering. A skeleton ship with a skeleton crew. If she passed muster she would go on to earth for outfitting. As she was, she looked like a sleek and hungry predator, the way her ribs were showing. After a bit I realized that I had lost track of the time. Reluctantly, I stepped back a pace. The waiting had come down to minutes. There was still some distance to cover on my part before it could be over. I reflexively tugged on the tapered waist of my duty jacket, hoping my appearance was in order. I stepped over to retrieve my duffel, checked my inside pocket to be sure my orders were still there, and headed down to the boarding gate.</w:t>
      </w:r>
    </w:p>
    <w:p w:rsidR="00961472" w:rsidRPr="00AF3F86" w:rsidRDefault="00961472">
      <w:pPr>
        <w:spacing w:line="360" w:lineRule="auto"/>
        <w:jc w:val="both"/>
        <w:rPr>
          <w:rFonts w:ascii="Montserrat" w:hAnsi="Montserrat"/>
          <w:sz w:val="24"/>
        </w:rPr>
      </w:pPr>
      <w:r w:rsidRPr="00AF3F86">
        <w:rPr>
          <w:rFonts w:ascii="Montserrat" w:hAnsi="Montserrat"/>
          <w:sz w:val="24"/>
        </w:rPr>
        <w:tab/>
        <w:t>there were already half a dozen boarders waiting in the receiving area off to the side of the sealed access when I arrived. One of them looked up as I dumped my bag on the pile the others had made. It was martin craig. As the man who had headed the interface drive project, he was the senior observer from the project for the engineering trials. Craig and his staff were here to rate the new design before advising on further construction. As part of the team which had developed the interface drive, I was on the list of qualified advisors, but my project superiors had not been willing to support me in that capacity. As O'Neal had said, my experience with the systems was of little or no interest to the powers that be—civilian or military. I had pointed out that as an active my experience was based on direct perception of the forces the drive manipulated, and advised him to take my assessments seriously. O'neal, of course, was tied to the project also, which explained why he was picked for this command. Unlike my captain, craig had done just about everything in his power to prevent my being here this morning. "ember," he greeted me with a nod, "nice of you to join us." Between us, it was a slap. I turned and stared at him incredulously for a moment before shaking my head and walking away.</w:t>
      </w:r>
    </w:p>
    <w:p w:rsidR="00961472" w:rsidRPr="00AF3F86" w:rsidRDefault="00961472">
      <w:pPr>
        <w:spacing w:line="360" w:lineRule="auto"/>
        <w:jc w:val="both"/>
        <w:rPr>
          <w:rFonts w:ascii="Montserrat" w:hAnsi="Montserrat"/>
          <w:sz w:val="24"/>
        </w:rPr>
      </w:pPr>
      <w:r w:rsidRPr="00AF3F86">
        <w:rPr>
          <w:rFonts w:ascii="Montserrat" w:hAnsi="Montserrat"/>
          <w:sz w:val="24"/>
        </w:rPr>
        <w:tab/>
        <w:t>"what?" He called after me.</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 almost turned back to explain, when my stomach decided to remind me of its existence. </w:t>
      </w:r>
      <w:r w:rsidRPr="00AF3F86">
        <w:rPr>
          <w:rFonts w:ascii="Montserrat" w:hAnsi="Montserrat"/>
          <w:i/>
          <w:sz w:val="24"/>
        </w:rPr>
        <w:t>Should've taken care of that,</w:t>
      </w:r>
      <w:r w:rsidRPr="00AF3F86">
        <w:rPr>
          <w:rFonts w:ascii="Montserrat" w:hAnsi="Montserrat"/>
          <w:sz w:val="24"/>
        </w:rPr>
        <w:t xml:space="preserve"> I thought. I glanced up at the docking display to get an idea how long I had to kill before the ship access was secure for boarding. Time enough, I guessed. I crossed the reception area and headed across the bare deck plate toward a vending machine. I ordered a breakfast roll and flask of hot tea. My stomach had not settled enough to eat yet, but the reality was sinking in and I didn't want to faint when I reported in to the captain. I stood and surveyed the activity on the docks while my thoughts ran off in other directions.</w:t>
      </w:r>
    </w:p>
    <w:p w:rsidR="00961472" w:rsidRPr="00AF3F86" w:rsidRDefault="00961472">
      <w:pPr>
        <w:spacing w:line="360" w:lineRule="auto"/>
        <w:jc w:val="both"/>
        <w:rPr>
          <w:rFonts w:ascii="Montserrat" w:hAnsi="Montserrat"/>
          <w:sz w:val="24"/>
        </w:rPr>
      </w:pPr>
      <w:r w:rsidRPr="00AF3F86">
        <w:rPr>
          <w:rFonts w:ascii="Montserrat" w:hAnsi="Montserrat"/>
          <w:sz w:val="24"/>
        </w:rPr>
        <w:tab/>
        <w:t>in typical military fashion, the order of the day seemed to be hurry up and wait. I wandered astray a bit and perched on a railing while I chewed my way through breakfast. The food seemed to help. I hadn't been aware how tense I was until it started to ease off. Boarding nerves. Naturally, just as I was finally relaxed, I looked up at the docking display to discover that the status lights had somehow skipped to green across the board. I stuffed the end of the roll in my mouth and hopped to my feet. Thankfully, I didn't choke on the last of my tea while running back to the group—which had grown to a full dozen in my absence.</w:t>
      </w:r>
    </w:p>
    <w:p w:rsidR="00961472" w:rsidRPr="00AF3F86" w:rsidRDefault="00961472">
      <w:pPr>
        <w:spacing w:line="360" w:lineRule="auto"/>
        <w:jc w:val="both"/>
        <w:rPr>
          <w:rFonts w:ascii="Montserrat" w:hAnsi="Montserrat"/>
          <w:sz w:val="24"/>
        </w:rPr>
      </w:pPr>
      <w:r w:rsidRPr="00AF3F86">
        <w:rPr>
          <w:rFonts w:ascii="Montserrat" w:hAnsi="Montserrat"/>
          <w:sz w:val="24"/>
        </w:rPr>
        <w:tab/>
        <w:t>I silently cursed myself as the seals popped and the gate split open. There wasn't enough time to fall in. Sure enough, bodies began pouring out of the gangway as I tried to close the distance. I lost a precious few seconds disposing of my trash at the waste receptacle on the edge of the boarding area. I felt eyes on me as I slipped into formation and came to attention. Some of the bodies came past in front of me to collect our duffels off the pile and began to carry them aboard. One remained, and I had little doubt who that would have to be. The one who had held a fixed stare on me since I had dashed pell-mell across the dock. She did not say anything, though, just turned and paced down the line behind us.</w:t>
      </w:r>
    </w:p>
    <w:p w:rsidR="00961472" w:rsidRPr="00AF3F86" w:rsidRDefault="00961472">
      <w:pPr>
        <w:spacing w:line="360" w:lineRule="auto"/>
        <w:jc w:val="both"/>
        <w:rPr>
          <w:rFonts w:ascii="Montserrat" w:hAnsi="Montserrat"/>
          <w:sz w:val="24"/>
        </w:rPr>
      </w:pPr>
      <w:r w:rsidRPr="00AF3F86">
        <w:rPr>
          <w:rFonts w:ascii="Montserrat" w:hAnsi="Montserrat"/>
          <w:sz w:val="24"/>
        </w:rPr>
        <w:tab/>
        <w:t>"good morning gentlemen. This is a shakedown mission and hopefully it will be short and sweet. You are all skilled technicians and brilliant scientists, but I must point out to you that this is a military operation." She came around the end of the line and paced in front of us, "I am your xo, commander angelica lynn thompson. For the next few weeks I will be the right hand of god as far as you are concerned. Some of you," and at this, she looked directly at me, "have already picked up some ship experience before arriving here at arcology iv. I'm sorry to say you've still got a lot to learn in a short space of time." She stopped in front of the line and paused, "if you've all got your papers, you know who you need to report to. Your section leaders have already been informed of your assignments. As soon as they have released you to general access, you should report to the quartermaster for your bunking arrangements. If you have or develop any preferences for bunkmates you can apply at any time for reaccommodation."</w:t>
      </w:r>
    </w:p>
    <w:p w:rsidR="00961472" w:rsidRPr="00AF3F86" w:rsidRDefault="00961472">
      <w:pPr>
        <w:spacing w:line="360" w:lineRule="auto"/>
        <w:jc w:val="both"/>
        <w:rPr>
          <w:rFonts w:ascii="Montserrat" w:hAnsi="Montserrat"/>
          <w:sz w:val="24"/>
        </w:rPr>
      </w:pPr>
      <w:r w:rsidRPr="00AF3F86">
        <w:rPr>
          <w:rFonts w:ascii="Montserrat" w:hAnsi="Montserrat"/>
          <w:sz w:val="24"/>
        </w:rPr>
        <w:tab/>
        <w:t>as the group pulled out their orders, thompson smiled wryly and added, "this is a prototype construction, so I regret to say that she's a little short on amenities. I assure you that if she works the way she is supposed to, the ships following her design will be an order of magnitude more comfortable. For now, however, we will make do." One by one, she took each person's papers and checked them. Everything was in order, so she wrapped it up. "very good, gentlemen. I have, of course, already reviewed your jackets, and I just want to say I have every confidence in your abilities. Some of you should expect to be summoned to the captain's mess this evening at which time you will meet the captain. Carry on.</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"ember," she added, holding out an arm to block my way, "you're with me." Craig and a few others looked back at this and then discreetly followed the rest up the gangway. I raised an eyebrow when we were alone on the dock. Thompson smiled and pointed out, "you've got orders to report to the captain. Don't want you getting lost on the way." The papers in my hand, which we both had seen, had placed me in craig's party under his discretion. The xo was reminding me that I had come on the personal order of the captain.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 was starting to feel like a bone with two dogs. </w:t>
      </w:r>
    </w:p>
    <w:p w:rsidR="00961472" w:rsidRPr="00AF3F86" w:rsidRDefault="00961472">
      <w:pPr>
        <w:spacing w:line="360" w:lineRule="auto"/>
        <w:jc w:val="both"/>
        <w:rPr>
          <w:rFonts w:ascii="Montserrat" w:hAnsi="Montserrat"/>
          <w:sz w:val="24"/>
        </w:rPr>
      </w:pPr>
      <w:r w:rsidRPr="00AF3F86">
        <w:rPr>
          <w:rFonts w:ascii="Montserrat" w:hAnsi="Montserrat"/>
          <w:sz w:val="24"/>
        </w:rPr>
        <w:tab/>
        <w:t>"thanks," I said wryly, following her up through the ship's access. At the top of the gangway, I turned to the chief petty officer, "active ember, Phoenix eve, reporting. Permission to come aboard?"</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the cpo glanced at me, opening his mouth to respond, and froze. He scanned down my body and then back to my face. After a quick glance at thompson, he reclaimed his voice. "permission granted." His eyes snapped back to thompson, "this some kind of joke, xo?" </w:t>
      </w:r>
    </w:p>
    <w:p w:rsidR="00961472" w:rsidRPr="00AF3F86" w:rsidRDefault="00961472">
      <w:pPr>
        <w:spacing w:line="360" w:lineRule="auto"/>
        <w:jc w:val="both"/>
        <w:rPr>
          <w:rFonts w:ascii="Montserrat" w:hAnsi="Montserrat"/>
          <w:sz w:val="24"/>
        </w:rPr>
      </w:pPr>
      <w:r w:rsidRPr="00AF3F86">
        <w:rPr>
          <w:rFonts w:ascii="Montserrat" w:hAnsi="Montserrat"/>
          <w:sz w:val="24"/>
        </w:rPr>
        <w:tab/>
        <w:t>"mind your manners mr. Grant," she countered taking my arm guiding me past. Aside, she murmured, "ms. Ember, please disregard that remark." She pushed me into the cross corridor ahead of her and turned a sharp eye on grant. I stood there in confusion. Grant was looking between the us with much the same expression. Thompson waved me on with, "go on, i'll catch up with you at the lift." I hesitated for a second, not sure what was going on. Turning on my heel, I headed alone down the corridor. It was not as if I could get lost. I had memorized the layout of the ship before departing from the project, and the reservation.</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 heard the xo talking quietly to grant behind me as I moved further away. I made a note to look up cpo grant later and find out what that had been about. It was possible that it was the usual annoyance, but it seemed almost as if he had been looking at a ghost. He had gone pale and gotten flustered; a very personal sort of reaction. </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ab/>
      </w:r>
      <w:r w:rsidRPr="00AF3F86">
        <w:rPr>
          <w:rFonts w:ascii="Montserrat" w:hAnsi="Montserrat"/>
          <w:sz w:val="24"/>
        </w:rPr>
        <w:br w:type="page"/>
        <w:t>CHAPTER three</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Exodus</w:t>
      </w:r>
      <w:r w:rsidRPr="00AF3F86">
        <w:rPr>
          <w:rFonts w:ascii="Montserrat" w:hAnsi="Montserrat"/>
          <w:sz w:val="24"/>
        </w:rPr>
        <w:tab/>
        <w:t>The purpose of exodus was to carry mankind out to the stars. Spread humanity out over as many planets as possible before whatever was out there took a notion to corner us at home. It was an insurance policy for the human race—paid for in human embryos and the fruits of ten years' worth of system wide industry, among other mean necessities. It was in many ways the worst example of a colony effort that earth could mount. As fast as technology was exploding, it would be decades before anyone could propose a basic terraforming program. We simply did not have the means to take earth with us in all her genetic diversity, and recreate our home from scratch. The best we could do was take a specially tailored catalogue of embryonic plant and animal stock to support and complement our cargoes of unborn people, and do our damnedest to find the most terra-compatible worlds we could. That was all there was to it, we were only concerned with slipping our eggs into some other baskets.</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If fortune smiled on earth, then maybe in another hundred years a real, practical colonization effort could be mounted. The emergency colonies could be revisited and the deficits in their environments could be addressed. Exodus placed its faith in that trait of humanity that had allowed us to adapt to virtually every ecological niche in our world. We baldly hoped that there would be at least one small corner on these unknown, undiscovered worlds where man could hang on. We had no reason to assume that the invasion or obliteration of earth was likely to happen, but we knew it was possible. By unanimous vote, the United Nations and the solar authority agreed to spare no expense and waste no time investing in the survival of humanity through operation exodus. The emergency colonization plan called for at least one hundred ships, each commissioned to carry a cargo of one million human, and twenty million domestic stock animals—from cattle, horses, camels, goats, sheep and chickens to cats and dogs and bunny rabbits—as embryos in cryogenic suspension, several million tones of catalogued seed stock, in addition to various stores and sundry needs pertaining to the needs of a crew of about five hundred mixed civilian and military volunteers per ship.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In spite of the sense of unrelenting pressure felt by all involved in the groundwork for this massive operation, exodus could not depart soon enough. At the time I was brought into the game, there were years yet to go before we would be ready to embark on our mission, and that was still moving too dangerously fast given the state of our working technology and a constant flow of new technological developments. Like with the prototype, </w:t>
      </w:r>
      <w:r w:rsidRPr="00AF3F86">
        <w:rPr>
          <w:rFonts w:ascii="Montserrat" w:hAnsi="Montserrat"/>
          <w:i/>
          <w:sz w:val="24"/>
        </w:rPr>
        <w:t>Gabriel,</w:t>
      </w:r>
      <w:r w:rsidRPr="00AF3F86">
        <w:rPr>
          <w:rFonts w:ascii="Montserrat" w:hAnsi="Montserrat"/>
          <w:sz w:val="24"/>
        </w:rPr>
        <w:t xml:space="preserve"> designs kept going back to the drawing board over and over again. The training programs and forced enrollment in the new astronautical naval academies, originally thrown in our way to hobble us, ended up being the things that picked up actives like myself and kept us focused and committed to our goal. Political agendas continued to plague selected efforts and notable individuals, but the solar authority began assigning priorities to the endeavor and the agendas of back biting, prejudiced, panic mongers did not come out high on that list.</w:t>
      </w:r>
    </w:p>
    <w:p w:rsidR="00961472" w:rsidRPr="00AF3F86" w:rsidRDefault="00961472">
      <w:pPr>
        <w:spacing w:line="360" w:lineRule="auto"/>
        <w:jc w:val="both"/>
        <w:rPr>
          <w:rFonts w:ascii="Montserrat" w:hAnsi="Montserrat"/>
          <w:sz w:val="24"/>
        </w:rPr>
      </w:pPr>
      <w:r w:rsidRPr="00AF3F86">
        <w:rPr>
          <w:rFonts w:ascii="Montserrat" w:hAnsi="Montserrat"/>
          <w:sz w:val="24"/>
        </w:rPr>
        <w:tab/>
        <w:t>Connor, ember and I departed immediately after the prototype trials for trinity military academy reservation—formerly Vancouver island, purchased by the solar authority in twenty-one twelve. The mission specs for exodus called for class three actives to occupy staff positions, which meant we had to attain a lieutenant's rank and grade. We were in the military, and we served several tours of duty in the course of earning those qualifications. On arriving at trinity, we were assembled in our groups; living, working, studying, relaxing and playing together. Groups that did not work well and play well together over time were broken up and reassigned. Our group seemed to have the right chemistry. Connor and I had our past acquaintance and common experiences on the same reservation. Ember was new to both of us. Friendly, vivacious and serene, she was a born peacemaker and an adventurous soul. Ember was my best friend and surrogate mother almost from the day we met. Connor and I... Well, there had always been a mutual attraction, but we both had highland tempers. Six years—more or less—passed quickly and suddenly we found ourselves caught up in the rush of mission prep.</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Departure</w:t>
      </w:r>
      <w:r w:rsidRPr="00AF3F86">
        <w:rPr>
          <w:rFonts w:ascii="Montserrat" w:hAnsi="Montserrat"/>
          <w:sz w:val="24"/>
        </w:rPr>
        <w:tab/>
        <w:t xml:space="preserve">in May, circa 2117 ad, the last of the seed ships reached final commission. The first two waves of operation exodus had already departed, each proceeding the other by a month. We were in our final days of mission prep when the word went round that the last ship had passed her fitness trials, and that the remaining three-month schedule of departures seemed to be on track. O'Neal retained command of </w:t>
      </w:r>
      <w:r w:rsidRPr="00AF3F86">
        <w:rPr>
          <w:rFonts w:ascii="Montserrat" w:hAnsi="Montserrat"/>
          <w:i/>
          <w:sz w:val="24"/>
        </w:rPr>
        <w:t>Gabriel,</w:t>
      </w:r>
      <w:r w:rsidRPr="00AF3F86">
        <w:rPr>
          <w:rFonts w:ascii="Montserrat" w:hAnsi="Montserrat"/>
          <w:sz w:val="24"/>
        </w:rPr>
        <w:t xml:space="preserve"> on account of nursing her through about seven design generations. Between her field architecture and active matrix composition, she wore through her overhauls admirably, but she was the quirkiest ship in her class. Somewhere in her evolution she had acquired a personality and she had flatly refused to have anything to do with the ships in the first and second waves.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Call it animism if you will, but anything with as much processing capability as </w:t>
      </w:r>
      <w:r w:rsidRPr="00AF3F86">
        <w:rPr>
          <w:rFonts w:ascii="Montserrat" w:hAnsi="Montserrat"/>
          <w:i/>
          <w:sz w:val="24"/>
        </w:rPr>
        <w:t>Gabriel</w:t>
      </w:r>
      <w:r w:rsidRPr="00AF3F86">
        <w:rPr>
          <w:rFonts w:ascii="Montserrat" w:hAnsi="Montserrat"/>
          <w:sz w:val="24"/>
        </w:rPr>
        <w:t xml:space="preserve"> really ought to be sentient. The fact remains that she had broken down more reliably than she had functioned during pre-launch for both the first and second wave departures. We all but pulled her apart and scattered the pieces without finding one legitimate cause for the malfunctions. Aside from some truly frightening misadventures with life support, the trouble often came down to the field arrays and the interface drive core, which means that connor, ember and I spent a lot of time in the drive core annex dredging her artificial mind—that's the only way I can describe an architecture of field engineering; a mind is the only thing I have experienced to compare it to. Considering what the vital systems of an interface drive were modeled after, I suppose we should have seriously considered the possibility that, while the darned thing might not develop an opinion, it could very well have an attitude! </w:t>
      </w:r>
    </w:p>
    <w:p w:rsidR="00961472" w:rsidRPr="00AF3F86" w:rsidRDefault="00961472">
      <w:pPr>
        <w:spacing w:line="360" w:lineRule="auto"/>
        <w:jc w:val="both"/>
        <w:rPr>
          <w:rFonts w:ascii="Montserrat" w:hAnsi="Montserrat"/>
          <w:sz w:val="24"/>
        </w:rPr>
      </w:pPr>
      <w:r w:rsidRPr="00AF3F86">
        <w:rPr>
          <w:rFonts w:ascii="Montserrat" w:hAnsi="Montserrat"/>
          <w:sz w:val="24"/>
        </w:rPr>
        <w:tab/>
        <w:t>With only days to go on our present schedule, I spent most of my time stepped up. Wait, perhaps I should explain that. Psionic ability has a state dependent nature. Attention has different energy levels, layered like electron shells, which correspond to given states of awareness. Shifting from an inner shell to an outer shell occurs as a perspective shift. This shift in attention involves attaining an excited state of awareness, and requires a greater investment of energy to maintain. It feels like waking up. In that state of higher alertness and broader perception the mind interacts more cleanly with interface and more efficiently upon it. The trick is to engage the mind at that level, or the impetus dissipates and one drops back to sleep. It is the matter of being engaged which accounts for the fact that at most times I operate on a class one threshold.</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In the course of mission prep and pre-launch countdown, I engaged my mind at a second magnitude, or class two threshold, allowing me a sharper grasp of the texture of </w:t>
      </w:r>
      <w:r w:rsidRPr="00AF3F86">
        <w:rPr>
          <w:rFonts w:ascii="Montserrat" w:hAnsi="Montserrat"/>
          <w:i/>
          <w:sz w:val="24"/>
        </w:rPr>
        <w:t>gabriel's</w:t>
      </w:r>
      <w:r w:rsidRPr="00AF3F86">
        <w:rPr>
          <w:rFonts w:ascii="Montserrat" w:hAnsi="Montserrat"/>
          <w:sz w:val="24"/>
        </w:rPr>
        <w:t xml:space="preserve"> field architecture. Unlike the majority of the crew—for whom </w:t>
      </w:r>
      <w:r w:rsidRPr="00AF3F86">
        <w:rPr>
          <w:rFonts w:ascii="Montserrat" w:hAnsi="Montserrat"/>
          <w:i/>
          <w:sz w:val="24"/>
        </w:rPr>
        <w:t>gabriel's</w:t>
      </w:r>
      <w:r w:rsidRPr="00AF3F86">
        <w:rPr>
          <w:rFonts w:ascii="Montserrat" w:hAnsi="Montserrat"/>
          <w:sz w:val="24"/>
        </w:rPr>
        <w:t xml:space="preserve"> special geometry produced forces that were invisible and virtually undetectable—I was keenly aware of the intricate structure and flow of the invisible body of the ship around me.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We had taken on our precious cargo, and the last members of our crew, the specialists assigned to monitor and maintain that cargo. In the event that we found a suitable nest to deliver our eggs to, those technicians would start incubating the embryos. In full production, about a thousand babies would be turned out a year, and about four times that number of stock animals. Food for the crew and the first generation of colonists would be provided from the extensive hydroponics sections of the ship, in which even selected meats were grown. The hydroponics sections served multiple purposes, actually. They provided fresh fruits, vegetables and meat, assisted in balancing oxygen, carbon and water cycles, participated in organic waste treatment, and contributed the psychological welfare of the crew. </w:t>
      </w:r>
    </w:p>
    <w:p w:rsidR="00961472" w:rsidRPr="00AF3F86" w:rsidRDefault="00961472">
      <w:pPr>
        <w:spacing w:line="360" w:lineRule="auto"/>
        <w:jc w:val="both"/>
        <w:rPr>
          <w:rFonts w:ascii="Montserrat" w:hAnsi="Montserrat"/>
          <w:sz w:val="24"/>
        </w:rPr>
      </w:pP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ab/>
        <w:t>david aes · sports and culls</w:t>
      </w:r>
    </w:p>
    <w:p w:rsidR="00961472" w:rsidRPr="00AF3F86" w:rsidRDefault="00961472">
      <w:pPr>
        <w:spacing w:line="360" w:lineRule="auto"/>
        <w:jc w:val="both"/>
        <w:rPr>
          <w:rFonts w:ascii="Montserrat" w:hAnsi="Montserrat"/>
          <w:sz w:val="24"/>
        </w:rPr>
      </w:pP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ab/>
        <w:t>That reminded me of what alan once said about fear and the need to take things for granted. What he described had been an extreme, a pathological need to take things for granted. For me, there were things I had to take for granted as an exercise in not noticing to clearly what my inner eye always revealed. To use my psychokinetic abilities, I had to take it for granted that my unconscious attention knew what to do. So, I cannot say that it is wrong to take things for granted. Still given a choice in taking something for granted because I know what's going on well enough to trust the outcome, or taking something for granted because looking at it to closely is frightening and overwhelming, well, I'm not very fond of being frightened and overwhelmed. It makes me violently jumpy. People have an amazing capacity for faith, but nowhere does it say that faith is intended to be unjustified. Only a con artist benefits from blind faith.</w:t>
      </w:r>
    </w:p>
    <w:p w:rsidR="00961472" w:rsidRPr="00AF3F86" w:rsidRDefault="00961472">
      <w:pPr>
        <w:spacing w:line="360" w:lineRule="auto"/>
        <w:jc w:val="both"/>
        <w:rPr>
          <w:rFonts w:ascii="Montserrat" w:hAnsi="Montserrat"/>
          <w:sz w:val="24"/>
        </w:rPr>
      </w:pPr>
      <w:r w:rsidRPr="00AF3F86">
        <w:rPr>
          <w:rFonts w:ascii="Montserrat" w:hAnsi="Montserrat"/>
          <w:sz w:val="24"/>
        </w:rPr>
        <w:tab/>
        <w:t>Whereas an artist benefits from faith in herself—eternally struggling to justify that faith.</w:t>
      </w:r>
    </w:p>
    <w:p w:rsidR="00961472" w:rsidRPr="00AF3F86" w:rsidRDefault="00961472">
      <w:pPr>
        <w:spacing w:line="360" w:lineRule="auto"/>
        <w:jc w:val="both"/>
        <w:rPr>
          <w:rFonts w:ascii="Montserrat" w:hAnsi="Montserrat"/>
          <w:sz w:val="24"/>
        </w:rPr>
      </w:pPr>
      <w:r w:rsidRPr="00AF3F86">
        <w:rPr>
          <w:rFonts w:ascii="Montserrat" w:hAnsi="Montserrat"/>
          <w:sz w:val="24"/>
        </w:rPr>
        <w:tab/>
        <w:t>Becoming active involves a degree of suffering. One has to bear the overwhelming contact of the universe on one's naked understanding. One has to adjust that understanding to accommodate the truths that shake one's foundation or that foundation will shake apart. Because the experience is intensely personal, it more often produces an artist than it does a scientist. One can turn this growth in understanding into knowledge with studied effort, but one cannot help finding it easy to turn it into technique.</w:t>
      </w:r>
    </w:p>
    <w:p w:rsidR="00961472" w:rsidRPr="00AF3F86" w:rsidRDefault="00961472">
      <w:pPr>
        <w:spacing w:line="360" w:lineRule="auto"/>
        <w:jc w:val="both"/>
        <w:rPr>
          <w:rFonts w:ascii="Montserrat" w:hAnsi="Montserrat"/>
          <w:sz w:val="24"/>
        </w:rPr>
      </w:pP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 realized all of this slowly over the years. </w:t>
      </w:r>
    </w:p>
    <w:p w:rsidR="00961472" w:rsidRPr="00AF3F86" w:rsidRDefault="00961472">
      <w:pPr>
        <w:pStyle w:val="AvonDraftNotes"/>
        <w:ind w:left="0" w:right="0"/>
        <w:rPr>
          <w:rFonts w:ascii="Montserrat" w:hAnsi="Montserrat"/>
          <w:sz w:val="24"/>
        </w:rPr>
      </w:pPr>
      <w:r w:rsidRPr="00AF3F86">
        <w:rPr>
          <w:rFonts w:ascii="Montserrat" w:hAnsi="Montserrat"/>
          <w:sz w:val="24"/>
        </w:rPr>
        <w:tab/>
      </w:r>
    </w:p>
    <w:p w:rsidR="00961472" w:rsidRPr="00AF3F86" w:rsidRDefault="00961472">
      <w:pPr>
        <w:pStyle w:val="AvonDraftNotes"/>
        <w:ind w:left="0" w:right="0"/>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Reservations and projects</w:t>
      </w:r>
    </w:p>
    <w:p w:rsidR="00961472" w:rsidRPr="00AF3F86" w:rsidRDefault="00961472">
      <w:pPr>
        <w:spacing w:line="360" w:lineRule="auto"/>
        <w:jc w:val="both"/>
        <w:rPr>
          <w:rFonts w:ascii="Montserrat" w:hAnsi="Montserrat"/>
          <w:sz w:val="24"/>
        </w:rPr>
      </w:pPr>
      <w:r w:rsidRPr="00AF3F86">
        <w:rPr>
          <w:rFonts w:ascii="Montserrat" w:hAnsi="Montserrat"/>
          <w:sz w:val="24"/>
        </w:rPr>
        <w:tab/>
        <w:t>sleepers, dampers, neural locks and leashes</w:t>
      </w:r>
    </w:p>
    <w:p w:rsidR="00961472" w:rsidRPr="00AF3F86" w:rsidRDefault="00961472">
      <w:pPr>
        <w:spacing w:line="360" w:lineRule="auto"/>
        <w:jc w:val="both"/>
        <w:rPr>
          <w:rFonts w:ascii="Montserrat" w:hAnsi="Montserrat"/>
          <w:sz w:val="24"/>
        </w:rPr>
      </w:pPr>
      <w:r w:rsidRPr="00AF3F86">
        <w:rPr>
          <w:rFonts w:ascii="Montserrat" w:hAnsi="Montserrat"/>
          <w:sz w:val="24"/>
        </w:rPr>
        <w:tab/>
        <w:t>psionic ratings; active, latent, geometric scale, access scale, class—order of magnitude scale</w:t>
      </w:r>
    </w:p>
    <w:p w:rsidR="00961472" w:rsidRPr="00AF3F86" w:rsidRDefault="00961472">
      <w:pPr>
        <w:spacing w:line="360" w:lineRule="auto"/>
        <w:jc w:val="both"/>
        <w:rPr>
          <w:rFonts w:ascii="Montserrat" w:hAnsi="Montserrat"/>
          <w:sz w:val="24"/>
        </w:rPr>
      </w:pPr>
      <w:r w:rsidRPr="00AF3F86">
        <w:rPr>
          <w:rFonts w:ascii="Montserrat" w:hAnsi="Montserrat"/>
          <w:sz w:val="24"/>
        </w:rPr>
        <w:tab/>
        <w:t>field tech; interface drive—drive core and field array, field architecture, field sail</w:t>
      </w:r>
    </w:p>
    <w:p w:rsidR="00961472" w:rsidRPr="00AF3F86" w:rsidRDefault="00961472">
      <w:pPr>
        <w:spacing w:line="360" w:lineRule="auto"/>
        <w:jc w:val="both"/>
        <w:rPr>
          <w:rFonts w:ascii="Montserrat" w:hAnsi="Montserrat"/>
          <w:sz w:val="24"/>
        </w:rPr>
      </w:pPr>
      <w:r w:rsidRPr="00AF3F86">
        <w:rPr>
          <w:rFonts w:ascii="Montserrat" w:hAnsi="Montserrat"/>
          <w:sz w:val="24"/>
        </w:rPr>
        <w:tab/>
        <w:t>interface navigation:</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cord depth—an artificial measurement where two points are bridged through the interface, the space between those points is treated as the circumference of a displaced circle or sphere—the diameter of that sphere is used as the measure of translation depth. </w:t>
      </w:r>
    </w:p>
    <w:p w:rsidR="00961472" w:rsidRPr="00AF3F86" w:rsidRDefault="00961472">
      <w:pPr>
        <w:spacing w:line="360" w:lineRule="auto"/>
        <w:jc w:val="both"/>
        <w:rPr>
          <w:rFonts w:ascii="Montserrat" w:hAnsi="Montserrat"/>
          <w:sz w:val="24"/>
        </w:rPr>
      </w:pPr>
      <w:r w:rsidRPr="00AF3F86">
        <w:rPr>
          <w:rFonts w:ascii="Montserrat" w:hAnsi="Montserrat"/>
          <w:sz w:val="24"/>
        </w:rPr>
        <w:tab/>
        <w:t>angle of interface—controls point to point reference in a four-dimensional field matrix</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there is nothing as dangerous as the interface between the physical and the athenal. </w:t>
      </w:r>
    </w:p>
    <w:p w:rsidR="00961472" w:rsidRPr="00AF3F86" w:rsidRDefault="00961472">
      <w:pPr>
        <w:spacing w:line="360" w:lineRule="auto"/>
        <w:jc w:val="both"/>
        <w:rPr>
          <w:rFonts w:ascii="Montserrat" w:hAnsi="Montserrat"/>
          <w:sz w:val="24"/>
        </w:rPr>
      </w:pPr>
      <w:r w:rsidRPr="00AF3F86">
        <w:rPr>
          <w:rFonts w:ascii="Montserrat" w:hAnsi="Montserrat"/>
          <w:sz w:val="24"/>
        </w:rPr>
        <w:tab/>
        <w:t>surface navigation:</w:t>
      </w:r>
    </w:p>
    <w:p w:rsidR="00961472" w:rsidRPr="00AF3F86" w:rsidRDefault="00961472">
      <w:pPr>
        <w:spacing w:line="360" w:lineRule="auto"/>
        <w:jc w:val="both"/>
        <w:rPr>
          <w:rFonts w:ascii="Montserrat" w:hAnsi="Montserrat"/>
          <w:sz w:val="24"/>
        </w:rPr>
      </w:pPr>
      <w:r w:rsidRPr="00AF3F86">
        <w:rPr>
          <w:rFonts w:ascii="Montserrat" w:hAnsi="Montserrat"/>
          <w:sz w:val="24"/>
        </w:rPr>
        <w:tab/>
        <w:t>sector quadrants—1° x 1° garc · 360° x 360° radial grid in concentric shells 1,000 light-years deep</w:t>
      </w:r>
    </w:p>
    <w:p w:rsidR="00961472" w:rsidRPr="00AF3F86" w:rsidRDefault="00961472">
      <w:pPr>
        <w:spacing w:line="360" w:lineRule="auto"/>
        <w:jc w:val="both"/>
        <w:rPr>
          <w:rFonts w:ascii="Montserrat" w:hAnsi="Montserrat"/>
          <w:sz w:val="24"/>
        </w:rPr>
      </w:pP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ab/>
        <w:t>The shock she had endured could easily scar her mind in such a way that it would shy into such a trap. The damage to her mind would evaporate with the restoration of her brain, but the memory of that trauma would be a scar that heal until confronted it and got over it. Cathy was a strong girl, though, and I expected her to pull through. She did not have to face the same challenge that a latent mind had to, since she had already overcome the biggest obstacle in the past.</w:t>
      </w: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You plot the displacement and shift to a position at depth. What is really happening is that you are storing a pattern in memory, and then shifting your attention to a defined graphic position. At that point you bend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 Scan the compressed field to confirm continuity, when you catch up with yourself imprint at the surface and wait for the displacement to collapse</w:t>
      </w:r>
    </w:p>
    <w:p w:rsidR="00961472" w:rsidRPr="00AF3F86" w:rsidRDefault="00961472">
      <w:pPr>
        <w:spacing w:line="360" w:lineRule="auto"/>
        <w:jc w:val="both"/>
        <w:rPr>
          <w:rFonts w:ascii="Montserrat" w:hAnsi="Montserrat"/>
          <w:i/>
          <w:sz w:val="24"/>
        </w:rPr>
      </w:pPr>
      <w:r w:rsidRPr="00AF3F86">
        <w:rPr>
          <w:rFonts w:ascii="Montserrat" w:hAnsi="Montserrat"/>
          <w:sz w:val="24"/>
        </w:rPr>
        <w:tab/>
        <w:t>We are already at two-hundred degrees of chord. That puts us outside of the sphere of our universe! You know the theory! The closest relative points are not on the same world-sheet we left</w:t>
      </w:r>
    </w:p>
    <w:p w:rsidR="00961472" w:rsidRPr="00AF3F86" w:rsidRDefault="00961472">
      <w:pPr>
        <w:spacing w:line="360" w:lineRule="auto"/>
        <w:jc w:val="both"/>
        <w:rPr>
          <w:rFonts w:ascii="Montserrat" w:hAnsi="Montserrat"/>
          <w:sz w:val="24"/>
        </w:rPr>
      </w:pPr>
      <w:r w:rsidRPr="00AF3F86">
        <w:rPr>
          <w:rFonts w:ascii="Montserrat" w:hAnsi="Montserrat"/>
          <w:i/>
          <w:sz w:val="24"/>
        </w:rPr>
        <w:tab/>
      </w:r>
      <w:r w:rsidRPr="00AF3F86">
        <w:rPr>
          <w:rFonts w:ascii="Montserrat" w:hAnsi="Montserrat"/>
          <w:sz w:val="24"/>
        </w:rPr>
        <w:t>ch 7</w:t>
      </w:r>
      <w:r w:rsidRPr="00AF3F86">
        <w:rPr>
          <w:rFonts w:ascii="Montserrat" w:hAnsi="Montserrat"/>
          <w:sz w:val="24"/>
        </w:rPr>
        <w:tab/>
        <w:t>approach at ao</w:t>
      </w:r>
    </w:p>
    <w:p w:rsidR="00961472" w:rsidRPr="00AF3F86" w:rsidRDefault="00961472">
      <w:pPr>
        <w:spacing w:line="360" w:lineRule="auto"/>
        <w:jc w:val="both"/>
        <w:rPr>
          <w:rFonts w:ascii="Montserrat" w:hAnsi="Montserrat"/>
          <w:sz w:val="24"/>
        </w:rPr>
      </w:pP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ab/>
        <w:t>ch 6</w:t>
      </w:r>
      <w:r w:rsidRPr="00AF3F86">
        <w:rPr>
          <w:rFonts w:ascii="Montserrat" w:hAnsi="Montserrat"/>
          <w:sz w:val="24"/>
        </w:rPr>
        <w:tab/>
        <w:t>boundaries · love and hate</w:t>
      </w:r>
    </w:p>
    <w:p w:rsidR="00961472" w:rsidRPr="00AF3F86" w:rsidRDefault="00961472">
      <w:pPr>
        <w:spacing w:line="360" w:lineRule="auto"/>
        <w:jc w:val="both"/>
        <w:rPr>
          <w:rFonts w:ascii="Montserrat" w:hAnsi="Montserrat"/>
          <w:sz w:val="24"/>
        </w:rPr>
      </w:pP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ab/>
        <w:t>albedo, mantle, umbra, aura, corona</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the truth is always a searing and blinding light. It is easier to look at it through reflection on its different and constituent parts. </w:t>
      </w:r>
    </w:p>
    <w:p w:rsidR="00961472" w:rsidRPr="00AF3F86" w:rsidRDefault="00961472">
      <w:pPr>
        <w:spacing w:line="360" w:lineRule="auto"/>
        <w:jc w:val="both"/>
        <w:rPr>
          <w:rFonts w:ascii="Montserrat" w:hAnsi="Montserrat"/>
          <w:sz w:val="24"/>
        </w:rPr>
      </w:pPr>
      <w:r w:rsidRPr="00AF3F86">
        <w:rPr>
          <w:rFonts w:ascii="Montserrat" w:hAnsi="Montserrat"/>
          <w:sz w:val="24"/>
        </w:rPr>
        <w:tab/>
        <w:t>odd bits of reflection</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a structure of four spatial dimensions derived from early twenty-first century advances in field technology. The same technology—the same manipulation of forces—that twisted the ship out of relativistic space to make interstellar travel possible. </w:t>
      </w:r>
    </w:p>
    <w:p w:rsidR="00961472" w:rsidRPr="00AF3F86" w:rsidRDefault="00961472">
      <w:pPr>
        <w:spacing w:line="360" w:lineRule="auto"/>
        <w:jc w:val="both"/>
        <w:rPr>
          <w:rFonts w:ascii="Montserrat" w:hAnsi="Montserrat"/>
          <w:sz w:val="24"/>
        </w:rPr>
      </w:pP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field technology had been developed in the shadow of psionic research. The abilities which were being discovered in a growing proportion of the population had been explored and recreated while the scientific community was still scrambling to remain afloat in the upheaval. A hundred years later, I could attest, science was still behind nature.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sector quadrants (360 x 360 radial grid) on annulus shells (standard volume) by peano curve. That gives each of your sightings a wide spread. Wide enough to reveal that converged in a rough sphere of probability well outside of this quadrant. I don't know what you are getting drawn to, but seems to outshine stars to your eyes.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[a taste of purgatory · love and hate in the ashes · a desperate ten years were dearly spent before] the mission limped unexpectedly into the neighborhood of the perfect world · remote survey, identifying it through spectral analysis, pinpoints the earth-like world as a viable home for the lost colonists </w:t>
      </w:r>
    </w:p>
    <w:p w:rsidR="00961472" w:rsidRPr="00AF3F86" w:rsidRDefault="00961472">
      <w:pPr>
        <w:spacing w:line="360" w:lineRule="auto"/>
        <w:jc w:val="both"/>
        <w:rPr>
          <w:rFonts w:ascii="Montserrat" w:hAnsi="Montserrat"/>
          <w:sz w:val="24"/>
        </w:rPr>
      </w:pP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ab/>
        <w:t>Force glass did not reflect light, but I could picture myself easily enough. I was, in all, a striking collection of exotic compromises. I had to admit I had more than one strange inheritance from my japanese-irish mother and scottish father. Dominant and most shocking, was the distinctive blood red tint of my hair. Celtic in coloring, temper and height, but asian in bone structure, complexion and body tone. My face was an enigma to me, but ... I had my doubts whether the total effect was what I would call attractive, but I had to admit it was unique. A high tech bodyglove covering me to the tips of my fingers and toes was molded to my body's contour. Military fashion had adapted to space. The black and dark gray single-suit was more than a uniform. The material was a specially engineered, active force matrix that acted as level one armor—a very specialized cousin of force glass. It left little to the imagination, but on the bright side it was impossible to wrinkle and allowed an athletic freedom of movement.</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ab/>
        <w:t>A deep blue sky glowed through the open windows. The pale wash of false dawn caressed the folds and edges of the bed and the furnishings about the room. The soft light rested gently on the sleeping form of the stranger. Her hair was a dark formless mass in the dim ambiance, but her pale features were luminous as her flesh drank in the weak light. The young woman bore a striking resemblance to the head of the estate who sat on the edge of the bed lightly brushing stray threads of the stranger's mane back from her peaceful face. While no one on this world had ever seen her before, anna'je'ara was intimately familiar with this daughter of hers.</w:t>
      </w:r>
    </w:p>
    <w:p w:rsidR="00961472" w:rsidRPr="00AF3F86" w:rsidRDefault="00961472">
      <w:pPr>
        <w:spacing w:line="360" w:lineRule="auto"/>
        <w:jc w:val="both"/>
        <w:rPr>
          <w:rFonts w:ascii="Montserrat" w:hAnsi="Montserrat"/>
          <w:sz w:val="24"/>
        </w:rPr>
      </w:pPr>
      <w:r w:rsidRPr="00AF3F86">
        <w:rPr>
          <w:rFonts w:ascii="Montserrat" w:hAnsi="Montserrat"/>
          <w:sz w:val="24"/>
        </w:rPr>
        <w:tab/>
        <w:t>It would be difficult, to say the least, to explain her sudden appearance among the household when the rest of taelnihayr awoke. But strangers had dropped through the interface without warning before. Anna'je'ara, tightened her other hand on the sheet she wore draped around her and rose silently from the bed. With deft movements she drew the drapes tight over the windows to block out the early light. On whispering feet she withdrew from the room, meeting her friend and lover at the door. Vai'aoun looked at je'ara carefully before escorting her to an alcove to discuss what was to be done.</w:t>
      </w:r>
    </w:p>
    <w:p w:rsidR="00961472" w:rsidRPr="00AF3F86" w:rsidRDefault="00961472">
      <w:pPr>
        <w:spacing w:line="360" w:lineRule="auto"/>
        <w:jc w:val="both"/>
        <w:rPr>
          <w:rFonts w:ascii="Montserrat" w:hAnsi="Montserrat"/>
          <w:sz w:val="24"/>
        </w:rPr>
      </w:pPr>
      <w:r w:rsidRPr="00AF3F86">
        <w:rPr>
          <w:rFonts w:ascii="Montserrat" w:hAnsi="Montserrat"/>
          <w:sz w:val="24"/>
        </w:rPr>
        <w:tab/>
        <w:t>"The resemblance is unmistakable, but she is aelyn. How do you plan to explain it?" Aoun, anna'je'ara's shadow, asked. Her face was a careful mask over her emotions. Aoun, standing nude, could not hide from the symmetry between her own slender and athletic body and that of the girl they had left in the bed. Anna'je'ara frowned and turned away in silence. Aoun watched her friend's profile for several minutes waiting before raising her hand to the lyn's arm. "anen..."</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"Like you are aelyn?" Anna'je'ara hissed at the use of the familiar name, cutting aoun off. She turned back and apologized to her friend with her eyes. She spoke with a sad, wry smile, "I don't plan to explain anything, vaon. There are no words that will make a difference in people's minds. We broke the law. But no one in this house will dare speak what they cannot help but think. We will have a little time, at least," anen sighed and looked back at the closed door down the hallway. She laid a hand over aoun's heart. "she will have to go back through the interface. Maybe among the terrans she will have a chance," she mused.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Aoun folded her own hands over the anen's. The terrans were alyn, male and female. Their child would not stand out like anen would. The lyn were a much older race, identical to the younger alyn race in every way but gender, capable of both sexual and asexual reproduction within their single gender. When lyn had discovered alyn, alyn had been living as animals. Lyn had been delighted to adopt alyn and domesticate that convergent species—until the lyn as a whole realized that their pets were so genetically compatible they were actually breeding with lyn. Scores of millennia had not been sufficient to quell the outrage of that discovery.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That uproar had been nothing beside what had happened when aoun's kind had discovered their own compatibility with the alyn. Aoun turned her thoughts away from that with painful determination. Aoun focused back on their ill-conceived child. "there is a chance," the shadow began thoughtfully, "we can't escape the consequences of what we have done, but we might be able to salvage </w:t>
      </w:r>
      <w:r w:rsidRPr="00AF3F86">
        <w:rPr>
          <w:rFonts w:ascii="Montserrat" w:hAnsi="Montserrat"/>
          <w:i/>
          <w:sz w:val="24"/>
        </w:rPr>
        <w:t>her</w:t>
      </w:r>
      <w:r w:rsidRPr="00AF3F86">
        <w:rPr>
          <w:rFonts w:ascii="Montserrat" w:hAnsi="Montserrat"/>
          <w:sz w:val="24"/>
        </w:rPr>
        <w:t xml:space="preserve"> at least. They cannot know exactly what she is, no matter what they will suspect. It won't even be possible to determine what she is until she herself fully realizes it, and from what I saw tonight, she is a long way from that. That first moment was too great a shock for her. We can't deny she's your daughter, but there is no account of your affairs during your time among the humans..."</w:t>
      </w:r>
    </w:p>
    <w:p w:rsidR="00961472" w:rsidRPr="00AF3F86" w:rsidRDefault="00961472">
      <w:pPr>
        <w:spacing w:line="360" w:lineRule="auto"/>
        <w:jc w:val="both"/>
        <w:rPr>
          <w:rFonts w:ascii="Montserrat" w:hAnsi="Montserrat"/>
          <w:sz w:val="24"/>
        </w:rPr>
      </w:pPr>
      <w:r w:rsidRPr="00AF3F86">
        <w:rPr>
          <w:rFonts w:ascii="Montserrat" w:hAnsi="Montserrat"/>
          <w:sz w:val="24"/>
        </w:rPr>
        <w:tab/>
        <w:t>Anna'je'ara did not need much encouragement to follow where her faithful shadow was leading, "and it is common knowledge that transiting the interface without a guide across such a depth as separates anth from the aegis can cause severe mental damage or confusion. Yes, there really is no harm in recognizing her at least until her mind recovers enough to survive the passage to ajea." Anen leaned into her shadow and draped the sheet around them both. They held each other in silence as light filtered in through narrow windows with the gathering dawn. As of yet, they had avoided thinking of the price they must inevitably pay for exceeding the bounds of their intimate working relationship. They would die for their love. They accepted that. What they might do to protect the embodiment of that love did not bear thinking on.</w:t>
      </w:r>
    </w:p>
    <w:p w:rsidR="00961472" w:rsidRPr="00AF3F86" w:rsidRDefault="00961472">
      <w:pPr>
        <w:spacing w:line="360" w:lineRule="auto"/>
        <w:jc w:val="both"/>
        <w:rPr>
          <w:rFonts w:ascii="Montserrat" w:hAnsi="Montserrat"/>
          <w:sz w:val="24"/>
        </w:rPr>
      </w:pP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Her dreams struggled between chaos and oblivion. She was absently aware that she was dreaming. Her mind was a riot of memories and emotions, many conflicting and disjointing each other. Most of it did not really register as she drifted helplessly through alien landscapes of the mind warped together from bits and pieces of familiar places. The background whirled while the center of her focus remained dauntingly normal. She tried to remember what made her wake up in the dream. It was not easy to concentrate on the question and it had eluded her several times already. </w:t>
      </w:r>
    </w:p>
    <w:p w:rsidR="00961472" w:rsidRPr="00AF3F86" w:rsidRDefault="00961472">
      <w:pPr>
        <w:spacing w:line="360" w:lineRule="auto"/>
        <w:jc w:val="both"/>
        <w:rPr>
          <w:rFonts w:ascii="Montserrat" w:hAnsi="Montserrat"/>
          <w:spacing w:val="-1"/>
          <w:sz w:val="24"/>
        </w:rPr>
      </w:pPr>
      <w:r w:rsidRPr="00AF3F86">
        <w:rPr>
          <w:rFonts w:ascii="Montserrat" w:hAnsi="Montserrat"/>
          <w:sz w:val="24"/>
        </w:rPr>
        <w:tab/>
        <w:t>Clenching her teeth, she narrowed her focus, pulling her attention away from the distracting images. The dreamscape misted and grayed about her as she struggled with the evasive memory of dreaming. As her mind gathered around her query she</w:t>
      </w:r>
      <w:r w:rsidRPr="00AF3F86">
        <w:rPr>
          <w:rFonts w:ascii="Montserrat" w:hAnsi="Montserrat"/>
          <w:spacing w:val="-1"/>
          <w:sz w:val="24"/>
        </w:rPr>
        <w:t xml:space="preserve"> closed her eyes and pretended that she didn't know what would happen next. She remembered being tired and a weight had settled on her like a lover. She wanted to cry because this was how it always started. An inescapable pressure plunged her body into the paths of sleep but cast her mind adrift. </w:t>
      </w:r>
    </w:p>
    <w:p w:rsidR="00961472" w:rsidRPr="00AF3F86" w:rsidRDefault="00961472">
      <w:pPr>
        <w:spacing w:line="360" w:lineRule="auto"/>
        <w:jc w:val="both"/>
        <w:rPr>
          <w:rFonts w:ascii="Montserrat" w:hAnsi="Montserrat"/>
          <w:sz w:val="24"/>
        </w:rPr>
      </w:pPr>
      <w:r w:rsidRPr="00AF3F86">
        <w:rPr>
          <w:rFonts w:ascii="Montserrat" w:hAnsi="Montserrat"/>
          <w:spacing w:val="-1"/>
          <w:sz w:val="24"/>
        </w:rPr>
        <w:tab/>
        <w:t>Merciful oblivion floated beyond her reach, an impenetrable sea. She twisted, she writhed, but every move only loosened the contours of her private universe. Every sensation became cleaner, sharper. A laser shearing through dissipating smoke as her mind flowed beyond it into the cold abyss. Searing and electric. Endless</w:t>
      </w:r>
      <w:r w:rsidRPr="00AF3F86">
        <w:rPr>
          <w:rFonts w:ascii="Montserrat" w:hAnsi="Montserrat"/>
          <w:i/>
          <w:sz w:val="24"/>
        </w:rPr>
        <w:t>. I know this and I know I can't escape this.</w:t>
      </w:r>
      <w:r w:rsidRPr="00AF3F86">
        <w:rPr>
          <w:rFonts w:ascii="Montserrat" w:hAnsi="Montserrat"/>
          <w:spacing w:val="-1"/>
          <w:sz w:val="24"/>
        </w:rPr>
        <w:t xml:space="preserve"> She tried to scream. Anything. Wake up. But the sound shivered across the threads of her soul—horrifying how it eclipsed the sphere of her mind—and then the brilliant sound exploded in the light of understanding, piercing her inner eye. An instant glimpse of the meaning of her scream; terror, agony, ecstasy—</w:t>
      </w:r>
      <w:r w:rsidRPr="00AF3F86">
        <w:rPr>
          <w:rFonts w:ascii="Montserrat" w:hAnsi="Montserrat"/>
          <w:i/>
          <w:sz w:val="24"/>
        </w:rPr>
        <w:t>av</w:t>
      </w:r>
      <w:r w:rsidRPr="00AF3F86">
        <w:rPr>
          <w:rFonts w:ascii="Montserrat" w:hAnsi="Montserrat"/>
          <w:spacing w:val="-1"/>
          <w:sz w:val="24"/>
        </w:rPr>
        <w:t xml:space="preserve">—a word, a concept of beginning and ending and change, but the thought seemed inexpressible. Unbearable. She coiled around another scream but the echoes reached her before she could start. The echoes swallowed her. The shadows twisted and </w:t>
      </w:r>
      <w:r w:rsidRPr="00AF3F86">
        <w:rPr>
          <w:rFonts w:ascii="Montserrat" w:hAnsi="Montserrat"/>
          <w:sz w:val="24"/>
        </w:rPr>
        <w:t xml:space="preserve">coiled about her, piercing and penetrating her. Their convolutions reduced to strands of silk. Gossamer sheets of tangled cobwebs that settle and cling to trap her ephemeral awareness. The growing weight of weave becoming sensation. A body; taunting a still waking mind's understanding.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Awakening brought it s own confusion. Listless thoughts drifted toward the last echo, and it threatened to escape her comprehension. It struck her suddenly, a sense of identity. It had been her name that had caught her attention in the dream. Then she frowned. Oddly, while it felt right, she could not remember actually ever having been called by that name. This uncertainty knotted into a kind of pain; a vain struggle to find a memory, a sense of past to attach her present awareness to. While a part of her panicked at the absence of continuity, the rest of her harkened to explore, and thus connect with world that sensation described. So she opened her eyes. Muted light seeped through the draped windows. The heavy down comforter pressed her body's heat back on her. Av sat up and the cover slid from her shoulder to bunch up in her lap. She smiled at the warm familiarity of the room around her. </w:t>
      </w:r>
    </w:p>
    <w:p w:rsidR="00961472" w:rsidRPr="00AF3F86" w:rsidRDefault="00961472">
      <w:pPr>
        <w:spacing w:line="360" w:lineRule="auto"/>
        <w:jc w:val="both"/>
        <w:rPr>
          <w:rFonts w:ascii="Montserrat" w:hAnsi="Montserrat"/>
          <w:sz w:val="24"/>
        </w:rPr>
      </w:pPr>
      <w:r w:rsidRPr="00AF3F86">
        <w:rPr>
          <w:rFonts w:ascii="Montserrat" w:hAnsi="Montserrat"/>
          <w:sz w:val="24"/>
        </w:rPr>
        <w:tab/>
        <w:t>a glint sparked in her eye, and she slid powerfully from the bed, dragging away the comforter—the only covering she had needed apparently. It slid fluidly off of her and pooled on the hardwood floor unnoticed. Turning triumphantly, to see what else she recognized, she happened to catch a glimpse of herself in the picture mirror on the wall.</w:t>
      </w:r>
    </w:p>
    <w:p w:rsidR="00961472" w:rsidRPr="00AF3F86" w:rsidRDefault="00961472">
      <w:pPr>
        <w:pStyle w:val="AvonDraftNotes"/>
        <w:ind w:left="0" w:right="0"/>
        <w:rPr>
          <w:rFonts w:ascii="Montserrat" w:hAnsi="Montserrat"/>
          <w:sz w:val="24"/>
        </w:rPr>
      </w:pPr>
      <w:r w:rsidRPr="00AF3F86">
        <w:rPr>
          <w:rFonts w:ascii="Montserrat" w:hAnsi="Montserrat"/>
          <w:sz w:val="24"/>
        </w:rPr>
        <w:tab/>
      </w:r>
    </w:p>
    <w:p w:rsidR="00961472" w:rsidRPr="00AF3F86" w:rsidRDefault="00961472">
      <w:pPr>
        <w:pStyle w:val="AvonDraftNotes"/>
        <w:ind w:left="0" w:right="0"/>
        <w:rPr>
          <w:rFonts w:ascii="Montserrat" w:hAnsi="Montserrat"/>
          <w:sz w:val="24"/>
        </w:rPr>
      </w:pPr>
    </w:p>
    <w:p w:rsidR="00961472" w:rsidRPr="00AF3F86" w:rsidRDefault="00961472">
      <w:pPr>
        <w:pStyle w:val="AvonDraftNotes"/>
        <w:ind w:left="0" w:right="0"/>
        <w:rPr>
          <w:rFonts w:ascii="Montserrat" w:hAnsi="Montserrat"/>
          <w:sz w:val="24"/>
        </w:rPr>
      </w:pPr>
      <w:r w:rsidRPr="00AF3F86">
        <w:rPr>
          <w:rFonts w:ascii="Montserrat" w:hAnsi="Montserrat"/>
          <w:sz w:val="24"/>
        </w:rPr>
        <w:t>/—0 - 7—/</w:t>
      </w:r>
      <w:r w:rsidRPr="00AF3F86">
        <w:rPr>
          <w:rFonts w:ascii="Montserrat" w:hAnsi="Montserrat"/>
          <w:sz w:val="24"/>
        </w:rPr>
        <w:tab/>
      </w:r>
    </w:p>
    <w:p w:rsidR="00961472" w:rsidRPr="00AF3F86" w:rsidRDefault="00961472">
      <w:pPr>
        <w:pStyle w:val="AvonDraftNotes"/>
        <w:ind w:left="0" w:right="0"/>
        <w:rPr>
          <w:rFonts w:ascii="Montserrat" w:hAnsi="Montserrat"/>
          <w:sz w:val="24"/>
        </w:rPr>
      </w:pPr>
      <w:r w:rsidRPr="00AF3F86">
        <w:rPr>
          <w:rFonts w:ascii="Montserrat" w:hAnsi="Montserrat"/>
          <w:sz w:val="24"/>
        </w:rPr>
        <w:tab/>
        <w:t>Answers seemed to come to young Ember unbidden from deep within herself. Answers to questions she would not be able to ask until long after they had become facts unique to her strange world. Answers that often drove the girl to run away from the families and institutions that the authorities tried to place her in. It was inevitable that there would come a day when she would meet an individual whom she could not hide herself from—an individual with the ability to see what she really was. She had not prepared herself for the thought that there would be more than one such individual. The only way she could hope to survive the devastation that came down upon her—the only way she could live with the consequences of what that onslaught will do to those around her—was to face the hardest and most dangerous obstacle she would ever encounter—herself.</w:t>
      </w:r>
    </w:p>
    <w:p w:rsidR="00961472" w:rsidRPr="00AF3F86" w:rsidRDefault="00961472">
      <w:pPr>
        <w:pStyle w:val="AvonDraftNotes"/>
        <w:ind w:left="0" w:right="0"/>
        <w:rPr>
          <w:rFonts w:ascii="Montserrat" w:hAnsi="Montserrat"/>
          <w:sz w:val="24"/>
        </w:rPr>
      </w:pPr>
      <w:r w:rsidRPr="00AF3F86">
        <w:rPr>
          <w:rFonts w:ascii="Montserrat" w:hAnsi="Montserrat"/>
          <w:caps/>
          <w:sz w:val="24"/>
        </w:rPr>
        <w:tab/>
      </w:r>
      <w:r w:rsidRPr="00AF3F86">
        <w:rPr>
          <w:rFonts w:ascii="Montserrat" w:hAnsi="Montserrat"/>
          <w:sz w:val="24"/>
        </w:rPr>
        <w:t>Ember was awakened to her full potential violently. She was asleep and she felt someone force their way into her mind. She struggled, instinctively rejecting this penetration of herself. She was overpowered at first and the psychic rape continued. As the probing became unbearably deep something in her snapped, and she lashed out. She stabbed deep into her assailant's mind and then shoved everything away from her to lick her wounds. Or rather, she apparently shoved herself away from everything and almost died. Without her instincts—her intuition—she would have.</w:t>
      </w:r>
    </w:p>
    <w:p w:rsidR="00961472" w:rsidRPr="00AF3F86" w:rsidRDefault="00961472">
      <w:pPr>
        <w:pStyle w:val="AvonDraftNotes"/>
        <w:ind w:left="0" w:right="0"/>
        <w:rPr>
          <w:rFonts w:ascii="Montserrat" w:hAnsi="Montserrat"/>
          <w:sz w:val="24"/>
        </w:rPr>
      </w:pPr>
      <w:r w:rsidRPr="00AF3F86">
        <w:rPr>
          <w:rFonts w:ascii="Montserrat" w:hAnsi="Montserrat"/>
          <w:sz w:val="24"/>
        </w:rPr>
        <w:t>/—7 - 11—/</w:t>
      </w:r>
    </w:p>
    <w:p w:rsidR="00961472" w:rsidRPr="00AF3F86" w:rsidRDefault="00961472">
      <w:pPr>
        <w:pStyle w:val="AvonDraftNotes"/>
        <w:ind w:left="0" w:right="0"/>
        <w:rPr>
          <w:rFonts w:ascii="Montserrat" w:hAnsi="Montserrat"/>
          <w:sz w:val="24"/>
        </w:rPr>
      </w:pPr>
      <w:r w:rsidRPr="00AF3F86">
        <w:rPr>
          <w:rFonts w:ascii="Montserrat" w:hAnsi="Montserrat"/>
          <w:sz w:val="24"/>
        </w:rPr>
        <w:tab/>
        <w:t>Since she never perceived anything exceptional in what she could do, Ember had no idea that she was special. By the time she had been able to recognize what she was, she had already been relocated to a psionic reservation and research project. She had been so young when she joined the project she never realized what a strictly controlled environment she had entered. Psionic ability was common on a reservation, and residents were all subtly conditioned in the ethics and etiquette of using their ability. She was trained, like all the other children in the community, to develop and master the abilities of her body and mind. She learned quickly and applied herself to new challenges with creativity and determination. She could be relied on to take responsibilities seriously. She could go in and help the adults with their work, but she didn't know that they were working for the government on highly classified research. As far as she was aware, they were all perfectly normal people and so she never had to deal with the fact that she was one of the most dangerous human beings ever born on Earth.</w:t>
      </w:r>
    </w:p>
    <w:p w:rsidR="00961472" w:rsidRPr="00AF3F86" w:rsidRDefault="00961472">
      <w:pPr>
        <w:spacing w:line="360" w:lineRule="auto"/>
        <w:jc w:val="both"/>
        <w:rPr>
          <w:rFonts w:ascii="Montserrat" w:hAnsi="Montserrat"/>
          <w:sz w:val="24"/>
        </w:rPr>
      </w:pPr>
      <w:r w:rsidRPr="00AF3F86">
        <w:rPr>
          <w:rFonts w:ascii="Montserrat" w:hAnsi="Montserrat"/>
          <w:sz w:val="24"/>
        </w:rPr>
        <w:br w:type="page"/>
      </w:r>
      <w:r w:rsidRPr="00AF3F86">
        <w:rPr>
          <w:rFonts w:ascii="Montserrat" w:hAnsi="Montserrat"/>
          <w:sz w:val="24"/>
        </w:rPr>
        <w:br w:type="page"/>
      </w:r>
    </w:p>
    <w:p w:rsidR="00961472" w:rsidRPr="00AF3F86" w:rsidRDefault="00961472">
      <w:pPr>
        <w:spacing w:line="360" w:lineRule="auto"/>
        <w:jc w:val="both"/>
        <w:rPr>
          <w:rFonts w:ascii="Montserrat" w:hAnsi="Montserrat"/>
          <w:sz w:val="24"/>
        </w:rPr>
      </w:pPr>
      <w:r w:rsidRPr="00AF3F86">
        <w:rPr>
          <w:rFonts w:ascii="Montserrat" w:hAnsi="Montserrat"/>
          <w:sz w:val="24"/>
        </w:rPr>
        <w:tab/>
        <w:t>that is, approximately 1.267650600228 x 1030 n (newtons, or the force necessary to accelerate one kilogram at one meter per second, squared) at the low end of class three. Which translates into force capable of accelerating a mass of 1,267,650,600,228,000,000,000,000,000,000 kg at 1 m/s2</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ab/>
        <w:t>mass of earth: 5.974 x 10^24 kg · 5,974,000,000,000,000,000,000,000 kg</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1.267650600228 x 1030 n / 5.974 x 10^24 kg = 212,194.6100148 m/s2 </w:t>
      </w:r>
    </w:p>
    <w:p w:rsidR="00961472" w:rsidRPr="00AF3F86" w:rsidRDefault="00961472">
      <w:pPr>
        <w:spacing w:line="360" w:lineRule="auto"/>
        <w:jc w:val="both"/>
        <w:rPr>
          <w:rFonts w:ascii="Montserrat" w:hAnsi="Montserrat"/>
          <w:sz w:val="24"/>
        </w:rPr>
      </w:pPr>
      <w:r w:rsidRPr="00AF3F86">
        <w:rPr>
          <w:rFonts w:ascii="Montserrat" w:hAnsi="Montserrat"/>
          <w:sz w:val="24"/>
        </w:rPr>
        <w:tab/>
        <w:t>or 212.1946100148 km/s2</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ab/>
        <w:t>mass of sol: 1.989019404 x 10^30 · 1,989,019,404,000,000,000,000,000,000,000 kg</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ab/>
        <w:t>1.267650600228 x 10^30 n / 1.989019404 x 10^30 kg = 0.6373244009982 m/s2</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Phoenix asked if there was a conference going on. It was just a guess, but it paid off. "It was on the news this morning. The Prime Minister of the Solar Authority called for an Assembly. An emergency conference. I can't tell you anything more than that," Arthur Remington, the senior agent, responded.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Phoenix raised an eyebrow. </w:t>
      </w:r>
      <w:r w:rsidRPr="00AF3F86">
        <w:rPr>
          <w:rFonts w:ascii="Montserrat" w:hAnsi="Montserrat"/>
          <w:i/>
          <w:sz w:val="24"/>
        </w:rPr>
        <w:t xml:space="preserve">No, you don't need to tell me more than that. All of a sudden this seems very familiar, </w:t>
      </w:r>
      <w:r w:rsidRPr="00AF3F86">
        <w:rPr>
          <w:rFonts w:ascii="Montserrat" w:hAnsi="Montserrat"/>
          <w:sz w:val="24"/>
        </w:rPr>
        <w:t xml:space="preserve">she thought to herself. She had been summoned to such assemblies before as an observer. Covert security, really. An assassin could not hide from a telepath, especially not when the telepath in question was between the ages of seven and nine. Certainly not when the girl in question thought she was playing a game. Phoenix still could not believe how easy she had been to manipulate. She could still hear the leading taunt that had hooked her. </w:t>
      </w:r>
      <w:r w:rsidRPr="00AF3F86">
        <w:rPr>
          <w:rFonts w:ascii="Montserrat" w:hAnsi="Montserrat"/>
          <w:i/>
          <w:sz w:val="24"/>
        </w:rPr>
        <w:t xml:space="preserve">Hey, Phoenix, do you think you can find someone in this crowd? This person is supposed to be thinking about one of the people you met earlier, as a target thought. No other clues. It can be a man or a woman. Maybe one, maybe more. This person might even be trying to control their surface thoughts. </w:t>
      </w:r>
      <w:r w:rsidRPr="00AF3F86">
        <w:rPr>
          <w:rFonts w:ascii="Montserrat" w:hAnsi="Montserrat"/>
          <w:sz w:val="24"/>
        </w:rPr>
        <w:t>Phoenix had not always found the search object, but she had loved to play the game. Sometimes it had been more complicated, but it always involved a distinct, and out of place element. Phoenix swallowed as she thought about it. A very dangerous game to let a child play, given a child's sense of consequences.</w:t>
      </w:r>
    </w:p>
    <w:p w:rsidR="00961472" w:rsidRPr="00AF3F86" w:rsidRDefault="00961472">
      <w:pPr>
        <w:spacing w:line="360" w:lineRule="auto"/>
        <w:jc w:val="both"/>
        <w:rPr>
          <w:rFonts w:ascii="Montserrat" w:hAnsi="Montserrat"/>
          <w:sz w:val="24"/>
        </w:rPr>
      </w:pPr>
      <w:r w:rsidRPr="00AF3F86">
        <w:rPr>
          <w:rFonts w:ascii="Montserrat" w:hAnsi="Montserrat"/>
          <w:sz w:val="24"/>
        </w:rPr>
        <w:tab/>
        <w:t>Still, she knew the truth now, and she felt a kind of relief. She had known for some time that they would start making demands of her again. Phoenix wished they would simply leave her alone, but she did not fool herself. She was a valuable resource. She had been born to be exploited. But, of the many things that had been asked of her and her gifted mind, Threat Search was one of the few things she could honestly say she was happy to do. Phoenix allowed herself a small smile and felt some of her self-assurance return to her. To think that she had grown so paranoid that she had feared and expected some horrible demand would be made of her again.</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First month. </w:t>
      </w:r>
    </w:p>
    <w:p w:rsidR="00961472" w:rsidRPr="00AF3F86" w:rsidRDefault="00961472">
      <w:pPr>
        <w:spacing w:line="360" w:lineRule="auto"/>
        <w:jc w:val="both"/>
        <w:rPr>
          <w:rFonts w:ascii="Montserrat" w:hAnsi="Montserrat"/>
          <w:sz w:val="24"/>
        </w:rPr>
      </w:pPr>
      <w:r w:rsidRPr="00AF3F86">
        <w:rPr>
          <w:rFonts w:ascii="Montserrat" w:hAnsi="Montserrat"/>
          <w:sz w:val="24"/>
        </w:rPr>
        <w:t>What is psionics, both as a science and as an art?</w:t>
      </w: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One hundred and ten years ago a pair of scientists discovered a way to unlock the potential of the human mind. </w:t>
      </w:r>
    </w:p>
    <w:p w:rsidR="00961472" w:rsidRPr="00AF3F86" w:rsidRDefault="00961472">
      <w:pPr>
        <w:spacing w:line="360" w:lineRule="auto"/>
        <w:jc w:val="both"/>
        <w:rPr>
          <w:rFonts w:ascii="Montserrat" w:hAnsi="Montserrat"/>
          <w:sz w:val="24"/>
        </w:rPr>
      </w:pPr>
      <w:r w:rsidRPr="00AF3F86">
        <w:rPr>
          <w:rFonts w:ascii="Montserrat" w:hAnsi="Montserrat"/>
          <w:sz w:val="24"/>
        </w:rPr>
        <w:t>According to physics there are many things, which are mechanically impossible</w:t>
      </w:r>
    </w:p>
    <w:p w:rsidR="00961472" w:rsidRPr="00AF3F86" w:rsidRDefault="00961472">
      <w:pPr>
        <w:spacing w:line="360" w:lineRule="auto"/>
        <w:jc w:val="both"/>
        <w:rPr>
          <w:rFonts w:ascii="Montserrat" w:hAnsi="Montserrat"/>
          <w:sz w:val="24"/>
        </w:rPr>
      </w:pPr>
      <w:r w:rsidRPr="00AF3F86">
        <w:rPr>
          <w:rFonts w:ascii="Montserrat" w:hAnsi="Montserrat"/>
          <w:sz w:val="24"/>
        </w:rPr>
        <w:t>That is because physics, as a science, deals solely with structure</w:t>
      </w:r>
    </w:p>
    <w:p w:rsidR="00961472" w:rsidRPr="00AF3F86" w:rsidRDefault="00961472">
      <w:pPr>
        <w:spacing w:line="360" w:lineRule="auto"/>
        <w:jc w:val="both"/>
        <w:rPr>
          <w:rFonts w:ascii="Montserrat" w:hAnsi="Montserrat"/>
          <w:sz w:val="24"/>
        </w:rPr>
      </w:pPr>
      <w:r w:rsidRPr="00AF3F86">
        <w:rPr>
          <w:rFonts w:ascii="Montserrat" w:hAnsi="Montserrat"/>
          <w:sz w:val="24"/>
        </w:rPr>
        <w:t>Psionics is an entirely different science dealing with architecture</w:t>
      </w:r>
    </w:p>
    <w:p w:rsidR="00961472" w:rsidRPr="00AF3F86" w:rsidRDefault="00961472">
      <w:pPr>
        <w:spacing w:line="360" w:lineRule="auto"/>
        <w:jc w:val="both"/>
        <w:rPr>
          <w:rFonts w:ascii="Montserrat" w:hAnsi="Montserrat"/>
          <w:sz w:val="24"/>
        </w:rPr>
      </w:pPr>
      <w:r w:rsidRPr="00AF3F86">
        <w:rPr>
          <w:rFonts w:ascii="Montserrat" w:hAnsi="Montserrat"/>
          <w:sz w:val="24"/>
        </w:rPr>
        <w:t>Psionics could be considered a superior science if it were not for that fact that physics can encompass a foundation from which applied psionics can derive</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Phoenix took advantage of the constant travel, and exposure in the public eye, to reduce the chances of her being targeted for a second attempt. Connor had advised her to follow the principle of mobility. They paid for their accommodations in cash, and traveled under their own power. The only time she was where anyone could expect her, she was in front of a crowd. Between the original disclosure, the constant exposure, and the desperate measures, Phoenix never had a moment to sort out her thoughts. The whole affair seemed to have burst into a dead run from the word go. </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ab/>
        <w:t>Phoenix wondered where the girl who was carefully and painfully knitting her life back together, only a month ago, had gone. She had been replaced with a girl who spent her days plagued by questions about the events that had killed her mother, and the mystery surrounding the murder of her anonymous surrogate, and her nights engrossed in the damage to Naomi's psyche. It seemed like she could not turn around without confronting some new reminder of her pain, and she never had a chance to deal with it. She did her best to roll with the punches and stay ahead of the game. She could not even remember the last time she had a free moment to simply cry.</w:t>
      </w:r>
    </w:p>
    <w:p w:rsidR="00961472" w:rsidRPr="00AF3F86" w:rsidRDefault="00961472">
      <w:pPr>
        <w:spacing w:line="360" w:lineRule="auto"/>
        <w:jc w:val="both"/>
        <w:rPr>
          <w:rFonts w:ascii="Montserrat" w:hAnsi="Montserrat"/>
          <w:sz w:val="24"/>
        </w:rPr>
      </w:pPr>
      <w:r w:rsidRPr="00AF3F86">
        <w:rPr>
          <w:rFonts w:ascii="Montserrat" w:hAnsi="Montserrat"/>
          <w:sz w:val="24"/>
        </w:rPr>
        <w:tab/>
        <w:t>She devoted her time to public relations soothing institutional and individual fears of psionic potential, and diagnosing her patient</w:t>
      </w:r>
    </w:p>
    <w:p w:rsidR="00961472" w:rsidRPr="00AF3F86" w:rsidRDefault="00961472">
      <w:pPr>
        <w:spacing w:line="360" w:lineRule="auto"/>
        <w:jc w:val="both"/>
        <w:rPr>
          <w:rFonts w:ascii="Montserrat" w:hAnsi="Montserrat"/>
          <w:sz w:val="24"/>
        </w:rPr>
      </w:pPr>
      <w:r w:rsidRPr="00AF3F86">
        <w:rPr>
          <w:rFonts w:ascii="Montserrat" w:hAnsi="Montserrat"/>
          <w:sz w:val="24"/>
        </w:rPr>
        <w:tab/>
        <w:t>It didn't take a genius to imagine the potential for evil and mischief present in the real and imagined powers of psi</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CHILDHOOD ELEMENTS</w:t>
      </w:r>
    </w:p>
    <w:p w:rsidR="00961472" w:rsidRPr="00AF3F86" w:rsidRDefault="00961472">
      <w:pPr>
        <w:spacing w:line="360" w:lineRule="auto"/>
        <w:jc w:val="both"/>
        <w:rPr>
          <w:rFonts w:ascii="Montserrat" w:hAnsi="Montserrat"/>
          <w:sz w:val="24"/>
        </w:rPr>
      </w:pPr>
    </w:p>
    <w:p w:rsidR="00961472" w:rsidRPr="00AF3F86" w:rsidRDefault="00961472">
      <w:pPr>
        <w:pStyle w:val="AvonDraftBody"/>
        <w:ind w:left="0" w:right="0"/>
        <w:rPr>
          <w:rFonts w:ascii="Montserrat" w:hAnsi="Montserrat"/>
          <w:sz w:val="24"/>
        </w:rPr>
      </w:pPr>
    </w:p>
    <w:p w:rsidR="00961472" w:rsidRPr="00AF3F86" w:rsidRDefault="00961472">
      <w:pPr>
        <w:pStyle w:val="AvonDraftBody"/>
        <w:ind w:left="0" w:right="0"/>
        <w:rPr>
          <w:rFonts w:ascii="Montserrat" w:hAnsi="Montserrat"/>
          <w:sz w:val="24"/>
        </w:rPr>
      </w:pPr>
      <w:r w:rsidRPr="00AF3F86">
        <w:rPr>
          <w:rFonts w:ascii="Montserrat" w:hAnsi="Montserrat"/>
          <w:sz w:val="24"/>
        </w:rPr>
        <w:t>OMNI</w:t>
      </w:r>
    </w:p>
    <w:p w:rsidR="00961472" w:rsidRPr="00AF3F86" w:rsidRDefault="00961472">
      <w:pPr>
        <w:pStyle w:val="AvonDraftBody"/>
        <w:ind w:left="0" w:right="0"/>
        <w:rPr>
          <w:rFonts w:ascii="Montserrat" w:hAnsi="Montserrat"/>
          <w:sz w:val="24"/>
        </w:rPr>
      </w:pPr>
    </w:p>
    <w:p w:rsidR="00961472" w:rsidRPr="00AF3F86" w:rsidRDefault="00961472">
      <w:pPr>
        <w:pStyle w:val="AvonDraftBody"/>
        <w:ind w:left="0" w:right="0"/>
        <w:rPr>
          <w:rFonts w:ascii="Montserrat" w:hAnsi="Montserrat"/>
          <w:sz w:val="24"/>
        </w:rPr>
      </w:pPr>
      <w:r w:rsidRPr="00AF3F86">
        <w:rPr>
          <w:rFonts w:ascii="Montserrat" w:hAnsi="Montserrat"/>
          <w:sz w:val="24"/>
        </w:rPr>
        <w:t xml:space="preserve">The story begins with the last events of Arden Athena's life. Arden brought her daughter home for her naming, introducing her to her siblings for the first time. Athenasia, Anastasia and Alexander were all seven years old, and the difference between avon and human years was still small enough for their inclusion in the Seventh Year Naming Rites. Arden was part of a three way marriage. As a woman, Arden was married to Ash. As a man, Arden was married to Ember. Ash and Ember's compliments were married to each other. Each of Arden's twin daughters knew a different Arden, to one he was a father and to the other she was a mother. Her mentor and ex-lover, Artemis, had taken her son under his wing. Their seperation had been a precaution taken to prevent the children from developing a latent psionic fusion. It was a precaution taken with all twins, even compliments and redoubts. For the children, it was their first experience with their native culture, having been born and raised on Earth.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The children took to each other, and given the environment they were in, were able to come to terms with Alexander's condition more easily than they would have on Earth. Of the adopted human sexes, being female was instinctive. The avon mind and spirit fixated on it if denied the expression of the avon sex. Alexander identified as male, but like most avon could only be male through an act of will, and he was still mastering the technique. In his next life he would attain the instinctive control necessarry to be born and live male without exception, if he so chose. The girls experimented with the technique as well—their first conscious attempt to access and harness their psionic potential. The only thing that exceeded their interest in their new found ambisexuallity was their first exposure to dragons. At an age when human children's heads were full of fairy tales and never never land, the strange sights and sensations of their native world were intoxicating.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Arden already knew that these were her last days. It was a destiny she had known for most of her adult life, and a consequence of her paradoxical origins. Only four people knew that she had come to face her death, but with the enemies she had made over the past three decades, many people knew that coming for the rites had exposed her to great danger. Because of her enemies in the Aegis, she had made her home and established the Avon Embassy on Earth. Those enemies were mostly rebel, criminal or terrorist dissidents who wanted her dead for her part in thwarting various plots and conspiracies. Because of her enemies in Oasis, she had been sent into the Aegis to establish the embassy—a critical role, but one that also put her out of the reach of domestic rivals and assassins. Earth's status as a quarantined world, and the tight security maintained around it had been a blessing as much as it could be a curse, since it provided a measure of safety for her children. Knowing what she did about them, that was her paramount concern.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Arden made arrangements for her children's return to Earth, and nominated her successor to the embassy—the man which her daughters had been told was their father, and who was her mate and legal husband on Earth. Her son was to remain separated, returning to live with Arden's "cousin" and her mate, Artemis. As far as anyone on Earth was concerned, the girls were Alexander's first cousins, and while old fashioned, a legitimate candidate for an arranged marriage. As a formality, Alexander and Anastasia were betrothed at their naming—which among avon identified them as compliments. Athenasia had become very close to Phoenix Ash and Phoenix Ember, to whom she was tentatively promised, since she was named heir to Arden's titles and estates. Her enemies had waited until the naming to make their attack. Their intention had been to kill her, and abduct or possess her heir to seize control of her house. A visit from the sleeper assassin was Arden's only warning. Knowing what had to happen, Arden had taken the matter into her own hands. After four decades, her nemesis finally killed her. Morgan then abducted Athenasia.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This was a critical event for Morgan as well. It would be her death, but also her conception as a sleeper and the key to her rebirth in the mind of Athenasia as her alter ego. The girl's mind proved to be virtually invulnerable to possession, so in spite of initial objections to employing Morgan as their agent, she was given a shot at possessing the child. Morgan studied the child's mind for the benefit of the onlookers and announced that she had found one vulnerability. The only problem was, that trying to exploit it might kill Morgan in the process and only succeed in seeding the girl's mind with a dormant sleeper. As expected they responded that it offered her the best odds of survival, since suceeding meant she would still be useful to them. Morgan's assault on Athenasia's mind was devestating. Not only did it kill Morgan and leave the seeds of a dormant sleeper, it violently awakened her psionic potential. The fury of her enraged mind drove the conspirators to flight and led those who were seeking the abducted child directly to her. Anastasia—her sister, her mother and her self combined—took her in hand and quieted the storm within her. In a strange way, the resemblance between Morgan and Arden caused the fact of their deaths to become confused in her mind, leaving her with the strange feeling that she had somehow devoured her mother's mind—a belief that would come to haunt her in the years to come. The girls returned to their home on Earth with their father, who was now responsible for the embassy, and the raising of the twins. </w:t>
      </w:r>
    </w:p>
    <w:p w:rsidR="00961472" w:rsidRPr="00AF3F86" w:rsidRDefault="00961472">
      <w:pPr>
        <w:pStyle w:val="AvonDraftBody"/>
        <w:ind w:left="0" w:right="0"/>
        <w:rPr>
          <w:rFonts w:ascii="Montserrat" w:hAnsi="Montserrat"/>
          <w:sz w:val="24"/>
        </w:rPr>
      </w:pPr>
      <w:r w:rsidRPr="00AF3F86">
        <w:rPr>
          <w:rFonts w:ascii="Montserrat" w:hAnsi="Montserrat"/>
          <w:sz w:val="24"/>
        </w:rPr>
        <w:br w:type="page"/>
      </w:r>
    </w:p>
    <w:p w:rsidR="00961472" w:rsidRPr="00AF3F86" w:rsidRDefault="00961472">
      <w:pPr>
        <w:pStyle w:val="AvonDraftBody"/>
        <w:ind w:left="0" w:right="0"/>
        <w:rPr>
          <w:rFonts w:ascii="Montserrat" w:hAnsi="Montserrat"/>
          <w:sz w:val="24"/>
        </w:rPr>
      </w:pPr>
      <w:r w:rsidRPr="00AF3F86">
        <w:rPr>
          <w:rFonts w:ascii="Montserrat" w:hAnsi="Montserrat"/>
          <w:sz w:val="24"/>
        </w:rPr>
        <w:t>ONE</w:t>
      </w:r>
    </w:p>
    <w:p w:rsidR="00961472" w:rsidRPr="00AF3F86" w:rsidRDefault="00961472">
      <w:pPr>
        <w:pStyle w:val="AvonDraftBody"/>
        <w:ind w:left="0" w:right="0"/>
        <w:rPr>
          <w:rFonts w:ascii="Montserrat" w:hAnsi="Montserrat"/>
          <w:sz w:val="24"/>
        </w:rPr>
      </w:pPr>
    </w:p>
    <w:p w:rsidR="00961472" w:rsidRPr="00AF3F86" w:rsidRDefault="00961472">
      <w:pPr>
        <w:pStyle w:val="AvonDraftBody"/>
        <w:ind w:left="0" w:right="0"/>
        <w:rPr>
          <w:rFonts w:ascii="Montserrat" w:hAnsi="Montserrat"/>
          <w:sz w:val="24"/>
        </w:rPr>
      </w:pPr>
      <w:r w:rsidRPr="00AF3F86">
        <w:rPr>
          <w:rFonts w:ascii="Montserrat" w:hAnsi="Montserrat"/>
          <w:sz w:val="24"/>
        </w:rPr>
        <w:t xml:space="preserve">All was quiet when Arden arrived home. Morgan Manor was dark. The only light emanated from amongst the carefully manicured trees and bushes. She slowed to a stop at the head of the round about and killed the engine. As her hand pulled back she had a strange feeling that something was not right. The feeling became stronger as she released the catch and started opening the door. As she looked up, it finally hit her. There was nothing special about turning off the ignition or opening the door, but in her memory, she had never performed those actions in her present settings before. She stared at the tall main doors and took a deep breath. Her husband had told her she would get a big surprise on her birthday, and he had been right. For the first time in eight years, her trusty, reliable, English butler was not standing there at the door with the staff. The young man who saw to the estate's vehicles had not stepped up and opened the car's door. No hand was extended to her before her own hand could fall on the ignition. None of that had really sunk in until the sudden silence.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Her shock made the strange clicks and whirring from under the sleek hood something to truly marvel at. Had she ever before taken the time to notice that the throaty sports car always took its time to go to sleep, purring to itself in contentment after loping across the countryside? </w:t>
      </w:r>
    </w:p>
    <w:p w:rsidR="00961472" w:rsidRPr="00AF3F86" w:rsidRDefault="00961472">
      <w:pPr>
        <w:pStyle w:val="AvonDraftBody"/>
        <w:ind w:left="0" w:right="0"/>
        <w:rPr>
          <w:rFonts w:ascii="Montserrat" w:hAnsi="Montserrat"/>
          <w:sz w:val="24"/>
        </w:rPr>
      </w:pPr>
      <w:r w:rsidRPr="00AF3F86">
        <w:rPr>
          <w:rFonts w:ascii="Montserrat" w:hAnsi="Montserrat"/>
          <w:sz w:val="24"/>
        </w:rPr>
        <w:tab/>
      </w:r>
      <w:r w:rsidRPr="00AF3F86">
        <w:rPr>
          <w:rFonts w:ascii="Montserrat" w:hAnsi="Montserrat"/>
          <w:i/>
          <w:sz w:val="24"/>
        </w:rPr>
        <w:t xml:space="preserve">If they all plan to jump out and surprise me, </w:t>
      </w:r>
      <w:r w:rsidRPr="00AF3F86">
        <w:rPr>
          <w:rFonts w:ascii="Montserrat" w:hAnsi="Montserrat"/>
          <w:sz w:val="24"/>
        </w:rPr>
        <w:t xml:space="preserve">she thought to herself, as she slipped out of the car and approached the door, </w:t>
      </w:r>
      <w:r w:rsidRPr="00AF3F86">
        <w:rPr>
          <w:rFonts w:ascii="Montserrat" w:hAnsi="Montserrat"/>
          <w:i/>
          <w:sz w:val="24"/>
        </w:rPr>
        <w:t xml:space="preserve">why on Earth alert me by changing their whole routine? </w:t>
      </w:r>
      <w:r w:rsidRPr="00AF3F86">
        <w:rPr>
          <w:rFonts w:ascii="Montserrat" w:hAnsi="Montserrat"/>
          <w:sz w:val="24"/>
        </w:rPr>
        <w:t xml:space="preserve">She shook her head with a wry smile and tried to press the latch. Her eyebrows flew up as the door latch resisted. It was locked. She glared at the door in disbelief. Here she was at the door to her own house, unable to let herself in because she did not even have a…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"The keys are still in the ignition!" she blurted.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After mentally kicking herself, she bounced back over to the car. Once again, she was confounded by an unresponsive door latch. She heaved a great sigh. Looking through the window of the locked door, she saw the keys dangling from the ignition and started laughing. She never made these mistakes at the other end of her commute. She ran her fingers lightly over the handle and closed her eyes. In virtually all aspects of her life, she was autonomous. Her independent nature ran so strongly that she had great difficulty depending on others to get things done. Stumbling around like an idiot over the simple details of getting out of her car and into her own house made her realize how much she had come to rely on her household staff. It had been worth the trouble to learn. Now that she was thinking again, she smiled.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It was time to demonstrate why the world rarely ever defeated her.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Like most of humanity, the vast majority of her mind's potential lay dormant. In her case, that was a matter of choice. Unlike most of the people around her, she had discovered a long time ago how to wake that potential up. She quickly calmed and cleared her mind. She opened her eyes and looked at the world. It was a strange and unfamiliar place. Her eyes darted around, striving to nail everything down and put it into perspective. This was the difficult part, she forced herself to stop looking at the environment around her and willed herself to actually see it. Her gaze became unfocused and the realization finally came. She was dreaming. So, she opened her eyes. Nothing had changed. She looked at the world the same way. The only difference was now she was </w:t>
      </w:r>
      <w:r w:rsidRPr="00AF3F86">
        <w:rPr>
          <w:rFonts w:ascii="Montserrat" w:hAnsi="Montserrat"/>
          <w:i/>
          <w:sz w:val="24"/>
        </w:rPr>
        <w:t>aware</w:t>
      </w:r>
      <w:r w:rsidRPr="00AF3F86">
        <w:rPr>
          <w:rFonts w:ascii="Montserrat" w:hAnsi="Montserrat"/>
          <w:sz w:val="24"/>
        </w:rPr>
        <w:t xml:space="preserve"> of it. Instead of being an isolated body within the world, she had opened her mind and let the world into herself. She glanced down at the car and her eyes saw the light reflecting off its surfaces. Directed by her sight, her vision unfolded, penetrating the car and revealing it to her with a sense that was entirely graphic but as deep and intimate as touch.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As she began to feel the car—kinesthetically, the way she normally felt her body—she became aware of the forces that acted on it and through it. A tremendous rushing force, an eternal waterfall, raced down from the infinite heavens, trying to carry her and the car along in the tide, but a powerful current was rushing up at the same time to meet it, a sea of rough and glittering particles buoyed up on each other in furious agitation. This storm of invisible forces collided in a tremendous standing wave and the world she was looking at danced in its grip.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Everything was in motion, but the net effect of that motion was the stillness of the world. A world that was an illusion, a product of an interface between space and time. A world that was resolving in a conjunction of force and form. It could all be quite intimidating, but—abstract or manifest—an expression, no matter how complex, inevitably boiled down to one thing. Information. Hence, matter and energy, the expression of structure in space and time, ultimately translated into thought. In what other media could information find its simplest expression—or its native home?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Science may not have reached the point where theories about the nature of the mind could be tested and applied, but nature did not wait for science. The holy grail of physics, a unified field theory, had been phrased, tested and applied—written in the complex manuscript of Arden Athenasia Virginia Morgan's genetic code. An instinct, which circumstances had stimulated, that she had seized and carefully cultivated into something more sophisticated. Her mind embraced the information that defined the composition, state, and disposition of the inner latch. The information was both complex and simple. Her objective was elementary, so she ignored the high-resolution details and focused on bluntest aspect of its design.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It was a simple, two position switch. In the normal course of events, an action would change the information at the core of the expression. In this instance, a change in the information would produce an action. She thought it, and the latch popped out of its recessed seating. She opened the door, and retrieved the keys.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The locking latch was ice cold when she went to lock the door again. "Oops," she smiled softly. By changing the information that defined the latch, she had provoked a spontaneous action. In the absence of more specific direction, the energy to fulfill the imperative—to correct the expression of the latch to match its altered definition—had come from the object's internal store of kinetic energy. Such pronounced side effects happened when the scope of a translation was too narrowly focused. If a broader focus was used, the mind tended to minimize the impact of a translation by dispersing the reflex—the world's reaction to the use of psionics—across a larger domain.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For Arden, the whole procedure had involved little time or reflection. All she was concerned about was getting in the house and finding out what everyone was up to. In the process, her mind slipped back into quiescence. The foyer was dark as she entered. Determined to try and be surprised when everyone jumped out of the shadows, she calmly closed and locked the door and walked cautiously through the darkened house. By the time she had toured half the house she realized that her suspicions had been wrong. She did not need awakened senses to tell that the house was deserted. As she entered the kitchen, she turned on the light.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The indicator on the answering machine blazed a steady red, announcing that there were no messages waiting. A quick sweep of the table and counters revealed a void of communication as well. No note, no message, she was actually beginning to worry as she flopped down in a chair. She debated for a moment, and then got up to retrieve the phone. She carried the remote back to her seat and checked her voice mail.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After listening to the chain of missives waiting in the message queue—all business, and nothing personal—she placed a quick call to the servant's quarters. Through the window, she saw a light go on in the building opposite, and then the reassuring voice of her butler came on the line.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"Quarters," Ira Montgomery answered in a calm, clear tone.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"How on Earth do you manage to sound awake and alert when we both know you were dead to the world a second ago?" she asked pleasantly. </w:t>
      </w:r>
    </w:p>
    <w:p w:rsidR="00961472" w:rsidRPr="00AF3F86" w:rsidRDefault="00961472">
      <w:pPr>
        <w:pStyle w:val="AvonDraftBody"/>
        <w:ind w:left="0" w:right="0"/>
        <w:rPr>
          <w:rFonts w:ascii="Montserrat" w:hAnsi="Montserrat"/>
          <w:sz w:val="24"/>
        </w:rPr>
      </w:pPr>
      <w:r w:rsidRPr="00AF3F86">
        <w:rPr>
          <w:rFonts w:ascii="Montserrat" w:hAnsi="Montserrat"/>
          <w:sz w:val="24"/>
        </w:rPr>
        <w:tab/>
        <w:t>"Ms. Morgan," he stated, almost concealing his surprise, "conscious or not, a good servant always has his mind on his responsibilities. On the other hand, a call from the main house was rather unexpected this evening, so if you'll forgive me, I was startled quite awake."</w:t>
      </w:r>
    </w:p>
    <w:p w:rsidR="00961472" w:rsidRPr="00AF3F86" w:rsidRDefault="00961472">
      <w:pPr>
        <w:pStyle w:val="AvonDraftBody"/>
        <w:ind w:left="0" w:right="0"/>
        <w:rPr>
          <w:rFonts w:ascii="Montserrat" w:hAnsi="Montserrat"/>
          <w:sz w:val="24"/>
        </w:rPr>
      </w:pPr>
      <w:r w:rsidRPr="00AF3F86">
        <w:rPr>
          <w:rFonts w:ascii="Montserrat" w:hAnsi="Montserrat"/>
          <w:sz w:val="24"/>
        </w:rPr>
        <w:tab/>
        <w:t>"I see," she replied. Then, after a second recanted, "No. I don't see. I am not angry, but tell me why you would be surprised to get a call from me when no one was here to see me in?"</w:t>
      </w:r>
    </w:p>
    <w:p w:rsidR="00961472" w:rsidRPr="00AF3F86" w:rsidRDefault="00961472">
      <w:pPr>
        <w:pStyle w:val="AvonDraftBody"/>
        <w:ind w:left="0" w:right="0"/>
        <w:rPr>
          <w:rFonts w:ascii="Montserrat" w:hAnsi="Montserrat"/>
          <w:sz w:val="24"/>
        </w:rPr>
      </w:pPr>
      <w:r w:rsidRPr="00AF3F86">
        <w:rPr>
          <w:rFonts w:ascii="Montserrat" w:hAnsi="Montserrat"/>
          <w:sz w:val="24"/>
        </w:rPr>
        <w:tab/>
        <w:t>"Madam," he responded with a hint of embarrassment, "the entire staff, myself included, was excused from the main house for the evening by your husband. When Mr. Morgan left this afternoon I assumed he intended to meet up with you at the office and take you out for a birthday celebration. Your daughter accompanied him, but to be honest he did not confide his full intentions to me."</w:t>
      </w:r>
    </w:p>
    <w:p w:rsidR="00961472" w:rsidRPr="00AF3F86" w:rsidRDefault="00961472">
      <w:pPr>
        <w:pStyle w:val="AvonDraftBody"/>
        <w:ind w:left="0" w:right="0"/>
        <w:rPr>
          <w:rFonts w:ascii="Montserrat" w:hAnsi="Montserrat"/>
          <w:sz w:val="24"/>
        </w:rPr>
      </w:pPr>
      <w:r w:rsidRPr="00AF3F86">
        <w:rPr>
          <w:rFonts w:ascii="Montserrat" w:hAnsi="Montserrat"/>
          <w:sz w:val="24"/>
        </w:rPr>
        <w:tab/>
        <w:t>"He didn't confide in me either, I'm afraid. He hinted at some big surprise for tonight but I never received any calls or messages suggesting anything like that. Then again, I did finish up early today and I didn't exactly come straight home." She sighed, imagining the look on Ash's face when he showed up at the office and learned she had gone home. Since it was Athena's birthday as well, he would not have ruined her evening coming all the way back home just to collect Arden. If he had, he would have probably shown up at the same time she had and most of the evening would have been wasted. "I expect that he will be entertaining Athena by himself tonight."</w:t>
      </w:r>
    </w:p>
    <w:p w:rsidR="00961472" w:rsidRPr="00AF3F86" w:rsidRDefault="00961472">
      <w:pPr>
        <w:pStyle w:val="AvonDraftBody"/>
        <w:ind w:left="0" w:right="0"/>
        <w:rPr>
          <w:rFonts w:ascii="Montserrat" w:hAnsi="Montserrat"/>
          <w:sz w:val="24"/>
        </w:rPr>
      </w:pPr>
      <w:r w:rsidRPr="00AF3F86">
        <w:rPr>
          <w:rFonts w:ascii="Montserrat" w:hAnsi="Montserrat"/>
          <w:sz w:val="24"/>
        </w:rPr>
        <w:tab/>
        <w:t>"I suppose you haven't eaten then," Ira guessed. "I'll be right up. There is still time to salvage the evening. I'll personally prepare a suitable birthday dinner and get you settled in for the night."</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"No, Ira," she replied wistfully, "No reason for you to go to so much trouble. I'm not really hungry. All I need is a swim, a bath and bed. I don't often get the house to myself and I can't remember the last time I went skinny-dipping. You go back to bed." Ira chuckled on the other end of the line and gracefully bid her good night. She smiled as she fondly remembered giving the poor man a shock the day they met. </w:t>
      </w:r>
    </w:p>
    <w:p w:rsidR="00961472" w:rsidRPr="00AF3F86" w:rsidRDefault="00961472">
      <w:pPr>
        <w:pStyle w:val="AvonDraftBody"/>
        <w:ind w:left="0" w:right="0"/>
        <w:rPr>
          <w:rFonts w:ascii="Montserrat" w:hAnsi="Montserrat"/>
          <w:sz w:val="24"/>
        </w:rPr>
      </w:pPr>
      <w:r w:rsidRPr="00AF3F86">
        <w:rPr>
          <w:rFonts w:ascii="Montserrat" w:hAnsi="Montserrat"/>
          <w:sz w:val="24"/>
        </w:rPr>
        <w:tab/>
        <w:t>The manor had been built atrium style around a series of interlocking pools and waterfalls. An abstract reflection of the house above, often times the quickest route from one part of the house to another was through the water. It was the perfect excuse to indulge her nudist tendencies, since skin dried about a hundred times faster than a bathing suit. When her dream house ended up being so big that a live in staff was an obvious necessity, Ira Montgomery had been the only applicant for the position of major domo who did not even bat an eye at the interview. When he arrived, Ash had simply handed him a stack of towels and sent him into the atrium. She swam in from the yard, slipped out of the water and started asking him questions. He paused only long enough to hand her a towel, and responded amicably to all of her questions—never once breaking eye contact or indicating in any other way that anything unusual was afoot.</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As she had hoped when she hired him, the first time he caught her hovering six feet off the floor he reacted with the same aplomb.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The only reason she had not indulged her habit for more than a year was because her daughter had inherited her disdain for clothing. How was she supposed to tell a six-year-old girl to keep her clothes on if she kept taking hers off?  She laughed at the thought as she stripped down. Like a few other rooms, the kitchen was separate from the atrium structure of the manor, because of humidity. She set the atrium lights on the timer and switched off the one in the kitchen.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She left her clothes folded in a neat pile on the table as she slipped into the atrium and headed for the nearest watercourse. The pool system was complex enough that a person could swim several laps around the house and follow a different course each lap. By her third lap she was relaxed enough to turn in. Every room had an access to the aquarium, either a patio or private nook, and some rooms could only be reached via the water. Among them, her private bedroom. Heading towards the waterfall in the main pool, she dived under. The sandy, black bottom and natural rock walls of the pool made it difficult to see how far under the waterfall one could go. She slipped past the first egress, which came up in a bathroom, and dived even deeper. When she came back up to the surface she was in her own private pool, the centerpiece of her sanctum sanctorium.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She slipped out of the water, meandered into the bathroom for a quick shower and dried off without turning on any lights. Enough moonlight filtered in through the skylights for her to find towels and a comb. After wringing the water out of the heavy mass of hair and rubbing it down vigorously with a fresh towel, she combed out the tangles and braided it. By that time enough residual moisture had evaporated from her skin for her to climb into bed. She was half asleep by the time she had pulled the comforter up around her shoulders and gave a deep, relaxed sigh. Not a bad way to spend her birthday, she thought absently. She tried not miss the presence of her husband, or the almost ritual embrace with which they had marked the occasion every year—save one—until now. Seven years ago, she had celebrated her birthday by giving birth, so it was easy to make an exception in that case. This time there was no excuse, just poor execution, and it was hard not to be disappointed. </w:t>
      </w:r>
    </w:p>
    <w:p w:rsidR="00961472" w:rsidRPr="00AF3F86" w:rsidRDefault="00961472">
      <w:pPr>
        <w:pStyle w:val="AvonDraftBody"/>
        <w:ind w:left="0" w:right="0"/>
        <w:rPr>
          <w:rFonts w:ascii="Montserrat" w:hAnsi="Montserrat"/>
          <w:sz w:val="24"/>
        </w:rPr>
      </w:pPr>
    </w:p>
    <w:p w:rsidR="00961472" w:rsidRPr="00AF3F86" w:rsidRDefault="00961472">
      <w:pPr>
        <w:pStyle w:val="AvonDraftBody"/>
        <w:ind w:left="0" w:right="0"/>
        <w:rPr>
          <w:rFonts w:ascii="Montserrat" w:hAnsi="Montserrat"/>
          <w:sz w:val="24"/>
        </w:rPr>
      </w:pPr>
      <w:r w:rsidRPr="00AF3F86">
        <w:rPr>
          <w:rFonts w:ascii="Montserrat" w:hAnsi="Montserrat"/>
          <w:sz w:val="24"/>
        </w:rPr>
        <w:t xml:space="preserve">Athena awoke with the usual complaint. She was reminding herself, for the thousandth time it seemed, that she had to use the bathroom before going to bed, when she realized she did not remember getting in bed. The last thing she remembered was the hypnotic rumble of the car as it went across the Golden Gate Bridge. That brought back to mind the exciting night she had spent celebrating her birthday with her father. The food, the games, and that last big drink she just had to finish—no wonder her bladder felt like it was going to explode. </w:t>
      </w:r>
    </w:p>
    <w:p w:rsidR="00961472" w:rsidRPr="00AF3F86" w:rsidRDefault="00961472">
      <w:pPr>
        <w:pStyle w:val="AvonDraftBody"/>
        <w:ind w:left="0" w:right="0"/>
        <w:rPr>
          <w:rFonts w:ascii="Montserrat" w:hAnsi="Montserrat"/>
          <w:sz w:val="24"/>
        </w:rPr>
      </w:pPr>
      <w:r w:rsidRPr="00AF3F86">
        <w:rPr>
          <w:rFonts w:ascii="Montserrat" w:hAnsi="Montserrat"/>
          <w:sz w:val="24"/>
        </w:rPr>
        <w:tab/>
        <w:t>She rushed into the bathroom on silent feet, not even bothering with the light. She pulled up her nightgown and hopped onto the toilet seat just in time. She sat there for a bit, releasing a deep sigh of relief. As she sat there she noticed something strange. The main pool had a channel that ran under this bathroom. She used this access almost every day to get in and out of the pool at the beginning and end of her swim. In all that time, she never noticed a light fixture anywhere around the access, but there was clearly light emanating from the bottom of the pool.</w:t>
      </w:r>
    </w:p>
    <w:p w:rsidR="00961472" w:rsidRPr="00AF3F86" w:rsidRDefault="00961472">
      <w:pPr>
        <w:pStyle w:val="AvonDraftBody"/>
        <w:ind w:left="0" w:right="0"/>
        <w:rPr>
          <w:rFonts w:ascii="Montserrat" w:hAnsi="Montserrat"/>
          <w:sz w:val="24"/>
        </w:rPr>
      </w:pPr>
      <w:r w:rsidRPr="00AF3F86">
        <w:rPr>
          <w:rFonts w:ascii="Montserrat" w:hAnsi="Montserrat"/>
          <w:sz w:val="24"/>
        </w:rPr>
        <w:tab/>
        <w:t>She finished her business, and cleaned up before coming closer to the edge of the access pool. She peered through the water, and decided it had to be coming from all the way down near the bottom. She prided herself on her ability to dive to the bottom and linger there for minutes at a time, and it irked her that there was a square inch of the aquarium's depth which she was not intimately familiar with. A mischievous little grin tickled the corner of her mouth as she made her decision. She slipped out of her nightgown, and eased into the water. She would just take a look, not a big deal, and hardly worth the effort of getting into her bathing suit after all. Once she was in the water it was so easy to indulge in a few laps, and it was the middle of the night, so who was to see her breaking her mother's rule about skinny dipping?</w:t>
      </w:r>
    </w:p>
    <w:p w:rsidR="00961472" w:rsidRPr="00AF3F86" w:rsidRDefault="00961472">
      <w:pPr>
        <w:pStyle w:val="AvonDraftBody"/>
        <w:ind w:left="0" w:right="0"/>
        <w:rPr>
          <w:rFonts w:ascii="Montserrat" w:hAnsi="Montserrat"/>
          <w:sz w:val="24"/>
        </w:rPr>
      </w:pPr>
    </w:p>
    <w:p w:rsidR="00961472" w:rsidRPr="00AF3F86" w:rsidRDefault="00961472">
      <w:pPr>
        <w:pStyle w:val="AvonDraftBody"/>
        <w:ind w:left="0" w:right="0"/>
        <w:rPr>
          <w:rFonts w:ascii="Montserrat" w:hAnsi="Montserrat"/>
          <w:sz w:val="24"/>
        </w:rPr>
      </w:pPr>
      <w:r w:rsidRPr="00AF3F86">
        <w:rPr>
          <w:rFonts w:ascii="Montserrat" w:hAnsi="Montserrat"/>
          <w:sz w:val="24"/>
        </w:rPr>
        <w:t>She did not wake up until the bed heaved gently under his weight. His powerful arms moved over her. One hand slipped in under her hip, hooking around and sliding up to rest over her heart while the other caught her by the belly and slipped down to part her thighs. A smooth stream of motion that spooned her body tight against his. As her eyes opened, they gazed upon the clock. The day was not quite over yet, she realized with a smile. A gentle light danced across the walls, thrown out by the candles cluttering the low bookcases. His flesh was cool against hers—for the most obvious reason, she realized with a sigh. At least he had slid the comforter off of her before joining her in bed. "You're wet," Arden complained playfully.</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"So are you," Ash retorted with a wry tone. </w:t>
      </w:r>
    </w:p>
    <w:p w:rsidR="00961472" w:rsidRPr="00AF3F86" w:rsidRDefault="00961472">
      <w:pPr>
        <w:pStyle w:val="AvonDraftBody"/>
        <w:ind w:left="0" w:right="0"/>
        <w:rPr>
          <w:rFonts w:ascii="Montserrat" w:hAnsi="Montserrat"/>
          <w:sz w:val="24"/>
        </w:rPr>
      </w:pPr>
      <w:r w:rsidRPr="00AF3F86">
        <w:rPr>
          <w:rFonts w:ascii="Montserrat" w:hAnsi="Montserrat"/>
          <w:sz w:val="24"/>
        </w:rPr>
        <w:tab/>
        <w:t>"Dreaming of you," she confided, placing her hands over his, "and my dream came true."</w:t>
      </w:r>
    </w:p>
    <w:p w:rsidR="00961472" w:rsidRPr="00AF3F86" w:rsidRDefault="00961472">
      <w:pPr>
        <w:pStyle w:val="AvonDraftBody"/>
        <w:ind w:left="0" w:right="0"/>
        <w:rPr>
          <w:rFonts w:ascii="Montserrat" w:hAnsi="Montserrat"/>
          <w:sz w:val="24"/>
        </w:rPr>
      </w:pPr>
      <w:r w:rsidRPr="00AF3F86">
        <w:rPr>
          <w:rFonts w:ascii="Montserrat" w:hAnsi="Montserrat"/>
          <w:sz w:val="24"/>
        </w:rPr>
        <w:tab/>
        <w:t>Finding her ready—and being more than able himself—he indulged one of her favorite delights by entering her at once. The long slow thrust took her breath away, and completed their embrace. As he lay virtually still, pressed against her back, his free hand could explore her exposed front, from face and fingertips down to her knees. His damp skin increased the friction of his long strokes. His playful fingers teased and petted her most sensitive areas, as he engaged her in conversation. Her only reply to his touch lay within herself, but she could tease him just as mercilessly. He told her about his day, and asked her about hers. It seemed they had missed meeting each other through a genuine comedy of errors. They laughed over each other's frustrations at finding they had missed each other. Neither of them noticed as the sound of water lapping in the pool became a bit more energetic, and it had subsided by the time they had sobered again.</w:t>
      </w:r>
    </w:p>
    <w:p w:rsidR="00961472" w:rsidRPr="00AF3F86" w:rsidRDefault="00961472">
      <w:pPr>
        <w:pStyle w:val="AvonDraftBody"/>
        <w:ind w:left="0" w:right="0"/>
        <w:rPr>
          <w:rFonts w:ascii="Montserrat" w:hAnsi="Montserrat"/>
          <w:sz w:val="24"/>
        </w:rPr>
      </w:pPr>
      <w:r w:rsidRPr="00AF3F86">
        <w:rPr>
          <w:rFonts w:ascii="Montserrat" w:hAnsi="Montserrat"/>
          <w:sz w:val="24"/>
        </w:rPr>
        <w:tab/>
        <w:t>"Was she upset that I wasn't there?" she asked, when he finished describing the scene at her office.</w:t>
      </w:r>
    </w:p>
    <w:p w:rsidR="00961472" w:rsidRPr="00AF3F86" w:rsidRDefault="00961472">
      <w:pPr>
        <w:pStyle w:val="AvonDraftBody"/>
        <w:ind w:left="0" w:right="0"/>
        <w:rPr>
          <w:rFonts w:ascii="Montserrat" w:hAnsi="Montserrat"/>
          <w:sz w:val="24"/>
        </w:rPr>
      </w:pPr>
      <w:r w:rsidRPr="00AF3F86">
        <w:rPr>
          <w:rFonts w:ascii="Montserrat" w:hAnsi="Montserrat"/>
          <w:sz w:val="24"/>
        </w:rPr>
        <w:tab/>
        <w:t>"A little," he admitted. "It really means a lot to her that you both were born on the same day."</w:t>
      </w:r>
    </w:p>
    <w:p w:rsidR="00961472" w:rsidRPr="00AF3F86" w:rsidRDefault="00961472">
      <w:pPr>
        <w:pStyle w:val="AvonDraftBody"/>
        <w:ind w:left="0" w:right="0"/>
        <w:rPr>
          <w:rFonts w:ascii="Montserrat" w:hAnsi="Montserrat"/>
          <w:sz w:val="24"/>
        </w:rPr>
      </w:pPr>
      <w:r w:rsidRPr="00AF3F86">
        <w:rPr>
          <w:rFonts w:ascii="Montserrat" w:hAnsi="Montserrat"/>
          <w:sz w:val="24"/>
        </w:rPr>
        <w:tab/>
        <w:t>"So where did you two go?"</w:t>
      </w:r>
    </w:p>
    <w:p w:rsidR="00961472" w:rsidRPr="00AF3F86" w:rsidRDefault="00961472">
      <w:pPr>
        <w:pStyle w:val="AvonDraftBody"/>
        <w:ind w:left="0" w:right="0"/>
        <w:rPr>
          <w:rFonts w:ascii="Montserrat" w:hAnsi="Montserrat"/>
          <w:sz w:val="24"/>
        </w:rPr>
      </w:pPr>
      <w:r w:rsidRPr="00AF3F86">
        <w:rPr>
          <w:rFonts w:ascii="Montserrat" w:hAnsi="Montserrat"/>
          <w:sz w:val="24"/>
        </w:rPr>
        <w:tab/>
        <w:t>"We went down to the waterfront, and walked from the park to the pier. I think we went into every store and attraction on the way before we finally got around to eating. She insisted on stopping first to look at the sea lions, and then she dragged me into the arcade—it's almost frightening how good she is at video games."</w:t>
      </w:r>
    </w:p>
    <w:p w:rsidR="00961472" w:rsidRPr="00AF3F86" w:rsidRDefault="00961472">
      <w:pPr>
        <w:pStyle w:val="AvonDraftBody"/>
        <w:ind w:left="0" w:right="0"/>
        <w:rPr>
          <w:rFonts w:ascii="Montserrat" w:hAnsi="Montserrat"/>
          <w:sz w:val="24"/>
        </w:rPr>
      </w:pPr>
      <w:r w:rsidRPr="00AF3F86">
        <w:rPr>
          <w:rFonts w:ascii="Montserrat" w:hAnsi="Montserrat"/>
          <w:sz w:val="24"/>
        </w:rPr>
        <w:tab/>
        <w:t>"Where did you eat?"</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"Do you know the really expensive restaurant at the end of the pier?" he asked. She nodded. "That's the one. But don't worry, we brought you something, so you didn't miss out completely." She gave him a hug—in a manner of speaking—in gratitude and encouraged him to go on. She shuddered at his non-verbal reply and smiled as he described their walk back down the waterfront. They had stopped at the wax museum, a dozen more shops and another arcade before they retrieved their car. "And of course, as she does with everything, she went at it all full tilt. Poor thing was unconscious by the time we were across the bridge. I had to carry her in from the car. She didn't even wake up when I put her to bed. I swear, sometimes I think her bed sheets are laced with speed—the way that girl reacts to being in bed."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"Well, put on some music in case she does wake up," Arden hinted, reminding him that her little sanctuary was a lot closer to Athena's room than their bedroom was. Athena did not know about this room, but if she was given a mystery to explore she would find it or die trying. Loud music might wake her up, but it would not demand any special investigation the way other—and as yet unexplained—sounds would. It was also a way to suggest that they pick up the tempo. He held on to her, rolling onto his back to reach the remote for the stereo that lay on top of the bookcase on his side of the bed. </w:t>
      </w:r>
    </w:p>
    <w:p w:rsidR="00961472" w:rsidRPr="00AF3F86" w:rsidRDefault="00961472">
      <w:pPr>
        <w:pStyle w:val="AvonDraftBody"/>
        <w:ind w:left="0" w:right="0"/>
        <w:rPr>
          <w:rFonts w:ascii="Montserrat" w:hAnsi="Montserrat"/>
          <w:sz w:val="24"/>
        </w:rPr>
      </w:pPr>
      <w:r w:rsidRPr="00AF3F86">
        <w:rPr>
          <w:rFonts w:ascii="Montserrat" w:hAnsi="Montserrat"/>
          <w:sz w:val="24"/>
        </w:rPr>
        <w:tab/>
        <w:t>"How loud?"</w:t>
      </w:r>
    </w:p>
    <w:p w:rsidR="00961472" w:rsidRPr="00AF3F86" w:rsidRDefault="00961472">
      <w:pPr>
        <w:pStyle w:val="AvonDraftBody"/>
        <w:ind w:left="0" w:right="0"/>
        <w:rPr>
          <w:rFonts w:ascii="Montserrat" w:hAnsi="Montserrat"/>
          <w:sz w:val="24"/>
        </w:rPr>
      </w:pPr>
      <w:r w:rsidRPr="00AF3F86">
        <w:rPr>
          <w:rFonts w:ascii="Montserrat" w:hAnsi="Montserrat"/>
          <w:sz w:val="24"/>
        </w:rPr>
        <w:tab/>
        <w:t>"How loud are you going to make me?"</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He chuckled and the speakers roared into full concert voice, playing something with a fast, thumping rhythm and enough moaning and wailing to drowned out a chorus of love sick cats.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While he was still on his back, she pivoted around on top of him and came back down straddling him face forward—without quite breaking their connection. Now her hands were free to explore and excite, but most important she was able to capture his mouth with her own.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Before she could, he rose up to meet her, folding his arms around her and limiting her hips to a shallow range of motion. Their first kiss of the night was long and sweet, followed by increasing passion as her body began to undulate to the beat. When she reached her first peak he was no where near his limit. The music changed, as she rose and fell through successive climaxes, several times before he lay back, allowing her full freedom of motion and the power to truly torment him. As he approached the edge, he rolled with her, setting her gently on her back. From the superior position he carefully approached the edge and skirted it for the remainder of the song. They followed the music to the highest peak together. They collapsed into a vibrating, boneless heap in the following silence.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When he realized that Arden's leg was pinned at full extension between them he shifted his weight. As he turned to the side, she pivoted again without disengaging and they were back in their starting position.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From the firmness of his resolve, she decided he had climaxed without ejaculation and was more than ready to continue. She tapped him on the thigh and he moved with her as she rolled onto her hands and knees.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In a variation of their opening embrace, his hands were free to explore and allowed him the leverage to move himself or her to exploit their most sensitive area of contact. In this position he could make music playing her. With the control it gave him, he quickly pushed her past her limits, taking her beyond the threshold of pain or pleasure and plunging her into the abyss of agony and ecstasy. He was not hurting her, but the stimulation had an intensity she had only known in childbirth. Her arms gave out and she still managed to get louder though her face was pressed deep into a pillow. Aside from each femur, rigid only by virtue of his weight pressing down on the mattress through them, her bones shook as her muscles spasmed under the onslaught of sensation in the startling, rhythmic cascade of a seizure. An overwhelmed mind's only way to vent the energy generated in the synaptic storm of a boundless orgasm. </w:t>
      </w:r>
    </w:p>
    <w:p w:rsidR="00961472" w:rsidRPr="00AF3F86" w:rsidRDefault="00961472">
      <w:pPr>
        <w:pStyle w:val="AvonDraftBody"/>
        <w:ind w:left="0" w:right="0"/>
        <w:rPr>
          <w:rFonts w:ascii="Montserrat" w:hAnsi="Montserrat"/>
          <w:sz w:val="24"/>
        </w:rPr>
      </w:pPr>
      <w:r w:rsidRPr="00AF3F86">
        <w:rPr>
          <w:rFonts w:ascii="Montserrat" w:hAnsi="Montserrat"/>
          <w:sz w:val="24"/>
        </w:rPr>
        <w:tab/>
        <w:t>She had no idea when he was finally spent. He simply lay forward across her back and held her down while the tempest ran its course. The constant stream of muscle contractions had aroused him again before her brain was able to sort out the fundamental state of her body. The trembling did not stop—might not stop for quite a while—but she reached back to tap his thigh indicating that she was coherent again. He gently eased them back down onto their sides, once more returning to their starting position. Her throat was sore—though she did not remember screaming—so she spoke softly.</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"Hell has threatened no greater torture, Heaven holds no greater bliss. I have danced in Death's embrace, my lover killed me with a kiss," she murmured in awe.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"It took a bit more effort than that," he replied soberly.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She turned towards him, levering herself up to make a reply but her voice escaped in a gasp. "How long have you been standing there?" she asked as soon as she regained her voice. Ash jumped, glanced at her for only a split second and then looked in the direction of his wife's shocked stare. At the foot of the bed, their daughter, pale and wild eyed, stared back at them. She wore no more than they, being smart enough to strip off her night gown before going into the water. Her hair was damp but her skin was dry. Athena had not answered, but it was clear that she had been there long enough.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Ash moved to disengage, but Arden stopped him with a gentle but firm hand. His thoughts whirled, but he realized immediately that this cat could not be put back in the bag. Trying to hide or distance the act of penetration would succeed only in projecting shame, and a healthy person—they both had long agreed—should never be ashamed of sex.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Athena finally gained her voice. "That must really hurt," she observed in a shocky voice. "You… you were screaming. You screamed so much..." her voice cracked and she swallowed hard. Before either parent could respond she truly startled them. "I thought sex was supposed to feel good..." Her eyes snapped back to theirs, having drifted a bit south, as she cut that thought off abruptly. "I thought making babies," she quickly corrected, "was supposed to be fun." Her expression begged for reassurance.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"What..." Arden stopped, not sure which of her daughter's thoughts was the most crucial to answer first. "What do you know about that?" she asked. At this point she did disengage to go to her daughter's side. She kneeled on the floor beside her daughter, and took Athena's hands in hers, being very careful not to let anything drip on the girl. "About…" she began to clarify, and realized she had to say it, "about sex I mean."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"I know I'm not supposed to know about that yet," she answered carefully.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Ash slipped off of the bed and fetched a couple of towels, handing one to Arden and one to Athena. He took another from the stack for himself. Both parents exchanged a look. Under other circumstances, Arden might have been compelled to delve into the source of her daughter's unexpected knowledge. At that moment, such an inquiry could only divert them from a more critical issue. It was obvious Athena knew more than they expected, and not enough for that knowledge to be safe or healthy. "No, Phoenix," Arden replied, with as little hesitation as possible, "it's not that you're not supposed to know, it's just that it is better for you if you don't know about it." </w:t>
      </w:r>
    </w:p>
    <w:p w:rsidR="00961472" w:rsidRPr="00AF3F86" w:rsidRDefault="00961472">
      <w:pPr>
        <w:pStyle w:val="AvonDraftBody"/>
        <w:ind w:left="0" w:right="0"/>
        <w:rPr>
          <w:rFonts w:ascii="Montserrat" w:hAnsi="Montserrat"/>
          <w:sz w:val="24"/>
        </w:rPr>
      </w:pPr>
      <w:r w:rsidRPr="00AF3F86">
        <w:rPr>
          <w:rFonts w:ascii="Montserrat" w:hAnsi="Montserrat"/>
          <w:sz w:val="24"/>
        </w:rPr>
        <w:tab/>
        <w:t>"Why?"</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"You know, that's the funny thing," Arden replied in faint dismay. "You can't understand why it's better for children not to know about sex unless you already know about sex. And," she added, "since you are child it doesn't exactly make sense to teach you about it so you will understand why it would be better not to know." Ash and Arden watched Athena fumble with her towel, and turn that over in her head, as they cleaned themselves off. "Except you already know a little bit about it. That changes things," Arden announced. </w:t>
      </w:r>
    </w:p>
    <w:p w:rsidR="00961472" w:rsidRPr="00AF3F86" w:rsidRDefault="00961472">
      <w:pPr>
        <w:pStyle w:val="AvonDraftBody"/>
        <w:ind w:left="0" w:right="0"/>
        <w:rPr>
          <w:rFonts w:ascii="Montserrat" w:hAnsi="Montserrat"/>
          <w:sz w:val="24"/>
        </w:rPr>
      </w:pPr>
      <w:r w:rsidRPr="00AF3F86">
        <w:rPr>
          <w:rFonts w:ascii="Montserrat" w:hAnsi="Montserrat"/>
          <w:sz w:val="24"/>
        </w:rPr>
        <w:tab/>
        <w:t>"How?" the girl inquired.</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"It's a question of innocence versus ignorance. It's better for children if they don't know anything about sex. In that sense, they are innocent. But, knowing about sex is not really a bad thing. It's knowing only a little bit about sex or not understanding what you know about sex," </w:t>
      </w:r>
      <w:r w:rsidRPr="00AF3F86">
        <w:rPr>
          <w:rFonts w:ascii="Montserrat" w:hAnsi="Montserrat"/>
          <w:i/>
          <w:sz w:val="24"/>
        </w:rPr>
        <w:t xml:space="preserve">or anything, pick a topic, </w:t>
      </w:r>
      <w:r w:rsidRPr="00AF3F86">
        <w:rPr>
          <w:rFonts w:ascii="Montserrat" w:hAnsi="Montserrat"/>
          <w:sz w:val="24"/>
        </w:rPr>
        <w:t xml:space="preserve">she thought to herself, "that can be bad, because that's just ignorance. And ignorance is what really causes people to get hurt," Arden explained.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"I don't understand," the girl admitted with a furrowed brow. </w:t>
      </w:r>
    </w:p>
    <w:p w:rsidR="00961472" w:rsidRPr="00AF3F86" w:rsidRDefault="00961472">
      <w:pPr>
        <w:pStyle w:val="AvonDraftBody"/>
        <w:ind w:left="0" w:right="0"/>
        <w:rPr>
          <w:rFonts w:ascii="Montserrat" w:hAnsi="Montserrat"/>
          <w:sz w:val="24"/>
        </w:rPr>
      </w:pPr>
      <w:r w:rsidRPr="00AF3F86">
        <w:rPr>
          <w:rFonts w:ascii="Montserrat" w:hAnsi="Montserrat"/>
          <w:sz w:val="24"/>
        </w:rPr>
        <w:tab/>
        <w:t>"I know, Phoenix," she finished cleaning herself up, and started drying the girl's hair with the other towel. "That why," she added with a winning smile, "I'm going to teach you about it. I have to do it right if I'm going to do it at all, so this is going to be a lot like Show and Tell." In a small corner of her mind, she admitted to herself that she was winging it. Not that she had much choice. She knew her daughter well enough to know that she would pursue the matter on her own if her curiosity was not fully satisfied. Somehow, Arden had to accomplish that without encouraging her daughter to more participatory endeavors. It was not as if her daughter had not already seen it all, and bringing it all out in the open reinforced the idea that sex was not something to be ashamed of. Athena was already full of questions, so it made more sense to provoke them now and be certain they were answered and understood rather than wait for the girl to find her own answers to them. "It's really important for you to ask questions and tell me what you are thinking, okay?"</w:t>
      </w:r>
    </w:p>
    <w:p w:rsidR="00961472" w:rsidRPr="00AF3F86" w:rsidRDefault="00961472">
      <w:pPr>
        <w:pStyle w:val="AvonDraftBody"/>
        <w:ind w:left="0" w:right="0"/>
        <w:rPr>
          <w:rFonts w:ascii="Montserrat" w:hAnsi="Montserrat"/>
          <w:sz w:val="24"/>
        </w:rPr>
      </w:pPr>
      <w:r w:rsidRPr="00AF3F86">
        <w:rPr>
          <w:rFonts w:ascii="Montserrat" w:hAnsi="Montserrat"/>
          <w:sz w:val="24"/>
        </w:rPr>
        <w:tab/>
        <w:t>Athena nodded. She opened her mouth, but there were two things that were bothering her and it took her a minute to decide which question to ask first. The scene she had witnessed was burned indelibly into her mind. It still disturbed her but her mother was not moving like she was in pain, so she set the first question aside to ask, "How come sex is a secret? Why would I get in trouble for knowing or talking about it?"</w:t>
      </w:r>
    </w:p>
    <w:p w:rsidR="00961472" w:rsidRPr="00AF3F86" w:rsidRDefault="00961472">
      <w:pPr>
        <w:pStyle w:val="AvonDraftBody"/>
        <w:ind w:left="0" w:right="0"/>
        <w:rPr>
          <w:rFonts w:ascii="Montserrat" w:hAnsi="Montserrat"/>
          <w:sz w:val="24"/>
        </w:rPr>
      </w:pPr>
      <w:r w:rsidRPr="00AF3F86">
        <w:rPr>
          <w:rFonts w:ascii="Montserrat" w:hAnsi="Montserrat"/>
          <w:sz w:val="24"/>
        </w:rPr>
        <w:tab/>
        <w:t>"Well," her mother replied, "you really don't need to know about it yet. Sex is a grown up thing, like driving a car. To do it right your body has to be all grown up, and if you don't do it right you can get hurt."</w:t>
      </w:r>
    </w:p>
    <w:p w:rsidR="00961472" w:rsidRPr="00AF3F86" w:rsidRDefault="00961472">
      <w:pPr>
        <w:pStyle w:val="AvonDraftBody"/>
        <w:ind w:left="0" w:right="0"/>
        <w:rPr>
          <w:rFonts w:ascii="Montserrat" w:hAnsi="Montserrat"/>
          <w:sz w:val="24"/>
        </w:rPr>
      </w:pPr>
      <w:r w:rsidRPr="00AF3F86">
        <w:rPr>
          <w:rFonts w:ascii="Montserrat" w:hAnsi="Montserrat"/>
          <w:sz w:val="24"/>
        </w:rPr>
        <w:tab/>
        <w:t>"Is that why you were screaming?" Athena pounced. "Were you just doing it wrong?"</w:t>
      </w:r>
    </w:p>
    <w:p w:rsidR="00961472" w:rsidRPr="00AF3F86" w:rsidRDefault="00961472">
      <w:pPr>
        <w:pStyle w:val="AvonDraftBody"/>
        <w:ind w:left="0" w:right="0"/>
        <w:rPr>
          <w:rFonts w:ascii="Montserrat" w:hAnsi="Montserrat"/>
          <w:sz w:val="24"/>
        </w:rPr>
      </w:pPr>
      <w:r w:rsidRPr="00AF3F86">
        <w:rPr>
          <w:rFonts w:ascii="Montserrat" w:hAnsi="Montserrat"/>
          <w:sz w:val="24"/>
        </w:rPr>
        <w:tab/>
        <w:t>Ash laughed, in spite of himself and Arden glared at him. Athena just stared in surprise. Ash cleared his throat and took the bull by the horns. "Actually, your mother was making all that noise because we were doing it just right." Athena met that with obvious suspicion. He squatted down beside her and began tickling her. He kept at it until she was squealing with childish delight and then he stopped. "There, do you see? That didn't hurt, did it?"</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Athena caught her breath, grinning and glaring at him and suddenly saw his point. "So," she began cautiously, "It's like being tickled, or riding a roller coaster, you are just having so much fun that you can't help but scream. But," she temporized, "if that's what happens if you are doing it right, how do you tell if you are doing it wrong? I mean, it looks like it would hurt, and it sounds like it does hurt," she added as the vision repeated itself in her mind again. There was no question that the act of penetration disturbed her—and little doubt it intrigued her as well. For both reasons, a point that simply had to be addressed. </w:t>
      </w:r>
    </w:p>
    <w:p w:rsidR="00961472" w:rsidRPr="00AF3F86" w:rsidRDefault="00961472">
      <w:pPr>
        <w:pStyle w:val="AvonDraftBody"/>
        <w:ind w:left="0" w:right="0"/>
        <w:rPr>
          <w:rFonts w:ascii="Montserrat" w:hAnsi="Montserrat"/>
          <w:sz w:val="24"/>
        </w:rPr>
      </w:pPr>
      <w:r w:rsidRPr="00AF3F86">
        <w:rPr>
          <w:rFonts w:ascii="Montserrat" w:hAnsi="Montserrat"/>
          <w:sz w:val="24"/>
        </w:rPr>
        <w:tab/>
        <w:t>"I'll be honest with you," her mother responded, all serious, "The first time you have sex, it really does hurt. If you are really young, or you are a lot smaller than your partner, it can hurt a lot every time. If a little girl like you had sex it would hurt very bad and cause all sorts of problems. But if you wait 'til you grow up, and you learn how to do it right, it only hurts one time and it starts feeling really good right after that."</w:t>
      </w:r>
    </w:p>
    <w:p w:rsidR="00961472" w:rsidRPr="00AF3F86" w:rsidRDefault="00961472">
      <w:pPr>
        <w:pStyle w:val="AvonDraftBody"/>
        <w:ind w:left="0" w:right="0"/>
        <w:rPr>
          <w:rFonts w:ascii="Montserrat" w:hAnsi="Montserrat"/>
          <w:sz w:val="24"/>
        </w:rPr>
      </w:pPr>
      <w:r w:rsidRPr="00AF3F86">
        <w:rPr>
          <w:rFonts w:ascii="Montserrat" w:hAnsi="Montserrat"/>
          <w:sz w:val="24"/>
        </w:rPr>
        <w:tab/>
        <w:t>"Really?"</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"Really truly," Arden promised. "Come here, I'll show you." She grabbed her husband's hand, still holding her daughter's, and dragged everyone onto the bed. "I want to make this very clear," she began as Ash gave her a concerned look. He had guessed her intentions at the start of this peculiar conversation. "It is not normal for grown ups to have sex in front of little children. What we are doing tonight is so you can learn, so you can see what sex is and ask about what you don't understand. We won't ever do this again, so pay attention and remember what you see so if you ever have questions in the future you can refer back to this demonstration. If you ever catch us, or any grown ups, having sex the polite thing to do is respect their privacy and excuse yourself as quickly and quietly as possible." It was obvious from the girl's expression that Arden had her full attention. Past experience had taught Arden that her daughter tended to learn more, and with a higher level of comprehension than her years might normally suggest. If she was told, she was also quick to pick up on the difference between normal and abnormal behavior. "It is a crime for grown ups to have sex with little kids so if anyone ever tries with you, or if you ever see it happen," she advised, "you need to tell me or your father as soon as possible so we can get help and stop that person from doing it again as fast as possible, do you understand?" </w:t>
      </w:r>
    </w:p>
    <w:p w:rsidR="00961472" w:rsidRPr="00AF3F86" w:rsidRDefault="00961472">
      <w:pPr>
        <w:pStyle w:val="AvonDraftBody"/>
        <w:ind w:left="0" w:right="0"/>
        <w:rPr>
          <w:rFonts w:ascii="Montserrat" w:hAnsi="Montserrat"/>
          <w:sz w:val="24"/>
        </w:rPr>
      </w:pPr>
      <w:r w:rsidRPr="00AF3F86">
        <w:rPr>
          <w:rFonts w:ascii="Montserrat" w:hAnsi="Montserrat"/>
          <w:sz w:val="24"/>
        </w:rPr>
        <w:tab/>
        <w:t>"Yes."</w:t>
      </w:r>
    </w:p>
    <w:p w:rsidR="00961472" w:rsidRPr="00AF3F86" w:rsidRDefault="00961472">
      <w:pPr>
        <w:pStyle w:val="AvonDraftBody"/>
        <w:ind w:left="0" w:right="0"/>
        <w:rPr>
          <w:rFonts w:ascii="Montserrat" w:hAnsi="Montserrat"/>
          <w:sz w:val="24"/>
        </w:rPr>
      </w:pPr>
      <w:r w:rsidRPr="00AF3F86">
        <w:rPr>
          <w:rFonts w:ascii="Montserrat" w:hAnsi="Montserrat"/>
          <w:sz w:val="24"/>
        </w:rPr>
        <w:tab/>
        <w:t>"Good. Now, first things first," she began, ushering everyone to the center of the bed. When everyone was sitting knee to knee, in a little triangle, she went over the basics. "You already know about the difference between boys and girls, and the difference between little boys and grown men—and of course you and me."</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"Men and boys are both male and have a penis. Women and girls are both female and have a vagina," Athena recited, "That's the difference in sex." It was a lesson that had begun at the end of an argument with a little boy. She had attempted to prove that she was every bit as good as he was. Having been called a tomboy so often, she had gotten the idea that somehow made her a boy. He proved her wrong, rather demonstratively, and it had been left to her parents to sooth the bewildered little girl. Something occurred to her and she interrupted with, "Since I can talk about it, I wanted to ask you something about sex, because you taught me that my sex was female and that was why I was a girl. If sex is being male or female, how come trying to make a baby is also called sex?" she wondered aloud. </w:t>
      </w:r>
    </w:p>
    <w:p w:rsidR="00961472" w:rsidRPr="00AF3F86" w:rsidRDefault="00961472">
      <w:pPr>
        <w:pStyle w:val="AvonDraftBody"/>
        <w:ind w:left="0" w:right="0"/>
        <w:rPr>
          <w:rFonts w:ascii="Montserrat" w:hAnsi="Montserrat"/>
          <w:sz w:val="24"/>
        </w:rPr>
      </w:pPr>
      <w:r w:rsidRPr="00AF3F86">
        <w:rPr>
          <w:rFonts w:ascii="Montserrat" w:hAnsi="Montserrat"/>
          <w:sz w:val="24"/>
        </w:rPr>
        <w:tab/>
        <w:t>"People normally use 'sex' and 'gender' to refer to the difference between males and females. Because male parts and female parts—the different sexes—are designed to fit together, people like to call putting male and female parts together 'having sex' or just 'sex'," her mother explained. "A more proper word for it is 'intercourse'."</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"Oh. Okay," Athena filed that away and returned to the question she had been asked. "There are a lot of differences between little boys and girls and grown up men and women. For one thing grown-ups are bigger and older. But, what really makes boys and girls different from men and women," she observed, "are the changes that their bodies have to go through before they are all grown up. Those changes are the difference between being a child and being an adult." </w:t>
      </w:r>
    </w:p>
    <w:p w:rsidR="00961472" w:rsidRPr="00AF3F86" w:rsidRDefault="00961472">
      <w:pPr>
        <w:pStyle w:val="AvonDraftBody"/>
        <w:ind w:left="0" w:right="0"/>
        <w:rPr>
          <w:rFonts w:ascii="Montserrat" w:hAnsi="Montserrat"/>
          <w:sz w:val="24"/>
        </w:rPr>
      </w:pPr>
      <w:r w:rsidRPr="00AF3F86">
        <w:rPr>
          <w:rFonts w:ascii="Montserrat" w:hAnsi="Montserrat"/>
          <w:sz w:val="24"/>
        </w:rPr>
        <w:tab/>
        <w:t>"Correct," her mother said. "Do you remember what those changes are?"</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Athena nodded and went on, "When little boys grow up their voices get deeper, their muscles get stronger, they grow hair all over especially on their faces, in their armpits and pubic region, and their penises get bigger. When little girls grow up they also grow armpit and pubic hair, but their voices change only a little, and their muscles don't get as strong, but they grow breasts and start having periods." Athena paused, thinking furiously.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The shock was wearing off, as she started drawing on the things her mother had taught her. Her mother had explained how children grew up to be adults when she started asking about the differences she had seen between herself and her mother—and between a certain little boy and her father. She had also asked why people </w:t>
      </w:r>
      <w:r w:rsidRPr="00AF3F86">
        <w:rPr>
          <w:rFonts w:ascii="Montserrat" w:hAnsi="Montserrat"/>
          <w:i/>
          <w:sz w:val="24"/>
        </w:rPr>
        <w:t>were</w:t>
      </w:r>
      <w:r w:rsidRPr="00AF3F86">
        <w:rPr>
          <w:rFonts w:ascii="Montserrat" w:hAnsi="Montserrat"/>
          <w:sz w:val="24"/>
        </w:rPr>
        <w:t xml:space="preserve"> different sexes, and why people had to change so much to be grown up. "Until puberty," she thought aloud, "boys and girls are a lot alike. Puberty changes boys and girls into young men and women so that they can become fathers and mothers."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When that had been explained to her, it had seemed kind of obvious. Every mother she knew was a woman, and every father she knew was a man. It had been like getting an answer that did not actually explain anything. It also might have been why, when she had asked her mother where people came from, she had never connected the explanation—where babies came from—to the differences between men and women, nor why those differences existed. "The changes make them different because they have to be able to do different things," she guessed.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"But that's not the exact reason," she added, pausing again as she continued to assimilate new information. Until she had witnessed the act of penetration, she had no clue how a father and mother mixed the two parts of themselves—a sperm and an ova—together to make a baby start growing. All she had known was that once those two parts got together, a baby really got started on its own. That part was no longer a mystery, and it became the next logical step in her analysis, "The real reason why boys and girls are different is because their bodies have to grow up to fit together in a very specific way just to make babies."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She stared at her parents in a daze, and finished her thought. "If people didn't have sex," she began, putting the final pieces in place and letting the idea settle in, "there would be no people." She let out a long breath, and drew another before demanding, "How could you—why would you—keep that a secret?" She shook her head, before either parent could answer her. It was the question she had started with, and she had a feeling that she could figure it out for her self if she thought it through. She ran through the information a few more times, sorting through the chain of cause and effect, and each time the whole mystery became simpler and more elegant. People were designed to have sex. All of the complex details worked themselves out. The differences were so obvious that a man and a woman could not help but figure out how they fit together. </w:t>
      </w:r>
    </w:p>
    <w:p w:rsidR="00961472" w:rsidRPr="00AF3F86" w:rsidRDefault="00961472">
      <w:pPr>
        <w:pStyle w:val="AvonDraftBody"/>
        <w:ind w:left="0" w:right="0"/>
        <w:rPr>
          <w:rFonts w:ascii="Montserrat" w:hAnsi="Montserrat"/>
          <w:sz w:val="24"/>
        </w:rPr>
      </w:pPr>
      <w:r w:rsidRPr="00AF3F86">
        <w:rPr>
          <w:rFonts w:ascii="Montserrat" w:hAnsi="Montserrat"/>
          <w:sz w:val="24"/>
        </w:rPr>
        <w:tab/>
        <w:t>"It's so simple even a child could do it," she said with more sober realization. "That's what you're afraid of," Athena announced, looking her mother square in the eye. "That's what parents are afraid of, that children will try to have sex as soon as they figure out what it is." Her mind suddenly flashed back to a game she and a boy had played a few times and had another realization. "They don't even have to really know what it is," she amended. "All they really have to do is look at themselves and figure out how the pieces go together."</w:t>
      </w:r>
    </w:p>
    <w:p w:rsidR="00961472" w:rsidRPr="00AF3F86" w:rsidRDefault="00961472">
      <w:pPr>
        <w:pStyle w:val="AvonDraftBody"/>
        <w:ind w:left="0" w:right="0"/>
        <w:rPr>
          <w:rFonts w:ascii="Montserrat" w:hAnsi="Montserrat"/>
          <w:sz w:val="24"/>
        </w:rPr>
      </w:pPr>
      <w:r w:rsidRPr="00AF3F86">
        <w:rPr>
          <w:rFonts w:ascii="Montserrat" w:hAnsi="Montserrat"/>
          <w:sz w:val="24"/>
        </w:rPr>
        <w:tab/>
        <w:t>"Yes," Arden admitted freely. "Do you know why? Do you understand why that would be a problem? Can you imagine how a young girl could get hurt by experimenting with sex?" Athena strained to figure it out, but her thoughts and impressions essentially boiled down to 'doing it wrong', which in her mind made it that much more important to be taught how to do it right. "On one hand, I agree with you, but let me ask you this; what happens if you do have sex, and you do everything right?"</w:t>
      </w:r>
    </w:p>
    <w:p w:rsidR="00961472" w:rsidRPr="00AF3F86" w:rsidRDefault="00961472">
      <w:pPr>
        <w:pStyle w:val="AvonDraftBody"/>
        <w:ind w:left="0" w:right="0"/>
        <w:rPr>
          <w:rFonts w:ascii="Montserrat" w:hAnsi="Montserrat"/>
          <w:sz w:val="24"/>
        </w:rPr>
      </w:pPr>
      <w:r w:rsidRPr="00AF3F86">
        <w:rPr>
          <w:rFonts w:ascii="Montserrat" w:hAnsi="Montserrat"/>
          <w:sz w:val="24"/>
        </w:rPr>
        <w:tab/>
        <w:t>"You have a lot of fun," her daughter suggested meekly.</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"That is true," Arden admitted with a slight blush, "but it's only part of the picture. Sex did not evolve simply so that people could have fun. That's just an added benefit—and honestly the cause of the biggest problems with sex." Before Athena could ask her to explain how that was so, she reiterated the question.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"You have a baby," Athena responded, having grasped her mother's point.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"Exactly," Arden said. "You have a baby." Athena clearly did not see the problem with that, so her mother explained. "You will still be a young girl when your body is ready to have a baby—maybe eleven or twelve years old. That's almost ten years before you will be </w:t>
      </w:r>
      <w:r w:rsidRPr="00AF3F86">
        <w:rPr>
          <w:rFonts w:ascii="Montserrat" w:hAnsi="Montserrat"/>
          <w:i/>
          <w:sz w:val="24"/>
        </w:rPr>
        <w:t>legally</w:t>
      </w:r>
      <w:r w:rsidRPr="00AF3F86">
        <w:rPr>
          <w:rFonts w:ascii="Montserrat" w:hAnsi="Montserrat"/>
          <w:sz w:val="24"/>
        </w:rPr>
        <w:t xml:space="preserve"> old enough to even </w:t>
      </w:r>
      <w:r w:rsidRPr="00AF3F86">
        <w:rPr>
          <w:rFonts w:ascii="Montserrat" w:hAnsi="Montserrat"/>
          <w:i/>
          <w:sz w:val="24"/>
        </w:rPr>
        <w:t xml:space="preserve">have </w:t>
      </w:r>
      <w:r w:rsidRPr="00AF3F86">
        <w:rPr>
          <w:rFonts w:ascii="Montserrat" w:hAnsi="Montserrat"/>
          <w:sz w:val="24"/>
        </w:rPr>
        <w:t>sex. Can you imagine what kinds of problems you would have if you became a mother when you were still just a child yourself?"</w:t>
      </w:r>
    </w:p>
    <w:p w:rsidR="00961472" w:rsidRPr="00AF3F86" w:rsidRDefault="00961472">
      <w:pPr>
        <w:pStyle w:val="AvonDraftBody"/>
        <w:ind w:left="0" w:right="0"/>
        <w:rPr>
          <w:rFonts w:ascii="Montserrat" w:hAnsi="Montserrat"/>
          <w:sz w:val="24"/>
        </w:rPr>
      </w:pPr>
      <w:r w:rsidRPr="00AF3F86">
        <w:rPr>
          <w:rFonts w:ascii="Montserrat" w:hAnsi="Montserrat"/>
          <w:sz w:val="24"/>
        </w:rPr>
        <w:tab/>
        <w:t>Athena thought about that, and admitted that it would be kind of odd. It was difficult to imagine, and on one level she simply denied the possibility. "Isn't it possible to have sex without having a baby?"</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"Without getting pregnant?" her mother corrected. "I'll be honest. Even without protection, some people can have sex every day and never get pregnant. Some people get pregnant the very first time. There are even people who get pregnant without actually having sex—without penetration I mean. Even with protection you can still get pregnant. The only one hundred percent effective form of safe sex is not having sex at all. Anything else and you take a chance, and a little girl simply must not take that chance without great consideration. Athena," she took her daughter's hands and looked deeply into her eyes, "sex is one of the best things in life, but it is not a game. It is fun, I won't lie to you—whether you are trying to </w:t>
      </w:r>
      <w:r w:rsidRPr="00AF3F86">
        <w:rPr>
          <w:rFonts w:ascii="Montserrat" w:hAnsi="Montserrat"/>
          <w:i/>
          <w:sz w:val="24"/>
        </w:rPr>
        <w:t>get</w:t>
      </w:r>
      <w:r w:rsidRPr="00AF3F86">
        <w:rPr>
          <w:rFonts w:ascii="Montserrat" w:hAnsi="Montserrat"/>
          <w:sz w:val="24"/>
        </w:rPr>
        <w:t xml:space="preserve"> pregnant or just have a wonderful time with someone you really care about. But I am only telling you that so you can look forward to having something wonderful when you are grown up. It is not for children."</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"How do you know that?" Athena challenged.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Arden and Ash were shocked at their daughter's tone of voice.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Athena actually startled herself with her vehemence. She realized that she was afraid. Afraid that her mother would deny her the freedom to explore a whole new set of possibilities that had opened within her mind. The truth was, she was a very sensual and expressive person, for all she was only seven years old. As far as the risk of getting hurt went, she didn't mind as long as she learned—experienced something that could increase her understanding of life and herself. She understood precaution, and when possible avoided things that did hurt her, but not without knowing what she was avoiding. Until confronted with the possibility that what she was witnessing could be excruciatingly painful, she had watched her parents and knew with absolute conviction that if she had a choice, she wanted to be where her mother had been, in her father's arms, experiencing everything she was experiencing.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Even with the prospect that the act promised terrible pain, she had recognized that she would gladly pay that price to be there. It was an aspect of her personality, perhaps prematurely developed, that deeply defined her. Not a desire to feel pain, but a willingness to accept pain as a part of life. To experience even the extremes of life. What she had seen had awakened that thirst for extremity, and once awakened, it demanded to be quenched. That was all that gave her the gall to make her shocking proposition. "Maybe now is the best time," she argued, "because I can't </w:t>
      </w:r>
      <w:r w:rsidRPr="00AF3F86">
        <w:rPr>
          <w:rFonts w:ascii="Montserrat" w:hAnsi="Montserrat"/>
          <w:i/>
          <w:sz w:val="24"/>
        </w:rPr>
        <w:t>get</w:t>
      </w:r>
      <w:r w:rsidRPr="00AF3F86">
        <w:rPr>
          <w:rFonts w:ascii="Montserrat" w:hAnsi="Montserrat"/>
          <w:sz w:val="24"/>
        </w:rPr>
        <w:t xml:space="preserve"> pregnant. In that sense, I </w:t>
      </w:r>
      <w:r w:rsidRPr="00AF3F86">
        <w:rPr>
          <w:rFonts w:ascii="Montserrat" w:hAnsi="Montserrat"/>
          <w:i/>
          <w:sz w:val="24"/>
        </w:rPr>
        <w:t>am</w:t>
      </w:r>
      <w:r w:rsidRPr="00AF3F86">
        <w:rPr>
          <w:rFonts w:ascii="Montserrat" w:hAnsi="Montserrat"/>
          <w:sz w:val="24"/>
        </w:rPr>
        <w:t xml:space="preserve"> way to young. I know I'm small, and I know that there is a lot I don't know or understand yet—but I can't learn if I don't do it."</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Arden stared at her for a moment, and without really thinking about it asked, "Are you seven or seventeen?" This was a side of her daughter that she had never really seen. It forced her to reassess, to consider the situation in terms specific to her daughter rather than social or cultural precedent.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Her thoughts focused, and she opened her inner eye, seeking insight that a normal mother could only guess at. She had expected her daughter's mind to be in chaos, but was surprised. How long had it been since she had bothered to really see her daughter? The mind contained within that little body was by no means immature. There was a lack of experience, to be sure, but her daughter's perspective, her integrity, her personality were all fully developed. Her daughter was as sophisticated and coherent as she was. It was like confronting an adult in a child's body, and there was no question that something entirely sexual had awakened within the girl's intensely sensual nature. It made her ask herself, how would she feel if she found herself living in a child's body—to be perceived as a child, but to possess all the same imperatives she did now? How would she deal with not having the freedom to express herself, to fulfill those imperatives? Knowing what she knew, about what was to come, it was a question she was forced to weigh heavily. </w:t>
      </w:r>
    </w:p>
    <w:p w:rsidR="00961472" w:rsidRPr="00AF3F86" w:rsidRDefault="00961472">
      <w:pPr>
        <w:pStyle w:val="AvonDraftBody"/>
        <w:ind w:left="0" w:right="0"/>
        <w:rPr>
          <w:rFonts w:ascii="Montserrat" w:hAnsi="Montserrat"/>
          <w:sz w:val="24"/>
        </w:rPr>
      </w:pPr>
      <w:r w:rsidRPr="00AF3F86">
        <w:rPr>
          <w:rFonts w:ascii="Montserrat" w:hAnsi="Montserrat"/>
          <w:sz w:val="24"/>
        </w:rPr>
        <w:tab/>
        <w:t>"Ash," she addressed softly, "look at her." He gave her a strange look, and turned back to their daughter. "No. I mean, really look at her," she commanded.</w:t>
      </w:r>
    </w:p>
    <w:p w:rsidR="00961472" w:rsidRPr="00AF3F86" w:rsidRDefault="00961472">
      <w:pPr>
        <w:pStyle w:val="AvonDraftBody"/>
        <w:ind w:left="0" w:right="0"/>
        <w:rPr>
          <w:rFonts w:ascii="Montserrat" w:hAnsi="Montserrat"/>
          <w:sz w:val="24"/>
        </w:rPr>
      </w:pPr>
      <w:r w:rsidRPr="00AF3F86">
        <w:rPr>
          <w:rFonts w:ascii="Montserrat" w:hAnsi="Montserrat"/>
          <w:sz w:val="24"/>
        </w:rPr>
        <w:tab/>
        <w:t>Ash opened his own mind and reached out to his daughter. He gave a sharp gasp and turned back to lock eyes with Arden. "She's…" he began, and her thoughts intruded.</w:t>
      </w:r>
    </w:p>
    <w:p w:rsidR="00961472" w:rsidRPr="00AF3F86" w:rsidRDefault="00961472">
      <w:pPr>
        <w:pStyle w:val="AvonDraftBody"/>
        <w:ind w:left="0" w:right="0"/>
        <w:rPr>
          <w:rFonts w:ascii="Montserrat" w:hAnsi="Montserrat"/>
          <w:i/>
          <w:sz w:val="24"/>
        </w:rPr>
      </w:pPr>
      <w:r w:rsidRPr="00AF3F86">
        <w:rPr>
          <w:rFonts w:ascii="Montserrat" w:hAnsi="Montserrat"/>
          <w:sz w:val="24"/>
        </w:rPr>
        <w:tab/>
      </w:r>
      <w:r w:rsidRPr="00AF3F86">
        <w:rPr>
          <w:rFonts w:ascii="Montserrat" w:hAnsi="Montserrat"/>
          <w:i/>
          <w:sz w:val="24"/>
        </w:rPr>
        <w:t xml:space="preserve">She's waking up to who she was. This is not a child we are dealing with. </w:t>
      </w:r>
    </w:p>
    <w:p w:rsidR="00961472" w:rsidRPr="00AF3F86" w:rsidRDefault="00961472">
      <w:pPr>
        <w:pStyle w:val="AvonDraftBody"/>
        <w:ind w:left="0" w:right="0"/>
        <w:rPr>
          <w:rFonts w:ascii="Montserrat" w:hAnsi="Montserrat"/>
          <w:i/>
          <w:sz w:val="24"/>
        </w:rPr>
      </w:pPr>
      <w:r w:rsidRPr="00AF3F86">
        <w:rPr>
          <w:rFonts w:ascii="Montserrat" w:hAnsi="Montserrat"/>
          <w:i/>
          <w:sz w:val="24"/>
        </w:rPr>
        <w:tab/>
        <w:t xml:space="preserve">But, </w:t>
      </w:r>
      <w:r w:rsidRPr="00AF3F86">
        <w:rPr>
          <w:rFonts w:ascii="Montserrat" w:hAnsi="Montserrat"/>
          <w:sz w:val="24"/>
        </w:rPr>
        <w:t xml:space="preserve">his mind struggled with it. </w:t>
      </w:r>
      <w:r w:rsidRPr="00AF3F86">
        <w:rPr>
          <w:rFonts w:ascii="Montserrat" w:hAnsi="Montserrat"/>
          <w:i/>
          <w:sz w:val="24"/>
        </w:rPr>
        <w:t>But she's…</w:t>
      </w:r>
    </w:p>
    <w:p w:rsidR="00961472" w:rsidRPr="00AF3F86" w:rsidRDefault="00961472">
      <w:pPr>
        <w:pStyle w:val="AvonDraftBody"/>
        <w:ind w:left="0" w:right="0"/>
        <w:rPr>
          <w:rFonts w:ascii="Montserrat" w:hAnsi="Montserrat"/>
          <w:i/>
          <w:sz w:val="24"/>
        </w:rPr>
      </w:pPr>
      <w:r w:rsidRPr="00AF3F86">
        <w:rPr>
          <w:rFonts w:ascii="Montserrat" w:hAnsi="Montserrat"/>
          <w:i/>
          <w:sz w:val="24"/>
        </w:rPr>
        <w:tab/>
        <w:t>She is. She will be. But she won't realize it until after. It raises an interesting question. How do we respect who she is without addressing who she was?</w:t>
      </w:r>
    </w:p>
    <w:p w:rsidR="00961472" w:rsidRPr="00AF3F86" w:rsidRDefault="00961472">
      <w:pPr>
        <w:pStyle w:val="AvonDraftBody"/>
        <w:ind w:left="0" w:right="0"/>
        <w:rPr>
          <w:rFonts w:ascii="Montserrat" w:hAnsi="Montserrat"/>
          <w:sz w:val="24"/>
        </w:rPr>
      </w:pPr>
      <w:r w:rsidRPr="00AF3F86">
        <w:rPr>
          <w:rFonts w:ascii="Montserrat" w:hAnsi="Montserrat"/>
          <w:i/>
          <w:sz w:val="24"/>
        </w:rPr>
        <w:tab/>
        <w:t xml:space="preserve">You should remember what to do, </w:t>
      </w:r>
      <w:r w:rsidRPr="00AF3F86">
        <w:rPr>
          <w:rFonts w:ascii="Montserrat" w:hAnsi="Montserrat"/>
          <w:sz w:val="24"/>
        </w:rPr>
        <w:t xml:space="preserve">he reminded her. </w:t>
      </w:r>
    </w:p>
    <w:p w:rsidR="00961472" w:rsidRPr="00AF3F86" w:rsidRDefault="00961472">
      <w:pPr>
        <w:pStyle w:val="AvonDraftBody"/>
        <w:ind w:left="0" w:right="0"/>
        <w:rPr>
          <w:rFonts w:ascii="Montserrat" w:hAnsi="Montserrat"/>
          <w:i/>
          <w:sz w:val="24"/>
        </w:rPr>
      </w:pPr>
      <w:r w:rsidRPr="00AF3F86">
        <w:rPr>
          <w:rFonts w:ascii="Montserrat" w:hAnsi="Montserrat"/>
          <w:i/>
          <w:sz w:val="24"/>
        </w:rPr>
        <w:tab/>
        <w:t>There were too many details to remember them all. I was supposed to be able to rely on my intuition when it came to this anyway.</w:t>
      </w:r>
    </w:p>
    <w:p w:rsidR="00961472" w:rsidRPr="00AF3F86" w:rsidRDefault="00961472">
      <w:pPr>
        <w:pStyle w:val="AvonDraftBody"/>
        <w:ind w:left="0" w:right="0"/>
        <w:rPr>
          <w:rFonts w:ascii="Montserrat" w:hAnsi="Montserrat"/>
          <w:i/>
          <w:sz w:val="24"/>
        </w:rPr>
      </w:pPr>
      <w:r w:rsidRPr="00AF3F86">
        <w:rPr>
          <w:rFonts w:ascii="Montserrat" w:hAnsi="Montserrat"/>
          <w:i/>
          <w:sz w:val="24"/>
        </w:rPr>
        <w:tab/>
        <w:t>What does your intuition say now?</w:t>
      </w:r>
    </w:p>
    <w:p w:rsidR="00961472" w:rsidRPr="00AF3F86" w:rsidRDefault="00961472">
      <w:pPr>
        <w:pStyle w:val="AvonDraftBody"/>
        <w:ind w:left="0" w:right="0"/>
        <w:rPr>
          <w:rFonts w:ascii="Montserrat" w:hAnsi="Montserrat"/>
          <w:i/>
          <w:sz w:val="24"/>
        </w:rPr>
      </w:pPr>
      <w:r w:rsidRPr="00AF3F86">
        <w:rPr>
          <w:rFonts w:ascii="Montserrat" w:hAnsi="Montserrat"/>
          <w:i/>
          <w:sz w:val="24"/>
        </w:rPr>
        <w:tab/>
        <w:t>My intuition says she is only asking for what she needs, Ash. I've been on Earth so long I've started thinking like a human. I think I accepted the idea that she was supposed to grow up believing she was human, ergo she really had to grow up human. You know we don't deny our own children this if they ask for it.</w:t>
      </w:r>
    </w:p>
    <w:p w:rsidR="00961472" w:rsidRPr="00AF3F86" w:rsidRDefault="00961472">
      <w:pPr>
        <w:pStyle w:val="AvonDraftBody"/>
        <w:ind w:left="0" w:right="0"/>
        <w:rPr>
          <w:rFonts w:ascii="Montserrat" w:hAnsi="Montserrat"/>
          <w:sz w:val="24"/>
        </w:rPr>
      </w:pPr>
      <w:r w:rsidRPr="00AF3F86">
        <w:rPr>
          <w:rFonts w:ascii="Montserrat" w:hAnsi="Montserrat"/>
          <w:i/>
          <w:sz w:val="24"/>
        </w:rPr>
        <w:tab/>
        <w:t xml:space="preserve"> No. We don't. On the other hand, she is old enough, and we knew she would have to go to her Naming, and risk discovering the truth. She has to know our ways before the time comes for her to truly go home, this is as good a way to begin as any. Besides, if we don't take her in hand, she will take herself in hand and on Earth it really is a bad idea. </w:t>
      </w:r>
    </w:p>
    <w:p w:rsidR="00961472" w:rsidRPr="00AF3F86" w:rsidRDefault="00961472">
      <w:pPr>
        <w:pStyle w:val="AvonDraftBody"/>
        <w:ind w:left="0" w:right="0"/>
        <w:rPr>
          <w:rFonts w:ascii="Montserrat" w:hAnsi="Montserrat"/>
          <w:sz w:val="24"/>
        </w:rPr>
      </w:pPr>
    </w:p>
    <w:p w:rsidR="00961472" w:rsidRPr="00AF3F86" w:rsidRDefault="00961472">
      <w:pPr>
        <w:pStyle w:val="AvonDraftBody"/>
        <w:ind w:left="0" w:right="0"/>
        <w:rPr>
          <w:rFonts w:ascii="Montserrat" w:hAnsi="Montserrat"/>
          <w:sz w:val="24"/>
        </w:rPr>
      </w:pPr>
      <w:r w:rsidRPr="00AF3F86">
        <w:rPr>
          <w:rFonts w:ascii="Montserrat" w:hAnsi="Montserrat"/>
          <w:sz w:val="24"/>
        </w:rPr>
        <w:br w:type="page"/>
      </w:r>
    </w:p>
    <w:p w:rsidR="00961472" w:rsidRPr="00AF3F86" w:rsidRDefault="00961472">
      <w:pPr>
        <w:pStyle w:val="AvonDraftBody"/>
        <w:ind w:left="0" w:right="0"/>
        <w:rPr>
          <w:rFonts w:ascii="Montserrat" w:hAnsi="Montserrat"/>
          <w:sz w:val="24"/>
        </w:rPr>
      </w:pPr>
      <w:r w:rsidRPr="00AF3F86">
        <w:rPr>
          <w:rFonts w:ascii="Montserrat" w:hAnsi="Montserrat"/>
          <w:sz w:val="24"/>
        </w:rPr>
        <w:t>TWO</w:t>
      </w:r>
    </w:p>
    <w:p w:rsidR="00961472" w:rsidRPr="00AF3F86" w:rsidRDefault="00961472">
      <w:pPr>
        <w:pStyle w:val="AvonDraftBody"/>
        <w:ind w:left="0" w:right="0"/>
        <w:rPr>
          <w:rFonts w:ascii="Montserrat" w:hAnsi="Montserrat"/>
          <w:sz w:val="24"/>
        </w:rPr>
      </w:pPr>
    </w:p>
    <w:p w:rsidR="00961472" w:rsidRPr="00AF3F86" w:rsidRDefault="00961472">
      <w:pPr>
        <w:pStyle w:val="AvonDraftBody"/>
        <w:ind w:left="0" w:right="0"/>
        <w:rPr>
          <w:rFonts w:ascii="Montserrat" w:hAnsi="Montserrat"/>
          <w:sz w:val="24"/>
        </w:rPr>
      </w:pPr>
      <w:r w:rsidRPr="00AF3F86">
        <w:rPr>
          <w:rFonts w:ascii="Montserrat" w:hAnsi="Montserrat"/>
          <w:sz w:val="24"/>
        </w:rPr>
        <w:t xml:space="preserve">She felt funny as her parents studied her so intently. She felt a dreadful certainty that she had crossed the line, and that her parents would reject her appeal. She tried to appreciate the difficulty they faced, trying to protect her from dangers she could not see. It never occurred to her that they would deny her something simply because it was fun. When the answer was no, there was usually a very good reason, and they always tried to make sure she understood that reason. It was just that, in this case, she had a strong opinion herself, and was not inclined to take 'no' for an answer. It put her in the awkward position of contemplating defiance of their authority. That was not something she was entirely comfortable with. </w:t>
      </w:r>
    </w:p>
    <w:p w:rsidR="00961472" w:rsidRPr="00AF3F86" w:rsidRDefault="00961472">
      <w:pPr>
        <w:pStyle w:val="AvonDraftBody"/>
        <w:ind w:left="0" w:right="0"/>
        <w:rPr>
          <w:rFonts w:ascii="Montserrat" w:hAnsi="Montserrat"/>
          <w:sz w:val="24"/>
        </w:rPr>
      </w:pPr>
      <w:r w:rsidRPr="00AF3F86">
        <w:rPr>
          <w:rFonts w:ascii="Montserrat" w:hAnsi="Montserrat"/>
          <w:sz w:val="24"/>
        </w:rPr>
        <w:tab/>
        <w:t>"If I had to base it on this conversation," her mother suddenly said, "I think I'd put your age a lot closer to seventeen." Athena recognized from her tone that her mother's attitude had changed significantly. "Even then," her mother went on, "I think I would be shy about letting a seventeen year old girl with a seven year old body explore sex on her own. So it is time for us to be real honest with each other, Phoenix. Even if I tell you not to, you will pursue this anyway. Won't you?"</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Athena nodded. </w:t>
      </w:r>
    </w:p>
    <w:p w:rsidR="00961472" w:rsidRPr="00AF3F86" w:rsidRDefault="00961472">
      <w:pPr>
        <w:pStyle w:val="AvonDraftBody"/>
        <w:ind w:left="0" w:right="0"/>
        <w:rPr>
          <w:rFonts w:ascii="Montserrat" w:hAnsi="Montserrat"/>
          <w:sz w:val="24"/>
        </w:rPr>
      </w:pPr>
      <w:r w:rsidRPr="00AF3F86">
        <w:rPr>
          <w:rFonts w:ascii="Montserrat" w:hAnsi="Montserrat"/>
          <w:sz w:val="24"/>
        </w:rPr>
        <w:tab/>
        <w:t>Arden sighed. At least the girl was unhesitatingly honest. "How were you planning to explore this?" she asked.</w:t>
      </w:r>
    </w:p>
    <w:p w:rsidR="00961472" w:rsidRPr="00AF3F86" w:rsidRDefault="00961472">
      <w:pPr>
        <w:pStyle w:val="AvonDraftBody"/>
        <w:ind w:left="0" w:right="0"/>
        <w:rPr>
          <w:rFonts w:ascii="Montserrat" w:hAnsi="Montserrat"/>
          <w:sz w:val="24"/>
        </w:rPr>
      </w:pPr>
      <w:r w:rsidRPr="00AF3F86">
        <w:rPr>
          <w:rFonts w:ascii="Montserrat" w:hAnsi="Montserrat"/>
          <w:sz w:val="24"/>
        </w:rPr>
        <w:tab/>
        <w:t>"I was hoping you would help me," Athena said. "I know I can trust you and Dad. I am sure you could find a safe way to do it so no one gets hurt. If I have to figure it out for myself," she considered aloud, "I guess I am willing to get hurt. But I'll try to be careful. I don't want to get into trouble, so I guess I would find someone a little bit older—someone who knows about sex, but isn't an adult."</w:t>
      </w:r>
    </w:p>
    <w:p w:rsidR="00961472" w:rsidRPr="00AF3F86" w:rsidRDefault="00961472">
      <w:pPr>
        <w:pStyle w:val="AvonDraftBody"/>
        <w:ind w:left="0" w:right="0"/>
        <w:rPr>
          <w:rFonts w:ascii="Montserrat" w:hAnsi="Montserrat"/>
          <w:sz w:val="24"/>
        </w:rPr>
      </w:pPr>
      <w:r w:rsidRPr="00AF3F86">
        <w:rPr>
          <w:rFonts w:ascii="Montserrat" w:hAnsi="Montserrat"/>
          <w:sz w:val="24"/>
        </w:rPr>
        <w:tab/>
        <w:t>"That's encouraging someone to become a child molester," Ash stated.</w:t>
      </w:r>
    </w:p>
    <w:p w:rsidR="00961472" w:rsidRPr="00AF3F86" w:rsidRDefault="00961472">
      <w:pPr>
        <w:pStyle w:val="AvonDraftBody"/>
        <w:ind w:left="0" w:right="0"/>
        <w:rPr>
          <w:rFonts w:ascii="Montserrat" w:hAnsi="Montserrat"/>
          <w:sz w:val="24"/>
        </w:rPr>
      </w:pPr>
      <w:r w:rsidRPr="00AF3F86">
        <w:rPr>
          <w:rFonts w:ascii="Montserrat" w:hAnsi="Montserrat"/>
          <w:sz w:val="24"/>
        </w:rPr>
        <w:tab/>
        <w:t>Athena sighed. That did not take much effort to understand. "I can't do it with anyone without some sort of problem," she admitted. "I know better than to ask someone my own age to do this—though I can think of some times we've done things awfully close to it. If I ask anyone older, then it's child molesting. Even if I want it done. And if they will do it for me, they might just as likely do it to some other kid." She took a deep breath. "There is the other side of that," she pointed out. "A real child molester can have me and that saves another kid from being with him."</w:t>
      </w:r>
    </w:p>
    <w:p w:rsidR="00961472" w:rsidRPr="00AF3F86" w:rsidRDefault="00961472">
      <w:pPr>
        <w:pStyle w:val="AvonDraftBody"/>
        <w:ind w:left="0" w:right="0"/>
        <w:rPr>
          <w:rFonts w:ascii="Montserrat" w:hAnsi="Montserrat"/>
          <w:sz w:val="24"/>
        </w:rPr>
      </w:pPr>
      <w:r w:rsidRPr="00AF3F86">
        <w:rPr>
          <w:rFonts w:ascii="Montserrat" w:hAnsi="Montserrat"/>
          <w:sz w:val="24"/>
        </w:rPr>
        <w:tab/>
        <w:t>"I find that thought more than a little frightening, Phoenix," her mother cautioned. "Don't you think that's taking things a little too far?"</w:t>
      </w:r>
    </w:p>
    <w:p w:rsidR="00961472" w:rsidRPr="00AF3F86" w:rsidRDefault="00961472">
      <w:pPr>
        <w:pStyle w:val="AvonDraftBody"/>
        <w:ind w:left="0" w:right="0"/>
        <w:rPr>
          <w:rFonts w:ascii="Montserrat" w:hAnsi="Montserrat"/>
          <w:sz w:val="24"/>
        </w:rPr>
      </w:pPr>
      <w:r w:rsidRPr="00AF3F86">
        <w:rPr>
          <w:rFonts w:ascii="Montserrat" w:hAnsi="Montserrat"/>
          <w:sz w:val="24"/>
        </w:rPr>
        <w:tab/>
        <w:t>"Yes," Athena agreed emphatically. "But it's not like I can do this alone, and since I'm admitting that I am going to do it, I might as well admit that my options aren't very pretty. I wish the world were different, but I'm not going to let the world get in my way just because it isn't."</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Arden recognized that sentiment and allowed a faint smile. It was interesting looking at her daughter in this new light. The girl knew the difference between right and wrong. She could see it in her thoughts and in heard it in her words. It was the complexity of her understanding that had been difficult to apprehend without a little telepathic insight. To do what she felt was right for her, Athena was willing to do something other people felt was totally wrong. It bothered her that her actions could indirectly lead to harm for other people, but took responsibility for the personal risks without qualm. She made up her mind. "I am not about to let you go hunting for child molesters to help you explore your own sexuality. The problem with helping you is it would technically make your father and I child molesters ourselves, because no one is going to believe that you made this decision and forced it on us."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Athena thought about that for a moment and replied, "Well, I guess that makes me an adult molester then."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That took her parents aback. "Do you care to explain that?" Ash challenged. </w:t>
      </w:r>
    </w:p>
    <w:p w:rsidR="00961472" w:rsidRPr="00AF3F86" w:rsidRDefault="00961472">
      <w:pPr>
        <w:pStyle w:val="AvonDraftBody"/>
        <w:ind w:left="0" w:right="0"/>
        <w:rPr>
          <w:rFonts w:ascii="Montserrat" w:hAnsi="Montserrat"/>
          <w:sz w:val="24"/>
        </w:rPr>
      </w:pPr>
      <w:r w:rsidRPr="00AF3F86">
        <w:rPr>
          <w:rFonts w:ascii="Montserrat" w:hAnsi="Montserrat"/>
          <w:sz w:val="24"/>
        </w:rPr>
        <w:tab/>
        <w:t>"Sure," Athena consented. "If I take advantage of my status as a child—who must be protected from unnecessary harm—to make an adult have sex with me, then I am guilty of adult molesting. You think kids don't know what kind of power they have over adults?"</w:t>
      </w:r>
    </w:p>
    <w:p w:rsidR="00961472" w:rsidRPr="00AF3F86" w:rsidRDefault="00961472">
      <w:pPr>
        <w:pStyle w:val="AvonDraftBody"/>
        <w:ind w:left="0" w:right="0"/>
        <w:rPr>
          <w:rFonts w:ascii="Montserrat" w:hAnsi="Montserrat"/>
          <w:sz w:val="24"/>
        </w:rPr>
      </w:pPr>
      <w:r w:rsidRPr="00AF3F86">
        <w:rPr>
          <w:rFonts w:ascii="Montserrat" w:hAnsi="Montserrat"/>
          <w:sz w:val="24"/>
        </w:rPr>
        <w:tab/>
        <w:t>"Can you believe that?" Ash demanded of his wife, in disbelief.</w:t>
      </w:r>
    </w:p>
    <w:p w:rsidR="00961472" w:rsidRPr="00AF3F86" w:rsidRDefault="00961472">
      <w:pPr>
        <w:pStyle w:val="AvonDraftBody"/>
        <w:ind w:left="0" w:right="0"/>
        <w:rPr>
          <w:rFonts w:ascii="Montserrat" w:hAnsi="Montserrat"/>
          <w:sz w:val="24"/>
        </w:rPr>
      </w:pPr>
      <w:r w:rsidRPr="00AF3F86">
        <w:rPr>
          <w:rFonts w:ascii="Montserrat" w:hAnsi="Montserrat"/>
          <w:sz w:val="24"/>
        </w:rPr>
        <w:tab/>
        <w:t>"Hey," the girl said, "I don't want to hurt anyone. I just want to have sex."</w:t>
      </w:r>
    </w:p>
    <w:p w:rsidR="00961472" w:rsidRPr="00AF3F86" w:rsidRDefault="00961472">
      <w:pPr>
        <w:pStyle w:val="AvonDraftBody"/>
        <w:ind w:left="0" w:right="0"/>
        <w:rPr>
          <w:rFonts w:ascii="Montserrat" w:hAnsi="Montserrat"/>
          <w:sz w:val="24"/>
        </w:rPr>
      </w:pPr>
      <w:r w:rsidRPr="00AF3F86">
        <w:rPr>
          <w:rFonts w:ascii="Montserrat" w:hAnsi="Montserrat"/>
          <w:sz w:val="24"/>
        </w:rPr>
        <w:tab/>
        <w:t>"But you're only..."</w:t>
      </w:r>
    </w:p>
    <w:p w:rsidR="00961472" w:rsidRPr="00AF3F86" w:rsidRDefault="00961472">
      <w:pPr>
        <w:pStyle w:val="AvonDraftBody"/>
        <w:ind w:left="0" w:right="0"/>
        <w:rPr>
          <w:rFonts w:ascii="Montserrat" w:hAnsi="Montserrat"/>
          <w:sz w:val="24"/>
        </w:rPr>
      </w:pPr>
      <w:r w:rsidRPr="00AF3F86">
        <w:rPr>
          <w:rFonts w:ascii="Montserrat" w:hAnsi="Montserrat"/>
          <w:sz w:val="24"/>
        </w:rPr>
        <w:tab/>
        <w:t>"Seven years old," she interrupted, "I know."</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"I don't think I'll ever get used to this," Ash commented. "Are we really going to do this?" he demanded. He looked between mother and daughter and saw their determination to meet this head on. He sighed. </w:t>
      </w:r>
    </w:p>
    <w:p w:rsidR="00961472" w:rsidRPr="00AF3F86" w:rsidRDefault="00961472">
      <w:pPr>
        <w:pStyle w:val="AvonDraftBody"/>
        <w:ind w:left="0" w:right="0"/>
        <w:rPr>
          <w:rFonts w:ascii="Montserrat" w:hAnsi="Montserrat"/>
          <w:sz w:val="24"/>
        </w:rPr>
      </w:pPr>
      <w:r w:rsidRPr="00AF3F86">
        <w:rPr>
          <w:rFonts w:ascii="Montserrat" w:hAnsi="Montserrat"/>
          <w:sz w:val="24"/>
        </w:rPr>
        <w:tab/>
        <w:t>Arden looked at him and decided to spare him. She knew what he was worried about, it had not slipped her mind for an instant. "Certainly not the way either of you think," she said. "For one thing, her body won't be ready for sex for years. Right now, sex is all in her mind, and that's where it's going to stay."</w:t>
      </w:r>
    </w:p>
    <w:p w:rsidR="00961472" w:rsidRPr="00AF3F86" w:rsidRDefault="00961472">
      <w:pPr>
        <w:pStyle w:val="AvonDraftBody"/>
        <w:ind w:left="0" w:right="0"/>
        <w:rPr>
          <w:rFonts w:ascii="Montserrat" w:hAnsi="Montserrat"/>
          <w:sz w:val="24"/>
        </w:rPr>
      </w:pPr>
      <w:r w:rsidRPr="00AF3F86">
        <w:rPr>
          <w:rFonts w:ascii="Montserrat" w:hAnsi="Montserrat"/>
          <w:sz w:val="24"/>
        </w:rPr>
        <w:tab/>
        <w:t>"What do you mean?" Athena demanded, sensing that she was about to be put off. Her weight shifted as she considered running for it.</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Her mother caught her and swept her into her lap in one swift and easy movement. "Relax. The last thing I'm going to do is let you get hurt. If you want my help you have to accept that I am going to help </w:t>
      </w:r>
      <w:r w:rsidRPr="00AF3F86">
        <w:rPr>
          <w:rFonts w:ascii="Montserrat" w:hAnsi="Montserrat"/>
          <w:i/>
          <w:sz w:val="24"/>
        </w:rPr>
        <w:t>my</w:t>
      </w:r>
      <w:r w:rsidRPr="00AF3F86">
        <w:rPr>
          <w:rFonts w:ascii="Montserrat" w:hAnsi="Montserrat"/>
          <w:sz w:val="24"/>
        </w:rPr>
        <w:t xml:space="preserve"> way. I know what you really want, so trust me, I won't try to cheat you of that. I'll just find a way to deliver that won't do damage to your body."</w:t>
      </w:r>
    </w:p>
    <w:p w:rsidR="00961472" w:rsidRPr="00AF3F86" w:rsidRDefault="00961472">
      <w:pPr>
        <w:pStyle w:val="AvonDraftBody"/>
        <w:ind w:left="0" w:right="0"/>
        <w:rPr>
          <w:rFonts w:ascii="Montserrat" w:hAnsi="Montserrat"/>
          <w:sz w:val="24"/>
        </w:rPr>
      </w:pPr>
      <w:r w:rsidRPr="00AF3F86">
        <w:rPr>
          <w:rFonts w:ascii="Montserrat" w:hAnsi="Montserrat"/>
          <w:sz w:val="24"/>
        </w:rPr>
        <w:tab/>
        <w:t>"How?" father and daughter asked in unison.</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"As I said," she replied with a grin, "it's all in your mind." Arden entered her daughter's mind more deeply, looking for a connection that had existed between them since Athena had been conceived. The very connection that had caused her to put her daughter's thoughts at increasing distance over the years. Once found, the rapport, an instinctive bond between mother and child, awakened to its former strength. Arden's awareness split into two domains, one in which she had lived her whole life, and another which corresponded to her daughter—mind, body and spirit. For a moment, she enjoyed the feeling of being a little girl sitting in her mother's lap wondering what she was trying to do. With a minor adjustment that little girl suddenly found out what it was like to be a mother sitting with her daughter in her lap.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The sudden awe on Athena's face was all the explanation Ash needed. </w:t>
      </w:r>
    </w:p>
    <w:p w:rsidR="00961472" w:rsidRPr="00AF3F86" w:rsidRDefault="00961472">
      <w:pPr>
        <w:pStyle w:val="AvonDraftBody"/>
        <w:ind w:left="0" w:right="0"/>
        <w:rPr>
          <w:rFonts w:ascii="Montserrat" w:hAnsi="Montserrat"/>
          <w:sz w:val="24"/>
        </w:rPr>
      </w:pPr>
      <w:r w:rsidRPr="00AF3F86">
        <w:rPr>
          <w:rFonts w:ascii="Montserrat" w:hAnsi="Montserrat"/>
          <w:sz w:val="24"/>
        </w:rPr>
        <w:tab/>
        <w:t>"The answer to all our problems," Arden said then, "is to introduce our little girl here to a part of her heritage she did not know about before."</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"What is this?" the astonished girl asked, half expecting the wonder of this strange new occurrence to distract her entirely from the question of sex, only to discover that she suddenly had direct access to answers for all her questions about what it was to be a woman. </w:t>
      </w:r>
    </w:p>
    <w:p w:rsidR="00961472" w:rsidRPr="00AF3F86" w:rsidRDefault="00961472">
      <w:pPr>
        <w:pStyle w:val="AvonDraftBody"/>
        <w:ind w:left="0" w:right="0"/>
        <w:rPr>
          <w:rFonts w:ascii="Montserrat" w:hAnsi="Montserrat"/>
          <w:sz w:val="24"/>
        </w:rPr>
      </w:pPr>
      <w:r w:rsidRPr="00AF3F86">
        <w:rPr>
          <w:rFonts w:ascii="Montserrat" w:hAnsi="Montserrat"/>
          <w:sz w:val="24"/>
        </w:rPr>
        <w:tab/>
        <w:t>"That," her father grinned, "is a form of what humans call telepathy."</w:t>
      </w:r>
    </w:p>
    <w:p w:rsidR="00961472" w:rsidRPr="00AF3F86" w:rsidRDefault="00961472">
      <w:pPr>
        <w:pStyle w:val="AvonDraftBody"/>
        <w:ind w:left="0" w:right="0"/>
        <w:rPr>
          <w:rFonts w:ascii="Montserrat" w:hAnsi="Montserrat"/>
          <w:sz w:val="24"/>
        </w:rPr>
      </w:pPr>
      <w:r w:rsidRPr="00AF3F86">
        <w:rPr>
          <w:rFonts w:ascii="Montserrat" w:hAnsi="Montserrat"/>
          <w:sz w:val="24"/>
        </w:rPr>
        <w:tab/>
        <w:t>"Humans?" Athena could not help but pick up on the distinction.</w:t>
      </w:r>
    </w:p>
    <w:p w:rsidR="00961472" w:rsidRPr="00AF3F86" w:rsidRDefault="00961472">
      <w:pPr>
        <w:pStyle w:val="AvonDraftBody"/>
        <w:ind w:left="0" w:right="0"/>
        <w:rPr>
          <w:rFonts w:ascii="Montserrat" w:hAnsi="Montserrat"/>
          <w:sz w:val="24"/>
        </w:rPr>
      </w:pPr>
      <w:r w:rsidRPr="00AF3F86">
        <w:rPr>
          <w:rFonts w:ascii="Montserrat" w:hAnsi="Montserrat"/>
          <w:sz w:val="24"/>
        </w:rPr>
        <w:tab/>
        <w:t>"We'll explain that part later, okay?" her mother interrupted. She turned her daughter in her lap and looked into her eyes. "How are you doing? Do you feel disoriented or sick?"</w:t>
      </w:r>
    </w:p>
    <w:p w:rsidR="00961472" w:rsidRPr="00AF3F86" w:rsidRDefault="00961472">
      <w:pPr>
        <w:pStyle w:val="AvonDraftBody"/>
        <w:ind w:left="0" w:right="0"/>
        <w:rPr>
          <w:rFonts w:ascii="Montserrat" w:hAnsi="Montserrat"/>
          <w:sz w:val="24"/>
        </w:rPr>
      </w:pPr>
      <w:r w:rsidRPr="00AF3F86">
        <w:rPr>
          <w:rFonts w:ascii="Montserrat" w:hAnsi="Montserrat"/>
          <w:sz w:val="24"/>
        </w:rPr>
        <w:tab/>
        <w:t>"No, I feel like I'm in two places at the same time. It's so neat!"</w:t>
      </w:r>
    </w:p>
    <w:p w:rsidR="00961472" w:rsidRPr="00AF3F86" w:rsidRDefault="00961472">
      <w:pPr>
        <w:pStyle w:val="AvonDraftBody"/>
        <w:ind w:left="0" w:right="0"/>
        <w:rPr>
          <w:rFonts w:ascii="Montserrat" w:hAnsi="Montserrat"/>
          <w:sz w:val="24"/>
        </w:rPr>
      </w:pPr>
      <w:r w:rsidRPr="00AF3F86">
        <w:rPr>
          <w:rFonts w:ascii="Montserrat" w:hAnsi="Montserrat"/>
          <w:sz w:val="24"/>
        </w:rPr>
        <w:tab/>
        <w:t>"Can you move okay?"</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Athena looked down at her hands, then crawled out of her mother's lap to prowl about the bed. "Yeah," she concluded. "I really don't feel that different, but it's strange being able to see myself crawling around." She sat up and waved at her mother. She crumpled into a giggling heap on the bed.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Arden got up and collected her daughter in her arms. "Alright, you seem to handle this well enough." She carried Athena over to a round, wicker frame seat, and plopped her down on the huge, fluffy cushion. "Stay and watch from this chair," she instructed. "You will be seeing and feeling everything I do, so you don't need to be in bed. You won't be in anyone's way and if you react to any feedback you won't fall off and roll into the pool." Athena sat up and realized that the deep cushion and big bowl of the chair effectively enveloped her—a regular bed for someone her size.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"This is really happening," she said in amazement. She watched her mother prowl back to the bed—prowling right along with her in her second sight. Her mind was drinking the experience in, savoring every detail, and humming with a sensation of rightness—an apprehension of fulfillment, as if it recognized the dimensions she herself would one day inhabit in her own right. </w:t>
      </w:r>
    </w:p>
    <w:p w:rsidR="00961472" w:rsidRPr="00AF3F86" w:rsidRDefault="00961472">
      <w:pPr>
        <w:pStyle w:val="AvonDraftBody"/>
        <w:ind w:left="0" w:right="0"/>
        <w:rPr>
          <w:rFonts w:ascii="Montserrat" w:hAnsi="Montserrat"/>
          <w:sz w:val="24"/>
        </w:rPr>
      </w:pPr>
    </w:p>
    <w:p w:rsidR="00961472" w:rsidRPr="00AF3F86" w:rsidRDefault="00961472">
      <w:pPr>
        <w:pStyle w:val="AvonDraftBody"/>
        <w:ind w:left="0" w:right="0"/>
        <w:rPr>
          <w:rFonts w:ascii="Montserrat" w:hAnsi="Montserrat"/>
          <w:sz w:val="24"/>
        </w:rPr>
      </w:pPr>
      <w:r w:rsidRPr="00AF3F86">
        <w:rPr>
          <w:rFonts w:ascii="Montserrat" w:hAnsi="Montserrat"/>
          <w:sz w:val="24"/>
        </w:rPr>
        <w:t xml:space="preserve">Athena lay at the very center of the bed, nestled between her mother and father. It had been hard to partake and yet not participate. When it was over, they seemed to understand her need to join them, to touch and be touched. Not the way a man and a woman touched. She understood that now. Her mother really had given her what she hungered for. It satisfied the naked desire she had felt at the sight of her mother in her father's embrace. With her curiosity soothed, it had been essential to remind herself where she truly fit in her parent's lives, to assure herself that she was still a child. What she felt had been awesome, but now </w:t>
      </w:r>
      <w:r w:rsidRPr="00AF3F86">
        <w:rPr>
          <w:rFonts w:ascii="Montserrat" w:hAnsi="Montserrat"/>
          <w:i/>
          <w:sz w:val="24"/>
        </w:rPr>
        <w:t>how</w:t>
      </w:r>
      <w:r w:rsidRPr="00AF3F86">
        <w:rPr>
          <w:rFonts w:ascii="Montserrat" w:hAnsi="Montserrat"/>
          <w:sz w:val="24"/>
        </w:rPr>
        <w:t xml:space="preserve"> she had felt it had become a more crucial concern. The door between herself and her mother had remained open. In fact, she had the unshakable conviction that it might never close again. Tuned into the vibrating warmth of her mother's body, her own body ached in sympathy.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As she lay there, she struggled to comprehend just how intimately she had been touched. The manner in which she had been penetrated, and had penetrated at the same time, still intrigued her. It was a lesson that could not have been conveyed in words. Having experienced that intimacy at the same time she experienced sex, it was clear that physical intimacy could not compare to the boundless intercourse of two minds that were nothing more than naked to one another. Trying to imagine what could happen if her mind embraced her mother's, if they allowed themselves to explore one another even the least bit, was like trying to imagine having sex without the least hint of experience—only a hundred times so. </w:t>
      </w:r>
    </w:p>
    <w:p w:rsidR="00961472" w:rsidRPr="00AF3F86" w:rsidRDefault="00961472">
      <w:pPr>
        <w:pStyle w:val="AvonDraftBody"/>
        <w:ind w:left="0" w:right="0"/>
        <w:rPr>
          <w:rFonts w:ascii="Montserrat" w:hAnsi="Montserrat"/>
          <w:sz w:val="24"/>
        </w:rPr>
      </w:pPr>
      <w:r w:rsidRPr="00AF3F86">
        <w:rPr>
          <w:rFonts w:ascii="Montserrat" w:hAnsi="Montserrat"/>
          <w:sz w:val="24"/>
        </w:rPr>
        <w:tab/>
        <w:t>Having been introduced to this, she understood, an introduction to sex was really such a minor thing. Certainly, sex had been wonderful to experience, and she would love to experience it again. It was like music for the sense of touch. Enlightened by the experience, the way her own body had responded assured her that she could explore that music quite effectively on her own. The only problem was finding a partner built to her scale who had an equal understanding of that music and its evocation. Not to mention respect and responsibility for the potential consequences of making it. She wondered if that insight was where the phrase "facing the music" came from. It was crystal clear now that such a partner was essential and she would wait eagerly for the day when she would find one. Until then, all she could do was bask in the music which her parents could create, they way she had before her mother closed the door on her. A door that no longer existed.</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She smiled in contentment. That thought had reminded her where the desire had come from. The sight of her parents had awakened a memory that had formed before words and concepts ruled her mind. Her need had been to reclaim that memory, to associate with it in the present tense, and it brought with it a host of other memories she would never have seen otherwise. </w:t>
      </w:r>
    </w:p>
    <w:p w:rsidR="00961472" w:rsidRPr="00AF3F86" w:rsidRDefault="00961472">
      <w:pPr>
        <w:pStyle w:val="AvonDraftBody"/>
        <w:ind w:left="0" w:right="0"/>
        <w:rPr>
          <w:rFonts w:ascii="Montserrat" w:hAnsi="Montserrat"/>
          <w:sz w:val="24"/>
        </w:rPr>
      </w:pPr>
      <w:r w:rsidRPr="00AF3F86">
        <w:rPr>
          <w:rFonts w:ascii="Montserrat" w:hAnsi="Montserrat"/>
          <w:sz w:val="24"/>
        </w:rPr>
        <w:tab/>
        <w:t>There was a lot more to her than she had thought. The depths in which so many of her questions had dropped, and from which so many answers had risen was a well of experience she could not quantify. It was almost as if she had lived a lot longer than seven years. Like the life she was living was a fresh chapter in a very thick book that she had just picked up and started reading again after a long absence. She could not remember how the story went before, only that she was now exactly who and what she had wanted to be and that made her very happy. Contentment like she had never known settled upon her like a comforting weight—like the weight of a lover—and carried her off to sleep.</w:t>
      </w:r>
    </w:p>
    <w:p w:rsidR="00961472" w:rsidRPr="00AF3F86" w:rsidRDefault="00961472">
      <w:pPr>
        <w:pStyle w:val="AvonDraftBody"/>
        <w:ind w:left="0" w:right="0"/>
        <w:rPr>
          <w:rFonts w:ascii="Montserrat" w:hAnsi="Montserrat"/>
          <w:sz w:val="24"/>
        </w:rPr>
      </w:pPr>
    </w:p>
    <w:p w:rsidR="00961472" w:rsidRPr="00AF3F86" w:rsidRDefault="00961472">
      <w:pPr>
        <w:pStyle w:val="AvonDraftBody"/>
        <w:ind w:left="0" w:right="0"/>
        <w:rPr>
          <w:rFonts w:ascii="Montserrat" w:hAnsi="Montserrat"/>
          <w:sz w:val="24"/>
        </w:rPr>
      </w:pPr>
      <w:r w:rsidRPr="00AF3F86">
        <w:rPr>
          <w:rFonts w:ascii="Montserrat" w:hAnsi="Montserrat"/>
          <w:sz w:val="24"/>
        </w:rPr>
        <w:t xml:space="preserve">The three of them awoke to the shrill cry of the phone. Arden picked up the receiver and listened for a moment to a concerned Ira Montgomery. One of the maids had found Athena's nightgown in the bathroom, and went into her room to check on her. The empty bed, and the girl's absence anywhere else, triggered an alarm throughout the house. Arden blushed and apologized for the staff's distress, explaining that Athena was with her. Once assured of the girl's whereabouts, Ira informed the rest of the staff to stop searching the aquarium, and announced breakfast. Arden, Ash and Athena took a quick swim—unavoidable considering the nature of the room they had been in—and then showered and dressed for the morning meal.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While they were getting dressed, Ash turned to Arden. </w:t>
      </w:r>
      <w:r w:rsidRPr="00AF3F86">
        <w:rPr>
          <w:rFonts w:ascii="Montserrat" w:hAnsi="Montserrat"/>
          <w:i/>
          <w:sz w:val="24"/>
        </w:rPr>
        <w:t>Is she still tuned in?</w:t>
      </w:r>
    </w:p>
    <w:p w:rsidR="00961472" w:rsidRPr="00AF3F86" w:rsidRDefault="00961472">
      <w:pPr>
        <w:pStyle w:val="AvonDraftBody"/>
        <w:ind w:left="0" w:right="0"/>
        <w:rPr>
          <w:rFonts w:ascii="Montserrat" w:hAnsi="Montserrat"/>
          <w:i/>
          <w:sz w:val="24"/>
        </w:rPr>
      </w:pPr>
      <w:r w:rsidRPr="00AF3F86">
        <w:rPr>
          <w:rFonts w:ascii="Montserrat" w:hAnsi="Montserrat"/>
          <w:sz w:val="24"/>
        </w:rPr>
        <w:tab/>
      </w:r>
      <w:r w:rsidRPr="00AF3F86">
        <w:rPr>
          <w:rFonts w:ascii="Montserrat" w:hAnsi="Montserrat"/>
          <w:i/>
          <w:sz w:val="24"/>
        </w:rPr>
        <w:t xml:space="preserve">It's going pretty much the way we suspected. </w:t>
      </w:r>
      <w:r w:rsidRPr="00AF3F86">
        <w:rPr>
          <w:rFonts w:ascii="Montserrat" w:hAnsi="Montserrat"/>
          <w:sz w:val="24"/>
        </w:rPr>
        <w:t xml:space="preserve">They were exchanging thoughts silently to prevent their daughter from listening in. They would have to from this point on. </w:t>
      </w:r>
      <w:r w:rsidRPr="00AF3F86">
        <w:rPr>
          <w:rFonts w:ascii="Montserrat" w:hAnsi="Montserrat"/>
          <w:i/>
          <w:sz w:val="24"/>
        </w:rPr>
        <w:t>Now that the door is open, she unconsciously refuses to let it close,</w:t>
      </w:r>
      <w:r w:rsidRPr="00AF3F86">
        <w:rPr>
          <w:rFonts w:ascii="Montserrat" w:hAnsi="Montserrat"/>
          <w:sz w:val="24"/>
        </w:rPr>
        <w:t xml:space="preserve"> Arden replied. She fastened the waistband of her skirt, and adjusted her blouse while Ash picked up the brush and began to stroke her hair. </w:t>
      </w:r>
      <w:r w:rsidRPr="00AF3F86">
        <w:rPr>
          <w:rFonts w:ascii="Montserrat" w:hAnsi="Montserrat"/>
          <w:i/>
          <w:sz w:val="24"/>
        </w:rPr>
        <w:t xml:space="preserve">She's using her own ability to maintain the rapport. Fortunately, she seems to be able to ignore what she is perceiving from me by focusing on her own domain. Unless I see, or feel or hear something she finds interesting, she's content to block me out of her conscious thoughts. </w:t>
      </w:r>
    </w:p>
    <w:p w:rsidR="00961472" w:rsidRPr="00AF3F86" w:rsidRDefault="00961472">
      <w:pPr>
        <w:pStyle w:val="AvonDraftBody"/>
        <w:ind w:left="0" w:right="0"/>
        <w:rPr>
          <w:rFonts w:ascii="Montserrat" w:hAnsi="Montserrat"/>
          <w:sz w:val="24"/>
        </w:rPr>
      </w:pPr>
      <w:r w:rsidRPr="00AF3F86">
        <w:rPr>
          <w:rFonts w:ascii="Montserrat" w:hAnsi="Montserrat"/>
          <w:i/>
          <w:sz w:val="24"/>
        </w:rPr>
        <w:tab/>
        <w:t xml:space="preserve">Hmmm. I guess that puts a damper on our activities, </w:t>
      </w:r>
      <w:r w:rsidRPr="00AF3F86">
        <w:rPr>
          <w:rFonts w:ascii="Montserrat" w:hAnsi="Montserrat"/>
          <w:sz w:val="24"/>
        </w:rPr>
        <w:t>Ash thought unhappily.</w:t>
      </w:r>
    </w:p>
    <w:p w:rsidR="00961472" w:rsidRPr="00AF3F86" w:rsidRDefault="00961472">
      <w:pPr>
        <w:pStyle w:val="AvonDraftBody"/>
        <w:ind w:left="0" w:right="0"/>
        <w:rPr>
          <w:rFonts w:ascii="Montserrat" w:hAnsi="Montserrat"/>
          <w:i/>
          <w:sz w:val="24"/>
        </w:rPr>
      </w:pPr>
      <w:r w:rsidRPr="00AF3F86">
        <w:rPr>
          <w:rFonts w:ascii="Montserrat" w:hAnsi="Montserrat"/>
          <w:i/>
          <w:sz w:val="24"/>
        </w:rPr>
        <w:tab/>
        <w:t xml:space="preserve">No. </w:t>
      </w:r>
      <w:r w:rsidRPr="00AF3F86">
        <w:rPr>
          <w:rFonts w:ascii="Montserrat" w:hAnsi="Montserrat"/>
          <w:sz w:val="24"/>
        </w:rPr>
        <w:t xml:space="preserve">Arden countered. She slipped into a chair to make it easier for Ash to brush her hair. He gathered the long, silken mass into one hand and worked his way from the tips to the roots. </w:t>
      </w:r>
      <w:r w:rsidRPr="00AF3F86">
        <w:rPr>
          <w:rFonts w:ascii="Montserrat" w:hAnsi="Montserrat"/>
          <w:i/>
          <w:sz w:val="24"/>
        </w:rPr>
        <w:t xml:space="preserve">That makes it more important for us to forget she's watching and conduct ourselves as normal. It would be too frustrating to do otherwise, and she would pick up on it and wonder why. </w:t>
      </w:r>
    </w:p>
    <w:p w:rsidR="00961472" w:rsidRPr="00AF3F86" w:rsidRDefault="00961472">
      <w:pPr>
        <w:pStyle w:val="AvonDraftBody"/>
        <w:ind w:left="0" w:right="0"/>
        <w:rPr>
          <w:rFonts w:ascii="Montserrat" w:hAnsi="Montserrat"/>
          <w:i/>
          <w:sz w:val="24"/>
        </w:rPr>
      </w:pPr>
      <w:r w:rsidRPr="00AF3F86">
        <w:rPr>
          <w:rFonts w:ascii="Montserrat" w:hAnsi="Montserrat"/>
          <w:i/>
          <w:sz w:val="24"/>
        </w:rPr>
        <w:tab/>
        <w:t xml:space="preserve">Arden, </w:t>
      </w:r>
      <w:r w:rsidRPr="00AF3F86">
        <w:rPr>
          <w:rFonts w:ascii="Montserrat" w:hAnsi="Montserrat"/>
          <w:sz w:val="24"/>
        </w:rPr>
        <w:t xml:space="preserve">he protested, </w:t>
      </w:r>
      <w:r w:rsidRPr="00AF3F86">
        <w:rPr>
          <w:rFonts w:ascii="Montserrat" w:hAnsi="Montserrat"/>
          <w:i/>
          <w:sz w:val="24"/>
        </w:rPr>
        <w:t>we've been protecting her from a lot more than just sex.</w:t>
      </w:r>
    </w:p>
    <w:p w:rsidR="00961472" w:rsidRPr="00AF3F86" w:rsidRDefault="00961472">
      <w:pPr>
        <w:pStyle w:val="AvonDraftBody"/>
        <w:ind w:left="0" w:right="0"/>
        <w:rPr>
          <w:rFonts w:ascii="Montserrat" w:hAnsi="Montserrat"/>
          <w:i/>
          <w:sz w:val="24"/>
        </w:rPr>
      </w:pPr>
      <w:r w:rsidRPr="00AF3F86">
        <w:rPr>
          <w:rFonts w:ascii="Montserrat" w:hAnsi="Montserrat"/>
          <w:i/>
          <w:sz w:val="24"/>
        </w:rPr>
        <w:tab/>
        <w:t xml:space="preserve">It's only going to be for a few more days. It's all going to be waiting for us when we go back home. At least this way we get a chance to see how she handles it beforehand. </w:t>
      </w:r>
    </w:p>
    <w:p w:rsidR="00961472" w:rsidRPr="00AF3F86" w:rsidRDefault="00961472">
      <w:pPr>
        <w:pStyle w:val="AvonDraftBody"/>
        <w:ind w:left="0" w:right="0"/>
        <w:rPr>
          <w:rFonts w:ascii="Montserrat" w:hAnsi="Montserrat"/>
          <w:i/>
          <w:sz w:val="24"/>
        </w:rPr>
      </w:pPr>
      <w:r w:rsidRPr="00AF3F86">
        <w:rPr>
          <w:rFonts w:ascii="Montserrat" w:hAnsi="Montserrat"/>
          <w:i/>
          <w:sz w:val="24"/>
        </w:rPr>
        <w:tab/>
        <w:t>We took care to warn her about sex, but this is going by without mention.</w:t>
      </w:r>
    </w:p>
    <w:p w:rsidR="00961472" w:rsidRPr="00AF3F86" w:rsidRDefault="00961472">
      <w:pPr>
        <w:pStyle w:val="AvonDraftBody"/>
        <w:ind w:left="0" w:right="0"/>
        <w:rPr>
          <w:rFonts w:ascii="Montserrat" w:hAnsi="Montserrat"/>
          <w:i/>
          <w:sz w:val="24"/>
        </w:rPr>
      </w:pPr>
      <w:r w:rsidRPr="00AF3F86">
        <w:rPr>
          <w:rFonts w:ascii="Montserrat" w:hAnsi="Montserrat"/>
          <w:i/>
          <w:sz w:val="24"/>
        </w:rPr>
        <w:tab/>
        <w:t xml:space="preserve">Nothing we could say would make sense to her, </w:t>
      </w:r>
      <w:r w:rsidRPr="00AF3F86">
        <w:rPr>
          <w:rFonts w:ascii="Montserrat" w:hAnsi="Montserrat"/>
          <w:sz w:val="24"/>
        </w:rPr>
        <w:t>Arden asserted. Spoken communication relied on shared concepts associated with perceptual impressions. A person really could not talk about something she did not understand—something she had no personal experience with—without some form of relational context. Without direct experience, psionics was a thing of myths and metaphors.</w:t>
      </w:r>
      <w:r w:rsidRPr="00AF3F86">
        <w:rPr>
          <w:rFonts w:ascii="Montserrat" w:hAnsi="Montserrat"/>
          <w:i/>
          <w:sz w:val="24"/>
        </w:rPr>
        <w:t xml:space="preserve"> She needs to experience this and formulate her own questions. How can she understand the answers when she doesn't even understand the questions yet?</w:t>
      </w:r>
    </w:p>
    <w:p w:rsidR="00961472" w:rsidRPr="00AF3F86" w:rsidRDefault="00961472">
      <w:pPr>
        <w:pStyle w:val="AvonDraftBody"/>
        <w:ind w:left="0" w:right="0"/>
        <w:rPr>
          <w:rFonts w:ascii="Montserrat" w:hAnsi="Montserrat"/>
          <w:i/>
          <w:sz w:val="24"/>
        </w:rPr>
      </w:pPr>
      <w:r w:rsidRPr="00AF3F86">
        <w:rPr>
          <w:rFonts w:ascii="Montserrat" w:hAnsi="Montserrat"/>
          <w:i/>
          <w:sz w:val="24"/>
        </w:rPr>
        <w:tab/>
        <w:t>I'm not arguing with that, but you had plans for today. Remember? You and your other were going to get together today for your own little celebration. You can bet that will pique her interest.</w:t>
      </w:r>
    </w:p>
    <w:p w:rsidR="00961472" w:rsidRPr="00AF3F86" w:rsidRDefault="00961472">
      <w:pPr>
        <w:pStyle w:val="AvonDraftBody"/>
        <w:ind w:left="0" w:right="0"/>
        <w:rPr>
          <w:rFonts w:ascii="Montserrat" w:hAnsi="Montserrat"/>
          <w:i/>
          <w:sz w:val="24"/>
        </w:rPr>
      </w:pPr>
      <w:r w:rsidRPr="00AF3F86">
        <w:rPr>
          <w:rFonts w:ascii="Montserrat" w:hAnsi="Montserrat"/>
          <w:i/>
          <w:sz w:val="24"/>
        </w:rPr>
        <w:tab/>
        <w:t xml:space="preserve">I think she's already picked up on him. </w:t>
      </w:r>
      <w:r w:rsidRPr="00AF3F86">
        <w:rPr>
          <w:rFonts w:ascii="Montserrat" w:hAnsi="Montserrat"/>
          <w:sz w:val="24"/>
        </w:rPr>
        <w:t xml:space="preserve">Arden confessed. </w:t>
      </w:r>
      <w:r w:rsidRPr="00AF3F86">
        <w:rPr>
          <w:rFonts w:ascii="Montserrat" w:hAnsi="Montserrat"/>
          <w:i/>
          <w:sz w:val="24"/>
        </w:rPr>
        <w:t>We've been independent of each other for some time now, but our minds will never be truly separate. Her connection to me automatically extends to him. Since it's just a question of how long it takes her to look past me to notice it, it makes sense to bring it up quick. So,</w:t>
      </w:r>
      <w:r w:rsidRPr="00AF3F86">
        <w:rPr>
          <w:rFonts w:ascii="Montserrat" w:hAnsi="Montserrat"/>
          <w:sz w:val="24"/>
        </w:rPr>
        <w:t xml:space="preserve"> Arden resolved, </w:t>
      </w:r>
      <w:r w:rsidRPr="00AF3F86">
        <w:rPr>
          <w:rFonts w:ascii="Montserrat" w:hAnsi="Montserrat"/>
          <w:i/>
          <w:sz w:val="24"/>
        </w:rPr>
        <w:t>I'm taking her with me to work. That gives her a chance to see him with her own eyes before encountering her in the mind's eye. Of course, that's not the only thing she needs to confront. I contacted him and told him to bring Anastasia with him.</w:t>
      </w:r>
    </w:p>
    <w:p w:rsidR="00961472" w:rsidRPr="00AF3F86" w:rsidRDefault="00961472">
      <w:pPr>
        <w:pStyle w:val="AvonDraftBody"/>
        <w:ind w:left="0" w:right="0"/>
        <w:rPr>
          <w:rFonts w:ascii="Montserrat" w:hAnsi="Montserrat"/>
          <w:i/>
          <w:sz w:val="24"/>
        </w:rPr>
      </w:pPr>
      <w:r w:rsidRPr="00AF3F86">
        <w:rPr>
          <w:rFonts w:ascii="Montserrat" w:hAnsi="Montserrat"/>
          <w:i/>
          <w:sz w:val="24"/>
        </w:rPr>
        <w:tab/>
        <w:t xml:space="preserve">You're kidding. I thought they weren't supposed to meet until Naming. </w:t>
      </w:r>
    </w:p>
    <w:p w:rsidR="00961472" w:rsidRPr="00AF3F86" w:rsidRDefault="00961472">
      <w:pPr>
        <w:pStyle w:val="AvonDraftBody"/>
        <w:ind w:left="0" w:right="0"/>
        <w:rPr>
          <w:rFonts w:ascii="Montserrat" w:hAnsi="Montserrat"/>
          <w:i/>
          <w:sz w:val="24"/>
        </w:rPr>
      </w:pPr>
      <w:r w:rsidRPr="00AF3F86">
        <w:rPr>
          <w:rFonts w:ascii="Montserrat" w:hAnsi="Montserrat"/>
          <w:i/>
          <w:sz w:val="24"/>
        </w:rPr>
        <w:tab/>
        <w:t xml:space="preserve">That's a technicality. Anastasia managed to weed her way into his mind and, in the process, established that she had the coherence to face her twin. They are the right age, and we've determined that they are not a danger to each other, so we might as well introduce them now and get acquainted before going home. </w:t>
      </w:r>
    </w:p>
    <w:p w:rsidR="00961472" w:rsidRPr="00AF3F86" w:rsidRDefault="00961472">
      <w:pPr>
        <w:pStyle w:val="AvonDraftBody"/>
        <w:ind w:left="0" w:right="0"/>
        <w:rPr>
          <w:rFonts w:ascii="Montserrat" w:hAnsi="Montserrat"/>
          <w:i/>
          <w:sz w:val="24"/>
        </w:rPr>
      </w:pPr>
      <w:r w:rsidRPr="00AF3F86">
        <w:rPr>
          <w:rFonts w:ascii="Montserrat" w:hAnsi="Montserrat"/>
          <w:i/>
          <w:sz w:val="24"/>
        </w:rPr>
        <w:tab/>
        <w:t xml:space="preserve">They're your daughters, so I leave it up to you. </w:t>
      </w:r>
    </w:p>
    <w:p w:rsidR="00961472" w:rsidRPr="00AF3F86" w:rsidRDefault="00961472">
      <w:pPr>
        <w:pStyle w:val="AvonDraftBody"/>
        <w:ind w:left="0" w:right="0"/>
        <w:rPr>
          <w:rFonts w:ascii="Montserrat" w:hAnsi="Montserrat"/>
          <w:sz w:val="24"/>
        </w:rPr>
      </w:pPr>
      <w:r w:rsidRPr="00AF3F86">
        <w:rPr>
          <w:rFonts w:ascii="Montserrat" w:hAnsi="Montserrat"/>
          <w:i/>
          <w:sz w:val="24"/>
        </w:rPr>
        <w:tab/>
      </w:r>
      <w:r w:rsidRPr="00AF3F86">
        <w:rPr>
          <w:rFonts w:ascii="Montserrat" w:hAnsi="Montserrat"/>
          <w:sz w:val="24"/>
        </w:rPr>
        <w:t xml:space="preserve">In the way of such things, the thought of Athena and Asia quickly brought to mind the sibling who made them triplets. </w:t>
      </w:r>
    </w:p>
    <w:p w:rsidR="00961472" w:rsidRPr="00AF3F86" w:rsidRDefault="00961472">
      <w:pPr>
        <w:pStyle w:val="AvonDraftBody"/>
        <w:ind w:left="0" w:right="0"/>
        <w:rPr>
          <w:rFonts w:ascii="Montserrat" w:hAnsi="Montserrat"/>
          <w:sz w:val="24"/>
        </w:rPr>
      </w:pPr>
    </w:p>
    <w:p w:rsidR="00961472" w:rsidRPr="00AF3F86" w:rsidRDefault="00961472">
      <w:pPr>
        <w:pStyle w:val="AvonDraftBody"/>
        <w:ind w:left="0" w:right="0"/>
        <w:rPr>
          <w:rFonts w:ascii="Montserrat" w:hAnsi="Montserrat"/>
          <w:sz w:val="24"/>
        </w:rPr>
      </w:pPr>
      <w:r w:rsidRPr="00AF3F86">
        <w:rPr>
          <w:rFonts w:ascii="Montserrat" w:hAnsi="Montserrat"/>
          <w:sz w:val="24"/>
        </w:rPr>
        <w:t xml:space="preserve">Alexandrea was perched on Artemis' bed when he woke up. The first thing he thought was how much like her mother she looked. The thought crossed his mind whenever he looked upon her child. Knowing that there were three of them, he looked forward to seeing them together. Almost as much as he looked forward to seeing Arden again. He knew that Arden was not the wife he had lost, but he had come to love her for who she was before losing her to an arranged marriage. Her resemblance to his wife had made him cross the boundary of his role as her mentor. She had been the only thing keeping him in touch with the real world after his wife's death. He had become her mentor as a consequence of what he had done to her, hating her for setting his wife free while at the same time fascinated by the similarities and differences between the two women.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Seeing those same features as they developed on her child's face had been equally fascinating. In a way, it was almost a shame. having watched the girl grow up, he had reached the conclusion that she should have been born a boy. </w:t>
      </w:r>
    </w:p>
    <w:p w:rsidR="00961472" w:rsidRPr="00AF3F86" w:rsidRDefault="00961472">
      <w:pPr>
        <w:pStyle w:val="AvonDraftBody"/>
        <w:ind w:left="0" w:right="0"/>
        <w:rPr>
          <w:rFonts w:ascii="Montserrat" w:hAnsi="Montserrat"/>
          <w:sz w:val="24"/>
        </w:rPr>
      </w:pPr>
      <w:r w:rsidRPr="00AF3F86">
        <w:rPr>
          <w:rFonts w:ascii="Montserrat" w:hAnsi="Montserrat"/>
          <w:sz w:val="24"/>
        </w:rPr>
        <w:tab/>
        <w:t>She sat there, legs crossed and arms dangling easily on her knees. Her eyes met his frankly, waiting for his gaze to focus past the lingering dreams and connect with the real world. She wore her pajama bottoms and a baseball cap, hair tucked up out of sight, looking every bit the alert "young man" she had convinced so many neighborhood boys she was. Her body was harder than a young girl's, from the intense, athletic activity that filled her days. Once she had determined that Artemis was awake, she asked a question.</w:t>
      </w:r>
    </w:p>
    <w:p w:rsidR="00961472" w:rsidRPr="00AF3F86" w:rsidRDefault="00961472">
      <w:pPr>
        <w:pStyle w:val="AvonDraftBody"/>
        <w:ind w:left="0" w:right="0"/>
        <w:rPr>
          <w:rFonts w:ascii="Montserrat" w:hAnsi="Montserrat"/>
          <w:sz w:val="24"/>
        </w:rPr>
      </w:pPr>
      <w:r w:rsidRPr="00AF3F86">
        <w:rPr>
          <w:rFonts w:ascii="Montserrat" w:hAnsi="Montserrat"/>
          <w:sz w:val="24"/>
        </w:rPr>
        <w:tab/>
        <w:t>"How long does it take for wishes to come true?" she demanded.</w:t>
      </w:r>
    </w:p>
    <w:p w:rsidR="00961472" w:rsidRPr="00AF3F86" w:rsidRDefault="00961472">
      <w:pPr>
        <w:pStyle w:val="AvonDraftBody"/>
        <w:ind w:left="0" w:right="0"/>
        <w:rPr>
          <w:rFonts w:ascii="Montserrat" w:hAnsi="Montserrat"/>
          <w:sz w:val="24"/>
        </w:rPr>
      </w:pPr>
      <w:r w:rsidRPr="00AF3F86">
        <w:rPr>
          <w:rFonts w:ascii="Montserrat" w:hAnsi="Montserrat"/>
          <w:sz w:val="24"/>
        </w:rPr>
        <w:tab/>
        <w:t>Artemis sat up and looked at her. The baseball cap was a new one, a souvenir from the game they had gone to for her birthday. Her expression was intense and haunted by some ghost of disappointment. "That depends on the wish," he answered, once he had propped himself up against the headboard. "It also depends on the way you look at the world. Some people make wishes because they believe that the things they want are impossible to attain, so they have to be wished for. Those wishes usually don't come true," he cautioned, "because deep down, the person who makes the wish would never believe it could come true. What kind of wish are we talking about?"</w:t>
      </w:r>
    </w:p>
    <w:p w:rsidR="00961472" w:rsidRPr="00AF3F86" w:rsidRDefault="00961472">
      <w:pPr>
        <w:pStyle w:val="AvonDraftBody"/>
        <w:ind w:left="0" w:right="0"/>
        <w:rPr>
          <w:rFonts w:ascii="Montserrat" w:hAnsi="Montserrat"/>
          <w:sz w:val="24"/>
        </w:rPr>
      </w:pPr>
      <w:r w:rsidRPr="00AF3F86">
        <w:rPr>
          <w:rFonts w:ascii="Montserrat" w:hAnsi="Montserrat"/>
          <w:sz w:val="24"/>
        </w:rPr>
        <w:tab/>
        <w:t>Alex frowned. "A birthday wish," she began. "A wish I believe can come true."</w:t>
      </w:r>
    </w:p>
    <w:p w:rsidR="00961472" w:rsidRPr="00AF3F86" w:rsidRDefault="00961472">
      <w:pPr>
        <w:pStyle w:val="AvonDraftBody"/>
        <w:ind w:left="0" w:right="0"/>
        <w:rPr>
          <w:rFonts w:ascii="Montserrat" w:hAnsi="Montserrat"/>
          <w:sz w:val="24"/>
        </w:rPr>
      </w:pPr>
      <w:r w:rsidRPr="00AF3F86">
        <w:rPr>
          <w:rFonts w:ascii="Montserrat" w:hAnsi="Montserrat"/>
          <w:sz w:val="24"/>
        </w:rPr>
        <w:tab/>
        <w:t>"Do you know it can come true?"</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"Yes," she replied, but there was that ghost of frustration or disappointment in her voice. She crossed her arms and her features firmed. "I just don't know exactly how to make it come true," she amended. </w:t>
      </w:r>
    </w:p>
    <w:p w:rsidR="00961472" w:rsidRPr="00AF3F86" w:rsidRDefault="00961472">
      <w:pPr>
        <w:pStyle w:val="AvonDraftBody"/>
        <w:ind w:left="0" w:right="0"/>
        <w:rPr>
          <w:rFonts w:ascii="Montserrat" w:hAnsi="Montserrat"/>
          <w:sz w:val="24"/>
        </w:rPr>
      </w:pPr>
      <w:r w:rsidRPr="00AF3F86">
        <w:rPr>
          <w:rFonts w:ascii="Montserrat" w:hAnsi="Montserrat"/>
          <w:sz w:val="24"/>
        </w:rPr>
        <w:tab/>
        <w:t>"So," Artemis pressed, "you wished for something you believe you can do yourself? Or that someone else can do?"</w:t>
      </w:r>
    </w:p>
    <w:p w:rsidR="00961472" w:rsidRPr="00AF3F86" w:rsidRDefault="00961472">
      <w:pPr>
        <w:pStyle w:val="AvonDraftBody"/>
        <w:ind w:left="0" w:right="0"/>
        <w:rPr>
          <w:rFonts w:ascii="Montserrat" w:hAnsi="Montserrat"/>
          <w:sz w:val="24"/>
        </w:rPr>
      </w:pPr>
      <w:r w:rsidRPr="00AF3F86">
        <w:rPr>
          <w:rFonts w:ascii="Montserrat" w:hAnsi="Montserrat"/>
          <w:sz w:val="24"/>
        </w:rPr>
        <w:tab/>
        <w:t>"I wished for something to help me be who I am," Alex clarified.</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Artemis only had to look at her to guess what that might be. He studied her thoughtfully. He had known this would come up. She was too self possessed to fear bringing it up. She was too confident to bring it up until she had exhausted what she considered to be her own resources. The result of all her past efforts were staring him in the face, and another parent might choose not to see them. Might be too attached to the idea of the daughter to see the son who was struggling to emerge. Might be too afraid of the consequences of permitting or encouraging their child to assert a gender in defiance of their physical sex. Alex had no doubts or questions about who she was, but an adult's doubts could so easily become her own if she were forced to compromise her own identity to conform to the one such an adult might feel defined her. </w:t>
      </w:r>
    </w:p>
    <w:p w:rsidR="00961472" w:rsidRPr="00AF3F86" w:rsidRDefault="00961472">
      <w:pPr>
        <w:pStyle w:val="AvonDraftBody"/>
        <w:ind w:left="0" w:right="0"/>
        <w:rPr>
          <w:rFonts w:ascii="Montserrat" w:hAnsi="Montserrat"/>
          <w:sz w:val="24"/>
        </w:rPr>
      </w:pPr>
      <w:r w:rsidRPr="00AF3F86">
        <w:rPr>
          <w:rFonts w:ascii="Montserrat" w:hAnsi="Montserrat"/>
          <w:sz w:val="24"/>
        </w:rPr>
        <w:tab/>
        <w:t>"You want to be a boy," Artemis finally said aloud.</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"I am a boy," Alex replied without hesitating. She lost a bit of that confidence, when her conscience forced her to acknowledge the physical contradiction. "I am a boy, but I look like a girl. I don't think I am the same as other boys, even though I am just like them. There's something missing," she trailed off. </w:t>
      </w:r>
    </w:p>
    <w:p w:rsidR="00961472" w:rsidRPr="00AF3F86" w:rsidRDefault="00961472">
      <w:pPr>
        <w:pStyle w:val="AvonDraftBody"/>
        <w:ind w:left="0" w:right="0"/>
        <w:rPr>
          <w:rFonts w:ascii="Montserrat" w:hAnsi="Montserrat"/>
          <w:sz w:val="24"/>
        </w:rPr>
      </w:pPr>
      <w:r w:rsidRPr="00AF3F86">
        <w:rPr>
          <w:rFonts w:ascii="Montserrat" w:hAnsi="Montserrat"/>
          <w:sz w:val="24"/>
        </w:rPr>
        <w:tab/>
        <w:t>Artemis considered that for a moment. He was fairly certain that she had never seen a man or a boy naked. The two of them traveled a great deal, so she did not really go to school. Artemis had gotten the certifications necessary to teach the child himself. She made friends quickly when they remained in an area for more than a few days, but she never had the opportunity to get too close to them, and rarely was she ever left alone with them. Clearly, in spite of that, she had finally discovered that the differences between boys and girls extended beyond attitudes and personalities.</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Unlike Alex's mother, Artemis had never concealed the existence of his own powers from the child in his care. He had been as frank about his true nature as Arden had so recently been about sex. He smiled to himself. Arden's distress had caught his attention during the night. As keenly attuned to her as he was, he could not have missed it, and he had not envied her the task she had stumbled into. Of the three children, Athena was by far the most unpredictable. Of course, that had a lot to do with who she had been before.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Artemis forced himself to stop thinking about her. Particularly about who she had been. There was no question he had loved her from first sight, but after all this time he still had not paid back his debt for what he had done to her. It would be a long time before she would begin to remember who she was. She had been forced to start all over to heal from the damage he had done.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Artemis forced himself to stop thinking about her. This time, he focused his attention on Alex, and her—his—predicament. His mind tried to find its way back into its old rut, but the child in front of him eventually distracted him and the urge lapsed.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"I think its time to really look at the difference between boys and girls," Artemis announced, returning to his derailed thoughts. Without ceremony, he shifted from his usual adult form to its seven-year-old analog. Alex had watched his father's transformations before. He accepted them with a child's understanding of magic and miracles. Artemis had explained that most people never discovered their own power or learned how to use it, and Alex figured out on his own that most people did not believe in such things even when they happened to see them first hand. He learned not to talk about his father's abilities at about the same time he was learning to talk. He had been sensitive to the adult notion of nonsense wherein all the hopes and dreams that children embodied were consigned to oblivion. </w:t>
      </w:r>
    </w:p>
    <w:p w:rsidR="00961472" w:rsidRPr="00AF3F86" w:rsidRDefault="00961472">
      <w:pPr>
        <w:pStyle w:val="AvonDraftBody"/>
        <w:ind w:left="0" w:right="0"/>
        <w:rPr>
          <w:rFonts w:ascii="Montserrat" w:hAnsi="Montserrat"/>
          <w:sz w:val="24"/>
        </w:rPr>
      </w:pPr>
      <w:r w:rsidRPr="00AF3F86">
        <w:rPr>
          <w:rFonts w:ascii="Montserrat" w:hAnsi="Montserrat"/>
          <w:sz w:val="24"/>
        </w:rPr>
        <w:tab/>
        <w:t>"Come on," Artemis said, grabbing Alex's hand and leading him into the bathroom. Inside, there was a tailor's mirror. "Take off your pants," Artemis instructed as he pulled off the shirt that now hung on him like a tent. The two of them stood there and looked at themselves in the mirror. As Alex's eyes shifted back and forth between their reflections, Artemis pointed out, "You see, it's not just that you look like a girl. You have a girl's body. I mean, that's the way you were born. Most people would look at you and say that since you are a girl you have to be a girl. I sort of feel sorry for people who think that what you are determines who you are, but that's the kind of thinking that makes them powerless."</w:t>
      </w:r>
    </w:p>
    <w:p w:rsidR="00961472" w:rsidRPr="00AF3F86" w:rsidRDefault="00961472">
      <w:pPr>
        <w:pStyle w:val="AvonDraftBody"/>
        <w:ind w:left="0" w:right="0"/>
        <w:rPr>
          <w:rFonts w:ascii="Montserrat" w:hAnsi="Montserrat"/>
          <w:sz w:val="24"/>
        </w:rPr>
      </w:pPr>
      <w:r w:rsidRPr="00AF3F86">
        <w:rPr>
          <w:rFonts w:ascii="Montserrat" w:hAnsi="Montserrat"/>
          <w:sz w:val="24"/>
        </w:rPr>
        <w:tab/>
        <w:t>Alex stared at himself and cringed. He had never felt entirely alien in his own body, but standing next to Artemis, he felt a sudden stab of pain at the differences between them. It set his head spinning. He liked his body, but he understood that it effectively banned him from any hope of manhood. "Maybe," he began, feeling a terrible twisting inside, "maybe I really am a girl. If this is the way I was born, then maybe I need to be a girl."</w:t>
      </w:r>
    </w:p>
    <w:p w:rsidR="00961472" w:rsidRPr="00AF3F86" w:rsidRDefault="00961472">
      <w:pPr>
        <w:pStyle w:val="AvonDraftBody"/>
        <w:ind w:left="0" w:right="0"/>
        <w:rPr>
          <w:rFonts w:ascii="Montserrat" w:hAnsi="Montserrat"/>
          <w:sz w:val="24"/>
        </w:rPr>
      </w:pPr>
      <w:r w:rsidRPr="00AF3F86">
        <w:rPr>
          <w:rFonts w:ascii="Montserrat" w:hAnsi="Montserrat"/>
          <w:sz w:val="24"/>
        </w:rPr>
        <w:tab/>
        <w:t>"The only thing you need to be," Artemis replied critically, "is yourself. Is this really the first time you ever saw a boy naked?"</w:t>
      </w:r>
    </w:p>
    <w:p w:rsidR="00961472" w:rsidRPr="00AF3F86" w:rsidRDefault="00961472">
      <w:pPr>
        <w:pStyle w:val="AvonDraftBody"/>
        <w:ind w:left="0" w:right="0"/>
        <w:rPr>
          <w:rFonts w:ascii="Montserrat" w:hAnsi="Montserrat"/>
          <w:sz w:val="24"/>
        </w:rPr>
      </w:pPr>
      <w:r w:rsidRPr="00AF3F86">
        <w:rPr>
          <w:rFonts w:ascii="Montserrat" w:hAnsi="Montserrat"/>
          <w:sz w:val="24"/>
        </w:rPr>
        <w:tab/>
        <w:t>Alex blushed and nodded.</w:t>
      </w:r>
    </w:p>
    <w:p w:rsidR="00961472" w:rsidRPr="00AF3F86" w:rsidRDefault="00961472">
      <w:pPr>
        <w:pStyle w:val="AvonDraftBody"/>
        <w:ind w:left="0" w:right="0"/>
        <w:rPr>
          <w:rFonts w:ascii="Montserrat" w:hAnsi="Montserrat"/>
          <w:sz w:val="24"/>
        </w:rPr>
      </w:pPr>
      <w:r w:rsidRPr="00AF3F86">
        <w:rPr>
          <w:rFonts w:ascii="Montserrat" w:hAnsi="Montserrat"/>
          <w:sz w:val="24"/>
        </w:rPr>
        <w:tab/>
        <w:t>"So, how did you know that something was missing?"</w:t>
      </w:r>
    </w:p>
    <w:p w:rsidR="00961472" w:rsidRPr="00AF3F86" w:rsidRDefault="00961472">
      <w:pPr>
        <w:pStyle w:val="AvonDraftBody"/>
        <w:ind w:left="0" w:right="0"/>
        <w:rPr>
          <w:rFonts w:ascii="Montserrat" w:hAnsi="Montserrat"/>
          <w:sz w:val="24"/>
        </w:rPr>
      </w:pPr>
      <w:r w:rsidRPr="00AF3F86">
        <w:rPr>
          <w:rFonts w:ascii="Montserrat" w:hAnsi="Montserrat"/>
          <w:sz w:val="24"/>
        </w:rPr>
        <w:tab/>
        <w:t>"That's what the other boys said."</w:t>
      </w:r>
    </w:p>
    <w:p w:rsidR="00961472" w:rsidRPr="00AF3F86" w:rsidRDefault="00961472">
      <w:pPr>
        <w:pStyle w:val="AvonDraftBody"/>
        <w:ind w:left="0" w:right="0"/>
        <w:rPr>
          <w:rFonts w:ascii="Montserrat" w:hAnsi="Montserrat"/>
          <w:sz w:val="24"/>
        </w:rPr>
      </w:pPr>
      <w:r w:rsidRPr="00AF3F86">
        <w:rPr>
          <w:rFonts w:ascii="Montserrat" w:hAnsi="Montserrat"/>
          <w:sz w:val="24"/>
        </w:rPr>
        <w:tab/>
        <w:t>"Why? I mean, maybe you should explain what happened. What did they say exactly? What were you doing when they said it. You know?"</w:t>
      </w:r>
    </w:p>
    <w:p w:rsidR="00961472" w:rsidRPr="00AF3F86" w:rsidRDefault="00961472">
      <w:pPr>
        <w:pStyle w:val="AvonDraftBody"/>
        <w:ind w:left="0" w:right="0"/>
        <w:rPr>
          <w:rFonts w:ascii="Montserrat" w:hAnsi="Montserrat"/>
          <w:sz w:val="24"/>
        </w:rPr>
      </w:pPr>
      <w:r w:rsidRPr="00AF3F86">
        <w:rPr>
          <w:rFonts w:ascii="Montserrat" w:hAnsi="Montserrat"/>
          <w:sz w:val="24"/>
        </w:rPr>
        <w:tab/>
        <w:t>Alex told him. A few days before, he had hooked up with a bunch of local kids at a playground and they had offered to make Alex a part of their gang. They took him down to the river and showed him a path through the woods. There was a sort of obstacle course he was supposed to run. If he beat any of them to the clubhouse he could join. When he arrived there, he discovered that the other boys had taken a short cut. They then offered him a second chance, because Alex had come close to beating them in spite of the shortcut. They took him to a huge rock pile overlooking the river and told him that if he jumped off the high rock, they would let him join. As he had stripped down, they stared at him in shock. Now Alex understood why they had suddenly started jeering and laughing at him. When Alex had tried to defend his manhood, they just pushed him down, threw his clothes in the river and walked away, after delivering the final insult. "You can't be a boy if you don't have a penis!" Which at the time made no sense to him.</w:t>
      </w:r>
    </w:p>
    <w:p w:rsidR="00961472" w:rsidRPr="00AF3F86" w:rsidRDefault="00961472">
      <w:pPr>
        <w:pStyle w:val="AvonDraftBody"/>
        <w:ind w:left="0" w:right="0"/>
        <w:rPr>
          <w:rFonts w:ascii="Montserrat" w:hAnsi="Montserrat"/>
          <w:sz w:val="24"/>
        </w:rPr>
      </w:pPr>
      <w:r w:rsidRPr="00AF3F86">
        <w:rPr>
          <w:rFonts w:ascii="Montserrat" w:hAnsi="Montserrat"/>
          <w:sz w:val="24"/>
        </w:rPr>
        <w:tab/>
        <w:t>Looking at Artemis, he did not need to be told what he was missing. "I don't want anyone to treat me like that again," he concluded. "So, that's what I wished for for my birthday. I did not know a penis was a body part. Why didn't you ever tell me?"</w:t>
      </w:r>
    </w:p>
    <w:p w:rsidR="00961472" w:rsidRPr="00AF3F86" w:rsidRDefault="00961472">
      <w:pPr>
        <w:pStyle w:val="AvonDraftBody"/>
        <w:ind w:left="0" w:right="0"/>
        <w:rPr>
          <w:rFonts w:ascii="Montserrat" w:hAnsi="Montserrat"/>
          <w:sz w:val="24"/>
        </w:rPr>
      </w:pPr>
      <w:r w:rsidRPr="00AF3F86">
        <w:rPr>
          <w:rFonts w:ascii="Montserrat" w:hAnsi="Montserrat"/>
          <w:sz w:val="24"/>
        </w:rPr>
        <w:tab/>
        <w:t>"Alex, I wanted you to figure out who you were without being influenced by what you thought other people thought or saw when they looked at you. Who you are is the most important thing. Once you know who you are, you can make your own decision about what to be."</w:t>
      </w:r>
    </w:p>
    <w:p w:rsidR="00961472" w:rsidRPr="00AF3F86" w:rsidRDefault="00961472">
      <w:pPr>
        <w:pStyle w:val="AvonDraftBody"/>
        <w:ind w:left="0" w:right="0"/>
        <w:rPr>
          <w:rFonts w:ascii="Montserrat" w:hAnsi="Montserrat"/>
          <w:sz w:val="24"/>
        </w:rPr>
      </w:pPr>
      <w:r w:rsidRPr="00AF3F86">
        <w:rPr>
          <w:rFonts w:ascii="Montserrat" w:hAnsi="Montserrat"/>
          <w:sz w:val="24"/>
        </w:rPr>
        <w:tab/>
        <w:t>"Yeah," Alex nodded, "But I didn't know I had to change my body to be a boy. I don't know how to change my body. I don't know if I want to change my body. I'm used to it."</w:t>
      </w:r>
    </w:p>
    <w:p w:rsidR="00961472" w:rsidRPr="00AF3F86" w:rsidRDefault="00961472">
      <w:pPr>
        <w:pStyle w:val="AvonDraftBody"/>
        <w:ind w:left="0" w:right="0"/>
        <w:rPr>
          <w:rFonts w:ascii="Montserrat" w:hAnsi="Montserrat"/>
          <w:sz w:val="24"/>
        </w:rPr>
      </w:pPr>
      <w:r w:rsidRPr="00AF3F86">
        <w:rPr>
          <w:rFonts w:ascii="Montserrat" w:hAnsi="Montserrat"/>
          <w:sz w:val="24"/>
        </w:rPr>
        <w:tab/>
        <w:t>"I can understand that. If you don't want to be a boy, you don't have to"</w:t>
      </w:r>
    </w:p>
    <w:p w:rsidR="00961472" w:rsidRPr="00AF3F86" w:rsidRDefault="00961472">
      <w:pPr>
        <w:pStyle w:val="AvonDraftBody"/>
        <w:ind w:left="0" w:right="0"/>
        <w:rPr>
          <w:rFonts w:ascii="Montserrat" w:hAnsi="Montserrat"/>
          <w:sz w:val="24"/>
        </w:rPr>
      </w:pPr>
      <w:r w:rsidRPr="00AF3F86">
        <w:rPr>
          <w:rFonts w:ascii="Montserrat" w:hAnsi="Montserrat"/>
          <w:sz w:val="24"/>
        </w:rPr>
        <w:tab/>
        <w:t>"But I do!" Alex insisted, struggling with instinct and apprehension.</w:t>
      </w:r>
    </w:p>
    <w:p w:rsidR="00961472" w:rsidRPr="00AF3F86" w:rsidRDefault="00961472">
      <w:pPr>
        <w:pStyle w:val="AvonDraftBody"/>
        <w:ind w:left="0" w:right="0"/>
        <w:rPr>
          <w:rFonts w:ascii="Montserrat" w:hAnsi="Montserrat"/>
          <w:sz w:val="24"/>
        </w:rPr>
      </w:pPr>
      <w:r w:rsidRPr="00AF3F86">
        <w:rPr>
          <w:rFonts w:ascii="Montserrat" w:hAnsi="Montserrat"/>
          <w:sz w:val="24"/>
        </w:rPr>
        <w:tab/>
        <w:t>"Well," Artemis said, "I can show you how to change your body. Your girl body will always be there, so you can always go back to it if you find you're not comfortable really being a boy. For that matter, even if you are happy being a boy, you can't change the way you were born. This is your first body, and you will always be inclined to change back to it even if you know how to change into something else. You will have to work really hard to stay a boy if you like it."</w:t>
      </w:r>
    </w:p>
    <w:p w:rsidR="00961472" w:rsidRPr="00AF3F86" w:rsidRDefault="00961472">
      <w:pPr>
        <w:pStyle w:val="AvonDraftBody"/>
        <w:ind w:left="0" w:right="0"/>
        <w:rPr>
          <w:rFonts w:ascii="Montserrat" w:hAnsi="Montserrat"/>
          <w:sz w:val="24"/>
        </w:rPr>
      </w:pPr>
      <w:r w:rsidRPr="00AF3F86">
        <w:rPr>
          <w:rFonts w:ascii="Montserrat" w:hAnsi="Montserrat"/>
          <w:sz w:val="24"/>
        </w:rPr>
        <w:tab/>
        <w:t>Alex thought about that for several moments. Finally, with a deep sigh, he turned to Artemis and pleaded, "Show me."</w:t>
      </w:r>
    </w:p>
    <w:p w:rsidR="00961472" w:rsidRPr="00AF3F86" w:rsidRDefault="00961472">
      <w:pPr>
        <w:pStyle w:val="AvonDraftBody"/>
        <w:ind w:left="0" w:right="0"/>
        <w:rPr>
          <w:rFonts w:ascii="Montserrat" w:hAnsi="Montserrat"/>
          <w:sz w:val="24"/>
        </w:rPr>
      </w:pPr>
      <w:r w:rsidRPr="00AF3F86">
        <w:rPr>
          <w:rFonts w:ascii="Montserrat" w:hAnsi="Montserrat"/>
          <w:sz w:val="24"/>
        </w:rPr>
        <w:tab/>
      </w:r>
    </w:p>
    <w:p w:rsidR="00961472" w:rsidRPr="00AF3F86" w:rsidRDefault="00961472">
      <w:pPr>
        <w:pStyle w:val="AvonDraftBody"/>
        <w:ind w:left="0" w:right="0"/>
        <w:rPr>
          <w:rFonts w:ascii="Montserrat" w:hAnsi="Montserrat"/>
          <w:sz w:val="24"/>
        </w:rPr>
      </w:pPr>
      <w:r w:rsidRPr="00AF3F86">
        <w:rPr>
          <w:rFonts w:ascii="Montserrat" w:hAnsi="Montserrat"/>
          <w:sz w:val="24"/>
        </w:rPr>
        <w:t xml:space="preserve">Anastasia woke up and looked out the window. The world unfurled beneath her like a detailed miniature. Her parents had roused her out of bed before dawn to catch a last minute flight to San Francisco, and despite the excitement, she had drifted off to sleep several times. Even as she resolved this time not to doze off again, she fit the pieces of the puzzle below her together and realized that her resolution was rather moot. They were circling above the San Francisco Bay awaiting their turn to land. She allowed herself a deep sigh of disappointment at missing most of the flight, but then dismissed the matter by focusing on what lay ahead.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Like herself, her mother had slept most of the way down the coast. Of course, she was not really her mother—it was hard to digest that, given the relationship they had enjoyed for all of her short life, but the new facts she had gleaned from her father's mind still assaulted her preconceptions in a relentless effort to resolve a larger picture. Ember leaned comfortable against her father, who was watching her. As aware of her as she had become of him. She studied him and struggled with the notion that somehow her father was also her mother.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Her mind was not ready for that idea still, so she focused on the detail that had intrigued her the most since it had confronted her. She had a twin sister, and meeting her for the first time was her belated birthday present.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All things considered, this moment—the moments glittering so tantalizingly on the temporal horizon—was worth the fear and frustration of tumbling down a narrow ravine. Scared and struggling in the bottomless, cold water, she had cried out in the only way she could. She had reached out to her mother, in her mind, hoping and praying that somehow she would realize she was missing and come looking for her. Desperation fueled her effort, and broke down a door she had not realized existed.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While her father rushed to her rescue, she poured through his mind. Her shock at finding herself in a man's body had propelled her past the surface of perception and into an ocean of information more than sufficient to distract her from her own peril. Long after the crisis was over, she had puzzled over the odd bits of information she had uncovered within him. Some things had been merely shocking, like discovering that neither she, nor her family, were precisely human.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It had not been impossible to believe. She could hardly count the times she had felt like an alien among her friends and their families. It had only gotten worse when she started school. She had always had the feeling that the limits other people accepted did not necessarily apply to her, an instinct which had guided her desperate plea. Of course, her self assurance had more than a little to do with how she ended up trapped in a flooded ravine. Now that she knew that the rules were different for her, and why, she was anxious to discover what the new rules were. </w:t>
      </w:r>
    </w:p>
    <w:p w:rsidR="00961472" w:rsidRPr="00AF3F86" w:rsidRDefault="00961472">
      <w:pPr>
        <w:pStyle w:val="AvonDraftBody"/>
        <w:ind w:left="0" w:right="0"/>
        <w:rPr>
          <w:rFonts w:ascii="Montserrat" w:hAnsi="Montserrat"/>
          <w:sz w:val="24"/>
        </w:rPr>
      </w:pPr>
      <w:r w:rsidRPr="00AF3F86">
        <w:rPr>
          <w:rFonts w:ascii="Montserrat" w:hAnsi="Montserrat"/>
          <w:sz w:val="24"/>
        </w:rPr>
        <w:tab/>
      </w:r>
      <w:r w:rsidRPr="00AF3F86">
        <w:rPr>
          <w:rFonts w:ascii="Montserrat" w:hAnsi="Montserrat"/>
          <w:i/>
          <w:sz w:val="24"/>
        </w:rPr>
        <w:t xml:space="preserve">You'll know soon enough, </w:t>
      </w:r>
      <w:r w:rsidRPr="00AF3F86">
        <w:rPr>
          <w:rFonts w:ascii="Montserrat" w:hAnsi="Montserrat"/>
          <w:sz w:val="24"/>
        </w:rPr>
        <w:t xml:space="preserve">her father/mother sent. </w:t>
      </w:r>
    </w:p>
    <w:p w:rsidR="00961472" w:rsidRPr="00AF3F86" w:rsidRDefault="00961472">
      <w:pPr>
        <w:pStyle w:val="AvonDraftBody"/>
        <w:ind w:left="0" w:right="0"/>
        <w:rPr>
          <w:rFonts w:ascii="Montserrat" w:hAnsi="Montserrat"/>
          <w:sz w:val="24"/>
        </w:rPr>
      </w:pPr>
      <w:r w:rsidRPr="00AF3F86">
        <w:rPr>
          <w:rFonts w:ascii="Montserrat" w:hAnsi="Montserrat"/>
          <w:i/>
          <w:sz w:val="24"/>
        </w:rPr>
        <w:tab/>
        <w:t xml:space="preserve">I still don't know how you can be who you are inside, </w:t>
      </w:r>
      <w:r w:rsidRPr="00AF3F86">
        <w:rPr>
          <w:rFonts w:ascii="Montserrat" w:hAnsi="Montserrat"/>
          <w:sz w:val="24"/>
        </w:rPr>
        <w:t>she sent back.</w:t>
      </w:r>
    </w:p>
    <w:p w:rsidR="00961472" w:rsidRPr="00AF3F86" w:rsidRDefault="00961472">
      <w:pPr>
        <w:pStyle w:val="AvonDraftBody"/>
        <w:ind w:left="0" w:right="0"/>
        <w:rPr>
          <w:rFonts w:ascii="Montserrat" w:hAnsi="Montserrat"/>
          <w:i/>
          <w:sz w:val="24"/>
        </w:rPr>
      </w:pPr>
      <w:r w:rsidRPr="00AF3F86">
        <w:rPr>
          <w:rFonts w:ascii="Montserrat" w:hAnsi="Montserrat"/>
          <w:i/>
          <w:sz w:val="24"/>
        </w:rPr>
        <w:tab/>
        <w:t>We are who we are. It's the beginning and end of the mystery. The understanding of what you can be if you choose. Once you understand who you are, you are free to be what ever your own potential allows. The only limits are the rules you have to understand to make it happen.</w:t>
      </w:r>
    </w:p>
    <w:p w:rsidR="00961472" w:rsidRPr="00AF3F86" w:rsidRDefault="00961472">
      <w:pPr>
        <w:pStyle w:val="AvonDraftBody"/>
        <w:ind w:left="0" w:right="0"/>
        <w:rPr>
          <w:rFonts w:ascii="Montserrat" w:hAnsi="Montserrat"/>
          <w:sz w:val="24"/>
        </w:rPr>
      </w:pPr>
      <w:r w:rsidRPr="00AF3F86">
        <w:rPr>
          <w:rFonts w:ascii="Montserrat" w:hAnsi="Montserrat"/>
          <w:i/>
          <w:sz w:val="24"/>
        </w:rPr>
        <w:tab/>
        <w:t xml:space="preserve">I am not sure that's an answer I can use, </w:t>
      </w:r>
      <w:r w:rsidRPr="00AF3F86">
        <w:rPr>
          <w:rFonts w:ascii="Montserrat" w:hAnsi="Montserrat"/>
          <w:sz w:val="24"/>
        </w:rPr>
        <w:t xml:space="preserve">she replied. </w:t>
      </w:r>
    </w:p>
    <w:p w:rsidR="00961472" w:rsidRPr="00AF3F86" w:rsidRDefault="00961472">
      <w:pPr>
        <w:pStyle w:val="AvonDraftBody"/>
        <w:ind w:left="0" w:right="0"/>
        <w:rPr>
          <w:rFonts w:ascii="Montserrat" w:hAnsi="Montserrat"/>
          <w:i/>
          <w:sz w:val="24"/>
        </w:rPr>
      </w:pPr>
      <w:r w:rsidRPr="00AF3F86">
        <w:rPr>
          <w:rFonts w:ascii="Montserrat" w:hAnsi="Montserrat"/>
          <w:i/>
          <w:sz w:val="24"/>
        </w:rPr>
        <w:tab/>
        <w:t xml:space="preserve">I know. There's still a lot to learn. Just be patient. We are almost there, </w:t>
      </w:r>
      <w:r w:rsidRPr="00AF3F86">
        <w:rPr>
          <w:rFonts w:ascii="Montserrat" w:hAnsi="Montserrat"/>
          <w:sz w:val="24"/>
        </w:rPr>
        <w:t xml:space="preserve">he informed her, just before the attitude of the plane changed and the pilot announced landing procedures. </w:t>
      </w:r>
      <w:r w:rsidRPr="00AF3F86">
        <w:rPr>
          <w:rFonts w:ascii="Montserrat" w:hAnsi="Montserrat"/>
          <w:i/>
          <w:sz w:val="24"/>
        </w:rPr>
        <w:t xml:space="preserve">Answers are always there. It's the questions that take so much effort to get right. Once you can ask the right questions, the answers are obvious. </w:t>
      </w:r>
    </w:p>
    <w:p w:rsidR="00961472" w:rsidRPr="00AF3F86" w:rsidRDefault="00961472">
      <w:pPr>
        <w:pStyle w:val="AvonDraftBody"/>
        <w:ind w:left="0" w:right="0"/>
        <w:rPr>
          <w:rFonts w:ascii="Montserrat" w:hAnsi="Montserrat"/>
          <w:sz w:val="24"/>
        </w:rPr>
      </w:pPr>
      <w:r w:rsidRPr="00AF3F86">
        <w:rPr>
          <w:rFonts w:ascii="Montserrat" w:hAnsi="Montserrat"/>
          <w:i/>
          <w:sz w:val="24"/>
        </w:rPr>
        <w:tab/>
        <w:t xml:space="preserve">I almost understand what you mean, </w:t>
      </w:r>
      <w:r w:rsidRPr="00AF3F86">
        <w:rPr>
          <w:rFonts w:ascii="Montserrat" w:hAnsi="Montserrat"/>
          <w:sz w:val="24"/>
        </w:rPr>
        <w:t xml:space="preserve">Asia replied with a wry smile. </w:t>
      </w:r>
    </w:p>
    <w:p w:rsidR="00961472" w:rsidRPr="00AF3F86" w:rsidRDefault="00961472">
      <w:pPr>
        <w:pStyle w:val="AvonDraftBody"/>
        <w:ind w:left="0" w:right="0"/>
        <w:rPr>
          <w:rFonts w:ascii="Montserrat" w:hAnsi="Montserrat"/>
          <w:sz w:val="24"/>
        </w:rPr>
      </w:pPr>
    </w:p>
    <w:p w:rsidR="00961472" w:rsidRPr="00AF3F86" w:rsidRDefault="00961472">
      <w:pPr>
        <w:pStyle w:val="AvonDraftBody"/>
        <w:ind w:left="0" w:right="0"/>
        <w:rPr>
          <w:rFonts w:ascii="Montserrat" w:hAnsi="Montserrat"/>
          <w:sz w:val="24"/>
        </w:rPr>
      </w:pPr>
      <w:r w:rsidRPr="00AF3F86">
        <w:rPr>
          <w:rFonts w:ascii="Montserrat" w:hAnsi="Montserrat"/>
          <w:sz w:val="24"/>
        </w:rPr>
        <w:t>Athena was pressed against the glass of the private lounge. She was studying the planes avidly while her mind turned over the things her mother had told her on the way to the airport. She had absorbed the strange revelations in spite of the distracted state she had been in. For one thing, she could hardly believe what her mother was telling her, but that she told her those things with Ira Montgomery present in the back of the limo really perplexed her. If what her mother was revealing was such a secret, why was she sharing that information with their butler present. It was not that she doubted the well mannered Englishman's integrity. Far from it. But if the secret had been kept from her, secrets about who and what she really was, how could her mother be so careless now?</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That had only been her first thought. She had kept studying his reaction, and reached the conclusion that he had known. Her respect for the man who was such an subtle yet intimate influence on her young life rose by an order of magnitude. A reflection of the esteem in which her mother obviously held him. A significant regard, since it was apparent that he really was human, and all the wonders he had witnessed in their company—or rather, her mother's company—had never phased or troubled him.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Her mother's briefing had not had time to settle in. As a result, she still experienced a shock when Ira escorted the three people they had been waiting for into the room. Athena turned around as Ira announced them and froze. Aside from her gaze, she could not make herself move. Her eyes simply did not know where to rest. She could not look at that other girl without a strange sense of being in two places at once—a particularly odd sensation given that on one hand she was, since she still perceived her mother so directly. Perhaps it was only that the resemblance between her and the girl was so striking she could easily imagine herself in her twin's place, even though she was not actually sharing her perceptions.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The girl's father and mother presented just as much difficulty to her stunned eyes. The woman could easily have been her mother's twin, save for the pale luster of her chalk blond hair, green eyes and darker complexion. The man was essentially her father with her mother's coloring, as opposed to her father's dark mahogany mane, and deep blue eyes. He had the same grey eyes, pale skin and deep red hair she did. That his daughter had. As she looked at him, she realized that she could </w:t>
      </w:r>
      <w:r w:rsidRPr="00AF3F86">
        <w:rPr>
          <w:rFonts w:ascii="Montserrat" w:hAnsi="Montserrat"/>
          <w:i/>
          <w:sz w:val="24"/>
        </w:rPr>
        <w:t>feel</w:t>
      </w:r>
      <w:r w:rsidRPr="00AF3F86">
        <w:rPr>
          <w:rFonts w:ascii="Montserrat" w:hAnsi="Montserrat"/>
          <w:sz w:val="24"/>
        </w:rPr>
        <w:t xml:space="preserve"> him.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She actually slid down to the floor as something within her took notice and recognized his physical dimensions with the same satisfaction she had felt at experiencing her mother's perceptions. Her brain tried to twist itself around the sudden realization that she was looking at her real father. She was looking at her mother. It was true, and she could not imagine how it made sense, but in a wordless way, it did. The recognition was instant. There before her was a biological truth as natural as breathing. Her eyes closed and her head began to spin. She knew it instinctively, and it was utterly alien to her. To deny it was like denying herself breath. She did not even struggle as the world tried to leap away from her. </w:t>
      </w:r>
    </w:p>
    <w:p w:rsidR="00961472" w:rsidRPr="00AF3F86" w:rsidRDefault="00961472">
      <w:pPr>
        <w:pStyle w:val="AvonDraftBody"/>
        <w:ind w:left="0" w:right="0"/>
        <w:rPr>
          <w:rFonts w:ascii="Montserrat" w:hAnsi="Montserrat"/>
          <w:sz w:val="24"/>
        </w:rPr>
      </w:pPr>
      <w:r w:rsidRPr="00AF3F86">
        <w:rPr>
          <w:rFonts w:ascii="Montserrat" w:hAnsi="Montserrat"/>
          <w:sz w:val="24"/>
        </w:rPr>
        <w:tab/>
        <w:t>She could feel warm hands reaching into the abyss after her. Familiar hands. Male and female hands that did not belong to her, but which she would one day possess in her own right. At the last moment, as lips strove to close over her own, she drew in a ragged gasp. Her eyes fluttered open, but dark confusion swam in her view for the few moments it took for oxygen to reach her brain.</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The sight of Arden, a man and a woman, resolved with a heady rush. The image she saw was not what she expected. She was seeing things that danced in her vision, metaphoric images struggling to assume a relativistic context. Arden, her mother and her father, were like two sides of a coin minted in three dimensions. Two separate people, and yet one person. The question was obvious, from this perspective. What was the expression of a whole person in human terms? How could her mother have realized her full potential as just a man or just a woman? The answer was so obvious. Be both. And clearly she had. Her eyes drifted past her parent, and skittered across the metaphoric background for a moment, before she realized that she was dreaming.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She opened her eyes and saw her mother leaning over her with a concerned expression. Her father—her thoughts whirled as she asked herself what she was supposed to call the man she had thought of as her father, if she had no choice but to call this other side of her mother "father"...kneeled at her other side with identical concern. She took a few more breaths, and then said aloud, "If I had not seen it with my..." she frowned, she had needed more than sight for this. She rephrased, "If I had not </w:t>
      </w:r>
      <w:r w:rsidRPr="00AF3F86">
        <w:rPr>
          <w:rFonts w:ascii="Montserrat" w:hAnsi="Montserrat"/>
          <w:i/>
          <w:sz w:val="24"/>
        </w:rPr>
        <w:t>seen</w:t>
      </w:r>
      <w:r w:rsidRPr="00AF3F86">
        <w:rPr>
          <w:rFonts w:ascii="Montserrat" w:hAnsi="Montserrat"/>
          <w:sz w:val="24"/>
        </w:rPr>
        <w:t xml:space="preserve"> it," stressing the word to imply greater vision, "I would never have believed it."</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"Are you okay?" she heard her voice ask.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Athena sat up and looked at her twin. Only the absence of an echo within her own head told her that she nad not spoken. Listening to herself through her mother's ears, she had gotten used to the sound of her own voice, though. She could honestly say it was identical to her sister's. She could not help but laugh.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"You're okay," Athena observed once she had sobered up again.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"I was a wreck when I first figured it out," Asia admitted easily. "I still have a hard time believing it, but you're right, until you actually </w:t>
      </w:r>
      <w:r w:rsidRPr="00AF3F86">
        <w:rPr>
          <w:rFonts w:ascii="Montserrat" w:hAnsi="Montserrat"/>
          <w:i/>
          <w:sz w:val="24"/>
        </w:rPr>
        <w:t xml:space="preserve">see </w:t>
      </w:r>
      <w:r w:rsidRPr="00AF3F86">
        <w:rPr>
          <w:rFonts w:ascii="Montserrat" w:hAnsi="Montserrat"/>
          <w:sz w:val="24"/>
        </w:rPr>
        <w:t>it, it is impossible to imagine." Anastasia turned to the red headed couple, "The question is, why?"</w:t>
      </w:r>
    </w:p>
    <w:p w:rsidR="00961472" w:rsidRPr="00AF3F86" w:rsidRDefault="00961472">
      <w:pPr>
        <w:pStyle w:val="AvonDraftBody"/>
        <w:ind w:left="0" w:right="0"/>
        <w:rPr>
          <w:rFonts w:ascii="Montserrat" w:hAnsi="Montserrat"/>
          <w:sz w:val="24"/>
        </w:rPr>
      </w:pPr>
      <w:r w:rsidRPr="00AF3F86">
        <w:rPr>
          <w:rFonts w:ascii="Montserrat" w:hAnsi="Montserrat"/>
          <w:sz w:val="24"/>
        </w:rPr>
        <w:tab/>
        <w:t>"There is more than one answer. The first and simplest answer is that this is our true nature. The second, and I think the answer to the question you are really asking, is because we live in a human world, and it would not have helped either of you to know what you were or what you would become until you were old enough to understand that humans don't know about us, and until they are ready, should not know about us. We can talk about that later," Arden said in eerie unison. "For now, let's go somewhere private and get to know each other."</w:t>
      </w:r>
    </w:p>
    <w:p w:rsidR="00961472" w:rsidRPr="00AF3F86" w:rsidRDefault="00961472">
      <w:pPr>
        <w:pStyle w:val="AvonDraftBody"/>
        <w:ind w:left="0" w:right="0"/>
        <w:rPr>
          <w:rFonts w:ascii="Montserrat" w:hAnsi="Montserrat"/>
          <w:sz w:val="24"/>
        </w:rPr>
      </w:pPr>
      <w:r w:rsidRPr="00AF3F86">
        <w:rPr>
          <w:rFonts w:ascii="Montserrat" w:hAnsi="Montserrat"/>
          <w:sz w:val="24"/>
        </w:rPr>
        <w:tab/>
        <w:t>The girls exchanged a look and nodded agreement.</w:t>
      </w:r>
    </w:p>
    <w:p w:rsidR="00961472" w:rsidRPr="00AF3F86" w:rsidRDefault="00961472">
      <w:pPr>
        <w:pStyle w:val="AvonDraftBody"/>
        <w:ind w:left="0" w:right="0"/>
        <w:rPr>
          <w:rFonts w:ascii="Montserrat" w:hAnsi="Montserrat"/>
          <w:sz w:val="24"/>
        </w:rPr>
      </w:pPr>
    </w:p>
    <w:p w:rsidR="00961472" w:rsidRPr="00AF3F86" w:rsidRDefault="00961472">
      <w:pPr>
        <w:pStyle w:val="AvonDraftBody"/>
        <w:ind w:left="0" w:right="0"/>
        <w:rPr>
          <w:rFonts w:ascii="Montserrat" w:hAnsi="Montserrat"/>
          <w:sz w:val="24"/>
        </w:rPr>
      </w:pPr>
      <w:r w:rsidRPr="00AF3F86">
        <w:rPr>
          <w:rFonts w:ascii="Montserrat" w:hAnsi="Montserrat"/>
          <w:sz w:val="24"/>
        </w:rPr>
        <w:t xml:space="preserve">Anastasia and Athenasia sat across from each other in the living room of their mother's San Francisco apartment. They had accompanied their mother and father up from her offices in the same building. The woman Anastasia had thought of as her mother until recently had excused herself to go shopping, knowing exactly what the two girls knew as they sat there alone. </w:t>
      </w:r>
    </w:p>
    <w:p w:rsidR="00961472" w:rsidRPr="00AF3F86" w:rsidRDefault="00961472">
      <w:pPr>
        <w:pStyle w:val="AvonDraftBody"/>
        <w:ind w:left="0" w:right="0"/>
        <w:rPr>
          <w:rFonts w:ascii="Montserrat" w:hAnsi="Montserrat"/>
          <w:sz w:val="24"/>
        </w:rPr>
      </w:pPr>
      <w:r w:rsidRPr="00AF3F86">
        <w:rPr>
          <w:rFonts w:ascii="Montserrat" w:hAnsi="Montserrat"/>
          <w:sz w:val="24"/>
        </w:rPr>
        <w:tab/>
        <w:t>"They're going to have sex," Asia commented.</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"They're going to have sex," Athena agreed. It had been obvious from the moment their mother and father touched that they would. That they had to. Arden paid a price for having realized her full potential. She had divided herself and the whole of herself demanded the fulfillment of her design. Man and woman, two expressions that were designed to embrace one another. Given the bonds the girls had established with their parents, there was no denying it. No avoiding it either. They had sat there, quietly blushing, as their parents excused themselves and entered the master bedroom. Both girls wanted to leave, to give Arden the privacy they felt sh-he deserved, but something told them there was no safe distance. They both knew better than to be in public while tuned in to what was already beginning.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They both tried not to look, as it were, but there was so much curiosity in them, they could not help it.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"I already know what it feels like for him," Asia murmured. "I suppose you know what it's like for her?" Athena nodded. She explained what had happened the night before, and confessed to being curious about what her father—what Ash had felt at the time. "I suppose I envy you that," Asia said, softly. "I did not mean to spy on him, but I just couldn't tune him out like I thought I would be able to. Once it happened once, it really didn't matter anymore. I just wished he had been a woman. I mean," she blushed, "I wouldn't feel so strange about it if I was a boy, or if he was a woman. Of course, he is a woman," she added with a grin.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"I wish I knew how </w:t>
      </w:r>
      <w:r w:rsidRPr="00AF3F86">
        <w:rPr>
          <w:rFonts w:ascii="Montserrat" w:hAnsi="Montserrat"/>
          <w:i/>
          <w:sz w:val="24"/>
        </w:rPr>
        <w:t>that</w:t>
      </w:r>
      <w:r w:rsidRPr="00AF3F86">
        <w:rPr>
          <w:rFonts w:ascii="Montserrat" w:hAnsi="Montserrat"/>
          <w:sz w:val="24"/>
        </w:rPr>
        <w:t xml:space="preserve"> happened," Athena interjected. </w:t>
      </w:r>
    </w:p>
    <w:p w:rsidR="00961472" w:rsidRPr="00AF3F86" w:rsidRDefault="00961472">
      <w:pPr>
        <w:pStyle w:val="AvonDraftBody"/>
        <w:ind w:left="0" w:right="0"/>
        <w:rPr>
          <w:rFonts w:ascii="Montserrat" w:hAnsi="Montserrat"/>
          <w:sz w:val="24"/>
        </w:rPr>
      </w:pPr>
      <w:r w:rsidRPr="00AF3F86">
        <w:rPr>
          <w:rFonts w:ascii="Montserrat" w:hAnsi="Montserrat"/>
          <w:sz w:val="24"/>
        </w:rPr>
        <w:tab/>
        <w:t>"You are wondering if it will happen to you," Asia corrected sympathetically.</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Athena thought about her reaction the previous night and confessed, "I hope it does." Asia looked at her curiously. Athena shrugged, "In a way this makes sense to me. I mean, if I were going to experiment with sex, I think it would be a lot safer if I was having sex with myself—my other self, I guess. I'd rather wait until I really knew what I was doing before doing this with someone else." Athena had no doubt that this conversation was far beyond the pale of what seven year old girls talked to each other about, but in a way she was grateful for Anastasia's presence. They were both confronting the same unknown without any guidelines to follow. She was even grateful for something so odd to focus on, because she still had no idea how to address the sudden addition of a twin sibling to her life.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From the moment they had met, and begun to encounter levels of similarity beyond the way they looked, there had been a promise of tension and friction equal to the allure of their resemblance. For one thing, Anastasia also had the nickname "Phoenix", which made a lot of sense given her first name. Personality and manner also betrayed similar currents in the way they thought and perceived the universe. They had just met, and yet they already carried on like life long friends. Given the introduction of telepathy, it made a strange kind of sense that they had been kept separated from one another for so long.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"I was wondering," Anastasia confessed, still following her train of thought, "if there already is some male version of me somewhere, that they just haven't gotten around to telling me about." Athena raised an eyebrow, but clearly, if they could be kept ignorant of each other, then they could be just as ignorant of masculine compliments.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"That would be too strange," Athena muttered apprehensively. "That would be even more strange than meeting you, and you saw how well I handled that." The girls laughed. The conversation just stuttered to a halt then as the tacit music shattered their concentration. The two moved only to put more distance between them. It would have been all too easy to get closer to one another—too close—if they had not, and both of them understood it would not have been of their own will as much as a submission to the siren song that had captured them. </w:t>
      </w:r>
    </w:p>
    <w:p w:rsidR="00961472" w:rsidRPr="00AF3F86" w:rsidRDefault="00961472">
      <w:pPr>
        <w:pStyle w:val="AvonDraftBody"/>
        <w:ind w:left="0" w:right="0"/>
        <w:rPr>
          <w:rFonts w:ascii="Montserrat" w:hAnsi="Montserrat"/>
          <w:sz w:val="24"/>
        </w:rPr>
      </w:pPr>
    </w:p>
    <w:p w:rsidR="00961472" w:rsidRPr="00AF3F86" w:rsidRDefault="00961472">
      <w:pPr>
        <w:pStyle w:val="AvonDraftBody"/>
        <w:ind w:left="0" w:right="0"/>
        <w:rPr>
          <w:rFonts w:ascii="Montserrat" w:hAnsi="Montserrat"/>
          <w:sz w:val="24"/>
        </w:rPr>
      </w:pPr>
      <w:r w:rsidRPr="00AF3F86">
        <w:rPr>
          <w:rFonts w:ascii="Montserrat" w:hAnsi="Montserrat"/>
          <w:i/>
          <w:sz w:val="24"/>
        </w:rPr>
        <w:t>It would have nice if they had been older before facing this,</w:t>
      </w:r>
      <w:r w:rsidRPr="00AF3F86">
        <w:rPr>
          <w:rFonts w:ascii="Montserrat" w:hAnsi="Montserrat"/>
          <w:sz w:val="24"/>
        </w:rPr>
        <w:t xml:space="preserve"> he thought. She did not need to reply, for their thoughts were so deeply intertwined that he had felt her agreement before he had even found words to frame the thought. Even as they danced that ancient dance, a large part of their conjoined attention was focused on the two girls. Together they admired their restraint, knowing how sensual they both were, and knowing how what they were doing was effecting them. Among their own kind, it was common for children in full rapport to respond to such input with more abandon. It was even acceptable, because as Athena put it, they were too young to risk the greatest consequence of such activity. It had to be acceptable. It was the price that had to be paid for the mental gifts their race had evolved. On one hand, there were no walls in a telepathic society. Shame was considered more obscene than sex, because no one wanted to feel another's shame, and few people really objected to feeling another's pleasure. On the other hand, the power itself demanded some powerful anchorage or a mind simple became uprooted itself from the body.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Sexual activity was introduced hand in hand with psionic ability, because it was a powerful, and persistent anchor. Lesser sensualities, like eating and exercise played a part, but sex was never discouraged. As a result, their native attitudes about sex and intimacy were very different from their human cousins'. </w:t>
      </w:r>
    </w:p>
    <w:p w:rsidR="00961472" w:rsidRPr="00AF3F86" w:rsidRDefault="00961472">
      <w:pPr>
        <w:pStyle w:val="AvonDraftBody"/>
        <w:ind w:left="0" w:right="0"/>
        <w:rPr>
          <w:rFonts w:ascii="Montserrat" w:hAnsi="Montserrat"/>
          <w:sz w:val="24"/>
        </w:rPr>
      </w:pPr>
      <w:r w:rsidRPr="00AF3F86">
        <w:rPr>
          <w:rFonts w:ascii="Montserrat" w:hAnsi="Montserrat"/>
          <w:sz w:val="24"/>
        </w:rPr>
        <w:tab/>
      </w:r>
      <w:r w:rsidRPr="00AF3F86">
        <w:rPr>
          <w:rFonts w:ascii="Montserrat" w:hAnsi="Montserrat"/>
          <w:i/>
          <w:sz w:val="24"/>
        </w:rPr>
        <w:t xml:space="preserve">They are not the first to start this young. They are just the only ones who had to do it in a human world, </w:t>
      </w:r>
      <w:r w:rsidRPr="00AF3F86">
        <w:rPr>
          <w:rFonts w:ascii="Montserrat" w:hAnsi="Montserrat"/>
          <w:sz w:val="24"/>
        </w:rPr>
        <w:t xml:space="preserve">she reminded him. </w:t>
      </w:r>
      <w:r w:rsidRPr="00AF3F86">
        <w:rPr>
          <w:rFonts w:ascii="Montserrat" w:hAnsi="Montserrat"/>
          <w:i/>
          <w:sz w:val="24"/>
        </w:rPr>
        <w:t>Besides, I wanted them here to see this. It's time they discovered what they really are, and I want them to know about it before they go home.</w:t>
      </w:r>
      <w:r w:rsidRPr="00AF3F86">
        <w:rPr>
          <w:rFonts w:ascii="Montserrat" w:hAnsi="Montserrat"/>
          <w:sz w:val="24"/>
        </w:rPr>
        <w:t xml:space="preserve"> He silently agreed. He wondered if the girls were sensitive enough to realize that the intercourse they were witnessing was as much spiritual as physical. Could they feel the tension he and she were working so hard, so carefully, to relax? Could they feel the walls between the male and the female minds that their intimacy was designed to bring down?</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It was a long, delicate process. The years they had spent apart had made it so. In a way, the effort it took them to become one was the key reason their own kind had adopted humanity—once they had discovered it. To divide, to go out and live apart, seeking human style pairings, and even marrying and raising families, before returning to each other. The prospect of reunion only became richer and more promising over time. Time meant experience, and it was the tricky demands of weaving the disparate experiences of multiple lives together that enriched the reunion.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By the time Arden was truly one mind in two bodies again, her daughters had recognized that something truly significant was happening and they looked on with profound interest. Having intended for her daughters to witness this, she called them to witness the transformation they had no choice but to feel. As the girls entered, Arden was nestled against her other, in her favorite position. He penetrated her from behind as they lay on their sides. As the girls watched, their bodies wavered for an instant. In one short, simple and direct translation, the two bodies merged into one.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Arden lay on her side for a moment, enjoying the bath of invisible power that had dissolved and reconstituted her body with such dispatch. Her daughters looked at her with fascination, feeling as well as she had the abrupt transition from duality to unity. From male and female to something that was both without being either. Their mother was virtually the same as she had been, except that she had become more androgynous. She was flat chested like a man, but with the same stature and proportions she had enjoyed as a woman. Her body looked a little harder, displaying the firm muscle tone of a predator or an athlete. Her reproductive organs were internal at the moment, but from the sensations they still picked up from her, they could tell that she possessed a single reproductive system with dual applications. Knowing nothing of this third sex, they were able to deduce that it was capable of performing all the functions—and assuming the necessary forms—for sex as they currently understood it. </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Arden anticipated their first question. "Our people didn't have a concept of physical sexes until we encountered humans, so we don't have a word to describe our sex or gender," she explained as she stood up. "We were simply </w:t>
      </w:r>
      <w:r w:rsidRPr="00AF3F86">
        <w:rPr>
          <w:rFonts w:ascii="Montserrat" w:hAnsi="Montserrat"/>
          <w:i/>
          <w:sz w:val="24"/>
        </w:rPr>
        <w:t>avon.</w:t>
      </w:r>
      <w:r w:rsidRPr="00AF3F86">
        <w:rPr>
          <w:rFonts w:ascii="Montserrat" w:hAnsi="Montserrat"/>
          <w:sz w:val="24"/>
        </w:rPr>
        <w:t xml:space="preserve"> Because of the resemblance between us and women, we use the female pronouns when we speak human languages. It is an easy adjustment, and there was no way to introduce words for a third sex or gender into every human language—especially on worlds where humans are not aware that there is another 'human' race."</w:t>
      </w:r>
    </w:p>
    <w:p w:rsidR="00961472" w:rsidRPr="00AF3F86" w:rsidRDefault="00961472">
      <w:pPr>
        <w:pStyle w:val="AvonDraftBody"/>
        <w:ind w:left="0" w:right="0"/>
        <w:rPr>
          <w:rFonts w:ascii="Montserrat" w:hAnsi="Montserrat"/>
          <w:sz w:val="24"/>
        </w:rPr>
      </w:pPr>
      <w:r w:rsidRPr="00AF3F86">
        <w:rPr>
          <w:rFonts w:ascii="Montserrat" w:hAnsi="Montserrat"/>
          <w:sz w:val="24"/>
        </w:rPr>
        <w:tab/>
        <w:t>"Another human race?" Athena asked. "I thought you just told us that we weren't human." Arden had told her again on the way to her office, to ensure that everyone in the car was on the same page. The existence of psionic power had been enough for the girls to accept that they were aliens, but now that they could see how alien they were—or would have been if they were not girls.</w:t>
      </w:r>
    </w:p>
    <w:p w:rsidR="00961472" w:rsidRPr="00AF3F86" w:rsidRDefault="00961472">
      <w:pPr>
        <w:pStyle w:val="AvonDraftBody"/>
        <w:ind w:left="0" w:right="0"/>
        <w:rPr>
          <w:rFonts w:ascii="Montserrat" w:hAnsi="Montserrat"/>
          <w:sz w:val="24"/>
        </w:rPr>
      </w:pPr>
      <w:r w:rsidRPr="00AF3F86">
        <w:rPr>
          <w:rFonts w:ascii="Montserrat" w:hAnsi="Montserrat"/>
          <w:sz w:val="24"/>
        </w:rPr>
        <w:tab/>
        <w:t>"Another human race," Arden nodded, "but not what you would call a direct relative. Our people evolved independently from humans. Because our two races evolved and adapted in similar environments, and flourished in the possession of similar survival traits, we became genetically congruent. We're genetic cousins, so to speak. A true rarity in the universe," she grinned. "Isolated populations possessing intelligence and psionic potential, and naturally capable of limited interbreeding."</w:t>
      </w:r>
    </w:p>
    <w:p w:rsidR="00961472" w:rsidRPr="00AF3F86" w:rsidRDefault="00961472">
      <w:pPr>
        <w:pStyle w:val="AvonDraftBody"/>
        <w:ind w:left="0" w:right="0"/>
        <w:rPr>
          <w:rFonts w:ascii="Montserrat" w:hAnsi="Montserrat"/>
          <w:sz w:val="24"/>
        </w:rPr>
      </w:pPr>
      <w:r w:rsidRPr="00AF3F86">
        <w:rPr>
          <w:rFonts w:ascii="Montserrat" w:hAnsi="Montserrat"/>
          <w:sz w:val="24"/>
        </w:rPr>
        <w:tab/>
        <w:t>The girls struggled with that. Each of them had been exposed to the concepts their mother had used. They owed that to their own curiosity and the incessant questions they plagued their parents with. Arden beamed with pride as the two took so long to find a genuine question. "Limited interbreeding?" they asked in unison.</w:t>
      </w:r>
    </w:p>
    <w:p w:rsidR="00961472" w:rsidRPr="00AF3F86" w:rsidRDefault="00961472">
      <w:pPr>
        <w:pStyle w:val="AvonDraftBody"/>
        <w:ind w:left="0" w:right="0"/>
        <w:rPr>
          <w:rFonts w:ascii="Montserrat" w:hAnsi="Montserrat"/>
          <w:sz w:val="24"/>
        </w:rPr>
      </w:pPr>
      <w:r w:rsidRPr="00AF3F86">
        <w:rPr>
          <w:rFonts w:ascii="Montserrat" w:hAnsi="Montserrat"/>
          <w:sz w:val="24"/>
        </w:rPr>
        <w:tab/>
        <w:t xml:space="preserve">"I think you both have to learn a lot more about genetics to understand the complete answer," she assessed, "but the simple version is that human and avon mothers pass on the same genetic information, in pretty much the same way. An avon mother could have a child with a human father and the child would be born human, and a human mother could have a child with an avon father and the child would be born avon. But," she amended, "there are instances where the matter is more complicated than that, but you will have time to learn all of this as you grow up. All you need to know is that we're not human, but we have so much in common with humans that we're practically family."  </w:t>
      </w:r>
    </w:p>
    <w:p w:rsidR="00961472" w:rsidRPr="00AF3F86" w:rsidRDefault="00961472">
      <w:pPr>
        <w:pStyle w:val="AvonDraftBody"/>
        <w:ind w:left="0" w:right="0"/>
        <w:rPr>
          <w:rFonts w:ascii="Montserrat" w:hAnsi="Montserrat"/>
          <w:sz w:val="24"/>
        </w:rPr>
      </w:pPr>
    </w:p>
    <w:p w:rsidR="00961472" w:rsidRPr="00AF3F86" w:rsidRDefault="00961472">
      <w:pPr>
        <w:pStyle w:val="AvonDraftBody"/>
        <w:ind w:left="0" w:right="0"/>
        <w:rPr>
          <w:rFonts w:ascii="Montserrat" w:hAnsi="Montserrat"/>
          <w:sz w:val="24"/>
        </w:rPr>
      </w:pP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 Awakening to sexuality</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 xml:space="preserve">Arden's eyes snapped open as, far away, her mother woke up. </w:t>
      </w:r>
      <w:r w:rsidRPr="00AF3F86">
        <w:rPr>
          <w:rFonts w:ascii="Montserrat" w:hAnsi="Montserrat" w:cs="Arial"/>
          <w:i/>
          <w:sz w:val="24"/>
        </w:rPr>
        <w:t xml:space="preserve">Mmm. Do we have to get up? </w:t>
      </w:r>
      <w:r w:rsidRPr="00AF3F86">
        <w:rPr>
          <w:rFonts w:ascii="Montserrat" w:hAnsi="Montserrat" w:cs="Arial"/>
          <w:sz w:val="24"/>
        </w:rPr>
        <w:t xml:space="preserve">she thought. Instead of an answer, her body was lifted from the bed and stripped out of the over-sized T-shirt Arden used for a night gown. </w:t>
      </w:r>
      <w:r w:rsidRPr="00AF3F86">
        <w:rPr>
          <w:rFonts w:ascii="Montserrat" w:hAnsi="Montserrat" w:cs="Arial"/>
          <w:i/>
          <w:sz w:val="24"/>
        </w:rPr>
        <w:t xml:space="preserve">OK, OK, I'm up, I'm up! </w:t>
      </w:r>
      <w:r w:rsidRPr="00AF3F86">
        <w:rPr>
          <w:rFonts w:ascii="Montserrat" w:hAnsi="Montserrat" w:cs="Arial"/>
          <w:sz w:val="24"/>
        </w:rPr>
        <w:t xml:space="preserve">her thoughts squealed before her mother could thrust her body into the shower. </w:t>
      </w:r>
      <w:r w:rsidRPr="00AF3F86">
        <w:rPr>
          <w:rFonts w:ascii="Montserrat" w:hAnsi="Montserrat" w:cs="Arial"/>
          <w:i/>
          <w:sz w:val="24"/>
        </w:rPr>
        <w:t xml:space="preserve">Good girl, </w:t>
      </w:r>
      <w:r w:rsidRPr="00AF3F86">
        <w:rPr>
          <w:rFonts w:ascii="Montserrat" w:hAnsi="Montserrat" w:cs="Arial"/>
          <w:sz w:val="24"/>
        </w:rPr>
        <w:t xml:space="preserve">her other self thought, mental fingers running through her daughter's hair to untangle the braid she had worn to bed. Alexandrea Erin Sinclair examined her daughter's body. Arden had been in perfect synch with Alex since she had reached menarche a few months ago, and Alex was amazed to discover that they had even ovulated at the same time. She guided her daughter's mind through the same examination and then watched as her daughter dismantled the unfertilized ovum with a shared silent prayer. Alex didn't expect her daughter to run out and get herself pregnant at eleven years old, but she had learned that there was only one way to be sure. For a telepath there could be no abortion, only prevention. </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 xml:space="preserve">Alex hugged her daughter with her thoughts, and started seeing to her own body maintenance as Arden slipped into the shower. Alex cast an inquiring, </w:t>
      </w:r>
      <w:r w:rsidRPr="00AF3F86">
        <w:rPr>
          <w:rFonts w:ascii="Montserrat" w:hAnsi="Montserrat" w:cs="Arial"/>
          <w:i/>
          <w:sz w:val="24"/>
        </w:rPr>
        <w:t xml:space="preserve">What time is it there? </w:t>
      </w:r>
      <w:r w:rsidRPr="00AF3F86">
        <w:rPr>
          <w:rFonts w:ascii="Montserrat" w:hAnsi="Montserrat" w:cs="Arial"/>
          <w:sz w:val="24"/>
        </w:rPr>
        <w:t xml:space="preserve">at Arden, who reached out for the sun. </w:t>
      </w:r>
      <w:r w:rsidRPr="00AF3F86">
        <w:rPr>
          <w:rFonts w:ascii="Montserrat" w:hAnsi="Montserrat" w:cs="Arial"/>
          <w:i/>
          <w:sz w:val="24"/>
        </w:rPr>
        <w:t xml:space="preserve">It's pretty late, feels like the sun's going to go down soon, say seventeen hundred local time. </w:t>
      </w:r>
      <w:r w:rsidRPr="00AF3F86">
        <w:rPr>
          <w:rFonts w:ascii="Montserrat" w:hAnsi="Montserrat" w:cs="Arial"/>
          <w:sz w:val="24"/>
        </w:rPr>
        <w:t xml:space="preserve">Alex nodded to herself, sending back, </w:t>
      </w:r>
      <w:r w:rsidRPr="00AF3F86">
        <w:rPr>
          <w:rFonts w:ascii="Montserrat" w:hAnsi="Montserrat" w:cs="Arial"/>
          <w:i/>
          <w:sz w:val="24"/>
        </w:rPr>
        <w:t xml:space="preserve">Matching me is really screwing up your rhythms, Arden. I'm sorry. </w:t>
      </w:r>
      <w:r w:rsidRPr="00AF3F86">
        <w:rPr>
          <w:rFonts w:ascii="Montserrat" w:hAnsi="Montserrat" w:cs="Arial"/>
          <w:sz w:val="24"/>
        </w:rPr>
        <w:t>Arden shrugged, as the water danced down her body,</w:t>
      </w:r>
      <w:r w:rsidRPr="00AF3F86">
        <w:rPr>
          <w:rFonts w:ascii="Montserrat" w:hAnsi="Montserrat" w:cs="Arial"/>
          <w:i/>
          <w:sz w:val="24"/>
        </w:rPr>
        <w:t xml:space="preserve"> Don't worry, Mom, I'm fine. </w:t>
      </w:r>
      <w:r w:rsidRPr="00AF3F86">
        <w:rPr>
          <w:rFonts w:ascii="Montserrat" w:hAnsi="Montserrat" w:cs="Arial"/>
          <w:sz w:val="24"/>
        </w:rPr>
        <w:t xml:space="preserve">Alex sighed and nodded, the priorities of the mission demanded that her daughter's hours run in synch with hers. Arden didn't worry about the little details, she was happy enough to be awake and bathed in time to treat her mother to a spectacular sunset. </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 xml:space="preserve">Alex savored the gift of her daughter's senses. She found it almost impossible to hide her concern from Arden, given the way their identities had become merged during the days, weeks and now months, while the </w:t>
      </w:r>
      <w:r w:rsidRPr="00AF3F86">
        <w:rPr>
          <w:rFonts w:ascii="Montserrat" w:hAnsi="Montserrat" w:cs="Arial"/>
          <w:i/>
          <w:sz w:val="24"/>
        </w:rPr>
        <w:t xml:space="preserve">Adventure </w:t>
      </w:r>
      <w:r w:rsidRPr="00AF3F86">
        <w:rPr>
          <w:rFonts w:ascii="Montserrat" w:hAnsi="Montserrat" w:cs="Arial"/>
          <w:sz w:val="24"/>
        </w:rPr>
        <w:t>was being run through deeper dives and proportionately greater leaps across space. Alex could not help being worried about the way Arden's body was wrenching itself to adjust for the time dilation Alex's body experienced in translation. Nor could she guess the potential damage, given the amount of time they spent attuned to each other during their waking moments, could be doing to Arden. Or herself. It rivaled the bonding they had experienced during Alex's pregnancy with Arden. In a lot of ways Erin and Arden had become two sides of the same coin.</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Arden's innocence was almost painful to behold. Behind the studied seriousness, that made her seem so much more mature than a girl her age ought to have been, was a wide eyed naïf in love with life and its wonder. Arden abandoned herself completely and without restraint unto the objects of her affection. It was the only way she knew how to express love, losing herself in the wonder and mystery of a person or thing, and Arden loved her mother more than life itself. For Alex, who loved her daughter no less, and perhaps more fearfully, her greatest fear was that one day her mind would give in and devour that willing self sacrifice. Alex forced those thoughts away from her daughter.</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 xml:space="preserve">Arden was aware that her mother's mind was hiding things from her, but she chose to ignore it. She simply savored the sensation of her mother filling her awareness, looking through her eyes, sharing every nuance of sensation her little body could produce. The past four years had been an adventure in which, to her utter happiness, she had made herself an indispensable asset to her mother's success. Arden did not understand the full ramifications of what her mother was trying to achieve. All she needed to know was that it was important to her mother. It was not a mystery to Arden. She knew, in a very literal sense, that the foundations of her very identity resided in Alexandrea Erin Sinclair. </w:t>
      </w:r>
      <w:r w:rsidRPr="00AF3F86">
        <w:rPr>
          <w:rFonts w:ascii="Montserrat" w:hAnsi="Montserrat" w:cs="Arial"/>
          <w:i/>
          <w:sz w:val="24"/>
        </w:rPr>
        <w:t>Mother</w:t>
      </w:r>
      <w:r w:rsidRPr="00AF3F86">
        <w:rPr>
          <w:rFonts w:ascii="Montserrat" w:hAnsi="Montserrat" w:cs="Arial"/>
          <w:sz w:val="24"/>
        </w:rPr>
        <w:t xml:space="preserve"> and </w:t>
      </w:r>
      <w:r w:rsidRPr="00AF3F86">
        <w:rPr>
          <w:rFonts w:ascii="Montserrat" w:hAnsi="Montserrat" w:cs="Arial"/>
          <w:i/>
          <w:sz w:val="24"/>
        </w:rPr>
        <w:t>goddess</w:t>
      </w:r>
      <w:r w:rsidRPr="00AF3F86">
        <w:rPr>
          <w:rFonts w:ascii="Montserrat" w:hAnsi="Montserrat" w:cs="Arial"/>
          <w:sz w:val="24"/>
        </w:rPr>
        <w:t xml:space="preserve"> meant much the same thing to young Arden.</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r>
      <w:r w:rsidRPr="00AF3F86">
        <w:rPr>
          <w:rFonts w:ascii="Montserrat" w:hAnsi="Montserrat" w:cs="Arial"/>
          <w:i/>
          <w:sz w:val="24"/>
        </w:rPr>
        <w:t xml:space="preserve">Was it a mistake? </w:t>
      </w:r>
      <w:r w:rsidRPr="00AF3F86">
        <w:rPr>
          <w:rFonts w:ascii="Montserrat" w:hAnsi="Montserrat" w:cs="Arial"/>
          <w:sz w:val="24"/>
        </w:rPr>
        <w:t xml:space="preserve">their minds suddenly echoed, as they chanced as one across mar on their conscience. In between jumps, Arden would watch the activity aboard the ship through her mother's eyes. Occasionally, while her mother took over Arden's body to enjoy a taste of childhood, Arden was able to become a part of the crew, and take part in ship-board camaraderie. Neither of them had wanted to examine where that had led. In her mother's body, she gotten a taste of adulthood and its complex experiences. Alex carefully pointed out, </w:t>
      </w:r>
      <w:r w:rsidRPr="00AF3F86">
        <w:rPr>
          <w:rFonts w:ascii="Montserrat" w:hAnsi="Montserrat" w:cs="Arial"/>
          <w:i/>
          <w:sz w:val="24"/>
        </w:rPr>
        <w:t xml:space="preserve">It's not like you were ignorant. You have eavesdropped on my love making ever since you first tasted how it made my body feel. </w:t>
      </w:r>
      <w:r w:rsidRPr="00AF3F86">
        <w:rPr>
          <w:rFonts w:ascii="Montserrat" w:hAnsi="Montserrat" w:cs="Arial"/>
          <w:sz w:val="24"/>
        </w:rPr>
        <w:t xml:space="preserve">They looked at it together, finally. Experiences that she had once known through her mother, she explored for herself in her mother's body. Experiences which she could not have through herself for years yet, but which her mother allowed because a healthy sexuality develops through the education, not the punishment, of a child's curiosity. </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r>
      <w:r w:rsidRPr="00AF3F86">
        <w:rPr>
          <w:rFonts w:ascii="Montserrat" w:hAnsi="Montserrat" w:cs="Arial"/>
          <w:i/>
          <w:sz w:val="24"/>
        </w:rPr>
        <w:t>I don't know if lending you my body to satisfy your curiosity would be considered moral, Arden, but if it helps you avoid getting hurt in the future, then I refuse to believe that it was wrong.</w:t>
      </w:r>
      <w:r w:rsidRPr="00AF3F86">
        <w:rPr>
          <w:rFonts w:ascii="Montserrat" w:hAnsi="Montserrat" w:cs="Arial"/>
          <w:sz w:val="24"/>
        </w:rPr>
        <w:t xml:space="preserve"> Alex had no intention to starve or inhibit the development of what nature intended for her girl to have in her own time. All too soon, considering that Arden </w:t>
      </w:r>
      <w:r w:rsidRPr="00AF3F86">
        <w:rPr>
          <w:rFonts w:ascii="Montserrat" w:hAnsi="Montserrat" w:cs="Arial"/>
          <w:i/>
          <w:sz w:val="24"/>
        </w:rPr>
        <w:t>had</w:t>
      </w:r>
      <w:r w:rsidRPr="00AF3F86">
        <w:rPr>
          <w:rFonts w:ascii="Montserrat" w:hAnsi="Montserrat" w:cs="Arial"/>
          <w:sz w:val="24"/>
        </w:rPr>
        <w:t xml:space="preserve"> reached menarche during this mad, delightful time. So, instead of trying to deny it, she saw to it that her daughter's eyes were opened to responsibility that must go in hand with the freedoms and pleasures of adulthood. </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 xml:space="preserve">Arden spent a while confiding in her mother her hopes and fears for the future, as the sky deepened from reds and golds, to purple and indigo. As the impossibly luscious deep blue of twilight was just becoming salted with stars, their attention was pulled back to the ship where Erin was informed of the strange celestial object that had been spotted. Erin ran to the bridge in response to that summons, to see for herself. Arden felt Erin's excitement at the sighting of the strange object that fatal day as if it had been her own. </w:t>
      </w:r>
    </w:p>
    <w:p w:rsidR="00961472" w:rsidRPr="00AF3F86" w:rsidRDefault="00961472">
      <w:pPr>
        <w:spacing w:line="360" w:lineRule="auto"/>
        <w:jc w:val="both"/>
        <w:rPr>
          <w:rFonts w:ascii="Montserrat" w:hAnsi="Montserrat" w:cs="Arial"/>
          <w:sz w:val="24"/>
        </w:rPr>
      </w:pPr>
    </w:p>
    <w:p w:rsidR="00961472" w:rsidRPr="00AF3F86" w:rsidRDefault="00961472">
      <w:pPr>
        <w:spacing w:line="360" w:lineRule="auto"/>
        <w:jc w:val="both"/>
        <w:rPr>
          <w:rFonts w:ascii="Montserrat" w:hAnsi="Montserrat"/>
          <w:sz w:val="24"/>
        </w:rPr>
      </w:pPr>
      <w:r w:rsidRPr="00AF3F86">
        <w:rPr>
          <w:rFonts w:ascii="Montserrat" w:hAnsi="Montserrat" w:cs="Arial"/>
          <w:sz w:val="24"/>
        </w:rPr>
        <w:t xml:space="preserve">.·. The Moment of Truth </w:t>
      </w:r>
      <w:r w:rsidRPr="00AF3F86">
        <w:rPr>
          <w:rFonts w:ascii="Montserrat" w:hAnsi="Montserrat"/>
          <w:sz w:val="24"/>
        </w:rPr>
        <w:t>CHAPTER ONE</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A breeze teased the scent of new rain around the sole occupant of the house. Apart from a cozy sphere of illumination cast by an antique lamp on the low table, the interior was steeped in shadows. As twilight deepened the afterglow of evening's passion, the young lady savored the last bite of her meal. Naomi set her bowl down on the table. Her hand paused in the act of resting her chopsticks on the rim of the bowl, as a sudden thrill darted up her spine to snarl at the nape of her neck. She covered up the betraying hesitation by deftly aligning the slender utensils in a chord intersecting ninety degrees of arc along the rim of the bowl. Rising from her cushion, she glided over to the sideboard and gathered tea settings for two, and fetched the pot from the hot plate. As she was setting the tray down, she heard the front door sliding open and shut. A brief wind cut through the house, peppering her with droplets, and dancing against the paddles and ribbons of wind chimes conjuring a delicate rain of notes to welcome her unannounced visitor.</w:t>
      </w:r>
    </w:p>
    <w:p w:rsidR="00961472" w:rsidRPr="00AF3F86" w:rsidRDefault="00961472">
      <w:pPr>
        <w:spacing w:line="360" w:lineRule="auto"/>
        <w:jc w:val="both"/>
        <w:rPr>
          <w:rFonts w:ascii="Montserrat" w:hAnsi="Montserrat"/>
          <w:sz w:val="24"/>
        </w:rPr>
      </w:pPr>
      <w:r w:rsidRPr="00AF3F86">
        <w:rPr>
          <w:rFonts w:ascii="Montserrat" w:hAnsi="Montserrat"/>
          <w:sz w:val="24"/>
        </w:rPr>
        <w:tab/>
        <w:t>He spoke before he emerged from the shadows. "Don't you think you went a little out of the way to wait for their decision?" her friend and superior officer asked.</w:t>
      </w:r>
    </w:p>
    <w:p w:rsidR="00961472" w:rsidRPr="00AF3F86" w:rsidRDefault="00961472">
      <w:pPr>
        <w:spacing w:line="360" w:lineRule="auto"/>
        <w:jc w:val="both"/>
        <w:rPr>
          <w:rFonts w:ascii="Montserrat" w:hAnsi="Montserrat"/>
          <w:sz w:val="24"/>
        </w:rPr>
      </w:pPr>
      <w:r w:rsidRPr="00AF3F86">
        <w:rPr>
          <w:rFonts w:ascii="Montserrat" w:hAnsi="Montserrat"/>
          <w:sz w:val="24"/>
        </w:rPr>
        <w:tab/>
        <w:t>She shrugged, "I doubt I could go far enough away to convince them that their decision could not be influenced." She met his eyes, even though they were obscured by shadow. "How do people so afraid of the future end up being the one's who dictate how the rest of us are allowed to go forth to meet it?" she asked, rhetorically. She slipped away from the table and pulled a hot towel out of the warmer. Stepping back into the pool of light, she continued politely, "Please, come in, have a seat. I'm sure you have had a long walk. I have made tea, if you would like."</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Captain O'Neal sensed the change in her manner and accepted the invitation gracefully. Stepping forward, he accepted the towel from her outstretched hand, savoring the heat on his face and hands. He settled onto the cushion, one leg tucked in, the other stretched under the low table to spare his knees. She folded gracefully into an accustomed kneel and poured for them. He accepted his cup with a quiet thanks, content to absorb another measure of warmth through his hands for the moment. </w:t>
      </w:r>
    </w:p>
    <w:p w:rsidR="00961472" w:rsidRPr="00AF3F86" w:rsidRDefault="00961472">
      <w:pPr>
        <w:spacing w:line="360" w:lineRule="auto"/>
        <w:jc w:val="both"/>
        <w:rPr>
          <w:rFonts w:ascii="Montserrat" w:hAnsi="Montserrat"/>
          <w:sz w:val="24"/>
        </w:rPr>
      </w:pPr>
      <w:r w:rsidRPr="00AF3F86">
        <w:rPr>
          <w:rFonts w:ascii="Montserrat" w:hAnsi="Montserrat"/>
          <w:sz w:val="24"/>
        </w:rPr>
        <w:tab/>
        <w:t>She sipped from her cup, peering at him through a veil of steam. It would be child's play to sift his thoughts for the news he brought, but she was too well trained to dare such a gross invasion of privacy. Instead she questioned him softly about his walk and the inconvenient timing of the downpour. He smiled, confessing to mixed ire and wonder at the elemental display. In all probability, this might be the last rain he would feel for the rest of his life. On Earth, at any rate. Who knew what they might find in the depths of space. The next time he tasted rain on his lips he would be surveying some future home for humans he would never know; perhaps children of the children of friends he would leave behind.</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"Which," he finally said, as his train of thought intersected the matter that had brought him, "only makes me wonder if what I came here to say is really good news or bad." He looked at Naomi with sudden sobriety. She held his eyes for a moment and then nodded slightly for him to continue. He sighed. "Your selection for the team has been approved. The objections didn't stand up to scrutiny," he relayed. </w:t>
      </w:r>
    </w:p>
    <w:p w:rsidR="00961472" w:rsidRPr="00AF3F86" w:rsidRDefault="00961472">
      <w:pPr>
        <w:spacing w:line="360" w:lineRule="auto"/>
        <w:jc w:val="both"/>
        <w:rPr>
          <w:rFonts w:ascii="Montserrat" w:hAnsi="Montserrat"/>
          <w:sz w:val="24"/>
        </w:rPr>
      </w:pPr>
      <w:r w:rsidRPr="00AF3F86">
        <w:rPr>
          <w:rFonts w:ascii="Montserrat" w:hAnsi="Montserrat"/>
          <w:sz w:val="24"/>
        </w:rPr>
        <w:tab/>
        <w:t>Naomi took a deep breath, held it for a short count, and then asked her question. "Can you tell me now what the objections were?"</w:t>
      </w:r>
    </w:p>
    <w:p w:rsidR="00961472" w:rsidRPr="00AF3F86" w:rsidRDefault="00961472">
      <w:pPr>
        <w:spacing w:line="360" w:lineRule="auto"/>
        <w:jc w:val="both"/>
        <w:rPr>
          <w:rFonts w:ascii="Montserrat" w:hAnsi="Montserrat"/>
          <w:sz w:val="24"/>
        </w:rPr>
      </w:pPr>
      <w:r w:rsidRPr="00AF3F86">
        <w:rPr>
          <w:rFonts w:ascii="Montserrat" w:hAnsi="Montserrat"/>
          <w:sz w:val="24"/>
        </w:rPr>
        <w:tab/>
        <w:t>He shrugged. "I really don't understand it myself. You are a qualified officer. There really cannot be any objections to you on those grounds, although there were points raised on that issue. From what I understand, the objections were raised from outside of the navy. Special interest groups," he pointed out, "have been building their power-bases on growing sentiment against upper class psi-actives. In a typical bureaucratic-hamstring-maneuver they pounced on your selection simply to stir up anti-psi sentiment to shore up their positions with their voting blocks." He sneered his opinion of this example of partisan politics, and then folded the towel in his lap with a sigh.</w:t>
      </w:r>
    </w:p>
    <w:p w:rsidR="00961472" w:rsidRPr="00AF3F86" w:rsidRDefault="00961472">
      <w:pPr>
        <w:spacing w:line="360" w:lineRule="auto"/>
        <w:jc w:val="both"/>
        <w:rPr>
          <w:rFonts w:ascii="Montserrat" w:hAnsi="Montserrat"/>
          <w:sz w:val="24"/>
        </w:rPr>
      </w:pPr>
      <w:r w:rsidRPr="00AF3F86">
        <w:rPr>
          <w:rFonts w:ascii="Montserrat" w:hAnsi="Montserrat"/>
          <w:sz w:val="24"/>
        </w:rPr>
        <w:tab/>
        <w:t>"Well, I'm certainly not the only class two psionic scheduled to participate in the mission," she pointed out, shaking her head sadly, "with our current technology, over ninety percent of the ships' systems are inaccessible to monitoring, or maintenance, without P-II technicians."</w:t>
      </w:r>
    </w:p>
    <w:p w:rsidR="00961472" w:rsidRPr="00AF3F86" w:rsidRDefault="00961472">
      <w:pPr>
        <w:spacing w:line="360" w:lineRule="auto"/>
        <w:jc w:val="both"/>
        <w:rPr>
          <w:rFonts w:ascii="Montserrat" w:hAnsi="Montserrat"/>
          <w:sz w:val="24"/>
        </w:rPr>
      </w:pPr>
      <w:r w:rsidRPr="00AF3F86">
        <w:rPr>
          <w:rFonts w:ascii="Montserrat" w:hAnsi="Montserrat"/>
          <w:sz w:val="24"/>
        </w:rPr>
        <w:tab/>
        <w:t>"Yes, well, obviously," he continued, "attacking essential personnel would be stupid even for them. That is why they homed in on you. While there is no established precedent against commissioning a P-II as an officer, P-II capability is not essential to your job. In their words, you are grossly over-qualified for the position you were assigned. Honestly, if these people had their way, you would never have been admitted to the academy, or commissioned by the Solar Authority," he stated, finally taking a sip of his tea, while she refreshed her cup.</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Naomi was well aware of the New Conservatives' agenda. She was even more keen to the dread which served as the impetus of their movement. "I understand that there were, um, </w:t>
      </w:r>
      <w:r w:rsidRPr="00AF3F86">
        <w:rPr>
          <w:rFonts w:ascii="Montserrat" w:hAnsi="Montserrat"/>
          <w:i/>
          <w:sz w:val="24"/>
        </w:rPr>
        <w:t>special concerns</w:t>
      </w:r>
      <w:r w:rsidRPr="00AF3F86">
        <w:rPr>
          <w:rFonts w:ascii="Montserrat" w:hAnsi="Montserrat"/>
          <w:sz w:val="24"/>
        </w:rPr>
        <w:t xml:space="preserve"> expressed by the NC delegates," she prompted. He coughed, almost choking on his tea. O'Neal had been having similar thoughts, but still hadn't figured out how to bring it up delicately. Her blunt approach caught him off guard.</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"Um, well, yes," he sputtered, dabbing at his tunic front with the towel. As he sopped up the puddles on the table, she poured him some more tea. "You mean the allegations that, as an officer, you do not have any form of neural leash or synaptic lock to prevent you from, </w:t>
      </w:r>
      <w:r w:rsidRPr="00AF3F86">
        <w:rPr>
          <w:rFonts w:ascii="Montserrat" w:hAnsi="Montserrat"/>
          <w:i/>
          <w:sz w:val="24"/>
        </w:rPr>
        <w:t>ahem</w:t>
      </w:r>
      <w:r w:rsidRPr="00AF3F86">
        <w:rPr>
          <w:rFonts w:ascii="Montserrat" w:hAnsi="Montserrat"/>
          <w:sz w:val="24"/>
        </w:rPr>
        <w:t>, exercising your abilities with authority."</w:t>
      </w:r>
    </w:p>
    <w:p w:rsidR="00961472" w:rsidRPr="00AF3F86" w:rsidRDefault="00961472">
      <w:pPr>
        <w:spacing w:line="360" w:lineRule="auto"/>
        <w:jc w:val="both"/>
        <w:rPr>
          <w:rFonts w:ascii="Montserrat" w:hAnsi="Montserrat"/>
          <w:sz w:val="24"/>
        </w:rPr>
      </w:pPr>
      <w:r w:rsidRPr="00AF3F86">
        <w:rPr>
          <w:rFonts w:ascii="Montserrat" w:hAnsi="Montserrat"/>
          <w:sz w:val="24"/>
        </w:rPr>
        <w:tab/>
        <w:t>"Whoever thought up these 'mind-control' fantasies obviously had no psi capability what-so-ever," she commented acerbically.</w:t>
      </w:r>
    </w:p>
    <w:p w:rsidR="00961472" w:rsidRPr="00AF3F86" w:rsidRDefault="00961472">
      <w:pPr>
        <w:spacing w:line="360" w:lineRule="auto"/>
        <w:jc w:val="both"/>
        <w:rPr>
          <w:rFonts w:ascii="Montserrat" w:hAnsi="Montserrat"/>
          <w:sz w:val="24"/>
        </w:rPr>
      </w:pPr>
      <w:r w:rsidRPr="00AF3F86">
        <w:rPr>
          <w:rFonts w:ascii="Montserrat" w:hAnsi="Montserrat"/>
          <w:sz w:val="24"/>
        </w:rPr>
        <w:tab/>
        <w:t>He leaned back and closed his eyes as if in deep contemplation, replying, "And, naturally, having no capability," he smiled, "they are not particularly inclined to take your, or any other telepath's word for it that psychic domination is impractical to the point of ridiculousness."</w:t>
      </w:r>
    </w:p>
    <w:p w:rsidR="00961472" w:rsidRPr="00AF3F86" w:rsidRDefault="00961472">
      <w:pPr>
        <w:spacing w:line="360" w:lineRule="auto"/>
        <w:jc w:val="both"/>
        <w:rPr>
          <w:rFonts w:ascii="Montserrat" w:hAnsi="Montserrat"/>
          <w:sz w:val="24"/>
        </w:rPr>
      </w:pPr>
      <w:r w:rsidRPr="00AF3F86">
        <w:rPr>
          <w:rFonts w:ascii="Montserrat" w:hAnsi="Montserrat"/>
          <w:sz w:val="24"/>
        </w:rPr>
        <w:tab/>
        <w:t>She sighed softly and gazed into the depths of the lamp. She combed her fingers over her hair, tucking loose wisps behind her ear. "There are easier ways to make people do what you want," she murmured, "and most of them don't call for exposing the deepest and most intimate precincts of your soul to the pawn." She felt his eyes studying her as she reflected on the hard lessons she learned as a child, before her abilities had been harnessed by discipline. "The problem with these people," she went on, pushing her thoughts aside, "is they have no real concept of intimacy. Sure, I could take everyone over, and if I were real clever about it, I could seize control of the ship, but not without letting every person on the ship know things about me I wouldn't tell my own mother. It's just... unbelievably indecent!" she protested, with an air of vague disgust.</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O'Neal did not know how to respond to that, so he sipped his tea for a few minutes, and stared past Naomi, into the rain stirred garden. While she schooled her thoughts, he considered voicing his own sentiments regarding similar experiences. Like most people, he had psi potential curled up in an autistic knot within him. The great irony of human existence was that psi potential was not rare at all. That evolutionary leap had gone unnoticed, probably back in the dark ages, because more than ninety-nine percent of those who had detectible potential were so overwhelmed by the input that they recoiled from it. The potential typically atrophied throughout infancy and childhood. He frowned. </w:t>
      </w:r>
      <w:r w:rsidRPr="00AF3F86">
        <w:rPr>
          <w:rFonts w:ascii="Montserrat" w:hAnsi="Montserrat"/>
          <w:i/>
          <w:sz w:val="24"/>
        </w:rPr>
        <w:t xml:space="preserve">Actually, psi potential often continues growing even in latents like myself. The problem is that integrating that potential with my adult mind would unhinge or shatter my perception of reality.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"As I said," he began, cutting off his own line of thought, "the objections didn't stand up to scrutiny. After all, what where they asserting? That, in spite of your superior reputation and qualifications as an officer, and a record of unquestionable conduct, your registered but </w:t>
      </w:r>
      <w:r w:rsidRPr="00AF3F86">
        <w:rPr>
          <w:rFonts w:ascii="Montserrat" w:hAnsi="Montserrat"/>
          <w:i/>
          <w:sz w:val="24"/>
        </w:rPr>
        <w:t xml:space="preserve">extraneous </w:t>
      </w:r>
      <w:r w:rsidRPr="00AF3F86">
        <w:rPr>
          <w:rFonts w:ascii="Montserrat" w:hAnsi="Montserrat"/>
          <w:sz w:val="24"/>
        </w:rPr>
        <w:t>capabilities as a full spectrum psionic make you a certifiable threat to the safety and welfare of your ship and her complement?"</w:t>
      </w:r>
    </w:p>
    <w:p w:rsidR="00961472" w:rsidRPr="00AF3F86" w:rsidRDefault="00961472">
      <w:pPr>
        <w:spacing w:line="360" w:lineRule="auto"/>
        <w:jc w:val="both"/>
        <w:rPr>
          <w:rFonts w:ascii="Montserrat" w:hAnsi="Montserrat"/>
          <w:sz w:val="24"/>
        </w:rPr>
      </w:pPr>
      <w:r w:rsidRPr="00AF3F86">
        <w:rPr>
          <w:rFonts w:ascii="Montserrat" w:hAnsi="Montserrat"/>
          <w:sz w:val="24"/>
        </w:rPr>
        <w:tab/>
        <w:t>"So what was the board's response?" she asked while he laughed softly at the expression on her face. He took a deep breath to calm himself and ran his hands through his hair. When he started chuckling again, she snarled, "Well? What did they say?"</w:t>
      </w:r>
    </w:p>
    <w:p w:rsidR="00961472" w:rsidRPr="00AF3F86" w:rsidRDefault="00961472">
      <w:pPr>
        <w:spacing w:line="360" w:lineRule="auto"/>
        <w:jc w:val="both"/>
        <w:rPr>
          <w:rFonts w:ascii="Montserrat" w:hAnsi="Montserrat"/>
          <w:sz w:val="24"/>
        </w:rPr>
      </w:pPr>
      <w:r w:rsidRPr="00AF3F86">
        <w:rPr>
          <w:rFonts w:ascii="Montserrat" w:hAnsi="Montserrat"/>
          <w:sz w:val="24"/>
        </w:rPr>
        <w:tab/>
        <w:t>"Naturally," he related, "the board admitted that it was very concerned with the problem, and thanked the delegates for pointing out their oversight..."</w:t>
      </w:r>
    </w:p>
    <w:p w:rsidR="00961472" w:rsidRPr="00AF3F86" w:rsidRDefault="00961472">
      <w:pPr>
        <w:spacing w:line="360" w:lineRule="auto"/>
        <w:jc w:val="both"/>
        <w:rPr>
          <w:rFonts w:ascii="Montserrat" w:hAnsi="Montserrat"/>
          <w:sz w:val="24"/>
        </w:rPr>
      </w:pPr>
      <w:r w:rsidRPr="00AF3F86">
        <w:rPr>
          <w:rFonts w:ascii="Montserrat" w:hAnsi="Montserrat"/>
          <w:sz w:val="24"/>
        </w:rPr>
        <w:tab/>
        <w:t>"What!?" she interrupted in disbelief.</w:t>
      </w:r>
    </w:p>
    <w:p w:rsidR="00961472" w:rsidRPr="00AF3F86" w:rsidRDefault="00961472">
      <w:pPr>
        <w:spacing w:line="360" w:lineRule="auto"/>
        <w:jc w:val="both"/>
        <w:rPr>
          <w:rFonts w:ascii="Montserrat" w:hAnsi="Montserrat"/>
          <w:sz w:val="24"/>
        </w:rPr>
      </w:pPr>
      <w:r w:rsidRPr="00AF3F86">
        <w:rPr>
          <w:rFonts w:ascii="Montserrat" w:hAnsi="Montserrat"/>
          <w:sz w:val="24"/>
        </w:rPr>
        <w:tab/>
        <w:t>O'Neal took another breath and continued, "Well, obviously it would not do to leave such an asset unemployed. Especially since the original project proposal, calling specifically for the inclusion of psi-active assets, defined a very different function from what P-II techs are capable of performing."</w:t>
      </w:r>
    </w:p>
    <w:p w:rsidR="00961472" w:rsidRPr="00AF3F86" w:rsidRDefault="00961472">
      <w:pPr>
        <w:spacing w:line="360" w:lineRule="auto"/>
        <w:jc w:val="both"/>
        <w:rPr>
          <w:rFonts w:ascii="Montserrat" w:hAnsi="Montserrat"/>
          <w:sz w:val="24"/>
        </w:rPr>
      </w:pPr>
      <w:r w:rsidRPr="00AF3F86">
        <w:rPr>
          <w:rFonts w:ascii="Montserrat" w:hAnsi="Montserrat"/>
          <w:sz w:val="24"/>
        </w:rPr>
        <w:tab/>
        <w:t>She quirked an eyebrow and frowned as he paused to regard her. She searched her memory and recalled the early drafts of the survey and exploration proposals. She scanned the text in her mind and suddenly saw what he meant. "Of course," she whispered. "The original proposal was drafted before the publication of the Sinclair-Drake Unified Field Theory, so psionics had not been considered a technical science. They didn't know the relationship between psionics and physics, so they assumed that psi-active assets would be employed primarily for..." Naomi's voice had gotten more excited as she traced this line of thought, but she could not bring herself to utter her conclusion.</w:t>
      </w:r>
    </w:p>
    <w:p w:rsidR="00961472" w:rsidRPr="00AF3F86" w:rsidRDefault="00961472">
      <w:pPr>
        <w:spacing w:line="360" w:lineRule="auto"/>
        <w:jc w:val="both"/>
        <w:rPr>
          <w:rFonts w:ascii="Montserrat" w:hAnsi="Montserrat"/>
          <w:sz w:val="24"/>
        </w:rPr>
      </w:pPr>
      <w:r w:rsidRPr="00AF3F86">
        <w:rPr>
          <w:rFonts w:ascii="Montserrat" w:hAnsi="Montserrat"/>
          <w:sz w:val="24"/>
        </w:rPr>
        <w:tab/>
        <w:t>It did not matter, O'Neal could not resist adding, "...'seeking out new life, and new civilizations'. Lieutenant Kinkaid, in light of that reminder, it seems that the board has concluded that your capabilities as an officer are just as valuable to the mission as your capabilities as a psi-active. On those grounds, Lieutenant, there was no call for them to dismiss your selection for the mission. Crew allocations are being redrawn to permit a team of commissioned P-II's on each of the Explorer vessels. Your responsibilities, in brief, are to assist in the selection and cataloguing of life bearing worlds—as I understand that even simple organic complexes produce a detectible field to a trained psi," she nodded as he looked at her for confirmation. This had not been discovered until P-II technicians arrived to establish research habitats for the survey missions on Mars and Venus. The technicians had been lured into the discovery of what was still under debate as potential life forms. O'Neal continued, "Naturally it is nice to have another angle from which to look for life out in all of that void, but of course, there is that persistent itch. Your primary objective, however high the odds that the case may be, is to identify and initiate contact with intelligent life."</w:t>
      </w:r>
    </w:p>
    <w:p w:rsidR="00961472" w:rsidRPr="00AF3F86" w:rsidRDefault="00961472">
      <w:pPr>
        <w:spacing w:line="360" w:lineRule="auto"/>
        <w:jc w:val="both"/>
        <w:rPr>
          <w:rFonts w:ascii="Montserrat" w:hAnsi="Montserrat"/>
          <w:sz w:val="24"/>
        </w:rPr>
      </w:pPr>
      <w:r w:rsidRPr="00AF3F86">
        <w:rPr>
          <w:rFonts w:ascii="Montserrat" w:hAnsi="Montserrat"/>
          <w:sz w:val="24"/>
        </w:rPr>
        <w:br w:type="page"/>
        <w:t>CHAPTER ONE ALTERNATAE</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A breeze teased the scent of new rain around the room. Apart from a cozy sphere of illumination cast by an antique lamp on the low table, the house was steeped in shadows. As twilight deepened the afterglow of evening's passion, I was savoring the last bite of my meal. Setting the bowl down on the table my hand paused. I noticed the strange hesitation—the chopsticks in my fingers hovering at the rim of the bowl—as a sudden thrill darted up my spine to snarl at the nape of my neck. Purely out of habit, I covered up the betraying hesitation by deftly aligning the slender utensils in a chord intersecting ninety degrees of arc along the rim of the bowl. Rising from the cushion, I glided over to the side board and gathered tea settings for two, and fetched the pot from the hot plate. As I was setting the tray down, I heard the front door sliding open and shut. A brief wind cut through the house, peppering me with droplets, and dancing against the paddles and ribbons of the wind-chimes, conjuring a delicate rain of notes to welcome my unannounced visitor.</w:t>
      </w:r>
    </w:p>
    <w:p w:rsidR="00961472" w:rsidRPr="00AF3F86" w:rsidRDefault="00961472">
      <w:pPr>
        <w:spacing w:line="360" w:lineRule="auto"/>
        <w:jc w:val="both"/>
        <w:rPr>
          <w:rFonts w:ascii="Montserrat" w:hAnsi="Montserrat"/>
          <w:sz w:val="24"/>
        </w:rPr>
      </w:pPr>
      <w:r w:rsidRPr="00AF3F86">
        <w:rPr>
          <w:rFonts w:ascii="Montserrat" w:hAnsi="Montserrat"/>
          <w:sz w:val="24"/>
        </w:rPr>
        <w:tab/>
        <w:t>"Ms. Sinclair," he greeted me from the shadows. He slipped out of his jacket and hung it on a hook inside the door. "Don't you think you went a bit out of your way to cut your ties with the project?" he asked as he entered the room, pausing outside the fall of light.</w:t>
      </w:r>
    </w:p>
    <w:p w:rsidR="00961472" w:rsidRPr="00AF3F86" w:rsidRDefault="00961472">
      <w:pPr>
        <w:spacing w:line="360" w:lineRule="auto"/>
        <w:jc w:val="both"/>
        <w:rPr>
          <w:rFonts w:ascii="Montserrat" w:hAnsi="Montserrat"/>
          <w:sz w:val="24"/>
        </w:rPr>
      </w:pPr>
      <w:r w:rsidRPr="00AF3F86">
        <w:rPr>
          <w:rFonts w:ascii="Montserrat" w:hAnsi="Montserrat"/>
          <w:sz w:val="24"/>
        </w:rPr>
        <w:tab/>
        <w:t>I shrugged, "I doubt I could ever put a safe distance between me and their meddling." He had been a friend once, perhaps he understood. I met his eyes, even though they were obscured by shadow. "Did it really take this long to track me down or did they hope I might forget it all if they waited long enough before 'finding' me?" I asked, rhetorically. When he offered no comment, I slipped away from the table and pulled a hot towel out of the warmer. Stepping back into the pool of light, I continued politely, "Please, come in, have a seat. I'm sure you have had a long walk. I have made tea, if you would like."</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O'Neal—that's Alan Eric O'Neal in full—sensed the change in my manner and accepted the invitation gracefully. Stepping forward, he accepted the towel from my outstretched hand, savoring the heat on his face and hands. He settled onto a cushion, one leg tucked in, the other stretched under the low table to spare his knees. I folded gracefully into an accustomed kneel and poured for us. He accepted his cup with a quiet thanks, content to absorb another measure of warmth through his hands for the moment. </w:t>
      </w:r>
    </w:p>
    <w:p w:rsidR="00961472" w:rsidRPr="00AF3F86" w:rsidRDefault="00961472">
      <w:pPr>
        <w:spacing w:line="360" w:lineRule="auto"/>
        <w:jc w:val="both"/>
        <w:rPr>
          <w:rFonts w:ascii="Montserrat" w:hAnsi="Montserrat"/>
          <w:sz w:val="24"/>
        </w:rPr>
      </w:pPr>
      <w:r w:rsidRPr="00AF3F86">
        <w:rPr>
          <w:rFonts w:ascii="Montserrat" w:hAnsi="Montserrat"/>
          <w:sz w:val="24"/>
        </w:rPr>
        <w:tab/>
        <w:t>I sipped from my cup, peering at him through a veil of steam. He wore a dress-down uniform, which told me he was now in the navy. From his insignia I discovered he had attained the rank of captain. It would be child's play to sift his thoughts for the news he brought, but I had been too well trained to dare such a gross invasion of privacy. (That does not apply to surface thoughts, as they tend to invade my mind from all points like a constant bath of light.) Instead I questioned him softly about his walk and the inconvenient timing of the down pour. He smiled, confessing to mixed ire and wonder at the elemental display. "In all probability, this could be the last I'll enjoy for years to come. I have so much work to do in the Belt getting the ships built that I might never feel rain again—on Earth, at any rate. Who knows what we'll find out there. The next time I taste rain on my lips could be at the end of the line, opening new territory to build a home for people who have never and will never know Earth. They will be conceived here, but they will not be born until a place has been found and prepared for them." He gazed into the middle distance after that thought and then folded the towel in his lap with a sigh.</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"Which," he added as his train of thought intersected the matter that had brought him, "only makes me wonder if what I came here to say is really good news or bad." He looked at me with sudden sobriety. I held his eyes for a moment and then nodded slightly for him to continue. "Arden," he sighed once more, then committed himself. "You have been recalled. You will be notified as early as dawn to report back to the project for your assignment. Those orders are non-discretionary," he stated. "At the moment, though, you have a choice. The project—well, friends on the faculty—sent me tonight to </w:t>
      </w:r>
      <w:r w:rsidRPr="00AF3F86">
        <w:rPr>
          <w:rFonts w:ascii="Montserrat" w:hAnsi="Montserrat"/>
          <w:i/>
          <w:sz w:val="24"/>
        </w:rPr>
        <w:t>ask</w:t>
      </w:r>
      <w:r w:rsidRPr="00AF3F86">
        <w:rPr>
          <w:rFonts w:ascii="Montserrat" w:hAnsi="Montserrat"/>
          <w:sz w:val="24"/>
        </w:rPr>
        <w:t xml:space="preserve"> you to come back." He held my eyes with his as he asked, "Will you come back?" He maintained eye contact as he finally took a sip of his tea.</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 took a deep breath, held it for a short count, and then said, "Tell them that I will discuss the matter with my mother." He coughed, almost choking on his tea. That was not a yes or a no. O'Neal understood the answer well enough, and the matter had to have been in his thoughts, but he hadn't figured out how to address it delicately. My blunt approach caught him off guard. </w:t>
      </w:r>
    </w:p>
    <w:p w:rsidR="00961472" w:rsidRPr="00AF3F86" w:rsidRDefault="00961472">
      <w:pPr>
        <w:spacing w:line="360" w:lineRule="auto"/>
        <w:jc w:val="both"/>
        <w:rPr>
          <w:rFonts w:ascii="Montserrat" w:hAnsi="Montserrat"/>
          <w:sz w:val="24"/>
        </w:rPr>
      </w:pPr>
      <w:r w:rsidRPr="00AF3F86">
        <w:rPr>
          <w:rFonts w:ascii="Montserrat" w:hAnsi="Montserrat"/>
          <w:sz w:val="24"/>
        </w:rPr>
        <w:tab/>
        <w:t>"Arden," he began to protest and dropped it, dabbing at his shirt front with the towel. As he sopped up the puddles on the table, I poured him some more tea. "They're just people," he began again, "People make mistakes, and sometimes other people get hurt. Are you ever going to let it go? What do we have to do for you to forgive us?"</w:t>
      </w:r>
    </w:p>
    <w:p w:rsidR="00961472" w:rsidRPr="00AF3F86" w:rsidRDefault="00961472">
      <w:pPr>
        <w:spacing w:line="360" w:lineRule="auto"/>
        <w:jc w:val="both"/>
        <w:rPr>
          <w:rFonts w:ascii="Montserrat" w:hAnsi="Montserrat"/>
          <w:sz w:val="24"/>
        </w:rPr>
      </w:pPr>
      <w:r w:rsidRPr="00AF3F86">
        <w:rPr>
          <w:rFonts w:ascii="Montserrat" w:hAnsi="Montserrat" w:cs="Arial"/>
          <w:sz w:val="24"/>
        </w:rPr>
        <w:t>At that time it happened I was still a child.</w:t>
      </w:r>
      <w:r w:rsidRPr="00AF3F86">
        <w:rPr>
          <w:rFonts w:ascii="Montserrat" w:hAnsi="Montserrat"/>
          <w:sz w:val="24"/>
        </w:rPr>
        <w:tab/>
        <w:t xml:space="preserve">I didn't know how to answer. I might have wanted some kind of apology for what the project had done to me, but that would require that they understand the childhood they gave me—understand </w:t>
      </w:r>
      <w:r w:rsidRPr="00AF3F86">
        <w:rPr>
          <w:rFonts w:ascii="Montserrat" w:hAnsi="Montserrat"/>
          <w:i/>
          <w:sz w:val="24"/>
        </w:rPr>
        <w:t>me</w:t>
      </w:r>
      <w:r w:rsidRPr="00AF3F86">
        <w:rPr>
          <w:rFonts w:ascii="Montserrat" w:hAnsi="Montserrat"/>
          <w:sz w:val="24"/>
        </w:rPr>
        <w:t xml:space="preserve">. I'd had no idea that I was special. I never realized I existed in a controlled environment. I was trained, like all the other children </w:t>
      </w:r>
      <w:r w:rsidRPr="00AF3F86">
        <w:rPr>
          <w:rFonts w:ascii="Montserrat" w:hAnsi="Montserrat" w:cs="Arial"/>
          <w:sz w:val="24"/>
        </w:rPr>
        <w:t>on the reservation,</w:t>
      </w:r>
      <w:r w:rsidRPr="00AF3F86">
        <w:rPr>
          <w:rFonts w:ascii="Montserrat" w:hAnsi="Montserrat"/>
          <w:sz w:val="24"/>
        </w:rPr>
        <w:t>in the community, to develop and master the abilities of my body and mind. I was aware that I had a degree of talent, but of course all of us had our strengths, so I never perceived anything exceptional in what I could do. I learned quickly and applied myself to new challenges with creativity and determination. I could be relied on to take responsibilities seriously. I could go in and help my mother with her work, but I didn't know that we were working for the government on highly classified research. As far as I was aware, we were all perfectly normal people and so I never had to deal with the fact that I was one of the most dangerous human beings ever born on Earth.</w:t>
      </w:r>
    </w:p>
    <w:p w:rsidR="00961472" w:rsidRPr="00AF3F86" w:rsidRDefault="00961472">
      <w:pPr>
        <w:spacing w:line="360" w:lineRule="auto"/>
        <w:jc w:val="both"/>
        <w:rPr>
          <w:rFonts w:ascii="Montserrat" w:hAnsi="Montserrat"/>
          <w:sz w:val="24"/>
        </w:rPr>
      </w:pPr>
      <w:r w:rsidRPr="00AF3F86">
        <w:rPr>
          <w:rFonts w:ascii="Montserrat" w:hAnsi="Montserrat"/>
          <w:sz w:val="24"/>
        </w:rPr>
        <w:tab/>
      </w:r>
      <w:r w:rsidRPr="00AF3F86">
        <w:rPr>
          <w:rFonts w:ascii="Montserrat" w:hAnsi="Montserrat" w:cs="Arial"/>
          <w:sz w:val="24"/>
        </w:rPr>
        <w:t xml:space="preserve">Deep space explorers had been commissioned with FTL drives developed more than thirty years before I was born. It was an established fact to me. I grew up as an unwitting resource the government exploited to make more practical interstellar travel a reality. The Interface Systems Project was dedicated to research into psionic methods of manipulating media in higher dimensions that had led to the development of a point to point translation and interface drive. It was during the final stage of development that I became involved, working on the experimental cores and array elements. The final prototype was installed into the deep space explorer </w:t>
      </w:r>
      <w:r w:rsidRPr="00AF3F86">
        <w:rPr>
          <w:rFonts w:ascii="Montserrat" w:hAnsi="Montserrat" w:cs="Arial"/>
          <w:i/>
          <w:sz w:val="24"/>
        </w:rPr>
        <w:t>Adventure.</w:t>
      </w:r>
      <w:r w:rsidRPr="00AF3F86">
        <w:rPr>
          <w:rFonts w:ascii="Montserrat" w:hAnsi="Montserrat" w:cs="Arial"/>
          <w:sz w:val="24"/>
        </w:rPr>
        <w:t xml:space="preserve"> Something had to serve for a real time communications link. I wonder what the project directors were thinking—were they thinking?—when they exploited the intimate telepathic rapport of a mother and her eleven year old daughter to fill that requirement. My mother knew that she risked death participating in the field trials, but I was allowed to remain ignorant of the danger to my only family. </w:t>
      </w:r>
      <w:r w:rsidRPr="00AF3F86">
        <w:rPr>
          <w:rFonts w:ascii="Montserrat" w:hAnsi="Montserrat"/>
          <w:sz w:val="24"/>
        </w:rPr>
        <w:t>I never suspected—until the moment my mother died—that one of her responsibilities was to destroy me, should I ever prove mentally unstable; inclined toward violent, or abusive behavior. I find it amazing that I or any other child on the reservation survived growing up in light of that discovery. But, as artificial as life on the reservation proved to be, I realize that it was only part of a greater effort intent on assuring that the world at large never had to deal with the fact that I was one of the most dangerous human beings ever born.</w:t>
      </w:r>
    </w:p>
    <w:p w:rsidR="00961472" w:rsidRPr="00AF3F86" w:rsidRDefault="00961472">
      <w:pPr>
        <w:spacing w:line="360" w:lineRule="auto"/>
        <w:jc w:val="both"/>
        <w:rPr>
          <w:rFonts w:ascii="Montserrat" w:hAnsi="Montserrat" w:cs="Arial"/>
          <w:sz w:val="24"/>
        </w:rPr>
      </w:pPr>
      <w:r w:rsidRPr="00AF3F86">
        <w:rPr>
          <w:rFonts w:ascii="Montserrat" w:hAnsi="Montserrat"/>
          <w:sz w:val="24"/>
        </w:rPr>
        <w:tab/>
        <w:t xml:space="preserve">My innocence came to an end when I was only eleven years old. </w:t>
      </w:r>
      <w:r w:rsidRPr="00AF3F86">
        <w:rPr>
          <w:rFonts w:ascii="Montserrat" w:hAnsi="Montserrat" w:cs="Arial"/>
          <w:sz w:val="24"/>
        </w:rPr>
        <w:t xml:space="preserve">I had been relaying the status of the drive trials for about a month, as the </w:t>
      </w:r>
      <w:r w:rsidRPr="00AF3F86">
        <w:rPr>
          <w:rFonts w:ascii="Montserrat" w:hAnsi="Montserrat" w:cs="Arial"/>
          <w:i/>
          <w:sz w:val="24"/>
        </w:rPr>
        <w:t xml:space="preserve">Adventure </w:t>
      </w:r>
      <w:r w:rsidRPr="00AF3F86">
        <w:rPr>
          <w:rFonts w:ascii="Montserrat" w:hAnsi="Montserrat" w:cs="Arial"/>
          <w:sz w:val="24"/>
        </w:rPr>
        <w:t>ran through deeper dives and proportionately greater jumps. In between jumps I would watch the</w:t>
      </w:r>
      <w:r w:rsidRPr="00AF3F86">
        <w:rPr>
          <w:rFonts w:ascii="Montserrat" w:hAnsi="Montserrat"/>
          <w:sz w:val="24"/>
        </w:rPr>
        <w:t xml:space="preserve">The truth about psionic research, the government cover-up, the use of psionic ability by the government to develop technology for the exploration of space and all the other experiences and </w:t>
      </w:r>
      <w:r w:rsidRPr="00AF3F86">
        <w:rPr>
          <w:rFonts w:ascii="Montserrat" w:hAnsi="Montserrat" w:cs="Arial"/>
          <w:sz w:val="24"/>
        </w:rPr>
        <w:t xml:space="preserve">activity aboard the ship through my mother's eyes. In a lot of ways, Erin and I were two sides of the same coin. Our minds virtually operated as one. So I felt her excitement at the sighting of the strange object that fatal day as if it had been my own. </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I—Erin—stood on the deck of the bridge and looked with wonder at the strange object as it approached. I—Arden—grabbed the lieutenant outside of the control center on Earth and told him what Erin was seeing. Lieutenant O'Neal concealed his shock and quickly ushered me in to mission control and walked me straight to the director. Martin Cannon Craig listened to Alan O'Neal's hasty explanation before turning and grabbing me hard by my arms. He looked me carefully in the eye and commanded, "Let me talk to Erin, quickly." I turned my—Erin's—attention back to Earth leaving me—Arden–to watch everything while my attention was split. I answered.</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"Craig, you are not going to believe this!" I crowed with excitement. "We've been watching it approach for about an hour, but this is the first sign we've had that it is more than a celestial object. It turned toward us not two minutes ago and it is getting closer!"</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"My god!" Craig uttered with shock. "What do you make of it Erin?"</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 xml:space="preserve">"I don't know </w:t>
      </w:r>
      <w:r w:rsidRPr="00AF3F86">
        <w:rPr>
          <w:rFonts w:ascii="Montserrat" w:hAnsi="Montserrat" w:cs="Arial"/>
          <w:i/>
          <w:sz w:val="24"/>
        </w:rPr>
        <w:t xml:space="preserve">what </w:t>
      </w:r>
      <w:r w:rsidRPr="00AF3F86">
        <w:rPr>
          <w:rFonts w:ascii="Montserrat" w:hAnsi="Montserrat" w:cs="Arial"/>
          <w:sz w:val="24"/>
        </w:rPr>
        <w:t xml:space="preserve">to make of it. Whatever it is we have only just begun to get visuals of it that show more than a glint of light. Whatever it is it is a luminous body. From about three astronomical units away it has an apparent magnitude of about minus fourteen, about half that of the Sun viewed from Earth. We've been reading a fourth magnitude power output from it on the geometric scale. That is just unbelievable! If that's its drive rating, then this ship could jump accurately between galaxies about as well as </w:t>
      </w:r>
      <w:r w:rsidRPr="00AF3F86">
        <w:rPr>
          <w:rFonts w:ascii="Montserrat" w:hAnsi="Montserrat" w:cs="Arial"/>
          <w:i/>
          <w:sz w:val="24"/>
        </w:rPr>
        <w:t xml:space="preserve">Adventure </w:t>
      </w:r>
      <w:r w:rsidRPr="00AF3F86">
        <w:rPr>
          <w:rFonts w:ascii="Montserrat" w:hAnsi="Montserrat" w:cs="Arial"/>
          <w:sz w:val="24"/>
        </w:rPr>
        <w:t xml:space="preserve">could jump from Sol to Alpha Centauri!" I exclaimed. </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"Are you positive that there is an intelligence behind that power?" Craig challenged. I—Arden—winced and turned my attention back to my body as he shook me.</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"Craig, you are hurting us," I—Erin—complained before responding, "I don't know if there is intelligence behind it, but it certainly is aware of us. It was sailing by at a good clip when our first scans hit it. It instantly changed vectors to intercept us. That's why I think I was reading a drive output, because this object obviously has control of its momentum and inertia if it can maneuver like that. Wait, hold on..." I—Arden—had been monitoring the ship again when I noticed the upset among the crew. I—Erin—picked it up and shifted my attention to see what had changed. The object had closed rapidly to within a thousand kilometers and then stopped dead. "Craig," I said carefully, "it has stopped. We have been keeping station since our first long range scans. There is no doubt that it is taking a look at us now. I don't sense any..."</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I felt myself shoved back into my body, cut off from all but the faintest echo of Erin. Craig was shaking my arm wanting to know why I had cut off in the middle like that. "Mr. Craig, she pushed me out and blocked her mind. Why would she do that?" I asked puzzled. I reached out and probed against my mother's mind. I couldn't imagine any reason why she would cut me off like that. I worried at her shields until they relaxed enough to let me in. As I looked around the bridge, I saw the pallor of the crew's faces and smelled the scent of fear. I—Erin—spoke tersely to Craig, "Director, the intelligence has just probed us. Whatever it is, it is a high order psionic, and it just peeled our minds like grapes and downed them whole. I... I'm a little shaken. I did my best to block Arden from their perception. Hold on a second while we try to hail them."</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"Wait, Erin!" Craig interrupted, "What do you mean hail them? You don't have any idea how to communicate with them!"</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"Don't be ridiculous, Director, of course I know how to communicate with them, exactly the same way I am communicating with you. Isn't that one of the reasons why I am on this mission?" I—Erin—challenged. Erin was preparing to reach out with her mind so she was already tuning me out to protect me. This was Erin's dream. First contact. I—Erin—almost could not believe my good luck. I—Arden—would not allow myself to be cut out of the excitement, so I—Erin—subdued and disguised my daughter-self. I probed across the surface feeling for the edges of this unseen intelligence. The overwhelming scan I had just endured had given me a trace to find that alien mind. A stranger's mind is harder to read than a friend's. The only physical limits on the range of telepathy is familiarity. A mind you know is easy to find across any gap, but a mind you don't know you have to access through a sensory scan of that mind's physical expression. That was probably why that mind sweep had been so intense. I faced the same problem, since I had nothing to train my attention on except the locus of that alien object in space.</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I reached out across the void and felt my way into the heart of that brilliant vessel. I could have analyzed the structures of the organic creatures inside its shell and built up a picture of the alien, but my attention was focused on finding a higher organ that would give me access to their thoughts. What I touched was vile. That mind tasted of anger and contempt. That was my only warning.</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 xml:space="preserve">"They're attacking!" Our voices screamed in unison. On the </w:t>
      </w:r>
      <w:r w:rsidRPr="00AF3F86">
        <w:rPr>
          <w:rFonts w:ascii="Montserrat" w:hAnsi="Montserrat" w:cs="Arial"/>
          <w:i/>
          <w:sz w:val="24"/>
        </w:rPr>
        <w:t xml:space="preserve">Adventure </w:t>
      </w:r>
      <w:r w:rsidRPr="00AF3F86">
        <w:rPr>
          <w:rFonts w:ascii="Montserrat" w:hAnsi="Montserrat" w:cs="Arial"/>
          <w:sz w:val="24"/>
        </w:rPr>
        <w:t xml:space="preserve">the crew was riveted in shock at our declaration, while in mission control Martin Craig was swearing. He tried to act immediately, issuing orders that the crew of the </w:t>
      </w:r>
      <w:r w:rsidRPr="00AF3F86">
        <w:rPr>
          <w:rFonts w:ascii="Montserrat" w:hAnsi="Montserrat" w:cs="Arial"/>
          <w:i/>
          <w:sz w:val="24"/>
        </w:rPr>
        <w:t xml:space="preserve">Adventure </w:t>
      </w:r>
      <w:r w:rsidRPr="00AF3F86">
        <w:rPr>
          <w:rFonts w:ascii="Montserrat" w:hAnsi="Montserrat" w:cs="Arial"/>
          <w:sz w:val="24"/>
        </w:rPr>
        <w:t>was not prepared to execute.</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 xml:space="preserve">"Erin! Dive! Dive! Get out of there!" He shouted at me—Arden. I was already acting. I—Erin—extended my power to its greatest magnitude and gripped my ship and crew mates in a psychokinetic field. The barrage was violent and sudden. It was hopeless. The raw power at the alien's disposal was an order of magnitude greater than mine. Double a thousand times over what I could manage. I—Arden—extended all the power I could spare to my mother-self. If there had been time, the ship could have made a crash translation. In the interface the </w:t>
      </w:r>
      <w:r w:rsidRPr="00AF3F86">
        <w:rPr>
          <w:rFonts w:ascii="Montserrat" w:hAnsi="Montserrat" w:cs="Arial"/>
          <w:i/>
          <w:sz w:val="24"/>
        </w:rPr>
        <w:t xml:space="preserve">Adventure </w:t>
      </w:r>
      <w:r w:rsidRPr="00AF3F86">
        <w:rPr>
          <w:rFonts w:ascii="Montserrat" w:hAnsi="Montserrat" w:cs="Arial"/>
          <w:sz w:val="24"/>
        </w:rPr>
        <w:t xml:space="preserve">could easily lose herself. I—Erin—held out for an eternal seven minutes, as the forces generated from the aliens threatened to crush my mind. I cringed as the strain began to burn out synapses in my—Erin's—mind. I felt myself being torn out of my flesh. I felt the agony of my body burning away in layers as my resistance was overpowered. For a moment I held myself in a final embrace and then I felt the searing orgasm of death as everything that was me—my mother—was annihilated in the flesh. I felt her—my?—last thoughts shifting up into the interface and tried to hold myself together. I had been one mind existing in two bodies when I—my mother—died. After the shock wore off I realized I still had an anchor back to reality. A bridge across which I could retreat and survive. As I opened my eyes I faced the most difficult question in my—Erin's? Arden's?—life: Who am I? In my mind I am my own daughter. In my memory I am my own mother. </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A mother and a daughter died that day, and what I am now was born from the ashes. That moment was just one tiny part of the human cost of earth's first encounter with an alien intelligence.</w:t>
      </w:r>
    </w:p>
    <w:p w:rsidR="00961472" w:rsidRPr="00AF3F86" w:rsidRDefault="00961472">
      <w:pPr>
        <w:spacing w:line="360" w:lineRule="auto"/>
        <w:jc w:val="both"/>
        <w:rPr>
          <w:rFonts w:ascii="Montserrat" w:hAnsi="Montserrat" w:cs="Arial"/>
          <w:sz w:val="24"/>
        </w:rPr>
      </w:pP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 Childhood's end</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If experiencing the death of my mother had not been bad enough by itself, this horrible union of our minds also destroyed my childhood. The truth about psionic research, the government cover-up, the use of psionic ability by the government to develop technology for the exploration of space and all the other experiences and memories of my mother's life exploded through my mind at the instant of her death light years away.</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 xml:space="preserve">If anything, that revelation inspired my anguish to turn into rage against the project. I could not deal with what I learned. They had created an ideal place for me to grow up—far better than the civilian world outside it. They had given me a perfect childhood and it had turned out to be a carefully crafted lie. Among the terrible secrets I never suspected were hidden in her mind, which became mine, was that one of her responsibilities was to destroy </w:t>
      </w:r>
      <w:r w:rsidRPr="00AF3F86">
        <w:rPr>
          <w:rFonts w:ascii="Montserrat" w:hAnsi="Montserrat" w:cs="Arial"/>
          <w:i/>
          <w:sz w:val="24"/>
        </w:rPr>
        <w:t>me</w:t>
      </w:r>
      <w:r w:rsidRPr="00AF3F86">
        <w:rPr>
          <w:rFonts w:ascii="Montserrat" w:hAnsi="Montserrat" w:cs="Arial"/>
          <w:sz w:val="24"/>
        </w:rPr>
        <w:t>, should I ever prove mentally unstable; inclined toward violent, or abusive behavior. I find it amazing that I or any other child on the reservation survived growing up, in light of that discovery. But, as artificial as life on the reservation proved to be, I realized, in time, that it was only part of a greater effort intent on assuring that the world at large never had to deal with the fact that I was one of the most dangerous human beings ever born.</w:t>
      </w:r>
    </w:p>
    <w:p w:rsidR="00961472" w:rsidRPr="00AF3F86" w:rsidRDefault="00961472">
      <w:pPr>
        <w:spacing w:line="360" w:lineRule="auto"/>
        <w:jc w:val="both"/>
        <w:rPr>
          <w:rFonts w:ascii="Montserrat" w:hAnsi="Montserrat" w:cs="Arial"/>
          <w:sz w:val="24"/>
        </w:rPr>
      </w:pP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/—0 - 7—/</w:t>
      </w:r>
      <w:r w:rsidRPr="00AF3F86">
        <w:rPr>
          <w:rFonts w:ascii="Montserrat" w:hAnsi="Montserrat" w:cs="Arial"/>
          <w:sz w:val="24"/>
        </w:rPr>
        <w:tab/>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Answers seemed to come to young Ember unbidden from deep within herself. Answers to questions she would not be able to ask until long after they had become facts unique to her strange world. Answers that often drove the girl to run away from the families and institutions that the authorities tried to place her in. It was inevitable that there would come a day when she would meet an individual whom she could not hide herself from—an individual with the ability to see what she really was. She had not prepared herself for the thought that there would be more than one such individual. The only way she could hope to survive the devastation that came down upon her—the only way she could live with the consequences of what that onslaught will do to those around her—was to face the hardest and most dangerous obstacle she would ever encounter—herself.</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Ember was awakened to her full potential violently. She was asleep and she felt someone force their way into her mind. She struggled, instinctively rejecting this penetration of herself. She was overpowered at first and the psychic rape continued. As the probing became unbearably deep something in her snapped, and she lashed out. She stabbed deep into her assailant's mind and then shoved everything away from her to lick her wounds. Or rather, she apparently shoved herself away from everything and almost died. Without her instincts—her intuition—she would have.</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/—7 - 11—/</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Since she never perceived anything exceptional in what she could do, Ember had no idea that she was special. By the time she had been able to recognize what she was, she had already been relocated to a psionic reservation and research project. She had been so young when she joined the project she never realized what a strictly controlled environment she had entered. Psionic ability was common on a reservation, and residents were all subtly conditioned in the ethics and etiquette of using their ability. She was trained, like all the other children in the community, to develop and master the abilities of her body and mind. She learned quickly and applied herself to new challenges with creativity and determination. She could be relied on to take responsibilities seriously. She could go in and help the adults with their work, but she didn't know that they were working for the government on highly classified research. As far as she was aware, they were all perfectly normal people and so she never had to deal with the fact that she was one of the most dangerous human beings ever born on Earth.</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br w:type="page"/>
        <w:t>av</w:t>
      </w:r>
      <w:r w:rsidRPr="00AF3F86">
        <w:rPr>
          <w:rFonts w:ascii="Montserrat" w:hAnsi="Montserrat" w:cs="Arial"/>
          <w:sz w:val="24"/>
        </w:rPr>
        <w:tab/>
        <w:t>i</w:t>
      </w:r>
      <w:r w:rsidRPr="00AF3F86">
        <w:rPr>
          <w:rFonts w:ascii="Montserrat" w:hAnsi="Montserrat" w:cs="Arial"/>
          <w:sz w:val="24"/>
        </w:rPr>
        <w:tab/>
        <w:t>background</w:t>
      </w:r>
    </w:p>
    <w:p w:rsidR="00961472" w:rsidRPr="00AF3F86" w:rsidRDefault="00961472">
      <w:pPr>
        <w:spacing w:line="360" w:lineRule="auto"/>
        <w:jc w:val="both"/>
        <w:rPr>
          <w:rFonts w:ascii="Montserrat" w:hAnsi="Montserrat" w:cs="Arial"/>
          <w:sz w:val="24"/>
        </w:rPr>
      </w:pPr>
    </w:p>
    <w:p w:rsidR="00961472" w:rsidRPr="00AF3F86" w:rsidRDefault="00961472">
      <w:pPr>
        <w:spacing w:line="360" w:lineRule="auto"/>
        <w:jc w:val="both"/>
        <w:rPr>
          <w:rFonts w:ascii="Montserrat" w:hAnsi="Montserrat"/>
          <w:sz w:val="24"/>
        </w:rPr>
      </w:pPr>
      <w:r w:rsidRPr="00AF3F86">
        <w:rPr>
          <w:rFonts w:ascii="Montserrat" w:hAnsi="Montserrat" w:cs="Arial"/>
          <w:sz w:val="24"/>
        </w:rPr>
        <w:t>0-7</w:t>
      </w:r>
      <w:r w:rsidRPr="00AF3F86">
        <w:rPr>
          <w:rFonts w:ascii="Montserrat" w:hAnsi="Montserrat" w:cs="Arial"/>
          <w:sz w:val="24"/>
        </w:rPr>
        <w:tab/>
        <w:t>i grew up on a psionic reservation and research project. psionic ability was common, and we were all subtly conditioned in the ethics and etiquitte of using our ability. i'd had no idea that i was special. i never realized i existed in a controlled environment. i was trained, like all the other children in the community, to develop and master the abilities of my body and mind. i was aware that i had a degree of talent, but of course all of us had our strengths, so i never perceived anything exceptional in what i could do. i learned quickly and applied myself to new challenges with creativity and determination. i could be relied on to take responsibilities seriously. i could go in and help my mother with her work, but i didn't know that we were working for the government on highly classified research. as far as i was aware, we were all perfectly normal people and so i never had to deal with the fact that i was one of the most dangerous human beings ever born on earth.</w:t>
      </w:r>
      <w:r w:rsidRPr="00AF3F86">
        <w:rPr>
          <w:rFonts w:ascii="Montserrat" w:hAnsi="Montserrat"/>
          <w:sz w:val="24"/>
        </w:rPr>
        <w:t xml:space="preserve">memories of my mother's life exploded through my mind at the instant of her death light years away. That moment was just one tiny part of the human cost of Earth's first encounter with an alien intelligence.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 am incapable of feeling any awe about the "ingenuous way the government exploited the awesome potential of mind to make practical interstellar travel a reality". Deep space explorers had been commissioned with FTL drives developed more than thirty years before I was born. It was an established fact to me, and I grew up as the exploitee in the rest of that equation. The Interface Systems Project was dedicated to research into psionic methods of manipulating media in higher dimensions that had led to the development of a point to point translation and interface drive. It was during the final stage of development that I became involved, working on the experimental cores and array elements. The final prototype was installed into the deep space explorer </w:t>
      </w:r>
      <w:r w:rsidRPr="00AF3F86">
        <w:rPr>
          <w:rFonts w:ascii="Montserrat" w:hAnsi="Montserrat"/>
          <w:i/>
          <w:sz w:val="24"/>
        </w:rPr>
        <w:t>Adventure.</w:t>
      </w:r>
      <w:r w:rsidRPr="00AF3F86">
        <w:rPr>
          <w:rFonts w:ascii="Montserrat" w:hAnsi="Montserrat"/>
          <w:sz w:val="24"/>
        </w:rPr>
        <w:t xml:space="preserve"> Something had to serve for a real time communications link, but I wonder what the project directors were thinking—were they thinking?—when they exploited the intimate telepathic rapport of a mother and her eleven year old daughter. My mother knew that she risked death participating in the field trials, but I was allowed to remain ignorant of the danger to my only family.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 also wonder what they were thinking when they dragged that same girl in front of cameras, six years later, to relate the details of the first-contact disaster to the world? I know </w:t>
      </w:r>
      <w:r w:rsidRPr="00AF3F86">
        <w:rPr>
          <w:rFonts w:ascii="Montserrat" w:hAnsi="Montserrat"/>
          <w:i/>
          <w:sz w:val="24"/>
        </w:rPr>
        <w:t>why</w:t>
      </w:r>
      <w:r w:rsidRPr="00AF3F86">
        <w:rPr>
          <w:rFonts w:ascii="Montserrat" w:hAnsi="Montserrat"/>
          <w:sz w:val="24"/>
        </w:rPr>
        <w:t xml:space="preserve"> they did it. One, they needed to disclose the existence of active psionics to the public; our population was growing too fast for the government to hide. Two, the threat of alien invasion, while providing the people something to think about besides us, was something the government discovered it could not hide as other exploratory missions went missing. Three, I was the closest thing to an eye-witness available to offer testimonial support for that government announcement. Naturally, I had some credentials to establish with the public; I had to demonstrate and define some of my abilities. Thus, our carefully guarded existence was traded to win support for an accelerated space colonization and militarization effort. I have no notion of whether my keepers gave any thought to how the event would make me feel. It sure made for great journalism, though; a tragic figure bravely describing the last moments of the deep space explorer </w:t>
      </w:r>
      <w:r w:rsidRPr="00AF3F86">
        <w:rPr>
          <w:rFonts w:ascii="Montserrat" w:hAnsi="Montserrat"/>
          <w:i/>
          <w:sz w:val="24"/>
        </w:rPr>
        <w:t>Adventure</w:t>
      </w:r>
      <w:r w:rsidRPr="00AF3F86">
        <w:rPr>
          <w:rFonts w:ascii="Montserrat" w:hAnsi="Montserrat"/>
          <w:sz w:val="24"/>
        </w:rPr>
        <w:t xml:space="preserve">, quietly dying her mother's death in her memory. </w:t>
      </w:r>
    </w:p>
    <w:p w:rsidR="00961472" w:rsidRPr="00AF3F86" w:rsidRDefault="00961472">
      <w:pPr>
        <w:spacing w:line="360" w:lineRule="auto"/>
        <w:jc w:val="both"/>
        <w:rPr>
          <w:rFonts w:ascii="Montserrat" w:hAnsi="Montserrat"/>
          <w:sz w:val="24"/>
        </w:rPr>
      </w:pPr>
      <w:r w:rsidRPr="00AF3F86">
        <w:rPr>
          <w:rFonts w:ascii="Montserrat" w:hAnsi="Montserrat"/>
          <w:sz w:val="24"/>
        </w:rPr>
        <w:tab/>
        <w:t>Maybe the wound healed better for being reopened and liberally bled.</w:t>
      </w:r>
    </w:p>
    <w:p w:rsidR="00961472" w:rsidRPr="00AF3F86" w:rsidRDefault="00961472">
      <w:pPr>
        <w:spacing w:line="360" w:lineRule="auto"/>
        <w:jc w:val="both"/>
        <w:rPr>
          <w:rFonts w:ascii="Montserrat" w:hAnsi="Montserrat"/>
          <w:sz w:val="24"/>
        </w:rPr>
      </w:pPr>
      <w:r w:rsidRPr="00AF3F86">
        <w:rPr>
          <w:rFonts w:ascii="Montserrat" w:hAnsi="Montserrat"/>
          <w:sz w:val="24"/>
        </w:rPr>
        <w:tab/>
        <w:t>As the first public psi, my time was kept too occupied for me to indulge in much self-pity, anyway. I devoted my time to public relations soothing institutional and individual fears of psionic potential. It didn't take a genius to imagine the potential for evil and mischief present in the real and imagined powers of psi. Educating the public about the realities of psionics and the means available to deter and police psionic misbehavior was too big a project for me to handle alone, and eventually I was able to bow out of the picture and retire from public life. By the time I was finally a free and independent citizen I had gotten over my loss. In my mind the events of my past were closed. I entered the private sector and assumed that the government had forgotten about me. The last thing I would have ever expected was for them to track me down several years later and ask me to come back to the project and rejoin the space program.</w:t>
      </w:r>
    </w:p>
    <w:p w:rsidR="00961472" w:rsidRPr="00AF3F86" w:rsidRDefault="00961472">
      <w:pPr>
        <w:spacing w:line="360" w:lineRule="auto"/>
        <w:jc w:val="both"/>
        <w:rPr>
          <w:rFonts w:ascii="Montserrat" w:hAnsi="Montserrat"/>
          <w:sz w:val="24"/>
        </w:rPr>
      </w:pPr>
      <w:r w:rsidRPr="00AF3F86">
        <w:rPr>
          <w:rFonts w:ascii="Montserrat" w:hAnsi="Montserrat"/>
          <w:sz w:val="24"/>
        </w:rPr>
        <w:tab/>
        <w:t>Imagine my surprise. I had been out of contact for some time, so he had to track me down at my current home in Scotland. I was there alone. And now that the past, in the form of one Captain O'Neal, had intruded on my isolation, I was forced to realize that I was lonely. If there was anything besides the loss of my mother that inspired my pallid rage against the project, it was the fact that it had created an ideal place for me to grow up—far better than the civilian world outside it—and it had turned out to be a carefully crafted lie.</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"Arden," he interrupted my reflection. I flushed slightly, wondering how long a silence had passed. Seeing that he had my attention again, he continued. "I understand how you feel, but that is history now. We really need you now. </w:t>
      </w:r>
      <w:r w:rsidRPr="00AF3F86">
        <w:rPr>
          <w:rFonts w:ascii="Montserrat" w:hAnsi="Montserrat"/>
          <w:i/>
          <w:sz w:val="24"/>
        </w:rPr>
        <w:t xml:space="preserve">I </w:t>
      </w:r>
      <w:r w:rsidRPr="00AF3F86">
        <w:rPr>
          <w:rFonts w:ascii="Montserrat" w:hAnsi="Montserrat"/>
          <w:sz w:val="24"/>
        </w:rPr>
        <w:t xml:space="preserve">need you," he emphasized. </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i/>
          <w:sz w:val="24"/>
        </w:rPr>
        <w:t xml:space="preserve">You </w:t>
      </w:r>
      <w:r w:rsidRPr="00AF3F86">
        <w:rPr>
          <w:rFonts w:ascii="Montserrat" w:hAnsi="Montserrat"/>
          <w:sz w:val="24"/>
        </w:rPr>
        <w:t xml:space="preserve">need me?" I echoed inquisitively. "What is it exactly you're asking me to involve myself in? I was never exactly vital to the project. I was competent and I could work well with my mother, who </w:t>
      </w:r>
      <w:r w:rsidRPr="00AF3F86">
        <w:rPr>
          <w:rFonts w:ascii="Montserrat" w:hAnsi="Montserrat"/>
          <w:i/>
          <w:sz w:val="24"/>
        </w:rPr>
        <w:t xml:space="preserve">was </w:t>
      </w:r>
      <w:r w:rsidRPr="00AF3F86">
        <w:rPr>
          <w:rFonts w:ascii="Montserrat" w:hAnsi="Montserrat"/>
          <w:sz w:val="24"/>
        </w:rPr>
        <w:t xml:space="preserve">indispensable. That doesn't mean I'm qualified to complete her work for the project," I pointed out. </w:t>
      </w:r>
    </w:p>
    <w:p w:rsidR="00961472" w:rsidRPr="00AF3F86" w:rsidRDefault="00961472">
      <w:pPr>
        <w:spacing w:line="360" w:lineRule="auto"/>
        <w:jc w:val="both"/>
        <w:rPr>
          <w:rFonts w:ascii="Montserrat" w:hAnsi="Montserrat"/>
          <w:sz w:val="24"/>
        </w:rPr>
      </w:pPr>
      <w:r w:rsidRPr="00AF3F86">
        <w:rPr>
          <w:rFonts w:ascii="Montserrat" w:hAnsi="Montserrat"/>
          <w:sz w:val="24"/>
        </w:rPr>
        <w:tab/>
        <w:t>"Yes, but that's not what we want," he deflected. "I admit the project expended very little effort to keep tabs on you. You needed the time to yourself. Some of the board would have been happy to have lost you altogether. You did not leave a lot of friends behind by the time you left." I opened my mouth to comment on that and he stared me down. "I am not going to argue whether you had cause for your grief, but your temper burned a lot of innocent people along with the guilty," he criticized with a level gaze. I bit my lip. I couldn't argue, my self centered foolishness ranked up there with that of Martin Craig, the project director who hadn't a thought to spare on anyone as long as the work proceeded on schedule. O'Neal leaned back and closed his eyes as if in deep contemplation and went on, "What I am here about concerns only the future. In spite of your experience with the field systems and interface drive, you were never considered for a technical position on this project; in any case the research has already been completed and is being developed. In that sense they can get along quite fine without you."</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"Curiouser and curiouser," I murmured. I rubbed a thoughtful finger over my lips. "You said </w:t>
      </w:r>
      <w:r w:rsidRPr="00AF3F86">
        <w:rPr>
          <w:rFonts w:ascii="Montserrat" w:hAnsi="Montserrat"/>
          <w:i/>
          <w:sz w:val="24"/>
        </w:rPr>
        <w:t xml:space="preserve">they </w:t>
      </w:r>
      <w:r w:rsidRPr="00AF3F86">
        <w:rPr>
          <w:rFonts w:ascii="Montserrat" w:hAnsi="Montserrat"/>
          <w:sz w:val="24"/>
        </w:rPr>
        <w:t xml:space="preserve">want me back; </w:t>
      </w:r>
      <w:r w:rsidRPr="00AF3F86">
        <w:rPr>
          <w:rFonts w:ascii="Montserrat" w:hAnsi="Montserrat"/>
          <w:i/>
          <w:sz w:val="24"/>
        </w:rPr>
        <w:t>you</w:t>
      </w:r>
      <w:r w:rsidRPr="00AF3F86">
        <w:rPr>
          <w:rFonts w:ascii="Montserrat" w:hAnsi="Montserrat"/>
          <w:sz w:val="24"/>
        </w:rPr>
        <w:t xml:space="preserve"> need me. Why?" I prompted. "Give me an answer that makes sense."</w:t>
      </w:r>
    </w:p>
    <w:p w:rsidR="00961472" w:rsidRPr="00AF3F86" w:rsidRDefault="00961472">
      <w:pPr>
        <w:spacing w:line="360" w:lineRule="auto"/>
        <w:jc w:val="both"/>
        <w:rPr>
          <w:rFonts w:ascii="Montserrat" w:hAnsi="Montserrat"/>
          <w:sz w:val="24"/>
        </w:rPr>
      </w:pPr>
      <w:r w:rsidRPr="00AF3F86">
        <w:rPr>
          <w:rFonts w:ascii="Montserrat" w:hAnsi="Montserrat"/>
          <w:sz w:val="24"/>
        </w:rPr>
        <w:tab/>
        <w:t>He smiled and shook his head in apology. "Sorry, I thought that it was obvious." He fished a pack of cigarettes out of his pocket and looked to me for permission. I stood up and led him out onto the garden verandah. He lit the filthy thing and took a couple of deep drags before resuming. "There is a list naming about seven hundred registered psi actives. Classified. Each individual tests above four on the access scale, or over a hundred on the geometric scale. If the government were willing to admit that it was possible, they would all be registered as class three actives," he explained. He turned to make eye contact. "Your name is on that list."</w:t>
      </w:r>
    </w:p>
    <w:p w:rsidR="00961472" w:rsidRPr="00AF3F86" w:rsidRDefault="00961472">
      <w:pPr>
        <w:spacing w:line="360" w:lineRule="auto"/>
        <w:jc w:val="both"/>
        <w:rPr>
          <w:rFonts w:ascii="Montserrat" w:hAnsi="Montserrat"/>
          <w:sz w:val="24"/>
        </w:rPr>
      </w:pPr>
      <w:r w:rsidRPr="00AF3F86">
        <w:rPr>
          <w:rFonts w:ascii="Montserrat" w:hAnsi="Montserrat"/>
          <w:sz w:val="24"/>
        </w:rPr>
        <w:tab/>
        <w:t>I did not say anything. I had learned about the list from my mother—at the moment of truth. She had been on it too. I just waited, quietly calculating the odds that O'Neal would get to the point on his own. This was a man who had spent too much time around telepaths. He was trying to catch me with my hand in the cookie jar. I had to ignore the bait and pretend that I hadn't noticed the trap either. Latents may have limited abilities to communicate with each other, but their conversations are more efficient at least. To my surprise, he got right to the point. "I have two 'class three' actives committed to my staff. I need to have one more assigned to complete the group for my ship. Each ship in Operation Exodus has been assigned a three man team from actives on that list. Only about two hundred are volunteers, which means that about a third of the assignments are under duress." He took another deep pull on his cigarette, with a disgusted frown on his face. "Try to imagine what you could do if you were on one of those ships against your will," he suggested.</w:t>
      </w:r>
    </w:p>
    <w:p w:rsidR="00961472" w:rsidRPr="00AF3F86" w:rsidRDefault="00961472">
      <w:pPr>
        <w:spacing w:line="360" w:lineRule="auto"/>
        <w:jc w:val="both"/>
        <w:rPr>
          <w:rFonts w:ascii="Montserrat" w:hAnsi="Montserrat"/>
          <w:sz w:val="24"/>
        </w:rPr>
      </w:pPr>
      <w:r w:rsidRPr="00AF3F86">
        <w:rPr>
          <w:rFonts w:ascii="Montserrat" w:hAnsi="Montserrat"/>
          <w:sz w:val="24"/>
        </w:rPr>
        <w:tab/>
        <w:t>"They would never get me on one of those ships if I didn't want to be there," I growled.</w:t>
      </w:r>
    </w:p>
    <w:p w:rsidR="00961472" w:rsidRPr="00AF3F86" w:rsidRDefault="00961472">
      <w:pPr>
        <w:spacing w:line="360" w:lineRule="auto"/>
        <w:jc w:val="both"/>
        <w:rPr>
          <w:rFonts w:ascii="Montserrat" w:hAnsi="Montserrat"/>
          <w:sz w:val="24"/>
        </w:rPr>
      </w:pPr>
      <w:r w:rsidRPr="00AF3F86">
        <w:rPr>
          <w:rFonts w:ascii="Montserrat" w:hAnsi="Montserrat"/>
          <w:sz w:val="24"/>
        </w:rPr>
        <w:tab/>
        <w:t>He turned a flat look in my direction and said, "If it came to that I wish it were true."</w:t>
      </w:r>
    </w:p>
    <w:p w:rsidR="00961472" w:rsidRPr="00AF3F86" w:rsidRDefault="00961472">
      <w:pPr>
        <w:spacing w:line="360" w:lineRule="auto"/>
        <w:jc w:val="both"/>
        <w:rPr>
          <w:rFonts w:ascii="Montserrat" w:hAnsi="Montserrat"/>
          <w:sz w:val="24"/>
        </w:rPr>
      </w:pPr>
      <w:r w:rsidRPr="00AF3F86">
        <w:rPr>
          <w:rFonts w:ascii="Montserrat" w:hAnsi="Montserrat"/>
          <w:sz w:val="24"/>
        </w:rPr>
        <w:tab/>
        <w:t>All at once I realized what he was really telling me. Why he was really here. "They assigned me to you," I concluded out loud, putting the pieces he had given me together. "You knew I would not willingly go back to the project. You knew they would somehow manage to force me to accept the assignment. Knowing that, you did not want me on your ship." I turned an incredulous look on him as he calmly puffed away. "You also knew that if I had any kind of warning at all they might not be able to find me if I got away in time. My God, you're actually giving me a choice!" I laughed, feeling slightly numb. "You are aren't you?"</w:t>
      </w:r>
    </w:p>
    <w:p w:rsidR="00961472" w:rsidRPr="00AF3F86" w:rsidRDefault="00961472">
      <w:pPr>
        <w:spacing w:line="360" w:lineRule="auto"/>
        <w:jc w:val="both"/>
        <w:rPr>
          <w:rFonts w:ascii="Montserrat" w:hAnsi="Montserrat"/>
          <w:sz w:val="24"/>
        </w:rPr>
      </w:pPr>
      <w:r w:rsidRPr="00AF3F86">
        <w:rPr>
          <w:rFonts w:ascii="Montserrat" w:hAnsi="Montserrat"/>
          <w:sz w:val="24"/>
        </w:rPr>
        <w:tab/>
        <w:t>He returned the slightest of nods.</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 ran my hands through my hair and gazed into the garden rain. I contemplated the details he had slipped me, and weighed them against my grudge. All of a sudden it didn't matter, I knew what I wanted to do. I turned back to face him. "So, what exactly are my responsibilities, Captain?" I asked. </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prrp's—psionic reservation and research project's were international. latent psionics had been disclosed with the publication of the sinclair-drake unified field theory, but active psionics had been held close to the chest. active psis were relocated to these reservations as soon as they were identified. any public display of power was loudly advertised as a manifestation of latent potential, and the poor sod who displayed the power was nabbed and bagged for "research" before he could show off anything else he could do.</w:t>
      </w:r>
    </w:p>
    <w:p w:rsidR="00961472" w:rsidRPr="00AF3F86" w:rsidRDefault="00961472">
      <w:pPr>
        <w:spacing w:line="360" w:lineRule="auto"/>
        <w:jc w:val="both"/>
        <w:rPr>
          <w:rFonts w:ascii="Montserrat" w:hAnsi="Montserrat" w:cs="Arial"/>
          <w:sz w:val="24"/>
        </w:rPr>
      </w:pP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7</w:t>
      </w:r>
      <w:r w:rsidRPr="00AF3F86">
        <w:rPr>
          <w:rFonts w:ascii="Montserrat" w:hAnsi="Montserrat" w:cs="Arial"/>
          <w:sz w:val="24"/>
        </w:rPr>
        <w:tab/>
        <w:t>i was awakened to my full potential violently. i was asleep and i felt someone force their way into my mind. i struggled, instinctively rejecting this penetration of myself. i was overpowered at first and the psychic rape continued. as the probing became unbearably deep something in me snapped, and i lashed out. i stabbed deep into my assailant's mind and then shoved everything away from me to lick my wounds. or rather, i apparently shoved myself away from everything and almost died. without my mother's training i would have.</w:t>
      </w:r>
    </w:p>
    <w:p w:rsidR="00961472" w:rsidRPr="00AF3F86" w:rsidRDefault="00961472">
      <w:pPr>
        <w:spacing w:line="360" w:lineRule="auto"/>
        <w:jc w:val="both"/>
        <w:rPr>
          <w:rFonts w:ascii="Montserrat" w:hAnsi="Montserrat" w:cs="Arial"/>
          <w:sz w:val="24"/>
        </w:rPr>
      </w:pP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7-11</w:t>
      </w:r>
      <w:r w:rsidRPr="00AF3F86">
        <w:rPr>
          <w:rFonts w:ascii="Montserrat" w:hAnsi="Montserrat" w:cs="Arial"/>
          <w:sz w:val="24"/>
        </w:rPr>
        <w:tab/>
        <w:t xml:space="preserve">i never knew who had raped my mind, although he had exposed himself intimately to the core in doing so. i would have to look deep into peoples' minds to check them, and it simply wasn't done. my life returned to normal, going to school, playing with friends, and striving to get involved in the reservation's research project. the interface systems project was dedicated to research into psionic methods of manipulating media in higher dimensions that had led to the development of a point to point translation and interface drive. it was during the final stage of development that i became involved as a "contractor", working on the experimental cores and array elements. the final prototype was installed into the deep space explorer </w:t>
      </w:r>
      <w:r w:rsidRPr="00AF3F86">
        <w:rPr>
          <w:rFonts w:ascii="Montserrat" w:hAnsi="Montserrat" w:cs="Arial"/>
          <w:i/>
          <w:sz w:val="24"/>
        </w:rPr>
        <w:t>adventure.</w:t>
      </w:r>
      <w:r w:rsidRPr="00AF3F86">
        <w:rPr>
          <w:rFonts w:ascii="Montserrat" w:hAnsi="Montserrat" w:cs="Arial"/>
          <w:sz w:val="24"/>
        </w:rPr>
        <w:t xml:space="preserve"> something had to serve for a real time communications link, but i wonder what the project directors were thinking—were they thinking?—when they exploited the intimate telepathic rapport of a mother and her eleven year old daughter. my mother knew that she risked death participating in the field trials, but i was allowed to remain ignorant of the danger to my only family.</w:t>
      </w:r>
    </w:p>
    <w:p w:rsidR="00961472" w:rsidRPr="00AF3F86" w:rsidRDefault="00961472">
      <w:pPr>
        <w:spacing w:line="360" w:lineRule="auto"/>
        <w:jc w:val="both"/>
        <w:rPr>
          <w:rFonts w:ascii="Montserrat" w:hAnsi="Montserrat" w:cs="Arial"/>
          <w:sz w:val="24"/>
        </w:rPr>
      </w:pPr>
    </w:p>
    <w:p w:rsidR="00961472" w:rsidRPr="00AF3F86" w:rsidRDefault="00961472">
      <w:pPr>
        <w:spacing w:line="360" w:lineRule="auto"/>
        <w:jc w:val="both"/>
        <w:rPr>
          <w:rFonts w:ascii="Montserrat" w:hAnsi="Montserrat"/>
          <w:sz w:val="24"/>
        </w:rPr>
      </w:pPr>
      <w:r w:rsidRPr="00AF3F86">
        <w:rPr>
          <w:rFonts w:ascii="Montserrat" w:hAnsi="Montserrat" w:cs="Arial"/>
          <w:sz w:val="24"/>
        </w:rPr>
        <w:t>11-17</w:t>
      </w:r>
      <w:r w:rsidRPr="00AF3F86">
        <w:rPr>
          <w:rFonts w:ascii="Montserrat" w:hAnsi="Montserrat" w:cs="Arial"/>
          <w:sz w:val="24"/>
        </w:rPr>
        <w:tab/>
        <w:t xml:space="preserve">the moment of truth. my innocence came to an end when i was only eleven years old. the truth about psionic research, the government cover-up, the use of psionic ability by the government to develop technology for the exploration of space and all the other experiences and memories of my mother's life exploded through my mind at the instant of her death light years away. that moment was just one tiny part of the human cost of earth's first encounter with an alien intelligence. my childhood was shattered by the death of my mother. i had relayed a report of the </w:t>
      </w:r>
      <w:r w:rsidRPr="00AF3F86">
        <w:rPr>
          <w:rFonts w:ascii="Montserrat" w:hAnsi="Montserrat" w:cs="Arial"/>
          <w:i/>
          <w:sz w:val="24"/>
        </w:rPr>
        <w:t>adventure's</w:t>
      </w:r>
      <w:r w:rsidRPr="00AF3F86">
        <w:rPr>
          <w:rFonts w:ascii="Montserrat" w:hAnsi="Montserrat" w:cs="Arial"/>
          <w:sz w:val="24"/>
        </w:rPr>
        <w:t xml:space="preserve"> destruction, but was drowning in a lifetime of my mother's memories. my autistic withdrawal lasted for about a year. my recovery took longer, about five years. i had to deal with all of the secrets bared by my mother's memories. like, i never suspected—until the moment my mother died—that one of her responsibilities was to destroy me, should i ever prove mentally unstable; inclined toward violent, or abusive behavior. i find it amazing that i or any other child on the reservation survived growing up in light of that discovery. but, as artificial as life on the reservation proved to be, i realize that it was only part of a greater effort intent on assuring that the world at large never had to deal with the fact that i was one of the most dangerous human beings ever born.</w:t>
      </w:r>
      <w:r w:rsidRPr="00AF3F86">
        <w:rPr>
          <w:rFonts w:ascii="Montserrat" w:hAnsi="Montserrat"/>
          <w:sz w:val="24"/>
        </w:rPr>
        <w:t xml:space="preserve">One aspect of telepathy occurs naturally in a latent community. Two minds thinking in the same direction occasionally fall into phase. I had felt it that night as he considered voicing his feelings regarding that first step into the unknown. O'Neal's only outward response at the time had been a knowing smile. I had no idea what sort of commitment I had made, and in his own way he knew it. He'd faced the same choice himself. Now that the decision was made I felt as if I had just stepped off the edge of a cliff. I didn't have to pry to know that he understood that feeling. We shared the thought. O'Neal did not know how to express it, so he sipped his tea and nursed his smoke for a few minutes, and stared past me, into the rain stirred garden. </w:t>
      </w:r>
    </w:p>
    <w:p w:rsidR="00961472" w:rsidRPr="00AF3F86" w:rsidRDefault="00961472">
      <w:pPr>
        <w:spacing w:line="360" w:lineRule="auto"/>
        <w:jc w:val="both"/>
        <w:rPr>
          <w:rFonts w:ascii="Montserrat" w:hAnsi="Montserrat"/>
          <w:sz w:val="24"/>
        </w:rPr>
      </w:pPr>
      <w:r w:rsidRPr="00AF3F86">
        <w:rPr>
          <w:rFonts w:ascii="Montserrat" w:hAnsi="Montserrat"/>
          <w:sz w:val="24"/>
        </w:rPr>
        <w:tab/>
        <w:t>The quiet tenor of his thoughts that evening had touched me and led me to make a mistake a few weeks later when I had caught up with him in Oregon. He had left to return to his duties, both for the navy and the project as they strove to make Exodus a reality. I had informed the project of my intention to volunteer for Exodus barely ahead of receiving the orders he had warned me of. As a volunteer I was granted time to put my affairs in order before returning to the project for briefing and assignment. But I caught up with him soon enough, and eventually we found an afternoon to talk again. Having shared a point of view, I supposed I thought that entitled me to eaves drop a bit. Of course that implies that I gave the matter anything resembling thought.</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In fact I was simply indulging an impulse. Part of the matter was that I was fascinated by latent minds. It is kind of like trying to imagine the colors a blind man sees by touch. An active can easily use his ability to know what a latent feels about his blindness, but doing so ensures that the active cannot honestly understand that feeling. I have never been unable to perceive the universe directly through my mind. I could block out or withdraw my attention from my perceptions, but the thought of not having them gave me the cold shakes.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When we met that day, we agreed to quit the confines of the massive research complex which accounted for the livelihood of the families which lived on the reservation. I was delighted, despite some lingering ache, to be able to tramp around my old stomping grounds. The air was clear, and the meadows were lush. We had come to the top of a rise, when he stopped to indulge his vice. That is when I committed my </w:t>
      </w:r>
      <w:r w:rsidRPr="00AF3F86">
        <w:rPr>
          <w:rFonts w:ascii="Montserrat" w:hAnsi="Montserrat"/>
          <w:i/>
          <w:sz w:val="24"/>
        </w:rPr>
        <w:t xml:space="preserve">faux pas. </w:t>
      </w:r>
      <w:r w:rsidRPr="00AF3F86">
        <w:rPr>
          <w:rFonts w:ascii="Montserrat" w:hAnsi="Montserrat"/>
          <w:sz w:val="24"/>
        </w:rPr>
        <w:t>At first I just looked and studied what could be seen from my perspective.</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Like most people, he had psi potential curled up in an autistic knot within him. The great irony of human existence was that psi potential was not rare at all. That evolutionary leap had gone unnoticed, probably back in the dark ages, because more than ninety-nine percent of those who had detectable potential were so overwhelmed by the input that they recoiled from it. The potential typically atrophied throughout infancy and childhood. I was thinking too loud. He frowned. </w:t>
      </w:r>
      <w:r w:rsidRPr="00AF3F86">
        <w:rPr>
          <w:rFonts w:ascii="Montserrat" w:hAnsi="Montserrat"/>
          <w:i/>
          <w:sz w:val="24"/>
        </w:rPr>
        <w:t>Actually, psi potential often continues growing even in latents like myself. The problem is that integrating that potential with my adult mind would unhinge or shatter my perception of reality.</w:t>
      </w:r>
      <w:r w:rsidRPr="00AF3F86">
        <w:rPr>
          <w:rFonts w:ascii="Montserrat" w:hAnsi="Montserrat"/>
          <w:sz w:val="24"/>
        </w:rPr>
        <w:t xml:space="preserve"> </w:t>
      </w:r>
    </w:p>
    <w:p w:rsidR="00961472" w:rsidRPr="00AF3F86" w:rsidRDefault="00961472">
      <w:pPr>
        <w:spacing w:line="360" w:lineRule="auto"/>
        <w:jc w:val="both"/>
        <w:rPr>
          <w:rFonts w:ascii="Montserrat" w:hAnsi="Montserrat"/>
          <w:sz w:val="24"/>
        </w:rPr>
      </w:pPr>
      <w:r w:rsidRPr="00AF3F86">
        <w:rPr>
          <w:rFonts w:ascii="Montserrat" w:hAnsi="Montserrat"/>
          <w:sz w:val="24"/>
        </w:rPr>
        <w:tab/>
        <w:t>I pulled back at once. "I'm sorry," I apologized, slightly horrified with myself, "I didn't mean to overlap." He shrugged. Again, a man used to telepaths. He may not be able to initiate telepathic contact but he obviously accepted it—or at least was used to it. He did not get excited about it, he just responded to the stray thought wandering around in his mind. I felt a kind of wonder, remembering what it was that had made us friends before the tragedy. "You just take it in stride, don't you?" I commented. "Did it ever scare you? Did you have to adjust to it or were you always this calm about it?" I suddenly had to ask. I had no way to understand his position.</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He looked at me and answered, "Arden, it scares the crap out of me. When it happens, when I think it could be happening, when I wish it would happen—if I think about it at all it terrifies me. If I ever went active it would be the end of me, because I would have no idea where I began or where I ended. I wouldn't know who I was anymore," he confessed with a rawness in his voice.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 understood that he was afraid. I did not understand his fear. "How do you deal with it?" I asked in a subdued tone.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"That is simple," he said, "I </w:t>
      </w:r>
      <w:r w:rsidRPr="00AF3F86">
        <w:rPr>
          <w:rFonts w:ascii="Montserrat" w:hAnsi="Montserrat"/>
          <w:i/>
          <w:sz w:val="24"/>
        </w:rPr>
        <w:t>deal</w:t>
      </w:r>
      <w:r w:rsidRPr="00AF3F86">
        <w:rPr>
          <w:rFonts w:ascii="Montserrat" w:hAnsi="Montserrat"/>
          <w:sz w:val="24"/>
        </w:rPr>
        <w:t xml:space="preserve"> with it. Fear is a wonderful thing; it gets your attention and tells you that there is something in your environment you don't dare take for granted. Fear is only a dangerous thing when you combine it with desire to take everything for granted. A person who fears fear inevitably destroys everything around him trying to eliminate every possible threat before it can present any danger to him." He pinched out the cigarette he had been smoking and gestured for us to take the path into the woods. When we were out of casual view from the complex, he opened a subject I had never been able to fathom. "Why need a man fear a telepath?" he asked. He paused before proceeding to provide an answer, "Telepathy takes away too many things from a man, some good and some bad. Telepathy takes away our isolation; it proves to a man that other people have minds and that other people are real. Hence it proves that a man is not just dreaming all of this," he waved at the forest, indicating reality at large. "It takes away our privacy; it enables two individuals to communicate at a perfect level of understanding, God willing that they both possess compatible views of reality. Hence it implies that a man is not unique.</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"It takes away our sovereignty; it presents the problem that two minds linked in perfect understanding become one mind, which threatens a man's identity." He took a couple of steps along the path, and fell silent. I felt a queer sensation, because I could almost understand that fear, although from a different side. Up until the day my mother died, our thoughts had been so intertwined, it </w:t>
      </w:r>
      <w:r w:rsidRPr="00AF3F86">
        <w:rPr>
          <w:rFonts w:ascii="Montserrat" w:hAnsi="Montserrat"/>
          <w:i/>
          <w:sz w:val="24"/>
        </w:rPr>
        <w:t xml:space="preserve">had </w:t>
      </w:r>
      <w:r w:rsidRPr="00AF3F86">
        <w:rPr>
          <w:rFonts w:ascii="Montserrat" w:hAnsi="Montserrat"/>
          <w:sz w:val="24"/>
        </w:rPr>
        <w:t>been impossible to figure out where I left off and she began. The greatest part of my bereavement had been the amputation of this wiser part of myself which left me feeling like nothing more than the ghost of my mother. I shook off that line of thought and returned my attention to him. Clearly there was something on his mind. I waited, careful now not to invade his thoughts. When he looked up at me and posed his next question I felt a cold finger trail along my spine. He asked, "Would you have fled, if you had not decided to go along with this operation?"</w:t>
      </w:r>
    </w:p>
    <w:p w:rsidR="00961472" w:rsidRPr="00AF3F86" w:rsidRDefault="00961472">
      <w:pPr>
        <w:spacing w:line="360" w:lineRule="auto"/>
        <w:jc w:val="both"/>
        <w:rPr>
          <w:rFonts w:ascii="Montserrat" w:hAnsi="Montserrat"/>
          <w:sz w:val="24"/>
        </w:rPr>
      </w:pPr>
      <w:r w:rsidRPr="00AF3F86">
        <w:rPr>
          <w:rFonts w:ascii="Montserrat" w:hAnsi="Montserrat"/>
          <w:sz w:val="24"/>
        </w:rPr>
        <w:tab/>
        <w:t>"Why does that question disturb me so much?" I evaded, reading the intensity of his gaze. I forgot my uneasy thoughts of my mother as I considered the implications of his question. "I almost think that you feel it would have been necessary. Why would it matter? Is it something to do with what you said—about how they could coerce me or even force me to comply?"</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O'Neal confirmed that suspicion with the slight shadow that entered his expression. But the words to express a more comprehensive answer came to him with more difficulty. In detail, he described to me certain developments in field-technology and nano-technology, and the politics behind them. In spite of the fact that human survival may ultimately be dependent on the active psi capabilities possessed by a growing percentage of the population, political measures had initiated legislature to bar all but the weakest of actives—active class one and the lower end of active class two ratings—from unimpaired access to the surface of inhabited worlds. </w:t>
      </w:r>
    </w:p>
    <w:p w:rsidR="00961472" w:rsidRPr="00AF3F86" w:rsidRDefault="00961472">
      <w:pPr>
        <w:spacing w:line="360" w:lineRule="auto"/>
        <w:jc w:val="both"/>
        <w:rPr>
          <w:rFonts w:ascii="Montserrat" w:hAnsi="Montserrat"/>
          <w:sz w:val="24"/>
        </w:rPr>
      </w:pPr>
      <w:r w:rsidRPr="00AF3F86">
        <w:rPr>
          <w:rFonts w:ascii="Montserrat" w:hAnsi="Montserrat"/>
          <w:sz w:val="24"/>
        </w:rPr>
        <w:tab/>
        <w:t>In anticipation of the fears—the realization of the true scale of psi capability—that would cause most governments to recognize psi actives as unendurable threats to the safety and security of the entire planet, measures were designed to force actives rated above certain capabilities to voluntary submit to various control programs designed to damp their power down to tolerable levels. The strongest measures promised to flatly outlaw the presence of proscribed actives from the surface of the planet, but even the least aggressive proposals were more strict than the reservation system. Various methods and treatments were being developed to restrict or fully subdue the capacity of actives with proscribed ratings who were present on the surface of the planet. The technology already existed to readily destroy any active who violated the codes taught on reservations, ironically derived from the advances that actives themselves helped develop for the benefit of all mankind.</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Among the methods under development was a synaptic lock or neural leash. Developed from augmentation research, a class of nano-viral programs developed for genetic surgery, a neural leash is essentially designed to turn a subject's own body into a prison. The leash is designed to render an active psionic artificially latent by manipulating synaptic pathways to selectively restrict the processing capacity upon which psi potential depends. In layman's terms, it disrupts the brain making it harder to think. The leash is not very subtle given the complexity of the brain and lingering deficiencies in psiono-neural medicine. Another project on the list is a damping field. Based on the advances my mother contributed to, it is an interface transmitter keyed to the characteristics of the psionic body-mind interface which exclusively generates destructive interference. The project to which I'd been recalled was deeply involved in developing these toys. Which had a lot to do with </w:t>
      </w:r>
      <w:r w:rsidRPr="00AF3F86">
        <w:rPr>
          <w:rFonts w:ascii="Montserrat" w:hAnsi="Montserrat"/>
          <w:i/>
          <w:sz w:val="24"/>
        </w:rPr>
        <w:t>why</w:t>
      </w:r>
      <w:r w:rsidRPr="00AF3F86">
        <w:rPr>
          <w:rFonts w:ascii="Montserrat" w:hAnsi="Montserrat"/>
          <w:sz w:val="24"/>
        </w:rPr>
        <w:t xml:space="preserve"> I was actually recalled.</w:t>
      </w:r>
    </w:p>
    <w:p w:rsidR="00961472" w:rsidRPr="00AF3F86" w:rsidRDefault="00961472">
      <w:pPr>
        <w:spacing w:line="360" w:lineRule="auto"/>
        <w:jc w:val="both"/>
        <w:rPr>
          <w:rFonts w:ascii="Montserrat" w:hAnsi="Montserrat"/>
          <w:sz w:val="24"/>
        </w:rPr>
      </w:pPr>
      <w:r w:rsidRPr="00AF3F86">
        <w:rPr>
          <w:rFonts w:ascii="Montserrat" w:hAnsi="Montserrat"/>
          <w:sz w:val="24"/>
        </w:rPr>
        <w:tab/>
        <w:t>O'Neal laid it out plainly. "Assigning you to the Operation Exodus is just an excuse. They expect you to fall apart the minute you set foot outside the atmosphere on account of the trauma of your mother's death," he explained. "What they want is a test bed for these other projects. Since they expected you to fight the assignment, they expected that they would be free to use 'whatever means necessary' to deliver you to your assignment. Any resistance on your part and they could have started in with the big guns—justified by your classified rating—and truss you up tight." He glowered, "It's a self fulfilling prophesy. They are going to create the threat they fear by trying to destroy it where it doesn't even exist."</w:t>
      </w:r>
    </w:p>
    <w:p w:rsidR="00961472" w:rsidRPr="00AF3F86" w:rsidRDefault="00961472">
      <w:pPr>
        <w:spacing w:line="360" w:lineRule="auto"/>
        <w:jc w:val="both"/>
        <w:rPr>
          <w:rFonts w:ascii="Montserrat" w:hAnsi="Montserrat"/>
          <w:sz w:val="24"/>
        </w:rPr>
      </w:pPr>
      <w:r w:rsidRPr="00AF3F86">
        <w:rPr>
          <w:rFonts w:ascii="Montserrat" w:hAnsi="Montserrat"/>
          <w:sz w:val="24"/>
        </w:rPr>
        <w:tab/>
        <w:t>I was furious. I had my thoughts locked down tight and strained to ground out my temper lest it lash out around me in a tempest. Through clenched teeth I cursed, "How do people so afraid of the future end up being the one's who dictate how the rest of us go forth to meet it?"</w:t>
      </w:r>
    </w:p>
    <w:p w:rsidR="00961472" w:rsidRPr="00AF3F86" w:rsidRDefault="00961472">
      <w:pPr>
        <w:spacing w:line="360" w:lineRule="auto"/>
        <w:jc w:val="both"/>
        <w:rPr>
          <w:rFonts w:ascii="Montserrat" w:hAnsi="Montserrat"/>
          <w:sz w:val="24"/>
        </w:rPr>
      </w:pPr>
      <w:r w:rsidRPr="00AF3F86">
        <w:rPr>
          <w:rFonts w:ascii="Montserrat" w:hAnsi="Montserrat"/>
          <w:sz w:val="24"/>
        </w:rPr>
        <w:tab/>
        <w:t>He shrugged. "I really don't understand it myself. Politics is played in the interests of power not responsibility. Special interest groups," he pointed out, "have been building their power-bases on growing sentiment against actives. The New Conservatives pounced on this simply to stir up anti-psi sentiment to shore up their positions with their voting blocks." He sneered his opinion of this example of partisan politics, strangled the life out of a group of ferns and then dropped them in a heap with a sigh.</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 "So what do you expect me to do?" I growled. "I can't fight them without giving them what they want. I can't submit to it freely either. I'd rather die. Are you saying that I should have run away, or was that even feasible? They would have hunted me down, and eventually they would have me where they wanted me, so running away wouldn't do me any good either!"</w:t>
      </w:r>
    </w:p>
    <w:p w:rsidR="00961472" w:rsidRPr="00AF3F86" w:rsidRDefault="00961472">
      <w:pPr>
        <w:spacing w:line="360" w:lineRule="auto"/>
        <w:jc w:val="both"/>
        <w:rPr>
          <w:rFonts w:ascii="Montserrat" w:hAnsi="Montserrat"/>
          <w:sz w:val="24"/>
        </w:rPr>
      </w:pPr>
      <w:r w:rsidRPr="00AF3F86">
        <w:rPr>
          <w:rFonts w:ascii="Montserrat" w:hAnsi="Montserrat"/>
          <w:sz w:val="24"/>
        </w:rPr>
        <w:tab/>
        <w:t>He was calm again. "You are going to do what you already decided to do. You are a volunteer for a vital and sensitive position in a project with even higher priority. That should rip the rug right out from under them," he smiled. I drank in the sight of my childhood wonderland, hoping to save it in memory, because I was starting to understand that leaving Earth forever was a good idea.</w:t>
      </w:r>
    </w:p>
    <w:p w:rsidR="00961472" w:rsidRPr="00AF3F86" w:rsidRDefault="00961472">
      <w:pPr>
        <w:spacing w:line="360" w:lineRule="auto"/>
        <w:jc w:val="both"/>
        <w:rPr>
          <w:rFonts w:ascii="Montserrat" w:hAnsi="Montserrat"/>
          <w:sz w:val="24"/>
        </w:rPr>
      </w:pPr>
      <w:r w:rsidRPr="00AF3F86">
        <w:rPr>
          <w:rFonts w:ascii="Montserrat" w:hAnsi="Montserrat"/>
          <w:sz w:val="24"/>
        </w:rPr>
        <w:br w:type="page"/>
        <w:t>CHAPTER TWO</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I opened my eyes. Faint light traced the narrow confines of the sleeper-cell with each rhythmic pulse of the message light. Unlike the nerve twisting snarl of the impending alarm, which I had grown to despise over the past few weeks, it aroused me to instant alertness. There were only two calls that would have found me here, and neither was to be ignored. Wrapping the sheet around my torso, I reached up for the flashing key on the touchpad. A glance at the chronometer reminded me to cancel the alarm before accepting the transmission. It would not do to have that electric monster start screaming in the middle of the call. Three staccato taps later, I lay back under the glow of the monitor as the circuit was patched in. I had a moment to wonder who I was going to have to speak to in this ridiculous position before the image resolved itself into the face of a young man—station liaison officer to project staff and sundry.</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"Did I call at a bad time?" he asked. </w:t>
      </w:r>
    </w:p>
    <w:p w:rsidR="00961472" w:rsidRPr="00AF3F86" w:rsidRDefault="00961472">
      <w:pPr>
        <w:spacing w:line="360" w:lineRule="auto"/>
        <w:jc w:val="both"/>
        <w:rPr>
          <w:rFonts w:ascii="Montserrat" w:hAnsi="Montserrat"/>
          <w:sz w:val="24"/>
        </w:rPr>
      </w:pPr>
      <w:r w:rsidRPr="00AF3F86">
        <w:rPr>
          <w:rFonts w:ascii="Montserrat" w:hAnsi="Montserrat"/>
          <w:sz w:val="24"/>
        </w:rPr>
        <w:tab/>
        <w:t>"No sir, not at all," I smiled politely, folded my hands over my midriff, and pretended that there was nothing unusual about carrying on a conversation flat on my back, stark naked save for a distressingly thin sheet and with my hair in a snarl where it had escaped from its braid. "It's just about time to crawl out of this crypt anyway."</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He chuckled; he was no doubt familiar with the joys of having "all the comforts of home" stuffed into a measly two cubic meters.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"Well then, you will no doubt be happy to hear that as of this morning your request has been approved. Your posting has been revised. You can report to the deck officer at your earliest convenience today," he smiled at my look of relief.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It had been a gamble, but it had paid off. </w:t>
      </w:r>
    </w:p>
    <w:p w:rsidR="00961472" w:rsidRPr="00AF3F86" w:rsidRDefault="00961472">
      <w:pPr>
        <w:spacing w:line="360" w:lineRule="auto"/>
        <w:jc w:val="both"/>
        <w:rPr>
          <w:rFonts w:ascii="Montserrat" w:hAnsi="Montserrat"/>
          <w:sz w:val="24"/>
        </w:rPr>
      </w:pPr>
      <w:r w:rsidRPr="00AF3F86">
        <w:rPr>
          <w:rFonts w:ascii="Montserrat" w:hAnsi="Montserrat"/>
          <w:sz w:val="24"/>
        </w:rPr>
        <w:tab/>
        <w:t>In spite of the fact that I had returned amicably to the project, they had been surprised by my compliance and suspicious of my avowed interest. O'Neal was right. I had made more than a few enemies in the project. O'Neal was also right when he said they needed me. I suspect that they would have rather forced me, leashed me with a neural lock and sleepers, and sent me on to their military overlords properly tamed and broken. Lacking that option, the best they could do was throw annoying delays into my path. Recommending military academy training appropriate to my assignment's equivalent rank—of course the military was predisposed toward that one—and psi aptitude testing and re-training, because I had been away from the project for about a decade. I had spent my initial months avoiding these hurdles, placing my bets on the orientation tour O'Neal had scheduled for the actives assigned to him. Reasonable objections grew gradually smaller, but barring me from the field trials of the colony-explorer prototype on the grounds of past trauma was the final straw.</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 had contacted O'Neal and informed him. He had returned to the Belt where he provided input for the construction of the prototype seed ship barely a month after our conversation in the woods. After I explained the way my project supervisors were trying to block my transfer to space, he countered by issuing verbal orders to report to him at Arcology IV. </w:t>
      </w:r>
      <w:r w:rsidRPr="00AF3F86">
        <w:rPr>
          <w:rFonts w:ascii="Montserrat" w:hAnsi="Montserrat"/>
          <w:i/>
          <w:sz w:val="24"/>
        </w:rPr>
        <w:t xml:space="preserve">Just show up. It would be better arguing with them after the fact, </w:t>
      </w:r>
      <w:r w:rsidRPr="00AF3F86">
        <w:rPr>
          <w:rFonts w:ascii="Montserrat" w:hAnsi="Montserrat"/>
          <w:sz w:val="24"/>
        </w:rPr>
        <w:t xml:space="preserve">he had said. Just show up. Break out of the reservation, book interplanetary passage to a corporate-military belt station and </w:t>
      </w:r>
      <w:r w:rsidRPr="00AF3F86">
        <w:rPr>
          <w:rFonts w:ascii="Montserrat" w:hAnsi="Montserrat"/>
          <w:i/>
          <w:sz w:val="24"/>
        </w:rPr>
        <w:t>pray</w:t>
      </w:r>
      <w:r w:rsidRPr="00AF3F86">
        <w:rPr>
          <w:rFonts w:ascii="Montserrat" w:hAnsi="Montserrat"/>
          <w:sz w:val="24"/>
        </w:rPr>
        <w:t xml:space="preserve"> I don't get arrested—that's what he was really saying. Still, I had made it this far. It was up to him to clean up the mess when it was over.</w:t>
      </w:r>
    </w:p>
    <w:p w:rsidR="00961472" w:rsidRPr="00AF3F86" w:rsidRDefault="00961472">
      <w:pPr>
        <w:spacing w:line="360" w:lineRule="auto"/>
        <w:jc w:val="both"/>
        <w:rPr>
          <w:rFonts w:ascii="Montserrat" w:hAnsi="Montserrat"/>
          <w:sz w:val="24"/>
        </w:rPr>
      </w:pPr>
      <w:r w:rsidRPr="00AF3F86">
        <w:rPr>
          <w:rFonts w:ascii="Montserrat" w:hAnsi="Montserrat"/>
          <w:sz w:val="24"/>
        </w:rPr>
        <w:tab/>
        <w:t>"I have to say, it was not easy to get you cleared onto the ship," the lieutenant had continued. "As per your request we did get confirmation from Captain O'Neal, but there were problems confirming your activation and assignment with your project supervisors." I did not cringe. I knew that they would attempt to contact Craig or Malthus in Oregon, to assure themselves that I was here with the project's blessings. On the naval side of the operation, I was the Captain's responsibility, and could take direct orders from him. At home, however, by stalling my fitness evaluations, the project was clouding the issue of whether those orders applied to me in particular. I could just as soon have received a call from my supervisors recalling me home. "However," he added, "in light of the expense involved in requiring you to wait, on the chance of negative confirmation coming through channels—whether you remained here or returned home—your assignment was approved on a probationary basis. Systems experts and advisors from Earth will be arriving this morning via Solar Authority in-system cutter. According to the manifest, there is a project director aboard. He will be notified of your status upon arrival at the station. If there any questions, he will have the authority to resolve them at that time. I'm sorry it took until the last minute, but you got your slot. Congratulations," he beamed.</w:t>
      </w:r>
    </w:p>
    <w:p w:rsidR="00961472" w:rsidRPr="00AF3F86" w:rsidRDefault="00961472">
      <w:pPr>
        <w:spacing w:line="360" w:lineRule="auto"/>
        <w:jc w:val="both"/>
        <w:rPr>
          <w:rFonts w:ascii="Montserrat" w:hAnsi="Montserrat"/>
          <w:sz w:val="24"/>
        </w:rPr>
      </w:pPr>
      <w:r w:rsidRPr="00AF3F86">
        <w:rPr>
          <w:rFonts w:ascii="Montserrat" w:hAnsi="Montserrat"/>
          <w:sz w:val="24"/>
        </w:rPr>
        <w:tab/>
        <w:t>"Thank you Lieutenant Mitchell," I smiled. Over the last few days I had been growing more and more worried that the gamble would not pay off. It had taken almost all of the credit I could scrape together to just to get passage to Arcology IV Station; what little survived that two month journey had barely been enough to pay rent on the sleeper and file my request for operational status adjustment. That is, I had to grease the wheels of military bureaucracy to get looped in the proper hole, while Mitchell tried to think up a way to get me on that ship. Fortunately, the transient accommodations included a meal once a day, otherwise I would have starved by now.</w:t>
      </w:r>
    </w:p>
    <w:p w:rsidR="00961472" w:rsidRPr="00AF3F86" w:rsidRDefault="00961472">
      <w:pPr>
        <w:spacing w:line="360" w:lineRule="auto"/>
        <w:jc w:val="both"/>
        <w:rPr>
          <w:rFonts w:ascii="Montserrat" w:hAnsi="Montserrat"/>
          <w:sz w:val="24"/>
        </w:rPr>
      </w:pPr>
      <w:r w:rsidRPr="00AF3F86">
        <w:rPr>
          <w:rFonts w:ascii="Montserrat" w:hAnsi="Montserrat"/>
          <w:sz w:val="24"/>
        </w:rPr>
        <w:tab/>
        <w:t>"No problem, Ms. Sinclair. You already have the packet Captain O'Neal forwarded to you for this mission. That will tell you where to go to get checked in and what the orientation schedule will be," I nodded, noting the wandering of his eyes. Lieutenant Mitchell cleared his throat and went on, "You have a busy week ahead of you. When you get yourself settled in please call my office and see if you can get an appointment to see me before Monday. If we don't get together by then, you're going to be on your own to figure things out for a few weeks." His expression became mock serious as he added, "I promise you, that won't be fun."</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 raised an eyebrow. I didn't have to read him mind to know that he was hoping for a reward for his special efforts on my behalf. But how should I read the subtext? </w:t>
      </w:r>
      <w:r w:rsidRPr="00AF3F86">
        <w:rPr>
          <w:rFonts w:ascii="Montserrat" w:hAnsi="Montserrat"/>
          <w:i/>
          <w:sz w:val="24"/>
        </w:rPr>
        <w:t xml:space="preserve">Pay soon. I'll arrange cover for our activity. Don't put me off, or squeeze out of it, or I'll make you regret it. I promise you, that won't be fun. </w:t>
      </w:r>
      <w:r w:rsidRPr="00AF3F86">
        <w:rPr>
          <w:rFonts w:ascii="Montserrat" w:hAnsi="Montserrat"/>
          <w:sz w:val="24"/>
        </w:rPr>
        <w:t xml:space="preserve">I suppose he could be half joking, but he was definitely serious. I ran my hand over the sheet, and smiled, "I suspect I'll be busy from the time I report aboard to the time we undock. I can't guarantee anything but if I can find time, and I find that I need your advice, I'll drop by in person to schedule an appointment."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Subtext: </w:t>
      </w:r>
      <w:r w:rsidRPr="00AF3F86">
        <w:rPr>
          <w:rFonts w:ascii="Montserrat" w:hAnsi="Montserrat"/>
          <w:i/>
          <w:sz w:val="24"/>
        </w:rPr>
        <w:t xml:space="preserve">Don't be pushy. I'll think about it, but I want to meet you in person before I meet you anywhere in private. </w:t>
      </w:r>
      <w:r w:rsidRPr="00AF3F86">
        <w:rPr>
          <w:rFonts w:ascii="Montserrat" w:hAnsi="Montserrat"/>
          <w:sz w:val="24"/>
        </w:rPr>
        <w:t>He nodded and smiled a half smile, "I understand. I hope to hear from you then."</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 signed off, and sighed deeply as the interior illumination dropped to phosphor afterglow. So far so good. For a while it had looked as if my hopes were in vain. Of course, until I checked in, there was still a chance that the other call would catch up with me. </w:t>
      </w:r>
    </w:p>
    <w:p w:rsidR="00961472" w:rsidRPr="00AF3F86" w:rsidRDefault="00961472">
      <w:pPr>
        <w:spacing w:line="360" w:lineRule="auto"/>
        <w:jc w:val="both"/>
        <w:rPr>
          <w:rFonts w:ascii="Montserrat" w:hAnsi="Montserrat"/>
          <w:sz w:val="24"/>
        </w:rPr>
      </w:pPr>
      <w:r w:rsidRPr="00AF3F86">
        <w:rPr>
          <w:rFonts w:ascii="Montserrat" w:hAnsi="Montserrat"/>
          <w:sz w:val="24"/>
        </w:rPr>
        <w:tab/>
        <w:t>That thought was sufficient motivation to brave the chill of the corridor. I released the catch and slithered out through the access at the foot of my compartment. The hexagonal arrangement of the cells was predictably disturbing, but familiar to anyone who had worked in the space program. As was the necessity of having to dress and undress out in the corridor. I slipped into a kimono, provided by the station to transients who would otherwise end up stalking naked between sleepers and the facilities at all hours of the day and night. After checking the lock, I turned from the access and followed the corridor to the locker room. My path led me out of the dark confines of the sleeper block out onto an upper level balcony of the terraced atrium that was the real attraction of this station.</w:t>
      </w:r>
    </w:p>
    <w:p w:rsidR="00961472" w:rsidRPr="00AF3F86" w:rsidRDefault="00961472">
      <w:pPr>
        <w:spacing w:line="360" w:lineRule="auto"/>
        <w:jc w:val="both"/>
        <w:rPr>
          <w:rFonts w:ascii="Montserrat" w:hAnsi="Montserrat"/>
          <w:sz w:val="24"/>
        </w:rPr>
      </w:pPr>
      <w:r w:rsidRPr="00AF3F86">
        <w:rPr>
          <w:rFonts w:ascii="Montserrat" w:hAnsi="Montserrat"/>
          <w:sz w:val="24"/>
        </w:rPr>
        <w:tab/>
        <w:t>I stopped to soak in the view, combing out my braid with my fingers as I leaned over the railing to peer into the artificial chasm. Even this early, swarms of bodies were negotiating the layers and tunnels of this man made hive. After scanning the familiar features of fountains, waterfalls, gardens, arbors, and sculptures, I turned away from the railing and continued. As always, there were a handful of tourists who stared at me as I negotiated the lightly crowded corridors. To say that my hair was red, was perhaps an understatement. By way of my mother and my alleged father, I was one quarter Japanese, a quarter Irish and half Scots. Somehow my genes had combined to produce hair the precise color of freshly spilled blood. A memorable, distinctive feature boldly advertised in the media. On average it took only a puzzled moment for people to place where they had seen it before.</w:t>
      </w:r>
    </w:p>
    <w:p w:rsidR="00961472" w:rsidRPr="00AF3F86" w:rsidRDefault="00961472">
      <w:pPr>
        <w:spacing w:line="360" w:lineRule="auto"/>
        <w:jc w:val="both"/>
        <w:rPr>
          <w:rFonts w:ascii="Montserrat" w:hAnsi="Montserrat"/>
          <w:sz w:val="24"/>
        </w:rPr>
      </w:pPr>
      <w:r w:rsidRPr="00AF3F86">
        <w:rPr>
          <w:rFonts w:ascii="Montserrat" w:hAnsi="Montserrat"/>
          <w:sz w:val="24"/>
        </w:rPr>
        <w:tab/>
        <w:t>As time had passed, recognition had gotten slower. I could now walk through a crowd or a public place without being accosted. I could actually linger in a place for a while before someone would approach with their questions and comments. It was not fame. It was more like the way people stare at animals in a zoo. Except people don't ask the animals in the zoo to show them how you do it, whatever "it" they've gotten lodged in their minds. As if I were some strange creature from another planet. These people burned my ancestors at the stake. I never let that fact slip my mind, no matter how sane and open minded they seemed.</w:t>
      </w:r>
    </w:p>
    <w:p w:rsidR="00961472" w:rsidRPr="00AF3F86" w:rsidRDefault="00961472">
      <w:pPr>
        <w:spacing w:line="360" w:lineRule="auto"/>
        <w:jc w:val="both"/>
        <w:rPr>
          <w:rFonts w:ascii="Montserrat" w:hAnsi="Montserrat"/>
          <w:sz w:val="24"/>
        </w:rPr>
      </w:pPr>
      <w:r w:rsidRPr="00AF3F86">
        <w:rPr>
          <w:rFonts w:ascii="Montserrat" w:hAnsi="Montserrat"/>
          <w:sz w:val="24"/>
        </w:rPr>
        <w:tab/>
        <w:t>Anonymity is the most valuable possession an active psi has.</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My wandering course brought me back through the sleeper-blocks to the locker room. I found my locker and slipped out of the kimono, hanging it inside. I stopped by the service window and picked up a towel as I entered the showers. One of the blessings of field technology was artificial gravity, achieved by four dimensional geometrical architecture. A static field that so far proved to permanently mold the shape of space. It had been astonishing to discover that relationship between forces and four-dimensional geometry, but man had exploited it lavishly in the construction of ships and stations where one could take an honest to god shower, among other benefits. It also spared spacers from the distortion of reflexes and instincts caused by angular momentum in the earlier stations, which had to rely on centripetal force to adhere things to the deck. </w:t>
      </w:r>
    </w:p>
    <w:p w:rsidR="00961472" w:rsidRPr="00AF3F86" w:rsidRDefault="00961472">
      <w:pPr>
        <w:spacing w:line="360" w:lineRule="auto"/>
        <w:jc w:val="both"/>
        <w:rPr>
          <w:rFonts w:ascii="Montserrat" w:hAnsi="Montserrat"/>
          <w:sz w:val="24"/>
        </w:rPr>
      </w:pPr>
      <w:r w:rsidRPr="00AF3F86">
        <w:rPr>
          <w:rFonts w:ascii="Montserrat" w:hAnsi="Montserrat"/>
          <w:sz w:val="24"/>
        </w:rPr>
        <w:tab/>
        <w:t>If only they had provided the transient accommodations with baths! Still, I entered a stream of steaming water and luxuriated in the heat. I was not alone. There were other men and women tending to the proper care and maintenance of their bodies. No one even turned their head at my arrival. Heinlein had been on the mark in his estimations of space culture. Skin was a practical form of dress in a controlled environment where survival depended on one's ability to skinny into a pressure suit at the drop of a hat. Clothes had evolved for the environment which were barely more than a second skin, or otherwise could be removed and disposed of in less time than it took to blurt out one's favorite expletive. Sexual predators which might have exploited the vulnerability of naked women and children did not survive long.</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At first it is not obvious, but I discovered that while there were indeed some people who moved about totally naked—indecently exposed and thus vulnerable to the eye—one mostly saw people who went about nude. Dressed in an unselfconscious attitude. I initially found it as natural as breathing to be at ease in the unadorned flesh. Perversely, I gradually became more conscious of my body than I had been since puberty. I found myself on the edge of arousal and sensually aware of my environment at this liberation from inhibitions I had not been aware I possessed. I did not feel outwardly vulnerable, but there was an inward vulnerability, a desire to touch and be touched. In spite of myself I broadcast an aura of sexuality about on par with a woman dressed to kill. Socially dressed, but certainly not modest.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Worst—or perhaps </w:t>
      </w:r>
      <w:r w:rsidRPr="00AF3F86">
        <w:rPr>
          <w:rFonts w:ascii="Montserrat" w:hAnsi="Montserrat"/>
          <w:i/>
          <w:sz w:val="24"/>
        </w:rPr>
        <w:t>best</w:t>
      </w:r>
      <w:r w:rsidRPr="00AF3F86">
        <w:rPr>
          <w:rFonts w:ascii="Montserrat" w:hAnsi="Montserrat"/>
          <w:sz w:val="24"/>
        </w:rPr>
        <w:t xml:space="preserve">—of all, however this shift in my self awareness had come about, my aroused state stayed with me even when I was clothed. What had happened to me? Simply, I had suddenly, for the first time in my life, really perceived myself as a sexual being and this shift in perspective had altered every nuance and gesture of body. In passing this is not the most important thing that ever happened to me, but as a psi I realized that suddenly falling in love with my body might one day save my sanity. It is a pity that I did not have the luxury to explore this new facet of my being in any depth until much later. Until the fascination wore off, I would stop at times and look at myself—not narcissistically, but with wonder at the complexity and elegance of a machine that beggars the aspirations of art.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As I stepped out of the spray and sluiced water from my skin, I could not help appraising the image in the mirror. At first the mirror revealed to me only a mask. Very plain, lacking in character, and almost too symmetrical to live in. There was a sculpted perfection to my body which was disturbing. My mother had been exotically beautiful, though. I took after her so well that any reflection brought her back to me. So for a moment I saw a young woman of sensuous line and curve. Damp, her hair was the color of a brooding coal. She was staring at me through opalescent, dove gray eyes. I dropped my gaze and watched her brush beads of moisture off of her skin. Her flesh was translucent and pale, like something carved from moonstone or mother of pearl. At a second glance, the painful illusion shattered.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 stared into the glass until the ache was bearable. I was a pale reflection of her, but I was developing a sense of pride my body. I do not believe myself to be beautiful, but I can admit to myself that at least I am well made. I took satisfaction in my body by knowing that, as a vehicle to life's experiences, it is well suited to my tastes. Long of limb and firm of muscle, I am a lean and healthy animal. I almost resented the quirk of chance that gave me a body so easy to love, for it is not often that a mind possesses and is in possession of outward form so resonant with the inner soul. Perhaps being so ill at ease with that blessing explains why it took so long for me to allow myself to appreciate it.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Or perhaps, I had denied myself the embrace of myself for fear of what I stood to lose should I risk life or limb. Maybe that is why most people never find the beauty in themselves; a willful ignorance of what they stand to lose. Or what they have to live for. I shook myself out of my reverie and went to my locker. I pulled out and squirmed into my uniform. If I were spending another day of waiting I would have pulled out the body sleeve, but instead it was the full body sheathe. These two items of clothes constituted my permanent wardrobe. Both were the product of one of the research projects. Nanotechnology had been quickly achieved with the influence of psionics; manipulating matter is one of the four cornerstones of psi ability, and for some of us as easy to accomplish as breathing. These garments, lightweight, elastic, and virtually indestructible, had been constructed on a molecular level, and were in fact extremely sophisticated machines in their own right. </w:t>
      </w:r>
    </w:p>
    <w:p w:rsidR="00961472" w:rsidRPr="00AF3F86" w:rsidRDefault="00961472">
      <w:pPr>
        <w:spacing w:line="360" w:lineRule="auto"/>
        <w:jc w:val="both"/>
        <w:rPr>
          <w:rFonts w:ascii="Montserrat" w:hAnsi="Montserrat"/>
          <w:sz w:val="24"/>
        </w:rPr>
      </w:pPr>
      <w:r w:rsidRPr="00AF3F86">
        <w:rPr>
          <w:rFonts w:ascii="Montserrat" w:hAnsi="Montserrat"/>
          <w:sz w:val="24"/>
        </w:rPr>
        <w:tab/>
        <w:t>Given the potential of nanotechnology, it was feasible to design an emergency environmental suit capable of sustaining a body in hard vacuum, tough enough to resist micro-meteorite impacts in open space, and economical enough to be worn constantly without detriment to the skin. It is responsive and elastic, to provide total freedom of movement, and a full contact pressure of ten to fifteen pounds per square inch in a vacuum. A carbon based filament structure laced the fabric in a dense weave of staged, interlocking and overlapping spheres that absorbs high level kinetic energy, transmitting it over the total facing area of the body within; and which makes it exceptionally resistant to cutting or tearing. An active matrix absorbed raw chemical elements from the waste products of the body, catalytically breaking them down into neutral substances, purified water and oxygen, and materials to repair and maintain itself. It was so close to living that some people were superstitious about wearing them. Hardly surprising that it could literally be a second skin, an artificial organ specialized to complement the chemistry of the far more fragile organ within it, accommodating it at a molecular level.</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Of course while covering everything but the face—from the tips of my fingers and toes, to the top of my throat—when molded to a body's contour it </w:t>
      </w:r>
      <w:r w:rsidRPr="00AF3F86">
        <w:rPr>
          <w:rFonts w:ascii="Montserrat" w:hAnsi="Montserrat"/>
          <w:i/>
          <w:sz w:val="24"/>
        </w:rPr>
        <w:t>hides</w:t>
      </w:r>
      <w:r w:rsidRPr="00AF3F86">
        <w:rPr>
          <w:rFonts w:ascii="Montserrat" w:hAnsi="Montserrat"/>
          <w:sz w:val="24"/>
        </w:rPr>
        <w:t xml:space="preserve"> nothing what-so-ever. A fact not designed to comfort self-conscious males </w:t>
      </w:r>
      <w:r w:rsidRPr="00AF3F86">
        <w:rPr>
          <w:rFonts w:ascii="Montserrat" w:hAnsi="Montserrat"/>
          <w:i/>
          <w:sz w:val="24"/>
        </w:rPr>
        <w:t xml:space="preserve">or </w:t>
      </w:r>
      <w:r w:rsidRPr="00AF3F86">
        <w:rPr>
          <w:rFonts w:ascii="Montserrat" w:hAnsi="Montserrat"/>
          <w:sz w:val="24"/>
        </w:rPr>
        <w:t xml:space="preserve">females. It is a true body glove, a single piece of material with only one opening, not counting the neck. One slips in through the back, legs first taking care to properly manage the suit's two necessary invasions of the body. Once secure about the waist, one then slowly and gently threads in one's arms, then head. As one's head emerges properly through the neck, the seam is drawn tightly closed across the tops of one's shoulder blades. The material seals to itself like glue—-some kind of electrostatic attraction—and getting out of it again can be athletically challenging. A coif and helmet complete the sealed environment of the suit.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My body sleeve, while being useless for exposure to a vacuum, had the distinct advantages of being durable, self cleaning, and immune to bullets and knives. I am not too proud to have my life saved by my underwear. </w:t>
      </w:r>
    </w:p>
    <w:p w:rsidR="00961472" w:rsidRPr="00AF3F86" w:rsidRDefault="00961472">
      <w:pPr>
        <w:spacing w:line="360" w:lineRule="auto"/>
        <w:jc w:val="both"/>
        <w:rPr>
          <w:rFonts w:ascii="Montserrat" w:hAnsi="Montserrat"/>
          <w:sz w:val="24"/>
        </w:rPr>
      </w:pPr>
      <w:r w:rsidRPr="00AF3F86">
        <w:rPr>
          <w:rFonts w:ascii="Montserrat" w:hAnsi="Montserrat"/>
          <w:sz w:val="24"/>
        </w:rPr>
        <w:tab/>
        <w:t>There is a snug jacket worn over the sheathe, made of a light material, that I threw on to complete the uniform. Dressed, I transferred the rest of my belongings into a duffel bag. I put my hair in a braid before quitting the locker room. Keeping my hair was a risk. Getting it, and my head into a helmet and properly sealed in a hurry would be difficult, I knew. Still I didn't have the heart to cut it, and I knew there were other men and women who felt the same way. The system tolerated that weakness, and no one would shed a tear for a fool who died for the sake of their hair. Of course, I'm not to proud to have my life saved by a hair cut either, but the way I looked at it, I didn't need scissors to cut it if I had to, so why not keep it until there was no choice?</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 reached the docks in good time, and picked up my revised orders from the deck officer. I noted the berth, boarding time and my posting. Foul words followed. The cutter had docked while I was in the shower. The liaison officer had contacted the director as promised, and it had turned out to be Craig. He had not challenged the probationary assignment, and he had not blessed the assignment either. He had simply announced that he was acting as my chaperone and requested that my revised orders reflect my subordinate status. </w:t>
      </w:r>
    </w:p>
    <w:p w:rsidR="00961472" w:rsidRPr="00AF3F86" w:rsidRDefault="00961472">
      <w:pPr>
        <w:spacing w:line="360" w:lineRule="auto"/>
        <w:jc w:val="both"/>
        <w:rPr>
          <w:rFonts w:ascii="Montserrat" w:hAnsi="Montserrat"/>
          <w:sz w:val="24"/>
        </w:rPr>
      </w:pPr>
      <w:r w:rsidRPr="00AF3F86">
        <w:rPr>
          <w:rFonts w:ascii="Montserrat" w:hAnsi="Montserrat"/>
          <w:sz w:val="24"/>
        </w:rPr>
        <w:tab/>
        <w:t>In spite of the urge to burn the papers, I tucked my orders into my pocket.</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Seeing the time I had to wait, I made my way up to the Observation Deck and watched for the arrival of the seed ship prototype, </w:t>
      </w:r>
      <w:r w:rsidRPr="00AF3F86">
        <w:rPr>
          <w:rFonts w:ascii="Montserrat" w:hAnsi="Montserrat"/>
          <w:i/>
          <w:sz w:val="24"/>
        </w:rPr>
        <w:t>Gabriel.</w:t>
      </w:r>
      <w:r w:rsidRPr="00AF3F86">
        <w:rPr>
          <w:rFonts w:ascii="Montserrat" w:hAnsi="Montserrat"/>
          <w:sz w:val="24"/>
        </w:rPr>
        <w:t xml:space="preserve"> She was stripped down to the vital systems. No armaments or armor, no crew or cargo accommodations beyond the needs of bridge and engineering. A skeleton ship with a skeleton crew. If she passed muster she would go on to Earth for outfitting. As she was, she looked like a sleek and hungry predator, the way her ribs were showing. After a bit I realized that I had lost track of the time. Reluctantly, I stepped back a pace. The waiting had come down to minutes. There was still some distance to cover on my part before it could be over. I reflexively tugged on the tapered waist of my duty jacket, hoping my appearance was in order. I stepped over to retrieve my duffel, checked my inside pocket to be sure my orders were still there, and headed down to the boarding gate.</w:t>
      </w:r>
    </w:p>
    <w:p w:rsidR="00961472" w:rsidRPr="00AF3F86" w:rsidRDefault="00961472">
      <w:pPr>
        <w:spacing w:line="360" w:lineRule="auto"/>
        <w:jc w:val="both"/>
        <w:rPr>
          <w:rFonts w:ascii="Montserrat" w:hAnsi="Montserrat"/>
          <w:sz w:val="24"/>
        </w:rPr>
      </w:pPr>
      <w:r w:rsidRPr="00AF3F86">
        <w:rPr>
          <w:rFonts w:ascii="Montserrat" w:hAnsi="Montserrat"/>
          <w:sz w:val="24"/>
        </w:rPr>
        <w:tab/>
        <w:t>There were already half a dozen boarders waiting in the receiving area off to the side of the sealed access when I arrived. One of them looked up as I dumped my bag on the pile the others had made. It was Martin Craig. As the man who had headed the interface drive project, he was the senior observer from the project for the engineering trials. Craig and his staff were here to rate the new design before advising on further construction. As part of the team which had developed the interface drive, I was on the list of qualified advisors, but my project superiors had not been willing to support me in that capacity. As O'Neal had said, my experience with the systems was of little or no interest to the powers that be—civilian or military. I had pointed out that as an active my experience was based on direct perception of the forces the drive manipulated, and advised him to take my assessments seriously. O'Neal, of course, was tied to the project also, which explained why he was picked for this command. Unlike my captain, Craig had done just about everything in his power to prevent my being here this morning. "Sinclair," he greeted me with a nod, "Nice of you to join us." Between us, it was a slap. I turned and stared at him incredulously for a moment before shaking my head and walking away.</w:t>
      </w:r>
    </w:p>
    <w:p w:rsidR="00961472" w:rsidRPr="00AF3F86" w:rsidRDefault="00961472">
      <w:pPr>
        <w:spacing w:line="360" w:lineRule="auto"/>
        <w:jc w:val="both"/>
        <w:rPr>
          <w:rFonts w:ascii="Montserrat" w:hAnsi="Montserrat"/>
          <w:sz w:val="24"/>
        </w:rPr>
      </w:pPr>
      <w:r w:rsidRPr="00AF3F86">
        <w:rPr>
          <w:rFonts w:ascii="Montserrat" w:hAnsi="Montserrat"/>
          <w:sz w:val="24"/>
        </w:rPr>
        <w:tab/>
        <w:t>"What?" he called after me.</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 almost turned back to explain, when my stomach decided to remind me of its existence. </w:t>
      </w:r>
      <w:r w:rsidRPr="00AF3F86">
        <w:rPr>
          <w:rFonts w:ascii="Montserrat" w:hAnsi="Montserrat"/>
          <w:i/>
          <w:sz w:val="24"/>
        </w:rPr>
        <w:t>Should've taken care of that,</w:t>
      </w:r>
      <w:r w:rsidRPr="00AF3F86">
        <w:rPr>
          <w:rFonts w:ascii="Montserrat" w:hAnsi="Montserrat"/>
          <w:sz w:val="24"/>
        </w:rPr>
        <w:t xml:space="preserve"> I thought. I glanced up at the docking display to get an idea how long I had to kill before the ship access was secure for boarding. Time enough, I guessed. I crossed the reception area and headed across the bare deck plate toward a vending machine. I ordered a breakfast roll and flask of hot tea. My stomach had not settled enough to eat yet, but the reality was sinking in and I didn't want to faint when I reported in to the captain. I stood and surveyed the activity on the docks while my thoughts ran off in other directions.</w:t>
      </w:r>
    </w:p>
    <w:p w:rsidR="00961472" w:rsidRPr="00AF3F86" w:rsidRDefault="00961472">
      <w:pPr>
        <w:spacing w:line="360" w:lineRule="auto"/>
        <w:jc w:val="both"/>
        <w:rPr>
          <w:rFonts w:ascii="Montserrat" w:hAnsi="Montserrat"/>
          <w:sz w:val="24"/>
        </w:rPr>
      </w:pPr>
      <w:r w:rsidRPr="00AF3F86">
        <w:rPr>
          <w:rFonts w:ascii="Montserrat" w:hAnsi="Montserrat"/>
          <w:sz w:val="24"/>
        </w:rPr>
        <w:tab/>
        <w:t>In typical military fashion, the order of the day seemed to be hurry up and wait. I wandered astray a bit and perched on a railing while I chewed my way through breakfast. The food seemed to help. I hadn't been aware how tense I was until it started to ease off. Boarding nerves. Naturally, just as I was finally relaxed, I looked up at the docking display to discover that the status lights had somehow skipped to green across the board. I stuffed the end of the roll in my mouth and hopped to my feet. Thankfully, I didn't choke on the last of my tea while running back to the group—which had grown to a full dozen in my absence.</w:t>
      </w:r>
    </w:p>
    <w:p w:rsidR="00961472" w:rsidRPr="00AF3F86" w:rsidRDefault="00961472">
      <w:pPr>
        <w:spacing w:line="360" w:lineRule="auto"/>
        <w:jc w:val="both"/>
        <w:rPr>
          <w:rFonts w:ascii="Montserrat" w:hAnsi="Montserrat"/>
          <w:sz w:val="24"/>
        </w:rPr>
      </w:pPr>
      <w:r w:rsidRPr="00AF3F86">
        <w:rPr>
          <w:rFonts w:ascii="Montserrat" w:hAnsi="Montserrat"/>
          <w:sz w:val="24"/>
        </w:rPr>
        <w:tab/>
        <w:t>I silently cursed myself as the seals popped and the gate split open. There wasn't enough time to fall in. Sure enough, bodies began pouring out of the gangway as I tried to close the distance. I lost a precious few seconds disposing of my trash at the waste receptacle on the edge of the boarding area. I felt eyes on me as I slipped into formation and came to attention. Some of the bodies came past in front of me to collect our duffels off the pile and began to carry them aboard. One remained, and I had little doubt who that would have to be. The one who had held a fixed stare on me since I had dashed pell-mell across the dock. She did not say anything, though, just turned and paced down the line behind us.</w:t>
      </w:r>
    </w:p>
    <w:p w:rsidR="00961472" w:rsidRPr="00AF3F86" w:rsidRDefault="00961472">
      <w:pPr>
        <w:spacing w:line="360" w:lineRule="auto"/>
        <w:jc w:val="both"/>
        <w:rPr>
          <w:rFonts w:ascii="Montserrat" w:hAnsi="Montserrat"/>
          <w:sz w:val="24"/>
        </w:rPr>
      </w:pPr>
      <w:r w:rsidRPr="00AF3F86">
        <w:rPr>
          <w:rFonts w:ascii="Montserrat" w:hAnsi="Montserrat"/>
          <w:sz w:val="24"/>
        </w:rPr>
        <w:tab/>
        <w:t>"Good morning gentlemen. This is a shakedown mission and hopefully it will be short and sweet. You are all skilled technicians and brilliant scientists, but I must point out to you that this is a military operation." She came around the end of the line and paced in front of us, "I am your XO, Commander Angelica Lynn Thompson. For the next few weeks I will be the right hand of God as far as you are concerned. Some of you," and at this, she looked directly at me, "have already picked up some ship experience before arriving here at Arcology IV. I'm sorry to say you've still got a lot to learn in a short space of time." She stopped in front of the line and paused, "If you've all got your papers, you know who you need to report to. Your section leaders have already been informed of your assignments. As soon as they have released you to general access, you should report to the quartermaster for your bunking arrangements. If you have or develop any preferences for bunkmates you can apply at any time for reaccommodation."</w:t>
      </w:r>
    </w:p>
    <w:p w:rsidR="00961472" w:rsidRPr="00AF3F86" w:rsidRDefault="00961472">
      <w:pPr>
        <w:spacing w:line="360" w:lineRule="auto"/>
        <w:jc w:val="both"/>
        <w:rPr>
          <w:rFonts w:ascii="Montserrat" w:hAnsi="Montserrat"/>
          <w:sz w:val="24"/>
        </w:rPr>
      </w:pPr>
      <w:r w:rsidRPr="00AF3F86">
        <w:rPr>
          <w:rFonts w:ascii="Montserrat" w:hAnsi="Montserrat"/>
          <w:sz w:val="24"/>
        </w:rPr>
        <w:tab/>
        <w:t>As the group pulled out their orders, Thompson smiled wryly and added, "This is a prototype construction, so I regret to say that she's a little short on amenities. I assure you that if she works the way she is supposed to, the ships following her design will be an order of magnitude more comfortable. For now, however, we will make do." One by one, she took each person's papers and checked them. Everything was in order, so she wrapped it up. "Very good, gentlemen. I have, of course, already reviewed your jackets, and I just want to say I have every confidence in your abilities. Some of you should expect to be summoned to the Captain's Mess this evening at which time you will meet the Captain. Carry on.</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"Sinclair," she added, holding out an arm to block my way, "you're with me." Craig and a few others looked back at this and then discreetly followed the rest up the gangway. I raised an eyebrow when we were alone on the dock. Thompson smiled and pointed out, "You've got orders to report to the Captain. Don't want you getting lost on the way." The papers in my hand, which we both had seen, had placed me in Craig's party under his discretion. The XO was reminding me that I had come on the personal order of the captain.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 was starting to feel like a bone with two dogs. </w:t>
      </w:r>
    </w:p>
    <w:p w:rsidR="00961472" w:rsidRPr="00AF3F86" w:rsidRDefault="00961472">
      <w:pPr>
        <w:spacing w:line="360" w:lineRule="auto"/>
        <w:jc w:val="both"/>
        <w:rPr>
          <w:rFonts w:ascii="Montserrat" w:hAnsi="Montserrat"/>
          <w:sz w:val="24"/>
        </w:rPr>
      </w:pPr>
      <w:r w:rsidRPr="00AF3F86">
        <w:rPr>
          <w:rFonts w:ascii="Montserrat" w:hAnsi="Montserrat"/>
          <w:sz w:val="24"/>
        </w:rPr>
        <w:tab/>
        <w:t>"Thanks," I said wryly, following her up through the ship's access. At the top of the gangway, I turned to the Chief Petty Officer, "Active Sinclair, Arden Eve, reporting. Permission to come aboard?"</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The CPO glanced at me, opening his mouth to respond, and froze. He scanned down my body and then back to my face. After a quick glance at Thompson, he reclaimed his voice. "Permission granted." His eyes snapped back to Thompson, "This some kind of joke, XO?" </w:t>
      </w:r>
    </w:p>
    <w:p w:rsidR="00961472" w:rsidRPr="00AF3F86" w:rsidRDefault="00961472">
      <w:pPr>
        <w:spacing w:line="360" w:lineRule="auto"/>
        <w:jc w:val="both"/>
        <w:rPr>
          <w:rFonts w:ascii="Montserrat" w:hAnsi="Montserrat"/>
          <w:sz w:val="24"/>
        </w:rPr>
      </w:pPr>
      <w:r w:rsidRPr="00AF3F86">
        <w:rPr>
          <w:rFonts w:ascii="Montserrat" w:hAnsi="Montserrat"/>
          <w:sz w:val="24"/>
        </w:rPr>
        <w:tab/>
        <w:t>"Mind your manners Mr. Grant," she countered taking my arm guiding me past. Aside, she murmured, "Ms. Sinclair, please disregard that remark." She pushed me into the cross corridor ahead of her and turned a sharp eye on Grant. I stood there in confusion. Grant was looking between the us with much the same expression. Thompson waved me on with, "Go on, I'll catch up with you at the lift." I hesitated for a second, not sure what was going on. Turning on my heel, I headed alone down the corridor. It was not as if I could get lost. I had memorized the layout of the ship before departing from the project, and the reservation.</w:t>
      </w:r>
    </w:p>
    <w:p w:rsidR="00961472" w:rsidRPr="00AF3F86" w:rsidRDefault="00961472">
      <w:pPr>
        <w:spacing w:line="360" w:lineRule="auto"/>
        <w:jc w:val="both"/>
        <w:rPr>
          <w:rFonts w:ascii="Montserrat" w:hAnsi="Montserrat"/>
          <w:sz w:val="24"/>
        </w:rPr>
      </w:pPr>
      <w:r w:rsidRPr="00AF3F86">
        <w:rPr>
          <w:rFonts w:ascii="Montserrat" w:hAnsi="Montserrat"/>
          <w:sz w:val="24"/>
        </w:rPr>
        <w:tab/>
        <w:t>I heard the XO talking quietly to Grant behind me as I moved further away. I made a note to look up CPO Grant later and find out what that had been about. It was possible that it was the usual annoyance, but it seemed almost as if he had been looking at a ghost. He had gone pale and gotten flustered; a very personal sort of reaction. I was engaged in thought, not really looking where I was going when I bumped into a man at the next corner.</w:t>
      </w:r>
    </w:p>
    <w:p w:rsidR="00961472" w:rsidRPr="00AF3F86" w:rsidRDefault="00961472">
      <w:pPr>
        <w:spacing w:line="360" w:lineRule="auto"/>
        <w:jc w:val="both"/>
        <w:rPr>
          <w:rFonts w:ascii="Montserrat" w:hAnsi="Montserrat"/>
          <w:sz w:val="24"/>
        </w:rPr>
      </w:pPr>
      <w:r w:rsidRPr="00AF3F86">
        <w:rPr>
          <w:rFonts w:ascii="Montserrat" w:hAnsi="Montserrat"/>
          <w:sz w:val="24"/>
        </w:rPr>
        <w:tab/>
        <w:t>He caught me, absorbing the impact; I ended up held in a loose embrace. His hands rested familiarly on my hips; his eyes locked warmly on my own. "Sorry, Red. Wasn't watching where I was going," he said innocently. Before I could say a word, he had disengaged and was off around the corner.</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 turned, completely off balance, to look after him but he had vanished. I shook my head, vaguely alarmed. The man had hands that knew just where to go to disarm me, and I didn't have a clue who he was. I tried to shrug it off and continued on. </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 xml:space="preserve">i am incapable of feeling any awe about the "ingenuous way the government exploited the awesome potential of mind to make practical interstellar travel a reality". deep space explorers had been commissioned with ftl drives developed more than thirty years before i was born. it was an established fact to me, and i grew up as the exploitee in the rest of that equation. </w:t>
      </w:r>
    </w:p>
    <w:p w:rsidR="00961472" w:rsidRPr="00AF3F86" w:rsidRDefault="00961472">
      <w:pPr>
        <w:spacing w:line="360" w:lineRule="auto"/>
        <w:jc w:val="both"/>
        <w:rPr>
          <w:rFonts w:ascii="Montserrat" w:hAnsi="Montserrat"/>
          <w:sz w:val="24"/>
        </w:rPr>
      </w:pPr>
      <w:r w:rsidRPr="00AF3F86">
        <w:rPr>
          <w:rFonts w:ascii="Montserrat" w:hAnsi="Montserrat" w:cs="Arial"/>
          <w:color w:val="000000"/>
          <w:sz w:val="24"/>
        </w:rPr>
        <w:br w:type="page"/>
      </w:r>
      <w:r w:rsidRPr="00AF3F86">
        <w:rPr>
          <w:rFonts w:ascii="Montserrat" w:hAnsi="Montserrat" w:cs="Arial"/>
          <w:sz w:val="24"/>
        </w:rPr>
        <w:t>0-7</w:t>
      </w:r>
      <w:r w:rsidRPr="00AF3F86">
        <w:rPr>
          <w:rFonts w:ascii="Montserrat" w:hAnsi="Montserrat" w:cs="Arial"/>
          <w:sz w:val="24"/>
        </w:rPr>
        <w:tab/>
        <w:t>i grew up on a psionic reservation and research project. psionic ability was common, and we were all subtly conditioned in the ethics and etiquitte of using our ability. i'd had no idea that i was special. i never realized i existed in a controlled environment. i was trained, like all the other children in the community, to develop and master the abilities of my body and mind. i was aware that i had a degree of talent, but of course all of us had our strengths, so i never perceived anything exceptional in what i could do. i learned quickly and applied myself to new challenges with creativity and determination. i could be relied on to take responsibilities seriously. i could go in and help my mother with her work, but i didn't know that we were working for the government on highly classified research. as far as i was aware, we were all perfectly normal people and so i never had to deal with the fact that i was one of the most dangerous human beings ever born on earth.</w:t>
      </w:r>
      <w:r w:rsidRPr="00AF3F86">
        <w:rPr>
          <w:rFonts w:ascii="Montserrat" w:hAnsi="Montserrat"/>
          <w:sz w:val="24"/>
        </w:rPr>
        <w:t xml:space="preserve">Angelica Thompson caught up with me and delivered me to the captain. O'Neal invited me to take a chair and asked Thompson to collect the other members of my group so he could make the introductions. I made myself comfortable, enjoying the view out his stateroom window. It is one of those things about the space age, one only rarely gets to see space. While we waited he asked me to share the details of my trip. He was amused by my simple and direct solution to the problems of getting off the reservation, and acquiring transportation as far as Low Earth Orbit. I found a nice remote corner of the reservation and I flew, under my own power, up to the Luna V transfer station. He listened to the measures I had to take in order to adapt to make this little trek, and I confessed that I would never have thought to try it if it had not been for the fact that my mother had once gone to the moon and back the same way on a bet. Of course for a trained active class three psi, it is no more dangerous than hiking through a desert. </w:t>
      </w:r>
    </w:p>
    <w:p w:rsidR="00961472" w:rsidRPr="00AF3F86" w:rsidRDefault="00961472">
      <w:pPr>
        <w:spacing w:line="360" w:lineRule="auto"/>
        <w:jc w:val="both"/>
        <w:rPr>
          <w:rFonts w:ascii="Montserrat" w:hAnsi="Montserrat"/>
          <w:sz w:val="24"/>
        </w:rPr>
      </w:pPr>
      <w:r w:rsidRPr="00AF3F86">
        <w:rPr>
          <w:rFonts w:ascii="Montserrat" w:hAnsi="Montserrat"/>
          <w:sz w:val="24"/>
        </w:rPr>
        <w:tab/>
        <w:t>O'Neal shook his head, saying wryly, "And I wonder what it is about actives that scares the generals and politicians." We had had many conversations about the antipathy of politicians toward actives, but this was the first time I had heard him add in the military.</w:t>
      </w:r>
    </w:p>
    <w:p w:rsidR="00961472" w:rsidRPr="00AF3F86" w:rsidRDefault="00961472">
      <w:pPr>
        <w:spacing w:line="360" w:lineRule="auto"/>
        <w:jc w:val="both"/>
        <w:rPr>
          <w:rFonts w:ascii="Montserrat" w:hAnsi="Montserrat"/>
          <w:sz w:val="24"/>
        </w:rPr>
      </w:pPr>
      <w:r w:rsidRPr="00AF3F86">
        <w:rPr>
          <w:rFonts w:ascii="Montserrat" w:hAnsi="Montserrat"/>
          <w:sz w:val="24"/>
        </w:rPr>
        <w:tab/>
        <w:t>"So, now the military is having doubts, eh?" I asked.</w:t>
      </w:r>
    </w:p>
    <w:p w:rsidR="00961472" w:rsidRPr="00AF3F86" w:rsidRDefault="00961472">
      <w:pPr>
        <w:spacing w:line="360" w:lineRule="auto"/>
        <w:jc w:val="both"/>
        <w:rPr>
          <w:rFonts w:ascii="Montserrat" w:hAnsi="Montserrat"/>
          <w:sz w:val="24"/>
        </w:rPr>
      </w:pPr>
      <w:r w:rsidRPr="00AF3F86">
        <w:rPr>
          <w:rFonts w:ascii="Montserrat" w:hAnsi="Montserrat"/>
          <w:sz w:val="24"/>
        </w:rPr>
        <w:tab/>
        <w:t>"Well, no. But not for lack of paranoid pressure from the civilian establishment," he answered. "Your name came up again. Some of your friends in Oregon have assembled a profile on you trying to build a case for their belief that you are a reactor pile a few rods short of critical mass. There was some noise about having you ejected from the operational side of Exodus. Of course there are objections to allowing any of the selected actives to remain of the program," he complained. "Naturally, these objections are overruled, but some of the allegations they are making do worry some of the brass higher up."</w:t>
      </w:r>
    </w:p>
    <w:p w:rsidR="00961472" w:rsidRPr="00AF3F86" w:rsidRDefault="00961472">
      <w:pPr>
        <w:spacing w:line="360" w:lineRule="auto"/>
        <w:jc w:val="both"/>
        <w:rPr>
          <w:rFonts w:ascii="Montserrat" w:hAnsi="Montserrat"/>
          <w:sz w:val="24"/>
        </w:rPr>
      </w:pPr>
      <w:r w:rsidRPr="00AF3F86">
        <w:rPr>
          <w:rFonts w:ascii="Montserrat" w:hAnsi="Montserrat"/>
          <w:sz w:val="24"/>
        </w:rPr>
        <w:tab/>
        <w:t>"You mean the allegations that, without some form of neural leash or synaptic lock to prevent us from 'exercising our abilities with authority', the authority of captain is dangerously undermined?" I corrected, scowling. "Whoever thought up these 'mind-control' fantasies obviously had no psi capability what-so-ever."</w:t>
      </w:r>
    </w:p>
    <w:p w:rsidR="00961472" w:rsidRPr="00AF3F86" w:rsidRDefault="00961472">
      <w:pPr>
        <w:spacing w:line="360" w:lineRule="auto"/>
        <w:jc w:val="both"/>
        <w:rPr>
          <w:rFonts w:ascii="Montserrat" w:hAnsi="Montserrat"/>
          <w:sz w:val="24"/>
        </w:rPr>
      </w:pPr>
      <w:r w:rsidRPr="00AF3F86">
        <w:rPr>
          <w:rFonts w:ascii="Montserrat" w:hAnsi="Montserrat"/>
          <w:sz w:val="24"/>
        </w:rPr>
        <w:tab/>
        <w:t>He leaned back and crossed his arms. "And, naturally, having no capability, they are not particularly inclined to take your, or any other telepath's word for it that psychic domination is impractical to the point of ridiculousness."</w:t>
      </w:r>
    </w:p>
    <w:p w:rsidR="00961472" w:rsidRPr="00AF3F86" w:rsidRDefault="00961472">
      <w:pPr>
        <w:spacing w:line="360" w:lineRule="auto"/>
        <w:jc w:val="both"/>
        <w:rPr>
          <w:rFonts w:ascii="Montserrat" w:hAnsi="Montserrat"/>
          <w:sz w:val="24"/>
        </w:rPr>
      </w:pPr>
      <w:r w:rsidRPr="00AF3F86">
        <w:rPr>
          <w:rFonts w:ascii="Montserrat" w:hAnsi="Montserrat"/>
          <w:sz w:val="24"/>
        </w:rPr>
        <w:tab/>
        <w:t>I sighed softly and gazed out into the depths beyond the portal. He watched me as I combed my fingers over my hair, tucking loose wisps behind my ear. "There are easier ways to make people do what you want," I murmured, "and most of them don't call for exposing the deepest and most intimate precincts of your soul." I felt his eyes studying me as I reflected on the hard lessons I had learned as a child, before my abilities had been harnessed by discipline. "The problem with these people," I went on, pushing those thoughts aside, "is they have no real concept of intimacy. Sure, I could take everyone over, and if I were real clever about it, I could seize control of the ship, but not without letting every person on the ship know things about me I wouldn't tell my own mother. It's just..." I didn't have words to describe it. Even as close as my mother and I were, there were things we could hide from each other, but to control another's mind you had to trap them in the depths of your self. Deeper than the most sexual intimacy. I had tried it once. It was, "...unbelievably indecent!" I finally gasped.</w:t>
      </w:r>
    </w:p>
    <w:p w:rsidR="00961472" w:rsidRPr="00AF3F86" w:rsidRDefault="00961472">
      <w:pPr>
        <w:spacing w:line="360" w:lineRule="auto"/>
        <w:jc w:val="both"/>
        <w:rPr>
          <w:rFonts w:ascii="Montserrat" w:hAnsi="Montserrat"/>
          <w:sz w:val="24"/>
        </w:rPr>
      </w:pPr>
      <w:r w:rsidRPr="00AF3F86">
        <w:rPr>
          <w:rFonts w:ascii="Montserrat" w:hAnsi="Montserrat"/>
          <w:sz w:val="24"/>
        </w:rPr>
        <w:tab/>
        <w:t>"As I said," he began, cutting off that line of thought. "The objections were overruled. They just don't stand up to scrutiny." He shrugged and smiled, "The matter against you, however, did end up going before the Board for review. It is bad enough that they are being so open about trying to get you under their control, but if they succeed, they will have a precedent to drag all of you into their scheme. They are attacking the qualifications of all the actives recruited for Exodus by these allegations that, in spite of your superior reputation and a record of unquestionable conduct, your capabilities as a full spectrum psionic make you a certifiable threat to the safety and welfare of your ship and her complement."</w:t>
      </w:r>
    </w:p>
    <w:p w:rsidR="00961472" w:rsidRPr="00AF3F86" w:rsidRDefault="00961472">
      <w:pPr>
        <w:spacing w:line="360" w:lineRule="auto"/>
        <w:jc w:val="both"/>
        <w:rPr>
          <w:rFonts w:ascii="Montserrat" w:hAnsi="Montserrat"/>
          <w:sz w:val="24"/>
        </w:rPr>
      </w:pPr>
      <w:r w:rsidRPr="00AF3F86">
        <w:rPr>
          <w:rFonts w:ascii="Montserrat" w:hAnsi="Montserrat"/>
          <w:sz w:val="24"/>
        </w:rPr>
        <w:tab/>
        <w:t>"So what was the board's response?" I asked while he laughed softly at the expression on my face. He took a deep breath to calm himself and ran his hands through his hair. When he started chuckling again, I snarled, "Well? What did they say?"</w:t>
      </w:r>
    </w:p>
    <w:p w:rsidR="00961472" w:rsidRPr="00AF3F86" w:rsidRDefault="00961472">
      <w:pPr>
        <w:spacing w:line="360" w:lineRule="auto"/>
        <w:jc w:val="both"/>
        <w:rPr>
          <w:rFonts w:ascii="Montserrat" w:hAnsi="Montserrat"/>
          <w:sz w:val="24"/>
        </w:rPr>
      </w:pPr>
      <w:r w:rsidRPr="00AF3F86">
        <w:rPr>
          <w:rFonts w:ascii="Montserrat" w:hAnsi="Montserrat"/>
          <w:sz w:val="24"/>
        </w:rPr>
        <w:tab/>
        <w:t>I didn't get an answer, as Thompson had shown up with the two other class three actives of my group.</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prrp's—psionic reservation and research project's were international. latent psionics had been disclosed with the publication of the sinclair-drake unified field theory, but active psionics had been held close to the chest. active psis were relocated to these reservations as soon as they were identified. any public display of power was loudly advertised as a manifestation of latent potential, and the poor sod who displayed the power was nabbed and bagged for "research" before he could show off anything else he could do.</w:t>
      </w:r>
    </w:p>
    <w:p w:rsidR="00961472" w:rsidRPr="00AF3F86" w:rsidRDefault="00961472">
      <w:pPr>
        <w:spacing w:line="360" w:lineRule="auto"/>
        <w:jc w:val="both"/>
        <w:rPr>
          <w:rFonts w:ascii="Montserrat" w:hAnsi="Montserrat" w:cs="Arial"/>
          <w:sz w:val="24"/>
        </w:rPr>
      </w:pP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7</w:t>
      </w:r>
      <w:r w:rsidRPr="00AF3F86">
        <w:rPr>
          <w:rFonts w:ascii="Montserrat" w:hAnsi="Montserrat" w:cs="Arial"/>
          <w:sz w:val="24"/>
        </w:rPr>
        <w:tab/>
        <w:t>i was awakened to my full potential violently. i was asleep and i felt someone force their way into my mind. i struggled, instinctively rejecting this penetration of myself. i was overpowered at first and the psychic rape continued. as the probing became unbearably deep something in me snapped, and i lashed out. i stabbed deep into my assailant's mind and then shoved everything away from me to lick my wounds. or rather, i apparently shoved myself away from everything and almost died. without my mother's training i would have.</w:t>
      </w:r>
    </w:p>
    <w:p w:rsidR="00961472" w:rsidRPr="00AF3F86" w:rsidRDefault="00961472">
      <w:pPr>
        <w:spacing w:line="360" w:lineRule="auto"/>
        <w:jc w:val="both"/>
        <w:rPr>
          <w:rFonts w:ascii="Montserrat" w:hAnsi="Montserrat" w:cs="Arial"/>
          <w:sz w:val="24"/>
        </w:rPr>
      </w:pP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7-11</w:t>
      </w:r>
      <w:r w:rsidRPr="00AF3F86">
        <w:rPr>
          <w:rFonts w:ascii="Montserrat" w:hAnsi="Montserrat" w:cs="Arial"/>
          <w:sz w:val="24"/>
        </w:rPr>
        <w:tab/>
        <w:t xml:space="preserve">i never knew who had raped my mind, although he had exposed himself intimately to the core in doing so. i would have to look deep into peoples' minds to check them, and it simply wasn't done. my life returned to normal, going to school, playing with friends, and striving to get involved in the reservation's research project. the interface systems project was dedicated to research into psionic methods of manipulating media in higher dimensions that had led to the development of a point to point translation and interface drive. it was during the final stage of development that i became involved as a "contractor", working on the experimental cores and array elements. the final prototype was installed into the deep space explorer </w:t>
      </w:r>
      <w:r w:rsidRPr="00AF3F86">
        <w:rPr>
          <w:rFonts w:ascii="Montserrat" w:hAnsi="Montserrat" w:cs="Arial"/>
          <w:i/>
          <w:sz w:val="24"/>
        </w:rPr>
        <w:t>adventure.</w:t>
      </w:r>
      <w:r w:rsidRPr="00AF3F86">
        <w:rPr>
          <w:rFonts w:ascii="Montserrat" w:hAnsi="Montserrat" w:cs="Arial"/>
          <w:sz w:val="24"/>
        </w:rPr>
        <w:t xml:space="preserve"> something had to serve for a real time communications link, but i wonder what the project directors were thinking—were they thinking?—when they exploited the intimate telepathic rapport of a mother and her eleven year old daughter. my mother knew that she risked death participating in the field trials, but i was allowed to remain ignorant of the danger to my only family.</w:t>
      </w:r>
    </w:p>
    <w:p w:rsidR="00961472" w:rsidRPr="00AF3F86" w:rsidRDefault="00961472">
      <w:pPr>
        <w:spacing w:line="360" w:lineRule="auto"/>
        <w:jc w:val="both"/>
        <w:rPr>
          <w:rFonts w:ascii="Montserrat" w:hAnsi="Montserrat" w:cs="Arial"/>
          <w:sz w:val="24"/>
        </w:rPr>
      </w:pPr>
    </w:p>
    <w:p w:rsidR="00961472" w:rsidRPr="00AF3F86" w:rsidRDefault="00961472">
      <w:pPr>
        <w:spacing w:line="360" w:lineRule="auto"/>
        <w:jc w:val="both"/>
        <w:rPr>
          <w:rFonts w:ascii="Montserrat" w:hAnsi="Montserrat"/>
          <w:sz w:val="24"/>
        </w:rPr>
      </w:pPr>
      <w:r w:rsidRPr="00AF3F86">
        <w:rPr>
          <w:rFonts w:ascii="Montserrat" w:hAnsi="Montserrat" w:cs="Arial"/>
          <w:sz w:val="24"/>
        </w:rPr>
        <w:t>11</w:t>
      </w:r>
      <w:r w:rsidRPr="00AF3F86">
        <w:rPr>
          <w:rFonts w:ascii="Montserrat" w:hAnsi="Montserrat" w:cs="Arial"/>
          <w:sz w:val="24"/>
        </w:rPr>
        <w:tab/>
        <w:t xml:space="preserve">the moment of truth. my innocence came to an end when i was only eleven years old. the truth about psionic research, the government cover-up, the use of psionic ability by the government to develop technology for the exploration of space and all the other experiences and memories of my mother's life exploded through my mind at the instant of her death light years away. that moment was just one tiny part of the human cost of earth's first encounter with an alien intelligence. my childhood was shattered by the death of my mother. i had relayed a report of the </w:t>
      </w:r>
      <w:r w:rsidRPr="00AF3F86">
        <w:rPr>
          <w:rFonts w:ascii="Montserrat" w:hAnsi="Montserrat" w:cs="Arial"/>
          <w:i/>
          <w:sz w:val="24"/>
        </w:rPr>
        <w:t>adventure's</w:t>
      </w:r>
      <w:r w:rsidRPr="00AF3F86">
        <w:rPr>
          <w:rFonts w:ascii="Montserrat" w:hAnsi="Montserrat" w:cs="Arial"/>
          <w:sz w:val="24"/>
        </w:rPr>
        <w:t xml:space="preserve"> destruction, but was drowning in a lifetime of my mother's memories. my autistic withdrawal lasted for about a year. i never suspected—until the moment my mother died—that one of her responsibilities was to destroy me, should i ever prove mentally unstable; inclined toward violent, or abusive behavior. i find it amazing that i or any other child on the reservation survived growing up in light of that discovery. but, as artificial as life on the reservation proved to be, i realize that it was only part of a greater effort intent on assuring that the world at large never had to deal with the fact that i was one of the most dangerous human beings ever born.</w:t>
      </w:r>
      <w:r w:rsidRPr="00AF3F86">
        <w:rPr>
          <w:rFonts w:ascii="Montserrat" w:hAnsi="Montserrat"/>
          <w:sz w:val="24"/>
        </w:rPr>
        <w:t>At first I just stared at the him. I am ashamed to admit that I did not recognize him except for the brief collision in the corridor. Black hair, deep blue eyes, handsome roguish features, he might have been a farmer or a soldier with that lean, work hardened build. I felt that animal attraction again in his presence, but you could have knocked me over with a feather as the captain named him and the young woman who had accompanied him into the captain's stateroom. Connor and I had known each other on the reservation. I guess ten years did make a difference in a man. I struggled to hear the introductions, smile and shake hands with each of them as they were introduced. "Thank you, Angel," O'Neal said, waving them in to a couple of seats. "Arden, allow me to introduce Connor Annan Lennox, one of your classmates from the Curry Reservation in Oregon, and Morgan Ellen Winter from the Essex Reservation in New York. Morgan, Connor, I'd like you to meet Arden Eve Sinclair, who I'm sure you both recognize."</w:t>
      </w:r>
    </w:p>
    <w:p w:rsidR="00961472" w:rsidRPr="00AF3F86" w:rsidRDefault="00961472">
      <w:pPr>
        <w:spacing w:line="360" w:lineRule="auto"/>
        <w:jc w:val="both"/>
        <w:rPr>
          <w:rFonts w:ascii="Montserrat" w:hAnsi="Montserrat"/>
          <w:sz w:val="24"/>
        </w:rPr>
      </w:pPr>
      <w:r w:rsidRPr="00AF3F86">
        <w:rPr>
          <w:rFonts w:ascii="Montserrat" w:hAnsi="Montserrat"/>
          <w:sz w:val="24"/>
        </w:rPr>
        <w:tab/>
        <w:t>We all exchanged pleasantries, and the captain brought them up to date on the problems related to getting me united with my assigned group. Shortly he had caught up to where we had been interrupted by their arrival.</w:t>
      </w:r>
    </w:p>
    <w:p w:rsidR="00961472" w:rsidRPr="00AF3F86" w:rsidRDefault="00961472">
      <w:pPr>
        <w:spacing w:line="360" w:lineRule="auto"/>
        <w:jc w:val="both"/>
        <w:rPr>
          <w:rFonts w:ascii="Montserrat" w:hAnsi="Montserrat"/>
          <w:sz w:val="24"/>
        </w:rPr>
      </w:pPr>
      <w:r w:rsidRPr="00AF3F86">
        <w:rPr>
          <w:rFonts w:ascii="Montserrat" w:hAnsi="Montserrat"/>
          <w:sz w:val="24"/>
        </w:rPr>
        <w:tab/>
        <w:t>"So, Arden's detractors had the matter brought before the Board. They proceeded to attack her qualifications, seeking grounds to disqualify her for the naval side of operation. Inevitably they pointed out that she is not a naval officer. In light of that reminder, it seems that the Board has concluded that your capabilities as ranking officers are judged to be just as valuable to the mission as your capabilities as actives. On those grounds the delegates called for the Board to dismiss your selection for the mission. Naturally," he related, "the Board admitted that it was very concerned with the problem, and thanked the delegates for pointing out their oversight..."</w:t>
      </w:r>
    </w:p>
    <w:p w:rsidR="00961472" w:rsidRPr="00AF3F86" w:rsidRDefault="00961472">
      <w:pPr>
        <w:spacing w:line="360" w:lineRule="auto"/>
        <w:jc w:val="both"/>
        <w:rPr>
          <w:rFonts w:ascii="Montserrat" w:hAnsi="Montserrat"/>
          <w:sz w:val="24"/>
        </w:rPr>
      </w:pPr>
      <w:r w:rsidRPr="00AF3F86">
        <w:rPr>
          <w:rFonts w:ascii="Montserrat" w:hAnsi="Montserrat"/>
          <w:sz w:val="24"/>
        </w:rPr>
        <w:tab/>
        <w:t>"What!?" I interrupted in disbelief.</w:t>
      </w:r>
    </w:p>
    <w:p w:rsidR="00961472" w:rsidRPr="00AF3F86" w:rsidRDefault="00961472">
      <w:pPr>
        <w:spacing w:line="360" w:lineRule="auto"/>
        <w:jc w:val="both"/>
        <w:rPr>
          <w:rFonts w:ascii="Montserrat" w:hAnsi="Montserrat"/>
          <w:sz w:val="24"/>
        </w:rPr>
      </w:pPr>
      <w:r w:rsidRPr="00AF3F86">
        <w:rPr>
          <w:rFonts w:ascii="Montserrat" w:hAnsi="Montserrat"/>
          <w:sz w:val="24"/>
        </w:rPr>
        <w:tab/>
        <w:t>O'Neal took another breath and continued, "Well, considering the limited resource of active talent, the argument was not sufficient grounds for your ejection, but it did point out a deficit in your qualifications. A technicality, especially since it applies to all three of you. What it means is that all of you are going back to Earth after this shake down and you will be entered into the academy and other prep programs to cultivate the experience the job will call for. Sorry, Arden, my plan to short cut you into active duty was nipped in the bud. Fortunately, it also means that your duties have been formally defined. Your natural assets remain your principle qualifications. Obviously it would not do to leave such assets unemployed. Especially in light of the original project proposal, which is very different in its specifications from what we assumed we would need form you."</w:t>
      </w:r>
    </w:p>
    <w:p w:rsidR="00961472" w:rsidRPr="00AF3F86" w:rsidRDefault="00961472">
      <w:pPr>
        <w:spacing w:line="360" w:lineRule="auto"/>
        <w:jc w:val="both"/>
        <w:rPr>
          <w:rFonts w:ascii="Montserrat" w:hAnsi="Montserrat"/>
          <w:sz w:val="24"/>
        </w:rPr>
      </w:pPr>
      <w:r w:rsidRPr="00AF3F86">
        <w:rPr>
          <w:rFonts w:ascii="Montserrat" w:hAnsi="Montserrat"/>
          <w:sz w:val="24"/>
        </w:rPr>
        <w:tab/>
        <w:t>I quirked an eyebrow and frowned as he paused to regard me. I searched my memory and recalled the early drafts of the survey and exploration proposals calling specifically for the inclusion of psi-active assets. After I scanned the text in my mind and saw that it did define a very different function from what everyone currently assumed. "Of course," I whispered. "The original proposal was drafted before the disclosure and the declassification of the Sinclair-Drake Unified Field Theory, so psionics had not been considered a technical science. They didn't know the relationship between psionics and physics, so they assumed that active assets would be employed primarily for..." my voice had gotten more excited as I traced this line of thought, but I could not bring myself to utter my conclusion.</w:t>
      </w:r>
    </w:p>
    <w:p w:rsidR="00961472" w:rsidRPr="00AF3F86" w:rsidRDefault="00961472">
      <w:pPr>
        <w:spacing w:line="360" w:lineRule="auto"/>
        <w:jc w:val="both"/>
        <w:rPr>
          <w:rFonts w:ascii="Montserrat" w:hAnsi="Montserrat"/>
          <w:sz w:val="24"/>
        </w:rPr>
      </w:pPr>
      <w:r w:rsidRPr="00AF3F86">
        <w:rPr>
          <w:rFonts w:ascii="Montserrat" w:hAnsi="Montserrat"/>
          <w:sz w:val="24"/>
        </w:rPr>
        <w:tab/>
        <w:t>O'Neal smiled.</w:t>
      </w:r>
    </w:p>
    <w:p w:rsidR="00961472" w:rsidRPr="00AF3F86" w:rsidRDefault="00961472">
      <w:pPr>
        <w:spacing w:line="360" w:lineRule="auto"/>
        <w:jc w:val="both"/>
        <w:rPr>
          <w:rFonts w:ascii="Montserrat" w:hAnsi="Montserrat"/>
          <w:sz w:val="24"/>
        </w:rPr>
      </w:pPr>
      <w:r w:rsidRPr="00AF3F86">
        <w:rPr>
          <w:rFonts w:ascii="Montserrat" w:hAnsi="Montserrat"/>
          <w:sz w:val="24"/>
        </w:rPr>
        <w:tab/>
        <w:t>"Your responsibilities," he explained at last, "in brief, are to assist in the selection and cataloguing of life bearing worlds—as I understand that even simple organic complexes produce a detectable field to a trained psi," Morgan nodded as he looked at her for confirmation. This had not been discovered until active class two technicians arrived to establish research habitats for the survey missions on Mars and Venus. The technicians had been lured into the discovery of what was still under debate as potential life forms. O'Neal continued, "Naturally it is nice to have another angle from which to look for life out in all of that void, but of course, there is that persistent itch. Your primary objective, however high the odds that the case may be, is to identify and initiate contact with intelligent life."</w:t>
      </w:r>
    </w:p>
    <w:p w:rsidR="00961472" w:rsidRPr="00AF3F86" w:rsidRDefault="00961472">
      <w:pPr>
        <w:spacing w:line="360" w:lineRule="auto"/>
        <w:jc w:val="both"/>
        <w:rPr>
          <w:rFonts w:ascii="Montserrat" w:hAnsi="Montserrat"/>
          <w:sz w:val="24"/>
        </w:rPr>
      </w:pPr>
      <w:r w:rsidRPr="00AF3F86">
        <w:rPr>
          <w:rFonts w:ascii="Montserrat" w:hAnsi="Montserrat"/>
          <w:sz w:val="24"/>
        </w:rPr>
        <w:tab/>
        <w:t>I think I held my breath. My mother's dream, and the cause of her death.</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 don't think that thought was far from anyone's mind, with me in the room to remind them of the potential cost of this still sought after goal. O'Neal addressed that point at once, "Advanced Reconnaissance is the most vital and dangerous part of our mission. We are not alone out there, and we know absolutely nothing about the competition—except, that they want us to leave them alone." He explained what Solar Authority Intelligence had come up with its investigations and reconstructions of the string of tragedies which had all but wiped out the Explorers. This was information I had never heard. The terrible truth was that in every instance where an attempt was made to initiate contact—of which many methods had been tried—the ship and the entire complement had been destroyed. In those rare cases where contact had not been possible to attempt or where the crews had flatly refused to attempt it, they had been left alone. Effectively, this alien civilization had endeavored successfully to communicate the only thing it was interested in telling us, without giving us anything at all to go about them. </w:t>
      </w:r>
    </w:p>
    <w:p w:rsidR="00961472" w:rsidRPr="00AF3F86" w:rsidRDefault="00961472">
      <w:pPr>
        <w:spacing w:line="360" w:lineRule="auto"/>
        <w:jc w:val="both"/>
        <w:rPr>
          <w:rFonts w:ascii="Montserrat" w:hAnsi="Montserrat"/>
          <w:sz w:val="24"/>
        </w:rPr>
      </w:pPr>
      <w:r w:rsidRPr="00AF3F86">
        <w:rPr>
          <w:rFonts w:ascii="Montserrat" w:hAnsi="Montserrat"/>
          <w:sz w:val="24"/>
        </w:rPr>
        <w:tab/>
        <w:t>"Our mission," he returned to the specifics of our briefing, "broadly put, is to make sure that they understand that we will not be intimidated or turned from our objectives in space. Since we can't talk to them, we have to accomplish this through our actions. So, it going get hairy out there on occasions.</w:t>
      </w:r>
    </w:p>
    <w:p w:rsidR="00961472" w:rsidRPr="00AF3F86" w:rsidRDefault="00961472">
      <w:pPr>
        <w:spacing w:line="360" w:lineRule="auto"/>
        <w:jc w:val="both"/>
        <w:rPr>
          <w:rFonts w:ascii="Montserrat" w:hAnsi="Montserrat"/>
          <w:sz w:val="24"/>
        </w:rPr>
      </w:pPr>
      <w:r w:rsidRPr="00AF3F86">
        <w:rPr>
          <w:rFonts w:ascii="Montserrat" w:hAnsi="Montserrat"/>
          <w:sz w:val="24"/>
        </w:rPr>
        <w:tab/>
        <w:t>"If, when we deploy, we come across hostiles—and trust me, it likely enough to happen—you don't want to have any questions what the right thing to do is. Most of the conceivable scenarios will be gone over with you in the training you will receive. If you think up a question, in training or at any time in the future, don't wait for me or your direct superiors to come around before asking. The minute you got doubts, you grab the nearest scut or officer and get it of your chest. Don't be picky, the Deep is no place to be shy or political. Faced with the unknown any and all input is valid, and you want to get as much feedback as you can before you find yourself in that situation, faced with resolving it.</w:t>
      </w:r>
    </w:p>
    <w:p w:rsidR="00961472" w:rsidRPr="00AF3F86" w:rsidRDefault="00961472">
      <w:pPr>
        <w:spacing w:line="360" w:lineRule="auto"/>
        <w:jc w:val="both"/>
        <w:rPr>
          <w:rFonts w:ascii="Montserrat" w:hAnsi="Montserrat"/>
          <w:sz w:val="24"/>
        </w:rPr>
      </w:pPr>
      <w:r w:rsidRPr="00AF3F86">
        <w:rPr>
          <w:rFonts w:ascii="Montserrat" w:hAnsi="Montserrat"/>
          <w:sz w:val="24"/>
        </w:rPr>
        <w:tab/>
        <w:t>"Your job, simply put, is to be our edge, the wild card in the deck. You are the answer to the questions we don't know how to ask. You represent the best the human race has to throw at the universe. Frankly, I think that three of you per ship is trimming that edge a little thin, but there aren't enough class three actives to do much better. Three hundred of you is probably more than the gene pool can on Earth can spare.</w:t>
      </w:r>
    </w:p>
    <w:p w:rsidR="00961472" w:rsidRPr="00AF3F86" w:rsidRDefault="00961472">
      <w:pPr>
        <w:spacing w:line="360" w:lineRule="auto"/>
        <w:jc w:val="both"/>
        <w:rPr>
          <w:rFonts w:ascii="Montserrat" w:hAnsi="Montserrat"/>
          <w:sz w:val="24"/>
        </w:rPr>
      </w:pPr>
      <w:r w:rsidRPr="00AF3F86">
        <w:rPr>
          <w:rFonts w:ascii="Montserrat" w:hAnsi="Montserrat"/>
          <w:sz w:val="24"/>
        </w:rPr>
        <w:tab/>
        <w:t>Having covered the essentials, O'Neal dismissed us into Thompson's care to receive our briefing for this shakedown run, our postings, bunking arrangements and a lecture in ship's protocol. I guess some of what was already passing between me and Connor must have been clear enough to see, because as she dropped us off at our assigned berths, she returned to lecture mode. "One more thing, people," Thompson pronounced, "We are going to be a long way from home on this mission. Neither the Captain, nor I have any particular interest in what you do with your free time, but I remind you that where we're going is no place for unplanned pregnancies. You get a situation started, you take it to medical and get signed up for contraception. You will not like the alternative," she reminded us soberingly, making direct eye contact with Morgan and myself.</w:t>
      </w:r>
    </w:p>
    <w:p w:rsidR="00961472" w:rsidRPr="00AF3F86" w:rsidRDefault="00961472">
      <w:pPr>
        <w:spacing w:line="360" w:lineRule="auto"/>
        <w:jc w:val="both"/>
        <w:rPr>
          <w:rFonts w:ascii="Montserrat" w:hAnsi="Montserrat"/>
          <w:sz w:val="24"/>
        </w:rPr>
      </w:pPr>
      <w:r w:rsidRPr="00AF3F86">
        <w:rPr>
          <w:rFonts w:ascii="Montserrat" w:hAnsi="Montserrat"/>
          <w:sz w:val="24"/>
        </w:rPr>
        <w:tab/>
        <w:t>I'm pretty sure I was blushing. Morgan and Angelica shared a smile and Connor just looked innocent.</w:t>
      </w:r>
    </w:p>
    <w:p w:rsidR="00961472" w:rsidRPr="00AF3F86" w:rsidRDefault="00961472">
      <w:pPr>
        <w:spacing w:line="360" w:lineRule="auto"/>
        <w:jc w:val="both"/>
        <w:rPr>
          <w:rFonts w:ascii="Montserrat" w:hAnsi="Montserrat"/>
          <w:sz w:val="24"/>
        </w:rPr>
      </w:pPr>
      <w:r w:rsidRPr="00AF3F86">
        <w:rPr>
          <w:rFonts w:ascii="Montserrat" w:hAnsi="Montserrat"/>
          <w:sz w:val="24"/>
        </w:rPr>
        <w:br w:type="page"/>
        <w:t>CHAPTER THREE</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The purpose of Exodus was to carry mankind out to the stars. Spread humanity out over as many planets as possible before whatever was out there took a notion to corner us at home. It was an insurance policy for the human race—paid for in human embryos and the fruits of ten years' worth of system wide industry, among other mean necessities. It was in many ways the worst example of a colony effort that Earth could mount. As fast as technology was exploding, it would be decades before anyone could propose a basic terraforming program. We simply did not have the means to take Earth with us in all her genetic diversity, and recreate our home from scratch. The best we could do was take a specially tailored catalogue of embryonic plant and animal stock to support and complement our cargoes of unborn people, and do our damnedest to find the most terra-compatible worlds we could. That was all there was to it, we were only concerned with slipping our eggs into some other baskets.</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If fortune smiled on Earth, then maybe in another hundred years a real, practical colonization effort could be mounted. The emergency colonies could be revisited and the deficits in their environments could be addressed. Exodus placed its faith in that trait of humanity which had allowed us to adapt to virtually every ecological niche in our world. We baldly hoped that there would be at least one small corner on these unknown, undiscovered worlds where man could hang on. We had no reason to assume that the invasion or obliteration of Earth was likely to happen, but we knew it was possible. By unanimous vote, the United Nations and the Solar Authority agreed to spare no expense and waste no time investing in the survival of Humanity through Operation Exodus. The emergency colonization plan called for at least one hundred ships, each commissioned to carry a cargo of one million human, and twenty million domestic stock animals—from cattle, horses, camels, goats, sheep and chickens to cats and dogs and bunny rabbits—as embryos in cryogenic suspension, several million tones of catalogued seed stock, in addition to various stores and sundry needs pertaining to the needs of a crew of about five hundred mixed civilian and military volunteers per ship.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In spite of the sense of unrelenting pressure felt by all involved in the ground work for this massive operation, Exodus could not depart soon enough. At the time I was brought into the game, there were years yet to go before we would be ready to embark on our mission, and that was still moving too dangerously fast given the state of our working technology and a constant flow of new technological developments. Like with the prototype, </w:t>
      </w:r>
      <w:r w:rsidRPr="00AF3F86">
        <w:rPr>
          <w:rFonts w:ascii="Montserrat" w:hAnsi="Montserrat"/>
          <w:i/>
          <w:sz w:val="24"/>
        </w:rPr>
        <w:t>Gabriel,</w:t>
      </w:r>
      <w:r w:rsidRPr="00AF3F86">
        <w:rPr>
          <w:rFonts w:ascii="Montserrat" w:hAnsi="Montserrat"/>
          <w:sz w:val="24"/>
        </w:rPr>
        <w:t xml:space="preserve"> designs kept going back to the drawing board over and over again. The training programs and forced enrollment in the new astronautical naval academies, originally thrown in our way to hobble us, ended up being the things that picked up actives like myself and kept us focused and committed to our goal. Political agendas continued to plague selected efforts and notable individuals, but the Solar Authority began assigning priorities to the endeavor and the agendas of back biting, prejudiced, panic mongers did not come out high on that list.</w:t>
      </w:r>
    </w:p>
    <w:p w:rsidR="00961472" w:rsidRPr="00AF3F86" w:rsidRDefault="00961472">
      <w:pPr>
        <w:spacing w:line="360" w:lineRule="auto"/>
        <w:jc w:val="both"/>
        <w:rPr>
          <w:rFonts w:ascii="Montserrat" w:hAnsi="Montserrat"/>
          <w:sz w:val="24"/>
        </w:rPr>
      </w:pPr>
      <w:r w:rsidRPr="00AF3F86">
        <w:rPr>
          <w:rFonts w:ascii="Montserrat" w:hAnsi="Montserrat"/>
          <w:sz w:val="24"/>
        </w:rPr>
        <w:tab/>
        <w:t>Connor, Morgan and I departed immediately after the prototype trials for Trinity Military Academy Reservation—formerly Vancouver Island, purchased by the Solar Authority in twenty-one twelve. The mission specs for Exodus called for class three actives to occupy staff positions, which meant we had to attain a lieutenant's rank and grade. We were in the military, and we served several tours of duty in the course of earning those qualifications. On arriving at Trinity, we were assembled in our groups; living, working, studying, relaxing and playing together. Groups that did not work well and play well together over time were broken up and reassigned. Our group seemed to have the right chemistry. Connor and I had our past acquaintance and common experiences on the same reservation. Morgan was new to both of us. Friendly, vivacious and serene, she was a born peace maker and an adventurous soul. Morgan was my best friend and surrogate mother almost from the day we met. Connor and I... Well, there had always been a mutual attraction, but we both had highland tempers. Six years—more or less—passed quickly and suddenly we found ourselves caught up in the rush of mission prep.</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 xml:space="preserve">i am incapable of feeling any awe about the "ingenuous way the government exploited the awesome potential of mind to make practical interstellar travel a reality". deep space explorers had been commissioned with ftl drives developed more than thirty years before i was born. it was an established fact to me, and i grew up as the exploitee in the rest of that equation. </w:t>
      </w:r>
    </w:p>
    <w:p w:rsidR="00961472" w:rsidRPr="00AF3F86" w:rsidRDefault="00961472">
      <w:pPr>
        <w:spacing w:line="360" w:lineRule="auto"/>
        <w:jc w:val="both"/>
        <w:rPr>
          <w:rFonts w:ascii="Montserrat" w:hAnsi="Montserrat" w:cs="Arial"/>
          <w:sz w:val="24"/>
        </w:rPr>
      </w:pP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17</w:t>
      </w:r>
      <w:r w:rsidRPr="00AF3F86">
        <w:rPr>
          <w:rFonts w:ascii="Montserrat" w:hAnsi="Montserrat" w:cs="Arial"/>
          <w:sz w:val="24"/>
        </w:rPr>
        <w:tab/>
        <w:t xml:space="preserve">i was shoved out in front of the international media, where along with the fate of the </w:t>
      </w:r>
      <w:r w:rsidRPr="00AF3F86">
        <w:rPr>
          <w:rFonts w:ascii="Montserrat" w:hAnsi="Montserrat" w:cs="Arial"/>
          <w:i/>
          <w:sz w:val="24"/>
        </w:rPr>
        <w:t>adventure</w:t>
      </w:r>
      <w:r w:rsidRPr="00AF3F86">
        <w:rPr>
          <w:rFonts w:ascii="Montserrat" w:hAnsi="Montserrat" w:cs="Arial"/>
          <w:sz w:val="24"/>
        </w:rPr>
        <w:t xml:space="preserve"> i was forced to expose myself and the existance of active psionics. i have wonder what they were thinking when they forced me to relate the details of the first-contact disaster to the world? i have no notion of whether my keepers gave any thought to how the event would make me feel. it sure made for great journalism, though; a tragic figure bravely describing the last moments of the deep space explorer </w:t>
      </w:r>
      <w:r w:rsidRPr="00AF3F86">
        <w:rPr>
          <w:rFonts w:ascii="Montserrat" w:hAnsi="Montserrat" w:cs="Arial"/>
          <w:i/>
          <w:sz w:val="24"/>
        </w:rPr>
        <w:t>adventure</w:t>
      </w:r>
      <w:r w:rsidRPr="00AF3F86">
        <w:rPr>
          <w:rFonts w:ascii="Montserrat" w:hAnsi="Montserrat" w:cs="Arial"/>
          <w:sz w:val="24"/>
        </w:rPr>
        <w:t>, quietly dying her mother's death in her memory. maybe the wound healed better for being reopened and liberally bled.</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w:t>
      </w:r>
      <w:r w:rsidRPr="00AF3F86">
        <w:rPr>
          <w:rFonts w:ascii="Montserrat" w:hAnsi="Montserrat" w:cs="Arial"/>
          <w:sz w:val="24"/>
        </w:rPr>
        <w:tab/>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 xml:space="preserve">i know </w:t>
      </w:r>
      <w:r w:rsidRPr="00AF3F86">
        <w:rPr>
          <w:rFonts w:ascii="Montserrat" w:hAnsi="Montserrat" w:cs="Arial"/>
          <w:i/>
          <w:sz w:val="24"/>
        </w:rPr>
        <w:t>why</w:t>
      </w:r>
      <w:r w:rsidRPr="00AF3F86">
        <w:rPr>
          <w:rFonts w:ascii="Montserrat" w:hAnsi="Montserrat" w:cs="Arial"/>
          <w:sz w:val="24"/>
        </w:rPr>
        <w:t xml:space="preserve"> they did it. one, they needed to disclose the existence of active psionics to the public; our population was growing too fast for the government to hide. two, the threat of alien invasion, while providing the people something to think about besides us, was something the government discovered it could not hide as other exploratory missions went missing. three, i was the closest thing to an eye-witness available to offer testimonial support for that government announcement. naturally, i had to establish some credentials with the public; i had to demonstrate and define some of my abilities. thus, our carefully guarded existence was traded to win support for an accelerated space colonization and militarization effort.</w:t>
      </w:r>
    </w:p>
    <w:p w:rsidR="00961472" w:rsidRPr="00AF3F86" w:rsidRDefault="00961472">
      <w:pPr>
        <w:spacing w:line="360" w:lineRule="auto"/>
        <w:jc w:val="both"/>
        <w:rPr>
          <w:rFonts w:ascii="Montserrat" w:hAnsi="Montserrat" w:cs="Arial"/>
          <w:sz w:val="24"/>
        </w:rPr>
      </w:pP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17-21</w:t>
      </w:r>
      <w:r w:rsidRPr="00AF3F86">
        <w:rPr>
          <w:rFonts w:ascii="Montserrat" w:hAnsi="Montserrat" w:cs="Arial"/>
          <w:sz w:val="24"/>
        </w:rPr>
        <w:tab/>
        <w:t>as the first public psi, my time was kept too occupied for me to indulge in much self-pity, anyway. i devoted my time to public relations soothing institutional and individual fears of psionic potential. it didn't take a genius to imagine the potential for evil and mischief present in the real and imagined powers of psi. educating the public about the realities of psionics and the means available to deter and police psionic misbehavior was too big a project for me to handle alone, and eventually i was able to bow out of the picture and retire from public life. by the time i was finally a free and independent citizen i had gotten over my loss. in my mind the events of my past were closed. i entered the private sector and assumed that the government had forgotten about me. the last thing i would have ever expected was for them to track me down several years later and ask me to come back to the project and rejoin the space program.</w:t>
      </w:r>
    </w:p>
    <w:p w:rsidR="00961472" w:rsidRPr="00AF3F86" w:rsidRDefault="00961472">
      <w:pPr>
        <w:spacing w:line="360" w:lineRule="auto"/>
        <w:jc w:val="both"/>
        <w:rPr>
          <w:rFonts w:ascii="Montserrat" w:hAnsi="Montserrat" w:cs="Arial"/>
          <w:sz w:val="24"/>
        </w:rPr>
      </w:pP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21</w:t>
      </w:r>
      <w:r w:rsidRPr="00AF3F86">
        <w:rPr>
          <w:rFonts w:ascii="Montserrat" w:hAnsi="Montserrat" w:cs="Arial"/>
          <w:sz w:val="24"/>
        </w:rPr>
        <w:tab/>
        <w:t xml:space="preserve">i was approached by an old family friend—alan eric o'neal, also a former project member from the reservation where i grew up—and asked to volunteer for operation exodus, before i could be conscripted. imagine my surprise. on his advice i was recruited as a volunteer for operation exodus. at the time all actives were being rounded up and subjected to testing, licensing and regulation. i had been out of contact for some time, so he'd had to track me down at my current home in scotland. i was there alone, and when he intruded on my isolation, i was forced to realize that i was lonely. </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w:t>
      </w:r>
      <w:r w:rsidRPr="00AF3F86">
        <w:rPr>
          <w:rFonts w:ascii="Montserrat" w:hAnsi="Montserrat" w:cs="Arial"/>
          <w:sz w:val="24"/>
        </w:rPr>
        <w:tab/>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if there was anything besides the loss of my mother that inspired my pallid rage against the project, it was the fact that it had created an ideal place for me to grow up—far better than the civilian world outside it—and it had turned out to be a carefully crafted lie.</w:t>
      </w:r>
    </w:p>
    <w:p w:rsidR="00961472" w:rsidRPr="00AF3F86" w:rsidRDefault="00961472">
      <w:pPr>
        <w:spacing w:line="360" w:lineRule="auto"/>
        <w:jc w:val="both"/>
        <w:rPr>
          <w:rFonts w:ascii="Montserrat" w:hAnsi="Montserrat" w:cs="Arial"/>
          <w:sz w:val="24"/>
        </w:rPr>
      </w:pP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21-25</w:t>
      </w:r>
      <w:r w:rsidRPr="00AF3F86">
        <w:rPr>
          <w:rFonts w:ascii="Montserrat" w:hAnsi="Montserrat" w:cs="Arial"/>
          <w:sz w:val="24"/>
        </w:rPr>
        <w:tab/>
        <w:t>asset training at trinity academy—assigned with connor a. lennox and morgan e. wildmuir. connor, morgan and i departed immediately after the prototype trials for trinity naval academy and military reservation—formerly vancouver island, purchased by the solar authority in twenty-one twelve. the mission specs for exodus called for class three actives to occupy staff positions, which meant we had to attain a lieutenant's rank and grade. on arriving at trinity, we were assembled in our groups; living, working, studying, relaxing and playing together. groups that did not work well and play well together over time were broken up and reassigned. our group seemed to have the right chemistry. connor and i had our past acquaintance and common experiences on the same reservation. morgan was new to both of us. friendly, vivacious and serene, she was a born peace maker and an adventurous soul. morgan was my best friend and surrogate mother almost from the day we met. connor and i... well, there had always been a mutual attraction, but we both had highland tempers..</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w:t>
      </w:r>
      <w:r w:rsidRPr="00AF3F86">
        <w:rPr>
          <w:rFonts w:ascii="Montserrat" w:hAnsi="Montserrat" w:cs="Arial"/>
          <w:sz w:val="24"/>
        </w:rPr>
        <w:tab/>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 xml:space="preserve">in spite of the sense of unrelenting pressure felt by all involved in the ground work for this massive operation, exodus could not depart soon enough. at the time i was brought into the game, there were years yet to go before we would be ready to embark on our mission, and that was still moving too dangerously fast given the state of our working technology and a constant flow of new technological developments. like with the prototype, </w:t>
      </w:r>
      <w:r w:rsidRPr="00AF3F86">
        <w:rPr>
          <w:rFonts w:ascii="Montserrat" w:hAnsi="Montserrat" w:cs="Arial"/>
          <w:i/>
          <w:sz w:val="24"/>
        </w:rPr>
        <w:t>gabriel,</w:t>
      </w:r>
      <w:r w:rsidRPr="00AF3F86">
        <w:rPr>
          <w:rFonts w:ascii="Montserrat" w:hAnsi="Montserrat" w:cs="Arial"/>
          <w:sz w:val="24"/>
        </w:rPr>
        <w:t xml:space="preserve"> designs kept going back to the drawing board over and over again. the training programs and forced enrollment in the new astronautical naval academies, originally thrown in our way to hobble us, ended up being the things that picked up actives like myself and kept us focused and committed to our goal. political agendas continued to plague selected efforts and notable individuals, but the solar authority began assigning priorities to the endeavor and the agendas of back biting, prejudiced, panic mongers did not come out high on that list.</w:t>
      </w:r>
    </w:p>
    <w:p w:rsidR="00961472" w:rsidRPr="00AF3F86" w:rsidRDefault="00961472">
      <w:pPr>
        <w:spacing w:line="360" w:lineRule="auto"/>
        <w:jc w:val="both"/>
        <w:rPr>
          <w:rFonts w:ascii="Montserrat" w:hAnsi="Montserrat" w:cs="Arial"/>
          <w:sz w:val="24"/>
        </w:rPr>
      </w:pP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25-27</w:t>
      </w:r>
      <w:r w:rsidRPr="00AF3F86">
        <w:rPr>
          <w:rFonts w:ascii="Montserrat" w:hAnsi="Montserrat" w:cs="Arial"/>
          <w:sz w:val="24"/>
        </w:rPr>
        <w:tab/>
        <w:t>we served several tours on active duty between graduation from trinity and exodus, in the course of which we earned our required rank and qualifications. six years—more or less—had passed quickly and suddenly we found ourselves caught up in the rush of mission prep.</w:t>
      </w:r>
    </w:p>
    <w:p w:rsidR="00961472" w:rsidRPr="00AF3F86" w:rsidRDefault="00961472">
      <w:pPr>
        <w:spacing w:line="360" w:lineRule="auto"/>
        <w:jc w:val="both"/>
        <w:rPr>
          <w:rFonts w:ascii="Montserrat" w:hAnsi="Montserrat" w:cs="Arial"/>
          <w:sz w:val="24"/>
        </w:rPr>
      </w:pPr>
    </w:p>
    <w:p w:rsidR="00961472" w:rsidRPr="00AF3F86" w:rsidRDefault="00961472">
      <w:pPr>
        <w:spacing w:line="360" w:lineRule="auto"/>
        <w:jc w:val="both"/>
        <w:rPr>
          <w:rFonts w:ascii="Montserrat" w:hAnsi="Montserrat"/>
          <w:sz w:val="24"/>
        </w:rPr>
      </w:pPr>
      <w:r w:rsidRPr="00AF3F86">
        <w:rPr>
          <w:rFonts w:ascii="Montserrat" w:hAnsi="Montserrat" w:cs="Arial"/>
          <w:sz w:val="24"/>
        </w:rPr>
        <w:t>27</w:t>
      </w:r>
      <w:r w:rsidRPr="00AF3F86">
        <w:rPr>
          <w:rFonts w:ascii="Montserrat" w:hAnsi="Montserrat" w:cs="Arial"/>
          <w:sz w:val="24"/>
        </w:rPr>
        <w:tab/>
        <w:t xml:space="preserve">i said my good-byes to earth about a week before we finally departed, with task group three. i am rushed back to luna v to wait while all of the final details are worked out. we pull out of sol system, may fifth of twenty-one seventeen. </w:t>
      </w:r>
      <w:r w:rsidRPr="00AF3F86">
        <w:rPr>
          <w:rFonts w:ascii="Montserrat" w:hAnsi="Montserrat"/>
          <w:sz w:val="24"/>
        </w:rPr>
        <w:t xml:space="preserve">In May, circa 2117 AD, the last of the seed ships reached final commission. The first two waves of Operation Exodus had already departed, each proceeding the other by a month. We were in our final days of mission prep when the word went round that the last ship had passed her fitness trials, and that the remaining three month schedule of departures seemed to be on track. O'Neal retained command of </w:t>
      </w:r>
      <w:r w:rsidRPr="00AF3F86">
        <w:rPr>
          <w:rFonts w:ascii="Montserrat" w:hAnsi="Montserrat"/>
          <w:i/>
          <w:sz w:val="24"/>
        </w:rPr>
        <w:t>Gabriel,</w:t>
      </w:r>
      <w:r w:rsidRPr="00AF3F86">
        <w:rPr>
          <w:rFonts w:ascii="Montserrat" w:hAnsi="Montserrat"/>
          <w:sz w:val="24"/>
        </w:rPr>
        <w:t xml:space="preserve"> on account of nursing her through about seven design generations. Between her field architecture and active matrix composition, she wore through her overhauls admirably, but she was the quirkiest ship in her class. Somewhere in her evolution she had acquired a personality and she had flatly refused to have anything to do with the ships in the first and second waves.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Call it animism if you will, but anything with as much processing capability as </w:t>
      </w:r>
      <w:r w:rsidRPr="00AF3F86">
        <w:rPr>
          <w:rFonts w:ascii="Montserrat" w:hAnsi="Montserrat"/>
          <w:i/>
          <w:sz w:val="24"/>
        </w:rPr>
        <w:t>Gabriel</w:t>
      </w:r>
      <w:r w:rsidRPr="00AF3F86">
        <w:rPr>
          <w:rFonts w:ascii="Montserrat" w:hAnsi="Montserrat"/>
          <w:sz w:val="24"/>
        </w:rPr>
        <w:t xml:space="preserve"> really ought to be sentient. The fact remains that she had broken down more reliably than she had functioned during pre-launch for both the first and second wave departures. We all but pulled her apart and scattered the pieces without finding one legitimate cause for the malfunctions. Aside from some truly frightening misadventures with life support, the trouble often came down to the field arrays and the interface drive core, which means that Connor, Morgan and I spent a lot of time in the drive core annex dredging her artificial mind—that's the only way I can describe an architecture of field engineering; a mind is the only thing I have experienced to compare it to. Considering what the vital systems of an interface drive were modeled after, I suppose we should have seriously considered the possibility that, while the darned thing might not develop an opinion, it could very well have an attitude! </w:t>
      </w:r>
    </w:p>
    <w:p w:rsidR="00961472" w:rsidRPr="00AF3F86" w:rsidRDefault="00961472">
      <w:pPr>
        <w:spacing w:line="360" w:lineRule="auto"/>
        <w:jc w:val="both"/>
        <w:rPr>
          <w:rFonts w:ascii="Montserrat" w:hAnsi="Montserrat"/>
          <w:sz w:val="24"/>
        </w:rPr>
      </w:pPr>
      <w:r w:rsidRPr="00AF3F86">
        <w:rPr>
          <w:rFonts w:ascii="Montserrat" w:hAnsi="Montserrat"/>
          <w:sz w:val="24"/>
        </w:rPr>
        <w:tab/>
        <w:t>With only days to go on our present schedule, I spent most of my time stepped up. Wait, perhaps I should explain that. Psionic ability has a state dependent nature. Attention has different energy levels, layered like electron shells, which correspond to given states of awareness. Shifting from an inner shell to an outer shell occurs as a perspective shift. This shift in attention involves attaining an excited state of awareness, and requires a greater investment of energy to maintain. It feels like waking up. In that state of higher alertness and broader perception the mind interacts more cleanly with interface and more efficiently upon it. The trick is to engage the mind at that level, or the impetus dissipates and one drops back to sleep. It is the matter of being engaged which accounts for the fact that at most times I operate on a class one threshold.</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In the course of mission prep and pre-launch countdown, I engaged my mind at a second magnitude, or class two threshold, allowing me a sharper grasp of the texture of </w:t>
      </w:r>
      <w:r w:rsidRPr="00AF3F86">
        <w:rPr>
          <w:rFonts w:ascii="Montserrat" w:hAnsi="Montserrat"/>
          <w:i/>
          <w:sz w:val="24"/>
        </w:rPr>
        <w:t>Gabriel's</w:t>
      </w:r>
      <w:r w:rsidRPr="00AF3F86">
        <w:rPr>
          <w:rFonts w:ascii="Montserrat" w:hAnsi="Montserrat"/>
          <w:sz w:val="24"/>
        </w:rPr>
        <w:t xml:space="preserve"> field architecture. Unlike the majority of the crew—for whom </w:t>
      </w:r>
      <w:r w:rsidRPr="00AF3F86">
        <w:rPr>
          <w:rFonts w:ascii="Montserrat" w:hAnsi="Montserrat"/>
          <w:i/>
          <w:sz w:val="24"/>
        </w:rPr>
        <w:t>Gabriel's</w:t>
      </w:r>
      <w:r w:rsidRPr="00AF3F86">
        <w:rPr>
          <w:rFonts w:ascii="Montserrat" w:hAnsi="Montserrat"/>
          <w:sz w:val="24"/>
        </w:rPr>
        <w:t xml:space="preserve"> special geometry produced forces that were invisible and virtually undetectable—I was keenly aware of the intricate structure and flow of the invisible body of the ship around me.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We had taken on our precious cargo, and the last members of our crew, the specialists assigned to monitor and maintain that cargo. In the event that we found a suitable nest to deliver our eggs to, those technicians would start incubating the embryos. In full production, about a thousand babies would be turned out a year, and about four times that number of stock animals. Food for the crew and the first generation of colonists would be provided from the extensive hydroponics sections of the ship, in which even selected meats were grown. The hydroponics sections served multiple purposes, actually. They provided fresh fruits, vegetables and meat, assisted in balancing oxygen, carbon and water cycles, participated in organic waste treatment, and contributed the psychological welfare of the crew.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On the morning of our departure, May 5th, I was sitting in an orchard in one of these hydroponics sections while my mind continued monitoring the field compositions of the ship. Angelica Thompson came across me and asked what I was doing. "Morning, Sir. Just keeping a read on </w:t>
      </w:r>
      <w:r w:rsidRPr="00AF3F86">
        <w:rPr>
          <w:rFonts w:ascii="Montserrat" w:hAnsi="Montserrat"/>
          <w:i/>
          <w:sz w:val="24"/>
        </w:rPr>
        <w:t>Gabe's</w:t>
      </w:r>
      <w:r w:rsidRPr="00AF3F86">
        <w:rPr>
          <w:rFonts w:ascii="Montserrat" w:hAnsi="Montserrat"/>
          <w:sz w:val="24"/>
        </w:rPr>
        <w:t xml:space="preserve"> mood," I smiled.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"I'd be careful, she'll hear you," she grinned. Thompson sat down in the shade of the tree with me. She looked tired. Commander Thompson was here for the same reason I was. This atrium was only a short walk from the bridge. In the final hours of our countdown, with the stress mounting, coming here was a total mental and spiritual departure from that tension, free from any sense of displacement from one's responsibilities. </w:t>
      </w:r>
    </w:p>
    <w:p w:rsidR="00961472" w:rsidRPr="00AF3F86" w:rsidRDefault="00961472">
      <w:pPr>
        <w:spacing w:line="360" w:lineRule="auto"/>
        <w:jc w:val="both"/>
        <w:rPr>
          <w:rFonts w:ascii="Montserrat" w:hAnsi="Montserrat"/>
          <w:sz w:val="24"/>
        </w:rPr>
      </w:pPr>
      <w:r w:rsidRPr="00AF3F86">
        <w:rPr>
          <w:rFonts w:ascii="Montserrat" w:hAnsi="Montserrat"/>
          <w:sz w:val="24"/>
        </w:rPr>
        <w:tab/>
        <w:t>"How did you manage to get out of there?" I asked.</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"Captain caught me slipping off track," she groaned. She passed her hands across her face, rubbing her eyes with fingers held flat over them. "Told me if I was still on the bridge the next time he looked up I could enjoy the launch sedated in my cabin. I almost wish he'd do it anyway. Even without </w:t>
      </w:r>
      <w:r w:rsidRPr="00AF3F86">
        <w:rPr>
          <w:rFonts w:ascii="Montserrat" w:hAnsi="Montserrat"/>
          <w:i/>
          <w:sz w:val="24"/>
        </w:rPr>
        <w:t>Gabe's</w:t>
      </w:r>
      <w:r w:rsidRPr="00AF3F86">
        <w:rPr>
          <w:rFonts w:ascii="Montserrat" w:hAnsi="Montserrat"/>
          <w:sz w:val="24"/>
        </w:rPr>
        <w:t xml:space="preserve"> sense of humor, this has been a bitch of a week." As the executive officer, Thompson had fallen under the bulk of the work of keeping the ship on schedule.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"Rank hath it's privileges," I pointed out with cruel irony. As expected, Thompson turned to glare at me. I just smiled and patted her thigh companionably. "Hopefully this will be the last start we have to make. It really looks like </w:t>
      </w:r>
      <w:r w:rsidRPr="00AF3F86">
        <w:rPr>
          <w:rFonts w:ascii="Montserrat" w:hAnsi="Montserrat"/>
          <w:i/>
          <w:sz w:val="24"/>
        </w:rPr>
        <w:t>Gabe's</w:t>
      </w:r>
      <w:r w:rsidRPr="00AF3F86">
        <w:rPr>
          <w:rFonts w:ascii="Montserrat" w:hAnsi="Montserrat"/>
          <w:sz w:val="24"/>
        </w:rPr>
        <w:t xml:space="preserve"> going to behave," I offered for her assurance. then I grinned and added, "Well, if the Captain is threatening to rotate you over achievers out in favor of us bright eyed and bushy tailed second stringers, it looks like I have a chance of riding out the launch in the Disaster Seat." Even with the detailed and sweeping responsibilities assigned to us—that's Connor, Morgan and myself—the Navy had been baffled as to what position we ought to hold relative to the chain of command. Tentatively referring to our department as Assets, the Asset on duty was stationed at an observation console on the bridge. Since we embodied our department the title "Assets" was perforce applied to us, not our posted station. We had taken to calling that observation post the Disaster Seat. "Poor Connor hasn't missed a beat the past week trying to ensure that he is on the watch at zero hour, and the man is wrung out. The Captain won't have to sedate him, just wave a hand in his direction and he'll be out for the count." Connor's promotion to lieutenant commander and appointment as head of our department, had put the spice of rivalry into our relationship, while at the same time banning all the more intimate flavors.</w:t>
      </w:r>
    </w:p>
    <w:p w:rsidR="00961472" w:rsidRPr="00AF3F86" w:rsidRDefault="00961472">
      <w:pPr>
        <w:spacing w:line="360" w:lineRule="auto"/>
        <w:jc w:val="both"/>
        <w:rPr>
          <w:rFonts w:ascii="Montserrat" w:hAnsi="Montserrat"/>
          <w:sz w:val="24"/>
        </w:rPr>
      </w:pPr>
      <w:r w:rsidRPr="00AF3F86">
        <w:rPr>
          <w:rFonts w:ascii="Montserrat" w:hAnsi="Montserrat"/>
          <w:sz w:val="24"/>
        </w:rPr>
        <w:tab/>
        <w:t>"Nasty. You evil little girl. Do you ever show the guy any mercy?" Thompson teased.</w:t>
      </w:r>
    </w:p>
    <w:p w:rsidR="00961472" w:rsidRPr="00AF3F86" w:rsidRDefault="00961472">
      <w:pPr>
        <w:spacing w:line="360" w:lineRule="auto"/>
        <w:jc w:val="both"/>
        <w:rPr>
          <w:rFonts w:ascii="Montserrat" w:hAnsi="Montserrat"/>
          <w:sz w:val="24"/>
        </w:rPr>
      </w:pPr>
      <w:r w:rsidRPr="00AF3F86">
        <w:rPr>
          <w:rFonts w:ascii="Montserrat" w:hAnsi="Montserrat"/>
          <w:sz w:val="24"/>
        </w:rPr>
        <w:tab/>
        <w:t>"Nope, the man's too fond of competing," I responded in a matter-of-fact tone. A momentary silence passed. Seeing that I had the XO on hand, and considering that over the past few years we had become friends, I decided to tap her for some information which Connor had neglected to leak in my direction. "What's the Admiral's ruling on departure? What did they decide in the conference?"</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"We're going to proceed," she responded, as if by rote, "by sail, out past the ort cloud before our first coordinated dive. Our task group is going to remain concentrated until we reach our assigned sector. We'll take that leg of the journey in a series of shallow dives. A deeper dive could eliminate the need for multiple dives, but at a much greater risk, so that plan was shelved. When we reach the scatter point, we'll break up into our five squadrons and proceed with advance reconnaissance. Our squadron units will continue to support each other until targets have been selected for direct probing. At each step the process gets longer and more isolated." </w:t>
      </w:r>
    </w:p>
    <w:p w:rsidR="00961472" w:rsidRPr="00AF3F86" w:rsidRDefault="00961472">
      <w:pPr>
        <w:spacing w:line="360" w:lineRule="auto"/>
        <w:jc w:val="both"/>
        <w:rPr>
          <w:rFonts w:ascii="Montserrat" w:hAnsi="Montserrat"/>
          <w:sz w:val="24"/>
        </w:rPr>
      </w:pPr>
      <w:r w:rsidRPr="00AF3F86">
        <w:rPr>
          <w:rFonts w:ascii="Montserrat" w:hAnsi="Montserrat"/>
          <w:sz w:val="24"/>
        </w:rPr>
        <w:tab/>
        <w:t>"Today's agenda is limited to system departure then?" I asked, pleased to hear that the wiser heads had carried the planning session. "As I understand it, even a shallow dive will take a side-real week, barring an emergency abort," I amended with crossed fingers.</w:t>
      </w:r>
    </w:p>
    <w:p w:rsidR="00961472" w:rsidRPr="00AF3F86" w:rsidRDefault="00961472">
      <w:pPr>
        <w:spacing w:line="360" w:lineRule="auto"/>
        <w:jc w:val="both"/>
        <w:rPr>
          <w:rFonts w:ascii="Montserrat" w:hAnsi="Montserrat"/>
          <w:sz w:val="24"/>
        </w:rPr>
      </w:pPr>
      <w:r w:rsidRPr="00AF3F86">
        <w:rPr>
          <w:rFonts w:ascii="Montserrat" w:hAnsi="Montserrat"/>
          <w:sz w:val="24"/>
        </w:rPr>
        <w:tab/>
        <w:t>"You should know better than I," she pointed out. Aside from my known history with the Interface Systems Project, as an active my capacity for mathematics and the conceptualization of higher dimensions made it far easier for me to understand Interface theory and deduce its effects than a latent like Angelica Thompson. She went on, "I can't figure it. All I know is that in a dive, we gain time, and under sail we lose time subjectively speaking, and in reference to an outside observer."</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Which was true, but I didn't have time to explain why, as the captain suddenly showed up and chased Angelica out of the atrium with orders to catch a few hours of sleep. With O'Neal's indulgence, I accompanied him back to the bridge, where Connor was doing his best to appear alert and on top of everything. I scowled at him, because I could see that he was cheating. </w:t>
      </w:r>
    </w:p>
    <w:p w:rsidR="00961472" w:rsidRPr="00AF3F86" w:rsidRDefault="00961472">
      <w:pPr>
        <w:spacing w:line="360" w:lineRule="auto"/>
        <w:jc w:val="both"/>
        <w:rPr>
          <w:rFonts w:ascii="Montserrat" w:hAnsi="Montserrat"/>
          <w:sz w:val="24"/>
        </w:rPr>
      </w:pPr>
      <w:r w:rsidRPr="00AF3F86">
        <w:rPr>
          <w:rFonts w:ascii="Montserrat" w:hAnsi="Montserrat"/>
          <w:sz w:val="24"/>
        </w:rPr>
        <w:tab/>
        <w:t>It is not that hard for an active to augment her own body. Even at a class one threshold, it is the most intimate domain of attention an active knows. She can act on her own biology at a molecular level, counteracting the effects of fatigue, aging, disease and injury. Simple biokinetics. A trained active only needs an instant to regenerate her body from scratch—subjective time in translation is much longer, and the cost in emotional fatigue is devastating. Psychic fatigue is far more dangerous to an active in the face of an emergency than physical fatigue. Oh, of course, there is a point where physical fatigue induces psychic fatigue, but a few hours of sleep is much safer to risk than what Connor was doing.</w:t>
      </w:r>
    </w:p>
    <w:p w:rsidR="00961472" w:rsidRPr="00AF3F86" w:rsidRDefault="00961472">
      <w:pPr>
        <w:spacing w:line="360" w:lineRule="auto"/>
        <w:jc w:val="both"/>
        <w:rPr>
          <w:rFonts w:ascii="Montserrat" w:hAnsi="Montserrat"/>
          <w:sz w:val="24"/>
        </w:rPr>
      </w:pPr>
      <w:r w:rsidRPr="00AF3F86">
        <w:rPr>
          <w:rFonts w:ascii="Montserrat" w:hAnsi="Montserrat"/>
          <w:sz w:val="24"/>
        </w:rPr>
        <w:tab/>
        <w:t>Not that I needed to tell him. He knew what I was thinking the minute I looked at him, and that was guilt telling him, not mind reading. I turned my attention to the rest of the officers on the watch. The men and women assembled on the bridge were all deep into the drone of departure preparations. There was a steady stream of point and counterpoint as they worked their way through their checklists. At the captain's order, I relieved Connor from his watch. It was early, but he had been holding down double and triple watches, sending Morgan and myself throughout the ship hunting out field quirks and system faults on our scheduled watches. He had stood his own shift at Midwatch, then taken my Morning watch while I crawled around in the engineering spaces, then he had lingered on Morgan's Forenoon watch sending her out into the field relays, and he expected to hold out through the launch window, Afternoon watch, his next turn up in rotation.</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Hell, I was good from Morning watch through First dog watch. No reason why Connor couldn't pull sixteen hours in the Disaster Seat. In full rotation, however, he had managed to pull those two extra shifts in the middle of his sleep rotation. Of course, I was now standing watch on my recreation shift so that he could get a chance to nap before resuming the watch for his regular rotation. There is simply no justice. Pre-launch went on indifferent to my ire with quiet efficiency. A little less than three hours after I had seen her chased out of the atrium in the forward hydroponics section, Angelica Thompson turned up on the bridge, looking refreshed. </w:t>
      </w:r>
    </w:p>
    <w:p w:rsidR="00961472" w:rsidRPr="00AF3F86" w:rsidRDefault="00961472">
      <w:pPr>
        <w:spacing w:line="360" w:lineRule="auto"/>
        <w:jc w:val="both"/>
        <w:rPr>
          <w:rFonts w:ascii="Montserrat" w:hAnsi="Montserrat"/>
          <w:sz w:val="24"/>
        </w:rPr>
      </w:pPr>
      <w:r w:rsidRPr="00AF3F86">
        <w:rPr>
          <w:rFonts w:ascii="Montserrat" w:hAnsi="Montserrat"/>
          <w:sz w:val="24"/>
        </w:rPr>
        <w:tab/>
        <w:t>"Looking better, XO," the captain greeted looking up from Navigation. He gestured in the direction of the Department Heads and instructed, "Catch up with the program and advise me when you are back on top of things."</w:t>
      </w:r>
    </w:p>
    <w:p w:rsidR="00961472" w:rsidRPr="00AF3F86" w:rsidRDefault="00961472">
      <w:pPr>
        <w:spacing w:line="360" w:lineRule="auto"/>
        <w:jc w:val="both"/>
        <w:rPr>
          <w:rFonts w:ascii="Montserrat" w:hAnsi="Montserrat"/>
          <w:sz w:val="24"/>
        </w:rPr>
      </w:pPr>
      <w:r w:rsidRPr="00AF3F86">
        <w:rPr>
          <w:rFonts w:ascii="Montserrat" w:hAnsi="Montserrat"/>
          <w:sz w:val="24"/>
        </w:rPr>
        <w:tab/>
        <w:t>"Aye, Captain. Parker, Cross, if you would please," she beckoned to the Heads of Engineering and Tactical to follow her over to where the Operations officer was huddled up with the Officer of the Deck. It being the tail of the watch, both Morgan and Connor turned up. At a glance from the captain, I turned over the watch to Connor, after accepting Morgan's report on her survey of the field relays. As Morgan and I turned to quit the bridge, the captain signaled us over to him.</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"Morgan, Arden, hang around. Lennox is holding down the Disaster Seat for launch, but I want both or you on the bridge as we set sail. We'll settle down and go back to your watch schedules once we're over the hump, but I plan to keep Assets busy baby-sitting this bad girl across the threshold," he detailed.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"Aye, aye, Captain," we piped in unison, and then found a bulkhead to press against. Given the relative sizes of the ship and its crew, </w:t>
      </w:r>
      <w:r w:rsidRPr="00AF3F86">
        <w:rPr>
          <w:rFonts w:ascii="Montserrat" w:hAnsi="Montserrat"/>
          <w:i/>
          <w:sz w:val="24"/>
        </w:rPr>
        <w:t>Gabriel</w:t>
      </w:r>
      <w:r w:rsidRPr="00AF3F86">
        <w:rPr>
          <w:rFonts w:ascii="Montserrat" w:hAnsi="Montserrat"/>
          <w:sz w:val="24"/>
        </w:rPr>
        <w:t xml:space="preserve"> and her sisters had lavish spaces appointed to all necessary compartments. There was room about the bridge for double watch, as long as the half without seating kept alert to traffic situations. Senior officers and ratings carried over into the Afternoon watch, while the rest took their relief and cleared out. Most to find an observation port from which to enjoy the launch. By the time everything was settled again, Commander Thompson had her final report for the captain.</w:t>
      </w:r>
    </w:p>
    <w:p w:rsidR="00961472" w:rsidRPr="00AF3F86" w:rsidRDefault="00961472">
      <w:pPr>
        <w:spacing w:line="360" w:lineRule="auto"/>
        <w:jc w:val="both"/>
        <w:rPr>
          <w:rFonts w:ascii="Montserrat" w:hAnsi="Montserrat"/>
          <w:sz w:val="24"/>
        </w:rPr>
      </w:pPr>
      <w:r w:rsidRPr="00AF3F86">
        <w:rPr>
          <w:rFonts w:ascii="Montserrat" w:hAnsi="Montserrat"/>
          <w:sz w:val="24"/>
        </w:rPr>
        <w:tab/>
        <w:t>"Final check, green across the board. All systems nominal and ready to go, sir."</w:t>
      </w:r>
    </w:p>
    <w:p w:rsidR="00961472" w:rsidRPr="00AF3F86" w:rsidRDefault="00961472">
      <w:pPr>
        <w:spacing w:line="360" w:lineRule="auto"/>
        <w:jc w:val="both"/>
        <w:rPr>
          <w:rFonts w:ascii="Montserrat" w:hAnsi="Montserrat"/>
          <w:sz w:val="24"/>
        </w:rPr>
      </w:pPr>
      <w:r w:rsidRPr="00AF3F86">
        <w:rPr>
          <w:rFonts w:ascii="Montserrat" w:hAnsi="Montserrat"/>
          <w:sz w:val="24"/>
        </w:rPr>
        <w:tab/>
        <w:t>"Thank you XO," he settled in at the Con. Turning to address the communications officer, he set the ball in motion, "Com, all hands, secure ship. Notify Command/Mission Control, status nominal, all check for go; awaiting clearance to undock and assemble at Point Exodus. Request status all ships Task Group Three. Helm, ready for undock and maneuvering course to formation on my order."</w:t>
      </w:r>
    </w:p>
    <w:p w:rsidR="00961472" w:rsidRPr="00AF3F86" w:rsidRDefault="00961472">
      <w:pPr>
        <w:spacing w:line="360" w:lineRule="auto"/>
        <w:jc w:val="both"/>
        <w:rPr>
          <w:rFonts w:ascii="Montserrat" w:hAnsi="Montserrat"/>
          <w:sz w:val="24"/>
        </w:rPr>
      </w:pPr>
      <w:r w:rsidRPr="00AF3F86">
        <w:rPr>
          <w:rFonts w:ascii="Montserrat" w:hAnsi="Montserrat"/>
          <w:sz w:val="24"/>
        </w:rPr>
        <w:tab/>
        <w:t>"Here we go," I murmured to Morgan. Throughout the bridge, people were stowing away all miscellaneous materials and settling down for launch. Throughout the ship men and women were securing for undock as well, reporting in by section to the Officer of the Deck. By the time Angelica could announce that the ship was secure for departure, the station had replied.</w:t>
      </w:r>
    </w:p>
    <w:p w:rsidR="00961472" w:rsidRPr="00AF3F86" w:rsidRDefault="00961472">
      <w:pPr>
        <w:spacing w:line="360" w:lineRule="auto"/>
        <w:jc w:val="both"/>
        <w:rPr>
          <w:rFonts w:ascii="Montserrat" w:hAnsi="Montserrat"/>
          <w:sz w:val="24"/>
        </w:rPr>
      </w:pPr>
      <w:r w:rsidRPr="00AF3F86">
        <w:rPr>
          <w:rFonts w:ascii="Montserrat" w:hAnsi="Montserrat"/>
          <w:sz w:val="24"/>
        </w:rPr>
        <w:tab/>
        <w:t>"Captain. Com. Reply from C/MC. Clear for undock, proceed to parking station Point Exodus to await formation. Endit."</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O'Neal nodded to Lieutenant Kimberly Newman at communications and turned to address Ensign Logan Emerson, "Helm, the order is given." Emerson confirmed the order and shortly we were underway on maneuvering thrusters. </w:t>
      </w:r>
      <w:r w:rsidRPr="00AF3F86">
        <w:rPr>
          <w:rFonts w:ascii="Montserrat" w:hAnsi="Montserrat"/>
          <w:i/>
          <w:sz w:val="24"/>
        </w:rPr>
        <w:t>Gabriel</w:t>
      </w:r>
      <w:r w:rsidRPr="00AF3F86">
        <w:rPr>
          <w:rFonts w:ascii="Montserrat" w:hAnsi="Montserrat"/>
          <w:sz w:val="24"/>
        </w:rPr>
        <w:t xml:space="preserve"> went into a stately roll on three axes once clear of the station and lined up on course. On the main holographic display, other ships could be seen peeling away from Luna V to join the group holding station at Point Exodus.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As we approached, the captain asked Newman to hail Admiral Niven's flagship. A few minutes later, Newman announced, "Captain. Com. Message from Admiral Niven. All ships, Task Group Three, assemble in formation. Open command channels and await further instructions. Endit." O'Neal opened a channel through his Com section, and spoke quietly over the link with the Admiral. He signaled for the tactical plot, and the image sprang up overhead. </w:t>
      </w:r>
    </w:p>
    <w:p w:rsidR="00961472" w:rsidRPr="00AF3F86" w:rsidRDefault="00961472">
      <w:pPr>
        <w:spacing w:line="360" w:lineRule="auto"/>
        <w:jc w:val="both"/>
        <w:rPr>
          <w:rFonts w:ascii="Montserrat" w:hAnsi="Montserrat"/>
          <w:sz w:val="24"/>
        </w:rPr>
      </w:pPr>
      <w:r w:rsidRPr="00AF3F86">
        <w:rPr>
          <w:rFonts w:ascii="Montserrat" w:hAnsi="Montserrat"/>
          <w:sz w:val="24"/>
        </w:rPr>
        <w:tab/>
        <w:t>"Helm, form up. Nav, ready to receive course profile from the flag."</w:t>
      </w:r>
    </w:p>
    <w:p w:rsidR="00961472" w:rsidRPr="00AF3F86" w:rsidRDefault="00961472">
      <w:pPr>
        <w:spacing w:line="360" w:lineRule="auto"/>
        <w:jc w:val="both"/>
        <w:rPr>
          <w:rFonts w:ascii="Montserrat" w:hAnsi="Montserrat"/>
          <w:sz w:val="24"/>
        </w:rPr>
      </w:pPr>
      <w:r w:rsidRPr="00AF3F86">
        <w:rPr>
          <w:rFonts w:ascii="Montserrat" w:hAnsi="Montserrat"/>
          <w:sz w:val="24"/>
        </w:rPr>
        <w:tab/>
        <w:t>"Aye, Captain," Emerson and Lieutenant Clark acknowledged in stereo.</w:t>
      </w:r>
    </w:p>
    <w:p w:rsidR="00961472" w:rsidRPr="00AF3F86" w:rsidRDefault="00961472">
      <w:pPr>
        <w:spacing w:line="360" w:lineRule="auto"/>
        <w:jc w:val="both"/>
        <w:rPr>
          <w:rFonts w:ascii="Montserrat" w:hAnsi="Montserrat"/>
          <w:sz w:val="24"/>
        </w:rPr>
      </w:pPr>
      <w:r w:rsidRPr="00AF3F86">
        <w:rPr>
          <w:rFonts w:ascii="Montserrat" w:hAnsi="Montserrat"/>
          <w:sz w:val="24"/>
        </w:rPr>
        <w:tab/>
        <w:t>In a lull, O'Neal leaned over in our direction and said, "I hope you all found time to make your goodbyes. It's going to be quite a while before we'll be back this way, if we ever get back this way at all."</w:t>
      </w:r>
    </w:p>
    <w:p w:rsidR="00961472" w:rsidRPr="00AF3F86" w:rsidRDefault="00961472">
      <w:pPr>
        <w:spacing w:line="360" w:lineRule="auto"/>
        <w:jc w:val="both"/>
        <w:rPr>
          <w:rFonts w:ascii="Montserrat" w:hAnsi="Montserrat"/>
          <w:sz w:val="24"/>
        </w:rPr>
      </w:pPr>
      <w:r w:rsidRPr="00AF3F86">
        <w:rPr>
          <w:rFonts w:ascii="Montserrat" w:hAnsi="Montserrat"/>
          <w:sz w:val="24"/>
        </w:rPr>
        <w:tab/>
        <w:t>"Alan, don't you think you might have said something before we quit dock?" I chided.</w:t>
      </w:r>
    </w:p>
    <w:p w:rsidR="00961472" w:rsidRPr="00AF3F86" w:rsidRDefault="00961472">
      <w:pPr>
        <w:spacing w:line="360" w:lineRule="auto"/>
        <w:jc w:val="both"/>
        <w:rPr>
          <w:rFonts w:ascii="Montserrat" w:hAnsi="Montserrat"/>
          <w:sz w:val="24"/>
        </w:rPr>
      </w:pPr>
      <w:r w:rsidRPr="00AF3F86">
        <w:rPr>
          <w:rFonts w:ascii="Montserrat" w:hAnsi="Montserrat"/>
          <w:sz w:val="24"/>
        </w:rPr>
        <w:tab/>
        <w:t>"Not at all," he rebuffed. "I never encourage last minute doubts. Much easier to wait until there's no point crying about it. Get yourselves comfortable. We have a few hours under sail before we rig for our first dive." Which was good advice. The admiral had called for a slow transition to Tach two—two times the speed of light—for system departure. A number of physicists had lost their shorts betting against the development of faster than light flight. In spite of the fact that the evidence pointed to a wave-speed-in-media problem, an aversion to the idea of an etheric medium persisted in clouding the issue. Other blind spots contributed to the conflict of FTL development. All of the sacred opinions had been challenged by the Sinclair-Drake Unified Field Models, and later the Unified Theory.</w:t>
      </w:r>
    </w:p>
    <w:p w:rsidR="00961472" w:rsidRPr="00AF3F86" w:rsidRDefault="00961472">
      <w:pPr>
        <w:spacing w:line="360" w:lineRule="auto"/>
        <w:jc w:val="both"/>
        <w:rPr>
          <w:rFonts w:ascii="Montserrat" w:hAnsi="Montserrat"/>
          <w:sz w:val="24"/>
        </w:rPr>
      </w:pPr>
      <w:r w:rsidRPr="00AF3F86">
        <w:rPr>
          <w:rFonts w:ascii="Montserrat" w:hAnsi="Montserrat"/>
          <w:sz w:val="24"/>
        </w:rPr>
        <w:tab/>
        <w:t>Did I say it was a simple solution? That's right, it's not. I would love to explain, but that involves an explanation of discrete media, dimensional expression, and field geometry. Simple version then: Picture a water-bug in a pond, the old classic description of wave speed. As the speed of the water-skipper approaches the wave speed of the water, the disturbance caused by the water-skippers efforts build up in a standing wave in his path canceling out the little creature's forward momentum. Same case can apply to a man in a row boat, except in that case it is feasible to overcome the standing wave. The solution in that example, is much the same as the solution to the sound barrier problem which faced human beings in the twentieth century. Cut the wave. In a contiguous medium, an object in motion sets up a disturbance; ergo it is an emitter. Initially it sets up a wavefront one dimension less complex than itself, however in acceleration, it pursues its bow wave, inducing a higher frequency through compression. As a standing wave, this bow wave warps into the dimension of the emitter creating a virtually solid obstacle to the moving body. Also, the more compressed this standing wave becomes the more energy it absorbs from the emitter in motion. In other words it pays more for the privilege of going closer to the wave-speed-constant for that medium.</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Are you asleep yet? No? You must be a closet physicist then—immune to a good lullaby. I don't know why I try to explain these things, I am a psionicist not a physicist; my mind is ideal for manipulating the universe, but merely adequate at talking about it. What I was getting at is that the solution to most wave barrier problems is a geometrical solution. A moving body can be designed to be less of an emitter and more of a knife. </w:t>
      </w:r>
    </w:p>
    <w:p w:rsidR="00961472" w:rsidRPr="00AF3F86" w:rsidRDefault="00961472">
      <w:pPr>
        <w:spacing w:line="360" w:lineRule="auto"/>
        <w:jc w:val="both"/>
        <w:rPr>
          <w:rFonts w:ascii="Montserrat" w:hAnsi="Montserrat"/>
          <w:sz w:val="24"/>
        </w:rPr>
      </w:pPr>
      <w:r w:rsidRPr="00AF3F86">
        <w:rPr>
          <w:rFonts w:ascii="Montserrat" w:hAnsi="Montserrat"/>
          <w:sz w:val="24"/>
        </w:rPr>
        <w:tab/>
        <w:t>At about the point that the standing wave cresting our ships was registering on sensors as a blue corona, we activated our wedges. A field wedge, which cut the wave front by tapping it for energy. This energy augmented our shielding and boosted acceleration efficiency kicking us across the light barrier to Tach one. At that point the drive fields reconfigure to light sail. While there is perceivable light beyond the light barrier, it is out of phase as far as our sensory systems are concerned. One sees what I call ghost light, but what it most resembles is the static one sees with one's eyes closed—except brightly vivid and psychedelic. Special systems have been developed to phase plot ambient light and assemble a representational picture of the universe to a ship underway.</w:t>
      </w:r>
    </w:p>
    <w:p w:rsidR="00961472" w:rsidRPr="00AF3F86" w:rsidRDefault="00961472">
      <w:pPr>
        <w:spacing w:line="360" w:lineRule="auto"/>
        <w:jc w:val="both"/>
        <w:rPr>
          <w:rFonts w:ascii="Montserrat" w:hAnsi="Montserrat"/>
          <w:sz w:val="24"/>
        </w:rPr>
      </w:pPr>
      <w:r w:rsidRPr="00AF3F86">
        <w:rPr>
          <w:rFonts w:ascii="Montserrat" w:hAnsi="Montserrat"/>
          <w:sz w:val="24"/>
        </w:rPr>
        <w:tab/>
        <w:t>Either way, it is a sight to see, and as usual, I lost track of time.</w:t>
      </w:r>
    </w:p>
    <w:p w:rsidR="00961472" w:rsidRPr="00AF3F86" w:rsidRDefault="00961472">
      <w:pPr>
        <w:spacing w:line="360" w:lineRule="auto"/>
        <w:jc w:val="both"/>
        <w:rPr>
          <w:rFonts w:ascii="Montserrat" w:hAnsi="Montserrat"/>
          <w:sz w:val="24"/>
        </w:rPr>
      </w:pPr>
      <w:r w:rsidRPr="00AF3F86">
        <w:rPr>
          <w:rFonts w:ascii="Montserrat" w:hAnsi="Montserrat"/>
          <w:sz w:val="24"/>
        </w:rPr>
        <w:tab/>
        <w:t>"Captain, coming up on the ort cloud," I looked around and noticed Angelica at the Con. I did not see the captain, but a second later I heard his voice over the private link between the Con and his ready room. "Thank you Angelica. I'm on my way."</w:t>
      </w:r>
    </w:p>
    <w:p w:rsidR="00961472" w:rsidRPr="00AF3F86" w:rsidRDefault="00961472">
      <w:pPr>
        <w:spacing w:line="360" w:lineRule="auto"/>
        <w:jc w:val="both"/>
        <w:rPr>
          <w:rFonts w:ascii="Montserrat" w:hAnsi="Montserrat"/>
          <w:sz w:val="24"/>
        </w:rPr>
      </w:pPr>
      <w:r w:rsidRPr="00AF3F86">
        <w:rPr>
          <w:rFonts w:ascii="Montserrat" w:hAnsi="Montserrat"/>
          <w:sz w:val="24"/>
        </w:rPr>
        <w:tab/>
        <w:t>As O'Neal appeared on the bridge, he inquired, "Com. Any word from Niven yet?</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"Negative, sir." O'Neal nodded and went to his place on the Con, but did not relieve Angelica, letting her boss the dive as the signal came over from the </w:t>
      </w:r>
      <w:r w:rsidRPr="00AF3F86">
        <w:rPr>
          <w:rFonts w:ascii="Montserrat" w:hAnsi="Montserrat"/>
          <w:i/>
          <w:sz w:val="24"/>
        </w:rPr>
        <w:t>Azreal.</w:t>
      </w:r>
      <w:r w:rsidRPr="00AF3F86">
        <w:rPr>
          <w:rFonts w:ascii="Montserrat" w:hAnsi="Montserrat"/>
          <w:sz w:val="24"/>
        </w:rPr>
        <w:t xml:space="preserve"> We took the flag ship's calculations for the dive and set up the Interface Communications Net.</w:t>
      </w:r>
    </w:p>
    <w:p w:rsidR="00961472" w:rsidRPr="00AF3F86" w:rsidRDefault="00961472">
      <w:pPr>
        <w:spacing w:line="360" w:lineRule="auto"/>
        <w:jc w:val="both"/>
        <w:rPr>
          <w:rFonts w:ascii="Montserrat" w:hAnsi="Montserrat"/>
          <w:sz w:val="24"/>
        </w:rPr>
      </w:pPr>
      <w:r w:rsidRPr="00AF3F86">
        <w:rPr>
          <w:rFonts w:ascii="Montserrat" w:hAnsi="Montserrat"/>
          <w:sz w:val="24"/>
        </w:rPr>
        <w:tab/>
        <w:t>"Navigator," Angelica had the reins firmly in her grasp, "set coordinates for dive. Engineering, secure sails, ready for translation." She listened to the confirmation of her orders and she watched the clock. "All hands prepare for dive. Translation in five minutes," she announced as she started the countdown clock.</w:t>
      </w:r>
    </w:p>
    <w:p w:rsidR="00961472" w:rsidRPr="00AF3F86" w:rsidRDefault="00961472">
      <w:pPr>
        <w:spacing w:line="360" w:lineRule="auto"/>
        <w:jc w:val="both"/>
        <w:rPr>
          <w:rFonts w:ascii="Montserrat" w:hAnsi="Montserrat"/>
          <w:sz w:val="24"/>
        </w:rPr>
      </w:pPr>
      <w:r w:rsidRPr="00AF3F86">
        <w:rPr>
          <w:rFonts w:ascii="Montserrat" w:hAnsi="Montserrat"/>
          <w:sz w:val="24"/>
        </w:rPr>
        <w:tab/>
        <w:t>"Ship secure for dive, sir," reported the Officer of the Deck.</w:t>
      </w:r>
    </w:p>
    <w:p w:rsidR="00961472" w:rsidRPr="00AF3F86" w:rsidRDefault="00961472">
      <w:pPr>
        <w:spacing w:line="360" w:lineRule="auto"/>
        <w:jc w:val="both"/>
        <w:rPr>
          <w:rFonts w:ascii="Montserrat" w:hAnsi="Montserrat"/>
          <w:sz w:val="24"/>
        </w:rPr>
      </w:pPr>
      <w:r w:rsidRPr="00AF3F86">
        <w:rPr>
          <w:rFonts w:ascii="Montserrat" w:hAnsi="Montserrat"/>
          <w:sz w:val="24"/>
        </w:rPr>
        <w:tab/>
        <w:t>"Assets, confirm ready for dive?" she quirked an eyebrow at Connor.</w:t>
      </w:r>
    </w:p>
    <w:p w:rsidR="00961472" w:rsidRPr="00AF3F86" w:rsidRDefault="00961472">
      <w:pPr>
        <w:spacing w:line="360" w:lineRule="auto"/>
        <w:jc w:val="both"/>
        <w:rPr>
          <w:rFonts w:ascii="Montserrat" w:hAnsi="Montserrat"/>
          <w:sz w:val="24"/>
        </w:rPr>
      </w:pPr>
      <w:r w:rsidRPr="00AF3F86">
        <w:rPr>
          <w:rFonts w:ascii="Montserrat" w:hAnsi="Montserrat"/>
          <w:sz w:val="24"/>
        </w:rPr>
        <w:tab/>
        <w:t>"Sir, field is intact and translation interface is nominal," he answered without hesitating.</w:t>
      </w:r>
    </w:p>
    <w:p w:rsidR="00961472" w:rsidRPr="00AF3F86" w:rsidRDefault="00961472">
      <w:pPr>
        <w:spacing w:line="360" w:lineRule="auto"/>
        <w:jc w:val="both"/>
        <w:rPr>
          <w:rFonts w:ascii="Montserrat" w:hAnsi="Montserrat"/>
          <w:sz w:val="24"/>
        </w:rPr>
      </w:pPr>
      <w:r w:rsidRPr="00AF3F86">
        <w:rPr>
          <w:rFonts w:ascii="Montserrat" w:hAnsi="Montserrat"/>
          <w:sz w:val="24"/>
        </w:rPr>
        <w:tab/>
        <w:t>"Lieutenant?" she looked to me for confirmation.</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 concur, sir," I stated. In the excitement of system departure, I had keyed up to a class three threshold. In that state I was aware of every field and particle on the ship. I was ready to pop that ship into the interface on my own. </w:t>
      </w:r>
    </w:p>
    <w:p w:rsidR="00961472" w:rsidRPr="00AF3F86" w:rsidRDefault="00961472">
      <w:pPr>
        <w:spacing w:line="360" w:lineRule="auto"/>
        <w:jc w:val="both"/>
        <w:rPr>
          <w:rFonts w:ascii="Montserrat" w:hAnsi="Montserrat"/>
          <w:sz w:val="24"/>
        </w:rPr>
      </w:pPr>
      <w:r w:rsidRPr="00AF3F86">
        <w:rPr>
          <w:rFonts w:ascii="Montserrat" w:hAnsi="Montserrat"/>
          <w:sz w:val="24"/>
        </w:rPr>
        <w:tab/>
        <w:t>"Com, send confirmation to the Admiral. Helm, begin translation on the Admiral's mark."</w:t>
      </w:r>
    </w:p>
    <w:p w:rsidR="00961472" w:rsidRPr="00AF3F86" w:rsidRDefault="00961472">
      <w:pPr>
        <w:spacing w:line="360" w:lineRule="auto"/>
        <w:jc w:val="both"/>
        <w:rPr>
          <w:rFonts w:ascii="Montserrat" w:hAnsi="Montserrat"/>
          <w:sz w:val="24"/>
        </w:rPr>
      </w:pPr>
      <w:r w:rsidRPr="00AF3F86">
        <w:rPr>
          <w:rFonts w:ascii="Montserrat" w:hAnsi="Montserrat"/>
          <w:sz w:val="24"/>
        </w:rPr>
        <w:tab/>
        <w:t>We all waited, in professional calm, until the order came over the communications net. O'Neal confirmed the order to Helm and Engineering. As the order was executed, I watched the invisible shift of translation. Space, time and mind, as media, contain information—data structures—we experience as matter, energy and thought. In translation, the information representing ships, crews, and our controlled environment is read off into prepared, isolated media, and then the original patterns are wiped. The process is instantaneous, so far as objects in translation are concerned, but an active is frighteningly aware of it.</w:t>
      </w:r>
    </w:p>
    <w:p w:rsidR="00961472" w:rsidRPr="00AF3F86" w:rsidRDefault="00961472">
      <w:pPr>
        <w:spacing w:line="360" w:lineRule="auto"/>
        <w:jc w:val="both"/>
        <w:rPr>
          <w:rFonts w:ascii="Montserrat" w:hAnsi="Montserrat"/>
          <w:sz w:val="24"/>
        </w:rPr>
      </w:pPr>
      <w:r w:rsidRPr="00AF3F86">
        <w:rPr>
          <w:rFonts w:ascii="Montserrat" w:hAnsi="Montserrat"/>
          <w:sz w:val="24"/>
        </w:rPr>
        <w:tab/>
        <w:t>As I was heaving a deep sigh, with the last disassociation from the surface universe, Angelica was receiving reports from the crew. O'Neal was calmly observing us actives, because he was aware of how different the experience was for us. Connor did not look too good, having tapped his reserves too much over the week past. His attention turned from us as Angelica straightened up from a brief conference with the helmsman.</w:t>
      </w:r>
    </w:p>
    <w:p w:rsidR="00961472" w:rsidRPr="00AF3F86" w:rsidRDefault="00961472">
      <w:pPr>
        <w:spacing w:line="360" w:lineRule="auto"/>
        <w:jc w:val="both"/>
        <w:rPr>
          <w:rFonts w:ascii="Montserrat" w:hAnsi="Montserrat"/>
          <w:sz w:val="24"/>
        </w:rPr>
      </w:pPr>
      <w:r w:rsidRPr="00AF3F86">
        <w:rPr>
          <w:rFonts w:ascii="Montserrat" w:hAnsi="Montserrat"/>
          <w:sz w:val="24"/>
        </w:rPr>
        <w:tab/>
        <w:t>"Captain, we are clear of the surface," Angelica reported. With an eye on Helm controls, she elaborated. "Riding at interface depth on ten degrees chord. Continuity stopped at seventeen-hundred-oh-seven hours twenty-nine seconds. Subjective time fifty-three seconds mark." The dive process was a complex mathematical dance. Technically, a ship did not leave its point of departure in real space until a split second after it arrived at its point of destination.</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Subjectively, however, when the drive is activated, and the ship is displaced from its position in reality and tucked into a pocket reality, as defined by the field architecture of the ship in question, that artificial bubble of relativity subjects the crew and complement to an illusion of time in transit—despite the fact that a ship is technically immobile during a translation dive. The process of disassociation with spatial-temporal coordinates at a previous here-and-now and the reassociation with a probability set of possible here-and-nows elsewhere in the continuum thought of as normal space takes a continuity-irrelevant processing time for the drive core, the artifact intelligence that controls the translation. Life aboard ship goes on while the ship contemplates its point of insertion. </w:t>
      </w:r>
    </w:p>
    <w:p w:rsidR="00961472" w:rsidRPr="00AF3F86" w:rsidRDefault="00961472">
      <w:pPr>
        <w:spacing w:line="360" w:lineRule="auto"/>
        <w:jc w:val="both"/>
        <w:rPr>
          <w:rFonts w:ascii="Montserrat" w:hAnsi="Montserrat"/>
          <w:sz w:val="24"/>
        </w:rPr>
      </w:pPr>
      <w:r w:rsidRPr="00AF3F86">
        <w:rPr>
          <w:rFonts w:ascii="Montserrat" w:hAnsi="Montserrat"/>
          <w:sz w:val="24"/>
        </w:rPr>
        <w:tab/>
        <w:t>Psionic actives refer to this temporal effect as "panic time", a sudden acceleration experienced during the instant one slips out of the bounds of continuity. If you ever manage to find yourself exposed naked to the interface, I'm sure you will understand the expression implicitly. The time you experience is the same processing time required for a ship to calculate reinsertion. The common term of teleportation is adequate to describe the effect, but translation is a more accurate way to describe the process. Of course, explaining what an interface drive does to its passengers tends to make passengers leery of space travel, and uncertain of their reality.</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But that's not the only disturbing aspect of translation.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Theoretically, it is possible to dive from any point in the universe to any other point in the universe without regard to time or distance. However, the greater the relativistic distance between bridged points the more extreme the displacement experienced by the ship, crew and complement. That did not mean much to the psi-latent theorist, but to a psi-active like me it had an obvious significance. The deeper the dive, the greater drain on your resources at the point where you try to regain the surface. At which point you are taxed with a proportionately increased demand on your attention for precision in the effort to come up on the mark.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Of course, this was a shallow dive—or at least that was the intent—if </w:t>
      </w:r>
      <w:r w:rsidRPr="00AF3F86">
        <w:rPr>
          <w:rFonts w:ascii="Montserrat" w:hAnsi="Montserrat"/>
          <w:i/>
          <w:sz w:val="24"/>
        </w:rPr>
        <w:t>Gabriel</w:t>
      </w:r>
      <w:r w:rsidRPr="00AF3F86">
        <w:rPr>
          <w:rFonts w:ascii="Montserrat" w:hAnsi="Montserrat"/>
          <w:sz w:val="24"/>
        </w:rPr>
        <w:t xml:space="preserve"> behaved. The thought must have been on O'Neal's mind because he addressed it without and propting by any of us in Assets.</w:t>
      </w:r>
    </w:p>
    <w:p w:rsidR="00961472" w:rsidRPr="00AF3F86" w:rsidRDefault="00961472">
      <w:pPr>
        <w:spacing w:line="360" w:lineRule="auto"/>
        <w:jc w:val="both"/>
        <w:rPr>
          <w:rFonts w:ascii="Montserrat" w:hAnsi="Montserrat"/>
          <w:sz w:val="24"/>
        </w:rPr>
      </w:pPr>
      <w:r w:rsidRPr="00AF3F86">
        <w:rPr>
          <w:rFonts w:ascii="Montserrat" w:hAnsi="Montserrat"/>
          <w:sz w:val="24"/>
        </w:rPr>
        <w:tab/>
        <w:t>"Check bearing and confirm insertion coordinates at the surface on this chord," he ordered the man at navigation. "Project subjective time in interface and report to the XO. Angelica, you still have the Con. I will be in my ready-room with Winter and Sinclair." Angelica nodded and moved to take the Captain's chair as O'Neal slipped away with Morgan and I in tow.</w:t>
      </w:r>
    </w:p>
    <w:p w:rsidR="00961472" w:rsidRPr="00AF3F86" w:rsidRDefault="00961472">
      <w:pPr>
        <w:spacing w:line="360" w:lineRule="auto"/>
        <w:jc w:val="both"/>
        <w:rPr>
          <w:rFonts w:ascii="Montserrat" w:hAnsi="Montserrat"/>
          <w:sz w:val="24"/>
        </w:rPr>
      </w:pPr>
      <w:r w:rsidRPr="00AF3F86">
        <w:rPr>
          <w:rFonts w:ascii="Montserrat" w:hAnsi="Montserrat"/>
          <w:sz w:val="24"/>
        </w:rPr>
        <w:br w:type="page"/>
        <w:t>CHAPTER FOUR</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I could not sleep. I tossed and twisted in the grip of my nest. My body was suspended in a bed of sculpted force, a shaped free fall. A more complex design, actually, than mere null-acceleration, gently but firmly holding my center of gravity within the heart of the field. A more comfortable bed could not be devised. Except that I could not help but see and feel the shaped space that penetrated my body to pin me in place. It took a constant submission of my will to endure that gentle caress, and it had taken me months to teach myself not to fight against that kind of passive influence.</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During the week or so of our first dive I managed to curse the designers as far back as their tree-dwelling ancestors. Then I took it back because under normal circumstances I loved my nest. A hollow ovoid chamber about eight feet deep and five feet at its widest diameter, with padded inner surfaces concealing storage cubbies for personal effects. My berthing cell was one of four, stacked two high, two on either side of the compartment access. This put us against the inner bulkhead, close to the compartment door, and created a spacious common area for Morgan, Connor and I. If we weren't actives, and if we three weren't the sum total of our department, Connor would be shacked up with another lieutenant commander in a double, while Morgan and I would have two lieutenants in here with us.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Originally our extra nest had been occupied by Sam Malthus. Formerly an assistant director for the Interface Systems Project, he joined Martin Cannon Craig on the Psi Control Project. At about the time our Asset group was transferred full time to </w:t>
      </w:r>
      <w:r w:rsidRPr="00AF3F86">
        <w:rPr>
          <w:rFonts w:ascii="Montserrat" w:hAnsi="Montserrat"/>
          <w:i/>
          <w:sz w:val="24"/>
        </w:rPr>
        <w:t>Gabriel</w:t>
      </w:r>
      <w:r w:rsidRPr="00AF3F86">
        <w:rPr>
          <w:rFonts w:ascii="Montserrat" w:hAnsi="Montserrat"/>
          <w:sz w:val="24"/>
        </w:rPr>
        <w:t xml:space="preserve">, he had been assigned to us as our control officer. He had been rushed through the academy after us and hopped up to lieutenant commander in charge of Assets. As a class three latent, with mind control training, he was theoretically immune to subversion and coercion. Unfortunately he was an asshole, and he wasn't immune to extreme fluctuations in temperature. </w:t>
      </w:r>
    </w:p>
    <w:p w:rsidR="00961472" w:rsidRPr="00AF3F86" w:rsidRDefault="00961472">
      <w:pPr>
        <w:spacing w:line="360" w:lineRule="auto"/>
        <w:jc w:val="both"/>
        <w:rPr>
          <w:rFonts w:ascii="Montserrat" w:hAnsi="Montserrat"/>
          <w:sz w:val="24"/>
        </w:rPr>
      </w:pPr>
      <w:r w:rsidRPr="00AF3F86">
        <w:rPr>
          <w:rFonts w:ascii="Montserrat" w:hAnsi="Montserrat"/>
          <w:sz w:val="24"/>
        </w:rPr>
        <w:tab/>
        <w:t>My present discomfort was karmic payback for the way I had driven Malthus out.</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Normally field architecture did not bother me much, but as </w:t>
      </w:r>
      <w:r w:rsidRPr="00AF3F86">
        <w:rPr>
          <w:rFonts w:ascii="Montserrat" w:hAnsi="Montserrat"/>
          <w:i/>
          <w:sz w:val="24"/>
        </w:rPr>
        <w:t>Gabriel</w:t>
      </w:r>
      <w:r w:rsidRPr="00AF3F86">
        <w:rPr>
          <w:rFonts w:ascii="Montserrat" w:hAnsi="Montserrat"/>
          <w:sz w:val="24"/>
        </w:rPr>
        <w:t xml:space="preserve"> dove through hyperspace my awareness was enhanced a thousand-fold. To my unblinking inner eye appeared a vast and timeless ocean of potential space. I was keenly aware of the shallow depth at which the twenty ships of Exodus Task Group Three rode. I could feel the shallow regions which mass-points projected into the interface, the beaches of stars and planets. There was a current, a constant twisting sensation as the natural universe spun around the axis of our formation. My mind, stretched tight over the infinite depth of the interface, was trying to orient constantly with the correlatives of normal space within which I instinctively needed a foothold.</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To a ship in translation the mass shadows of celestial objects were nothing more than a kind of hyperspatial turbulence. There was no risk of collision to a ship in translation. Objects in the interface projected no material qualities, because the dive interface isolated the ships in transit from the universe. There were other dangers however. The techniques and the technology had all advanced tremendously from the first exploration diver </w:t>
      </w:r>
      <w:r w:rsidRPr="00AF3F86">
        <w:rPr>
          <w:rFonts w:ascii="Montserrat" w:hAnsi="Montserrat"/>
          <w:i/>
          <w:sz w:val="24"/>
        </w:rPr>
        <w:t>Adventure</w:t>
      </w:r>
      <w:r w:rsidRPr="00AF3F86">
        <w:rPr>
          <w:rFonts w:ascii="Montserrat" w:hAnsi="Montserrat"/>
          <w:sz w:val="24"/>
        </w:rPr>
        <w:t>, but they still needed an active sitting as a backup to the artifact intelligence executing the dive. Unfortunately, the subjective time in a dive meant that inevitably I had to sleep during translation to be able to function shift on top of shift.</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Unfortunately, I had discovered I could not sleep during translation. Trying to do so only made my mental absorption with the interface sharper. I could take sleepers to reduce or block my sensitivity, but only at the cost of negating my function as a back-up. I could meditate to extend the time I could endure before sleepers would become necessary, and there was no reason why I couldn't turn over my responsibilities to Connor and Morgan for long enough to recover my faculties. If I didn't hate the sleepers with a passion. </w:t>
      </w:r>
    </w:p>
    <w:p w:rsidR="00961472" w:rsidRPr="00AF3F86" w:rsidRDefault="00961472">
      <w:pPr>
        <w:spacing w:line="360" w:lineRule="auto"/>
        <w:jc w:val="both"/>
        <w:rPr>
          <w:rFonts w:ascii="Montserrat" w:hAnsi="Montserrat"/>
          <w:sz w:val="24"/>
        </w:rPr>
      </w:pPr>
      <w:r w:rsidRPr="00AF3F86">
        <w:rPr>
          <w:rFonts w:ascii="Montserrat" w:hAnsi="Montserrat"/>
          <w:sz w:val="24"/>
        </w:rPr>
        <w:tab/>
        <w:t>But I was reaching my limit.</w:t>
      </w:r>
    </w:p>
    <w:p w:rsidR="00961472" w:rsidRPr="00AF3F86" w:rsidRDefault="00961472">
      <w:pPr>
        <w:spacing w:line="360" w:lineRule="auto"/>
        <w:jc w:val="both"/>
        <w:rPr>
          <w:rFonts w:ascii="Montserrat" w:hAnsi="Montserrat"/>
          <w:sz w:val="24"/>
        </w:rPr>
      </w:pPr>
      <w:r w:rsidRPr="00AF3F86">
        <w:rPr>
          <w:rFonts w:ascii="Montserrat" w:hAnsi="Montserrat"/>
          <w:sz w:val="24"/>
        </w:rPr>
        <w:tab/>
        <w:t>Opening my eyes, I sighed and wiped a hand over my face. The images of the interface continued to play behind my eyes. I focused on my surroundings to blot the visions out for the moment. The dark, grained, organic-metal surfaces of deck, overhead and bulkheads revealed the growth patterns of the material components of the ship. Even the frame was grown on a molecular level within the directing influence of the field architecture of the ship. As a whole, the ship was as alive as any member of her crew and complement. An artifact life form.</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 caught my attention wandering and bit my lip. </w:t>
      </w:r>
    </w:p>
    <w:p w:rsidR="00961472" w:rsidRPr="00AF3F86" w:rsidRDefault="00961472">
      <w:pPr>
        <w:spacing w:line="360" w:lineRule="auto"/>
        <w:jc w:val="both"/>
        <w:rPr>
          <w:rFonts w:ascii="Montserrat" w:hAnsi="Montserrat"/>
          <w:sz w:val="24"/>
        </w:rPr>
      </w:pPr>
      <w:r w:rsidRPr="00AF3F86">
        <w:rPr>
          <w:rFonts w:ascii="Montserrat" w:hAnsi="Montserrat"/>
          <w:sz w:val="24"/>
        </w:rPr>
        <w:tab/>
        <w:t>The display in my nest showed that my shift was still a few hours away. I groaned, and my cabin mate rolled over in her berth across from me and cracked an eye at me. Morgan was on a sleeper. Her face was a mask under its deadening influence. I recognized the look of blind confusion that crossed my friend's face as she found herself unable to reach out and touch my mind. Morgan had become active during an accident about seven years ago. She had awakened to her power defending herself against a direct attack when a rogue active attempted to steal the cutter she had been piloting. I don't know all of the details, but apparently he was a class three fugitive from a European reservation, trying to get away from Earth. In his attempt to mind control Morgan, he jump-started her mind to his level. My own abilities were awakened by an experience quite similar. While my mother was behind the assault in my case, the result was much the same.</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The potential had been there in both of our cases, and </w:t>
      </w:r>
      <w:r w:rsidRPr="00AF3F86">
        <w:rPr>
          <w:rFonts w:ascii="Montserrat" w:hAnsi="Montserrat"/>
          <w:i/>
          <w:sz w:val="24"/>
        </w:rPr>
        <w:t xml:space="preserve">is </w:t>
      </w:r>
      <w:r w:rsidRPr="00AF3F86">
        <w:rPr>
          <w:rFonts w:ascii="Montserrat" w:hAnsi="Montserrat"/>
          <w:sz w:val="24"/>
        </w:rPr>
        <w:t>to a greater or lesser degree in everyone. It just needs a trigger sometimes. A powerful enough psi can do that. If he or she didn't manage to twist your brain into pate first. It is the worst way to come into your power. It makes you hyper-wired and hair triggered. Makes you fight the sleepers and the dampers, or even the force architecture of artifacts and the other field technologies. It also makes you one of the best.</w:t>
      </w:r>
    </w:p>
    <w:p w:rsidR="00961472" w:rsidRPr="00AF3F86" w:rsidRDefault="00961472">
      <w:pPr>
        <w:spacing w:line="360" w:lineRule="auto"/>
        <w:jc w:val="both"/>
        <w:rPr>
          <w:rFonts w:ascii="Montserrat" w:hAnsi="Montserrat"/>
          <w:sz w:val="24"/>
        </w:rPr>
      </w:pPr>
      <w:r w:rsidRPr="00AF3F86">
        <w:rPr>
          <w:rFonts w:ascii="Montserrat" w:hAnsi="Montserrat"/>
          <w:sz w:val="24"/>
        </w:rPr>
        <w:tab/>
        <w:t>I gazed into the eyes of my friend and immediately felt the deadening pall on Morgan's mind. Her thoughts were sluggish, weighed with sleep and haunted by the traces of hyper-dreams seeping around the edges of the drug's influence. "You're going to be a little numb for another day at least, Morgan," I assessed.</w:t>
      </w:r>
    </w:p>
    <w:p w:rsidR="00961472" w:rsidRPr="00AF3F86" w:rsidRDefault="00961472">
      <w:pPr>
        <w:spacing w:line="360" w:lineRule="auto"/>
        <w:jc w:val="both"/>
        <w:rPr>
          <w:rFonts w:ascii="Montserrat" w:hAnsi="Montserrat"/>
          <w:sz w:val="24"/>
        </w:rPr>
      </w:pPr>
      <w:r w:rsidRPr="00AF3F86">
        <w:rPr>
          <w:rFonts w:ascii="Montserrat" w:hAnsi="Montserrat"/>
          <w:sz w:val="24"/>
        </w:rPr>
        <w:tab/>
        <w:t>"I can flush it out of my system quicker if I have to," Morgan replied.</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"If you have to," I grinned, "but don't take anything today. If you take another dose you </w:t>
      </w:r>
      <w:r w:rsidRPr="00AF3F86">
        <w:rPr>
          <w:rFonts w:ascii="Montserrat" w:hAnsi="Montserrat"/>
          <w:i/>
          <w:sz w:val="24"/>
        </w:rPr>
        <w:t xml:space="preserve">won't </w:t>
      </w:r>
      <w:r w:rsidRPr="00AF3F86">
        <w:rPr>
          <w:rFonts w:ascii="Montserrat" w:hAnsi="Montserrat"/>
          <w:sz w:val="24"/>
        </w:rPr>
        <w:t xml:space="preserve">be able to and I might not be able to stretch it for the two shifts I had planned." </w:t>
      </w:r>
    </w:p>
    <w:p w:rsidR="00961472" w:rsidRPr="00AF3F86" w:rsidRDefault="00961472">
      <w:pPr>
        <w:spacing w:line="360" w:lineRule="auto"/>
        <w:jc w:val="both"/>
        <w:rPr>
          <w:rFonts w:ascii="Montserrat" w:hAnsi="Montserrat"/>
          <w:sz w:val="24"/>
        </w:rPr>
      </w:pPr>
      <w:r w:rsidRPr="00AF3F86">
        <w:rPr>
          <w:rFonts w:ascii="Montserrat" w:hAnsi="Montserrat"/>
          <w:sz w:val="24"/>
        </w:rPr>
        <w:tab/>
        <w:t>"Do you want me ready on stand-by?" Morgan asked.</w:t>
      </w:r>
    </w:p>
    <w:p w:rsidR="00961472" w:rsidRPr="00AF3F86" w:rsidRDefault="00961472">
      <w:pPr>
        <w:spacing w:line="360" w:lineRule="auto"/>
        <w:jc w:val="both"/>
        <w:rPr>
          <w:rFonts w:ascii="Montserrat" w:hAnsi="Montserrat"/>
          <w:sz w:val="24"/>
        </w:rPr>
      </w:pPr>
      <w:r w:rsidRPr="00AF3F86">
        <w:rPr>
          <w:rFonts w:ascii="Montserrat" w:hAnsi="Montserrat"/>
          <w:sz w:val="24"/>
        </w:rPr>
        <w:tab/>
        <w:t>"No, I can still hack my last shift," I answered, as she struggled to slip out of the force cocoon, "Besides, Connor likes doing the overtime. Go back to sleep for now. I'll be fine. Rest while you can." Morgan frowned, but relaxed back into drugged sleep. I smiled at my friend. Morgan was sharp as a razor, and there wasn't a better all-around pilot in the entire navy. Her grasp of the interface was far keener than mine, but I had a few decades worth of experience on her. Morgan was the junior member of the team and I felt some guilt knowing that Morgan was down on sleepers more often due to my stubborn avoidance of them. Of course, Connor was senior to me, and I was his relief. Unlike Morgan and I, he did not have any trouble sleeping in the interface, and managed to get in enough sleep between long watches. I tried hard not to hold it against him, and most of the time I succeeded.</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Awake in spite of myself, I wandered into the shower compartment and skinned out of my uniform. In spite of the efficiency of the material, it was a good idea to recondition it from time to time. A special solution would give it enriched raw materials to repair molecular damage, and leach out any trace elements it could not metabolize. So the sheathe went into the purge bath while I stepped into a shower. A sheathe will keep you clean, but it can wear on you and it is no substitute for bathing. As I relaxed in a blanket of steam, my thought wandered to Chief Petty Officer Grant.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It had taken me a while to corner him during that first shake down mission, but when I finally did confront him he was quite forward with an explanation of his reaction to me. Grant had been a yard dog at the station that the </w:t>
      </w:r>
      <w:r w:rsidRPr="00AF3F86">
        <w:rPr>
          <w:rFonts w:ascii="Montserrat" w:hAnsi="Montserrat"/>
          <w:i/>
          <w:sz w:val="24"/>
        </w:rPr>
        <w:t>Adventure</w:t>
      </w:r>
      <w:r w:rsidRPr="00AF3F86">
        <w:rPr>
          <w:rFonts w:ascii="Montserrat" w:hAnsi="Montserrat"/>
          <w:sz w:val="24"/>
        </w:rPr>
        <w:t xml:space="preserve"> had operated out of. He had become acquainted with my mother during her assignment aboard that explorer. I guess that he was about in his late twenties, or early thirties then, and while he didn't say anything about it, I suspect that he got to know Erin Sinclair rather well. When her ship was lost, his only knowledge of the fact came from the ship's failure to return and her failure to rendezvous with him as planned. In time he wormed his way into circles where he could get a real answer as to her fate. On learning the story, he enlisted in the system defense forces of the Solar Authority which proceeded the formation of the Astronautical Navy of the Solar Authority. When he saw me the first time, I was about six years older than my last publicity pictures, and a dead ringer for my mom. He surprised me though, when I confronted him, because the thing that had bothered him the most was that I resembled my mother in all the subtle ways as well. Idiom, gesture, carriage, manners; so much so that he really did feel himself in the presence of a ghost.</w:t>
      </w:r>
    </w:p>
    <w:p w:rsidR="00961472" w:rsidRPr="00AF3F86" w:rsidRDefault="00961472">
      <w:pPr>
        <w:spacing w:line="360" w:lineRule="auto"/>
        <w:jc w:val="both"/>
        <w:rPr>
          <w:rFonts w:ascii="Montserrat" w:hAnsi="Montserrat"/>
          <w:sz w:val="24"/>
        </w:rPr>
      </w:pPr>
      <w:r w:rsidRPr="00AF3F86">
        <w:rPr>
          <w:rFonts w:ascii="Montserrat" w:hAnsi="Montserrat"/>
          <w:sz w:val="24"/>
        </w:rPr>
        <w:tab/>
        <w:t>I had explained the nature of our close rapport, to account for the similarity. I also explained how my mom had been my only family and he had adopted me on the spot and told me to regard him as my dear old Uncle Jocko. I was delighted, he is an ornery, salty, sensible man. Jocko, perhaps twenty years older than me, makes a great surrogate father. Still, every time he compares me to my mother it sends a chill through me and sets me off to dwelling on aspects of our relationship I still don't understand.</w:t>
      </w:r>
    </w:p>
    <w:p w:rsidR="00961472" w:rsidRPr="00AF3F86" w:rsidRDefault="00961472">
      <w:pPr>
        <w:spacing w:line="360" w:lineRule="auto"/>
        <w:jc w:val="both"/>
        <w:rPr>
          <w:rFonts w:ascii="Montserrat" w:hAnsi="Montserrat"/>
          <w:sz w:val="24"/>
        </w:rPr>
      </w:pPr>
      <w:r w:rsidRPr="00AF3F86">
        <w:rPr>
          <w:rFonts w:ascii="Montserrat" w:hAnsi="Montserrat"/>
          <w:sz w:val="24"/>
        </w:rPr>
        <w:tab/>
        <w:t>I was lost in thought when it hit me.</w:t>
      </w:r>
    </w:p>
    <w:p w:rsidR="00961472" w:rsidRPr="00AF3F86" w:rsidRDefault="00961472">
      <w:pPr>
        <w:spacing w:line="360" w:lineRule="auto"/>
        <w:jc w:val="both"/>
        <w:rPr>
          <w:rFonts w:ascii="Montserrat" w:hAnsi="Montserrat"/>
          <w:sz w:val="24"/>
        </w:rPr>
      </w:pPr>
      <w:r w:rsidRPr="00AF3F86">
        <w:rPr>
          <w:rFonts w:ascii="Montserrat" w:hAnsi="Montserrat"/>
          <w:sz w:val="24"/>
        </w:rPr>
        <w:tab/>
        <w:t>I gasped and braced myself against the wall, because the first thing I thought was that the internal gravity field had collapsed. Then I realized that the sense of falling away that had torn through my mind was more remote, external. I screamed, "Morgan!" as the alarm klaxons started. I darted out of the shower into the common area as Morgan was wriggling out of her nest. She looked panicked and confused—at my actions I realized. I grabbed her and mumbled in warning, "gotta purge your system," as I invaded her biosphere. The principle psionic abilities are psychokinesis and extra sensory perception. Will and attention. Intent and intuition. Training psionic potential is in part the diffraction of a white light into spectra. One of the six primary colors then, is what we call biokinesis, the manipulation of life (complex bio-electro-chemestry). You could compare what I did at that moment to picking up a book, skimming through the text and ripping out the one or two pages that didn't belong there.</w:t>
      </w:r>
    </w:p>
    <w:p w:rsidR="00961472" w:rsidRPr="00AF3F86" w:rsidRDefault="00961472">
      <w:pPr>
        <w:spacing w:line="360" w:lineRule="auto"/>
        <w:jc w:val="both"/>
        <w:rPr>
          <w:rFonts w:ascii="Montserrat" w:hAnsi="Montserrat"/>
          <w:sz w:val="24"/>
        </w:rPr>
      </w:pPr>
      <w:r w:rsidRPr="00AF3F86">
        <w:rPr>
          <w:rFonts w:ascii="Montserrat" w:hAnsi="Montserrat"/>
          <w:sz w:val="24"/>
        </w:rPr>
        <w:tab/>
        <w:t>Morgan staggered, barely braced by my warning as the weight of the interface crashed into her mind. And at once she understood. "Oh my God! We're off the chord! We're cut off from our reference line. How deep are we?" she cried, grasping my arms in a crushing grip.</w:t>
      </w:r>
    </w:p>
    <w:p w:rsidR="00961472" w:rsidRPr="00AF3F86" w:rsidRDefault="00961472">
      <w:pPr>
        <w:spacing w:line="360" w:lineRule="auto"/>
        <w:jc w:val="both"/>
        <w:rPr>
          <w:rFonts w:ascii="Montserrat" w:hAnsi="Montserrat"/>
          <w:sz w:val="24"/>
        </w:rPr>
      </w:pPr>
      <w:r w:rsidRPr="00AF3F86">
        <w:rPr>
          <w:rFonts w:ascii="Montserrat" w:hAnsi="Montserrat"/>
          <w:sz w:val="24"/>
        </w:rPr>
        <w:tab/>
        <w:t>"Without that reference line, we have essentially dropped to infinite depth," I said. Before either of us could utter another word, the Captain's voice blasted over the com on general address. We were being summoned to the bridge. Immediately. We were out the door at a dead run, neither of us noticing my state of undress. Minutes later we stumbled onto the bridge. The captain took one look at me and dispatched someone to collect my uniform and bring it to me. Then he dragged Morgan and I over to the Disaster Seat. Connor was sitting there, face blanched and locked stiff in his seat. I reached out and discovered his attention was very far away and straining.</w:t>
      </w:r>
    </w:p>
    <w:p w:rsidR="00961472" w:rsidRPr="00AF3F86" w:rsidRDefault="00961472">
      <w:pPr>
        <w:spacing w:line="360" w:lineRule="auto"/>
        <w:jc w:val="both"/>
        <w:rPr>
          <w:rFonts w:ascii="Montserrat" w:hAnsi="Montserrat"/>
          <w:sz w:val="24"/>
        </w:rPr>
      </w:pPr>
      <w:r w:rsidRPr="00AF3F86">
        <w:rPr>
          <w:rFonts w:ascii="Montserrat" w:hAnsi="Montserrat"/>
          <w:sz w:val="24"/>
        </w:rPr>
        <w:tab/>
        <w:t>O'Neal must have guessed I was reading him and pulled me back a step. "Don't break his concentration, right now he s the only link we have with the Task Group," he explained. "I don't know why yet, but the Interface Com Net has crashed," he added as he saw me about to speak. I shook my head and interrupted before he could go on.</w:t>
      </w:r>
    </w:p>
    <w:p w:rsidR="00961472" w:rsidRPr="00AF3F86" w:rsidRDefault="00961472">
      <w:pPr>
        <w:spacing w:line="360" w:lineRule="auto"/>
        <w:jc w:val="both"/>
        <w:rPr>
          <w:rFonts w:ascii="Montserrat" w:hAnsi="Montserrat"/>
          <w:sz w:val="24"/>
        </w:rPr>
      </w:pPr>
      <w:r w:rsidRPr="00AF3F86">
        <w:rPr>
          <w:rFonts w:ascii="Montserrat" w:hAnsi="Montserrat"/>
          <w:sz w:val="24"/>
        </w:rPr>
        <w:tab/>
        <w:t>"Captain, that's not the biggest problem," I declared. O'Neal gave me a stern look. "I'm not sure if Connor would have noticed it, he's not hypersensitive to the Interface. Captain we've dropped off the chord. When we went out of phase with the Task Group that must have cut the Com Net.</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Connor interrupted the captain, still in his trance, to announce, "Sir, Hawkins on </w:t>
      </w:r>
      <w:r w:rsidRPr="00AF3F86">
        <w:rPr>
          <w:rFonts w:ascii="Montserrat" w:hAnsi="Montserrat"/>
          <w:i/>
          <w:sz w:val="24"/>
        </w:rPr>
        <w:t>Azael</w:t>
      </w:r>
      <w:r w:rsidRPr="00AF3F86">
        <w:rPr>
          <w:rFonts w:ascii="Montserrat" w:hAnsi="Montserrat"/>
          <w:sz w:val="24"/>
        </w:rPr>
        <w:t xml:space="preserve"> reports that they've lost the net as well. I agree with Arden, sir, we've lost the chord somehow. Anything to relay?"</w:t>
      </w:r>
    </w:p>
    <w:p w:rsidR="00961472" w:rsidRPr="00AF3F86" w:rsidRDefault="00961472">
      <w:pPr>
        <w:spacing w:line="360" w:lineRule="auto"/>
        <w:jc w:val="both"/>
        <w:rPr>
          <w:rFonts w:ascii="Montserrat" w:hAnsi="Montserrat"/>
          <w:sz w:val="24"/>
        </w:rPr>
      </w:pPr>
      <w:r w:rsidRPr="00AF3F86">
        <w:rPr>
          <w:rFonts w:ascii="Montserrat" w:hAnsi="Montserrat"/>
          <w:sz w:val="24"/>
        </w:rPr>
        <w:tab/>
        <w:t>O'Neal didn't pause. "Affirmative, relay back our situation and advise strongly making telepathic links ship to ship throughout the Task Group, we'll do the same. If we can regain contact with anybody still on the chord we might be able to correct this situation," he turned to Morgan and me. "This might feel like a mistake to you, but we need answers before we can act. Get in touch with as many other ships as you can."</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"Aye, Captain," we snapped, stealing a couple of chairs. Spurred by a renewed sense of "panic time" I shifted up into my highest threshold. Telepathy is a strange ability. It is not remotely a spatial phenomenon. Telepathic proximity is measured in terms of intimacy. During our Asset Training for this mission, each of us assigned to Task Group Three had voluntarily slept at least once with all of the others so that we would have the best chance possible—know each other well enough—to find each other at a time like this. Group by group we drew together in concert until we had a total net that would support itself, a world-mind of sixty people. A waking dream. All three of us noticeably relaxed then, and opened our eyes to report to the captain. </w:t>
      </w:r>
    </w:p>
    <w:p w:rsidR="00961472" w:rsidRPr="00AF3F86" w:rsidRDefault="00961472">
      <w:pPr>
        <w:spacing w:line="360" w:lineRule="auto"/>
        <w:jc w:val="both"/>
        <w:rPr>
          <w:rFonts w:ascii="Montserrat" w:hAnsi="Montserrat"/>
          <w:sz w:val="24"/>
        </w:rPr>
      </w:pPr>
      <w:r w:rsidRPr="00AF3F86">
        <w:rPr>
          <w:rFonts w:ascii="Montserrat" w:hAnsi="Montserrat"/>
          <w:sz w:val="24"/>
        </w:rPr>
        <w:tab/>
        <w:t>First the good news. All ships accounted for. The bad news was that all of the ships had lost the chord at the same time. A consensus of preliminary assessments pointed to a chain translation error. At the beginning of this dive, the coordinated dive program transmitted to all the ships had probably contained a fault. Corrupted data had instructed all of the ships to cut the chord. Without reference points, any dive is an infinite dive, because any group of coordinates is as good as another—the classic definition of a four dimensional geometry, the universe is an object who's center is everywhere and who's circumference is nowhere; all points are in direct contact. At the moment we were literally halfway to anywhere, right in the middle of nowhere.</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O'Neal turned to me, "Arden, you are the closest thing we have to an expert in this matter. What is your analysis?" I opened my mouth to object. I didn't see that I knew anything more about this situation than anybody else. Then I realized it wasn't true. Any active has something to say about the mechanics of translation. Not every active participated in translating that understanding into comprehensive physics. I shut my mouth and considered the problem. There is nothing as stupid as a computer, because it will literally do anything you tell it to. An active has a sense of self preservation. Since I was involved in teaching a computer how to translate, I had spent more time than any other active—besides my mother—thinking about what could go wrong in translation, how and why. </w:t>
      </w:r>
    </w:p>
    <w:p w:rsidR="00961472" w:rsidRPr="00AF3F86" w:rsidRDefault="00961472">
      <w:pPr>
        <w:spacing w:line="360" w:lineRule="auto"/>
        <w:jc w:val="both"/>
        <w:rPr>
          <w:rFonts w:ascii="Montserrat" w:hAnsi="Montserrat"/>
          <w:sz w:val="24"/>
        </w:rPr>
      </w:pPr>
      <w:r w:rsidRPr="00AF3F86">
        <w:rPr>
          <w:rFonts w:ascii="Montserrat" w:hAnsi="Montserrat"/>
          <w:sz w:val="24"/>
        </w:rPr>
        <w:tab/>
        <w:t>"We're not hopelessly lost," I assured him, realizing it myself as I told him. "Since we are still experiencing subjective time, the ship is still plotting a chord," I explained. I closed my eyes and analyzed the twisting flow of the interface around us. I could pick up the other ships, each just slightly out of phase, but I could not establish an inertial track with the surface.</w:t>
      </w:r>
    </w:p>
    <w:p w:rsidR="00961472" w:rsidRPr="00AF3F86" w:rsidRDefault="00961472">
      <w:pPr>
        <w:spacing w:line="360" w:lineRule="auto"/>
        <w:jc w:val="both"/>
        <w:rPr>
          <w:rFonts w:ascii="Montserrat" w:hAnsi="Montserrat"/>
          <w:sz w:val="24"/>
        </w:rPr>
      </w:pPr>
      <w:r w:rsidRPr="00AF3F86">
        <w:rPr>
          <w:rFonts w:ascii="Montserrat" w:hAnsi="Montserrat"/>
          <w:sz w:val="24"/>
        </w:rPr>
        <w:tab/>
        <w:t>"What does subjective time have to do with it?" O'Neal broke into my thoughts.</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"Time is not a factor in point to point translation," I answered, still trying to figure out what sort of curve the Interface Drive was calculating. "If we hadn't designed the system to check itself, we wouldn't have subjective time. A static translation is instantaneous, but a dynamic translation makes contact with the surface all along our track. Alpha and Omega translations are read-write operations, while the chord translations are read-only translations. Here and now, we are existing in the system's processing loop. I'm not sure you can call this a literal state of existence, because theoretically, we are inhabiting an artificial mental construct," I explained remotely while continuing my scan.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"So far," I amended, "all we have to worry about is the fact that we have lost our inertial plot. We don't know where we are, we just know that we are not where the ship thinks we are. Chances are </w:t>
      </w:r>
      <w:r w:rsidRPr="00AF3F86">
        <w:rPr>
          <w:rFonts w:ascii="Montserrat" w:hAnsi="Montserrat"/>
          <w:i/>
          <w:sz w:val="24"/>
        </w:rPr>
        <w:t>Gabriel</w:t>
      </w:r>
      <w:r w:rsidRPr="00AF3F86">
        <w:rPr>
          <w:rFonts w:ascii="Montserrat" w:hAnsi="Montserrat"/>
          <w:sz w:val="24"/>
        </w:rPr>
        <w:t xml:space="preserve"> could reach the end of the program and surface at whatever point falls on the mark. We might be light years off course, but at least we would have emerged on the surface. Alternatively, we could go on forever, live out our lives in these little pocket realities and never reintegrate with the surface. As far as the rest of the universe is concerned, we dissolved and didn't resolve again.</w:t>
      </w:r>
    </w:p>
    <w:p w:rsidR="00961472" w:rsidRPr="00AF3F86" w:rsidRDefault="00961472">
      <w:pPr>
        <w:spacing w:line="360" w:lineRule="auto"/>
        <w:jc w:val="both"/>
        <w:rPr>
          <w:rFonts w:ascii="Montserrat" w:hAnsi="Montserrat"/>
          <w:sz w:val="24"/>
        </w:rPr>
      </w:pPr>
      <w:r w:rsidRPr="00AF3F86">
        <w:rPr>
          <w:rFonts w:ascii="Montserrat" w:hAnsi="Montserrat"/>
          <w:sz w:val="24"/>
        </w:rPr>
        <w:tab/>
        <w:t>"Are you actually saying that the ship creates an artificial reality?," interrupted Angelica Thompson. O'Neal stared at her and then at me and raised his eyebrow.</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"Well, yes and no. It is a pocket reality. We experience it as reality because it provides structured space and time for us to interact in, it is not, however, a part of our native continuity. It is sort of like a waking dream," I elaborated. </w:t>
      </w:r>
    </w:p>
    <w:p w:rsidR="00961472" w:rsidRPr="00AF3F86" w:rsidRDefault="00961472">
      <w:pPr>
        <w:spacing w:line="360" w:lineRule="auto"/>
        <w:jc w:val="both"/>
        <w:rPr>
          <w:rFonts w:ascii="Montserrat" w:hAnsi="Montserrat"/>
          <w:sz w:val="24"/>
        </w:rPr>
      </w:pPr>
      <w:r w:rsidRPr="00AF3F86">
        <w:rPr>
          <w:rFonts w:ascii="Montserrat" w:hAnsi="Montserrat"/>
          <w:sz w:val="24"/>
        </w:rPr>
        <w:tab/>
        <w:t>"Or a nightmare," O'Neal mused. "If we ever get out of this you are going to have to explain this all to me again very carefully. But for now let's work on getting out of this. Can you determine what chord we've shifted to?"</w:t>
      </w:r>
    </w:p>
    <w:p w:rsidR="00961472" w:rsidRPr="00AF3F86" w:rsidRDefault="00961472">
      <w:pPr>
        <w:spacing w:line="360" w:lineRule="auto"/>
        <w:jc w:val="both"/>
        <w:rPr>
          <w:rFonts w:ascii="Montserrat" w:hAnsi="Montserrat"/>
          <w:sz w:val="24"/>
        </w:rPr>
      </w:pPr>
      <w:r w:rsidRPr="00AF3F86">
        <w:rPr>
          <w:rFonts w:ascii="Montserrat" w:hAnsi="Montserrat"/>
          <w:sz w:val="24"/>
        </w:rPr>
        <w:tab/>
        <w:t>I shrugged. I was still looking but I couldn't compensate for our displacement. "No, we're not on a chord exactly. Perhaps we are on a curving reference scheme. Whatever the case may be, it is still trying to get somewhere. It is still thinking about where to go. There is probably some kind of feed-back loop in the calculations which produces a sliding reference. That would account for why I can't achieve my own surface reference. If I knew how we were deviating I might be able to adjust my own calculations."</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My conversation with Captain O'Neal reverberated through the world-mind of our telepathic net. Some captains had to go dig into their technical archives to find confirmation of my basic conclusions. If I'd had another captain besides O'Neal I doubt I would have been listened to. As it was, it summed up the situation. While I slinked away into the Captain's ready room to slither into my uniform, other authorities and assets were consulted. Diagnostic scans on all twenty drives were made and compared, with data from their inertial logs. By the time I stepped back onto the bridge, the captain was making a situation report to the Admiral. Analysis of the logs and current calculations on the drive status repeating display confirmed my suspicions. We were locked into an uncontrolled dive. </w:t>
      </w:r>
    </w:p>
    <w:p w:rsidR="00961472" w:rsidRPr="00AF3F86" w:rsidRDefault="00961472">
      <w:pPr>
        <w:spacing w:line="360" w:lineRule="auto"/>
        <w:jc w:val="both"/>
        <w:rPr>
          <w:rFonts w:ascii="Montserrat" w:hAnsi="Montserrat"/>
          <w:sz w:val="24"/>
        </w:rPr>
      </w:pPr>
      <w:r w:rsidRPr="00AF3F86">
        <w:rPr>
          <w:rFonts w:ascii="Montserrat" w:hAnsi="Montserrat"/>
          <w:sz w:val="24"/>
        </w:rPr>
        <w:tab/>
        <w:t>With great effort, over the next several hours we managed to isolate the corrupted segment of the program and identify it. The fault was in the error checking code. At some point it had gone senile and had started correcting non-existent errors in the chord translations. At some point it had noticed that the resultant data conflicted with the alpha reference point, so it had corrected that bit of data too. From that analysis, we assembled a corrected plot. The news was not good. We were on a tumbling chord, which presented no close surface references.</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No one mentioned sabotage, but it ground at the surface of people's thoughts that a navigational data packet should not have corrupted a resident program in each ship's computers. Not by accident. But, it was feasible that an encrypted key buried in the transmission could have activated a parasite loaded ahead of time into resident memory at a time when an individual, or a small group of individuals might have had access to all the ships in dock at Luna V. In such a manner, the Task Group could be crippled in dive with the sacrifice of only one conspirator. For such sabotage to have been initiated after departure, it would have to have been carried out by an active of class three ranking, or it would have to involve a conspiracy extending to crew members on all twenty ships.</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Our situation was too grim to entertain such suspicions. Our first order of business was finding a way to abort the dive without scattering our formation all over the local group of galaxies. Some genius suggested rebooting the system and reloading the programs, until I had to point out that at the moment the computer was running our reality along with those programs. Perhaps with careful psychic surgery, the corrupted programming could be burnt out of the loop, but that would eliminate all automatic error checking, requiring manual error correction and constant supervision. This suggestion at least had more merit, despite having come from </w:t>
      </w:r>
      <w:r w:rsidRPr="00AF3F86">
        <w:rPr>
          <w:rFonts w:ascii="Montserrat" w:hAnsi="Montserrat"/>
          <w:i/>
          <w:sz w:val="24"/>
        </w:rPr>
        <w:t>Azreal's</w:t>
      </w:r>
      <w:r w:rsidRPr="00AF3F86">
        <w:rPr>
          <w:rFonts w:ascii="Montserrat" w:hAnsi="Montserrat"/>
          <w:sz w:val="24"/>
        </w:rPr>
        <w:t xml:space="preserve"> staff asset control officer, Commander Craig. As the former Director of the Interface Systems Project, he knew more about these drives than I did.</w:t>
      </w:r>
    </w:p>
    <w:p w:rsidR="00961472" w:rsidRPr="00AF3F86" w:rsidRDefault="00961472">
      <w:pPr>
        <w:spacing w:line="360" w:lineRule="auto"/>
        <w:jc w:val="both"/>
        <w:rPr>
          <w:rFonts w:ascii="Montserrat" w:hAnsi="Montserrat"/>
          <w:sz w:val="24"/>
        </w:rPr>
      </w:pPr>
      <w:r w:rsidRPr="00AF3F86">
        <w:rPr>
          <w:rFonts w:ascii="Montserrat" w:hAnsi="Montserrat"/>
          <w:sz w:val="24"/>
        </w:rPr>
        <w:tab/>
        <w:t>In the meantime, while these decisions were being considered, we were still tumbling through the interface, and the clock was still running. I had burnt out about six hours into the emergency, and the captain ordered me to take the sleepers from my control officer. Things were looking so bad that I didn't even complain. I was wrecked.</w:t>
      </w:r>
    </w:p>
    <w:p w:rsidR="00961472" w:rsidRPr="00AF3F86" w:rsidRDefault="00961472">
      <w:pPr>
        <w:spacing w:line="360" w:lineRule="auto"/>
        <w:jc w:val="both"/>
        <w:rPr>
          <w:rFonts w:ascii="Montserrat" w:hAnsi="Montserrat"/>
          <w:sz w:val="24"/>
        </w:rPr>
      </w:pPr>
      <w:r w:rsidRPr="00AF3F86">
        <w:rPr>
          <w:rFonts w:ascii="Montserrat" w:hAnsi="Montserrat"/>
          <w:sz w:val="24"/>
        </w:rPr>
        <w:tab/>
        <w:t>Morgan and Connor held down the fort for the next forty hours. Connor, unaffected by the interface, was our backbone for the next several weeks, since his endurance made it possible for either myself or Morgan to be down on sleepers without jeopardizing the escape effort. On the first morning after losing the chord, the Admiral ordered the purge of the corrupted programming. From that moment on, one of the three of us was full time engaged in correcting sequencing errors. We managed to smooth out the tumbling in the first week. We calculated a new chord and found ourselves unspeakably deep in the hyperspace matrix.</w:t>
      </w:r>
    </w:p>
    <w:p w:rsidR="00961472" w:rsidRPr="00AF3F86" w:rsidRDefault="00961472">
      <w:pPr>
        <w:spacing w:line="360" w:lineRule="auto"/>
        <w:jc w:val="both"/>
        <w:rPr>
          <w:rFonts w:ascii="Montserrat" w:hAnsi="Montserrat"/>
          <w:sz w:val="24"/>
        </w:rPr>
      </w:pPr>
      <w:r w:rsidRPr="00AF3F86">
        <w:rPr>
          <w:rFonts w:ascii="Montserrat" w:hAnsi="Montserrat"/>
          <w:sz w:val="24"/>
        </w:rPr>
        <w:tab/>
        <w:t>On the tenth day of our emergency, I spoke to Connor aside. "We can't keep this up forever, Cal," I hissed from the console where I was entering chord corrections. He looked at me and frowned. "Don't look at me like that. I know you've plotted out this chord as well as I have. We started from a ten degree chord—a shallow dive inside the curve—and look where we are now. This chord has been opening up in spite of our manual corrections."</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"Yes, I know. We've opened up to about an eighty degree chord. Ten more degrees and we will be headed at right angles away from our surface reference," he observed. We were talking about the angle of interface, the calculation of corresponding points in a field—a four dimensional geometry. A shallow angle of interface has a higher positive correspondence with surface continuity. A deeper, yet still acute angle of interface has a lower surface correspondence. A right angle of interface has no surface correspondence, literally zero. All points are equidistant. A straight angle, one hundred and eighty degrees, presents an inverse correspondence with the surface. As the angle becomes more obtuse, the surface correlation becomes negative. Points relative to the surface are remote in continuity, and close in discontinuity. </w:t>
      </w:r>
    </w:p>
    <w:p w:rsidR="00961472" w:rsidRPr="00AF3F86" w:rsidRDefault="00961472">
      <w:pPr>
        <w:spacing w:line="360" w:lineRule="auto"/>
        <w:jc w:val="both"/>
        <w:rPr>
          <w:rFonts w:ascii="Montserrat" w:hAnsi="Montserrat"/>
          <w:sz w:val="24"/>
        </w:rPr>
      </w:pPr>
      <w:r w:rsidRPr="00AF3F86">
        <w:rPr>
          <w:rFonts w:ascii="Montserrat" w:hAnsi="Montserrat"/>
          <w:sz w:val="24"/>
        </w:rPr>
        <w:tab/>
        <w:t>In other words, an obtuse angle of interface makes it easier to move from this galaxy to the next than it would be to move from one side of a room to the other. We discussed this, and he told me that I was not the first active to mention it to him.</w:t>
      </w:r>
    </w:p>
    <w:p w:rsidR="00961472" w:rsidRPr="00AF3F86" w:rsidRDefault="00961472">
      <w:pPr>
        <w:spacing w:line="360" w:lineRule="auto"/>
        <w:jc w:val="both"/>
        <w:rPr>
          <w:rFonts w:ascii="Montserrat" w:hAnsi="Montserrat"/>
          <w:sz w:val="24"/>
        </w:rPr>
      </w:pPr>
      <w:r w:rsidRPr="00AF3F86">
        <w:rPr>
          <w:rFonts w:ascii="Montserrat" w:hAnsi="Montserrat"/>
          <w:sz w:val="24"/>
        </w:rPr>
        <w:tab/>
        <w:t>"The problem is," he concluded to me, "the only way we can think of to prevent further displacement would involve overriding the drive sequence, plotting a new surface reference and forcing convergence with the surface."</w:t>
      </w:r>
    </w:p>
    <w:p w:rsidR="00961472" w:rsidRPr="00AF3F86" w:rsidRDefault="00961472">
      <w:pPr>
        <w:spacing w:line="360" w:lineRule="auto"/>
        <w:jc w:val="both"/>
        <w:rPr>
          <w:rFonts w:ascii="Montserrat" w:hAnsi="Montserrat"/>
          <w:sz w:val="24"/>
        </w:rPr>
      </w:pPr>
      <w:r w:rsidRPr="00AF3F86">
        <w:rPr>
          <w:rFonts w:ascii="Montserrat" w:hAnsi="Montserrat"/>
          <w:sz w:val="24"/>
        </w:rPr>
        <w:tab/>
        <w:t>"Yes exactly!" I exclaimed, "That is what we need to do. Why hasn't anyone mentioned this to the Captain?" I demanded.</w:t>
      </w:r>
    </w:p>
    <w:p w:rsidR="00961472" w:rsidRPr="00AF3F86" w:rsidRDefault="00961472">
      <w:pPr>
        <w:spacing w:line="360" w:lineRule="auto"/>
        <w:jc w:val="both"/>
        <w:rPr>
          <w:rFonts w:ascii="Montserrat" w:hAnsi="Montserrat"/>
          <w:sz w:val="24"/>
        </w:rPr>
      </w:pPr>
      <w:r w:rsidRPr="00AF3F86">
        <w:rPr>
          <w:rFonts w:ascii="Montserrat" w:hAnsi="Montserrat"/>
          <w:sz w:val="24"/>
        </w:rPr>
        <w:tab/>
        <w:t>"Oh, it has been mentioned to the Captain, and the Admiral," he declared almost painfully, "but at the time we also had to point out that, since we dare not cut out the Interface Drive, everything we do is going to be resisted by the drive. I mean we almost literally have to get out and push the ships out of the interface while they are geared and driving in opposition to us. The effort will either kill us or cripple the ships," he pointed out.</w:t>
      </w:r>
    </w:p>
    <w:p w:rsidR="00961472" w:rsidRPr="00AF3F86" w:rsidRDefault="00961472">
      <w:pPr>
        <w:spacing w:line="360" w:lineRule="auto"/>
        <w:jc w:val="both"/>
        <w:rPr>
          <w:rFonts w:ascii="Montserrat" w:hAnsi="Montserrat"/>
          <w:sz w:val="24"/>
        </w:rPr>
      </w:pPr>
      <w:r w:rsidRPr="00AF3F86">
        <w:rPr>
          <w:rFonts w:ascii="Montserrat" w:hAnsi="Montserrat"/>
          <w:sz w:val="24"/>
        </w:rPr>
        <w:tab/>
        <w:t>"Yes. I know," I said in a small voice. "I don't think we have an option though."</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I added my endorsement to the opinion of the other actives who felt that direct action was called for and who were willing to accept the risk. Ten and a half thousand lives were riding on this issue, not counting the twenty million embryos in our care. Our best estimates of what we could do and what the consequences of our actions might be were given to Admiral Niven, and discussed </w:t>
      </w:r>
      <w:r w:rsidRPr="00AF3F86">
        <w:rPr>
          <w:rFonts w:ascii="Montserrat" w:hAnsi="Montserrat"/>
          <w:i/>
          <w:sz w:val="24"/>
        </w:rPr>
        <w:t xml:space="preserve">in camera, </w:t>
      </w:r>
      <w:r w:rsidRPr="00AF3F86">
        <w:rPr>
          <w:rFonts w:ascii="Montserrat" w:hAnsi="Montserrat"/>
          <w:sz w:val="24"/>
        </w:rPr>
        <w:t>amongst himself and the captains. Aside from the actives necessary for that communication, the meeting was private. The rest of us, military and civilian alike, held our breaths and hoped for the best.</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 do not think that most of the crew and compliment ever really understood the risk involved, they simply counted on our ability to overcome this obstacle. I am not even sure that many of them understood the danger to them. It was just an inconvenient hitch in the time schedule to them. A longer dive than was anticipated; but certainly nothing to get excited about. For some people, technology is a religion. I am talking about the kind of people who simply take it on faith that a machine will do what it is supposed to do. They regard those of us who know how and why a machine is supposed to work almost as priests and prophets, and if one tried to educate them in the technical mysteries, one might as well be reciting incantations for all the sense they could make out of it. During those days of uncertainty, I worried occasionally about getting mobbed and lynched for the sin of betraying their faith and failing to appease the whims of the gods of Interface Drives. </w:t>
      </w:r>
    </w:p>
    <w:p w:rsidR="00961472" w:rsidRPr="00AF3F86" w:rsidRDefault="00961472">
      <w:pPr>
        <w:spacing w:line="360" w:lineRule="auto"/>
        <w:jc w:val="both"/>
        <w:rPr>
          <w:rFonts w:ascii="Montserrat" w:hAnsi="Montserrat"/>
          <w:sz w:val="24"/>
        </w:rPr>
      </w:pPr>
      <w:r w:rsidRPr="00AF3F86">
        <w:rPr>
          <w:rFonts w:ascii="Montserrat" w:hAnsi="Montserrat"/>
          <w:sz w:val="24"/>
        </w:rPr>
        <w:tab/>
        <w:t>I don't mean to sound biased, but superstition and ignorance have been linked together since the dawn of thought. Even educated men and women can be ignorant. I'm sure that the ability to place faith in an observed, but incomprehensible truth is a powerful survival trait. I only meant to point out that being between large groups of people and unrecognized danger is a distinct and disconcerting experience. Especially when people's thoughts are audible to you.</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cs="Arial"/>
          <w:color w:val="000000"/>
          <w:sz w:val="24"/>
        </w:rPr>
      </w:pPr>
      <w:r w:rsidRPr="00AF3F86">
        <w:rPr>
          <w:rFonts w:ascii="Montserrat" w:hAnsi="Montserrat" w:cs="Arial"/>
          <w:color w:val="000000"/>
          <w:sz w:val="24"/>
        </w:rPr>
        <w:tab/>
        <w:t>our task group became lost in translation due to a fatal data corruption. through a heroic effort, we managed to force seventeen of our ships to recover normal space far across the galactic disk. the damage sustained by the ships' drives forced us to seek a viable world to retreat to before our damaged ships failed.</w:t>
      </w:r>
    </w:p>
    <w:p w:rsidR="00961472" w:rsidRPr="00AF3F86" w:rsidRDefault="00961472">
      <w:pPr>
        <w:spacing w:line="360" w:lineRule="auto"/>
        <w:jc w:val="both"/>
        <w:rPr>
          <w:rFonts w:ascii="Montserrat" w:hAnsi="Montserrat" w:cs="Arial"/>
          <w:sz w:val="24"/>
        </w:rPr>
      </w:pPr>
    </w:p>
    <w:p w:rsidR="00961472" w:rsidRPr="00AF3F86" w:rsidRDefault="00961472">
      <w:pPr>
        <w:spacing w:line="360" w:lineRule="auto"/>
        <w:jc w:val="both"/>
        <w:rPr>
          <w:rFonts w:ascii="Montserrat" w:hAnsi="Montserrat"/>
          <w:sz w:val="24"/>
        </w:rPr>
      </w:pPr>
      <w:r w:rsidRPr="00AF3F86">
        <w:rPr>
          <w:rFonts w:ascii="Montserrat" w:hAnsi="Montserrat" w:cs="Arial"/>
          <w:sz w:val="24"/>
        </w:rPr>
        <w:t>27-37</w:t>
      </w:r>
      <w:r w:rsidRPr="00AF3F86">
        <w:rPr>
          <w:rFonts w:ascii="Montserrat" w:hAnsi="Montserrat" w:cs="Arial"/>
          <w:sz w:val="24"/>
        </w:rPr>
        <w:tab/>
        <w:t xml:space="preserve">i wonder how many people can say that they owe their happiness to a nervous breakdown? i did, for the days, weeks, months and even years to come. i had been aboard </w:t>
      </w:r>
      <w:r w:rsidRPr="00AF3F86">
        <w:rPr>
          <w:rFonts w:ascii="Montserrat" w:hAnsi="Montserrat" w:cs="Arial"/>
          <w:i/>
          <w:sz w:val="24"/>
        </w:rPr>
        <w:t>azreal</w:t>
      </w:r>
      <w:r w:rsidRPr="00AF3F86">
        <w:rPr>
          <w:rFonts w:ascii="Montserrat" w:hAnsi="Montserrat" w:cs="Arial"/>
          <w:sz w:val="24"/>
        </w:rPr>
        <w:t xml:space="preserve"> for three years of our exile by that momentous day. if i had not collapsed, things would have gone very differently, i am sure. connor was demoted for insubordination to commander craig. i think he was delighted to accept that. his rank had been an obstacle to our relationship—as i was technically an officer under him. he actually thanked the captain and then came directly to me and proposed marriage.</w:t>
      </w:r>
      <w:r w:rsidRPr="00AF3F86">
        <w:rPr>
          <w:rFonts w:ascii="Montserrat" w:hAnsi="Montserrat"/>
          <w:sz w:val="24"/>
        </w:rPr>
        <w:t xml:space="preserve">When the order came I needed all the faith I could drum up so that I could invest it in myself, my two friends, and the other asset teams. It was going to take all of us, acting in concert, to override the drive complexes of our respective ships and divert the task group to a new surface fix. To start with, we targeted a narrow slice of compressed coordinates representing our region of origin. The plan called for closing our depth back to within a ten degree chord relative to the surface. There would be poor odds of achieving a position proximate to either our initial point of dissolution or our intended point of resolution. We would be ecstatic to consider the maneuver successful if we came up within our own galaxy, as all of our calculations were based on a jury rigged corrected displacement plot. </w:t>
      </w:r>
    </w:p>
    <w:p w:rsidR="00961472" w:rsidRPr="00AF3F86" w:rsidRDefault="00961472">
      <w:pPr>
        <w:spacing w:line="360" w:lineRule="auto"/>
        <w:jc w:val="both"/>
        <w:rPr>
          <w:rFonts w:ascii="Montserrat" w:hAnsi="Montserrat"/>
          <w:sz w:val="24"/>
        </w:rPr>
      </w:pPr>
      <w:r w:rsidRPr="00AF3F86">
        <w:rPr>
          <w:rFonts w:ascii="Montserrat" w:hAnsi="Montserrat"/>
          <w:sz w:val="24"/>
        </w:rPr>
        <w:tab/>
        <w:t>As a child I loved to watch action and adventure flicks. Null program. In reality—in space or hyperspace—the last thing you wanted to do in an emergency was rush or guess. If you didn't happen to be dead, you took your time, checked your calculations and acted with precise care. You made fewer mistakes that way, and wasted less time. In those moments you performed like a machine, with metronomic precision. The only thing you had time for was doing your job. If you didn't know your job...? Well, death is every man's privilege. At least you have the satisfaction of going out learning something new.</w:t>
      </w:r>
    </w:p>
    <w:p w:rsidR="00961472" w:rsidRPr="00AF3F86" w:rsidRDefault="00961472">
      <w:pPr>
        <w:spacing w:line="360" w:lineRule="auto"/>
        <w:jc w:val="both"/>
        <w:rPr>
          <w:rFonts w:ascii="Montserrat" w:hAnsi="Montserrat"/>
          <w:sz w:val="24"/>
        </w:rPr>
      </w:pPr>
      <w:r w:rsidRPr="00AF3F86">
        <w:rPr>
          <w:rFonts w:ascii="Montserrat" w:hAnsi="Montserrat"/>
          <w:sz w:val="24"/>
        </w:rPr>
        <w:tab/>
        <w:t>Still, in such an emergency situation, what you feel exceeds the rush of the most exciting thriller you've ever imagined. It's like having to do calculus in the dark, during a thunderstorm, while somebody who doesn't like you holds a gun to your head. You expect to die at any moment, for any reason, but after a while the only thing you can think of is whether or not you will be there to see how the equation works out. You don't rip through the equation, because you really don't know how much time you've got, but you want to have the right answer if you happen to make it to the end, because you certainly don't want to start the experiment over.</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As Connor had predicted, we spent most of our energy fighting the drive. Between us, Morgan and I continued to rotate on light sleepers. On a morning, seven weeks into the struggle we had our first casualty. I was shaking myself out of a haze when Morgan came in to break the news to me.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"Arden," she began with tears brimming, "It's Leslie. She's had a stroke. That leaves just Roberto and Tiffany on the </w:t>
      </w:r>
      <w:r w:rsidRPr="00AF3F86">
        <w:rPr>
          <w:rFonts w:ascii="Montserrat" w:hAnsi="Montserrat"/>
          <w:i/>
          <w:sz w:val="24"/>
        </w:rPr>
        <w:t>Hanael.</w:t>
      </w:r>
      <w:r w:rsidRPr="00AF3F86">
        <w:rPr>
          <w:rFonts w:ascii="Montserrat" w:hAnsi="Montserrat"/>
          <w:sz w:val="24"/>
        </w:rPr>
        <w:t xml:space="preserve"> Roberto was on sleepers, so Tiffany is struggling to keep in the link while riding the drive complex." We wrapped each other in our arms and cried for our friend.</w:t>
      </w:r>
    </w:p>
    <w:p w:rsidR="00961472" w:rsidRPr="00AF3F86" w:rsidRDefault="00961472">
      <w:pPr>
        <w:spacing w:line="360" w:lineRule="auto"/>
        <w:jc w:val="both"/>
        <w:rPr>
          <w:rFonts w:ascii="Montserrat" w:hAnsi="Montserrat"/>
          <w:sz w:val="24"/>
        </w:rPr>
      </w:pPr>
      <w:r w:rsidRPr="00AF3F86">
        <w:rPr>
          <w:rFonts w:ascii="Montserrat" w:hAnsi="Montserrat"/>
          <w:sz w:val="24"/>
        </w:rPr>
        <w:tab/>
        <w:t>"Is she still alive?" I asked, choking on the question.</w:t>
      </w:r>
    </w:p>
    <w:p w:rsidR="00961472" w:rsidRPr="00AF3F86" w:rsidRDefault="00961472">
      <w:pPr>
        <w:spacing w:line="360" w:lineRule="auto"/>
        <w:jc w:val="both"/>
        <w:rPr>
          <w:rFonts w:ascii="Montserrat" w:hAnsi="Montserrat"/>
          <w:sz w:val="24"/>
        </w:rPr>
      </w:pPr>
      <w:r w:rsidRPr="00AF3F86">
        <w:rPr>
          <w:rFonts w:ascii="Montserrat" w:hAnsi="Montserrat"/>
          <w:sz w:val="24"/>
        </w:rPr>
        <w:tab/>
        <w:t>"I don't know," she sobbed, "Tiffany hasn't had a moment to spare for her since she took over. We all felt Leslie's blow out on the net. It didn't look good." We held each other for a few more seconds, but I had to go; the longer I delayed joining Connor, the greater the chance that a similar calamity could happen here. Morgan understood, and urged me on, while she dealt with her grief alone for a while, before submitting to her sleeper.</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 rushed down to the engine room, after picking up the link to the net from Morgan. I arrived quickly, not stopping for anything. Connor was phased into the drive array, his perceptual and kinetic fields tuned with the drive fields. With no choice but to work with the forces harnessed by the artifact mind, through the fields that expressed its designs, the only way to ensure that the ship reached the surface where we wanted was to deliberately interfere with those fields. We slipped into the array, and used our abilities to bend and twist the field output until it agreed with our calculated corrections. Part of the job was worked in tandem across the thought net, running the calculations and coordinating the dive. </w:t>
      </w:r>
    </w:p>
    <w:p w:rsidR="00961472" w:rsidRPr="00AF3F86" w:rsidRDefault="00961472">
      <w:pPr>
        <w:spacing w:line="360" w:lineRule="auto"/>
        <w:jc w:val="both"/>
        <w:rPr>
          <w:rFonts w:ascii="Montserrat" w:hAnsi="Montserrat"/>
          <w:sz w:val="24"/>
        </w:rPr>
      </w:pPr>
      <w:r w:rsidRPr="00AF3F86">
        <w:rPr>
          <w:rFonts w:ascii="Montserrat" w:hAnsi="Montserrat"/>
          <w:sz w:val="24"/>
        </w:rPr>
        <w:tab/>
        <w:t>"Hey, my favorite girl," Connor greeted me. He was sweating under the strain, but still managed to offer me a grin and a wink. "I hope you are feeling frisky, because our friend here wants to wrestle with you."</w:t>
      </w:r>
    </w:p>
    <w:p w:rsidR="00961472" w:rsidRPr="00AF3F86" w:rsidRDefault="00961472">
      <w:pPr>
        <w:spacing w:line="360" w:lineRule="auto"/>
        <w:jc w:val="both"/>
        <w:rPr>
          <w:rFonts w:ascii="Montserrat" w:hAnsi="Montserrat"/>
          <w:sz w:val="24"/>
        </w:rPr>
      </w:pPr>
      <w:r w:rsidRPr="00AF3F86">
        <w:rPr>
          <w:rFonts w:ascii="Montserrat" w:hAnsi="Montserrat"/>
          <w:sz w:val="24"/>
        </w:rPr>
        <w:tab/>
        <w:t>I smiled, still blowing the cobwebs out of my skull, and retorted, "Oh, are you getting tired? Awwww.... Just goes to show you, a man just can't take the pain. No endurance."</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He chuckled, and returned his attention to the task at hand. No doubt I would have to be ready to relieve him soon. I was not about to let the darned fool give himself a stroke. With the others in the net, I lent Tiffany as much support as I could spare to make up for her deficit. Connor did the same while I sweated the override an hour later. More calculus in the dark. Tiffany barely held out until she could be relieved by Roberto, and by that time we had had another casualty. The long hours were telling on us all, and Anna blew taking over for her partner. We almost lost the </w:t>
      </w:r>
      <w:r w:rsidRPr="00AF3F86">
        <w:rPr>
          <w:rFonts w:ascii="Montserrat" w:hAnsi="Montserrat"/>
          <w:i/>
          <w:sz w:val="24"/>
        </w:rPr>
        <w:t>Serael,</w:t>
      </w:r>
      <w:r w:rsidRPr="00AF3F86">
        <w:rPr>
          <w:rFonts w:ascii="Montserrat" w:hAnsi="Montserrat"/>
          <w:sz w:val="24"/>
        </w:rPr>
        <w:t xml:space="preserve"> right then. Somehow Kristen managed to shoulder her burden again, while checking Anna's condition. Catatonia. Morgan had to come on early to spell Connor who had overextended himself covering us while the drugs left us incapacitated. Any one of us could go next, and I knew I was at my limit.</w:t>
      </w:r>
    </w:p>
    <w:p w:rsidR="00961472" w:rsidRPr="00AF3F86" w:rsidRDefault="00961472">
      <w:pPr>
        <w:spacing w:line="360" w:lineRule="auto"/>
        <w:jc w:val="both"/>
        <w:rPr>
          <w:rFonts w:ascii="Montserrat" w:hAnsi="Montserrat"/>
          <w:sz w:val="24"/>
        </w:rPr>
      </w:pPr>
      <w:r w:rsidRPr="00AF3F86">
        <w:rPr>
          <w:rFonts w:ascii="Montserrat" w:hAnsi="Montserrat"/>
          <w:sz w:val="24"/>
        </w:rPr>
        <w:br w:type="page"/>
        <w:t>CHAPTER FIVE</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By that evening, we had reached our goal. We were in sight of a solid surface fix. All that remained was to make a forced insertion. I was afraid that it would take all three of us together to shove </w:t>
      </w:r>
      <w:r w:rsidRPr="00AF3F86">
        <w:rPr>
          <w:rFonts w:ascii="Montserrat" w:hAnsi="Montserrat"/>
          <w:i/>
          <w:sz w:val="24"/>
        </w:rPr>
        <w:t>Gabriel</w:t>
      </w:r>
      <w:r w:rsidRPr="00AF3F86">
        <w:rPr>
          <w:rFonts w:ascii="Montserrat" w:hAnsi="Montserrat"/>
          <w:sz w:val="24"/>
        </w:rPr>
        <w:t xml:space="preserve"> across the threshold, and I tried not to think of what that meant for </w:t>
      </w:r>
      <w:r w:rsidRPr="00AF3F86">
        <w:rPr>
          <w:rFonts w:ascii="Montserrat" w:hAnsi="Montserrat"/>
          <w:i/>
          <w:sz w:val="24"/>
        </w:rPr>
        <w:t>Hanael</w:t>
      </w:r>
      <w:r w:rsidRPr="00AF3F86">
        <w:rPr>
          <w:rFonts w:ascii="Montserrat" w:hAnsi="Montserrat"/>
          <w:sz w:val="24"/>
        </w:rPr>
        <w:t xml:space="preserve"> and </w:t>
      </w:r>
      <w:r w:rsidRPr="00AF3F86">
        <w:rPr>
          <w:rFonts w:ascii="Montserrat" w:hAnsi="Montserrat"/>
          <w:i/>
          <w:sz w:val="24"/>
        </w:rPr>
        <w:t>Serael</w:t>
      </w:r>
      <w:r w:rsidRPr="00AF3F86">
        <w:rPr>
          <w:rFonts w:ascii="Montserrat" w:hAnsi="Montserrat"/>
          <w:sz w:val="24"/>
        </w:rPr>
        <w:t xml:space="preserve"> (or for Roberto, Tiffany, Kristen and Caleb). Laboring in the Drive Core Annex, my surface thoughts stormed with distractions, as that was the only part of my being not locked into the struggle. Looming at the front of my mind was the terrible cost of failure. I grieved for Anna and Leslie, who had given so much in vain. Oh, we knew that they were alive—in a sense that made it worse, considering—and I ached for the pain they must be suffering. It was torture, but words like that are hollow. I suppose you have to be active to really understand—otherwise it is almost impossible; you have to explain the relationship between brain and mind, and the consequences implicit in that bond.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And yet if I don't try to explain then it is all just words without substance. If you can't feel it in your gut then you don't know what was at stake. No. I won't explain, if it is important to you, you can work out your own explanation—I'll simply illustrate. I don't care to argue it either. Opinion rarely admits much in the way of understanding. All I can say is that those who believe that the brain creates the mind are surprisingly correct, and utterly wrong. Likewise, those who believe that all of existence is a solipsistic event in the mind are equally tapping the mark—and aiming way off target. </w:t>
      </w:r>
    </w:p>
    <w:p w:rsidR="00961472" w:rsidRPr="00AF3F86" w:rsidRDefault="00961472">
      <w:pPr>
        <w:spacing w:line="360" w:lineRule="auto"/>
        <w:jc w:val="both"/>
        <w:rPr>
          <w:rFonts w:ascii="Montserrat" w:hAnsi="Montserrat"/>
          <w:sz w:val="24"/>
        </w:rPr>
      </w:pPr>
      <w:r w:rsidRPr="00AF3F86">
        <w:rPr>
          <w:rFonts w:ascii="Montserrat" w:hAnsi="Montserrat"/>
          <w:sz w:val="24"/>
        </w:rPr>
        <w:tab/>
        <w:t>Physics, the mechanics of space-time, almost perfectly describes the validity of the first argument. The brain, the acme of evolution, is a subtle field generator that generates a quantum level tesserect. A trap of mirrors. What enters that trap is exposed to the most frightening thing imaginable—a reflection of itself. It admits a piece of an absolute, raw field of awareness and forces it into self awareness. Point Paradox. Through positive and negative feedback, the mote of self awareness generates and refines a broader field of awareness we know as mind.</w:t>
      </w:r>
    </w:p>
    <w:p w:rsidR="00961472" w:rsidRPr="00AF3F86" w:rsidRDefault="00961472">
      <w:pPr>
        <w:spacing w:line="360" w:lineRule="auto"/>
        <w:jc w:val="both"/>
        <w:rPr>
          <w:rFonts w:ascii="Montserrat" w:hAnsi="Montserrat"/>
          <w:sz w:val="24"/>
        </w:rPr>
      </w:pPr>
      <w:r w:rsidRPr="00AF3F86">
        <w:rPr>
          <w:rFonts w:ascii="Montserrat" w:hAnsi="Montserrat"/>
          <w:sz w:val="24"/>
        </w:rPr>
        <w:tab/>
        <w:t>Metaphysics—and later Psionics the mechanics of mind-space-time—offers other valid descriptions of how, with the proper initialization of this tuned field of awareness, reality is engaged. It is a valid argument to say that reality is created by the mind; without the participation of mind, the universe is nothing more than a field of information. A statistical model of fantastic complexity, but still nothing more than an equation to be solved. A program running in oblivion.</w:t>
      </w:r>
    </w:p>
    <w:p w:rsidR="00961472" w:rsidRPr="00AF3F86" w:rsidRDefault="00961472">
      <w:pPr>
        <w:spacing w:line="360" w:lineRule="auto"/>
        <w:jc w:val="both"/>
        <w:rPr>
          <w:rFonts w:ascii="Montserrat" w:hAnsi="Montserrat"/>
          <w:sz w:val="24"/>
        </w:rPr>
      </w:pPr>
      <w:r w:rsidRPr="00AF3F86">
        <w:rPr>
          <w:rFonts w:ascii="Montserrat" w:hAnsi="Montserrat"/>
          <w:sz w:val="24"/>
        </w:rPr>
        <w:tab/>
        <w:t>Both those positions were argued by Sinclair and Drake back in 1997, and I doubt I am smart enough to add anything new to their conclusions—they being the mother and father of the science of Psionics. (Yes that last name does sound familiar. Caitlyn Sinclair was the younger sister of my great-great-grandmother Aislynn. Caitlyn became interested in the reconciliation of physics and metaphysics to account for the fact that her older sister could fly.) A mind typically resolves itself into a four-dimensional structure, attuned to a position in space and time through the extensive nervous system of the body. A mind grows dependent on that mirror and if that mirror ever shatters, it savages the mind. This is the agony that assaulted Leslie and Anna. This is the pain I sympathized with as the mirror of my own reflection screamed under the stress of fighting the idiot-savant mind of the Interface Drive.</w:t>
      </w:r>
    </w:p>
    <w:p w:rsidR="00961472" w:rsidRPr="00AF3F86" w:rsidRDefault="00961472">
      <w:pPr>
        <w:spacing w:line="360" w:lineRule="auto"/>
        <w:jc w:val="both"/>
        <w:rPr>
          <w:rFonts w:ascii="Montserrat" w:hAnsi="Montserrat"/>
          <w:sz w:val="24"/>
        </w:rPr>
      </w:pPr>
      <w:r w:rsidRPr="00AF3F86">
        <w:rPr>
          <w:rFonts w:ascii="Montserrat" w:hAnsi="Montserrat"/>
          <w:sz w:val="24"/>
        </w:rPr>
        <w:tab/>
        <w:t>I was so uptight I did not even notice my relief come up.</w:t>
      </w:r>
    </w:p>
    <w:p w:rsidR="00961472" w:rsidRPr="00AF3F86" w:rsidRDefault="00961472">
      <w:pPr>
        <w:spacing w:line="360" w:lineRule="auto"/>
        <w:jc w:val="both"/>
        <w:rPr>
          <w:rFonts w:ascii="Montserrat" w:hAnsi="Montserrat"/>
          <w:sz w:val="24"/>
        </w:rPr>
      </w:pPr>
      <w:r w:rsidRPr="00AF3F86">
        <w:rPr>
          <w:rFonts w:ascii="Montserrat" w:hAnsi="Montserrat"/>
          <w:sz w:val="24"/>
        </w:rPr>
        <w:tab/>
        <w:t>"OK, I've got it Arden," Morgan said, as she took over the struggle. I released my hold on the interface and collapsed back into someone's arms.</w:t>
      </w:r>
    </w:p>
    <w:p w:rsidR="00961472" w:rsidRPr="00AF3F86" w:rsidRDefault="00961472">
      <w:pPr>
        <w:spacing w:line="360" w:lineRule="auto"/>
        <w:jc w:val="both"/>
        <w:rPr>
          <w:rFonts w:ascii="Montserrat" w:hAnsi="Montserrat"/>
          <w:sz w:val="24"/>
        </w:rPr>
      </w:pPr>
      <w:r w:rsidRPr="00AF3F86">
        <w:rPr>
          <w:rFonts w:ascii="Montserrat" w:hAnsi="Montserrat"/>
          <w:sz w:val="24"/>
        </w:rPr>
        <w:tab/>
        <w:t>"Are you OK?" he asked. It was "Uncle" Jocko. I nodded feebly, and accepted his offer of a water flask and drank deeply. "That's a girl," he cooed, stroking my hair back from my face. I had not even noticed that it had come out of its customary braid. I remained limp in his arms for a few minutes before asking him when he had showed up. "Oh, I've been here for a while. Had to make sure you didn't over do it. You mom would never forgive me if I let you kill yourself," he grinned. I sighed a chuckle, reaching up to pat him on the cheek. We were a-tumble on the deck. I looked around and saw Connor enter Engineering. He asked how I was holding up and I confessed that I was wrung out. He tried to hide his fear and apprehension.</w:t>
      </w:r>
    </w:p>
    <w:p w:rsidR="00961472" w:rsidRPr="00AF3F86" w:rsidRDefault="00961472">
      <w:pPr>
        <w:spacing w:line="360" w:lineRule="auto"/>
        <w:jc w:val="both"/>
        <w:rPr>
          <w:rFonts w:ascii="Montserrat" w:hAnsi="Montserrat"/>
          <w:sz w:val="24"/>
        </w:rPr>
      </w:pPr>
      <w:r w:rsidRPr="00AF3F86">
        <w:rPr>
          <w:rFonts w:ascii="Montserrat" w:hAnsi="Montserrat"/>
          <w:sz w:val="24"/>
        </w:rPr>
        <w:tab/>
        <w:t>"Don't worry, Cal," I said, picking up the surge of worry in spite of his studied calm. "I can stretch it for the translation. Just give me a few minutes rest and I'll get back to work."</w:t>
      </w:r>
    </w:p>
    <w:p w:rsidR="00961472" w:rsidRPr="00AF3F86" w:rsidRDefault="00961472">
      <w:pPr>
        <w:spacing w:line="360" w:lineRule="auto"/>
        <w:jc w:val="both"/>
        <w:rPr>
          <w:rFonts w:ascii="Montserrat" w:hAnsi="Montserrat"/>
          <w:sz w:val="24"/>
        </w:rPr>
      </w:pPr>
      <w:r w:rsidRPr="00AF3F86">
        <w:rPr>
          <w:rFonts w:ascii="Montserrat" w:hAnsi="Montserrat"/>
          <w:sz w:val="24"/>
        </w:rPr>
        <w:tab/>
        <w:t>"Don't push too hard Arden, we'll do fine, Morgan and I, you just relax," he ordered sternly. I just wrinkled my nose up. He knew as well as I did that forcing the translation would kill just one person, fighting against the drive. Two actives might accomplish it, but it would be an order of magnitude harder than just twisting the angle of interface. He turned to back up Morgan, while Jocko and I crawled back to our feet and wandered aside to collapse again at a work station. I really looked at him then. His salt and pepper hair was slicked back with sweat, his jaw was shadowed by a day's growth of his beard. I could see it in his eyes that Jocko was bone tired. His legs cramped as he sat down, which gave me an idea of both how long he had hovered near me and how long I had been glued to the interface. That shook me. I looked around and noticed for the first time how hard this emergency was on the rest of the crew. They weren't just lounging about. Technicians must surely have been running a higher maintenance work load, as our steering efforts constantly threatened to overload systems throughout the ship. Subsystems were no doubt crashing as the main computer appropriated processing time on secondary and tertiary systems. All of the plotting these past seven weeks had had to be done manually on slate-terminals, and officers had been combating a rising sense of panic as the sense of danger seeped into people's skulls.</w:t>
      </w:r>
    </w:p>
    <w:p w:rsidR="00961472" w:rsidRPr="00AF3F86" w:rsidRDefault="00961472">
      <w:pPr>
        <w:spacing w:line="360" w:lineRule="auto"/>
        <w:jc w:val="both"/>
        <w:rPr>
          <w:rFonts w:ascii="Montserrat" w:hAnsi="Montserrat"/>
          <w:sz w:val="24"/>
        </w:rPr>
      </w:pPr>
      <w:r w:rsidRPr="00AF3F86">
        <w:rPr>
          <w:rFonts w:ascii="Montserrat" w:hAnsi="Montserrat"/>
          <w:sz w:val="24"/>
        </w:rPr>
        <w:tab/>
        <w:t>I thought of my earlier estimate based on individual, ignorant reactions.</w:t>
      </w:r>
    </w:p>
    <w:p w:rsidR="00961472" w:rsidRPr="00AF3F86" w:rsidRDefault="00961472">
      <w:pPr>
        <w:spacing w:line="360" w:lineRule="auto"/>
        <w:jc w:val="both"/>
        <w:rPr>
          <w:rFonts w:ascii="Montserrat" w:hAnsi="Montserrat"/>
          <w:sz w:val="24"/>
        </w:rPr>
      </w:pPr>
      <w:r w:rsidRPr="00AF3F86">
        <w:rPr>
          <w:rFonts w:ascii="Montserrat" w:hAnsi="Montserrat"/>
          <w:sz w:val="24"/>
        </w:rPr>
        <w:tab/>
        <w:t>I could have used a hole to crawl into at that moment. Instead, as I had my eyes open now, I asked Jocko how other people were faring. He shrugged and said that everyone was doing about as well as could be expected. Non-essential personnel had been required to hole up in their berths and stay out of the way. A little friction, but there was still discipline.</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Too soon, Connor was signaling me to form up as we approached our mark. The ships of Task Group Three were forming up inside the curve as best they could. Erring on the side of caution, we should all be lucky to surface within ten astronomical units of each other. The effort of forcing translation would cut off even telepathic communication, so we would proceed to a planned rendezvous upon securing the surface. That black out was going to be hard on me, since I would be unable to avoid worrying about </w:t>
      </w:r>
      <w:r w:rsidRPr="00AF3F86">
        <w:rPr>
          <w:rFonts w:ascii="Montserrat" w:hAnsi="Montserrat"/>
          <w:i/>
          <w:sz w:val="24"/>
        </w:rPr>
        <w:t>Serael</w:t>
      </w:r>
      <w:r w:rsidRPr="00AF3F86">
        <w:rPr>
          <w:rFonts w:ascii="Montserrat" w:hAnsi="Montserrat"/>
          <w:sz w:val="24"/>
        </w:rPr>
        <w:t xml:space="preserve"> and </w:t>
      </w:r>
      <w:r w:rsidRPr="00AF3F86">
        <w:rPr>
          <w:rFonts w:ascii="Montserrat" w:hAnsi="Montserrat"/>
          <w:i/>
          <w:sz w:val="24"/>
        </w:rPr>
        <w:t>Hanael</w:t>
      </w:r>
      <w:r w:rsidRPr="00AF3F86">
        <w:rPr>
          <w:rFonts w:ascii="Montserrat" w:hAnsi="Montserrat"/>
          <w:sz w:val="24"/>
        </w:rPr>
        <w:t>. There was no helping it, though. I just gritted my teeth and phased into concert with Connor and Morgan.</w:t>
      </w:r>
    </w:p>
    <w:p w:rsidR="00961472" w:rsidRPr="00AF3F86" w:rsidRDefault="00961472">
      <w:pPr>
        <w:spacing w:line="360" w:lineRule="auto"/>
        <w:jc w:val="both"/>
        <w:rPr>
          <w:rFonts w:ascii="Montserrat" w:hAnsi="Montserrat"/>
          <w:sz w:val="24"/>
        </w:rPr>
      </w:pPr>
      <w:r w:rsidRPr="00AF3F86">
        <w:rPr>
          <w:rFonts w:ascii="Montserrat" w:hAnsi="Montserrat"/>
          <w:sz w:val="24"/>
        </w:rPr>
        <w:tab/>
        <w:t>In my mind, naked to the interface, the shallows and beaches of surface space were again visible. We were sliding along the edge of one of these shores, counting on it to help us breach the surface, and depending on that shadow as a guarantee that we were not about to surface blind into the heart of some stellar inferno. Morgan was calling the drill, since she was even more sensitive than me to the interface. We passed our last message over the thought net and then cut contact. Connor and I double teamed the drive array, forcing the angle of insertion to zero. An eternal fifteen minutes. I could almost taste the tender tissue of my brain searing from the power coursing through the lens of my mind.</w:t>
      </w:r>
    </w:p>
    <w:p w:rsidR="00961472" w:rsidRPr="00AF3F86" w:rsidRDefault="00961472">
      <w:pPr>
        <w:spacing w:line="360" w:lineRule="auto"/>
        <w:jc w:val="both"/>
        <w:rPr>
          <w:rFonts w:ascii="Montserrat" w:hAnsi="Montserrat"/>
          <w:sz w:val="24"/>
        </w:rPr>
      </w:pPr>
      <w:r w:rsidRPr="00AF3F86">
        <w:rPr>
          <w:rFonts w:ascii="Montserrat" w:hAnsi="Montserrat"/>
          <w:sz w:val="24"/>
        </w:rPr>
        <w:tab/>
        <w:t>Pain exploded in my head. For a moment I was sure I had blown my mind to bits.</w:t>
      </w:r>
    </w:p>
    <w:p w:rsidR="00961472" w:rsidRPr="00AF3F86" w:rsidRDefault="00961472">
      <w:pPr>
        <w:spacing w:line="360" w:lineRule="auto"/>
        <w:jc w:val="both"/>
        <w:rPr>
          <w:rFonts w:ascii="Montserrat" w:hAnsi="Montserrat"/>
          <w:sz w:val="24"/>
        </w:rPr>
      </w:pPr>
      <w:r w:rsidRPr="00AF3F86">
        <w:rPr>
          <w:rFonts w:ascii="Montserrat" w:hAnsi="Montserrat"/>
          <w:sz w:val="24"/>
        </w:rPr>
        <w:tab/>
        <w:t>It happened too quick, or it was too strange for me to recount; the universe unfolded in new clarity before my astonished inner eye. I saw a host of people, all reflections of myself, linked in rings about me and concentrating. A luminous being glided into view before me. She/he caressed my face with his/her fingertips and smiled. I was so amazed that I did not even flinch when I turned to receive the complimentary caress of a shadow. A devouring darkness that hinted at forms of all manner of beasts and men. Serpent, dinosaur, bird, cat, horse, wolf, fish, man, woman; all these things and yet none. All possible suggestion without commitment to anything. And as my eyes met this strange apparition, I fell head first into twisting oblivion. I seemed to fall for eternity until I slammed bodily to the deck in the core annex.</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 heard Connor bark out, "Now!" and felt, with an echo of that strange clarity, the universe roll, whole and unblemished into the grip of my outstretched mind. This sensation was accompanied by an immediate sensation of falling as Morgan split the core, severing the focus of the interface drive. The drive field, and all the subordinate systems that comprised the ship's invisible field architecture were snuffed at once. I had never experienced anything like it. A ship's drive, once activated is meant to remain active for the life of the ship. It is only cut to disassemble the key stone of the field systems, the artifact mind. Reactivating it would be a bitch, and not a living soul could be within a thousand yards of the ship, save the one active employed to prep the fugues, close the trap and light the mirror of the new ship mind. </w:t>
      </w:r>
    </w:p>
    <w:p w:rsidR="00961472" w:rsidRPr="00AF3F86" w:rsidRDefault="00961472">
      <w:pPr>
        <w:spacing w:line="360" w:lineRule="auto"/>
        <w:jc w:val="both"/>
        <w:rPr>
          <w:rFonts w:ascii="Montserrat" w:hAnsi="Montserrat"/>
          <w:sz w:val="24"/>
        </w:rPr>
      </w:pPr>
      <w:r w:rsidRPr="00AF3F86">
        <w:rPr>
          <w:rFonts w:ascii="Montserrat" w:hAnsi="Montserrat"/>
          <w:sz w:val="24"/>
        </w:rPr>
        <w:tab/>
        <w:t>Gabriel was dead.</w:t>
      </w:r>
    </w:p>
    <w:p w:rsidR="00961472" w:rsidRPr="00AF3F86" w:rsidRDefault="00961472">
      <w:pPr>
        <w:spacing w:line="360" w:lineRule="auto"/>
        <w:jc w:val="both"/>
        <w:rPr>
          <w:rFonts w:ascii="Montserrat" w:hAnsi="Montserrat"/>
          <w:sz w:val="24"/>
        </w:rPr>
      </w:pPr>
      <w:r w:rsidRPr="00AF3F86">
        <w:rPr>
          <w:rFonts w:ascii="Montserrat" w:hAnsi="Montserrat"/>
          <w:sz w:val="24"/>
        </w:rPr>
        <w:tab/>
        <w:t>There had been no other way to force the ship to phase with the surface—resolve within the universe. As I sat up, Connor collapsed where he was standing and cackled with relief. He flipped majestically head over heels while laughing all the harder. I was shaking from my own reaction. Morgan was hugging the drive core shielding, like a little girl sprawling across the chest of her father's corpse. In a stricken voice she announced that the drive was inactive and that it was safe to purge the core composites and peripheral systems. Her announcement was picked up by an open mike and the captain returned his congratulations. The sounds of celebration echoed in the background from the bridge, but that could not penetrate the solemn atmosphere pervading Engineering. The engineering technicians, ratings and officers shared instead a sense of mourning with the three of us.</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Jocko was stunned at our attitude, and when he questioned me about my long face, I told him, as best I could, that we had killed our ship to save ourselves. The engineers knew it, they worked too close to Gabriel not to feel it. </w:t>
      </w:r>
      <w:r w:rsidRPr="00AF3F86">
        <w:rPr>
          <w:rFonts w:ascii="Montserrat" w:hAnsi="Montserrat"/>
          <w:i/>
          <w:sz w:val="24"/>
        </w:rPr>
        <w:t>Gabriel,</w:t>
      </w:r>
      <w:r w:rsidRPr="00AF3F86">
        <w:rPr>
          <w:rFonts w:ascii="Montserrat" w:hAnsi="Montserrat"/>
          <w:sz w:val="24"/>
        </w:rPr>
        <w:t xml:space="preserve"> was still intact, not too much worse for wear, but Gabriel, that unique awareness that had endured seven transformations and which had balked at the company of Task Groups One and Two—what had held us in our beds and ordered our little universe during jumps—was no more. </w:t>
      </w:r>
    </w:p>
    <w:p w:rsidR="00961472" w:rsidRPr="00AF3F86" w:rsidRDefault="00961472">
      <w:pPr>
        <w:spacing w:line="360" w:lineRule="auto"/>
        <w:jc w:val="both"/>
        <w:rPr>
          <w:rFonts w:ascii="Montserrat" w:hAnsi="Montserrat"/>
          <w:sz w:val="24"/>
        </w:rPr>
      </w:pPr>
      <w:r w:rsidRPr="00AF3F86">
        <w:rPr>
          <w:rFonts w:ascii="Montserrat" w:hAnsi="Montserrat"/>
          <w:sz w:val="24"/>
        </w:rPr>
        <w:tab/>
        <w:t>"You are talking about that machine as if it had been alive," he grumbled.</w:t>
      </w:r>
    </w:p>
    <w:p w:rsidR="00961472" w:rsidRPr="00AF3F86" w:rsidRDefault="00961472">
      <w:pPr>
        <w:spacing w:line="360" w:lineRule="auto"/>
        <w:jc w:val="both"/>
        <w:rPr>
          <w:rFonts w:ascii="Montserrat" w:hAnsi="Montserrat"/>
          <w:sz w:val="24"/>
        </w:rPr>
      </w:pPr>
      <w:r w:rsidRPr="00AF3F86">
        <w:rPr>
          <w:rFonts w:ascii="Montserrat" w:hAnsi="Montserrat"/>
          <w:sz w:val="24"/>
        </w:rPr>
        <w:tab/>
        <w:t>"Uncle Jocko, I don't know if Gabriel was alive as we understand it," I sighed. "All I know is that by my understanding of Drake's paradigm, Gabriel was self aware. She was bright, stubborn, and naive. I can't imagine what passed for conscious thought through her mind, because we only designed her with autistic and autonomic processing capabilities. She couldn't do a thing you didn't tell her to do. It really was not her fault that something put it into her mind to do something that was impossible. She was still trying to do it all the way to the end."</w:t>
      </w:r>
    </w:p>
    <w:p w:rsidR="00961472" w:rsidRPr="00AF3F86" w:rsidRDefault="00961472">
      <w:pPr>
        <w:spacing w:line="360" w:lineRule="auto"/>
        <w:jc w:val="both"/>
        <w:rPr>
          <w:rFonts w:ascii="Montserrat" w:hAnsi="Montserrat"/>
          <w:sz w:val="24"/>
        </w:rPr>
      </w:pPr>
      <w:r w:rsidRPr="00AF3F86">
        <w:rPr>
          <w:rFonts w:ascii="Montserrat" w:hAnsi="Montserrat"/>
          <w:sz w:val="24"/>
        </w:rPr>
        <w:tab/>
        <w:t>I realized that I was crying, and when I looked at Morgan I saw that she was crying too. I didn't want to ask her, but I knew that peeling apart Gabriel's brain had to have been very hard on her. I got up, moving by force of will, and went over to her, pulling her into my arms so she would know that I didn't think she was a murderer. Connor caught us both up and led us out of Engineering, with Jocko in tail. I allowed him to drag us along in the zero gee. Without Gabriel's invisible body around us I felt lost, and I doubt I could have made it back to my compartment alone.</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Connor stopped me as tried to crawl into my nest. I was not tracking very well, and the world was a blur to my eyes. I realized, belatedly, as he carefully peeled me out of my uniform, that Jocko was no longer around. Nor was Morgan. When I was naked, Connor carefully tucked me inside my sleeper. As I drifted into the cushions on its inner curve, I was again struck with the absence of Gabriel's subtle blessings. My cell was no longer a nest. I could not have stayed in there if Connor had not snaked in then, skinned out of his own uniform. He took me then, gently, lovingly, for the first time in over a year. I had never need his touch so much. </w:t>
      </w:r>
    </w:p>
    <w:p w:rsidR="00961472" w:rsidRPr="00AF3F86" w:rsidRDefault="00961472">
      <w:pPr>
        <w:spacing w:line="360" w:lineRule="auto"/>
        <w:jc w:val="both"/>
        <w:rPr>
          <w:rFonts w:ascii="Montserrat" w:hAnsi="Montserrat"/>
          <w:sz w:val="24"/>
        </w:rPr>
      </w:pPr>
      <w:r w:rsidRPr="00AF3F86">
        <w:rPr>
          <w:rFonts w:ascii="Montserrat" w:hAnsi="Montserrat"/>
          <w:sz w:val="24"/>
        </w:rPr>
        <w:tab/>
        <w:t>In the close confines of the ovoid cell, it was feasible to couple. We didn't have to help it much with our minds. The close space suited us for gentle loving—and a fevered passion unleashed as we gave into the full reaction of our ordeal. That warm, wet balm soothed the sharp edges of grief, and shock. A vital antidote for having hung too far out over the threshold of death.</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cs="Arial"/>
          <w:sz w:val="24"/>
        </w:rPr>
        <w:tab/>
        <w:t xml:space="preserve">never having known my father—a man who had not been identified even in my mother's dying memories—i had not been exposed to a key male family influence in my childhood. i had given some thought to being a mother, for which i had a wonderful role-model, but i had never got it connected in my head that the process could involve a husband. so, i had never given much thought to the idea of getting married. the question took me totally by surprise. i still had not looked very closely at my feelings for him. if he had asked me if i loved him, i'm sure i would have said yes, as i was intensely aware of my debt to him. saying it, i might have meant it, but i would have been fooling myself. the truth was that i loved him dearly—though i loved him less than i loved myself. looking back, i should not have done it—for his sake, not mine—but the fact was that he made me happy, he loved me utterly, and we had that amazing animal attraction to one another. i said "yes". he did not ask me to take his name, but i tacked it on at the end anyway, for form. the captain performed the ceremony with pride, having known me "since when i was still a kitten". uncle jocko gave me away, and morgan was my bridesmaid. once we got through all the ceremony that my friends had insisted on subjecting me to, we had a wild party, which was the best excuse there was for having any ceremony at all. </w:t>
      </w:r>
      <w:r w:rsidRPr="00AF3F86">
        <w:rPr>
          <w:rFonts w:ascii="Montserrat" w:hAnsi="Montserrat"/>
          <w:sz w:val="24"/>
        </w:rPr>
        <w:t xml:space="preserve">"Tell me what happened," Connor breathed in my ear. All at once I began to shake again. He tightened his arms around me. I still held him deep inside me, in part as compensation for the fact that I felt too fragile to take him into my mind. I tightened my arms and legs around his back, trying to quell my convulsions. I knew what he meant of course. My epiphany. I had been pushed to my limits. My back had been pressed up against a threshold I had never encountered before, and at the critical moment I had torn through that wall. Whatever I had awakened to, I had not been able to engage it, and I had plummeted back into a sleep I had once considered my highest state of consciousness. </w:t>
      </w:r>
    </w:p>
    <w:p w:rsidR="00961472" w:rsidRPr="00AF3F86" w:rsidRDefault="00961472">
      <w:pPr>
        <w:spacing w:line="360" w:lineRule="auto"/>
        <w:jc w:val="both"/>
        <w:rPr>
          <w:rFonts w:ascii="Montserrat" w:hAnsi="Montserrat"/>
          <w:sz w:val="24"/>
        </w:rPr>
      </w:pPr>
      <w:r w:rsidRPr="00AF3F86">
        <w:rPr>
          <w:rFonts w:ascii="Montserrat" w:hAnsi="Montserrat"/>
          <w:sz w:val="24"/>
        </w:rPr>
        <w:tab/>
        <w:t>His fingers traced along my spine as he waited to see if I would answer him. He did not press. Having asked the question, he felt no need to repeat it or pursue it. It was enough to him that I know that he was interested. Or maybe he was just telling me that he had noticed and inviting me to explain what I had experienced. Or maybe it was something else. An invitation to ask a question which, perhaps unprovoked, I might not have thought of asking.</w:t>
      </w:r>
    </w:p>
    <w:p w:rsidR="00961472" w:rsidRPr="00AF3F86" w:rsidRDefault="00961472">
      <w:pPr>
        <w:spacing w:line="360" w:lineRule="auto"/>
        <w:jc w:val="both"/>
        <w:rPr>
          <w:rFonts w:ascii="Montserrat" w:hAnsi="Montserrat"/>
          <w:sz w:val="24"/>
        </w:rPr>
      </w:pPr>
      <w:r w:rsidRPr="00AF3F86">
        <w:rPr>
          <w:rFonts w:ascii="Montserrat" w:hAnsi="Montserrat"/>
          <w:sz w:val="24"/>
        </w:rPr>
        <w:tab/>
        <w:t>I pulled back and looked into his eyes.</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"Tell me, Cal, what </w:t>
      </w:r>
      <w:r w:rsidRPr="00AF3F86">
        <w:rPr>
          <w:rFonts w:ascii="Montserrat" w:hAnsi="Montserrat"/>
          <w:i/>
          <w:sz w:val="24"/>
        </w:rPr>
        <w:t>did</w:t>
      </w:r>
      <w:r w:rsidRPr="00AF3F86">
        <w:rPr>
          <w:rFonts w:ascii="Montserrat" w:hAnsi="Montserrat"/>
          <w:sz w:val="24"/>
        </w:rPr>
        <w:t xml:space="preserve"> happen?" I asked. He kissed me lightly, without averting his eyes. He has this trick for it. He maintains eye contact, but his focus is deep within your soul, he does not cross his eyes. He pushes you back within yourself until you can meet his gaze comfortably. "What did you see? What did you notice as I collapsed?" I elaborated.</w:t>
      </w:r>
    </w:p>
    <w:p w:rsidR="00961472" w:rsidRPr="00AF3F86" w:rsidRDefault="00961472">
      <w:pPr>
        <w:spacing w:line="360" w:lineRule="auto"/>
        <w:jc w:val="both"/>
        <w:rPr>
          <w:rFonts w:ascii="Montserrat" w:hAnsi="Montserrat"/>
          <w:sz w:val="24"/>
        </w:rPr>
      </w:pPr>
      <w:r w:rsidRPr="00AF3F86">
        <w:rPr>
          <w:rFonts w:ascii="Montserrat" w:hAnsi="Montserrat"/>
          <w:sz w:val="24"/>
        </w:rPr>
        <w:tab/>
        <w:t>"What do I say?" he murmured, peering through me. "It was all so sudden. One moment we were pushing to the limit. I was frantic with trying to figure out how to balance on insertion, and stabilize our position at zero long enough to get our alignment square with the surface, and nearly panicked at the thought of performing a forced translation while holding the alignment." He shivered and went on, "It seemed hopeless. I was certain we were going to kill at least one of us, when all of a sudden we snap into perfect alignment and translate. You are blacking out and crumpling to the deck, and the only thing I can think of is to signal shut down to Morgan.</w:t>
      </w:r>
    </w:p>
    <w:p w:rsidR="00961472" w:rsidRPr="00AF3F86" w:rsidRDefault="00961472">
      <w:pPr>
        <w:spacing w:line="360" w:lineRule="auto"/>
        <w:jc w:val="both"/>
        <w:rPr>
          <w:rFonts w:ascii="Montserrat" w:hAnsi="Montserrat"/>
          <w:sz w:val="24"/>
        </w:rPr>
      </w:pPr>
      <w:r w:rsidRPr="00AF3F86">
        <w:rPr>
          <w:rFonts w:ascii="Montserrat" w:hAnsi="Montserrat"/>
          <w:sz w:val="24"/>
        </w:rPr>
        <w:tab/>
        <w:t>"For all I knew at that instant, you had died," he confessed, hugging me tight to his chest and rubbing my back tenderly. I felt him pulling slowly out of me, at length, to hover on the threshold of our contact. Slow gliding strokes, until he was seated deep, as if testing the boundaries of a reality he had cause to doubt. His need now was for assurance that could not be put into words, as certainly as I had needed his help to ground myself in reality. I took him into my mind to comfort his fears, as I kissed his body in the ancient way.</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cs="Arial"/>
          <w:sz w:val="24"/>
        </w:rPr>
        <w:tab/>
        <w:t>our union gave connor and me something to bear us up in the desperate years that followed as the task group struggled to find a terra-compatible world, and the capabilities of our drives inevitably decayed. my collapse was put behind me, but it was not forgotten; when craig tried again later to appropriate my services, both connor and o'neal went before the admiral and explained certain aspects of craig's and my relationship, pointing out that that history had no doubt contributed to my collapse under craig's command. the admiral had ordered craig to leave me alone after that.</w:t>
      </w:r>
      <w:r w:rsidRPr="00AF3F86">
        <w:rPr>
          <w:rFonts w:ascii="Montserrat" w:hAnsi="Montserrat"/>
          <w:sz w:val="24"/>
        </w:rPr>
        <w:t>Connor had not known that he loved me until that moment, when he confronted the thought of losing me. In that moment, his perception of reality had been changed. It had complicated things for both of us. I took refuge from that problem in thinking about what had happened to me in that moment of crisis. I played with the idea that what I had experienced was a momentary fourth order of magnitude of awareness. I indulged in the troubling uncertainty of this question, because I was wary of examining whether I loved him back. For Connor, his discovery was an answer, a confirmation. It left him no doubts. If he found my doubts when he penetrated my mind, he did not reveal his thoughts on the matter to me. I was willing to love him. Maybe even desperate to do so. But I was also afraid. The only person I had ever loved unreservedly had died in my mind.</w:t>
      </w:r>
    </w:p>
    <w:p w:rsidR="00961472" w:rsidRPr="00AF3F86" w:rsidRDefault="00961472">
      <w:pPr>
        <w:spacing w:line="360" w:lineRule="auto"/>
        <w:jc w:val="both"/>
        <w:rPr>
          <w:rFonts w:ascii="Montserrat" w:hAnsi="Montserrat"/>
          <w:sz w:val="24"/>
        </w:rPr>
      </w:pPr>
      <w:r w:rsidRPr="00AF3F86">
        <w:rPr>
          <w:rFonts w:ascii="Montserrat" w:hAnsi="Montserrat"/>
          <w:sz w:val="24"/>
        </w:rPr>
        <w:tab/>
        <w:t>Part of me could not bear to have that happen to me again.</w:t>
      </w:r>
    </w:p>
    <w:p w:rsidR="00961472" w:rsidRPr="00AF3F86" w:rsidRDefault="00961472">
      <w:pPr>
        <w:spacing w:line="360" w:lineRule="auto"/>
        <w:jc w:val="both"/>
        <w:rPr>
          <w:rFonts w:ascii="Montserrat" w:hAnsi="Montserrat"/>
          <w:sz w:val="24"/>
        </w:rPr>
      </w:pPr>
      <w:r w:rsidRPr="00AF3F86">
        <w:rPr>
          <w:rFonts w:ascii="Montserrat" w:hAnsi="Montserrat"/>
          <w:sz w:val="24"/>
        </w:rPr>
        <w:tab/>
        <w:t>Instead of confronting my fears and doubts, I turned to worrying about Morgan, who had suffered as much or more than I had in the loss of my mother. She had used her mind to destroy another mind, and its artificial nature could do nothing to change the effect that must have had on her. I felt guilty over having taken comfort in Connor's arms by shutting her out. Connor would have nothing of it, and verbally slapped me for feeling that way.</w:t>
      </w:r>
    </w:p>
    <w:p w:rsidR="00961472" w:rsidRPr="00AF3F86" w:rsidRDefault="00961472">
      <w:pPr>
        <w:spacing w:line="360" w:lineRule="auto"/>
        <w:jc w:val="both"/>
        <w:rPr>
          <w:rFonts w:ascii="Montserrat" w:hAnsi="Montserrat"/>
          <w:sz w:val="24"/>
        </w:rPr>
      </w:pPr>
      <w:r w:rsidRPr="00AF3F86">
        <w:rPr>
          <w:rFonts w:ascii="Montserrat" w:hAnsi="Montserrat"/>
          <w:sz w:val="24"/>
        </w:rPr>
        <w:tab/>
        <w:t>"Woman, do not dare to suggest that again," he commanded fiercely. "Morgan was not only welcome to share her grief and take comfort with us, she was invited to do so. I understand that you were in no mind to have thought of it at the time, but Morgan certainly knew what we needed as well as what she needed for herself." Connor was washing me with a damp towel, as the shower had become useless and dangerous in free fall. He lashed me with the corner as I opened my mouth, and plowed on. "Morgan told me to take care of you, and not to worry. She is not ready to cry on anyone's shoulder yet, and one of us had to remain on duty. There is a lot of work yet to be done," he reminded me.</w:t>
      </w:r>
    </w:p>
    <w:p w:rsidR="00961472" w:rsidRPr="00AF3F86" w:rsidRDefault="00961472">
      <w:pPr>
        <w:spacing w:line="360" w:lineRule="auto"/>
        <w:jc w:val="both"/>
        <w:rPr>
          <w:rFonts w:ascii="Montserrat" w:hAnsi="Montserrat"/>
          <w:sz w:val="24"/>
        </w:rPr>
      </w:pPr>
      <w:r w:rsidRPr="00AF3F86">
        <w:rPr>
          <w:rFonts w:ascii="Montserrat" w:hAnsi="Montserrat"/>
          <w:sz w:val="24"/>
        </w:rPr>
        <w:tab/>
        <w:t>I blushed and resisted the urge to apologize. To do so would only have annoyed him with me more. Besides apologizing would have served only to satisfy myself, where as if I meant to take his reprimand to heart I owed it to them both to get my head straight and start thinking. After returning the favor of the sponge bath, we got dressed, made ourselves presentable and headed up to the bridge. Morgan was at her station, busy and composed. I realized that we were into the morning watch, and that Connor and I had spent most of the night salving our nerves. The rest of the crew was busy with damage control and system checks. In particular, Engineering was up to its neck in bad news. Connor and I were called into the conference room to listen in on the engineering report. During the past eight hours, technicians had gone over the entire translation array and assessed the status of each unit.</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Second to the drive core, the array was what drove the ship in dive on under sail. Each unit was an autistic field interface. Similar in design and principle to the main core, each unit integrated with and supplemented the capabilities of the core. The core was more sophisticated and vital to unifying and controlling all of the units in the array.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Another difference between the core and the array subordinates, was that the array elements did not have reserve or auxiliary processing capability. While the core had means to diffuse the stresses imposed on it by our actions, the individual array elements had no defensive capabilities, they docilely accepted the increased strain shunted to them by the core. All told, the inspection had concluded that we now had a severely brain damaged array. You could say that we gave virtually every single unit some kind of minor stroke while shoving ourselves out of the matrix.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"So what's the bottom line, Ms. Parker," the captain interrupted. </w:t>
      </w:r>
    </w:p>
    <w:p w:rsidR="00961472" w:rsidRPr="00AF3F86" w:rsidRDefault="00961472">
      <w:pPr>
        <w:spacing w:line="360" w:lineRule="auto"/>
        <w:jc w:val="both"/>
        <w:rPr>
          <w:rFonts w:ascii="Montserrat" w:hAnsi="Montserrat"/>
          <w:sz w:val="24"/>
        </w:rPr>
      </w:pPr>
      <w:r w:rsidRPr="00AF3F86">
        <w:rPr>
          <w:rFonts w:ascii="Montserrat" w:hAnsi="Montserrat"/>
          <w:sz w:val="24"/>
        </w:rPr>
        <w:tab/>
        <w:t>The chief engineer sighed and turned over her data-slate, "None of the units are a total write off. These are photonic architectures, employing holographic processing with massive redundancy; which means that as a whole the array is impaired but functional. Furthermore, we are making excellent progress cleaning and reformatting the core components. I figure no more than seventy-two hours until we are ready for systems reboot. More likely we will be ready by as much as a tenth of that estimate, considering that the core took virtually no damage to its architecture."</w:t>
      </w:r>
    </w:p>
    <w:p w:rsidR="00961472" w:rsidRPr="00AF3F86" w:rsidRDefault="00961472">
      <w:pPr>
        <w:spacing w:line="360" w:lineRule="auto"/>
        <w:jc w:val="both"/>
        <w:rPr>
          <w:rFonts w:ascii="Montserrat" w:hAnsi="Montserrat"/>
          <w:sz w:val="24"/>
        </w:rPr>
      </w:pPr>
      <w:r w:rsidRPr="00AF3F86">
        <w:rPr>
          <w:rFonts w:ascii="Montserrat" w:hAnsi="Montserrat"/>
          <w:sz w:val="24"/>
        </w:rPr>
        <w:tab/>
        <w:t>"I see," O'Neal said, rubbing his lower lip with the flank of his forefinger. "We will need more than seven hours to evacuate the ship and the cryogenic holds. Assembling an emergency redoubt for five-hundred and thirty people will be labor intensive, but we can accomplish it in less than forty-eight hours with material on hand. The hard part will be the cargo." He turned to the Operations officer, "Mr. Devlin, get some people on that problem and give me a working solution by thirteen hundred hours. Jane," he turned back to the engineering officer, "given that we can initialize the drive core without mishap, will the array stand up to another dive?"</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Parker frowned and took back her slate to work out some figures. Her frown did not clear up, but she tucked her slate under her arm and responded, "Sir, the array absorbed a lot of collateral damage, but I can guarantee that it can stand up to another dive. With qualification. Nothing deep, and nothing prolonged. </w:t>
      </w:r>
    </w:p>
    <w:p w:rsidR="00961472" w:rsidRPr="00AF3F86" w:rsidRDefault="00961472">
      <w:pPr>
        <w:spacing w:line="360" w:lineRule="auto"/>
        <w:jc w:val="both"/>
        <w:rPr>
          <w:rFonts w:ascii="Montserrat" w:hAnsi="Montserrat"/>
          <w:sz w:val="24"/>
        </w:rPr>
      </w:pPr>
      <w:r w:rsidRPr="00AF3F86">
        <w:rPr>
          <w:rFonts w:ascii="Montserrat" w:hAnsi="Montserrat"/>
          <w:sz w:val="24"/>
        </w:rPr>
        <w:tab/>
        <w:t>"The problem is that these units are as fragile as brain tissue, perhaps even more delicate," she explained. "Without replacement and total regeneration, we will begin to see signs of persistent decay inside of a year. We can perhaps delay that, but unchecked the decay will proceed on a geometric scale. At current the damage is nano-scopic. We could rotate out about ten percent of the array for continual maintenance to offset the inevitable. What we cannot do is manufacture our own replacements. Oh, perhaps if we pooled the resources of all the ships in the task group we could build a facility capable of fabricating array elements. Say about ten to fifteen years to set it up, and then we could turn them out at the same rate they were back home. But, I would want to be in a Sol type environment to try it. Viable biosphere, space based industry and resources; a complete infrastructure is what the job calls for. This technology does not come cheap or easy."</w:t>
      </w:r>
    </w:p>
    <w:p w:rsidR="00961472" w:rsidRPr="00AF3F86" w:rsidRDefault="00961472">
      <w:pPr>
        <w:spacing w:line="360" w:lineRule="auto"/>
        <w:jc w:val="both"/>
        <w:rPr>
          <w:rFonts w:ascii="Montserrat" w:hAnsi="Montserrat"/>
          <w:sz w:val="24"/>
        </w:rPr>
      </w:pPr>
      <w:r w:rsidRPr="00AF3F86">
        <w:rPr>
          <w:rFonts w:ascii="Montserrat" w:hAnsi="Montserrat"/>
          <w:sz w:val="24"/>
        </w:rPr>
        <w:tab/>
        <w:t>"Understood, thank you Jane, just do your best," he smiled. Parker managed to drum up a smile in return, settling back into her seat. O'Neal turned then to face Connor and I, "On to the next item on our agenda. Decide amongst yourselves who will initialize the drive core. Once we are up and running again we have to regroup. While you two were recovering from the translation, Morgan hooked up with assets on the other ships. On the last report, seventeen ships pulled through," he paused, as I tensed, "</w:t>
      </w:r>
      <w:r w:rsidRPr="00AF3F86">
        <w:rPr>
          <w:rFonts w:ascii="Montserrat" w:hAnsi="Montserrat"/>
          <w:i/>
          <w:sz w:val="24"/>
        </w:rPr>
        <w:t>Hanael, Serael</w:t>
      </w:r>
      <w:r w:rsidRPr="00AF3F86">
        <w:rPr>
          <w:rFonts w:ascii="Montserrat" w:hAnsi="Montserrat"/>
          <w:sz w:val="24"/>
        </w:rPr>
        <w:t xml:space="preserve"> and </w:t>
      </w:r>
      <w:r w:rsidRPr="00AF3F86">
        <w:rPr>
          <w:rFonts w:ascii="Montserrat" w:hAnsi="Montserrat"/>
          <w:i/>
          <w:sz w:val="24"/>
        </w:rPr>
        <w:t>Daniel</w:t>
      </w:r>
      <w:r w:rsidRPr="00AF3F86">
        <w:rPr>
          <w:rFonts w:ascii="Montserrat" w:hAnsi="Montserrat"/>
          <w:sz w:val="24"/>
        </w:rPr>
        <w:t xml:space="preserve"> are lost."</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cs="Arial"/>
          <w:sz w:val="24"/>
        </w:rPr>
        <w:tab/>
        <w:t>during our wandering exile, i had seven children by connor. athena, apollo, artimis, nike, hermes, aphrodite, and astraea. he was a wonderful father to them. our decision to have children was not smiled upon, but there was ample room for the small number of families that formed during those bleak years to expand. we also had a few deaths. some by old age, and too many by accident. it was a wearying odyssey and children did a lot to lift the morale of the crew and compliment. marriages and births signaled the emotional acceptance that—however military the mission remained—we were a colony, and we were looking for a home. morgan also had a daughter, which implies that she had a lover somewhere. most of those who had children had only one or two, and i think the reason why i had so many was that i felt some guilt for not loving connor enough, and was trying to give more of myself to him in that way.</w:t>
      </w:r>
      <w:r w:rsidRPr="00AF3F86">
        <w:rPr>
          <w:rFonts w:ascii="Montserrat" w:hAnsi="Montserrat"/>
          <w:sz w:val="24"/>
        </w:rPr>
        <w:t>The task of closing the core and re-lighting the drive fell to me, to my surprise. I had expected Morgan to want the job, to atone for killing it, but both her and Connor nominated me on the basis of greater experience. All of us had been trained to perform this function and during the building of the ships, each of us had been asked to activate, or monitor the activation of a core. Still, in my time with the project I had activated a number of experimental cores and I was intimately familiar with the technology. I gave up arguing when I decided that they were firm in their position. When the time came, I watched from an observation deck as the ship was evacuated to a life support bubble. After the last of the cryogenic holding racks had been removed to minimum safe distance I turned away from the armored glass.</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 had never been alone on the ship before. I walked through its empty shell, gradually making my way down to Engineering. Everything had been prepared for me. The core elements had been checked, tuned and re-formatted. I had observed that morning as the program architectures were re-installed. Biting my lip, I approached the armored casing of the core. I lay my hands and cheek against the cold alloy and collected my wits.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As I shifted up into third order attention, I became aware of the cold photo-electronic life of the command core and the array, along with other systems which had been maintenanced, but which had remained live through the crisis. I let out the breath I had been holding and put myself into a light trance. I examined each element in the core, felt the light coursing through their atomic-photonic circuits. Every atom, in every molecule, had been specially introduced and aligned in a vast array of registers. The interaction of photons with electron shells served as the switching mechanism. These switches were capable of discriminating thousands of signals across the visible and ultraviolet spectrum. The core's millennial processing was several orders of magnitude greater than the greatest computer ever devised a century ago. </w:t>
      </w:r>
    </w:p>
    <w:p w:rsidR="00961472" w:rsidRPr="00AF3F86" w:rsidRDefault="00961472">
      <w:pPr>
        <w:spacing w:line="360" w:lineRule="auto"/>
        <w:jc w:val="both"/>
        <w:rPr>
          <w:rFonts w:ascii="Montserrat" w:hAnsi="Montserrat"/>
          <w:sz w:val="24"/>
        </w:rPr>
      </w:pPr>
      <w:r w:rsidRPr="00AF3F86">
        <w:rPr>
          <w:rFonts w:ascii="Montserrat" w:hAnsi="Montserrat"/>
          <w:sz w:val="24"/>
        </w:rPr>
        <w:tab/>
        <w:t>After reading each element, I grasped the interface and drew them together. As I brought them into alignment, there were billions of connections that had to be checked before the core could be seated together. Such a job could not be done by the most powerful active in the universe if it had required her full attention to make each connection. Most of what an active can do is autonomic. An active has to do everything the hard way the first time, but when a successful technique is developed, it becomes part of a meta-program. The more sophisticated an active's repertoire of meta-programs, the more powerful and precise her psionic skills and disciplines become.</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The ability of the mind to effortlessly resolve seemingly infinite complexities was suspected even in the twentieth century. Autistic savants could perform astounding feats of mathematical legerdemain, because they had an ability unrecognized at the time—they did not consciously calculate, they simply turned it over to their unconscious mind and relayed the answer when it came back up. The most difficult calculations a person does in life are likewise done with little or no conscious awareness on the part of the person involved. Just resolving the raw data input from the physical senses requires constant and massive calculation. High stereo-scopic graphic resolution, tactile texture and temperature mapping, three-hundred and sixty degree stereo-phonic resolution, complex atomic/molecular chemical analysis—all cross referenced, indexed and integrated into four dimensional continuity. </w:t>
      </w:r>
    </w:p>
    <w:p w:rsidR="00961472" w:rsidRPr="00AF3F86" w:rsidRDefault="00961472">
      <w:pPr>
        <w:spacing w:line="360" w:lineRule="auto"/>
        <w:jc w:val="both"/>
        <w:rPr>
          <w:rFonts w:ascii="Montserrat" w:hAnsi="Montserrat"/>
          <w:sz w:val="24"/>
        </w:rPr>
      </w:pPr>
      <w:r w:rsidRPr="00AF3F86">
        <w:rPr>
          <w:rFonts w:ascii="Montserrat" w:hAnsi="Montserrat"/>
          <w:sz w:val="24"/>
        </w:rPr>
        <w:tab/>
        <w:t>Ask a programmer how complex that task is to compute.</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As I willed it, the connections sorted themselves out and mated. That is the way it works, I don't sweat the details, I only have to worry about the design. Psionic ability can be considered the judicious development and extension of attention and will—structured awareness and articulate intent. All psionics involves their cooperative use. To me psionics is not </w:t>
      </w:r>
      <w:r w:rsidRPr="00AF3F86">
        <w:rPr>
          <w:rFonts w:ascii="Montserrat" w:hAnsi="Montserrat"/>
          <w:i/>
          <w:sz w:val="24"/>
        </w:rPr>
        <w:t>magic</w:t>
      </w:r>
      <w:r w:rsidRPr="00AF3F86">
        <w:rPr>
          <w:rFonts w:ascii="Montserrat" w:hAnsi="Montserrat"/>
          <w:sz w:val="24"/>
        </w:rPr>
        <w:t xml:space="preserve"> because I know too well that I am actively involved in resolving the most minute details of a complex task. It is </w:t>
      </w:r>
      <w:r w:rsidRPr="00AF3F86">
        <w:rPr>
          <w:rFonts w:ascii="Montserrat" w:hAnsi="Montserrat"/>
          <w:i/>
          <w:sz w:val="24"/>
        </w:rPr>
        <w:t>possible</w:t>
      </w:r>
      <w:r w:rsidRPr="00AF3F86">
        <w:rPr>
          <w:rFonts w:ascii="Montserrat" w:hAnsi="Montserrat"/>
          <w:sz w:val="24"/>
        </w:rPr>
        <w:t xml:space="preserve"> to do such complex and intricate manipulations because </w:t>
      </w:r>
      <w:r w:rsidRPr="00AF3F86">
        <w:rPr>
          <w:rFonts w:ascii="Montserrat" w:hAnsi="Montserrat"/>
          <w:i/>
          <w:sz w:val="24"/>
        </w:rPr>
        <w:t>most</w:t>
      </w:r>
      <w:r w:rsidRPr="00AF3F86">
        <w:rPr>
          <w:rFonts w:ascii="Montserrat" w:hAnsi="Montserrat"/>
          <w:sz w:val="24"/>
        </w:rPr>
        <w:t xml:space="preserve"> work involves endless, mindless repetition within a limited framework of possibilities. A proper meta-program includes instructions for those variables; meaning that there is little or no conscious decision on my part required for completion of the task. I am consciously taxed only with the orchestration of the total effort. </w:t>
      </w:r>
    </w:p>
    <w:p w:rsidR="00961472" w:rsidRPr="00AF3F86" w:rsidRDefault="00961472">
      <w:pPr>
        <w:spacing w:line="360" w:lineRule="auto"/>
        <w:jc w:val="both"/>
        <w:rPr>
          <w:rFonts w:ascii="Montserrat" w:hAnsi="Montserrat"/>
          <w:sz w:val="24"/>
        </w:rPr>
      </w:pPr>
      <w:r w:rsidRPr="00AF3F86">
        <w:rPr>
          <w:rFonts w:ascii="Montserrat" w:hAnsi="Montserrat"/>
          <w:sz w:val="24"/>
        </w:rPr>
        <w:tab/>
        <w:t>So much for the mystique of psionic ability.</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As the core seated together, the subtle fields overlapped and synchronized. The core became a complex, closed circuit. Already information was coursing through it as programs came on-line and began interrogating the subordinate systems throughout the ship. With an active array in the loop, it was almost inevitable that the core would wake up. This was the dangerous part. I reached into the fugue forming in the heart of the core. I waited—like a hunting cat crouched in the tall grass—for my prey to rear its head.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The ship shuddered. </w:t>
      </w:r>
    </w:p>
    <w:p w:rsidR="00961472" w:rsidRPr="00AF3F86" w:rsidRDefault="00961472">
      <w:pPr>
        <w:spacing w:line="360" w:lineRule="auto"/>
        <w:jc w:val="both"/>
        <w:rPr>
          <w:rFonts w:ascii="Montserrat" w:hAnsi="Montserrat"/>
          <w:sz w:val="24"/>
        </w:rPr>
      </w:pPr>
      <w:r w:rsidRPr="00AF3F86">
        <w:rPr>
          <w:rFonts w:ascii="Montserrat" w:hAnsi="Montserrat"/>
          <w:sz w:val="24"/>
        </w:rPr>
        <w:tab/>
        <w:t>Instantly, my mind leaped and closed the trap on it. "Caught you, Gabriel." The ship bucked around me as the drive woke up. "Ah, ah. Gently, friend," I couldn't help it, I soothed with words as I extended a probe into the newly awakened chaos of the core. I held myself in place as the ship rolled and twisted in confusion. Without my own telekinetic ability I would have been dashed instantly against the bulkhead at about seven gees. I spared a hope that everything had been secured properly as I reached again into Gabriel's mind. Really, the only thing I could do was observe, and if necessary abort the ignition. It was up to the awakened core to sort itself out and access the programming waiting for it. I smiled as the artifact mind stumbled across the field architecture profiles.</w:t>
      </w:r>
    </w:p>
    <w:p w:rsidR="00961472" w:rsidRPr="00AF3F86" w:rsidRDefault="00961472">
      <w:pPr>
        <w:spacing w:line="360" w:lineRule="auto"/>
        <w:jc w:val="both"/>
        <w:rPr>
          <w:rFonts w:ascii="Montserrat" w:hAnsi="Montserrat"/>
          <w:sz w:val="24"/>
        </w:rPr>
      </w:pPr>
      <w:r w:rsidRPr="00AF3F86">
        <w:rPr>
          <w:rFonts w:ascii="Montserrat" w:hAnsi="Montserrat"/>
          <w:sz w:val="24"/>
        </w:rPr>
        <w:tab/>
        <w:t>I have no idea how it interpreted that discovery. Theoretically, all of the programming ought to seem as memories to it. The mental reality of the core was pre-defined in that context. There was no learning for this new mind to do, it simply had to accept the waiting definition of itself. My guess was that in activation the thing experienced a sensation like awakening from a dream while the body is still paralyzed by sleep. Now it had found the key to awaken that body. With minimal supervision from myself, the core executed the designs it had accessed. The invisible architecture unfolded, picking up the material shell and tucking it into its embrace. The complex geometry warped and segregated space, claiming a domain of its own. Under the influence of time, those geometries began generating forces—gravity, momentum, inertia—and balancing them. I sighed with relief, patting the armored housing, as Gabriel settled down and continued about the business of remembering its new self.</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still, in all the ways that counted, i was deliriously happy. i could go on and on about how we raised our family, surveyed star after star, and occasionally spent some of our drives' precious life spans to investigate a promising system only to be disappointed horribly. in fact, i maintained a story journal during those years, and dumping the whole file in here would be effortless. still, however interesting these little adventures were, very little changed in our situation for a long time. but, inevitably the day came when everything changed. we didn't know it as it was happening; the last days of our exile dragged by much as the days before did. i think those final days are all the taste of purgatory this account needs to bear.</w:t>
      </w:r>
    </w:p>
    <w:p w:rsidR="00961472" w:rsidRPr="00AF3F86" w:rsidRDefault="00961472">
      <w:pPr>
        <w:spacing w:line="360" w:lineRule="auto"/>
        <w:jc w:val="both"/>
        <w:rPr>
          <w:rFonts w:ascii="Montserrat" w:hAnsi="Montserrat" w:cs="Arial"/>
          <w:sz w:val="24"/>
        </w:rPr>
      </w:pPr>
    </w:p>
    <w:p w:rsidR="00961472" w:rsidRPr="00AF3F86" w:rsidRDefault="00961472">
      <w:pPr>
        <w:spacing w:line="360" w:lineRule="auto"/>
        <w:jc w:val="both"/>
        <w:rPr>
          <w:rFonts w:ascii="Montserrat" w:hAnsi="Montserrat"/>
          <w:sz w:val="24"/>
        </w:rPr>
      </w:pPr>
      <w:r w:rsidRPr="00AF3F86">
        <w:rPr>
          <w:rFonts w:ascii="Montserrat" w:hAnsi="Montserrat" w:cs="Arial"/>
          <w:color w:val="000000"/>
          <w:sz w:val="24"/>
        </w:rPr>
        <w:t>37-40</w:t>
      </w:r>
      <w:r w:rsidRPr="00AF3F86">
        <w:rPr>
          <w:rFonts w:ascii="Montserrat" w:hAnsi="Montserrat" w:cs="Arial"/>
          <w:color w:val="000000"/>
          <w:sz w:val="24"/>
        </w:rPr>
        <w:tab/>
      </w:r>
      <w:r w:rsidRPr="00AF3F86">
        <w:rPr>
          <w:rFonts w:ascii="Montserrat" w:hAnsi="Montserrat" w:cs="Arial"/>
          <w:sz w:val="24"/>
        </w:rPr>
        <w:t>those ten years were a taste of purgatory. the task group limped unexpectedly into the neighborhood of</w:t>
      </w:r>
      <w:r w:rsidRPr="00AF3F86">
        <w:rPr>
          <w:rFonts w:ascii="Montserrat" w:hAnsi="Montserrat" w:cs="Arial"/>
          <w:color w:val="000000"/>
          <w:sz w:val="24"/>
        </w:rPr>
        <w:t xml:space="preserve"> a promising candidate. </w:t>
      </w:r>
      <w:r w:rsidRPr="00AF3F86">
        <w:rPr>
          <w:rFonts w:ascii="Montserrat" w:hAnsi="Montserrat" w:cs="Arial"/>
          <w:sz w:val="24"/>
        </w:rPr>
        <w:t xml:space="preserve">we spotted it on a remote survey, identifying it through spectral analysis, pinpointing the earthlike world as a viable home. our </w:t>
      </w:r>
      <w:r w:rsidRPr="00AF3F86">
        <w:rPr>
          <w:rFonts w:ascii="Montserrat" w:hAnsi="Montserrat" w:cs="Arial"/>
          <w:color w:val="000000"/>
          <w:sz w:val="24"/>
        </w:rPr>
        <w:t xml:space="preserve">arduous efforts had brought us within reach of </w:t>
      </w:r>
      <w:r w:rsidRPr="00AF3F86">
        <w:rPr>
          <w:rFonts w:ascii="Montserrat" w:hAnsi="Montserrat" w:cs="Arial"/>
          <w:sz w:val="24"/>
        </w:rPr>
        <w:t>the perfect world</w:t>
      </w:r>
      <w:r w:rsidRPr="00AF3F86">
        <w:rPr>
          <w:rFonts w:ascii="Montserrat" w:hAnsi="Montserrat" w:cs="Arial"/>
          <w:color w:val="000000"/>
          <w:sz w:val="24"/>
        </w:rPr>
        <w:t xml:space="preserve"> one that suddenly proved to be too perfect. </w:t>
      </w:r>
      <w:r w:rsidRPr="00AF3F86">
        <w:rPr>
          <w:rFonts w:ascii="Montserrat" w:hAnsi="Montserrat" w:cs="Arial"/>
          <w:sz w:val="24"/>
        </w:rPr>
        <w:t>our hopes were high as we made a tour of the neighborhood. in the estimated year twenty-one twenty-seven, our seventeen ships carrying eight thousand eight hundred and fifty-seven crew members, about three thousand children, and seventeen million frozen embryo colonists, entered a new solar system, heading for our new, last and only home for the future. at the boundaries of the inner system, we were met by a representative of that world, and our hopes nearly died.</w:t>
      </w:r>
      <w:r w:rsidRPr="00AF3F86">
        <w:rPr>
          <w:rFonts w:ascii="Montserrat" w:hAnsi="Montserrat"/>
          <w:sz w:val="24"/>
        </w:rPr>
        <w:t xml:space="preserve">All that effort to evacuate the ship, and every scene to re-enact in reverse, did not make any of us fit company for a civilized human being. I didn't get any pats on my back for making the ship live again. There was simply too much to do for anyone to feel anything like gratitude. I pitched in myself, terse and determined. Anything to get this ordeal behind us. There were serious questions to ask as yet. We had to make the rounds and form up, see to the wounded and chase down the lost and strayed. Of </w:t>
      </w:r>
      <w:r w:rsidRPr="00AF3F86">
        <w:rPr>
          <w:rFonts w:ascii="Montserrat" w:hAnsi="Montserrat"/>
          <w:i/>
          <w:sz w:val="24"/>
        </w:rPr>
        <w:t>Hanael</w:t>
      </w:r>
      <w:r w:rsidRPr="00AF3F86">
        <w:rPr>
          <w:rFonts w:ascii="Montserrat" w:hAnsi="Montserrat"/>
          <w:sz w:val="24"/>
        </w:rPr>
        <w:t xml:space="preserve">, </w:t>
      </w:r>
      <w:r w:rsidRPr="00AF3F86">
        <w:rPr>
          <w:rFonts w:ascii="Montserrat" w:hAnsi="Montserrat"/>
          <w:i/>
          <w:sz w:val="24"/>
        </w:rPr>
        <w:t>Serael</w:t>
      </w:r>
      <w:r w:rsidRPr="00AF3F86">
        <w:rPr>
          <w:rFonts w:ascii="Montserrat" w:hAnsi="Montserrat"/>
          <w:sz w:val="24"/>
        </w:rPr>
        <w:t xml:space="preserve">, and </w:t>
      </w:r>
      <w:r w:rsidRPr="00AF3F86">
        <w:rPr>
          <w:rFonts w:ascii="Montserrat" w:hAnsi="Montserrat"/>
          <w:i/>
          <w:sz w:val="24"/>
        </w:rPr>
        <w:t>Daniel</w:t>
      </w:r>
      <w:r w:rsidRPr="00AF3F86">
        <w:rPr>
          <w:rFonts w:ascii="Montserrat" w:hAnsi="Montserrat"/>
          <w:sz w:val="24"/>
        </w:rPr>
        <w:t xml:space="preserve">, nothing much was said. </w:t>
      </w:r>
      <w:r w:rsidRPr="00AF3F86">
        <w:rPr>
          <w:rFonts w:ascii="Montserrat" w:hAnsi="Montserrat"/>
          <w:i/>
          <w:sz w:val="24"/>
        </w:rPr>
        <w:t>Lost in translation</w:t>
      </w:r>
      <w:r w:rsidRPr="00AF3F86">
        <w:rPr>
          <w:rFonts w:ascii="Montserrat" w:hAnsi="Montserrat"/>
          <w:sz w:val="24"/>
        </w:rPr>
        <w:t xml:space="preserve"> covered a lot of ground, and the best estimates of their fates were only guesses. We had seventeen ships, and over eight thousand living souls to trouble ourselves with. Once we were secure for sail, we set out for rendezvous with </w:t>
      </w:r>
      <w:r w:rsidRPr="00AF3F86">
        <w:rPr>
          <w:rFonts w:ascii="Montserrat" w:hAnsi="Montserrat"/>
          <w:i/>
          <w:sz w:val="24"/>
        </w:rPr>
        <w:t>Azreal</w:t>
      </w:r>
      <w:r w:rsidRPr="00AF3F86">
        <w:rPr>
          <w:rFonts w:ascii="Montserrat" w:hAnsi="Montserrat"/>
          <w:sz w:val="24"/>
        </w:rPr>
        <w:t xml:space="preserve"> and an emergency staff meeting with the admiral.</w:t>
      </w:r>
    </w:p>
    <w:p w:rsidR="00961472" w:rsidRPr="00AF3F86" w:rsidRDefault="00961472">
      <w:pPr>
        <w:spacing w:line="360" w:lineRule="auto"/>
        <w:jc w:val="both"/>
        <w:rPr>
          <w:rFonts w:ascii="Montserrat" w:hAnsi="Montserrat"/>
          <w:sz w:val="24"/>
        </w:rPr>
      </w:pPr>
      <w:r w:rsidRPr="00AF3F86">
        <w:rPr>
          <w:rFonts w:ascii="Montserrat" w:hAnsi="Montserrat"/>
          <w:sz w:val="24"/>
        </w:rPr>
        <w:br w:type="page"/>
        <w:t>CHAPTER SIX</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Admiral Patrick Niven commanded my attention as I followed O'Neal into the Admiral's conference room aboard </w:t>
      </w:r>
      <w:r w:rsidRPr="00AF3F86">
        <w:rPr>
          <w:rFonts w:ascii="Montserrat" w:hAnsi="Montserrat"/>
          <w:i/>
          <w:sz w:val="24"/>
        </w:rPr>
        <w:t>Azreal</w:t>
      </w:r>
      <w:r w:rsidRPr="00AF3F86">
        <w:rPr>
          <w:rFonts w:ascii="Montserrat" w:hAnsi="Montserrat"/>
          <w:sz w:val="24"/>
        </w:rPr>
        <w:t xml:space="preserve">. He was a tall man. He had a lived in face and projected an aura of confident authority. As we found our seats, I reflected on what I knew about him. He was a seasoned wet navy admiral who had been involved in the military development of space from the day alien contact had been fully disclosed. It had not been inevitable that a space based military would follow a naval model, but it was due in large part to his influence that it had turned out that way. The operational realities of the navy produced command experience and traditions that adapted easily to the operational realities in space, much to the disappointment of the Air Force, which had monopolized military interests in space from the end of the Twentieth Century. Niven's command experience, and practical mind would prove invaluable to us during the days and weeks following our escape from the interface. </w:t>
      </w:r>
    </w:p>
    <w:p w:rsidR="00961472" w:rsidRPr="00AF3F86" w:rsidRDefault="00961472">
      <w:pPr>
        <w:spacing w:line="360" w:lineRule="auto"/>
        <w:jc w:val="both"/>
        <w:rPr>
          <w:rFonts w:ascii="Montserrat" w:hAnsi="Montserrat"/>
          <w:sz w:val="24"/>
        </w:rPr>
      </w:pPr>
      <w:r w:rsidRPr="00AF3F86">
        <w:rPr>
          <w:rFonts w:ascii="Montserrat" w:hAnsi="Montserrat"/>
          <w:sz w:val="24"/>
        </w:rPr>
        <w:tab/>
        <w:t>Admiral Niven took his seat and the rest of us followed his cue. As everyone settled down, he opened the discussion, "OK, people, we are gong to begin with a rapid assessment of the situation. Commander Lowell will summarize the facts at hand and then I will take individual reports from each of your commands. I do not intend to make any decisions without your input at this juncture. As the surviving units of Task Group Three, we have to assess the question of whether it is possible to fulfill our mission. The answer to that question has to account for the present capabilities of your commands, and any proposed action has to accommodate the capabilities of the most afflicted units. Commander Lowell, please begin."</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"Thank you, Admiral," Lowell stood and picked up the display remote. He activated the overhead holographic display. In it our current tactical plot was illuminated, with codes noting the status of each ship. Only Gabriel showed nominal green on all points. I could see that many of the ships showed heavily damaged arrays, or even damaged drive cores. "You are all aware of the loss of </w:t>
      </w:r>
      <w:r w:rsidRPr="00AF3F86">
        <w:rPr>
          <w:rFonts w:ascii="Montserrat" w:hAnsi="Montserrat"/>
          <w:i/>
          <w:sz w:val="24"/>
        </w:rPr>
        <w:t>Hanael</w:t>
      </w:r>
      <w:r w:rsidRPr="00AF3F86">
        <w:rPr>
          <w:rFonts w:ascii="Montserrat" w:hAnsi="Montserrat"/>
          <w:sz w:val="24"/>
        </w:rPr>
        <w:t xml:space="preserve">, </w:t>
      </w:r>
      <w:r w:rsidRPr="00AF3F86">
        <w:rPr>
          <w:rFonts w:ascii="Montserrat" w:hAnsi="Montserrat"/>
          <w:i/>
          <w:sz w:val="24"/>
        </w:rPr>
        <w:t>Serael</w:t>
      </w:r>
      <w:r w:rsidRPr="00AF3F86">
        <w:rPr>
          <w:rFonts w:ascii="Montserrat" w:hAnsi="Montserrat"/>
          <w:sz w:val="24"/>
        </w:rPr>
        <w:t xml:space="preserve"> and </w:t>
      </w:r>
      <w:r w:rsidRPr="00AF3F86">
        <w:rPr>
          <w:rFonts w:ascii="Montserrat" w:hAnsi="Montserrat"/>
          <w:i/>
          <w:sz w:val="24"/>
        </w:rPr>
        <w:t>Daniel</w:t>
      </w:r>
      <w:r w:rsidRPr="00AF3F86">
        <w:rPr>
          <w:rFonts w:ascii="Montserrat" w:hAnsi="Montserrat"/>
          <w:sz w:val="24"/>
        </w:rPr>
        <w:t xml:space="preserve">. We have no information with regard to their fates. It is highly probably that they remained intact within the interface, rather than breaking up during insertion. Situationally speaking, if they opted to abort the emergency insertion, due to casualties sustained by their Asset teams, they had every opportunity to wave off, lick their wounds, and attempt an alternate insertion as dictated by the disposition of their drives. In relativistic terms, they are either now in surface space at whatever point in the universe that chance has offered them, or they are not in, nor will they ever regain surface space. Within temporal continuity, those are the only two options from our perspective. </w:t>
      </w:r>
    </w:p>
    <w:p w:rsidR="00961472" w:rsidRPr="00AF3F86" w:rsidRDefault="00961472">
      <w:pPr>
        <w:spacing w:line="360" w:lineRule="auto"/>
        <w:jc w:val="both"/>
        <w:rPr>
          <w:rFonts w:ascii="Montserrat" w:hAnsi="Montserrat"/>
          <w:sz w:val="24"/>
        </w:rPr>
      </w:pPr>
      <w:r w:rsidRPr="00AF3F86">
        <w:rPr>
          <w:rFonts w:ascii="Montserrat" w:hAnsi="Montserrat"/>
          <w:sz w:val="24"/>
        </w:rPr>
        <w:tab/>
        <w:t>"In either case, their official status is lost," Lowell proclaimed.</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"Also, as your presence demonstrates, the seventeen remaining ships units of Task Group Three are present and accounted for. While our units were regrouping here," Lowell gestured to the real-time display, "each ship took readings for gravitational and optical fixes to define its position, according to SOP. From those combined readings we obtain real and apparent positions for celestial bodies throughout the entire quadrant. That gives us a measure of stellar drift, absolute magnitude for stars, and the basis for a reverse plot to identify our position from possible correspondence with landmark celestial bodies. Initial observation confirmed that we are far outside of any previously mapped region." He manipulated the controls, and the scale of the image compressed to a sector plot, showing local stars. </w:t>
      </w:r>
    </w:p>
    <w:p w:rsidR="00961472" w:rsidRPr="00AF3F86" w:rsidRDefault="00961472">
      <w:pPr>
        <w:spacing w:line="360" w:lineRule="auto"/>
        <w:jc w:val="both"/>
        <w:rPr>
          <w:rFonts w:ascii="Montserrat" w:hAnsi="Montserrat"/>
          <w:sz w:val="24"/>
        </w:rPr>
      </w:pPr>
      <w:r w:rsidRPr="00AF3F86">
        <w:rPr>
          <w:rFonts w:ascii="Montserrat" w:hAnsi="Montserrat"/>
          <w:sz w:val="24"/>
        </w:rPr>
        <w:tab/>
        <w:t>"As each of you joined up, we copied your initial position readings, and used them to reinforce the readings taken from here. Given the wide spread of our index positions those images have built up a model with respectable depth. More importantly, It turned up benchmark galactic references which were familiar." The image compressed again revealing a familiar whirl-pool of cloudy luminescence. "That data is still being refined," Lowell qualified, "but we have tentatively identified our position as within the Milky Way Galaxy, approximately one-hundred and twenty degrees spin-ward of Earth, relative to the center of the Galaxy. That places us far across the Galactic Disk. We will continue to make celestial observations until we have thoroughly refined our position.</w:t>
      </w:r>
    </w:p>
    <w:p w:rsidR="00961472" w:rsidRPr="00AF3F86" w:rsidRDefault="00961472">
      <w:pPr>
        <w:spacing w:line="360" w:lineRule="auto"/>
        <w:jc w:val="both"/>
        <w:rPr>
          <w:rFonts w:ascii="Montserrat" w:hAnsi="Montserrat"/>
          <w:sz w:val="24"/>
        </w:rPr>
      </w:pPr>
      <w:r w:rsidRPr="00AF3F86">
        <w:rPr>
          <w:rFonts w:ascii="Montserrat" w:hAnsi="Montserrat"/>
          <w:sz w:val="24"/>
        </w:rPr>
        <w:tab/>
        <w:t>"Theoretically, we will know within the next few days where we are, but speaking in practical terms, we are lost. The territory that we are in is completely unknown to us, and our ability to regain familiar space is extremely uncertain," Lowell looked at the Admiral, "That is the gist of it Admiral. Leaving out technical and redundant support, that pretty much sums up our situation."</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Niven nodded and addressed the assembled captains. "As things stand, we are as far from our theater of operation as we are from Earth. Whether we decide to abort the mission, or repair to our assigned area, execution will place the same demands on your commands." Admiral Niven thanked Lowell as he sat down, and then by seniority, each of the captains stood to relate the condition of their command and status of their crews and compliment. The reports were not good. Several actives had collapsed under the strain of final maneuvers, some with serious neurological damage. On other ships, array elements had blown under the strain, and a few had suffered damage to the drive cores. That they had been able to initialize their cores and rejoin the Task Group at all was astonishing. </w:t>
      </w:r>
    </w:p>
    <w:p w:rsidR="00961472" w:rsidRPr="00AF3F86" w:rsidRDefault="00961472">
      <w:pPr>
        <w:spacing w:line="360" w:lineRule="auto"/>
        <w:jc w:val="both"/>
        <w:rPr>
          <w:rFonts w:ascii="Montserrat" w:hAnsi="Montserrat"/>
          <w:sz w:val="24"/>
        </w:rPr>
      </w:pPr>
      <w:r w:rsidRPr="00AF3F86">
        <w:rPr>
          <w:rFonts w:ascii="Montserrat" w:hAnsi="Montserrat"/>
          <w:sz w:val="24"/>
        </w:rPr>
        <w:tab/>
        <w:t>"Clearly," the admiral concluded at the end of those reports, "</w:t>
      </w:r>
      <w:r w:rsidRPr="00AF3F86">
        <w:rPr>
          <w:rFonts w:ascii="Montserrat" w:hAnsi="Montserrat"/>
          <w:i/>
          <w:sz w:val="24"/>
        </w:rPr>
        <w:t>Michael, Uriel, Raphael</w:t>
      </w:r>
      <w:r w:rsidRPr="00AF3F86">
        <w:rPr>
          <w:rFonts w:ascii="Montserrat" w:hAnsi="Montserrat"/>
          <w:sz w:val="24"/>
        </w:rPr>
        <w:t xml:space="preserve"> and </w:t>
      </w:r>
      <w:r w:rsidRPr="00AF3F86">
        <w:rPr>
          <w:rFonts w:ascii="Montserrat" w:hAnsi="Montserrat"/>
          <w:i/>
          <w:sz w:val="24"/>
        </w:rPr>
        <w:t xml:space="preserve">Nadiel </w:t>
      </w:r>
      <w:r w:rsidRPr="00AF3F86">
        <w:rPr>
          <w:rFonts w:ascii="Montserrat" w:hAnsi="Montserrat"/>
          <w:sz w:val="24"/>
        </w:rPr>
        <w:t xml:space="preserve">are incapable of making a deep enough dive to return to the vicinity of Earth. Nor, any protracted chain of shallow dives. </w:t>
      </w:r>
      <w:r w:rsidRPr="00AF3F86">
        <w:rPr>
          <w:rFonts w:ascii="Montserrat" w:hAnsi="Montserrat"/>
          <w:i/>
          <w:sz w:val="24"/>
        </w:rPr>
        <w:t>Gabriel</w:t>
      </w:r>
      <w:r w:rsidRPr="00AF3F86">
        <w:rPr>
          <w:rFonts w:ascii="Montserrat" w:hAnsi="Montserrat"/>
          <w:sz w:val="24"/>
        </w:rPr>
        <w:t xml:space="preserve">, which is in the best shape, would be severely pressed to do either, and certainly she would arrive crippled in any regard. I think that pretty much defines our options. We can neither abort or complete our mission under these circumstances. We will revise our operational stance to reflect these limitations. I am ordering the Task Group to remain concentrated for mutual support, but I do not see any reason why we cannot still carryout the intended purpose of this mission.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"Our mission objective remains to locate and acquire a terra-compatible world upon which we can establish a colony. We will conduct a survey and search of this sector to identify a viable target for this objective. I will not risk individual units in the pursuit of multiple targets, but once we have established a base of operations to support further adventure in this sector, future colonization opportunities will become available. </w:t>
      </w:r>
    </w:p>
    <w:p w:rsidR="00961472" w:rsidRPr="00AF3F86" w:rsidRDefault="00961472">
      <w:pPr>
        <w:spacing w:line="360" w:lineRule="auto"/>
        <w:jc w:val="both"/>
        <w:rPr>
          <w:rFonts w:ascii="Montserrat" w:hAnsi="Montserrat"/>
          <w:sz w:val="24"/>
        </w:rPr>
      </w:pPr>
      <w:r w:rsidRPr="00AF3F86">
        <w:rPr>
          <w:rFonts w:ascii="Montserrat" w:hAnsi="Montserrat"/>
          <w:sz w:val="24"/>
        </w:rPr>
        <w:tab/>
        <w:t>"In the meantime I want to examine the combat capabilities and readiness of your commands. This is not our neighborhood, gentlemen, and I do expect any locals to object to our intentions. This remains a military operation and do not hesitate to remind your civilian complements that the change in our situation has not altered that fact. We will remain on station here while we carry out all necessary and possible repairs. This system has ample resources for our needs, and does not possess any life bearing worlds which should reduce the chances that any other intelligence has any vested interest in visiting here and encountering us." He paused and looked at a man who I had studiously ignored since the beginning of this meeting. Commander Craig, Asset Control Officer assigned to the admiral's staff. "One last thing, gentlemen, before I dismiss you. Many of you wondered why I requested these asset officers, who have accompanied you to this meeting."</w:t>
      </w:r>
    </w:p>
    <w:p w:rsidR="00961472" w:rsidRPr="00AF3F86" w:rsidRDefault="00961472">
      <w:pPr>
        <w:spacing w:line="360" w:lineRule="auto"/>
        <w:jc w:val="both"/>
        <w:rPr>
          <w:rFonts w:ascii="Montserrat" w:hAnsi="Montserrat"/>
          <w:sz w:val="24"/>
        </w:rPr>
      </w:pPr>
      <w:r w:rsidRPr="00AF3F86">
        <w:rPr>
          <w:rFonts w:ascii="Montserrat" w:hAnsi="Montserrat"/>
          <w:sz w:val="24"/>
        </w:rPr>
        <w:tab/>
        <w:t>I had wondered if the Admiral would acknowledge our presence among his captains.</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 have selected an asset officer from each command for detail under my staff." Niven met each asset officer's eyes as he went on, "We cannot afford to lose your capabilities. You represent a vital but limited resource upon which the fate of the Task Group depends, as we have seen so clearly demonstrated.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"On the advice of Commander Craig, I am concentrating you into a special projects group for the duration. There are a number of things that need to be done. Jobs which call for your special abilities. Jobs which could not effectively be done spread out over seventeen shifts among individuals on a three man rotation. You will be assigned quarters here aboard the </w:t>
      </w:r>
      <w:r w:rsidRPr="00AF3F86">
        <w:rPr>
          <w:rFonts w:ascii="Montserrat" w:hAnsi="Montserrat"/>
          <w:i/>
          <w:sz w:val="24"/>
        </w:rPr>
        <w:t>Azreal</w:t>
      </w:r>
      <w:r w:rsidRPr="00AF3F86">
        <w:rPr>
          <w:rFonts w:ascii="Montserrat" w:hAnsi="Montserrat"/>
          <w:sz w:val="24"/>
        </w:rPr>
        <w:t>, and your personal effects can be transferred over later today. Please report to the Commander at the end of this meeting to receive your instructions. I apologize for leaning on your resources so heavily, but I cannot overlook any asset in this situation." Nobody complained, we simply nodded our understanding. Turning back to his captains the admiral went on, "That is it in brief for now. Return to your commands, concentrate on repairs and preparations for what lies ahead. You have time, so do everything right. Don't waste it. There may not be an opportunity later to repeat a job that gets done carelessly now. I will keep you advised of conference times and my chief of staff will handle requests for assistance and direct personnel and material loans to those ships which need it from those ships that can spare it. Any questions?" he paused. No one spoke up, "Fine then. You are dismissed."</w:t>
      </w:r>
    </w:p>
    <w:p w:rsidR="00961472" w:rsidRPr="00AF3F86" w:rsidRDefault="00961472">
      <w:pPr>
        <w:spacing w:line="360" w:lineRule="auto"/>
        <w:jc w:val="both"/>
        <w:rPr>
          <w:rFonts w:ascii="Montserrat" w:hAnsi="Montserrat"/>
          <w:sz w:val="24"/>
        </w:rPr>
      </w:pPr>
      <w:r w:rsidRPr="00AF3F86">
        <w:rPr>
          <w:rFonts w:ascii="Montserrat" w:hAnsi="Montserrat"/>
          <w:sz w:val="24"/>
        </w:rPr>
        <w:tab/>
        <w:t>O'Neal was looking at me with concern as I seethed behind an utterly blank facade. I could not have looked in Craig's direction without succumbing to the urge to hurt him. There was nothing rational about it. There was also no questioning that there was no innocent explanation for how and why I found myself being placed under that man's authority. Nor was there any question that Martin Craig had made extraordinary efforts to achieve direct authority over me in the past. What really angered me, though, was that he had, with his usual knack, once again indifferently interfered in a way that caused me pain. To get what he wanted, he was tearing me away from my friends, my "family" and my lover.</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cs="Arial"/>
          <w:sz w:val="24"/>
        </w:rPr>
        <w:tab/>
        <w:t>after the initial shock of that first meeting, the emissary evinces both awe and wonder over the colonists ships, while demonstrating her own people's possession of a technology that the colonists can only perceive as magical</w:t>
      </w:r>
      <w:r w:rsidRPr="00AF3F86">
        <w:rPr>
          <w:rFonts w:ascii="Montserrat" w:hAnsi="Montserrat"/>
          <w:sz w:val="24"/>
        </w:rPr>
        <w:t>In spite of what felt like a personal attack on me by Martin Craig, it was true enough that there was a lot of work that actives were particularly suited to, which we probably could not have done singly or in groups of three. Martin had advised the admiral of the way we used to jury rig experimental cores on the Interface Project, which suggested employing us to psychokinetically repair damaged field cores and arrays. There were seventeen of us, and thousands of photonic elements in need of such attention. Of almost greater urgency was the rehabilitation of the actives who had injured themselves in the crunch. I am what is called a full spectrum psionic, which means I am as good in biokinetics as I am in psychokinetics. Lucky me. I worked double shifts, and overtime at that, doctoring cores and autistic units in the day, and doctoring brains in the evenings.</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Then again, lucky me, I was too busy to devote any time to any of Craig's personal projects. In fact, I had promised both Connor and O'Neal that I would do my best to avoid him. Except for the minimum of courtesy due to a senior officer, I strove to ignore his existence. Actually, that is a half-truth. I always kept tabs on him, and saw to it that I was busy with delicate work that could not be interrupted whenever he sought me out. The other actives could see that he got my hair up, and occasionally ran cover for me. Ultimately, I could not actually get away from him. Living on the same ship, and sleeping in the same compartment—he had graciously offered the extra sleeper in his quarters to house the "odd man out" which conveniently turned out to be me—I eventually saw what lay behind his proprietary interest in me. Desire, fear, hatred, curiosity; it was the curiosity that really scared me for some reason. Craig was a man who had to take things apart to understand them. </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cs="Arial"/>
          <w:sz w:val="24"/>
        </w:rPr>
        <w:tab/>
        <w:t>as our ships fell into orbit around ajea, ironically the third world from the blue-white sun ao, a dialogue began between the ajean and myself, as i was stuck as the principal of contact. i tried to convey the desperation of our situation to the ajean. expressing sympathy for our plight, the ajeans quickly negotiated a quarantined settlement on their world.</w:t>
      </w:r>
      <w:r w:rsidRPr="00AF3F86">
        <w:rPr>
          <w:rFonts w:ascii="Montserrat" w:hAnsi="Montserrat" w:cs="Arial"/>
          <w:color w:val="000000"/>
          <w:sz w:val="24"/>
        </w:rPr>
        <w:t xml:space="preserve"> we were invited to settle the acheingly beautiful world in a carefully arranged isolation from the native establishments. we were told to expect an odd number of years of strictly limited contact between our two cultures. we were also warned against penetrating the deep lush wilds bordering our reservation, which had a disturbing, perhaps even threatening sound to the majority of the colonists. as we settled in we were joined by natives who come to attend to the colony.</w:t>
      </w:r>
      <w:r w:rsidRPr="00AF3F86">
        <w:rPr>
          <w:rFonts w:ascii="Montserrat" w:hAnsi="Montserrat"/>
          <w:sz w:val="24"/>
        </w:rPr>
        <w:t xml:space="preserve">I held Catherine Teague's face in my hands, while probing the damage to her brain. Cathy had been one of the worst cases. I had spent the better part of a month researching and studying her case. She had held on past the point where she should have let go and the back wash of energy had seared a vast portion of her corpus callosum and portions of her cerebral cortex. The damage had left her incapable of speech, and greatly impaired her ability to coordinate her thoughts. The damage also seemed to interfere with volitional movement, leaving her largely paralyzed. I had consulted with three other skilled biokinetics and planned her surgery in every detail. All that was left was to go in and make the necessary repairs. I had a team of medical technicians backing me up as I prepared for the non-invasive operation. I had traced her neural net into every niche and corner looking for other collateral damage, and had been pleased to see that little damage had been done to her autonomic nervous system.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 had done everything I could to prepare for this operation. There was no need for anesthetic, but there was one final preparation to make, and that was preparing the subject—a friend, and once a lover—for the fact that I was about to take her fragile brain into my power and shape it. I had to ask for her trust and her submission. I entered her mind and tried to impress on her what I was about to do. </w:t>
      </w:r>
    </w:p>
    <w:p w:rsidR="00961472" w:rsidRPr="00AF3F86" w:rsidRDefault="00961472">
      <w:pPr>
        <w:spacing w:line="360" w:lineRule="auto"/>
        <w:jc w:val="both"/>
        <w:rPr>
          <w:rFonts w:ascii="Montserrat" w:hAnsi="Montserrat"/>
          <w:sz w:val="24"/>
        </w:rPr>
      </w:pPr>
      <w:r w:rsidRPr="00AF3F86">
        <w:rPr>
          <w:rFonts w:ascii="Montserrat" w:hAnsi="Montserrat"/>
          <w:sz w:val="24"/>
        </w:rPr>
        <w:tab/>
        <w:t>Biological manipulation is difficult to impose on powerful latents and all actives. Without her cooperation I would not be able to work unless she was administered a sleeper. I did not want to use a sleeper because that presented a risk of forcing her into latency. To repair her mental scars along with her physical ones, she needed to be an active participant. Thankfully she did trust me, and wanted to be healed. I focused her attention within mine and carefully started rebuilding her neural net. I started in the remote areas of her cerebral cortex, then ran through her reticular formation, then out into the fringes of her cerebrum, before tackling the damage to her corpus callosum. I have no idea how long the job took. I was extremely careful, investing a lot of attention into the task. In many ways, these repairs were very similar to, if not as simple as what I had done with damaged cores. The greatest difference is that I had to work in the foundation of a living mind.</w:t>
      </w:r>
    </w:p>
    <w:p w:rsidR="00961472" w:rsidRPr="00AF3F86" w:rsidRDefault="00961472">
      <w:pPr>
        <w:spacing w:line="360" w:lineRule="auto"/>
        <w:jc w:val="both"/>
        <w:rPr>
          <w:rFonts w:ascii="Montserrat" w:hAnsi="Montserrat"/>
          <w:sz w:val="24"/>
        </w:rPr>
      </w:pPr>
      <w:r w:rsidRPr="00AF3F86">
        <w:rPr>
          <w:rFonts w:ascii="Montserrat" w:hAnsi="Montserrat"/>
          <w:sz w:val="24"/>
        </w:rPr>
        <w:tab/>
        <w:t>I came out of the operating theater wired up and focused on the mysteries of brain and mind. My diagnostic ability was whetted and hungry to explore, seeking out on its own for new neural territories to explore. I couldn't help it. To my senses the people around me were always naked to me, inside and out, and I managed not to see what I perceived mostly as a force of habit. I had never indulged in such an extended and intimate study of the body mind interface as what that surgery required of me. So, I was at the mercy of this awakened interest, and behind my neutral expression, I neurologically undressed every single person I passed on my way back to my quarters. To add to the indecency of my voyeurism, all my unwitting victims were latent.</w:t>
      </w:r>
    </w:p>
    <w:p w:rsidR="00961472" w:rsidRPr="00AF3F86" w:rsidRDefault="00961472">
      <w:pPr>
        <w:spacing w:line="360" w:lineRule="auto"/>
        <w:jc w:val="both"/>
        <w:rPr>
          <w:rFonts w:ascii="Montserrat" w:hAnsi="Montserrat"/>
          <w:sz w:val="24"/>
        </w:rPr>
      </w:pPr>
      <w:r w:rsidRPr="00AF3F86">
        <w:rPr>
          <w:rFonts w:ascii="Montserrat" w:hAnsi="Montserrat"/>
          <w:sz w:val="24"/>
        </w:rPr>
        <w:tab/>
        <w:t>As I've said, they fascinated me. I mean, a latent mind just seemed so incomprehensible to me. I could so easily see how their brains are developed, and I could see where they lacked structures found in active brains. But, those physical differences were just that—developmental. The potential was there, it just had not been utilized. I don't think that the majority of people realized how much their neurological structure reflected the uses to which it was put. That the brain literally molds itself to accommodate how a person thinks. Instead they seem to believe that their thinking is limited by the development of their brain. Just about everyone has seen evidence of atrophy in the body, but they don't take that observation as far as the brain. Every time I examine latency, however, it always comes down to a basic question in my mind.</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Why </w:t>
      </w:r>
      <w:r w:rsidRPr="00AF3F86">
        <w:rPr>
          <w:rFonts w:ascii="Montserrat" w:hAnsi="Montserrat"/>
          <w:i/>
          <w:sz w:val="24"/>
        </w:rPr>
        <w:t>are</w:t>
      </w:r>
      <w:r w:rsidRPr="00AF3F86">
        <w:rPr>
          <w:rFonts w:ascii="Montserrat" w:hAnsi="Montserrat"/>
          <w:sz w:val="24"/>
        </w:rPr>
        <w:t xml:space="preserve"> they latent?</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It hit me there in the corridor. Having just held a brain its mind in my hands for whatever-odd hours must have tipped me off. The greatest cause of latency is </w:t>
      </w:r>
      <w:r w:rsidRPr="00AF3F86">
        <w:rPr>
          <w:rFonts w:ascii="Montserrat" w:hAnsi="Montserrat"/>
          <w:i/>
          <w:sz w:val="24"/>
        </w:rPr>
        <w:t>sensitivity</w:t>
      </w:r>
      <w:r w:rsidRPr="00AF3F86">
        <w:rPr>
          <w:rFonts w:ascii="Montserrat" w:hAnsi="Montserrat"/>
          <w:sz w:val="24"/>
        </w:rPr>
        <w:t>. It seemed so obvious that I reeled against the wall. The explanation wasn't in something I had not seen, but in something I knew all too well. I mean, I knew that a latent mind was one that had recoiled from the onslaught of direct perception, I just had not looked at it that closely.</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The mind is so sensitive that it is easily injured and scarred. Reciprocally, the mind is unbelievable durable and can heal from anything, so long as it is healthy. Still, pain is pain, and our experience in pain is often tainted by the carnal experience of it. In the body, the lesson of pain is connected to the mortality of the flesh. The reflex—flinching—will preserve one's mind as well as one's body, from accidental harm, but in the case of the mind it eventually builds a trap. To explore anything directly with one's mind can result in the sensation, and </w:t>
      </w:r>
      <w:r w:rsidRPr="00AF3F86">
        <w:rPr>
          <w:rFonts w:ascii="Montserrat" w:hAnsi="Montserrat"/>
          <w:i/>
          <w:sz w:val="24"/>
        </w:rPr>
        <w:t>apprehension</w:t>
      </w:r>
      <w:r w:rsidRPr="00AF3F86">
        <w:rPr>
          <w:rFonts w:ascii="Montserrat" w:hAnsi="Montserrat"/>
          <w:sz w:val="24"/>
        </w:rPr>
        <w:t xml:space="preserve"> of things awesome in their intensity, and it is in understanding them—a vulnerable moment without comparison—that an unguarded mind is deeply inclined to flinch away.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To be active, one must be open—willing to expose one's self to the </w:t>
      </w:r>
      <w:r w:rsidRPr="00AF3F86">
        <w:rPr>
          <w:rFonts w:ascii="Montserrat" w:hAnsi="Montserrat"/>
          <w:i/>
          <w:sz w:val="24"/>
        </w:rPr>
        <w:t>understanding</w:t>
      </w:r>
      <w:r w:rsidRPr="00AF3F86">
        <w:rPr>
          <w:rFonts w:ascii="Montserrat" w:hAnsi="Montserrat"/>
          <w:sz w:val="24"/>
        </w:rPr>
        <w:t xml:space="preserve"> implicit in that contact. To grasp the universe, you have to be willing to </w:t>
      </w:r>
      <w:r w:rsidRPr="00AF3F86">
        <w:rPr>
          <w:rFonts w:ascii="Montserrat" w:hAnsi="Montserrat"/>
          <w:i/>
          <w:sz w:val="24"/>
        </w:rPr>
        <w:t>grasp</w:t>
      </w:r>
      <w:r w:rsidRPr="00AF3F86">
        <w:rPr>
          <w:rFonts w:ascii="Montserrat" w:hAnsi="Montserrat"/>
          <w:sz w:val="24"/>
        </w:rPr>
        <w:t xml:space="preserve"> the universe—to touch it and be touched by it. And that is the hard part. It is this obstacle that accounts for the latent majority of humanity. I suppose because it is human nature to be selfish about one's own understanding—the essential understanding of one's self. Most people are pretty shy about casting too much light on the foundation of their souls. Also, it is axiomatic that if you know how the miracle is performed, </w:t>
      </w:r>
      <w:r w:rsidRPr="00AF3F86">
        <w:rPr>
          <w:rFonts w:ascii="Montserrat" w:hAnsi="Montserrat"/>
          <w:i/>
          <w:sz w:val="24"/>
        </w:rPr>
        <w:t>it ceases to be a miracle</w:t>
      </w:r>
      <w:r w:rsidRPr="00AF3F86">
        <w:rPr>
          <w:rFonts w:ascii="Montserrat" w:hAnsi="Montserrat"/>
          <w:sz w:val="24"/>
        </w:rPr>
        <w:t xml:space="preserve">. That is an acid test most people are not willing to subject existence to. And every time the universe brushes the soul, it imparts a wealth of understanding—sheds a little more light in the depths of our understanding of who and what we are. So each of these glimpses tends to shake the foundations of our souls. We are often stunned by these moments, or we recoil from them. In that way we shun the universe, and we shun ourselves. The irony of it all is that the truth—the secret—is right in front of our noses the entire time. The whole thing is an exercise in strenuously not noticing it. </w:t>
      </w:r>
    </w:p>
    <w:p w:rsidR="00961472" w:rsidRPr="00AF3F86" w:rsidRDefault="00961472">
      <w:pPr>
        <w:spacing w:line="360" w:lineRule="auto"/>
        <w:jc w:val="both"/>
        <w:rPr>
          <w:rFonts w:ascii="Montserrat" w:hAnsi="Montserrat"/>
          <w:sz w:val="24"/>
        </w:rPr>
      </w:pPr>
      <w:r w:rsidRPr="00AF3F86">
        <w:rPr>
          <w:rFonts w:ascii="Montserrat" w:hAnsi="Montserrat"/>
          <w:sz w:val="24"/>
        </w:rPr>
        <w:tab/>
        <w:t>As I thought it, I realized what it meant. It was a bigger answer than I was looking for.</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 paused there on the brink of understanding. Did I dare look at the answer in my grasp? Could I bear to look too boldly upon my own reflection? Did I admit then and there that I was too afraid to acknowledge </w:t>
      </w:r>
      <w:r w:rsidRPr="00AF3F86">
        <w:rPr>
          <w:rFonts w:ascii="Montserrat" w:hAnsi="Montserrat"/>
          <w:i/>
          <w:sz w:val="24"/>
        </w:rPr>
        <w:t>my own latency?</w:t>
      </w:r>
      <w:r w:rsidRPr="00AF3F86">
        <w:rPr>
          <w:rFonts w:ascii="Montserrat" w:hAnsi="Montserrat"/>
          <w:sz w:val="24"/>
        </w:rPr>
        <w:t xml:space="preserve"> I think I shuddered there in my tracks terrified of a single step in either direction. It would be so easy to walk on in willful oblivion, but I had too much self respect to accept lying to myself about it. Instead I had a nervous breakdown.</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a distressing number of questions had to go unanswered as a frantic effort was made to accommodate an exodus from our dying ships to the haven of angel colony</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w:t>
      </w:r>
      <w:r w:rsidRPr="00AF3F86">
        <w:rPr>
          <w:rFonts w:ascii="Montserrat" w:hAnsi="Montserrat" w:cs="Arial"/>
          <w:sz w:val="24"/>
        </w:rPr>
        <w:tab/>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 xml:space="preserve">over the next few ajean years, a cautious and curious ajean population </w:t>
      </w:r>
      <w:r w:rsidRPr="00AF3F86">
        <w:rPr>
          <w:rFonts w:ascii="Montserrat" w:hAnsi="Montserrat" w:cs="Arial"/>
          <w:color w:val="000000"/>
          <w:sz w:val="24"/>
        </w:rPr>
        <w:t xml:space="preserve">attends to and </w:t>
      </w:r>
      <w:r w:rsidRPr="00AF3F86">
        <w:rPr>
          <w:rFonts w:ascii="Montserrat" w:hAnsi="Montserrat" w:cs="Arial"/>
          <w:sz w:val="24"/>
        </w:rPr>
        <w:t xml:space="preserve">communicates solely through fifty-one ajean representatives · the parity of their number to that of </w:t>
      </w:r>
      <w:r w:rsidRPr="00AF3F86">
        <w:rPr>
          <w:rFonts w:ascii="Montserrat" w:hAnsi="Montserrat" w:cs="Arial"/>
          <w:color w:val="000000"/>
          <w:sz w:val="24"/>
        </w:rPr>
        <w:t>active class three's in the colony and in whom their native guides invested the greatest part of their attention,</w:t>
      </w:r>
      <w:r w:rsidRPr="00AF3F86">
        <w:rPr>
          <w:rFonts w:ascii="Montserrat" w:hAnsi="Montserrat" w:cs="Arial"/>
          <w:sz w:val="24"/>
        </w:rPr>
        <w:t xml:space="preserve"> did not escape the colonists' notice.</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w:t>
      </w:r>
      <w:r w:rsidRPr="00AF3F86">
        <w:rPr>
          <w:rFonts w:ascii="Montserrat" w:hAnsi="Montserrat" w:cs="Arial"/>
          <w:sz w:val="24"/>
        </w:rPr>
        <w:tab/>
      </w:r>
    </w:p>
    <w:p w:rsidR="00961472" w:rsidRPr="00AF3F86" w:rsidRDefault="00961472">
      <w:pPr>
        <w:spacing w:line="360" w:lineRule="auto"/>
        <w:jc w:val="both"/>
        <w:rPr>
          <w:rFonts w:ascii="Montserrat" w:hAnsi="Montserrat" w:cs="Arial"/>
          <w:color w:val="000000"/>
          <w:sz w:val="24"/>
        </w:rPr>
      </w:pPr>
      <w:r w:rsidRPr="00AF3F86">
        <w:rPr>
          <w:rFonts w:ascii="Montserrat" w:hAnsi="Montserrat" w:cs="Arial"/>
          <w:color w:val="000000"/>
          <w:sz w:val="24"/>
        </w:rPr>
        <w:tab/>
      </w:r>
      <w:r w:rsidRPr="00AF3F86">
        <w:rPr>
          <w:rFonts w:ascii="Montserrat" w:hAnsi="Montserrat" w:cs="Arial"/>
          <w:sz w:val="24"/>
        </w:rPr>
        <w:t>i tried tirelessly to understand the ajeans.</w:t>
      </w:r>
      <w:r w:rsidRPr="00AF3F86">
        <w:rPr>
          <w:rFonts w:ascii="Montserrat" w:hAnsi="Montserrat" w:cs="Arial"/>
          <w:color w:val="000000"/>
          <w:sz w:val="24"/>
        </w:rPr>
        <w:t xml:space="preserve"> i was caught between my personal and practical curiosity regarding our new home and its indigenous people, and my awareness of very dangerous unease among the psi blind colonists that daily threatened erupt into something darker and more primal.</w:t>
      </w:r>
      <w:r w:rsidRPr="00AF3F86">
        <w:rPr>
          <w:rFonts w:ascii="Montserrat" w:hAnsi="Montserrat" w:cs="Arial"/>
          <w:sz w:val="24"/>
        </w:rPr>
        <w:t xml:space="preserve"> in quiet moments, throughout our acclimatization of the colony to ajea, i probed my associate, the same ajean from that first encounter. gradually, i began to understand the world and the people we had asked to become a part of. i found my</w:t>
      </w:r>
      <w:r w:rsidRPr="00AF3F86">
        <w:rPr>
          <w:rFonts w:ascii="Montserrat" w:hAnsi="Montserrat" w:cs="Arial"/>
          <w:color w:val="000000"/>
          <w:sz w:val="24"/>
        </w:rPr>
        <w:t>self poised on a very thin and deadly line between the known and the unknown, unable to resist probing the paradox of these exotically human aliens.</w:t>
      </w:r>
    </w:p>
    <w:p w:rsidR="00961472" w:rsidRPr="00AF3F86" w:rsidRDefault="00961472">
      <w:pPr>
        <w:spacing w:line="360" w:lineRule="auto"/>
        <w:jc w:val="both"/>
        <w:rPr>
          <w:rFonts w:ascii="Montserrat" w:hAnsi="Montserrat" w:cs="Arial"/>
          <w:color w:val="000000"/>
          <w:sz w:val="24"/>
        </w:rPr>
      </w:pPr>
    </w:p>
    <w:p w:rsidR="00961472" w:rsidRPr="00AF3F86" w:rsidRDefault="00961472">
      <w:pPr>
        <w:spacing w:line="360" w:lineRule="auto"/>
        <w:jc w:val="both"/>
        <w:rPr>
          <w:rFonts w:ascii="Montserrat" w:hAnsi="Montserrat"/>
          <w:i/>
          <w:sz w:val="24"/>
        </w:rPr>
      </w:pPr>
      <w:r w:rsidRPr="00AF3F86">
        <w:rPr>
          <w:rFonts w:ascii="Montserrat" w:hAnsi="Montserrat" w:cs="Arial"/>
          <w:color w:val="000000"/>
          <w:sz w:val="24"/>
        </w:rPr>
        <w:t>40-47</w:t>
      </w:r>
      <w:r w:rsidRPr="00AF3F86">
        <w:rPr>
          <w:rFonts w:ascii="Montserrat" w:hAnsi="Montserrat" w:cs="Arial"/>
          <w:color w:val="000000"/>
          <w:sz w:val="24"/>
        </w:rPr>
        <w:tab/>
      </w:r>
      <w:r w:rsidRPr="00AF3F86">
        <w:rPr>
          <w:rFonts w:ascii="Montserrat" w:hAnsi="Montserrat" w:cs="Arial"/>
          <w:sz w:val="24"/>
        </w:rPr>
        <w:t>hard answers were hard to come by, but i learned a lot—as did many of the other ajean paired actives—just by looking for the answers that expressed themselves in our hosts and in our hosts' world, language and culture. finally, when the representative pairs had reached a certain level of understanding, we, the fifty-one actives, were invited to the homes of our associated ajean</w:t>
      </w:r>
      <w:r w:rsidRPr="00AF3F86">
        <w:rPr>
          <w:rFonts w:ascii="Montserrat" w:hAnsi="Montserrat"/>
          <w:i/>
          <w:sz w:val="24"/>
        </w:rPr>
        <w:t>Daughter, it is too soon. You have not even conceived of yourself. You are not ready to look yourself in the eye.</w:t>
      </w:r>
      <w:r w:rsidRPr="00AF3F86">
        <w:rPr>
          <w:rFonts w:ascii="Montserrat" w:hAnsi="Montserrat"/>
          <w:sz w:val="24"/>
        </w:rPr>
        <w:t xml:space="preserve"> I remember hearing those words at some point while I my mind was in fugue. I did not make sense of them until I had recovered. I did not understand them for almost twenty years, by which point I had forgotten about hearing them.</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Active status for a psionic is based on the ability to generate a force of one newton under controlled circumstances, for a minimal rating of one on the geometric scale. The original scale went from one to ten, with measurable power doubling at each step. The power rating system became an accepted fixture of the science by the time it was established that psionic power is accelerative in nature, and was geared to different levels of attention. The geometric scale was broken up into orders of magnitude as a reflection of this discovery. An active geared for that third order can tap forces rated from one hundred to one thousand on the original geometric scale. That's 1,267,650,600,228,000,000,000,000,000,000 kgm/s2 on the low end of that scale, read "one nonillion, two-hundred sixty-seven octillion..."...in other words it is a really big number, which frightens laymen and physicists alike when try to figure out how much power a psionic can have. Again I point out that that is an accelerative figure.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Actives do not walk around with this god-like power in their back pockets. The theoretical power of a psionic is infinite, but that is because the ultimate source of that power is infinite. All measurements of psionic power are potentials; like a load estimate on a wire.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Still, when a class three active suddenly goes off her nut walking down a corridor, those individuals who feel compelled to work out those power equivalencies tend to panic. I imagine that I had been discovered quickly. I was told later that I had gone totally fetal and curled up inside of a psychokinetic field. I had grabbed ahold of ambient space and dominated it, setting up a field of total control. It is a total physical defense mechanism, nothing enters such a space without falling under my control. Anything threatening is shunted out of the field.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The first thing they tried to do was put a damper on me. Unfortunately, they have to be turned on to work, and they didn't count on me gutting the units as they were set up. They could have used the drive core to set up an interference field within the ship, but they didn't think of it and I wasn't about to suggest it to them, even if I had been aware of them. Several of my friends and fellow actives tried to drill through my shields and talk me down, but they couldn't get past my passive defenses to get my attention. If they could have, they would have ejected me from the ship, but actively opposing my power to do so would have endangered the entire vessel. So in the end, they sent for Connor off of </w:t>
      </w:r>
      <w:r w:rsidRPr="00AF3F86">
        <w:rPr>
          <w:rFonts w:ascii="Montserrat" w:hAnsi="Montserrat"/>
          <w:i/>
          <w:sz w:val="24"/>
        </w:rPr>
        <w:t>Gabriel</w:t>
      </w:r>
      <w:r w:rsidRPr="00AF3F86">
        <w:rPr>
          <w:rFonts w:ascii="Montserrat" w:hAnsi="Montserrat"/>
          <w:sz w:val="24"/>
        </w:rPr>
        <w:t>.</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All in all, my little tantrum was a quiet one. Sound and fury with no substance. My survival instinct had kicked in to protect me when my nervous breakdown had suspended my capacity for rational thought. You would be disturbed too if you knew that you could accelerate the Earth at two-hundred and twelve kilometers per second—or even the sun in its course by a factor of point six meters per second—and had discovered that was the </w:t>
      </w:r>
      <w:r w:rsidRPr="00AF3F86">
        <w:rPr>
          <w:rFonts w:ascii="Montserrat" w:hAnsi="Montserrat"/>
          <w:i/>
          <w:sz w:val="24"/>
        </w:rPr>
        <w:t>latent</w:t>
      </w:r>
      <w:r w:rsidRPr="00AF3F86">
        <w:rPr>
          <w:rFonts w:ascii="Montserrat" w:hAnsi="Montserrat"/>
          <w:sz w:val="24"/>
        </w:rPr>
        <w:t xml:space="preserve"> expression of your potential. The power that I have frightens sane people. The implication that I was ignoring my real potential, and the temptation to look at that potential and admit it, had almost scared me to death. Like a small child, I ran away and hid; and I would not have come back out of my little hole if someone I loved and trusted had not come in after me to get me out. Morgan was there with him, and later she told me how Connor had chewed Craig a new asshole for working me so hard I'd had a nervous breakdown, neatly derailing any noise from him about how I was dangerously unstable and ought to be leashed. I owe Connor more than words can say, because if I had heard such a suggestion in the frame of mind I was in, I would have agreed vehemently.</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After Connor had put me back on my feet, I was able to realize that I was in no danger of acquiring absolute power. What I had discovered about the effect of sensitivity, with regard to latency, applied to my situation. If the apprehension of infinite power had shaken my foundation so badly, then I was too sensitive to wield it. That's when I realized what Connor had rescued me from. I made extra sure to show my appreciation when we arrived back home on </w:t>
      </w:r>
      <w:r w:rsidRPr="00AF3F86">
        <w:rPr>
          <w:rFonts w:ascii="Montserrat" w:hAnsi="Montserrat"/>
          <w:i/>
          <w:sz w:val="24"/>
        </w:rPr>
        <w:t>Gabriel.</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I wonder how many people can say that they owe their happiness to a nervous breakdown? I did, for the days, weeks, months and even years to come. If I had not collapsed that day, things would have gone very differently. Connor joked with me about it after I had been reassigned back to the </w:t>
      </w:r>
      <w:r w:rsidRPr="00AF3F86">
        <w:rPr>
          <w:rFonts w:ascii="Montserrat" w:hAnsi="Montserrat"/>
          <w:i/>
          <w:sz w:val="24"/>
        </w:rPr>
        <w:t>Gabriel.</w:t>
      </w:r>
      <w:r w:rsidRPr="00AF3F86">
        <w:rPr>
          <w:rFonts w:ascii="Montserrat" w:hAnsi="Montserrat"/>
          <w:sz w:val="24"/>
        </w:rPr>
        <w:t xml:space="preserve"> "Obviously, you were willing to do anything to get back to me," he joked as he held me in bed that night. I was so happy to be back with friends, and back in my old quarters, that I had nearly raped Connor when I finally got him alone. The next day, Connor went up before the Captain's Mast where he was demoted for insubordination to Commander Craig. I think he was delighted to accept that. His rank had been an obstacle to our relationship, and he had risked serious trouble that one time he had slept with me—and again when I cornered him in our quarters after my rescue—as I was technically an officer under him. He actually thanked the captain and then came directly to me and proposed marriage.</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Never having known my father—a man who had not been identified even in my mother's dying memories—I had not been exposed to a key male family influence in my childhood. I had given some thought to being a mother, for which I had a wonderful role-model, but I had never got it connected in my head that the process could involve a husband. So, I had never given much thought to the idea of getting married. The question took me totally by surprise. I still had not looked very closely at my feelings for him. If he had asked me if I loved him, I'm sure I would have said yes, as I was intensely aware of my debt to him.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Saying it, I might have meant it, but I would have been fooling myself.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The truth was that I loved him dearly—though I loved him less than I loved myself. Looking back, I should not have done it—for his sake, not mine—but the fact was that he made me happy, he loved me utterly, and we had that amazing animal attraction to one another. I said "yes". He did not ask me to take his name, but I tacked it on at the end anyway, for form. The captain performed the ceremony with pride, having known me "since when I was still a kitten". Uncle Jocko gave me away, and Morgan was my bridesmaid. Once we got through all the ceremony that my friends had insisted on subjecting me to, we had a wild party, which was the best excuse there was for having any ceremony at all. </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over the next seven years, we were adopted into the avon lyn culture. as we partook in this process, we begin to learn the history of ajea and began to discover secrets of the culture's art—a technology based on their own psionic evolution and their exploration of this innate quality. we also discovered and came to terms with the exotic differences between our separate humanities</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w:t>
      </w:r>
      <w:r w:rsidRPr="00AF3F86">
        <w:rPr>
          <w:rFonts w:ascii="Montserrat" w:hAnsi="Montserrat" w:cs="Arial"/>
          <w:sz w:val="24"/>
        </w:rPr>
        <w:tab/>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we were delighted by the opportunity to finally see the world we had invaded before it could inevitably be altered by our presence within it. we were introduced to the ajean life by living it through its many stages, starting among the unnamed.</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w:t>
      </w:r>
      <w:r w:rsidRPr="00AF3F86">
        <w:rPr>
          <w:rFonts w:ascii="Montserrat" w:hAnsi="Montserrat" w:cs="Arial"/>
          <w:sz w:val="24"/>
        </w:rPr>
        <w:tab/>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the majority of the ajean population lived in the wild, naked and free from obligation. this primal environment nurtured survival traits in nature's own harsh way, and it was a life with raw beauty and unexpected physical, mental and spiritual depth.</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w:t>
      </w:r>
      <w:r w:rsidRPr="00AF3F86">
        <w:rPr>
          <w:rFonts w:ascii="Montserrat" w:hAnsi="Montserrat" w:cs="Arial"/>
          <w:sz w:val="24"/>
        </w:rPr>
        <w:tab/>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we learned the principles of responsibility, obligation and authority governing the entrance and participation in civilization as we moved on, passing through the rites of naming to become a part of the domestic base of the governing society.</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w:t>
      </w:r>
      <w:r w:rsidRPr="00AF3F86">
        <w:rPr>
          <w:rFonts w:ascii="Montserrat" w:hAnsi="Montserrat" w:cs="Arial"/>
          <w:sz w:val="24"/>
        </w:rPr>
        <w:tab/>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we saw how the society encouraged each individual to rise to her personal level of excellence in a system where an individual was judged only on the grounds of her ability to fulfill the obligations of the responsibility she assumed.</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w:t>
      </w:r>
      <w:r w:rsidRPr="00AF3F86">
        <w:rPr>
          <w:rFonts w:ascii="Montserrat" w:hAnsi="Montserrat" w:cs="Arial"/>
          <w:sz w:val="24"/>
        </w:rPr>
        <w:tab/>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each individual was motivated by the pursuit and cultivation of her own identity through the roles she chose for her participation in society.</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w:t>
      </w:r>
      <w:r w:rsidRPr="00AF3F86">
        <w:rPr>
          <w:rFonts w:ascii="Montserrat" w:hAnsi="Montserrat" w:cs="Arial"/>
          <w:sz w:val="24"/>
        </w:rPr>
        <w:tab/>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opportunities were created through three schools of thought, each sphere containing its own spectrum of shades and variations on the three predominant themes of a central, unifying perspective on existence</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w:t>
      </w:r>
      <w:r w:rsidRPr="00AF3F86">
        <w:rPr>
          <w:rFonts w:ascii="Montserrat" w:hAnsi="Montserrat" w:cs="Arial"/>
          <w:sz w:val="24"/>
        </w:rPr>
        <w:tab/>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we realized that we were being subtly courted, and seduced into the ajean way of life—our adoption a vehicle for introducing their way of life into the colony we were perceived to govern.</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w:t>
      </w:r>
      <w:r w:rsidRPr="00AF3F86">
        <w:rPr>
          <w:rFonts w:ascii="Montserrat" w:hAnsi="Montserrat" w:cs="Arial"/>
          <w:sz w:val="24"/>
        </w:rPr>
        <w:tab/>
      </w:r>
    </w:p>
    <w:p w:rsidR="00961472" w:rsidRPr="00AF3F86" w:rsidRDefault="00961472">
      <w:pPr>
        <w:spacing w:line="360" w:lineRule="auto"/>
        <w:jc w:val="both"/>
        <w:rPr>
          <w:rFonts w:ascii="Montserrat" w:hAnsi="Montserrat" w:cs="Arial"/>
          <w:color w:val="000000"/>
          <w:sz w:val="24"/>
        </w:rPr>
      </w:pPr>
      <w:r w:rsidRPr="00AF3F86">
        <w:rPr>
          <w:rFonts w:ascii="Montserrat" w:hAnsi="Montserrat" w:cs="Arial"/>
          <w:color w:val="000000"/>
          <w:sz w:val="24"/>
        </w:rPr>
        <w:tab/>
        <w:t>in this odd number of years the strictly limited contact between our two cultures, the interface took on a disturbing, perhaps threatening pattern in the eyes of the majority of the colonists. my sympathies and loyalties were questioned by my superior officers.</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w:t>
      </w:r>
      <w:r w:rsidRPr="00AF3F86">
        <w:rPr>
          <w:rFonts w:ascii="Montserrat" w:hAnsi="Montserrat" w:cs="Arial"/>
          <w:sz w:val="24"/>
        </w:rPr>
        <w:tab/>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i was forced to confront my guide with the cold truth of the mistake they had made in perceiving the possession of authority among the colonists. in truth our only authority amongst our people came from the regard of the ajeans for us.</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w:t>
      </w:r>
      <w:r w:rsidRPr="00AF3F86">
        <w:rPr>
          <w:rFonts w:ascii="Montserrat" w:hAnsi="Montserrat" w:cs="Arial"/>
          <w:sz w:val="24"/>
        </w:rPr>
        <w:tab/>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it was clear that the exotics had extended an invitation for the colony to join their society and become a part of their world rather than remain outsiders to it.</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w:t>
      </w:r>
      <w:r w:rsidRPr="00AF3F86">
        <w:rPr>
          <w:rFonts w:ascii="Montserrat" w:hAnsi="Montserrat" w:cs="Arial"/>
          <w:sz w:val="24"/>
        </w:rPr>
        <w:tab/>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when we went back we took with us our young households, schools and courts by which we—and any of the colonists who also choose to go native—had been embraced and are represented in the ajean circle of authority; their government.</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w:t>
      </w:r>
      <w:r w:rsidRPr="00AF3F86">
        <w:rPr>
          <w:rFonts w:ascii="Montserrat" w:hAnsi="Montserrat" w:cs="Arial"/>
          <w:sz w:val="24"/>
        </w:rPr>
        <w:tab/>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when we arrived, we discovered that the colony had already begun setting its stamp on its corner of the world, that the first percentage of the seventeen million cryo-babies we had brought with us had already been born. my actions were criticized and my motives condemned by prominent colony authorities.</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w:t>
      </w:r>
      <w:r w:rsidRPr="00AF3F86">
        <w:rPr>
          <w:rFonts w:ascii="Montserrat" w:hAnsi="Montserrat" w:cs="Arial"/>
          <w:sz w:val="24"/>
        </w:rPr>
        <w:tab/>
      </w:r>
    </w:p>
    <w:p w:rsidR="00961472" w:rsidRPr="00AF3F86" w:rsidRDefault="00961472">
      <w:pPr>
        <w:spacing w:line="360" w:lineRule="auto"/>
        <w:jc w:val="both"/>
        <w:rPr>
          <w:rFonts w:ascii="Montserrat" w:hAnsi="Montserrat" w:cs="Arial"/>
          <w:color w:val="000000"/>
          <w:sz w:val="24"/>
        </w:rPr>
      </w:pPr>
      <w:r w:rsidRPr="00AF3F86">
        <w:rPr>
          <w:rFonts w:ascii="Montserrat" w:hAnsi="Montserrat" w:cs="Arial"/>
          <w:color w:val="000000"/>
          <w:sz w:val="24"/>
        </w:rPr>
        <w:tab/>
        <w:t>a question of legitimacy of authority between ajean and human establishments erupted into a hostile dispute. my active peers and i were accused of selling out the colonists to gain power over them through ajean custom and the ajean authorities were disappointed in our inability to control the population tentatively left to our jurisdiction. the ajeans sternly advised us actives to exercise our power to bring the colony in line and rein in its dangerous expansion. the hint of implicitly dire consequences should we ignore this advice disturbed me especially. i retreated into the wild to consider my options. my rash probing brought me into contact with a third and awesomely alien interest in the situation. an aeva. this entity filled in a number of blanks in the avon account of history, and insisted that i was myself avon and not, as i claimed, human. the aeva also described the purge and the allure that alyn hold for aeva that inevitably would call aeva down on the colony, in a manner not in the colony's best interest. before i could act on this revelation, i was waylaid and my psi capability subdued by colony authorities. my warnings fell on deaf ears.</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w:t>
      </w:r>
      <w:r w:rsidRPr="00AF3F86">
        <w:rPr>
          <w:rFonts w:ascii="Montserrat" w:hAnsi="Montserrat" w:cs="Arial"/>
          <w:sz w:val="24"/>
        </w:rPr>
        <w:tab/>
      </w:r>
    </w:p>
    <w:p w:rsidR="00961472" w:rsidRPr="00AF3F86" w:rsidRDefault="00961472">
      <w:pPr>
        <w:spacing w:line="360" w:lineRule="auto"/>
        <w:jc w:val="both"/>
        <w:rPr>
          <w:rFonts w:ascii="Montserrat" w:hAnsi="Montserrat" w:cs="Arial"/>
          <w:sz w:val="24"/>
        </w:rPr>
      </w:pPr>
      <w:r w:rsidRPr="00AF3F86">
        <w:rPr>
          <w:rFonts w:ascii="Montserrat" w:hAnsi="Montserrat" w:cs="Arial"/>
          <w:color w:val="000000"/>
          <w:sz w:val="24"/>
        </w:rPr>
        <w:tab/>
        <w:t>i was aware that the only sure way for the colony authority to protect itself from us "renegade" actives was to subdue and execute us. powerless myself, i somehow had to pursuade one of my captors that executing the actives would be suicide for the colony. the man was decided when the aeva threat suddenly manifested itself. the other actives, alerted to my capture had all withdrawn from the south wing. i alone stood between the colony's children and the unmistakable manifestation of the avea, a dragon. i had no option but to</w:t>
      </w:r>
      <w:r w:rsidRPr="00AF3F86">
        <w:rPr>
          <w:rFonts w:ascii="Montserrat" w:hAnsi="Montserrat" w:cs="Arial"/>
          <w:sz w:val="24"/>
        </w:rPr>
        <w:t xml:space="preserve"> unleash the full fury of an active class three. </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w:t>
      </w:r>
      <w:r w:rsidRPr="00AF3F86">
        <w:rPr>
          <w:rFonts w:ascii="Montserrat" w:hAnsi="Montserrat" w:cs="Arial"/>
          <w:sz w:val="24"/>
        </w:rPr>
        <w:tab/>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arden ends in awe over the fact of her survival and withdraws from the mind of her daughter in which she found herself reflected.</w:t>
      </w:r>
    </w:p>
    <w:p w:rsidR="00961472" w:rsidRPr="00AF3F86" w:rsidRDefault="00961472">
      <w:pPr>
        <w:spacing w:line="360" w:lineRule="auto"/>
        <w:jc w:val="both"/>
        <w:rPr>
          <w:rFonts w:ascii="Montserrat" w:hAnsi="Montserrat" w:cs="Arial"/>
          <w:sz w:val="24"/>
        </w:rPr>
      </w:pP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glimmers of reflection</w:t>
      </w:r>
    </w:p>
    <w:p w:rsidR="00961472" w:rsidRPr="00AF3F86" w:rsidRDefault="00961472">
      <w:pPr>
        <w:spacing w:line="360" w:lineRule="auto"/>
        <w:jc w:val="both"/>
        <w:rPr>
          <w:rFonts w:ascii="Montserrat" w:hAnsi="Montserrat" w:cs="Arial"/>
          <w:sz w:val="24"/>
        </w:rPr>
      </w:pPr>
    </w:p>
    <w:p w:rsidR="00961472" w:rsidRPr="00AF3F86" w:rsidRDefault="00961472">
      <w:pPr>
        <w:spacing w:line="360" w:lineRule="auto"/>
        <w:jc w:val="both"/>
        <w:rPr>
          <w:rFonts w:ascii="Montserrat" w:hAnsi="Montserrat"/>
          <w:sz w:val="24"/>
        </w:rPr>
      </w:pPr>
      <w:r w:rsidRPr="00AF3F86">
        <w:rPr>
          <w:rFonts w:ascii="Montserrat" w:hAnsi="Montserrat" w:cs="Arial"/>
          <w:sz w:val="24"/>
        </w:rPr>
        <w:tab/>
        <w:t>to say that my hair is red, is perhaps an understatement. by way of my mother and my alleged father, i was one quarter japanese, a quarter irish and half scots. somehow my genes had combined to produce hair the precise color of freshly spilled blood.</w:t>
      </w:r>
      <w:r w:rsidRPr="00AF3F86">
        <w:rPr>
          <w:rFonts w:ascii="Montserrat" w:hAnsi="Montserrat"/>
          <w:sz w:val="24"/>
        </w:rPr>
        <w:t>Our union gave Connor and me something to bear us up in the desperate years that followed as the task group struggled to find a terra-compatible world, and the capabilities of our drives inevitably decayed. My collapse was put behind me, but it was not forgotten; when Craig tried again later to appropriate my services, both Connor and O'Neal went before the Admiral and explained certain aspects of Craig's and my relationship, pointing out that that history had no doubt contributed to my collapse under Craig's command. The Admiral had ordered Craig to leave me alone after that.</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During our wandering exile, I had seven children by Connor. He was a wonderful father to them. Our decision to have children was not smiled upon, but there was ample room for the small number of families that formed during those bleak years to expand. We also had a few deaths. Some by old age, and too many by accident. It was a wearying odyssey and children did a lot to lift the morale of the crew and compliment. Marriages and births signaled the emotional acceptance that—however military the mission remained—we were a colony, and we were looking for a home. Morgan also had a daughter, which implies that she had a lover somewhere. Most of those who had children had only one or two, and I think the reason why I had so many was that I felt some guilt for not loving Connor enough, and was trying to give more of myself to him in that way.</w:t>
      </w:r>
    </w:p>
    <w:p w:rsidR="00961472" w:rsidRPr="00AF3F86" w:rsidRDefault="00961472">
      <w:pPr>
        <w:spacing w:line="360" w:lineRule="auto"/>
        <w:jc w:val="both"/>
        <w:rPr>
          <w:rFonts w:ascii="Montserrat" w:hAnsi="Montserrat"/>
          <w:sz w:val="24"/>
        </w:rPr>
      </w:pPr>
      <w:r w:rsidRPr="00AF3F86">
        <w:rPr>
          <w:rFonts w:ascii="Montserrat" w:hAnsi="Montserrat"/>
          <w:sz w:val="24"/>
        </w:rPr>
        <w:tab/>
        <w:t>Still, in all the ways that counted, I was deliriously happy. I could go on and on about how we raised our family, surveyed star after star, and occasionally spent some of our drives' precious life spans to investigate a promising system only to be disappointed horribly. In fact, I maintained a story journal during those years, and dumping the whole file in here would be effortless. Still, however interesting these little adventures were, very little changed in our situation for a long time. But, inevitably the day came when everything changed. We didn't know it as it was happening; the last days of our exile dragged by much as the days before did. I think those final days are all the taste of purgatory this account needs to bear.</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a child is more likely to be active if his mother is active</w:t>
      </w:r>
    </w:p>
    <w:p w:rsidR="00961472" w:rsidRPr="00AF3F86" w:rsidRDefault="00961472">
      <w:pPr>
        <w:spacing w:line="360" w:lineRule="auto"/>
        <w:jc w:val="both"/>
        <w:rPr>
          <w:rFonts w:ascii="Montserrat" w:hAnsi="Montserrat"/>
          <w:sz w:val="24"/>
        </w:rPr>
      </w:pPr>
      <w:r w:rsidRPr="00AF3F86">
        <w:rPr>
          <w:rFonts w:ascii="Montserrat" w:hAnsi="Montserrat"/>
          <w:sz w:val="24"/>
        </w:rPr>
        <w:t>a portion of the ship was given over to a children's dormitory where older children lived together and attended school and where younger children were taken care of while their parents were on watch</w:t>
      </w:r>
    </w:p>
    <w:p w:rsidR="00961472" w:rsidRPr="00AF3F86" w:rsidRDefault="00961472">
      <w:pPr>
        <w:spacing w:line="360" w:lineRule="auto"/>
        <w:jc w:val="both"/>
        <w:rPr>
          <w:rFonts w:ascii="Montserrat" w:hAnsi="Montserrat"/>
          <w:sz w:val="24"/>
        </w:rPr>
      </w:pPr>
      <w:r w:rsidRPr="00AF3F86">
        <w:rPr>
          <w:rFonts w:ascii="Montserrat" w:hAnsi="Montserrat"/>
          <w:sz w:val="24"/>
        </w:rPr>
        <w:t>other children became active through environmental factors but none of the children were pressed to grasp higher potentials</w:t>
      </w:r>
    </w:p>
    <w:p w:rsidR="00961472" w:rsidRPr="00AF3F86" w:rsidRDefault="00961472">
      <w:pPr>
        <w:spacing w:line="360" w:lineRule="auto"/>
        <w:jc w:val="both"/>
        <w:rPr>
          <w:rFonts w:ascii="Montserrat" w:hAnsi="Montserrat"/>
          <w:sz w:val="24"/>
        </w:rPr>
      </w:pPr>
      <w:r w:rsidRPr="00AF3F86">
        <w:rPr>
          <w:rFonts w:ascii="Montserrat" w:hAnsi="Montserrat"/>
          <w:sz w:val="24"/>
        </w:rPr>
        <w:t>as an active mother I took on the responsibility of training them in reservation etiquette</w:t>
      </w:r>
    </w:p>
    <w:p w:rsidR="00961472" w:rsidRPr="00AF3F86" w:rsidRDefault="00961472">
      <w:pPr>
        <w:spacing w:line="360" w:lineRule="auto"/>
        <w:jc w:val="both"/>
        <w:rPr>
          <w:rFonts w:ascii="Montserrat" w:hAnsi="Montserrat"/>
          <w:sz w:val="24"/>
        </w:rPr>
      </w:pPr>
      <w:r w:rsidRPr="00AF3F86">
        <w:rPr>
          <w:rFonts w:ascii="Montserrat" w:hAnsi="Montserrat"/>
          <w:sz w:val="24"/>
        </w:rPr>
        <w:t>my other responsibilities often caught up with me while I was working with the kids</w:t>
      </w:r>
    </w:p>
    <w:p w:rsidR="00961472" w:rsidRPr="00AF3F86" w:rsidRDefault="00961472">
      <w:pPr>
        <w:spacing w:line="360" w:lineRule="auto"/>
        <w:jc w:val="both"/>
        <w:rPr>
          <w:rFonts w:ascii="Montserrat" w:hAnsi="Montserrat"/>
          <w:sz w:val="24"/>
        </w:rPr>
      </w:pPr>
      <w:r w:rsidRPr="00AF3F86">
        <w:rPr>
          <w:rFonts w:ascii="Montserrat" w:hAnsi="Montserrat"/>
          <w:sz w:val="24"/>
        </w:rPr>
        <w:t>So, what is this?</w:t>
      </w:r>
    </w:p>
    <w:p w:rsidR="00961472" w:rsidRPr="00AF3F86" w:rsidRDefault="00961472">
      <w:pPr>
        <w:spacing w:line="360" w:lineRule="auto"/>
        <w:jc w:val="both"/>
        <w:rPr>
          <w:rFonts w:ascii="Montserrat" w:hAnsi="Montserrat"/>
          <w:sz w:val="24"/>
        </w:rPr>
      </w:pPr>
      <w:r w:rsidRPr="00AF3F86">
        <w:rPr>
          <w:rFonts w:ascii="Montserrat" w:hAnsi="Montserrat"/>
          <w:sz w:val="24"/>
        </w:rPr>
        <w:t>This came from the last series of remote surveys. Take a look at this one.</w:t>
      </w:r>
    </w:p>
    <w:p w:rsidR="00961472" w:rsidRPr="00AF3F86" w:rsidRDefault="00961472">
      <w:pPr>
        <w:spacing w:line="360" w:lineRule="auto"/>
        <w:jc w:val="both"/>
        <w:rPr>
          <w:rFonts w:ascii="Montserrat" w:hAnsi="Montserrat"/>
          <w:sz w:val="24"/>
        </w:rPr>
      </w:pPr>
      <w:r w:rsidRPr="00AF3F86">
        <w:rPr>
          <w:rFonts w:ascii="Montserrat" w:hAnsi="Montserrat"/>
          <w:sz w:val="24"/>
        </w:rPr>
        <w:t>This? That's a type A main sequence star, doesn't seem like a good candidate.</w:t>
      </w:r>
    </w:p>
    <w:p w:rsidR="00961472" w:rsidRPr="00AF3F86" w:rsidRDefault="00961472">
      <w:pPr>
        <w:spacing w:line="360" w:lineRule="auto"/>
        <w:jc w:val="both"/>
        <w:rPr>
          <w:rFonts w:ascii="Montserrat" w:hAnsi="Montserrat"/>
          <w:sz w:val="24"/>
        </w:rPr>
      </w:pPr>
      <w:r w:rsidRPr="00AF3F86">
        <w:rPr>
          <w:rFonts w:ascii="Montserrat" w:hAnsi="Montserrat"/>
          <w:sz w:val="24"/>
        </w:rPr>
        <w:t>Certainly not at first. We've been looking at type G for the most part, but look at the spectral analysis.</w:t>
      </w:r>
    </w:p>
    <w:p w:rsidR="00961472" w:rsidRPr="00AF3F86" w:rsidRDefault="00961472">
      <w:pPr>
        <w:spacing w:line="360" w:lineRule="auto"/>
        <w:jc w:val="both"/>
        <w:rPr>
          <w:rFonts w:ascii="Montserrat" w:hAnsi="Montserrat"/>
          <w:sz w:val="24"/>
        </w:rPr>
      </w:pPr>
      <w:r w:rsidRPr="00AF3F86">
        <w:rPr>
          <w:rFonts w:ascii="Montserrat" w:hAnsi="Montserrat"/>
          <w:sz w:val="24"/>
        </w:rPr>
        <w:t>Whoa! Right in the grove. That planet must be Earth compatible across the board. Who spotted it?</w:t>
      </w:r>
    </w:p>
    <w:p w:rsidR="00961472" w:rsidRPr="00AF3F86" w:rsidRDefault="00961472">
      <w:pPr>
        <w:spacing w:line="360" w:lineRule="auto"/>
        <w:jc w:val="both"/>
        <w:rPr>
          <w:rFonts w:ascii="Montserrat" w:hAnsi="Montserrat"/>
          <w:sz w:val="24"/>
        </w:rPr>
      </w:pPr>
      <w:r w:rsidRPr="00AF3F86">
        <w:rPr>
          <w:rFonts w:ascii="Montserrat" w:hAnsi="Montserrat"/>
          <w:sz w:val="24"/>
        </w:rPr>
        <w:t>You did.</w:t>
      </w:r>
    </w:p>
    <w:p w:rsidR="00961472" w:rsidRPr="00AF3F86" w:rsidRDefault="00961472">
      <w:pPr>
        <w:spacing w:line="360" w:lineRule="auto"/>
        <w:jc w:val="both"/>
        <w:rPr>
          <w:rFonts w:ascii="Montserrat" w:hAnsi="Montserrat"/>
          <w:sz w:val="24"/>
        </w:rPr>
      </w:pPr>
      <w:r w:rsidRPr="00AF3F86">
        <w:rPr>
          <w:rFonts w:ascii="Montserrat" w:hAnsi="Montserrat"/>
          <w:sz w:val="24"/>
        </w:rPr>
        <w:t>What? I haven't seen this series until just now.</w:t>
      </w: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No, of course not. Do you remember a few months ago when you last reported a bio-signature in the matrix? </w:t>
      </w:r>
    </w:p>
    <w:p w:rsidR="00961472" w:rsidRPr="00AF3F86" w:rsidRDefault="00961472">
      <w:pPr>
        <w:spacing w:line="360" w:lineRule="auto"/>
        <w:jc w:val="both"/>
        <w:rPr>
          <w:rFonts w:ascii="Montserrat" w:hAnsi="Montserrat"/>
          <w:sz w:val="24"/>
        </w:rPr>
      </w:pPr>
      <w:r w:rsidRPr="00AF3F86">
        <w:rPr>
          <w:rFonts w:ascii="Montserrat" w:hAnsi="Montserrat"/>
          <w:sz w:val="24"/>
        </w:rPr>
        <w:t>Sure, but I wasn't able to identify it. I worked out a vector but there wasn't anything on it.</w:t>
      </w: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Yes, that's what we thought, but those flags are mapped and accessed in the survey filters. </w:t>
      </w:r>
    </w:p>
    <w:p w:rsidR="00961472" w:rsidRPr="00AF3F86" w:rsidRDefault="00961472">
      <w:pPr>
        <w:spacing w:line="360" w:lineRule="auto"/>
        <w:jc w:val="both"/>
        <w:rPr>
          <w:rFonts w:ascii="Montserrat" w:hAnsi="Montserrat"/>
          <w:sz w:val="24"/>
        </w:rPr>
      </w:pPr>
      <w:r w:rsidRPr="00AF3F86">
        <w:rPr>
          <w:rFonts w:ascii="Montserrat" w:hAnsi="Montserrat"/>
          <w:sz w:val="24"/>
        </w:rPr>
        <w:t>Wait, if that's an A2 five, then we're talking about an absolute magnitude of plus two and change. Why haven't we seen it until now?</w:t>
      </w:r>
    </w:p>
    <w:p w:rsidR="00961472" w:rsidRPr="00AF3F86" w:rsidRDefault="00961472">
      <w:pPr>
        <w:spacing w:line="360" w:lineRule="auto"/>
        <w:jc w:val="both"/>
        <w:rPr>
          <w:rFonts w:ascii="Montserrat" w:hAnsi="Montserrat"/>
          <w:sz w:val="24"/>
        </w:rPr>
      </w:pPr>
      <w:r w:rsidRPr="00AF3F86">
        <w:rPr>
          <w:rFonts w:ascii="Montserrat" w:hAnsi="Montserrat"/>
          <w:sz w:val="24"/>
        </w:rPr>
        <w:t>Wrong question. If we didn't see if before then obviously it was too far away. The appropriate question is why are we seeing it now? We've been steadily approaching its neighborhood on a bet the Captain has with the Admiral.</w:t>
      </w:r>
    </w:p>
    <w:p w:rsidR="00961472" w:rsidRPr="00AF3F86" w:rsidRDefault="00961472">
      <w:pPr>
        <w:spacing w:line="360" w:lineRule="auto"/>
        <w:jc w:val="both"/>
        <w:rPr>
          <w:rFonts w:ascii="Montserrat" w:hAnsi="Montserrat"/>
          <w:sz w:val="24"/>
        </w:rPr>
      </w:pPr>
      <w:r w:rsidRPr="00AF3F86">
        <w:rPr>
          <w:rFonts w:ascii="Montserrat" w:hAnsi="Montserrat"/>
          <w:sz w:val="24"/>
        </w:rPr>
        <w:t>You've gotta be kidding.</w:t>
      </w:r>
    </w:p>
    <w:p w:rsidR="00961472" w:rsidRPr="00AF3F86" w:rsidRDefault="00961472">
      <w:pPr>
        <w:spacing w:line="360" w:lineRule="auto"/>
        <w:jc w:val="both"/>
        <w:rPr>
          <w:rFonts w:ascii="Montserrat" w:hAnsi="Montserrat"/>
          <w:sz w:val="24"/>
        </w:rPr>
      </w:pPr>
      <w:r w:rsidRPr="00AF3F86">
        <w:rPr>
          <w:rFonts w:ascii="Montserrat" w:hAnsi="Montserrat"/>
          <w:sz w:val="24"/>
        </w:rPr>
        <w:t>No, we haven't been making the best progress using the scientific method—oh we've found a hundred worlds that would be ideal candidates for terra-form colonization, but that doesn't do us a lot of good now. Besides, the Captain has a lot of faith in your ability.</w:t>
      </w:r>
    </w:p>
    <w:p w:rsidR="00961472" w:rsidRPr="00AF3F86" w:rsidRDefault="00961472">
      <w:pPr>
        <w:spacing w:line="360" w:lineRule="auto"/>
        <w:jc w:val="both"/>
        <w:rPr>
          <w:rFonts w:ascii="Montserrat" w:hAnsi="Montserrat"/>
          <w:sz w:val="24"/>
        </w:rPr>
      </w:pPr>
      <w:r w:rsidRPr="00AF3F86">
        <w:rPr>
          <w:rFonts w:ascii="Montserrat" w:hAnsi="Montserrat"/>
          <w:sz w:val="24"/>
        </w:rPr>
        <w:t>O my goddess! That's... what... but... no. I must have made a hundred wild-assed guesses like that since we got lost.</w:t>
      </w:r>
    </w:p>
    <w:p w:rsidR="00961472" w:rsidRPr="00AF3F86" w:rsidRDefault="00961472">
      <w:pPr>
        <w:spacing w:line="360" w:lineRule="auto"/>
        <w:jc w:val="both"/>
        <w:rPr>
          <w:rFonts w:ascii="Montserrat" w:hAnsi="Montserrat"/>
          <w:sz w:val="24"/>
        </w:rPr>
      </w:pPr>
      <w:r w:rsidRPr="00AF3F86">
        <w:rPr>
          <w:rFonts w:ascii="Montserrat" w:hAnsi="Montserrat"/>
          <w:sz w:val="24"/>
        </w:rPr>
        <w:t>Oh, is that so? Then why do all of your WAGs converge in the same sphere?</w:t>
      </w:r>
    </w:p>
    <w:p w:rsidR="00961472" w:rsidRPr="00AF3F86" w:rsidRDefault="00961472">
      <w:pPr>
        <w:spacing w:line="360" w:lineRule="auto"/>
        <w:jc w:val="both"/>
        <w:rPr>
          <w:rFonts w:ascii="Montserrat" w:hAnsi="Montserrat"/>
          <w:sz w:val="24"/>
        </w:rPr>
      </w:pPr>
      <w:r w:rsidRPr="00AF3F86">
        <w:rPr>
          <w:rFonts w:ascii="Montserrat" w:hAnsi="Montserrat"/>
          <w:sz w:val="24"/>
        </w:rPr>
        <w:t>What?</w:t>
      </w:r>
    </w:p>
    <w:p w:rsidR="00961472" w:rsidRPr="00AF3F86" w:rsidRDefault="00961472">
      <w:pPr>
        <w:spacing w:line="360" w:lineRule="auto"/>
        <w:jc w:val="both"/>
        <w:rPr>
          <w:rFonts w:ascii="Montserrat" w:hAnsi="Montserrat"/>
          <w:sz w:val="24"/>
        </w:rPr>
      </w:pPr>
      <w:r w:rsidRPr="00AF3F86">
        <w:rPr>
          <w:rFonts w:ascii="Montserrat" w:hAnsi="Montserrat"/>
          <w:sz w:val="24"/>
        </w:rPr>
        <w:t>Yeah, I didn't think you had noticed. Would you like to see what depth they converge at?</w:t>
      </w:r>
    </w:p>
    <w:p w:rsidR="00961472" w:rsidRPr="00AF3F86" w:rsidRDefault="00961472">
      <w:pPr>
        <w:spacing w:line="360" w:lineRule="auto"/>
        <w:jc w:val="both"/>
        <w:rPr>
          <w:rFonts w:ascii="Montserrat" w:hAnsi="Montserrat"/>
          <w:sz w:val="24"/>
        </w:rPr>
      </w:pPr>
      <w:r w:rsidRPr="00AF3F86">
        <w:rPr>
          <w:rFonts w:ascii="Montserrat" w:hAnsi="Montserrat"/>
          <w:sz w:val="24"/>
        </w:rPr>
        <w:t>That can't be right. That's not even in this quadrant. Why didn't anyone mention this to me before now?</w:t>
      </w:r>
    </w:p>
    <w:p w:rsidR="00961472" w:rsidRPr="00AF3F86" w:rsidRDefault="00961472">
      <w:pPr>
        <w:spacing w:line="360" w:lineRule="auto"/>
        <w:jc w:val="both"/>
        <w:rPr>
          <w:rFonts w:ascii="Montserrat" w:hAnsi="Montserrat"/>
          <w:sz w:val="24"/>
        </w:rPr>
      </w:pPr>
      <w:r w:rsidRPr="00AF3F86">
        <w:rPr>
          <w:rFonts w:ascii="Montserrat" w:hAnsi="Montserrat"/>
          <w:sz w:val="24"/>
        </w:rPr>
        <w:t>Are you kidding? You are the last person we would tell, and we didn't plan on telling anyone until we got some kind of independent confirmation. This is it.</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color w:val="000000"/>
          <w:sz w:val="24"/>
        </w:rPr>
      </w:pPr>
      <w:r w:rsidRPr="00AF3F86">
        <w:rPr>
          <w:rFonts w:ascii="Montserrat" w:hAnsi="Montserrat"/>
          <w:sz w:val="24"/>
        </w:rPr>
        <w:br w:type="page"/>
      </w:r>
      <w:r w:rsidRPr="00AF3F86">
        <w:rPr>
          <w:rFonts w:ascii="Montserrat" w:hAnsi="Montserrat"/>
          <w:b/>
          <w:color w:val="000000"/>
          <w:sz w:val="24"/>
        </w:rPr>
        <w:t>REVELATION</w:t>
      </w:r>
      <w:r w:rsidRPr="00AF3F86">
        <w:rPr>
          <w:rFonts w:ascii="Montserrat" w:hAnsi="Montserrat"/>
          <w:color w:val="000000"/>
          <w:sz w:val="24"/>
        </w:rPr>
        <w:tab/>
        <w:t xml:space="preserve">book one of </w:t>
      </w:r>
      <w:r w:rsidRPr="00AF3F86">
        <w:rPr>
          <w:rFonts w:ascii="Montserrat" w:hAnsi="Montserrat"/>
          <w:b/>
          <w:color w:val="000000"/>
          <w:sz w:val="24"/>
        </w:rPr>
        <w:t>av</w:t>
      </w:r>
      <w:r w:rsidRPr="00AF3F86">
        <w:rPr>
          <w:rFonts w:ascii="Montserrat" w:hAnsi="Montserrat"/>
          <w:color w:val="000000"/>
          <w:sz w:val="24"/>
        </w:rPr>
        <w:t xml:space="preserve"> : the expression of change</w:t>
      </w:r>
      <w:r w:rsidRPr="00AF3F86">
        <w:rPr>
          <w:rFonts w:ascii="Montserrat" w:hAnsi="Montserrat"/>
          <w:color w:val="000000"/>
          <w:sz w:val="24"/>
        </w:rPr>
        <w:tab/>
      </w:r>
      <w:r w:rsidRPr="00AF3F86">
        <w:rPr>
          <w:rFonts w:ascii="Montserrat" w:hAnsi="Montserrat"/>
          <w:b/>
          <w:sz w:val="24"/>
        </w:rPr>
        <w:t>1~00~000</w:t>
      </w:r>
    </w:p>
    <w:p w:rsidR="00961472" w:rsidRPr="00AF3F86" w:rsidRDefault="00961472">
      <w:pPr>
        <w:spacing w:line="360" w:lineRule="auto"/>
        <w:jc w:val="both"/>
        <w:rPr>
          <w:rFonts w:ascii="Montserrat" w:hAnsi="Montserrat"/>
          <w:sz w:val="24"/>
        </w:rPr>
      </w:pPr>
      <w:r w:rsidRPr="00AF3F86">
        <w:rPr>
          <w:rFonts w:ascii="Montserrat" w:hAnsi="Montserrat"/>
          <w:sz w:val="24"/>
        </w:rPr>
        <w:t>david aes</w:t>
      </w:r>
      <w:r w:rsidRPr="00AF3F86">
        <w:rPr>
          <w:rFonts w:ascii="Montserrat" w:hAnsi="Montserrat"/>
          <w:sz w:val="24"/>
        </w:rPr>
        <w:tab/>
      </w:r>
    </w:p>
    <w:p w:rsidR="00961472" w:rsidRPr="00AF3F86" w:rsidRDefault="00961472">
      <w:pPr>
        <w:spacing w:line="360" w:lineRule="auto"/>
        <w:jc w:val="both"/>
        <w:rPr>
          <w:rFonts w:ascii="Montserrat" w:hAnsi="Montserrat"/>
          <w:color w:val="000000"/>
          <w:sz w:val="24"/>
        </w:rPr>
      </w:pPr>
      <w:r w:rsidRPr="00AF3F86">
        <w:rPr>
          <w:rFonts w:ascii="Montserrat" w:hAnsi="Montserrat"/>
          <w:color w:val="000000"/>
          <w:sz w:val="24"/>
        </w:rPr>
        <w:tab/>
      </w:r>
    </w:p>
    <w:p w:rsidR="00961472" w:rsidRPr="00AF3F86" w:rsidRDefault="00961472">
      <w:pPr>
        <w:spacing w:line="360" w:lineRule="auto"/>
        <w:jc w:val="both"/>
        <w:rPr>
          <w:rFonts w:ascii="Montserrat" w:hAnsi="Montserrat"/>
          <w:color w:val="000000"/>
          <w:sz w:val="24"/>
        </w:rPr>
      </w:pPr>
    </w:p>
    <w:p w:rsidR="00961472" w:rsidRPr="00AF3F86" w:rsidRDefault="00961472">
      <w:pPr>
        <w:spacing w:line="360" w:lineRule="auto"/>
        <w:jc w:val="both"/>
        <w:rPr>
          <w:rFonts w:ascii="Montserrat" w:hAnsi="Montserrat"/>
          <w:color w:val="000000"/>
          <w:sz w:val="24"/>
        </w:rPr>
      </w:pPr>
      <w:r w:rsidRPr="00AF3F86">
        <w:rPr>
          <w:rFonts w:ascii="Montserrat" w:hAnsi="Montserrat"/>
          <w:color w:val="000000"/>
          <w:sz w:val="24"/>
        </w:rPr>
        <w:tab/>
        <w:t>psionics—an applied science based on the unlocked potential of the mind—opened the door to the conquest of space, while opening up a new and ancient territory for humanity to explore, to rival man's passion for the stars. the knowledge and application of this science had been a carefully controlled government secret throughout the world. in the public mind, psionics was a theoretical science based on discoveries of the latent potential of the human mind. the governments of earth were happy to nurture that illusion, until a devestating and fatal encounter with a non-human mind in the depths of space. as ship after ship perished in alien encounters, the governments of earth had no choice but to disclose the existence of arden eve sinclair, an active psionic, and the only living witness to that first enocunter.</w:t>
      </w:r>
    </w:p>
    <w:p w:rsidR="00961472" w:rsidRPr="00AF3F86" w:rsidRDefault="00961472">
      <w:pPr>
        <w:spacing w:line="360" w:lineRule="auto"/>
        <w:jc w:val="both"/>
        <w:rPr>
          <w:rFonts w:ascii="Montserrat" w:hAnsi="Montserrat"/>
          <w:color w:val="000000"/>
          <w:sz w:val="24"/>
        </w:rPr>
      </w:pPr>
    </w:p>
    <w:p w:rsidR="00961472" w:rsidRPr="00AF3F86" w:rsidRDefault="00961472">
      <w:pPr>
        <w:spacing w:line="360" w:lineRule="auto"/>
        <w:jc w:val="both"/>
        <w:rPr>
          <w:rFonts w:ascii="Montserrat" w:hAnsi="Montserrat"/>
          <w:color w:val="000000"/>
          <w:sz w:val="24"/>
        </w:rPr>
      </w:pPr>
      <w:r w:rsidRPr="00AF3F86">
        <w:rPr>
          <w:rFonts w:ascii="Montserrat" w:hAnsi="Montserrat"/>
          <w:color w:val="000000"/>
          <w:sz w:val="24"/>
        </w:rPr>
        <w:tab/>
        <w:t xml:space="preserve">arden eve sinclair—a teenage girl who, as a child, had experienced the death of her mother aboard the deep space explorer </w:t>
      </w:r>
      <w:r w:rsidRPr="00AF3F86">
        <w:rPr>
          <w:rFonts w:ascii="Montserrat" w:hAnsi="Montserrat"/>
          <w:i/>
          <w:color w:val="000000"/>
          <w:sz w:val="24"/>
        </w:rPr>
        <w:t>adventure—</w:t>
      </w:r>
      <w:r w:rsidRPr="00AF3F86">
        <w:rPr>
          <w:rFonts w:ascii="Montserrat" w:hAnsi="Montserrat"/>
          <w:color w:val="000000"/>
          <w:sz w:val="24"/>
        </w:rPr>
        <w:t xml:space="preserve">became the first publically recognized active psionic. arden was dragged out of seclusion and forced to reveal her existence, and the existance of her power, to the world. her account of a first contact disaster set in motion a chain of events from which she ultimately cannot escape. forced to prove her power, to justify the desperate demands of a fearful government striving to preserve humanity from an unbearable threat, arden became an object of worship—a goddess by accident. her second withdrawal into seclusion is brought to an end when an old friend bids her to volunteer for operation exodus, before something worse can happen to her. arden strives to overcome the obstacles thrust into her path in the hope of escaping her fame on earth. </w:t>
      </w:r>
    </w:p>
    <w:p w:rsidR="00961472" w:rsidRPr="00AF3F86" w:rsidRDefault="00961472">
      <w:pPr>
        <w:spacing w:line="360" w:lineRule="auto"/>
        <w:jc w:val="both"/>
        <w:rPr>
          <w:rFonts w:ascii="Montserrat" w:hAnsi="Montserrat"/>
          <w:color w:val="000000"/>
          <w:sz w:val="24"/>
        </w:rPr>
      </w:pPr>
      <w:r w:rsidRPr="00AF3F86">
        <w:rPr>
          <w:rFonts w:ascii="Montserrat" w:hAnsi="Montserrat"/>
          <w:color w:val="000000"/>
          <w:sz w:val="24"/>
        </w:rPr>
        <w:tab/>
      </w:r>
    </w:p>
    <w:p w:rsidR="00961472" w:rsidRPr="00AF3F86" w:rsidRDefault="00961472">
      <w:pPr>
        <w:spacing w:line="360" w:lineRule="auto"/>
        <w:jc w:val="both"/>
        <w:rPr>
          <w:rFonts w:ascii="Montserrat" w:hAnsi="Montserrat"/>
          <w:color w:val="000000"/>
          <w:sz w:val="24"/>
        </w:rPr>
      </w:pPr>
      <w:r w:rsidRPr="00AF3F86">
        <w:rPr>
          <w:rFonts w:ascii="Montserrat" w:hAnsi="Montserrat"/>
          <w:color w:val="000000"/>
          <w:sz w:val="24"/>
        </w:rPr>
        <w:br w:type="page"/>
        <w:t>revelation</w:t>
      </w:r>
    </w:p>
    <w:p w:rsidR="00961472" w:rsidRPr="00AF3F86" w:rsidRDefault="00961472">
      <w:pPr>
        <w:spacing w:line="360" w:lineRule="auto"/>
        <w:jc w:val="both"/>
        <w:rPr>
          <w:rFonts w:ascii="Montserrat" w:hAnsi="Montserrat"/>
          <w:color w:val="000000"/>
          <w:sz w:val="24"/>
        </w:rPr>
      </w:pPr>
    </w:p>
    <w:p w:rsidR="00961472" w:rsidRPr="00AF3F86" w:rsidRDefault="00961472">
      <w:pPr>
        <w:spacing w:line="360" w:lineRule="auto"/>
        <w:jc w:val="both"/>
        <w:rPr>
          <w:rFonts w:ascii="Montserrat" w:hAnsi="Montserrat"/>
          <w:color w:val="000000"/>
          <w:sz w:val="24"/>
        </w:rPr>
      </w:pPr>
      <w:r w:rsidRPr="00AF3F86">
        <w:rPr>
          <w:rFonts w:ascii="Montserrat" w:hAnsi="Montserrat"/>
          <w:color w:val="000000"/>
          <w:sz w:val="24"/>
        </w:rPr>
        <w:t>av</w:t>
      </w:r>
      <w:r w:rsidRPr="00AF3F86">
        <w:rPr>
          <w:rFonts w:ascii="Montserrat" w:hAnsi="Montserrat"/>
          <w:color w:val="000000"/>
          <w:sz w:val="24"/>
        </w:rPr>
        <w:tab/>
        <w:t>i</w:t>
      </w:r>
      <w:r w:rsidRPr="00AF3F86">
        <w:rPr>
          <w:rFonts w:ascii="Montserrat" w:hAnsi="Montserrat"/>
          <w:color w:val="000000"/>
          <w:sz w:val="24"/>
        </w:rPr>
        <w:tab/>
        <w:t>brief</w:t>
      </w:r>
    </w:p>
    <w:p w:rsidR="00961472" w:rsidRPr="00AF3F86" w:rsidRDefault="00961472">
      <w:pPr>
        <w:spacing w:line="360" w:lineRule="auto"/>
        <w:jc w:val="both"/>
        <w:rPr>
          <w:rFonts w:ascii="Montserrat" w:hAnsi="Montserrat"/>
          <w:color w:val="000000"/>
          <w:sz w:val="24"/>
        </w:rPr>
      </w:pPr>
    </w:p>
    <w:p w:rsidR="00961472" w:rsidRPr="00AF3F86" w:rsidRDefault="00961472">
      <w:pPr>
        <w:spacing w:line="360" w:lineRule="auto"/>
        <w:jc w:val="both"/>
        <w:rPr>
          <w:rFonts w:ascii="Montserrat" w:hAnsi="Montserrat"/>
          <w:color w:val="000000"/>
          <w:sz w:val="24"/>
        </w:rPr>
      </w:pPr>
      <w:r w:rsidRPr="00AF3F86">
        <w:rPr>
          <w:rFonts w:ascii="Montserrat" w:hAnsi="Montserrat"/>
          <w:color w:val="000000"/>
          <w:sz w:val="24"/>
        </w:rPr>
        <w:tab/>
        <w:t xml:space="preserve">arden's story, from disclosure to the eve of departure, studies the frightening potential of the mind. arden was forced to reveal her existence, and the existance of her power to the world. her account of a first contact disaster set in motion a chain of events from which she ultimately cannot escape. forced to prove her power, to justify the desperate demands of a fearful government striving to preserve humanity from an unbearable threat, arden became an object of worship—a goddess by accident. her withdrawal into seclusion is brought to an end when an old friend bids her to volunteer for operation exodus. arden strives to overcome the obstacles thrust into her path in the hope of escaping her fame on earth. </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av</w:t>
      </w:r>
      <w:r w:rsidRPr="00AF3F86">
        <w:rPr>
          <w:rFonts w:ascii="Montserrat" w:hAnsi="Montserrat"/>
          <w:sz w:val="24"/>
        </w:rPr>
        <w:tab/>
        <w:t>ii</w:t>
      </w:r>
      <w:r w:rsidRPr="00AF3F86">
        <w:rPr>
          <w:rFonts w:ascii="Montserrat" w:hAnsi="Montserrat"/>
          <w:sz w:val="24"/>
        </w:rPr>
        <w:tab/>
        <w:t>blocking</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ab/>
        <w:t>a friend tracks arden down and makes her aware of the dangerous domestic response to disclosure and a personal threat to her</w:t>
      </w:r>
    </w:p>
    <w:p w:rsidR="00961472" w:rsidRPr="00AF3F86" w:rsidRDefault="00961472">
      <w:pPr>
        <w:spacing w:line="360" w:lineRule="auto"/>
        <w:jc w:val="both"/>
        <w:rPr>
          <w:rFonts w:ascii="Montserrat" w:hAnsi="Montserrat"/>
          <w:sz w:val="24"/>
        </w:rPr>
      </w:pPr>
      <w:r w:rsidRPr="00AF3F86">
        <w:rPr>
          <w:rFonts w:ascii="Montserrat" w:hAnsi="Montserrat"/>
          <w:sz w:val="24"/>
        </w:rPr>
        <w:tab/>
        <w:t>arden volunteers for operation exodus</w:t>
      </w:r>
    </w:p>
    <w:p w:rsidR="00961472" w:rsidRPr="00AF3F86" w:rsidRDefault="00961472">
      <w:pPr>
        <w:spacing w:line="360" w:lineRule="auto"/>
        <w:jc w:val="both"/>
        <w:rPr>
          <w:rFonts w:ascii="Montserrat" w:hAnsi="Montserrat"/>
          <w:sz w:val="24"/>
        </w:rPr>
      </w:pPr>
      <w:r w:rsidRPr="00AF3F86">
        <w:rPr>
          <w:rFonts w:ascii="Montserrat" w:hAnsi="Montserrat"/>
          <w:sz w:val="24"/>
        </w:rPr>
        <w:tab/>
        <w:t>arden enters the confidential asset training program, assigned with connor and morgan—four years, including:</w:t>
      </w:r>
    </w:p>
    <w:p w:rsidR="00961472" w:rsidRPr="00AF3F86" w:rsidRDefault="00961472">
      <w:pPr>
        <w:spacing w:line="360" w:lineRule="auto"/>
        <w:jc w:val="both"/>
        <w:rPr>
          <w:rFonts w:ascii="Montserrat" w:hAnsi="Montserrat"/>
          <w:sz w:val="24"/>
        </w:rPr>
      </w:pPr>
      <w:r w:rsidRPr="00AF3F86">
        <w:rPr>
          <w:rFonts w:ascii="Montserrat" w:hAnsi="Montserrat"/>
          <w:sz w:val="24"/>
        </w:rPr>
        <w:tab/>
        <w:t>arden is one of those attacked personally as the asset program is challenged</w:t>
      </w:r>
    </w:p>
    <w:p w:rsidR="00961472" w:rsidRPr="00AF3F86" w:rsidRDefault="00961472">
      <w:pPr>
        <w:spacing w:line="360" w:lineRule="auto"/>
        <w:jc w:val="both"/>
        <w:rPr>
          <w:rFonts w:ascii="Montserrat" w:hAnsi="Montserrat"/>
          <w:sz w:val="24"/>
        </w:rPr>
      </w:pPr>
      <w:r w:rsidRPr="00AF3F86">
        <w:rPr>
          <w:rFonts w:ascii="Montserrat" w:hAnsi="Montserrat"/>
          <w:sz w:val="24"/>
        </w:rPr>
        <w:tab/>
        <w:t>as an asset, arden is required to establish intimate attachments to the other assets</w:t>
      </w:r>
    </w:p>
    <w:p w:rsidR="00961472" w:rsidRPr="00AF3F86" w:rsidRDefault="00961472">
      <w:pPr>
        <w:spacing w:line="360" w:lineRule="auto"/>
        <w:jc w:val="both"/>
        <w:rPr>
          <w:rFonts w:ascii="Montserrat" w:hAnsi="Montserrat"/>
          <w:sz w:val="24"/>
        </w:rPr>
      </w:pPr>
      <w:r w:rsidRPr="00AF3F86">
        <w:rPr>
          <w:rFonts w:ascii="Montserrat" w:hAnsi="Montserrat"/>
          <w:sz w:val="24"/>
        </w:rPr>
        <w:tab/>
        <w:t>martin cannon craig, an antagonist from her childhood, becomes an asset control officer over arden</w:t>
      </w:r>
    </w:p>
    <w:p w:rsidR="00961472" w:rsidRPr="00AF3F86" w:rsidRDefault="00961472">
      <w:pPr>
        <w:spacing w:line="360" w:lineRule="auto"/>
        <w:jc w:val="both"/>
        <w:rPr>
          <w:rFonts w:ascii="Montserrat" w:hAnsi="Montserrat"/>
          <w:sz w:val="24"/>
        </w:rPr>
      </w:pPr>
      <w:r w:rsidRPr="00AF3F86">
        <w:rPr>
          <w:rFonts w:ascii="Montserrat" w:hAnsi="Montserrat"/>
          <w:sz w:val="24"/>
        </w:rPr>
        <w:tab/>
        <w:t>attempts to wash arden out of the program begin to plague arden</w:t>
      </w:r>
    </w:p>
    <w:p w:rsidR="00961472" w:rsidRPr="00AF3F86" w:rsidRDefault="00961472">
      <w:pPr>
        <w:spacing w:line="360" w:lineRule="auto"/>
        <w:jc w:val="both"/>
        <w:rPr>
          <w:rFonts w:ascii="Montserrat" w:hAnsi="Montserrat"/>
          <w:sz w:val="24"/>
        </w:rPr>
      </w:pPr>
      <w:r w:rsidRPr="00AF3F86">
        <w:rPr>
          <w:rFonts w:ascii="Montserrat" w:hAnsi="Montserrat"/>
          <w:sz w:val="24"/>
        </w:rPr>
        <w:tab/>
        <w:t>arden is set up for a fall, when she is maneuvered into combination plot to provoke her to kill a latent</w:t>
      </w:r>
    </w:p>
    <w:p w:rsidR="00961472" w:rsidRPr="00AF3F86" w:rsidRDefault="00961472">
      <w:pPr>
        <w:spacing w:line="360" w:lineRule="auto"/>
        <w:jc w:val="both"/>
        <w:rPr>
          <w:rFonts w:ascii="Montserrat" w:hAnsi="Montserrat"/>
          <w:sz w:val="24"/>
        </w:rPr>
      </w:pPr>
      <w:r w:rsidRPr="00AF3F86">
        <w:rPr>
          <w:rFonts w:ascii="Montserrat" w:hAnsi="Montserrat"/>
          <w:sz w:val="24"/>
        </w:rPr>
        <w:tab/>
        <w:t>during a drive trial, an attempt is made to assassinate arden</w:t>
      </w:r>
    </w:p>
    <w:p w:rsidR="00961472" w:rsidRPr="00AF3F86" w:rsidRDefault="00961472">
      <w:pPr>
        <w:spacing w:line="360" w:lineRule="auto"/>
        <w:jc w:val="both"/>
        <w:rPr>
          <w:rFonts w:ascii="Montserrat" w:hAnsi="Montserrat"/>
          <w:sz w:val="24"/>
        </w:rPr>
      </w:pPr>
      <w:r w:rsidRPr="00AF3F86">
        <w:rPr>
          <w:rFonts w:ascii="Montserrat" w:hAnsi="Montserrat"/>
          <w:sz w:val="24"/>
        </w:rPr>
        <w:tab/>
        <w:t>arden prevails over these obstacles and graduates, entering interum active duty—two years, including:</w:t>
      </w:r>
    </w:p>
    <w:p w:rsidR="00961472" w:rsidRPr="00AF3F86" w:rsidRDefault="00961472">
      <w:pPr>
        <w:spacing w:line="360" w:lineRule="auto"/>
        <w:jc w:val="both"/>
        <w:rPr>
          <w:rFonts w:ascii="Montserrat" w:hAnsi="Montserrat"/>
          <w:sz w:val="24"/>
        </w:rPr>
      </w:pPr>
      <w:r w:rsidRPr="00AF3F86">
        <w:rPr>
          <w:rFonts w:ascii="Montserrat" w:hAnsi="Montserrat"/>
          <w:sz w:val="24"/>
        </w:rPr>
        <w:tab/>
        <w:t>as malfunctions continue to delay her ship's commission, arden begins to confide her troubles in her friends</w:t>
      </w:r>
    </w:p>
    <w:p w:rsidR="00961472" w:rsidRPr="00AF3F86" w:rsidRDefault="00961472">
      <w:pPr>
        <w:spacing w:line="360" w:lineRule="auto"/>
        <w:jc w:val="both"/>
        <w:rPr>
          <w:rFonts w:ascii="Montserrat" w:hAnsi="Montserrat"/>
          <w:sz w:val="24"/>
        </w:rPr>
      </w:pPr>
      <w:r w:rsidRPr="00AF3F86">
        <w:rPr>
          <w:rFonts w:ascii="Montserrat" w:hAnsi="Montserrat"/>
          <w:sz w:val="24"/>
        </w:rPr>
        <w:tab/>
        <w:t>information about arden's commision and eventual departure with exodus is leaked to her faithful</w:t>
      </w:r>
    </w:p>
    <w:p w:rsidR="00961472" w:rsidRPr="00AF3F86" w:rsidRDefault="00961472">
      <w:pPr>
        <w:spacing w:line="360" w:lineRule="auto"/>
        <w:jc w:val="both"/>
        <w:rPr>
          <w:rFonts w:ascii="Montserrat" w:hAnsi="Montserrat"/>
          <w:sz w:val="24"/>
        </w:rPr>
      </w:pPr>
      <w:r w:rsidRPr="00AF3F86">
        <w:rPr>
          <w:rFonts w:ascii="Montserrat" w:hAnsi="Montserrat"/>
          <w:sz w:val="24"/>
        </w:rPr>
        <w:tab/>
        <w:t>arden receives a warning to withdraw from exodus</w:t>
      </w:r>
    </w:p>
    <w:p w:rsidR="00961472" w:rsidRPr="00AF3F86" w:rsidRDefault="00961472">
      <w:pPr>
        <w:spacing w:line="360" w:lineRule="auto"/>
        <w:jc w:val="both"/>
        <w:rPr>
          <w:rFonts w:ascii="Montserrat" w:hAnsi="Montserrat"/>
          <w:sz w:val="24"/>
        </w:rPr>
      </w:pPr>
      <w:r w:rsidRPr="00AF3F86">
        <w:rPr>
          <w:rFonts w:ascii="Montserrat" w:hAnsi="Montserrat"/>
          <w:sz w:val="24"/>
        </w:rPr>
        <w:tab/>
        <w:t>arden pays a last visit to her home to say goodbye to earth</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color w:val="000000"/>
          <w:sz w:val="24"/>
        </w:rPr>
      </w:pPr>
      <w:r w:rsidRPr="00AF3F86">
        <w:rPr>
          <w:rFonts w:ascii="Montserrat" w:hAnsi="Montserrat"/>
          <w:color w:val="000000"/>
          <w:sz w:val="24"/>
        </w:rPr>
        <w:t>av</w:t>
      </w:r>
      <w:r w:rsidRPr="00AF3F86">
        <w:rPr>
          <w:rFonts w:ascii="Montserrat" w:hAnsi="Montserrat"/>
          <w:color w:val="000000"/>
          <w:sz w:val="24"/>
        </w:rPr>
        <w:tab/>
        <w:t>i</w:t>
      </w:r>
      <w:r w:rsidRPr="00AF3F86">
        <w:rPr>
          <w:rFonts w:ascii="Montserrat" w:hAnsi="Montserrat"/>
          <w:color w:val="000000"/>
          <w:sz w:val="24"/>
        </w:rPr>
        <w:tab/>
        <w:t>events</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17</w:t>
      </w:r>
      <w:r w:rsidRPr="00AF3F86">
        <w:rPr>
          <w:rFonts w:ascii="Montserrat" w:hAnsi="Montserrat"/>
          <w:sz w:val="24"/>
        </w:rPr>
        <w:tab/>
        <w:t xml:space="preserve">i was shoved out in front of the international media, where along with the fate of the </w:t>
      </w:r>
      <w:r w:rsidRPr="00AF3F86">
        <w:rPr>
          <w:rFonts w:ascii="Montserrat" w:hAnsi="Montserrat"/>
          <w:i/>
          <w:sz w:val="24"/>
        </w:rPr>
        <w:t>adventure</w:t>
      </w:r>
      <w:r w:rsidRPr="00AF3F86">
        <w:rPr>
          <w:rFonts w:ascii="Montserrat" w:hAnsi="Montserrat"/>
          <w:sz w:val="24"/>
        </w:rPr>
        <w:t xml:space="preserve"> i was forced to expose myself and the existance of active psionics. i have wonder what they were thinking when they forced me to relate the details of the first-contact disaster to the world? i have no notion of whether my keepers gave any thought to how the event would make me feel. it sure made for great journalism, though; a tragic figure bravely describing the last moments of the deep space explorer </w:t>
      </w:r>
      <w:r w:rsidRPr="00AF3F86">
        <w:rPr>
          <w:rFonts w:ascii="Montserrat" w:hAnsi="Montserrat"/>
          <w:i/>
          <w:sz w:val="24"/>
        </w:rPr>
        <w:t>adventure</w:t>
      </w:r>
      <w:r w:rsidRPr="00AF3F86">
        <w:rPr>
          <w:rFonts w:ascii="Montserrat" w:hAnsi="Montserrat"/>
          <w:sz w:val="24"/>
        </w:rPr>
        <w:t>, quietly dying her mother's death in her memory. maybe the wound healed better for being reopened and liberally bled.</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ab/>
        <w:t>if there was anything besides the loss of my mother that inspired my pallid rage against the project, it was the fact that it had created an ideal place for me to grow up—far better than the civilian world outside it—and it had turned out to be a carefully crafted lie.</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 know </w:t>
      </w:r>
      <w:r w:rsidRPr="00AF3F86">
        <w:rPr>
          <w:rFonts w:ascii="Montserrat" w:hAnsi="Montserrat"/>
          <w:i/>
          <w:sz w:val="24"/>
        </w:rPr>
        <w:t>why</w:t>
      </w:r>
      <w:r w:rsidRPr="00AF3F86">
        <w:rPr>
          <w:rFonts w:ascii="Montserrat" w:hAnsi="Montserrat"/>
          <w:sz w:val="24"/>
        </w:rPr>
        <w:t xml:space="preserve"> they did it. one, they needed to disclose the existence of active psionics to the public; our population was growing too fast for the government to hide. two, the threat of alien invasion, while providing the people something to think about besides us, was something the government discovered it could not hide as other exploratory missions went missing. three, i was the closest thing to an eye-witness available to offer testimonial support for that government announcement. naturally, i had to establish some credentials with the public; i had to demonstrate and define some of my abilities. thus, our carefully guarded existence was traded to win support for an accelerated space colonization and militarization effort.</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17-21</w:t>
      </w:r>
      <w:r w:rsidRPr="00AF3F86">
        <w:rPr>
          <w:rFonts w:ascii="Montserrat" w:hAnsi="Montserrat"/>
          <w:sz w:val="24"/>
        </w:rPr>
        <w:tab/>
        <w:t>as the first public psi, my time was kept too occupied for me to indulge in much self-pity, anyway. i devoted my time to public relations soothing institutional and individual fears of psionic potential. it didn't take a genius to imagine the potential for evil and mischief present in the real and imagined powers of psi. educating the public about the realities of psionics and the means available to deter and police psionic misbehavior was too big a project for me to handle alone, and eventually i was able to bow out of the picture and retire from public life. by the time i was finally a free and independent citizen i had gotten over my loss. in my mind the events of my past were closed. i entered the private sector and assumed that the government had forgotten about me. the last thing i would have ever expected was for them to track me down several years later and ask me to come back to the project and rejoin the space program.</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21</w:t>
      </w:r>
      <w:r w:rsidRPr="00AF3F86">
        <w:rPr>
          <w:rFonts w:ascii="Montserrat" w:hAnsi="Montserrat"/>
          <w:sz w:val="24"/>
        </w:rPr>
        <w:tab/>
        <w:t xml:space="preserve">i was approached by an old family friend—alan eric o'neal, also a former project member from the reservation where i grew up—and asked to volunteer for operation exodus, before i could be conscripted. imagine my surprise. on his advice i was recruited as a volunteer for operation exodus. at the time all actives were being rounded up and subjected to testing, licensing and regulation. i had been out of contact for some time, so he'd had to track me down at my current home in scotland. i was there alone, and when he intruded on my isolation, i was forced to realize that i was lonely. </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21-25</w:t>
      </w:r>
      <w:r w:rsidRPr="00AF3F86">
        <w:rPr>
          <w:rFonts w:ascii="Montserrat" w:hAnsi="Montserrat"/>
          <w:sz w:val="24"/>
        </w:rPr>
        <w:tab/>
        <w:t>asset training at trinity academy—assigned with connor a. lennox and morgan e. wildmuir. connor, morgan and i departed immediately after the prototype trials for trinity naval academy and military reservation—formerly vancouver island, purchased by the solar authority in twenty-one twelve. the mission specs for exodus called for class three actives to occupy staff positions, which meant we had to attain a lieutenant's rank and grade. on arriving at trinity, we were assembled in our groups; living, working, studying, relaxing and playing together. groups that did not work well and play well together over time were broken up and reassigned. our group seemed to have the right chemistry. connor and i had our past acquaintance and common experiences on the same reservation. morgan was new to both of us. friendly, vivacious and serene, she was a born peace maker and an adventurous soul. morgan was my best friend and surrogate mother almost from the day we met. connor and i... well, there had always been a mutual attraction, but we both had highland tempers..</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in spite of the sense of unrelenting pressure felt by all involved in the ground work for this massive operation, exodus could not depart soon enough. at the time i was brought into the game, there were years yet to go before we would be ready to embark on our mission, and that was still moving too dangerously fast given the state of our working technology and a constant flow of new technological developments. like with the prototype, </w:t>
      </w:r>
      <w:r w:rsidRPr="00AF3F86">
        <w:rPr>
          <w:rFonts w:ascii="Montserrat" w:hAnsi="Montserrat"/>
          <w:i/>
          <w:sz w:val="24"/>
        </w:rPr>
        <w:t>gabriel,</w:t>
      </w:r>
      <w:r w:rsidRPr="00AF3F86">
        <w:rPr>
          <w:rFonts w:ascii="Montserrat" w:hAnsi="Montserrat"/>
          <w:sz w:val="24"/>
        </w:rPr>
        <w:t xml:space="preserve"> designs kept going back to the drawing board over and over again. the training programs and forced enrollment in the new astronautical naval academies, originally thrown in our way to hobble us, ended up being the things that picked up actives like myself and kept us focused and committed to our goal. political agendas continued to plague selected efforts and notable individuals, but the solar authority began assigning priorities to the endeavor and the agendas of back biting, prejudiced, panic mongers did not come out high on that list.</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25-27</w:t>
      </w:r>
      <w:r w:rsidRPr="00AF3F86">
        <w:rPr>
          <w:rFonts w:ascii="Montserrat" w:hAnsi="Montserrat"/>
          <w:sz w:val="24"/>
        </w:rPr>
        <w:tab/>
        <w:t>we served several tours on active duty between graduation from trinity and exodus, in the course of which we earned our required rank and qualifications. six years—more or less—passed quickly and suddenly we found ourselves caught up in the rush of mission prep.</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color w:val="000000"/>
          <w:sz w:val="24"/>
        </w:rPr>
      </w:pPr>
      <w:r w:rsidRPr="00AF3F86">
        <w:rPr>
          <w:rFonts w:ascii="Montserrat" w:hAnsi="Montserrat"/>
          <w:sz w:val="24"/>
        </w:rPr>
        <w:t>27</w:t>
      </w:r>
      <w:r w:rsidRPr="00AF3F86">
        <w:rPr>
          <w:rFonts w:ascii="Montserrat" w:hAnsi="Montserrat"/>
          <w:sz w:val="24"/>
        </w:rPr>
        <w:tab/>
        <w:t>i said my good-byes to earth about a week before we finally departed, with task group three. i am rushed back to luna v to wait while all of the final details are worked out. we pull out of sol system, may fifth of twenty-one seventeen.</w:t>
      </w:r>
    </w:p>
    <w:p w:rsidR="00961472" w:rsidRPr="00AF3F86" w:rsidRDefault="00961472">
      <w:pPr>
        <w:spacing w:line="360" w:lineRule="auto"/>
        <w:jc w:val="both"/>
        <w:rPr>
          <w:rFonts w:ascii="Montserrat" w:hAnsi="Montserrat"/>
          <w:color w:val="000000"/>
          <w:sz w:val="24"/>
        </w:rPr>
      </w:pPr>
    </w:p>
    <w:p w:rsidR="00961472" w:rsidRPr="00AF3F86" w:rsidRDefault="00961472">
      <w:pPr>
        <w:spacing w:line="360" w:lineRule="auto"/>
        <w:jc w:val="both"/>
        <w:rPr>
          <w:rFonts w:ascii="Montserrat" w:hAnsi="Montserrat"/>
          <w:color w:val="000000"/>
          <w:sz w:val="24"/>
        </w:rPr>
      </w:pPr>
      <w:r w:rsidRPr="00AF3F86">
        <w:rPr>
          <w:rFonts w:ascii="Montserrat" w:hAnsi="Montserrat"/>
          <w:color w:val="000000"/>
          <w:sz w:val="24"/>
        </w:rPr>
        <w:t>book one: revelation</w:t>
      </w:r>
    </w:p>
    <w:p w:rsidR="00961472" w:rsidRPr="00AF3F86" w:rsidRDefault="00961472">
      <w:pPr>
        <w:spacing w:line="360" w:lineRule="auto"/>
        <w:jc w:val="both"/>
        <w:rPr>
          <w:rFonts w:ascii="Montserrat" w:hAnsi="Montserrat"/>
          <w:color w:val="000000"/>
          <w:sz w:val="24"/>
        </w:rPr>
      </w:pPr>
      <w:r w:rsidRPr="00AF3F86">
        <w:rPr>
          <w:rFonts w:ascii="Montserrat" w:hAnsi="Montserrat"/>
          <w:color w:val="000000"/>
          <w:sz w:val="24"/>
        </w:rPr>
        <w:tab/>
        <w:t xml:space="preserve">arden's story, from disclosure to the eve of departure, studies the frightening potential of the mind. arden was forced to reveal her existence, and the existance of her power to the world. her account of a first contact disaster set in motion a chain of events from which she ultimately cannot escape. forced to prove her power, to justify the desperate demands of a fearful government striving to preserve humanity from an unbearable threat, arden became an object of worship—a goddess by accident. her withdrawal into seclusion is brought to an end when an old friend bids her to volunteer for operation exodus. arden strives to overcome the obstacles thrust into her path in the hope of escaping her fame on earth. </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color w:val="000000"/>
          <w:sz w:val="24"/>
        </w:rPr>
      </w:pPr>
      <w:r w:rsidRPr="00AF3F86">
        <w:rPr>
          <w:rFonts w:ascii="Montserrat" w:hAnsi="Montserrat"/>
          <w:color w:val="000000"/>
          <w:sz w:val="24"/>
        </w:rPr>
        <w:t xml:space="preserve">book two: </w:t>
      </w:r>
    </w:p>
    <w:p w:rsidR="00961472" w:rsidRPr="00AF3F86" w:rsidRDefault="00961472">
      <w:pPr>
        <w:spacing w:line="360" w:lineRule="auto"/>
        <w:jc w:val="both"/>
        <w:rPr>
          <w:rFonts w:ascii="Montserrat" w:hAnsi="Montserrat"/>
          <w:color w:val="000000"/>
          <w:sz w:val="24"/>
        </w:rPr>
      </w:pPr>
      <w:r w:rsidRPr="00AF3F86">
        <w:rPr>
          <w:rFonts w:ascii="Montserrat" w:hAnsi="Montserrat"/>
          <w:color w:val="000000"/>
          <w:sz w:val="24"/>
        </w:rPr>
        <w:tab/>
        <w:t>arden's story, continuing from departure to the dawn of contact, studies the strengths and weaknesses of the human spirit. arden is one of ten thousand souls who is lost with task group three during a translation error. in the confusion, as the task group struggles to sort itself out, arden finds herself in the hands of her personal antagonist, a man who has always tried to control her life. arden becomes caught between a man who has wanted to possess her from the day she was born, and a man who has been forced to recognize his love for her. all arden wants is to find a place to call home.</w:t>
      </w:r>
    </w:p>
    <w:p w:rsidR="00961472" w:rsidRPr="00AF3F86" w:rsidRDefault="00961472">
      <w:pPr>
        <w:spacing w:line="360" w:lineRule="auto"/>
        <w:jc w:val="both"/>
        <w:rPr>
          <w:rFonts w:ascii="Montserrat" w:hAnsi="Montserrat"/>
          <w:color w:val="000000"/>
          <w:sz w:val="24"/>
        </w:rPr>
      </w:pPr>
    </w:p>
    <w:p w:rsidR="00961472" w:rsidRPr="00AF3F86" w:rsidRDefault="00961472">
      <w:pPr>
        <w:spacing w:line="360" w:lineRule="auto"/>
        <w:jc w:val="both"/>
        <w:rPr>
          <w:rFonts w:ascii="Montserrat" w:hAnsi="Montserrat"/>
          <w:color w:val="000000"/>
          <w:sz w:val="24"/>
        </w:rPr>
      </w:pPr>
      <w:r w:rsidRPr="00AF3F86">
        <w:rPr>
          <w:rFonts w:ascii="Montserrat" w:hAnsi="Montserrat"/>
          <w:color w:val="000000"/>
          <w:sz w:val="24"/>
        </w:rPr>
        <w:t xml:space="preserve">book three: reflection </w:t>
      </w:r>
    </w:p>
    <w:p w:rsidR="00961472" w:rsidRPr="00AF3F86" w:rsidRDefault="00961472">
      <w:pPr>
        <w:spacing w:line="360" w:lineRule="auto"/>
        <w:jc w:val="both"/>
        <w:rPr>
          <w:rFonts w:ascii="Montserrat" w:hAnsi="Montserrat"/>
          <w:color w:val="000000"/>
          <w:sz w:val="24"/>
        </w:rPr>
      </w:pPr>
      <w:r w:rsidRPr="00AF3F86">
        <w:rPr>
          <w:rFonts w:ascii="Montserrat" w:hAnsi="Montserrat"/>
          <w:color w:val="000000"/>
          <w:sz w:val="24"/>
        </w:rPr>
        <w:t>part one: angel colony</w:t>
      </w:r>
    </w:p>
    <w:p w:rsidR="00961472" w:rsidRPr="00AF3F86" w:rsidRDefault="00961472">
      <w:pPr>
        <w:spacing w:line="360" w:lineRule="auto"/>
        <w:jc w:val="both"/>
        <w:rPr>
          <w:rFonts w:ascii="Montserrat" w:hAnsi="Montserrat"/>
          <w:color w:val="000000"/>
          <w:sz w:val="24"/>
        </w:rPr>
      </w:pPr>
      <w:r w:rsidRPr="00AF3F86">
        <w:rPr>
          <w:rFonts w:ascii="Montserrat" w:hAnsi="Montserrat"/>
          <w:color w:val="000000"/>
          <w:sz w:val="24"/>
        </w:rPr>
        <w:tab/>
        <w:t>arden's first memoir covering the establishment of angel colony and reflections on events leading up to her situation to date. beginning from the day of contact through an invitation to leave quarantine and study the native culture.</w:t>
      </w:r>
    </w:p>
    <w:p w:rsidR="00961472" w:rsidRPr="00AF3F86" w:rsidRDefault="00961472">
      <w:pPr>
        <w:spacing w:line="360" w:lineRule="auto"/>
        <w:jc w:val="both"/>
        <w:rPr>
          <w:rFonts w:ascii="Montserrat" w:hAnsi="Montserrat"/>
          <w:color w:val="000000"/>
          <w:sz w:val="24"/>
        </w:rPr>
      </w:pPr>
    </w:p>
    <w:p w:rsidR="00961472" w:rsidRPr="00AF3F86" w:rsidRDefault="00961472">
      <w:pPr>
        <w:spacing w:line="360" w:lineRule="auto"/>
        <w:jc w:val="both"/>
        <w:rPr>
          <w:rFonts w:ascii="Montserrat" w:hAnsi="Montserrat"/>
          <w:color w:val="000000"/>
          <w:sz w:val="24"/>
        </w:rPr>
      </w:pPr>
      <w:r w:rsidRPr="00AF3F86">
        <w:rPr>
          <w:rFonts w:ascii="Montserrat" w:hAnsi="Montserrat"/>
          <w:color w:val="000000"/>
          <w:sz w:val="24"/>
        </w:rPr>
        <w:t>part two: sphere of authority</w:t>
      </w:r>
    </w:p>
    <w:p w:rsidR="00961472" w:rsidRPr="00AF3F86" w:rsidRDefault="00961472">
      <w:pPr>
        <w:spacing w:line="360" w:lineRule="auto"/>
        <w:jc w:val="both"/>
        <w:rPr>
          <w:rFonts w:ascii="Montserrat" w:hAnsi="Montserrat"/>
          <w:color w:val="000000"/>
          <w:sz w:val="24"/>
        </w:rPr>
      </w:pPr>
      <w:r w:rsidRPr="00AF3F86">
        <w:rPr>
          <w:rFonts w:ascii="Montserrat" w:hAnsi="Montserrat"/>
          <w:color w:val="000000"/>
          <w:sz w:val="24"/>
        </w:rPr>
        <w:tab/>
        <w:t>arden's second memoir covering her adoption into avon lyn culture. included are the events of her visits to angel colony presented in contrast and the conflict which arose from transplanted anti-psi sentiment and resulted in a coup against the colony's actives. the discovery of another alien intelligence, and a danger presented by it in spite of itself acts as a catalyst to stabilize the situation for a generation at least.</w:t>
      </w:r>
    </w:p>
    <w:p w:rsidR="00961472" w:rsidRPr="00AF3F86" w:rsidRDefault="00961472">
      <w:pPr>
        <w:spacing w:line="360" w:lineRule="auto"/>
        <w:jc w:val="both"/>
        <w:rPr>
          <w:rFonts w:ascii="Montserrat" w:hAnsi="Montserrat"/>
          <w:color w:val="000000"/>
          <w:sz w:val="24"/>
        </w:rPr>
      </w:pPr>
      <w:r w:rsidRPr="00AF3F86">
        <w:rPr>
          <w:rFonts w:ascii="Montserrat" w:hAnsi="Montserrat"/>
          <w:color w:val="000000"/>
          <w:sz w:val="24"/>
        </w:rPr>
        <w:tab/>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color w:val="000000"/>
          <w:sz w:val="24"/>
        </w:rPr>
      </w:pPr>
      <w:r w:rsidRPr="00AF3F86">
        <w:rPr>
          <w:rFonts w:ascii="Montserrat" w:hAnsi="Montserrat"/>
          <w:sz w:val="24"/>
        </w:rPr>
        <w:br w:type="page"/>
      </w:r>
      <w:r w:rsidRPr="00AF3F86">
        <w:rPr>
          <w:rFonts w:ascii="Montserrat" w:hAnsi="Montserrat"/>
          <w:b/>
          <w:color w:val="000000"/>
          <w:sz w:val="24"/>
        </w:rPr>
        <w:t>REFLECTION</w:t>
      </w:r>
      <w:r w:rsidRPr="00AF3F86">
        <w:rPr>
          <w:rFonts w:ascii="Montserrat" w:hAnsi="Montserrat"/>
          <w:color w:val="000000"/>
          <w:sz w:val="24"/>
        </w:rPr>
        <w:tab/>
        <w:t xml:space="preserve">book three of </w:t>
      </w:r>
      <w:r w:rsidRPr="00AF3F86">
        <w:rPr>
          <w:rFonts w:ascii="Montserrat" w:hAnsi="Montserrat"/>
          <w:b/>
          <w:color w:val="000000"/>
          <w:sz w:val="24"/>
        </w:rPr>
        <w:t>av</w:t>
      </w:r>
      <w:r w:rsidRPr="00AF3F86">
        <w:rPr>
          <w:rFonts w:ascii="Montserrat" w:hAnsi="Montserrat"/>
          <w:color w:val="000000"/>
          <w:sz w:val="24"/>
        </w:rPr>
        <w:t xml:space="preserve"> : the expression of change</w:t>
      </w:r>
      <w:r w:rsidRPr="00AF3F86">
        <w:rPr>
          <w:rFonts w:ascii="Montserrat" w:hAnsi="Montserrat"/>
          <w:color w:val="000000"/>
          <w:sz w:val="24"/>
        </w:rPr>
        <w:tab/>
      </w:r>
      <w:r w:rsidRPr="00AF3F86">
        <w:rPr>
          <w:rFonts w:ascii="Montserrat" w:hAnsi="Montserrat"/>
          <w:b/>
          <w:sz w:val="24"/>
        </w:rPr>
        <w:t>1~03~000</w:t>
      </w:r>
    </w:p>
    <w:p w:rsidR="00961472" w:rsidRPr="00AF3F86" w:rsidRDefault="00961472">
      <w:pPr>
        <w:spacing w:line="360" w:lineRule="auto"/>
        <w:jc w:val="both"/>
        <w:rPr>
          <w:rFonts w:ascii="Montserrat" w:hAnsi="Montserrat"/>
          <w:sz w:val="24"/>
        </w:rPr>
      </w:pPr>
      <w:r w:rsidRPr="00AF3F86">
        <w:rPr>
          <w:rFonts w:ascii="Montserrat" w:hAnsi="Montserrat"/>
          <w:sz w:val="24"/>
        </w:rPr>
        <w:t>david aes</w:t>
      </w:r>
      <w:r w:rsidRPr="00AF3F86">
        <w:rPr>
          <w:rFonts w:ascii="Montserrat" w:hAnsi="Montserrat"/>
          <w:sz w:val="24"/>
        </w:rPr>
        <w:tab/>
      </w:r>
    </w:p>
    <w:p w:rsidR="00961472" w:rsidRPr="00AF3F86" w:rsidRDefault="00961472">
      <w:pPr>
        <w:spacing w:line="360" w:lineRule="auto"/>
        <w:jc w:val="both"/>
        <w:rPr>
          <w:rFonts w:ascii="Montserrat" w:hAnsi="Montserrat"/>
          <w:color w:val="000000"/>
          <w:sz w:val="24"/>
        </w:rPr>
      </w:pPr>
      <w:r w:rsidRPr="00AF3F86">
        <w:rPr>
          <w:rFonts w:ascii="Montserrat" w:hAnsi="Montserrat"/>
          <w:color w:val="000000"/>
          <w:sz w:val="24"/>
        </w:rPr>
        <w:tab/>
      </w:r>
    </w:p>
    <w:p w:rsidR="00961472" w:rsidRPr="00AF3F86" w:rsidRDefault="00961472">
      <w:pPr>
        <w:spacing w:line="360" w:lineRule="auto"/>
        <w:jc w:val="both"/>
        <w:rPr>
          <w:rFonts w:ascii="Montserrat" w:hAnsi="Montserrat"/>
          <w:color w:val="000000"/>
          <w:sz w:val="24"/>
        </w:rPr>
      </w:pPr>
      <w:r w:rsidRPr="00AF3F86">
        <w:rPr>
          <w:rFonts w:ascii="Montserrat" w:hAnsi="Montserrat"/>
          <w:color w:val="000000"/>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ab/>
        <w:t>operation exodus</w:t>
      </w:r>
      <w:r w:rsidRPr="00AF3F86">
        <w:rPr>
          <w:rFonts w:ascii="Montserrat" w:hAnsi="Montserrat"/>
          <w:b/>
          <w:sz w:val="24"/>
        </w:rPr>
        <w:t>—</w:t>
      </w:r>
      <w:r w:rsidRPr="00AF3F86">
        <w:rPr>
          <w:rFonts w:ascii="Montserrat" w:hAnsi="Montserrat"/>
          <w:sz w:val="24"/>
        </w:rPr>
        <w:t>in the year twenty-one seventeen one hundred armed colony-exploration ships departed from earth. it was an emergency colonization effort, motivated by memories of a disastrous first contact. divided into five task groups and destined for remote sectors, this first massive wave of space colonization got underway with one critical—but at the time unnoticed—catastrophe; task group three became lost during translation.</w:t>
      </w:r>
    </w:p>
    <w:p w:rsidR="00961472" w:rsidRPr="00AF3F86" w:rsidRDefault="00961472">
      <w:pPr>
        <w:spacing w:line="360" w:lineRule="auto"/>
        <w:jc w:val="both"/>
        <w:rPr>
          <w:rFonts w:ascii="Montserrat" w:hAnsi="Montserrat"/>
          <w:color w:val="000000"/>
          <w:sz w:val="24"/>
        </w:rPr>
      </w:pPr>
    </w:p>
    <w:p w:rsidR="00961472" w:rsidRPr="00AF3F86" w:rsidRDefault="00961472">
      <w:pPr>
        <w:spacing w:line="360" w:lineRule="auto"/>
        <w:jc w:val="both"/>
        <w:rPr>
          <w:rFonts w:ascii="Montserrat" w:hAnsi="Montserrat"/>
          <w:color w:val="000000"/>
          <w:sz w:val="24"/>
        </w:rPr>
      </w:pPr>
      <w:r w:rsidRPr="00AF3F86">
        <w:rPr>
          <w:rFonts w:ascii="Montserrat" w:hAnsi="Montserrat"/>
          <w:color w:val="000000"/>
          <w:sz w:val="24"/>
        </w:rPr>
        <w:tab/>
        <w:t>arden eve sinclair—an active class-iii psionic and an asset assigned to one of the ships in task group three—had volunteered for this one way trip. on earth her face was too well known to escape persecution from a growing anti-psi movement. her ambition was anonymity, but fate played a cruel trick on her, thrusting her again into the heart of crucial events. when the lost explorers limp into a promising system, it was arden who suddenly found herself confronting an alien too disturbingly human to believe. it was arden who found herself poised on the very thin and deadly line between the known and the unknown. as the principle of contact, arden is unable to resist probing the paradox of these exotically human aliens, and unable to protect herself as a mystery of her own is probed. arden finds herself caught out in the middle as her efforts to bring the two cultures together explode in her face. in the confusion, arden stumbles across a being more alien than her wildest imagining.</w:t>
      </w:r>
    </w:p>
    <w:p w:rsidR="00961472" w:rsidRPr="00AF3F86" w:rsidRDefault="00961472">
      <w:pPr>
        <w:spacing w:line="360" w:lineRule="auto"/>
        <w:jc w:val="both"/>
        <w:rPr>
          <w:rFonts w:ascii="Montserrat" w:hAnsi="Montserrat"/>
          <w:color w:val="000000"/>
          <w:sz w:val="24"/>
        </w:rPr>
      </w:pPr>
      <w:r w:rsidRPr="00AF3F86">
        <w:rPr>
          <w:rFonts w:ascii="Montserrat" w:hAnsi="Montserrat"/>
          <w:color w:val="000000"/>
          <w:sz w:val="24"/>
        </w:rPr>
        <w:tab/>
      </w:r>
    </w:p>
    <w:p w:rsidR="00961472" w:rsidRPr="00AF3F86" w:rsidRDefault="00961472">
      <w:pPr>
        <w:spacing w:line="360" w:lineRule="auto"/>
        <w:jc w:val="both"/>
        <w:rPr>
          <w:rFonts w:ascii="Montserrat" w:hAnsi="Montserrat"/>
          <w:color w:val="000000"/>
          <w:sz w:val="24"/>
        </w:rPr>
      </w:pPr>
    </w:p>
    <w:p w:rsidR="00961472" w:rsidRPr="00AF3F86" w:rsidRDefault="00961472">
      <w:pPr>
        <w:spacing w:line="360" w:lineRule="auto"/>
        <w:jc w:val="both"/>
        <w:rPr>
          <w:rFonts w:ascii="Montserrat" w:hAnsi="Montserrat"/>
          <w:color w:val="000000"/>
          <w:sz w:val="24"/>
        </w:rPr>
      </w:pPr>
      <w:r w:rsidRPr="00AF3F86">
        <w:rPr>
          <w:rFonts w:ascii="Montserrat" w:hAnsi="Montserrat"/>
          <w:sz w:val="24"/>
        </w:rPr>
        <w:t>background</w:t>
      </w:r>
      <w:r w:rsidRPr="00AF3F86">
        <w:rPr>
          <w:rFonts w:ascii="Montserrat" w:hAnsi="Montserrat"/>
          <w:color w:val="000000"/>
          <w:sz w:val="24"/>
        </w:rPr>
        <w:tab/>
        <w:t>gabriel, along with the rest of task group three, was lost in translation due to a fatal data corruption. through the heroic effort of arden and the other psi actives, seventeen of the original twenty ships manage to recover in normal space far across the galactic disk. the damage sustained by the ships' drives forced the colony-explorers to seek a viable world to retreat to before their damaged drives decayed. arduous effort brought them within reach of a promising candidate which proved to be too promising.</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color w:val="000000"/>
          <w:sz w:val="24"/>
        </w:rPr>
      </w:pPr>
      <w:r w:rsidRPr="00AF3F86">
        <w:rPr>
          <w:rFonts w:ascii="Montserrat" w:hAnsi="Montserrat"/>
          <w:color w:val="000000"/>
          <w:sz w:val="24"/>
        </w:rPr>
        <w:t>ground</w:t>
      </w:r>
      <w:r w:rsidRPr="00AF3F86">
        <w:rPr>
          <w:rFonts w:ascii="Montserrat" w:hAnsi="Montserrat"/>
          <w:color w:val="000000"/>
          <w:sz w:val="24"/>
        </w:rPr>
        <w:tab/>
        <w:t xml:space="preserve">the principle of first contact, arden, described the desperate situation facing the task group's survivors to the alien envoy who promptly extended an invitation to settle the acheingly beautiful world. the alien negotiated a carefully arranged isolation from the native establishments. </w:t>
      </w:r>
      <w:r w:rsidRPr="00AF3F86">
        <w:rPr>
          <w:rFonts w:ascii="Montserrat" w:hAnsi="Montserrat"/>
          <w:sz w:val="24"/>
        </w:rPr>
        <w:t>angel colony·ajea—a collision of two cultures, an appraisal of social dynamics, a reappraisal of history and evolution, an exploration of penumbric and umbric technology, sensuality and sexuality, and the nature of being human and what humanity might become.</w:t>
      </w:r>
    </w:p>
    <w:p w:rsidR="00961472" w:rsidRPr="00AF3F86" w:rsidRDefault="00961472">
      <w:pPr>
        <w:spacing w:line="360" w:lineRule="auto"/>
        <w:jc w:val="both"/>
        <w:rPr>
          <w:rFonts w:ascii="Montserrat" w:hAnsi="Montserrat"/>
          <w:color w:val="000000"/>
          <w:sz w:val="24"/>
        </w:rPr>
      </w:pPr>
    </w:p>
    <w:p w:rsidR="00961472" w:rsidRPr="00AF3F86" w:rsidRDefault="00961472">
      <w:pPr>
        <w:spacing w:line="360" w:lineRule="auto"/>
        <w:jc w:val="both"/>
        <w:rPr>
          <w:rFonts w:ascii="Montserrat" w:hAnsi="Montserrat"/>
          <w:color w:val="000000"/>
          <w:sz w:val="24"/>
        </w:rPr>
      </w:pPr>
      <w:r w:rsidRPr="00AF3F86">
        <w:rPr>
          <w:rFonts w:ascii="Montserrat" w:hAnsi="Montserrat"/>
          <w:color w:val="000000"/>
          <w:sz w:val="24"/>
        </w:rPr>
        <w:t>foreground</w:t>
      </w:r>
      <w:r w:rsidRPr="00AF3F86">
        <w:rPr>
          <w:rFonts w:ascii="Montserrat" w:hAnsi="Montserrat"/>
          <w:color w:val="000000"/>
          <w:sz w:val="24"/>
        </w:rPr>
        <w:tab/>
        <w:t>an odd number of years of strictly limited contact between the two cultures took on a disturbing, perhaps threatening pattern in the eyes of the majority of the colonists. fifty-one natives attended to the colony; a number significantly equal to that of class iii psionics among the immigrants and in whom their native guides invested the greatest part of their attention. arden, as one of the fifty-one was caught between her personal and practical curiosity regarding their new home and its indigenous people, and her awareness of very dangerous unease among the psi blind colonists that daily threatened erupt into something darker and more primal.</w:t>
      </w:r>
    </w:p>
    <w:p w:rsidR="00961472" w:rsidRPr="00AF3F86" w:rsidRDefault="00961472">
      <w:pPr>
        <w:spacing w:line="360" w:lineRule="auto"/>
        <w:jc w:val="both"/>
        <w:rPr>
          <w:rFonts w:ascii="Montserrat" w:hAnsi="Montserrat"/>
          <w:color w:val="000000"/>
          <w:sz w:val="24"/>
        </w:rPr>
      </w:pPr>
    </w:p>
    <w:p w:rsidR="00961472" w:rsidRPr="00AF3F86" w:rsidRDefault="00961472">
      <w:pPr>
        <w:spacing w:line="360" w:lineRule="auto"/>
        <w:jc w:val="both"/>
        <w:rPr>
          <w:rFonts w:ascii="Montserrat" w:hAnsi="Montserrat"/>
          <w:color w:val="000000"/>
          <w:sz w:val="24"/>
        </w:rPr>
      </w:pPr>
      <w:r w:rsidRPr="00AF3F86">
        <w:rPr>
          <w:rFonts w:ascii="Montserrat" w:hAnsi="Montserrat"/>
          <w:color w:val="000000"/>
          <w:sz w:val="24"/>
        </w:rPr>
        <w:t>complications</w:t>
      </w:r>
      <w:r w:rsidRPr="00AF3F86">
        <w:rPr>
          <w:rFonts w:ascii="Montserrat" w:hAnsi="Montserrat"/>
          <w:color w:val="000000"/>
          <w:sz w:val="24"/>
        </w:rPr>
        <w:tab/>
        <w:t xml:space="preserve">a question of legitimacy of authority between ajean and human establishments erupts into a hostile dispute. arden and her psi active peers are accused of selling out the colonists to gain power over them through ajean custom. </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color w:val="000000"/>
          <w:sz w:val="24"/>
        </w:rPr>
      </w:pPr>
      <w:r w:rsidRPr="00AF3F86">
        <w:rPr>
          <w:rFonts w:ascii="Montserrat" w:hAnsi="Montserrat"/>
          <w:color w:val="000000"/>
          <w:sz w:val="24"/>
        </w:rPr>
        <w:tab/>
        <w:t xml:space="preserve">the ajean authorities are disappointed in the adopted psi's inability to control the population tentatively left to their jurisdiction. the ajeans sternly advise the actives to exercise their power to bring the colony in line and rein in its dangerous expansion. </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color w:val="000000"/>
          <w:sz w:val="24"/>
        </w:rPr>
      </w:pPr>
      <w:r w:rsidRPr="00AF3F86">
        <w:rPr>
          <w:rFonts w:ascii="Montserrat" w:hAnsi="Montserrat"/>
          <w:color w:val="000000"/>
          <w:sz w:val="24"/>
        </w:rPr>
        <w:tab/>
        <w:t>the hint of implicitly dire consequences should arden and the others ignore this advice disturbs arden especially. her rash probing brings her into contact with a third and awesomely alien interest in the situation. an aeva. this entity fills in a number of blanks in the avon account of history, and insists that arden is herself avon and not, as she claims, human. the aeva also describes the purge and the allure that alyn hold for aeva that inevitably will call aeva down on the colony, in a manner not in the colony's best interest. before arden can act on this revelation, she is waylaid and her psi capability subdued by colony authorities. her warnings fall on deaf ears.</w:t>
      </w:r>
    </w:p>
    <w:p w:rsidR="00961472" w:rsidRPr="00AF3F86" w:rsidRDefault="00961472">
      <w:pPr>
        <w:spacing w:line="360" w:lineRule="auto"/>
        <w:jc w:val="both"/>
        <w:rPr>
          <w:rFonts w:ascii="Montserrat" w:hAnsi="Montserrat"/>
          <w:color w:val="000000"/>
          <w:sz w:val="24"/>
        </w:rPr>
      </w:pPr>
    </w:p>
    <w:p w:rsidR="00961472" w:rsidRPr="00AF3F86" w:rsidRDefault="00961472">
      <w:pPr>
        <w:spacing w:line="360" w:lineRule="auto"/>
        <w:jc w:val="both"/>
        <w:rPr>
          <w:rFonts w:ascii="Montserrat" w:hAnsi="Montserrat"/>
          <w:color w:val="000000"/>
          <w:sz w:val="24"/>
        </w:rPr>
      </w:pPr>
      <w:r w:rsidRPr="00AF3F86">
        <w:rPr>
          <w:rFonts w:ascii="Montserrat" w:hAnsi="Montserrat"/>
          <w:color w:val="000000"/>
          <w:sz w:val="24"/>
        </w:rPr>
        <w:t>crisis</w:t>
      </w:r>
      <w:r w:rsidRPr="00AF3F86">
        <w:rPr>
          <w:rFonts w:ascii="Montserrat" w:hAnsi="Montserrat"/>
          <w:color w:val="000000"/>
          <w:sz w:val="24"/>
        </w:rPr>
        <w:tab/>
        <w:t>arden is confronted by unexpected confirmation of the aeva's claim. her old antagonist reveals his hoarded research, linking arden, her mother and her daughter into an abominable crime—in his mind. worse, his accusations extend beyond herself to all other actives. arden is aware that the only sure way for the colony authority to protect itself from the "renegade" actives is to subdue and execute them. powerless herself, she must somehow pursuade one of her captors that executing the actives would be suicide for the colony. the man is decided when the aeva threat suddenly manifests itself. the other actives, alerted to arden's capture have all withdrawn from the south wing. arden alone stands between the colony's children and the unmistakable manifestation of the avea, a dragon.</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climax</w:t>
      </w:r>
      <w:r w:rsidRPr="00AF3F86">
        <w:rPr>
          <w:rFonts w:ascii="Montserrat" w:hAnsi="Montserrat"/>
          <w:sz w:val="24"/>
        </w:rPr>
        <w:tab/>
        <w:t>arden pits her self against the prejudice of the colony authority, the threat of the aeva to innocent colonists, and the threat posed by the colony to the rest of ajean life · in conclusion arden proves that the colony does not dare oppose the influence of arden and her mission, while arden herself ends in awe over the fact of her survival and withdraws from the mind of her daughter in which she found herself reflected.</w:t>
      </w:r>
    </w:p>
    <w:p w:rsidR="00961472" w:rsidRPr="00AF3F86" w:rsidRDefault="00961472">
      <w:pPr>
        <w:spacing w:line="360" w:lineRule="auto"/>
        <w:jc w:val="both"/>
        <w:rPr>
          <w:rFonts w:ascii="Montserrat" w:hAnsi="Montserrat"/>
          <w:color w:val="000000"/>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br w:type="page"/>
        <w:t>REFLECTION</w:t>
      </w:r>
      <w:r w:rsidRPr="00AF3F86">
        <w:rPr>
          <w:rFonts w:ascii="Montserrat" w:hAnsi="Montserrat"/>
          <w:sz w:val="24"/>
        </w:rPr>
        <w:tab/>
        <w:t>PLOTTING</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angel colony</w:t>
      </w:r>
      <w:r w:rsidRPr="00AF3F86">
        <w:rPr>
          <w:rFonts w:ascii="Montserrat" w:hAnsi="Montserrat"/>
          <w:sz w:val="24"/>
        </w:rPr>
        <w:tab/>
        <w:t>reflection : part one</w:t>
      </w:r>
    </w:p>
    <w:p w:rsidR="00961472" w:rsidRPr="00AF3F86" w:rsidRDefault="00961472">
      <w:pPr>
        <w:spacing w:line="360" w:lineRule="auto"/>
        <w:jc w:val="both"/>
        <w:rPr>
          <w:rFonts w:ascii="Montserrat" w:hAnsi="Montserrat"/>
          <w:sz w:val="24"/>
        </w:rPr>
      </w:pPr>
      <w:r w:rsidRPr="00AF3F86">
        <w:rPr>
          <w:rFonts w:ascii="Montserrat" w:hAnsi="Montserrat"/>
          <w:sz w:val="24"/>
        </w:rPr>
        <w:t>i</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tell</w:t>
      </w:r>
      <w:r w:rsidRPr="00AF3F86">
        <w:rPr>
          <w:rFonts w:ascii="Montserrat" w:hAnsi="Montserrat"/>
          <w:sz w:val="24"/>
        </w:rPr>
        <w:tab/>
        <w:t>if only the people back on earth could be told about what we have discovered here. it seems to strange to be true, but it is true and it changes everything we have ever thought about ourselves and the universe. as an asset trained for the possability of making contact with an intelligent alien race, the last thing i was supposed to expect in the universe was something remotely close to human. what i discovered instead, or should i say what discovered me, was impossible ot believe at first. i have gotten used to it, and i have even had time to learn a few things that might explain how such a possability came to be.</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show</w:t>
      </w:r>
      <w:r w:rsidRPr="00AF3F86">
        <w:rPr>
          <w:rFonts w:ascii="Montserrat" w:hAnsi="Montserrat"/>
          <w:sz w:val="24"/>
        </w:rPr>
        <w:tab/>
      </w:r>
      <w:r w:rsidRPr="00AF3F86">
        <w:rPr>
          <w:rFonts w:ascii="Montserrat" w:hAnsi="Montserrat"/>
          <w:color w:val="000000"/>
          <w:sz w:val="24"/>
        </w:rPr>
        <w:t>arden, stumbling into the honors of first contact, confronting</w:t>
      </w:r>
      <w:r w:rsidRPr="00AF3F86">
        <w:rPr>
          <w:rFonts w:ascii="Montserrat" w:hAnsi="Montserrat"/>
          <w:sz w:val="24"/>
        </w:rPr>
        <w:t xml:space="preserve"> the emissary</w:t>
      </w:r>
      <w:r w:rsidRPr="00AF3F86">
        <w:rPr>
          <w:rFonts w:ascii="Montserrat" w:hAnsi="Montserrat"/>
          <w:color w:val="000000"/>
          <w:sz w:val="24"/>
        </w:rPr>
        <w:t>—an alien too disturbingly human</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tell</w:t>
      </w:r>
      <w:r w:rsidRPr="00AF3F86">
        <w:rPr>
          <w:rFonts w:ascii="Montserrat" w:hAnsi="Montserrat"/>
          <w:sz w:val="24"/>
        </w:rPr>
        <w:tab/>
        <w:t>i should have been prepared. one of the things all assets are trained in is the protocol for first contact. of all the people in the task group we were best suited for the unguessable challenge of initiating a dialogue with an unknown species. i, of all people, should have been conscious of the possability of this confrontation, in light of what happened to my mother.</w:t>
      </w:r>
    </w:p>
    <w:p w:rsidR="00961472" w:rsidRPr="00AF3F86" w:rsidRDefault="00961472">
      <w:pPr>
        <w:spacing w:line="360" w:lineRule="auto"/>
        <w:jc w:val="both"/>
        <w:rPr>
          <w:rFonts w:ascii="Montserrat" w:hAnsi="Montserrat"/>
          <w:sz w:val="24"/>
        </w:rPr>
      </w:pPr>
      <w:r w:rsidRPr="00AF3F86">
        <w:rPr>
          <w:rFonts w:ascii="Montserrat" w:hAnsi="Montserrat"/>
          <w:sz w:val="24"/>
        </w:rPr>
        <w:t>ii</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tell</w:t>
      </w:r>
      <w:r w:rsidRPr="00AF3F86">
        <w:rPr>
          <w:rFonts w:ascii="Montserrat" w:hAnsi="Montserrat"/>
          <w:sz w:val="24"/>
        </w:rPr>
        <w:tab/>
      </w:r>
      <w:r w:rsidRPr="00AF3F86">
        <w:rPr>
          <w:rFonts w:ascii="Montserrat" w:hAnsi="Montserrat"/>
          <w:color w:val="000000"/>
          <w:sz w:val="24"/>
        </w:rPr>
        <w:t xml:space="preserve">the emmissary was met with mixed feelings. </w:t>
      </w:r>
      <w:r w:rsidRPr="00AF3F86">
        <w:rPr>
          <w:rFonts w:ascii="Montserrat" w:hAnsi="Montserrat"/>
          <w:sz w:val="24"/>
        </w:rPr>
        <w:t>those ten years were a taste of purgatory. the task group had limped heroically into the neighborhood of</w:t>
      </w:r>
      <w:r w:rsidRPr="00AF3F86">
        <w:rPr>
          <w:rFonts w:ascii="Montserrat" w:hAnsi="Montserrat"/>
          <w:color w:val="000000"/>
          <w:sz w:val="24"/>
        </w:rPr>
        <w:t xml:space="preserve"> a promising candidate. i spotted </w:t>
      </w:r>
      <w:r w:rsidRPr="00AF3F86">
        <w:rPr>
          <w:rFonts w:ascii="Montserrat" w:hAnsi="Montserrat"/>
          <w:sz w:val="24"/>
        </w:rPr>
        <w:t xml:space="preserve">spotted it on a remote survey, and we'd identified it through spectral analysis as a viable home. our </w:t>
      </w:r>
      <w:r w:rsidRPr="00AF3F86">
        <w:rPr>
          <w:rFonts w:ascii="Montserrat" w:hAnsi="Montserrat"/>
          <w:color w:val="000000"/>
          <w:sz w:val="24"/>
        </w:rPr>
        <w:t xml:space="preserve">arduous efforts had finally brought us within reach of </w:t>
      </w:r>
      <w:r w:rsidRPr="00AF3F86">
        <w:rPr>
          <w:rFonts w:ascii="Montserrat" w:hAnsi="Montserrat"/>
          <w:sz w:val="24"/>
        </w:rPr>
        <w:t>the perfect world—</w:t>
      </w:r>
      <w:r w:rsidRPr="00AF3F86">
        <w:rPr>
          <w:rFonts w:ascii="Montserrat" w:hAnsi="Montserrat"/>
          <w:color w:val="000000"/>
          <w:sz w:val="24"/>
        </w:rPr>
        <w:t xml:space="preserve">one that suddenly proved to be too perfect. </w:t>
      </w:r>
      <w:r w:rsidRPr="00AF3F86">
        <w:rPr>
          <w:rFonts w:ascii="Montserrat" w:hAnsi="Montserrat"/>
          <w:sz w:val="24"/>
        </w:rPr>
        <w:t>our hopes were high as we approached this new solar system. we thought we were heading for our new, last and only home for the future. when we were met by a representative of that world, at the boundaries of the inner system,our hopes nearly died.</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ab/>
        <w:t>i excused myself as soon as i could to find a way to put myself back together. i was raw from reliving that terrible day yet again. i couldn't just brush it away, because so much followed from that event that inescapably led me here to this situation. i didn't want to go through it all again, and i tried to put it off. in spite of myself, i could not avoid confronting myself—the ghosts of myself.</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show</w:t>
      </w:r>
      <w:r w:rsidRPr="00AF3F86">
        <w:rPr>
          <w:rFonts w:ascii="Montserrat" w:hAnsi="Montserrat"/>
          <w:sz w:val="24"/>
        </w:rPr>
        <w:tab/>
        <w:t xml:space="preserve">i was shoved out in front of the international media, where along with the fate of the </w:t>
      </w:r>
      <w:r w:rsidRPr="00AF3F86">
        <w:rPr>
          <w:rFonts w:ascii="Montserrat" w:hAnsi="Montserrat"/>
          <w:i/>
          <w:sz w:val="24"/>
        </w:rPr>
        <w:t>adventure</w:t>
      </w:r>
      <w:r w:rsidRPr="00AF3F86">
        <w:rPr>
          <w:rFonts w:ascii="Montserrat" w:hAnsi="Montserrat"/>
          <w:sz w:val="24"/>
        </w:rPr>
        <w:t xml:space="preserve"> i was forced to expose myself and the existance of active psionics. i have wonder what they were thinking when they forced me to relate the details of the first-contact disaster to the world? i have no notion of whether my keepers gave any thought to how the event would make me feel. it sure made for great journalism, though; a tragic figure bravely describing the last moments of the deep space explorer </w:t>
      </w:r>
      <w:r w:rsidRPr="00AF3F86">
        <w:rPr>
          <w:rFonts w:ascii="Montserrat" w:hAnsi="Montserrat"/>
          <w:i/>
          <w:sz w:val="24"/>
        </w:rPr>
        <w:t>adventure</w:t>
      </w:r>
      <w:r w:rsidRPr="00AF3F86">
        <w:rPr>
          <w:rFonts w:ascii="Montserrat" w:hAnsi="Montserrat"/>
          <w:sz w:val="24"/>
        </w:rPr>
        <w:t>, quietly dying her mother's death in her memory. maybe the wound healed better for being reopened and liberally bled.</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show</w:t>
      </w:r>
      <w:r w:rsidRPr="00AF3F86">
        <w:rPr>
          <w:rFonts w:ascii="Montserrat" w:hAnsi="Montserrat"/>
          <w:sz w:val="24"/>
        </w:rPr>
        <w:tab/>
        <w:t>after the initial shock of that first meeting, the emissary evinces both awe and wonder over the colonists ships, while demonstrating her own people's possession of a technology that the colonists can only perceive as magical.</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ab/>
      </w:r>
      <w:r w:rsidRPr="00AF3F86">
        <w:rPr>
          <w:rFonts w:ascii="Montserrat" w:hAnsi="Montserrat" w:cs="Arial"/>
          <w:sz w:val="24"/>
        </w:rPr>
        <w:t xml:space="preserve">at first the mirror revealed to me only a mask. very plain, lacking in character, and almost too symmetrical to live in. there was a sculpted perfection to my body which was disturbing. my mother had been exotically beautiful, though. i took after her so well that any reflection brought her back to me. so for a moment i saw a young woman of sensuous line and curve. damp, her hair was the color of a brooding coal. she was staring at me through opalescent, dove gray eyes. i dropped my gaze and watched her brush beads of moisture off of her skin. her flesh was translucent and pale, like something carved from moonstone or mother of pearl. at a second glance, the painful illusion shattered. </w:t>
      </w:r>
      <w:r w:rsidRPr="00AF3F86">
        <w:rPr>
          <w:rFonts w:ascii="Montserrat" w:hAnsi="Montserrat"/>
          <w:sz w:val="24"/>
        </w:rPr>
        <w:t xml:space="preserve">is it just human nature, that every discovery has to be questioned and subjected to demands for proof? in particular, why is it that the first reaction to the revelation of realized psionic potential is the suspicion of fraud? my gut feeling is that people are generally afraid of such potential. that is what i felt when i was stood up alone in front of the world to make a claim that sounds impossible to a latent mind. naturally, i had to establish some credentials with the public; i had to demonstrate and define some of my abilities. thus, our carefully guarded existence was traded to win support for an accelerated space colonization and militarization effort. i know </w:t>
      </w:r>
      <w:r w:rsidRPr="00AF3F86">
        <w:rPr>
          <w:rFonts w:ascii="Montserrat" w:hAnsi="Montserrat"/>
          <w:i/>
          <w:sz w:val="24"/>
        </w:rPr>
        <w:t>why</w:t>
      </w:r>
      <w:r w:rsidRPr="00AF3F86">
        <w:rPr>
          <w:rFonts w:ascii="Montserrat" w:hAnsi="Montserrat"/>
          <w:sz w:val="24"/>
        </w:rPr>
        <w:t xml:space="preserve"> they did it. one, they needed to disclose the existence of active psionics to the public; our population was growing too fast for the government to hide. two, the threat of alien invasion, while providing the people something to think about besides us, was something the government discovered it could not hide as other exploratory missions went missing. three, i was the closest thing to an eye-witness available to offer testimonial support for that government announcement.</w:t>
      </w:r>
    </w:p>
    <w:p w:rsidR="00961472" w:rsidRPr="00AF3F86" w:rsidRDefault="00961472">
      <w:pPr>
        <w:spacing w:line="360" w:lineRule="auto"/>
        <w:jc w:val="both"/>
        <w:rPr>
          <w:rFonts w:ascii="Montserrat" w:hAnsi="Montserrat"/>
          <w:sz w:val="24"/>
        </w:rPr>
      </w:pPr>
      <w:r w:rsidRPr="00AF3F86">
        <w:rPr>
          <w:rFonts w:ascii="Montserrat" w:hAnsi="Montserrat"/>
          <w:sz w:val="24"/>
        </w:rPr>
        <w:t>iii</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ab/>
      </w:r>
      <w:r w:rsidRPr="00AF3F86">
        <w:rPr>
          <w:rFonts w:ascii="Montserrat" w:hAnsi="Montserrat" w:cs="Arial"/>
          <w:sz w:val="24"/>
        </w:rPr>
        <w:t>i stared into the glass until the ache was bearable. i was a pale reflection of her, but i was developing a sense of pride in my body. i do not believe myself to be beautiful, but i can admit to myself that at least i am well made. i took satisfaction in my body by knowing that, as a vehicle to life's experiences, it is well suited to my tastes. long of limb and firm of muscle, i am a lean and healthy animal.</w:t>
      </w:r>
      <w:r w:rsidRPr="00AF3F86">
        <w:rPr>
          <w:rFonts w:ascii="Montserrat" w:hAnsi="Montserrat"/>
          <w:sz w:val="24"/>
        </w:rPr>
        <w:t>the ajean, aicovia, attached herself to me, demanding that i exclusively represented the task group. i could not worm my way out of the spotlight, which only reminded me of how hard it was to escape from notariety.</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cs="Arial"/>
          <w:sz w:val="24"/>
        </w:rPr>
      </w:pPr>
      <w:r w:rsidRPr="00AF3F86">
        <w:rPr>
          <w:rFonts w:ascii="Montserrat" w:hAnsi="Montserrat"/>
          <w:sz w:val="24"/>
        </w:rPr>
        <w:tab/>
      </w:r>
      <w:r w:rsidRPr="00AF3F86">
        <w:rPr>
          <w:rFonts w:ascii="Montserrat" w:hAnsi="Montserrat" w:cs="Arial"/>
          <w:sz w:val="24"/>
        </w:rPr>
        <w:t xml:space="preserve">in order to tell my story it is necessary for me to look at it from two perspectives. my own perspective is easy enough to figure out. unfortunately, i did not consciously witness all of the events pertaining to this current crisis. i was only at its focus. an over all perspective can be assembled from memories i am not normally aware of—as an active, i am subliminally aware of the perspectives of those around me. for my own sanity i trained myself to remain unconscious of it. i can draw from this reserve of selfless memories but when i do i am not speaking my own mind. i am letting the reflections of other minds within mine speak. </w:t>
      </w:r>
    </w:p>
    <w:p w:rsidR="00961472" w:rsidRPr="00AF3F86" w:rsidRDefault="00961472">
      <w:pPr>
        <w:spacing w:line="360" w:lineRule="auto"/>
        <w:jc w:val="both"/>
        <w:rPr>
          <w:rFonts w:ascii="Montserrat" w:hAnsi="Montserrat" w:cs="Arial"/>
          <w:sz w:val="24"/>
        </w:rPr>
      </w:pP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i could not do this until very recently, and i did not have time to figure it all out before i got nabbed and locked up in here. whatever they have done to neutralze my psi doesn't seem to affect this memory trick, so i've had nothing better to do than figure it all out. of course i'm "writing" this through audio-graphic visualization. the only thing i have to write with is chemical memory. if i don't survive this, some active is going to have to snatch my head and dig this story out of my brain.</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talk about going to a lot of trouble to get published!</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 xml:space="preserve">of course i have a better reason to go over it all. i might be able to see what i missed and figure a way out of this mess. if i survive this with my neck intact, maybe i will copy this down into manuscript form and save it for my kids. but first i have to see if any of this makes sense. where do i start? childhood? i think i can remember the moment of my conception... no, some things have got to remain private. there is only one place to start. it was simply a matter of being in the wrong place at the wrong time. </w:t>
      </w:r>
    </w:p>
    <w:p w:rsidR="00961472" w:rsidRPr="00AF3F86" w:rsidRDefault="00961472">
      <w:pPr>
        <w:spacing w:line="360" w:lineRule="auto"/>
        <w:jc w:val="both"/>
        <w:rPr>
          <w:rFonts w:ascii="Montserrat" w:hAnsi="Montserrat" w:cs="Arial"/>
          <w:sz w:val="24"/>
        </w:rPr>
      </w:pP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there were times when i wondered if it was possible for me to die.</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 xml:space="preserve">when i go through these transformations i am dreadfully aware how easily i could lose my humanity. in a purely logical sense, if i simply stopped eating, i might gradually change to the point where i would not be capable of eating. there would be no point to maintaining a digestive system. eventually, i wouldnÌt bother. and if there was no point to a digestive system, why bother with a circulatory system? or a respiratory system? why bother with internal organs at all? there are times when it is too frightening to think about. i could redefine the whole of my bodily capabilities in hyperspatial dimensions, wholly devoid of three dimensional limits. but that line of thought eventually dwindled down to: why have a body at all? </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i shook myself out of that dangerous loop and wrenched my mind back to the job at hand.</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r>
    </w:p>
    <w:p w:rsidR="00961472" w:rsidRPr="00AF3F86" w:rsidRDefault="00961472">
      <w:pPr>
        <w:spacing w:line="360" w:lineRule="auto"/>
        <w:jc w:val="both"/>
        <w:rPr>
          <w:rFonts w:ascii="Montserrat" w:hAnsi="Montserrat" w:cs="Arial"/>
          <w:sz w:val="24"/>
        </w:rPr>
      </w:pP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br w:type="page"/>
        <w:t>CHAPTER ONE ALTERNATE</w:t>
      </w:r>
    </w:p>
    <w:p w:rsidR="00961472" w:rsidRPr="00AF3F86" w:rsidRDefault="00961472">
      <w:pPr>
        <w:spacing w:line="360" w:lineRule="auto"/>
        <w:jc w:val="both"/>
        <w:rPr>
          <w:rFonts w:ascii="Montserrat" w:hAnsi="Montserrat" w:cs="Arial"/>
          <w:sz w:val="24"/>
        </w:rPr>
      </w:pP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 xml:space="preserve">Night. In myth and legends a time for unearthly visitations and dark omens. For Morgan Erin Wildmuir, night had always been a close friend and ally. Sleep, however, had long been an unrelenting enemy. Moonlight streamed down upon the Colorado Rockies. A cliff house, on a remote edge of the Wildmuir estate, gleamed under the silken light. Within that glass walled house, the estate's sole heir slumbered fretfully. </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Caressed by the moon, her body writhed and arched; her arm rising as if to fend off attack. This night's ghosts were different from her usual nightmares. Her simple presence had aroused demons long buried and forgotten on this land.</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 xml:space="preserve">Like a drowning victim, her throat struggled to give voice to inarticulate pleas for help. In her dream she was a child again—her vocal chords frozen with terror and confusion. Her mind—embracing the past—revisited an eternal moment, where memories tore at her heart and tried to rend her soul the way they could not have done in the instant they had first seared her. Her mouth framed the strongest word of denial known to a child—over and over—as her spirit toured a hell within. </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Her body wrenched itself around the desperate need to scream and break the spell, but only a faint rasp in her throat escaped. A part of her danced under the surface of sleep's paralysis, desperately aware of how near the haven of waking lay. Her mind stabbed desperately at the barriers between consciousness and sleep. Only a simple shift of mental state and her wounded soul would be rescued from memories painful enough to override a lifetime's worth of self control and training; harsh enough to crack the discipline of a mind strong enough to pry between dimensions...</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Her eyes flew open.</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 xml:space="preserve">Pain. She resisted the urge to moan. The edge of danger remained in the air as she struggled vainly to assert </w:t>
      </w:r>
      <w:r w:rsidRPr="00AF3F86">
        <w:rPr>
          <w:rFonts w:ascii="Montserrat" w:hAnsi="Montserrat" w:cs="Arial"/>
          <w:i/>
          <w:sz w:val="24"/>
        </w:rPr>
        <w:t>here</w:t>
      </w:r>
      <w:r w:rsidRPr="00AF3F86">
        <w:rPr>
          <w:rFonts w:ascii="Montserrat" w:hAnsi="Montserrat" w:cs="Arial"/>
          <w:sz w:val="24"/>
        </w:rPr>
        <w:t xml:space="preserve"> and </w:t>
      </w:r>
      <w:r w:rsidRPr="00AF3F86">
        <w:rPr>
          <w:rFonts w:ascii="Montserrat" w:hAnsi="Montserrat" w:cs="Arial"/>
          <w:i/>
          <w:sz w:val="24"/>
        </w:rPr>
        <w:t>now</w:t>
      </w:r>
      <w:r w:rsidRPr="00AF3F86">
        <w:rPr>
          <w:rFonts w:ascii="Montserrat" w:hAnsi="Montserrat" w:cs="Arial"/>
          <w:sz w:val="24"/>
        </w:rPr>
        <w:t xml:space="preserve"> over the chaos in her mind. </w:t>
      </w:r>
      <w:r w:rsidRPr="00AF3F86">
        <w:rPr>
          <w:rFonts w:ascii="Montserrat" w:hAnsi="Montserrat" w:cs="Arial"/>
          <w:i/>
          <w:sz w:val="24"/>
        </w:rPr>
        <w:t>So much pain,</w:t>
      </w:r>
      <w:r w:rsidRPr="00AF3F86">
        <w:rPr>
          <w:rFonts w:ascii="Montserrat" w:hAnsi="Montserrat" w:cs="Arial"/>
          <w:sz w:val="24"/>
        </w:rPr>
        <w:t xml:space="preserve"> she thought, </w:t>
      </w:r>
      <w:r w:rsidRPr="00AF3F86">
        <w:rPr>
          <w:rFonts w:ascii="Montserrat" w:hAnsi="Montserrat" w:cs="Arial"/>
          <w:i/>
          <w:sz w:val="24"/>
        </w:rPr>
        <w:t>and I haven't even come near the scene of...</w:t>
      </w:r>
      <w:r w:rsidRPr="00AF3F86">
        <w:rPr>
          <w:rFonts w:ascii="Montserrat" w:hAnsi="Montserrat" w:cs="Arial"/>
          <w:sz w:val="24"/>
        </w:rPr>
        <w:t xml:space="preserve"> The truth she had fled eleven years ago. Even now, she could not make herself complete the thought. She sat up hesitantly in bed and caught a glimpse of herself in the mirror. What she saw was as natural to her as sweat tears and bleeding, but rationally, it had nothing to do with reality. She lifted her hands before her and appraised the state of her body. To herself she groaned, "This is a bad sign."</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 xml:space="preserve">She closed her eyes and focused on the wings of her mind. A simple way to explain it, would be to say that part of her had woken up in bed, and another had woken up somewhere in the remote wilderness of earth and sky. Ever since her entire extended family—with only one exception—had been slaughtered, her reality had refused to obey the rules of everyone else's. She did not know which version was closer to the truth, because it seemed that everyone's reality had a few exceptions, all the worse for that they were ignored. Pulling her attention back together she closed the most dangerous door her desperate mind had opened. </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When she was satisfied that her reality was once again safely conforming, she opened her eyes and glanced over at the clock glowing on her dresser. "Almost three. God," she exhaled. She slid off of the bed, wrestling her night shirt back down for the sake of modesty. The sheets and comforter had all been thrown off the bed in her convulsions. She bent over to grab them but when she stood up, she simply tossed them down again, shaking her head.</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r>
      <w:r w:rsidRPr="00AF3F86">
        <w:rPr>
          <w:rFonts w:ascii="Montserrat" w:hAnsi="Montserrat" w:cs="Arial"/>
          <w:i/>
          <w:sz w:val="24"/>
        </w:rPr>
        <w:t xml:space="preserve">Not worth it. I'll never get back to sleep. </w:t>
      </w:r>
      <w:r w:rsidRPr="00AF3F86">
        <w:rPr>
          <w:rFonts w:ascii="Montserrat" w:hAnsi="Montserrat" w:cs="Arial"/>
          <w:sz w:val="24"/>
        </w:rPr>
        <w:t>Morgan ran her hands through her disheveled hair, sorting out her thoughts in a still awakening mind.</w:t>
      </w:r>
      <w:r w:rsidRPr="00AF3F86">
        <w:rPr>
          <w:rFonts w:ascii="Montserrat" w:hAnsi="Montserrat" w:cs="Arial"/>
          <w:i/>
          <w:sz w:val="24"/>
        </w:rPr>
        <w:t xml:space="preserve"> Richmond—that parasite—won't get up to Aspen for another nine hours...</w:t>
      </w:r>
      <w:r w:rsidRPr="00AF3F86">
        <w:rPr>
          <w:rFonts w:ascii="Montserrat" w:hAnsi="Montserrat" w:cs="Arial"/>
          <w:sz w:val="24"/>
        </w:rPr>
        <w:t xml:space="preserve"> she realized. With a grimace, she dropped her hands to her hips. She looked upon the bed and its invitation to renewed dreaming.</w:t>
      </w:r>
      <w:r w:rsidRPr="00AF3F86">
        <w:rPr>
          <w:rFonts w:ascii="Montserrat" w:hAnsi="Montserrat" w:cs="Arial"/>
          <w:i/>
          <w:sz w:val="24"/>
        </w:rPr>
        <w:t xml:space="preserve"> I'd rather wait it out. </w:t>
      </w:r>
      <w:r w:rsidRPr="00AF3F86">
        <w:rPr>
          <w:rFonts w:ascii="Montserrat" w:hAnsi="Montserrat" w:cs="Arial"/>
          <w:sz w:val="24"/>
        </w:rPr>
        <w:t xml:space="preserve">She toed the comforter, but she was hot enough from her fit to forgo the added insulation. Approaching the door, she reflected, </w:t>
      </w:r>
      <w:r w:rsidRPr="00AF3F86">
        <w:rPr>
          <w:rFonts w:ascii="Montserrat" w:hAnsi="Montserrat" w:cs="Arial"/>
          <w:i/>
          <w:sz w:val="24"/>
        </w:rPr>
        <w:t xml:space="preserve">I expected to find some painful memories waiting for me—coming home. I didn't expect them to nail me at the cliff house though... or, for that matter, before I'd gone back ... home. </w:t>
      </w:r>
      <w:r w:rsidRPr="00AF3F86">
        <w:rPr>
          <w:rFonts w:ascii="Montserrat" w:hAnsi="Montserrat" w:cs="Arial"/>
          <w:sz w:val="24"/>
        </w:rPr>
        <w:t xml:space="preserve">Her throat clenched, because for all the evil that had happened to there in one night, it remained, in her heart, just that. </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Home.</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 xml:space="preserve">In the hall, a back lit silhouette of herself, she turned and punched the wall. The shock passed through her, but the impulse to rage and destroy was harder to ground out. "Damn!" Feeling no pain, and not bothering to examine the result of her impact on the wall, she glared inwardly at herself. </w:t>
      </w:r>
      <w:r w:rsidRPr="00AF3F86">
        <w:rPr>
          <w:rFonts w:ascii="Montserrat" w:hAnsi="Montserrat" w:cs="Arial"/>
          <w:i/>
          <w:sz w:val="24"/>
        </w:rPr>
        <w:t xml:space="preserve">I can't believe I lost control like that, </w:t>
      </w:r>
      <w:r w:rsidRPr="00AF3F86">
        <w:rPr>
          <w:rFonts w:ascii="Montserrat" w:hAnsi="Montserrat" w:cs="Arial"/>
          <w:sz w:val="24"/>
        </w:rPr>
        <w:t xml:space="preserve">she frowned. A flash of memory from her awakening followed. </w:t>
      </w:r>
      <w:r w:rsidRPr="00AF3F86">
        <w:rPr>
          <w:rFonts w:ascii="Montserrat" w:hAnsi="Montserrat" w:cs="Arial"/>
          <w:i/>
          <w:sz w:val="24"/>
        </w:rPr>
        <w:t>Or like that either.</w:t>
      </w:r>
      <w:r w:rsidRPr="00AF3F86">
        <w:rPr>
          <w:rFonts w:ascii="Montserrat" w:hAnsi="Montserrat" w:cs="Arial"/>
          <w:sz w:val="24"/>
        </w:rPr>
        <w:t xml:space="preserve"> She composed herself against further outbursts. They would only reverse and end up hurting her. Like everything else it seemed, this property had been held in trust her entire life, only rarely to be visited by her. By her father's express wishes, the buildings on this property had been meticulously maintained and provisioned, in spite of the fact that she and only she could permanently reside there, and </w:t>
      </w:r>
      <w:r w:rsidRPr="00AF3F86">
        <w:rPr>
          <w:rFonts w:ascii="Montserrat" w:hAnsi="Montserrat" w:cs="Arial"/>
          <w:i/>
          <w:sz w:val="24"/>
        </w:rPr>
        <w:t>that</w:t>
      </w:r>
      <w:r w:rsidRPr="00AF3F86">
        <w:rPr>
          <w:rFonts w:ascii="Montserrat" w:hAnsi="Montserrat" w:cs="Arial"/>
          <w:sz w:val="24"/>
        </w:rPr>
        <w:t xml:space="preserve"> only when she inherited at twenty-one. It belonged to her, but that did not mean she could afford to knock holes in the walls.</w:t>
      </w:r>
    </w:p>
    <w:p w:rsidR="00961472" w:rsidRPr="00AF3F86" w:rsidRDefault="00961472">
      <w:pPr>
        <w:spacing w:line="360" w:lineRule="auto"/>
        <w:jc w:val="both"/>
        <w:rPr>
          <w:rFonts w:ascii="Montserrat" w:hAnsi="Montserrat" w:cs="Arial"/>
          <w:i/>
          <w:sz w:val="24"/>
        </w:rPr>
      </w:pPr>
      <w:r w:rsidRPr="00AF3F86">
        <w:rPr>
          <w:rFonts w:ascii="Montserrat" w:hAnsi="Montserrat" w:cs="Arial"/>
          <w:sz w:val="24"/>
        </w:rPr>
        <w:tab/>
        <w:t xml:space="preserve">She continued on through the connecting hallway and came out on the balcony overlooking the common room below and the majesty of the Aspen slopes beyond the glass walls. She slunk through the dark, gliding down the stairs into room that was once the heart of a hunting and skiing lodge. </w:t>
      </w:r>
      <w:r w:rsidRPr="00AF3F86">
        <w:rPr>
          <w:rFonts w:ascii="Montserrat" w:hAnsi="Montserrat" w:cs="Arial"/>
          <w:i/>
          <w:sz w:val="24"/>
        </w:rPr>
        <w:t>I wonder what other omens of ill fate are lurking in wait for me...</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r>
      <w:r w:rsidRPr="00AF3F86">
        <w:rPr>
          <w:rFonts w:ascii="Montserrat" w:hAnsi="Montserrat" w:cs="Arial"/>
          <w:i/>
          <w:sz w:val="24"/>
        </w:rPr>
        <w:t xml:space="preserve">...Here. </w:t>
      </w:r>
      <w:r w:rsidRPr="00AF3F86">
        <w:rPr>
          <w:rFonts w:ascii="Montserrat" w:hAnsi="Montserrat" w:cs="Arial"/>
          <w:sz w:val="24"/>
        </w:rPr>
        <w:t xml:space="preserve">the thought twisted, and she glanced down reflexively. A thick leather bound book lay on the mahogany table before the couch. She could not just walk away from it, she found. Dropping softly into the couch, she laid a hand lightly on the cover. </w:t>
      </w:r>
      <w:r w:rsidRPr="00AF3F86">
        <w:rPr>
          <w:rFonts w:ascii="Montserrat" w:hAnsi="Montserrat" w:cs="Arial"/>
          <w:i/>
          <w:sz w:val="24"/>
        </w:rPr>
        <w:t>God...</w:t>
      </w:r>
      <w:r w:rsidRPr="00AF3F86">
        <w:rPr>
          <w:rFonts w:ascii="Montserrat" w:hAnsi="Montserrat" w:cs="Arial"/>
          <w:sz w:val="24"/>
        </w:rPr>
        <w:t xml:space="preserve"> she breathed projecting to the absent author,</w:t>
      </w:r>
      <w:r w:rsidRPr="00AF3F86">
        <w:rPr>
          <w:rFonts w:ascii="Montserrat" w:hAnsi="Montserrat" w:cs="Arial"/>
          <w:i/>
          <w:sz w:val="24"/>
        </w:rPr>
        <w:t xml:space="preserve"> you knew I would have to come—after seeing this.</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She picked it up warily, and as she flipped open the cover, her fears, her nightmares, her impatience were all blown away by the magnitude of what came into focus before her eyes. The words were written in her father's elegant longhand, and they spoke with an immediacy that brought an ache to her heart. But what they said was like a blast of storm winds to her mind.</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 xml:space="preserve">All that we can ever truly know we know only in the mind. The world we exist in is a field of raw information which our perceptions are somehow able to make sense of... but the world we are aware of is an image, created and interpreted by our minds from that information. What that information really is or what it represents we are unable to know, because it can only be observed indirectly and solely through interaction. Psychology is not engineered to explore this prospect, which is more consonant with the study of Physics. The study of the mind as a component of reality falls under the science of Psionics. </w:t>
      </w:r>
    </w:p>
    <w:p w:rsidR="00961472" w:rsidRPr="00AF3F86" w:rsidRDefault="00961472">
      <w:pPr>
        <w:spacing w:line="360" w:lineRule="auto"/>
        <w:jc w:val="both"/>
        <w:rPr>
          <w:rFonts w:ascii="Montserrat" w:hAnsi="Montserrat" w:cs="Arial"/>
          <w:spacing w:val="-1"/>
          <w:sz w:val="24"/>
        </w:rPr>
      </w:pPr>
      <w:r w:rsidRPr="00AF3F86">
        <w:rPr>
          <w:rFonts w:ascii="Montserrat" w:hAnsi="Montserrat" w:cs="Arial"/>
          <w:sz w:val="24"/>
        </w:rPr>
        <w:tab/>
        <w:t xml:space="preserve">Despite efforts made—even by Morgan Eve Wildmuir, your great-grandmother—to establish this field, it remains barely acceptable as merely a venue of fiction. </w:t>
      </w:r>
      <w:r w:rsidRPr="00AF3F86">
        <w:rPr>
          <w:rFonts w:ascii="Montserrat" w:hAnsi="Montserrat" w:cs="Arial"/>
          <w:spacing w:val="-1"/>
          <w:sz w:val="24"/>
        </w:rPr>
        <w:t>Admittedly, the topic of psionic ability is a murky one at best. There has really been no serious investigation into the very basis of mental ability, as there has never been a coherent recognition of the mind's role in the very expression of existence. For this reason, much of the work related to the field has been disorganized and incoherent. There are fundamental constants that unite the many profound phenomena found in fiction with the natural process of psychic existence in which we all are grounded. Understanding the state dependent nature of psionics, and the effects of basic interpretation on freeing these abilities is a prerequisite to even beginning an inquiry into the subject.</w:t>
      </w:r>
    </w:p>
    <w:p w:rsidR="00961472" w:rsidRPr="00AF3F86" w:rsidRDefault="00961472">
      <w:pPr>
        <w:spacing w:line="360" w:lineRule="auto"/>
        <w:jc w:val="both"/>
        <w:rPr>
          <w:rFonts w:ascii="Montserrat" w:hAnsi="Montserrat" w:cs="Arial"/>
          <w:sz w:val="24"/>
        </w:rPr>
      </w:pPr>
      <w:r w:rsidRPr="00AF3F86">
        <w:rPr>
          <w:rFonts w:ascii="Montserrat" w:hAnsi="Montserrat" w:cs="Arial"/>
          <w:spacing w:val="-1"/>
          <w:sz w:val="24"/>
        </w:rPr>
        <w:tab/>
        <w:t>I am sorry to say, my daughter, I never had the time to find all the answers you will need to deal with what you will experience. I have collected my insights here for you sort of as a framework within which you might find a way to search for the answers yourself. You might as well know that my own experience with the secrets of the mind have been provocative and while you may feel that you are reading predictions of your life, I can only tell you that the powers of perception are little understood and falsely limited. I am watching you and I am only sorry I can do no more to aid you with what is to come. Perhaps someday, you will understand, and you will be able to look my way and realize that you were never alone.</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 xml:space="preserve"> </w:t>
      </w:r>
      <w:r w:rsidRPr="00AF3F86">
        <w:rPr>
          <w:rFonts w:ascii="Montserrat" w:hAnsi="Montserrat" w:cs="Arial"/>
          <w:i/>
          <w:sz w:val="24"/>
        </w:rPr>
        <w:t xml:space="preserve">I feel like I've opened Pandora's box, </w:t>
      </w:r>
      <w:r w:rsidRPr="00AF3F86">
        <w:rPr>
          <w:rFonts w:ascii="Montserrat" w:hAnsi="Montserrat" w:cs="Arial"/>
          <w:sz w:val="24"/>
        </w:rPr>
        <w:t>she realized to her own amazement. But this was her father's last gift to her and it had waited until she had dared to probe the tragic legacy of her loss.</w:t>
      </w:r>
      <w:r w:rsidRPr="00AF3F86">
        <w:rPr>
          <w:rFonts w:ascii="Montserrat" w:hAnsi="Montserrat" w:cs="Arial"/>
          <w:i/>
          <w:sz w:val="24"/>
        </w:rPr>
        <w:t xml:space="preserve"> This is the most unnerving inheritance, Dad. Why did you do it? How did you ever know I would need this? It's like confronting an abyss—and here I am poised on the edge.</w:t>
      </w:r>
    </w:p>
    <w:p w:rsidR="00961472" w:rsidRPr="00AF3F86" w:rsidRDefault="00961472">
      <w:pPr>
        <w:spacing w:line="360" w:lineRule="auto"/>
        <w:jc w:val="both"/>
        <w:rPr>
          <w:rFonts w:ascii="Montserrat" w:hAnsi="Montserrat" w:cs="Arial"/>
          <w:sz w:val="24"/>
        </w:rPr>
      </w:pP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In the morning light, the rich dark wood of the coffee table gleamed identically with the lustrous radiance of her hair. Morgan sat curled up on cushions with her feet tucked under her, the heavy book in her lap. She glanced up as she felt a cat's weight land on the cushions beside her. "Hey Bozwell," she greeted the black tom, smiling. "You hungry kitty?" she asked him. Bozwell squinted his eyes and meowed assertively. She suddenly noticed the daylight streaming in the vast picture windows, realizing that she had not moved an inch since sitting down. The enchantment of reading broken, she arched—stretching languorously to relieve the cramping that had set into her muscles. "Jeez, how long have I been reading?" she wondered aloud, absently setting the book aside.</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Bozwell slid into her lap just as she was about to move. Curling an arm to support him, she stood up and started off for the kitchen. "Well," she said to her cat, "let's see what they've got here for us to eat." In its time, the cliff house had been an innovation, and it had been maintained and refitted over the years to compensate for the weaknesses an open and airy mountain house could suffer. The glass walls that overlooked the north, south and east were all double paned insulated glass. The floors were all fine wood parquet with plush islands of carpeting in most of the rooms. The interior was staggered in three levels, but was at most only two stories at any particular point.</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It was once a guest house, and for an entire family it would be very cozy, but for her alone it was elegantly spacious. The upstairs was a loft, containing a master bedroom and two other rooms flanking, all of which shared the same view as the common room and the elaborate balcony and double staircase. The kitchen and a small dining room dominated the northern corner of the house, and the common room spread through out the rest. Nestled under the loft, the westward corner of the house protected the entry, a small sitting room and a workroom off of the garage. Morgan had toured every square inch upon her arrival the previous day.</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Crossing into the kitchen, she rubbed Bozwell behind the ears, assuring him, "Don't worry Boz, I brought some tuna and a carton of milk, just in case, but maybe there's—ooouchh!!!" she exclaimed, dropping the poor cat in a sudden stab of pain. "What the...?" she glanced down, lifting up her foot reflexively. The kitchen floor was sprinkled with splintered shards of silvered glass. "Glass... did you break something Boz?" she asked turning a stern eye on her familiar.</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 xml:space="preserve">As she reached out to snatch up the broom and dust pan from the nook by the refrigerator, she glanced at the clock on the stove. It read '11:11'. </w:t>
      </w:r>
      <w:r w:rsidRPr="00AF3F86">
        <w:rPr>
          <w:rFonts w:ascii="Montserrat" w:hAnsi="Montserrat" w:cs="Arial"/>
          <w:i/>
          <w:sz w:val="24"/>
        </w:rPr>
        <w:t>When all is one,</w:t>
      </w:r>
      <w:r w:rsidRPr="00AF3F86">
        <w:rPr>
          <w:rFonts w:ascii="Montserrat" w:hAnsi="Montserrat" w:cs="Arial"/>
          <w:sz w:val="24"/>
        </w:rPr>
        <w:t xml:space="preserve"> her mind fished up the old saying. Then she had to grab the cat. "No Boz, let me sweep this up first." The cat glared at her a moment, then hopped up to the counter to lick at his paws. Morgan quickly attacked the mess, but she couldn't help wondering </w:t>
      </w:r>
      <w:r w:rsidRPr="00AF3F86">
        <w:rPr>
          <w:rFonts w:ascii="Montserrat" w:hAnsi="Montserrat" w:cs="Arial"/>
          <w:i/>
          <w:sz w:val="24"/>
        </w:rPr>
        <w:t>where</w:t>
      </w:r>
      <w:r w:rsidRPr="00AF3F86">
        <w:rPr>
          <w:rFonts w:ascii="Montserrat" w:hAnsi="Montserrat" w:cs="Arial"/>
          <w:sz w:val="24"/>
        </w:rPr>
        <w:t xml:space="preserve"> the glass had come from. Upon closer inspection the silver fragments obviously came from a mirror. Setting the full dust pan on the counter she frowned. </w:t>
      </w:r>
      <w:r w:rsidRPr="00AF3F86">
        <w:rPr>
          <w:rFonts w:ascii="Montserrat" w:hAnsi="Montserrat" w:cs="Arial"/>
          <w:i/>
          <w:sz w:val="24"/>
        </w:rPr>
        <w:t>...but there aren't any mirrors in here...</w:t>
      </w:r>
      <w:r w:rsidRPr="00AF3F86">
        <w:rPr>
          <w:rFonts w:ascii="Montserrat" w:hAnsi="Montserrat" w:cs="Arial"/>
          <w:sz w:val="24"/>
        </w:rPr>
        <w:t xml:space="preserve"> Directly in front of her the clock changed to eleven twelve and it finally clicked. "Oh shit!!! The time! I'm going to miss my appointment!" she exclaimed in sudden alarm. In a flash, she was bolting down the hallway. The cat stared after her emitting a plaintive, "Mew???"</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A door popped open under her hand and then slammed shut. Morgan continued on past the linen closet with a towel in her hand.</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Entering the utility bathroom, across the hall from the work room, she stopped short to look at the mirror. At first, she was absorbed by her own reflection. Green eyes shone under the dark arch of eyebrows in a dark frame of lashes, peering through long sheer bangs. Her face, fair skinned and framed by a rich mahogany mane, had even, regular features. A little stronger than she liked, but androgyny was attractive now anyway. She cocked her head, and regarded herself for a moment.</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 xml:space="preserve">Her focus shifted to the surface of the glass and she bent closer to examine a faint crack in the mirror, catching the reflection of the shower behind her in the edges of her vision. For a moment her mind flashed back to the mystery of the mirror shards. Not finding the answer here, she shrugged and turned to start the water. Behind her, the cat appeared in the doorway. Her towel remained on the counter where she set it down. She was still upset with herself for having lost track of the time so completely. </w:t>
      </w:r>
      <w:r w:rsidRPr="00AF3F86">
        <w:rPr>
          <w:rFonts w:ascii="Montserrat" w:hAnsi="Montserrat" w:cs="Arial"/>
          <w:i/>
          <w:sz w:val="24"/>
        </w:rPr>
        <w:t>With my luck the shower will blow up on me next! How did I ever manage to read for so long, without realizing it!?</w:t>
      </w:r>
      <w:r w:rsidRPr="00AF3F86">
        <w:rPr>
          <w:rFonts w:ascii="Montserrat" w:hAnsi="Montserrat" w:cs="Arial"/>
          <w:sz w:val="24"/>
        </w:rPr>
        <w:t xml:space="preserve"> She fondled that thought for a moment. </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 xml:space="preserve">The book, like the experience of the night before, had tipped her reality on edge. It had posed a possibility that was at once tempting and horrible. On one hand a vindication of her sanity, but on the other, a vexing quagmire of paradoxes. Reading it had been like pawing through a catalogue of answers. Unfortunately, even if she knew what the right questions to ask were, she had no idea how to justify them with what normally passed for reality. A line from the book flashed out of recent memory. </w:t>
      </w:r>
      <w:r w:rsidRPr="00AF3F86">
        <w:rPr>
          <w:rFonts w:ascii="Montserrat" w:hAnsi="Montserrat" w:cs="Arial"/>
          <w:i/>
          <w:sz w:val="24"/>
        </w:rPr>
        <w:t>One has to draw the line between what is and what is not.</w:t>
      </w:r>
      <w:r w:rsidRPr="00AF3F86">
        <w:rPr>
          <w:rFonts w:ascii="Montserrat" w:hAnsi="Montserrat" w:cs="Arial"/>
          <w:sz w:val="24"/>
        </w:rPr>
        <w:t xml:space="preserve"> The words formed unbidden in her mind. It was less than the current of a thought, but as she undressed, a sense of it nagged at her. She slipped easily out of the night shirt as the impression evolved.</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 xml:space="preserve">Coming at her like that it was as if her father had spoken to her from beyond the grave. She couldn't help directing an uncertain response to him as he was in her memory. </w:t>
      </w:r>
      <w:r w:rsidRPr="00AF3F86">
        <w:rPr>
          <w:rFonts w:ascii="Montserrat" w:hAnsi="Montserrat" w:cs="Arial"/>
          <w:i/>
          <w:sz w:val="24"/>
        </w:rPr>
        <w:t xml:space="preserve">What is... what? And what is not... what did you mean by that? </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She did not know the answer, and the moment left her dwelling on the loss of her family—</w:t>
      </w:r>
      <w:r w:rsidRPr="00AF3F86">
        <w:rPr>
          <w:rFonts w:ascii="Montserrat" w:hAnsi="Montserrat" w:cs="Arial"/>
          <w:i/>
          <w:sz w:val="24"/>
        </w:rPr>
        <w:t>when do you draw the line between 'might have been' and what is?</w:t>
      </w:r>
      <w:r w:rsidRPr="00AF3F86">
        <w:rPr>
          <w:rFonts w:ascii="Montserrat" w:hAnsi="Montserrat" w:cs="Arial"/>
          <w:sz w:val="24"/>
        </w:rPr>
        <w:t xml:space="preserve"> Another line resolved itself.</w:t>
      </w:r>
      <w:r w:rsidRPr="00AF3F86">
        <w:rPr>
          <w:rFonts w:ascii="Montserrat" w:hAnsi="Montserrat" w:cs="Arial"/>
          <w:i/>
          <w:sz w:val="24"/>
        </w:rPr>
        <w:t xml:space="preserve"> Were you trying to help me deal with your loss? </w:t>
      </w:r>
      <w:r w:rsidRPr="00AF3F86">
        <w:rPr>
          <w:rFonts w:ascii="Montserrat" w:hAnsi="Montserrat" w:cs="Arial"/>
          <w:sz w:val="24"/>
        </w:rPr>
        <w:t>she asked her father's memory.</w:t>
      </w:r>
      <w:r w:rsidRPr="00AF3F86">
        <w:rPr>
          <w:rFonts w:ascii="Montserrat" w:hAnsi="Montserrat" w:cs="Arial"/>
          <w:i/>
          <w:sz w:val="24"/>
        </w:rPr>
        <w:t xml:space="preserve"> Did you know what was going to happen? </w:t>
      </w:r>
      <w:r w:rsidRPr="00AF3F86">
        <w:rPr>
          <w:rFonts w:ascii="Montserrat" w:hAnsi="Montserrat" w:cs="Arial"/>
          <w:sz w:val="24"/>
        </w:rPr>
        <w:t xml:space="preserve">The way the whole book was written it was easy to believe it </w:t>
      </w:r>
      <w:r w:rsidRPr="00AF3F86">
        <w:rPr>
          <w:rFonts w:ascii="Montserrat" w:hAnsi="Montserrat" w:cs="Arial"/>
          <w:i/>
          <w:sz w:val="24"/>
        </w:rPr>
        <w:t>had</w:t>
      </w:r>
      <w:r w:rsidRPr="00AF3F86">
        <w:rPr>
          <w:rFonts w:ascii="Montserrat" w:hAnsi="Montserrat" w:cs="Arial"/>
          <w:sz w:val="24"/>
        </w:rPr>
        <w:t xml:space="preserve"> been written for that purpose. Another line manifested from the book, and she wasn't sure who it made more sense coming from, herself or her father. </w:t>
      </w:r>
      <w:r w:rsidRPr="00AF3F86">
        <w:rPr>
          <w:rFonts w:ascii="Montserrat" w:hAnsi="Montserrat" w:cs="Arial"/>
          <w:i/>
          <w:sz w:val="24"/>
        </w:rPr>
        <w:t>When do you draw the line between chance and intent?</w:t>
      </w:r>
      <w:r w:rsidRPr="00AF3F86">
        <w:rPr>
          <w:rFonts w:ascii="Montserrat" w:hAnsi="Montserrat" w:cs="Arial"/>
          <w:sz w:val="24"/>
        </w:rPr>
        <w:t xml:space="preserve"> </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 xml:space="preserve">She could accept that possibility about as well as she could accept her own experiences, but that still did not tell her how to make either fit into reality. Morgan shook her head, realizing that even though she had put it down it still consumed her attention, allowing time to run away from her. Thinking about her fixation on the book, the truth of her distraction came clear. </w:t>
      </w:r>
      <w:r w:rsidRPr="00AF3F86">
        <w:rPr>
          <w:rFonts w:ascii="Montserrat" w:hAnsi="Montserrat" w:cs="Arial"/>
          <w:i/>
          <w:sz w:val="24"/>
        </w:rPr>
        <w:t xml:space="preserve">I let myself lose track... </w:t>
      </w:r>
      <w:r w:rsidRPr="00AF3F86">
        <w:rPr>
          <w:rFonts w:ascii="Montserrat" w:hAnsi="Montserrat" w:cs="Arial"/>
          <w:sz w:val="24"/>
        </w:rPr>
        <w:t>Behind her, in the misting mirror, the reflection seemed to stir, clipping the edge of her awareness. She turned to gaze at it full on but whatever it was, it must have been her imagination. Leaning back into the bath stall to test the temperature of the water,</w:t>
      </w:r>
      <w:r w:rsidRPr="00AF3F86">
        <w:rPr>
          <w:rFonts w:ascii="Montserrat" w:hAnsi="Montserrat" w:cs="Arial"/>
          <w:i/>
          <w:sz w:val="24"/>
        </w:rPr>
        <w:t xml:space="preserve"> </w:t>
      </w:r>
      <w:r w:rsidRPr="00AF3F86">
        <w:rPr>
          <w:rFonts w:ascii="Montserrat" w:hAnsi="Montserrat" w:cs="Arial"/>
          <w:sz w:val="24"/>
        </w:rPr>
        <w:t xml:space="preserve">the voice intruded on her again, </w:t>
      </w:r>
      <w:r w:rsidRPr="00AF3F86">
        <w:rPr>
          <w:rFonts w:ascii="Montserrat" w:hAnsi="Montserrat" w:cs="Arial"/>
          <w:i/>
          <w:sz w:val="24"/>
        </w:rPr>
        <w:t>When do you draw the line between here and there...?</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 xml:space="preserve">Shaking her head, she stepped down into the sunken basin of the steaming shower. She tried to pin down the direction of her thoughts with an uneasy feeling. The water was raining down on her back, letting her get used to the heat. As she bent back to let the water run over her face and chest, she kept thinking about dreaming. About her nightmares. That made her pause. She flipped back in the stream of thought and picked up the thread. </w:t>
      </w:r>
      <w:r w:rsidRPr="00AF3F86">
        <w:rPr>
          <w:rFonts w:ascii="Montserrat" w:hAnsi="Montserrat" w:cs="Arial"/>
          <w:i/>
          <w:sz w:val="24"/>
        </w:rPr>
        <w:t xml:space="preserve">Drawing a line... Is that it? </w:t>
      </w:r>
      <w:r w:rsidRPr="00AF3F86">
        <w:rPr>
          <w:rFonts w:ascii="Montserrat" w:hAnsi="Montserrat" w:cs="Arial"/>
          <w:sz w:val="24"/>
        </w:rPr>
        <w:t xml:space="preserve">She slid her hands down her body to spread the water's warmth over her. </w:t>
      </w:r>
      <w:r w:rsidRPr="00AF3F86">
        <w:rPr>
          <w:rFonts w:ascii="Montserrat" w:hAnsi="Montserrat" w:cs="Arial"/>
          <w:i/>
          <w:sz w:val="24"/>
        </w:rPr>
        <w:t xml:space="preserve">Trying to draw a line... between dreaming and reality... between here and there... </w:t>
      </w:r>
      <w:r w:rsidRPr="00AF3F86">
        <w:rPr>
          <w:rFonts w:ascii="Montserrat" w:hAnsi="Montserrat" w:cs="Arial"/>
          <w:sz w:val="24"/>
        </w:rPr>
        <w:t xml:space="preserve">her skin tingled as the direction became clear, </w:t>
      </w:r>
      <w:r w:rsidRPr="00AF3F86">
        <w:rPr>
          <w:rFonts w:ascii="Montserrat" w:hAnsi="Montserrat" w:cs="Arial"/>
          <w:i/>
          <w:sz w:val="24"/>
        </w:rPr>
        <w:t xml:space="preserve">and I don't want to make it to the meeting, which means I don't want to face the memories... </w:t>
      </w:r>
      <w:r w:rsidRPr="00AF3F86">
        <w:rPr>
          <w:rFonts w:ascii="Montserrat" w:hAnsi="Montserrat" w:cs="Arial"/>
          <w:sz w:val="24"/>
        </w:rPr>
        <w:t>She opened her eyes and wiped the water off her face.</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 xml:space="preserve">Turning to face the shower head and grab the soap, it suddenly clicked together. The limits of her reality suddenly rose up. The opening passage from the book suddenly connected with her reality. Her reality, her experience with the safety of the normal world, only existed in her mind. Whatever was really out there, it had to get through her mind to reach her, and in that regard, reality was no different from dreaming. </w:t>
      </w:r>
      <w:r w:rsidRPr="00AF3F86">
        <w:rPr>
          <w:rFonts w:ascii="Montserrat" w:hAnsi="Montserrat" w:cs="Arial"/>
          <w:i/>
          <w:sz w:val="24"/>
        </w:rPr>
        <w:t xml:space="preserve">But... what does that that have to do with the line..? </w:t>
      </w:r>
      <w:r w:rsidRPr="00AF3F86">
        <w:rPr>
          <w:rFonts w:ascii="Montserrat" w:hAnsi="Montserrat" w:cs="Arial"/>
          <w:sz w:val="24"/>
        </w:rPr>
        <w:t>All of a sudden it was right before her.</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At that instant, the power went out. In the work shop bathroom, everything was flooded in darkness. Her concentration was snapped. "Sonovabitch! I knew it! If it isn't one thing..." Hurrying, she quickly soaped her body and washed her hair. She rinsed herself down, trying to slough off the unease her thoughts had left her with. Finally, she reached through the darkened mist and traced over the glass door, "Where's the bloody towel...?" Sliding the shower door open, she glimpsed what appeared to be eyes looming deep within the mirror. She hesitated for a second, shaken by the image but when she cleared her eyes again, the misted mirror was only a darkened fog. The thread of her broken thoughts suddenly returned.</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 xml:space="preserve">The line, she realized, was between sanity and something else. Reality and something too big to face. Something stirred in her. </w:t>
      </w:r>
      <w:r w:rsidRPr="00AF3F86">
        <w:rPr>
          <w:rFonts w:ascii="Montserrat" w:hAnsi="Montserrat" w:cs="Arial"/>
          <w:i/>
          <w:sz w:val="24"/>
        </w:rPr>
        <w:t>What happens when you reach that line, and something pushes you over it?</w:t>
      </w:r>
      <w:r w:rsidRPr="00AF3F86">
        <w:rPr>
          <w:rFonts w:ascii="Montserrat" w:hAnsi="Montserrat" w:cs="Arial"/>
          <w:sz w:val="24"/>
        </w:rPr>
        <w:t>—a strange dread darted into her head.</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Morgan stepped carefully out of the sunken tub and slinked over to the counter, dripping a sheen of steaming moisture. Her hand reached out for her towel, but her eyes were drawn to the mirror. The misting made it impossible to make out a clear image, but darkening currents writhed in the distorted glass. Suddenly, the cat hissed, drawing her attention away. "Bozwell...?" she queried as the cat leapt past her through the shadows. Her eye tried to follow the streak of midnight. The black tom arched in a bristle of charged fur. "Damn, cat, you scared me!" she breathed in relief as her mind painted the feline into her overactive imagination.</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 xml:space="preserve">Grinning at herself, she turned back to the counter mocking her thoughts. </w:t>
      </w:r>
      <w:r w:rsidRPr="00AF3F86">
        <w:rPr>
          <w:rFonts w:ascii="Montserrat" w:hAnsi="Montserrat" w:cs="Arial"/>
          <w:i/>
          <w:sz w:val="24"/>
        </w:rPr>
        <w:t>How strong is the boundary between here and nowhere...?</w:t>
      </w:r>
      <w:r w:rsidRPr="00AF3F86">
        <w:rPr>
          <w:rFonts w:ascii="Montserrat" w:hAnsi="Montserrat" w:cs="Arial"/>
          <w:sz w:val="24"/>
        </w:rPr>
        <w:t xml:space="preserve"> a remembered line challenged. Casually she picked up the towel, and before wiping herself down, she gave in to the temptation. Balling up the towel in her hand, she swabbed over the glass to clear the fog. Behind the mist a dark form reared back. A shocked gasp escaped her throat. The demonic image, a horror from her chaotic memories, immediately burst forward. Morgan reeled back as the figure hit the inside of the glass and the mirror exploded into fine fragments of slivered glass. She passed through the open door of the shower and wracked her head against the tiles. A sharp crack, and a blinding flash in her head proceeded her down into darkness. Her inner voice murmured tonelessly, </w:t>
      </w:r>
      <w:r w:rsidRPr="00AF3F86">
        <w:rPr>
          <w:rFonts w:ascii="Montserrat" w:hAnsi="Montserrat" w:cs="Arial"/>
          <w:i/>
          <w:sz w:val="24"/>
        </w:rPr>
        <w:t xml:space="preserve">strong enough, </w:t>
      </w:r>
      <w:r w:rsidRPr="00AF3F86">
        <w:rPr>
          <w:rFonts w:ascii="Montserrat" w:hAnsi="Montserrat" w:cs="Arial"/>
          <w:sz w:val="24"/>
        </w:rPr>
        <w:t>as she landed in a warm, wet oblivion.</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Her numb body came to rest over the drain, blocking the water.</w:t>
      </w:r>
    </w:p>
    <w:p w:rsidR="00961472" w:rsidRPr="00AF3F86" w:rsidRDefault="00961472">
      <w:pPr>
        <w:spacing w:line="360" w:lineRule="auto"/>
        <w:jc w:val="both"/>
        <w:rPr>
          <w:rFonts w:ascii="Montserrat" w:hAnsi="Montserrat" w:cs="Arial"/>
          <w:sz w:val="24"/>
        </w:rPr>
      </w:pP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 xml:space="preserve">Alex Wildmuir let himself into the cliff house with his own key. He reached for the light switch inside the door, and frowned as the entry remained dim. Then he heard the distinct sound of shattering glass. A solid thump vibrated through the walls immediately after. The former soldier froze into listening silence. Because of the house's acoustics, he could not pinpoint the origin of the sound. Dropping his coat and his bag inside the door, he soft stepped toward the kitchen; into the small back hall between the front of the house and the dining room. </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As he moved down the hall, he heard a shower running.</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He realized that Morgan must still be in the house. He had expected her to be gone for her meeting with the family lawyer, Richmond Bale. Still careful, he did a quick circuit of the house before going to the utility bathroom door. Finding nothing amiss, he knocked on the door to advise her that he had shown up early. He knocked harder when he didn't get a response. He listened again for a pause. "Mew? You taking a nap in there?" he asked loudly, using her childhood nickname. He began to get a little worried and the quality of the sound of flowing water penetrated just as the first of the flood leaked from under the door. Without a second thought he slammed his shoulder to the door, easily splintering the oak framing. He burst into the bathroom, almost choking on the steam.</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 xml:space="preserve">He whipped around and saw her laying submerged in the sunken tub. The cat was sitting grimly on top of the toilet, "Mew?!?" Bozwell cried. Alex plunged into the tub and wrenched his niece out of the water. He doubled her over his shoulder to drain her lungs and when the flow stopped he dropped her to the streaming floor, too pressed for time to be gentle. CPR was a built in reflex and he didn't even give himself time to reflect on the intimate contact the motions demanded. </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 xml:space="preserve">For an uncle he was not that far from her in age, only ten years—and in the absence of her father, he had become the focus for about eight years worth of Electra complex. This was the first time he had ever seen her naked. And if she wasn't dying, he would be having a heart attack over it. Constantly telling a pretty young girl no did not make a man serene, even with the specter of incest. As soon as she could manage a choking imitation of normal breathing, he grabbed for the sodden towel laying on the floor beside her and flung it over her nude form, his face glowing deep red. </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Morgan rolled over, moaning, and he quietly reassured her until she could limply respond to his questions. Confident that she would survive, he went to the linen closet for a dry towel. When he came back in, he had his own distress under control. Morgan was sitting there examining the floor of the bathroom with piercing scrutiny. When he asked what she was looking for she said, "There's no glass... I guess I must have dreamed it all..." He didn't follow the comment at all, and just as he was about to ask what she thought she had dreamed, she looked up and saw the broken mirror. He followed her gaze but he didn't know what to make of it.</w:t>
      </w:r>
    </w:p>
    <w:p w:rsidR="00961472" w:rsidRPr="00AF3F86" w:rsidRDefault="00961472">
      <w:pPr>
        <w:spacing w:line="360" w:lineRule="auto"/>
        <w:jc w:val="both"/>
        <w:rPr>
          <w:rFonts w:ascii="Montserrat" w:hAnsi="Montserrat" w:cs="Arial"/>
          <w:sz w:val="24"/>
        </w:rPr>
      </w:pP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 xml:space="preserve"> [INTRO: MEW.] </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Wildmuir Estate, near Aspen, Colo.</w:t>
      </w:r>
    </w:p>
    <w:p w:rsidR="00961472" w:rsidRPr="00AF3F86" w:rsidRDefault="00961472">
      <w:pPr>
        <w:spacing w:line="360" w:lineRule="auto"/>
        <w:jc w:val="both"/>
        <w:rPr>
          <w:rFonts w:ascii="Montserrat" w:hAnsi="Montserrat" w:cs="Arial"/>
          <w:sz w:val="24"/>
        </w:rPr>
      </w:pP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br w:type="page"/>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 friend of mine once pointed out that silence is the mother of all sound. No matter what you are hearing, no matter the pitch, or volume, silence always overwhelms it. Most of us just ignore it, but none of us ever escape it. I supposed I can say I heard her, but in my self interested little heart, I was more interested in airing my own notions of the profound. I tilted my head to the side, I paused just long enough to suggest that I had weighed her point carefully—and then I argued right past it. I can say now that I missed the point entirely on that day. The idea lodged itself in my mind however, and gave me a framework to recognize something I had intimately understood all my life but could never grasp.</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 xml:space="preserve">In the intervening time I have refined a blunt version of the same idea. It might be easier to follow. For every thought that stands out clear, there is a blank page supporting and holding it together. As far as zen goes, its a hammer, but it still is one of those indirect references that leads to an understanding which is seated in the abstract rather than to the comprehension of someone's interpretation of it. </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 xml:space="preserve">The blank page might as well be anything, but the blank page I knew best was always the part of my mind that operated on the fringes of consciousness. Everyone is intimately acquainted with this part of the mind because it is essentially the glue that holds our reality together. The strange gap of oblivion that discriminates between waking and dreaming, and defines the eternal moment. The eternal moment. Well I guess that I should explain that since I dropped it. </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Those of us that exist within our own minds—that should be most of us that move about volitionally—experience everything in our lives during a point in time we call "now". However, each minute detail occurs independantly and hopefully logically in its own time and place. There is no reason to believe that time really exists in a rigid, linear expurgation, but it is reasonable enough to admit that we get through it by following the thread that makes sense to us. We trace a line through events that allows us to deal with the prospect of living with a degree of sanity. By focusing on continuity, whether that is a method we follow by design, or an objective quality of nature, everything we experience evaporates from existence in the same instant we touch it. It is only that part of our mind which has no regard for time that allows us to make connections with what we experience now and what ever we have experienced whenever.</w:t>
      </w:r>
    </w:p>
    <w:p w:rsidR="00961472" w:rsidRPr="00AF3F86" w:rsidRDefault="00961472">
      <w:pPr>
        <w:spacing w:line="360" w:lineRule="auto"/>
        <w:jc w:val="both"/>
        <w:rPr>
          <w:rFonts w:ascii="Montserrat" w:hAnsi="Montserrat" w:cs="Arial"/>
          <w:sz w:val="24"/>
        </w:rPr>
      </w:pP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 xml:space="preserve">I could not remember anything at first. Memory did not exist. Nothing seemed to exist. I had no points of reference. Oblivion engulfed me, marred only by my own awareness of it. It was a familiar silence. I understood, for lack of a better word, though there was nothing to understand. I suppose that I just... understood myself. The idea of myself. It was enough to bring me back from the edge. In lieu of anything else, that glimmering awareness absorbed me. Focused me. I was a single naked thought. Alone. </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 xml:space="preserve">You are not alone. </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 xml:space="preserve">The enshrouding darkness reverberated to that intruding thought. I tried to look but I had not realized yet that there was nothing to look </w:t>
      </w:r>
      <w:r w:rsidRPr="00AF3F86">
        <w:rPr>
          <w:rFonts w:ascii="Montserrat" w:hAnsi="Montserrat" w:cs="Arial"/>
          <w:i/>
          <w:sz w:val="24"/>
        </w:rPr>
        <w:t>at</w:t>
      </w:r>
      <w:r w:rsidRPr="00AF3F86">
        <w:rPr>
          <w:rFonts w:ascii="Montserrat" w:hAnsi="Montserrat" w:cs="Arial"/>
          <w:sz w:val="24"/>
        </w:rPr>
        <w:t>. Suddenly it was vitally important to regain the thread of my last rational thought. I flailed desperately for a measureless eternity but the only points of reference I cold find was the hard presence which had uttered its thought within me. I became aware then of the limit of my understanding and I was terrified.</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I don't understand! my entire being cried out. The explosion of emotion expended in that outburst drained me to the core. I could feel what little understanding I had turning to ash as the flare was absorbed by the unknown.</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 xml:space="preserve">You are dying. The tendril of foreign thought breathed on the ember of my soul. I felt a quickening as the threat implications penetrated and became part of my dwindling consciousness. Why? I demanded of the universe. What did I do wrong? Why can't I remember anything? A rush of passion filled me and extended my existence in anticipation of the answer. </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 xml:space="preserve">Does it matter why? the voice probed. </w:t>
      </w:r>
    </w:p>
    <w:p w:rsidR="00961472" w:rsidRPr="00AF3F86" w:rsidRDefault="00961472">
      <w:pPr>
        <w:spacing w:line="360" w:lineRule="auto"/>
        <w:jc w:val="both"/>
        <w:rPr>
          <w:rFonts w:ascii="Montserrat" w:hAnsi="Montserrat" w:cs="Arial"/>
          <w:sz w:val="24"/>
        </w:rPr>
      </w:pP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 xml:space="preserve">I responded to the touch like a caress. A velvet tongue savoring a fleeting echo of spice and sweetness. My being vibrated as the image unfolded and devoured me, extending my being into a vivid sensual reality. The resolution collapsed as I tried to gear my attention to capture the thread. I almost touched the forgotten life on the other side of oblivion. I fell away from it hungry. This impulse was far stronger. I could suddenly feel the aching of my insides. The pulling of a desire as ancient as the ocean. Longing and pain. </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A ghost shadow of flesh aching for the unimaginable. Confusion. I could not remember the reality of hunger. I felt the starvation of the mind. I craved sensation. All that there was to feel however, was the strange presence that seemingly held me between its lips. Please, I begged from some unknown depth. I projected all I was into the sweeping embrace of the Other. What madness is this? The voice queried. Even as it recoiled, its whispering filled the thread of my being with hints and echoes of contact. The interferrence strumming across the naked thread of my soul and awakening the fire within. I felt the stirring of my spirit. I felt the reunion of my shredded will with my ruined mind. You are dying! The Other shouted through me. There is nothing to come back to but pain. Not even a shell. You are carnage, it declared projecting rage, shock and sorrow mixed in with satisfaction.</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Parts of me absorbed this report and cringed. The horror, the mental agony I felt at the idea that whatever life was, I had gathered my self to confront only the worst possible aspect of it. And yet, I could not comprehend any other possability. My understanding, my being, was dedicated to living. To existing. I could not wrap my self around the concept "not to be". I want to feel... whatever there is to feel. I cannot turn away. I cannot recall the magnitude of desparation and anguish that was in my mental voice, all I could feel was need.</w:t>
      </w:r>
    </w:p>
    <w:p w:rsidR="00961472" w:rsidRPr="00AF3F86" w:rsidRDefault="00961472">
      <w:pPr>
        <w:spacing w:line="360" w:lineRule="auto"/>
        <w:jc w:val="both"/>
        <w:rPr>
          <w:rFonts w:ascii="Montserrat" w:hAnsi="Montserrat" w:cs="Arial"/>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as the first public psi, my time was kept too occupied for me to indulge in much self-pity, anyway. i devoted my time to public relations soothing institutional and individual fears of psionic potential. it didn't take a genius to imagine the potential for evil and mischief present in the real and imagined powers of psi. educating the public about the realities of psionics and the means available to deter and police psionic misbehavior was too big a project for me to handle alone, and eventually i was able to bow out of the picture and retire from public life. by the time i was finally a free and independent citizen i had gotten over my loss. in my mind the events of my past were closed. i entered the private sector and assumed that the government had forgotten about me. the last thing i would have ever expected was for them to track me down several years later and ask me to come back to the project and rejoin the space program.</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ab/>
        <w:t>as things sorted themselves out i kept quiet, especially since i was crowding craig's glory through all of this. there was too much bad blood between us for for more than the coldest civility. he even earned a glare from aicovia, and probably endangered our chances of being allowed to come in-system for a look at what we had come here for, and which seemed out of reach. we carefully phrased a request to immigrate, but aicovia was keeping her cards close to her chest.</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iv</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ab/>
        <w:t>i was confronted by craig the last evening of those opening negotiations. he informed me that aivocia's request that i be her exclusive contact required that we both remain on board the flagship. he gave me instructions for keeping him appraised of every detail in my exchanges with aicovia, reminding me that he had over-riding authority in the matter exceeded only by the admiral. i bit my lip, and wondered for the millionth time why he had this obsessive need to control my life. I also wondered if I would ever get him out of my life. when had he become my enemy?</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ab/>
        <w:t>before the tragedy, craig had not really paid much attention to me. he had always been cool towards me, it was as if my existence was an annoying inconvenience. i was not a person to him so much as an object, and he devoted most of his energy to ignoring me whenever possible. when i became a crucial part of the project, he had dealt with me, but it seemed to pain him. he doesn't really figure into my memories until then. i think the real change was in me. if experiencing the death of my mother had not been bad enough by itself, this horrible union of our minds also destroyed my childhood. The truth about psionic research, the government cover-up, the use of psionic ability by the government to develop technology for the exploration of space and all the other experiences and memories of my mother's life exploded through my mind at the instant of her death light years away.</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If anything, that revelation inspired my anguish to turn into rage against the project. I could not deal with what I learned. They had created an ideal place for me to grow up—far better than the civilian world outside it. They had given me a perfect childhood and it had turned out to be a carefully crafted lie. Among the terrible secrets I never suspected were hidden in her mind, which became mine, was that one of her responsibilities was to destroy </w:t>
      </w:r>
      <w:r w:rsidRPr="00AF3F86">
        <w:rPr>
          <w:rFonts w:ascii="Montserrat" w:hAnsi="Montserrat"/>
          <w:i/>
          <w:sz w:val="24"/>
        </w:rPr>
        <w:t>me</w:t>
      </w:r>
      <w:r w:rsidRPr="00AF3F86">
        <w:rPr>
          <w:rFonts w:ascii="Montserrat" w:hAnsi="Montserrat"/>
          <w:sz w:val="24"/>
        </w:rPr>
        <w:t>, should I ever prove mentally unstable; inclined toward violent, or abusive behavior. I find it amazing that I or any other child on the reservation survived growing up, in light of that discovery. But, as artificial as life on the reservation proved to be, I realized, in time, that it was only part of a greater effort intent on assuring that the world at large never had to deal with the fact that I was one of the most dangerous human beings ever born.</w:t>
      </w:r>
    </w:p>
    <w:p w:rsidR="00961472" w:rsidRPr="00AF3F86" w:rsidRDefault="00961472">
      <w:pPr>
        <w:spacing w:line="360" w:lineRule="auto"/>
        <w:jc w:val="both"/>
        <w:rPr>
          <w:rFonts w:ascii="Montserrat" w:hAnsi="Montserrat"/>
          <w:sz w:val="24"/>
        </w:rPr>
      </w:pPr>
      <w:r w:rsidRPr="00AF3F86">
        <w:rPr>
          <w:rFonts w:ascii="Montserrat" w:hAnsi="Montserrat"/>
          <w:sz w:val="24"/>
        </w:rPr>
        <w:tab/>
        <w:t>but i knew it now. that knowledge opened my eyes to a lot of people, and especially to craig. craig was afraid of me. he was jealous of me. as i rebelled against the betrayal i felt on the part of the project, craig struggled more to assert his authority over me. the more he tried to break me to the bit, the more i threw him off. i didn't hate him, but he provoked a large measure of my rage. he was too damned stubborn about having his way with me. i didn't know why. i didn't know what he wanted from me. I could never figure it out. whatever he wanted, it rubbed me the wrong way. my instincts always warned me away from him.</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 was approached by an old family friend—alan eric o'neal, also a former project member from the reservation where i grew up—and asked to volunteer for operation exodus, before i could be conscripted. imagine my surprise. on his advice i was recruited as a volunteer for operation exodus. at the time all actives were being rounded up and subjected to testing, licensing and regulation. i had been out of contact for some time, so he'd had to track me down at my current home in scotland. i was there alone, and when he intruded on my isolation, i was forced to realize that i was lonely. </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show</w:t>
      </w:r>
      <w:r w:rsidRPr="00AF3F86">
        <w:rPr>
          <w:rFonts w:ascii="Montserrat" w:hAnsi="Montserrat"/>
          <w:sz w:val="24"/>
        </w:rPr>
        <w:tab/>
        <w:t xml:space="preserve">as our ships fell into orbit around ajea, ironically the third world from the blue-white sun ao, a dialogue began between the ajean and myself, as i was stuck as the principal of contact. i tried to convey the desperation of our situation to the ajean. </w:t>
      </w:r>
    </w:p>
    <w:p w:rsidR="00961472" w:rsidRPr="00AF3F86" w:rsidRDefault="00961472">
      <w:pPr>
        <w:spacing w:line="360" w:lineRule="auto"/>
        <w:jc w:val="both"/>
        <w:rPr>
          <w:rFonts w:ascii="Montserrat" w:hAnsi="Montserrat"/>
          <w:sz w:val="24"/>
        </w:rPr>
      </w:pPr>
      <w:r w:rsidRPr="00AF3F86">
        <w:rPr>
          <w:rFonts w:ascii="Montserrat" w:hAnsi="Montserrat"/>
          <w:sz w:val="24"/>
        </w:rPr>
        <w:t>show &amp; reflect</w:t>
      </w: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show</w:t>
      </w:r>
      <w:r w:rsidRPr="00AF3F86">
        <w:rPr>
          <w:rFonts w:ascii="Montserrat" w:hAnsi="Montserrat"/>
          <w:sz w:val="24"/>
        </w:rPr>
        <w:tab/>
        <w:t>expressing sympathy for our plight, the ajeans quickly negotiated a quarantined settlement on their world.</w:t>
      </w:r>
      <w:r w:rsidRPr="00AF3F86">
        <w:rPr>
          <w:rFonts w:ascii="Montserrat" w:hAnsi="Montserrat"/>
          <w:color w:val="000000"/>
          <w:sz w:val="24"/>
        </w:rPr>
        <w:t xml:space="preserve"> we were invited to settle the acheingly beautiful world in a carefully arranged isolation from the native establishments. we were told to expect an odd number of years of strictly limited contact between our two cultures. we were also warned against penetrating the deep lush wilds bordering our reservation, which had a disturbing, perhaps even threatening sound to the majority of the colonists. as we settled in we were joined by natives who come to attend to the colony.</w:t>
      </w:r>
    </w:p>
    <w:p w:rsidR="00961472" w:rsidRPr="00AF3F86" w:rsidRDefault="00961472">
      <w:pPr>
        <w:spacing w:line="360" w:lineRule="auto"/>
        <w:jc w:val="both"/>
        <w:rPr>
          <w:rFonts w:ascii="Montserrat" w:hAnsi="Montserrat"/>
          <w:sz w:val="24"/>
        </w:rPr>
      </w:pP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ø</w:t>
      </w:r>
      <w:r w:rsidRPr="00AF3F86">
        <w:rPr>
          <w:rFonts w:ascii="Montserrat" w:hAnsi="Montserrat"/>
          <w:sz w:val="24"/>
        </w:rPr>
        <w:tab/>
        <w:t>a distressing number of questions had to go unanswered as a frantic effort was made to accommodate an exodus from our dying ships to the haven of angel colony</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over the next few ajean years, a cautious and curious ajean population </w:t>
      </w:r>
      <w:r w:rsidRPr="00AF3F86">
        <w:rPr>
          <w:rFonts w:ascii="Montserrat" w:hAnsi="Montserrat"/>
          <w:color w:val="000000"/>
          <w:sz w:val="24"/>
        </w:rPr>
        <w:t xml:space="preserve">attends to and </w:t>
      </w:r>
      <w:r w:rsidRPr="00AF3F86">
        <w:rPr>
          <w:rFonts w:ascii="Montserrat" w:hAnsi="Montserrat"/>
          <w:sz w:val="24"/>
        </w:rPr>
        <w:t xml:space="preserve">communicates solely through fifty-one ajean representatives · the parity of their number to that of </w:t>
      </w:r>
      <w:r w:rsidRPr="00AF3F86">
        <w:rPr>
          <w:rFonts w:ascii="Montserrat" w:hAnsi="Montserrat"/>
          <w:color w:val="000000"/>
          <w:sz w:val="24"/>
        </w:rPr>
        <w:t>active class three's in the colony and in whom their native guides invested the greatest part of their attention,</w:t>
      </w:r>
      <w:r w:rsidRPr="00AF3F86">
        <w:rPr>
          <w:rFonts w:ascii="Montserrat" w:hAnsi="Montserrat"/>
          <w:sz w:val="24"/>
        </w:rPr>
        <w:t xml:space="preserve"> did not escape the colonists' notice.</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color w:val="000000"/>
          <w:sz w:val="24"/>
        </w:rPr>
      </w:pPr>
      <w:r w:rsidRPr="00AF3F86">
        <w:rPr>
          <w:rFonts w:ascii="Montserrat" w:hAnsi="Montserrat"/>
          <w:color w:val="000000"/>
          <w:sz w:val="24"/>
        </w:rPr>
        <w:tab/>
      </w:r>
      <w:r w:rsidRPr="00AF3F86">
        <w:rPr>
          <w:rFonts w:ascii="Montserrat" w:hAnsi="Montserrat"/>
          <w:sz w:val="24"/>
        </w:rPr>
        <w:t>i tried tirelessly to understand the ajeans.</w:t>
      </w:r>
      <w:r w:rsidRPr="00AF3F86">
        <w:rPr>
          <w:rFonts w:ascii="Montserrat" w:hAnsi="Montserrat"/>
          <w:color w:val="000000"/>
          <w:sz w:val="24"/>
        </w:rPr>
        <w:t xml:space="preserve"> i was caught between my personal and practical curiosity regarding our new home and its indigenous people, and my awareness of very dangerous unease among the psi blind colonists that daily threatened erupt into something darker and more primal.</w:t>
      </w:r>
      <w:r w:rsidRPr="00AF3F86">
        <w:rPr>
          <w:rFonts w:ascii="Montserrat" w:hAnsi="Montserrat"/>
          <w:sz w:val="24"/>
        </w:rPr>
        <w:t xml:space="preserve"> in quiet moments, throughout our acclimatization of the colony to ajea, i probed my associate, the same ajean from that first encounter. gradually, i began to understand the world and the people we had asked to become a part of. i found my</w:t>
      </w:r>
      <w:r w:rsidRPr="00AF3F86">
        <w:rPr>
          <w:rFonts w:ascii="Montserrat" w:hAnsi="Montserrat"/>
          <w:color w:val="000000"/>
          <w:sz w:val="24"/>
        </w:rPr>
        <w:t>self poised on a very thin and deadly line between the known and the unknown, unable to resist probing the paradox of these exotically human aliens.</w:t>
      </w:r>
    </w:p>
    <w:p w:rsidR="00961472" w:rsidRPr="00AF3F86" w:rsidRDefault="00961472">
      <w:pPr>
        <w:spacing w:line="360" w:lineRule="auto"/>
        <w:jc w:val="both"/>
        <w:rPr>
          <w:rFonts w:ascii="Montserrat" w:hAnsi="Montserrat"/>
          <w:color w:val="000000"/>
          <w:sz w:val="24"/>
        </w:rPr>
      </w:pPr>
    </w:p>
    <w:p w:rsidR="00961472" w:rsidRPr="00AF3F86" w:rsidRDefault="00961472">
      <w:pPr>
        <w:spacing w:line="360" w:lineRule="auto"/>
        <w:jc w:val="both"/>
        <w:rPr>
          <w:rFonts w:ascii="Montserrat" w:hAnsi="Montserrat"/>
          <w:sz w:val="24"/>
        </w:rPr>
      </w:pPr>
      <w:r w:rsidRPr="00AF3F86">
        <w:rPr>
          <w:rFonts w:ascii="Montserrat" w:hAnsi="Montserrat"/>
          <w:color w:val="000000"/>
          <w:sz w:val="24"/>
        </w:rPr>
        <w:tab/>
      </w:r>
      <w:r w:rsidRPr="00AF3F86">
        <w:rPr>
          <w:rFonts w:ascii="Montserrat" w:hAnsi="Montserrat"/>
          <w:sz w:val="24"/>
        </w:rPr>
        <w:t>hard answers were hard to come by, but i learned a lot—as did many of the other ajean paired actives—just by looking for the answers that expressed themselves in our hosts and in our hosts' world, language and culture. finally, when the representative pairs had reached a certain level of understanding, we, the fifty-one actives, were invited to the homes of our associated ajean</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ab/>
        <w:t>—————————————————————</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avon</w:t>
      </w:r>
      <w:r w:rsidRPr="00AF3F86">
        <w:rPr>
          <w:rFonts w:ascii="Montserrat" w:hAnsi="Montserrat"/>
          <w:sz w:val="24"/>
        </w:rPr>
        <w:tab/>
        <w:t>an exotic race, the ajeans. a polymorphic race of three sexes and seven genders that is otherwise is difficult to distinguish from human. a complex species derived from human, alien-human analogue, and alien-umbric ancestors. a painful fusion of near, but not universally compatible races acheived during a long exile from an intergalactic civilization. avon possess a high order of psionic potential, derived in gestalt from those distinguished ancestors. avon are not unique to ajea, and there is at least one on ajea who can be traced to earth.</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alyn</w:t>
      </w:r>
      <w:r w:rsidRPr="00AF3F86">
        <w:rPr>
          <w:rFonts w:ascii="Montserrat" w:hAnsi="Montserrat"/>
          <w:sz w:val="24"/>
        </w:rPr>
        <w:tab/>
        <w:t>discovered at the dawn of our existence millennia before the word 'human' had even been coined, we were presented as a consort race—as a gift—to an older and vastly more advanced race. our naked innocence and our inexplicable biological compatibility appealed to the lyn, an ancient race of beings our eldest ancestors perceived as gods. to the lyn, we are the second coming of their race. they called us alyn. unfortunately, alyn and lyn were not alone in the universe. alyn were not ready for the arena in which our suitors held court. not much sooner than the lyn had carried alyn unwittingly to the stars, we became a bone of contention among the heavenly civilizations. for all the infinite forms of life, this strange coincidence did not sit well with many billions of individuals, many of them themselves lyn. literally any excuse sufficed to attack the marriage of alyn and lyn. from our side of the equation, there are many stories, myths and legends dealing with what happened in that dark age. from their side there is only one, but it is a long one.</w:t>
      </w:r>
    </w:p>
    <w:p w:rsidR="00961472" w:rsidRPr="00AF3F86" w:rsidRDefault="00961472">
      <w:pPr>
        <w:spacing w:line="360" w:lineRule="auto"/>
        <w:jc w:val="both"/>
        <w:rPr>
          <w:rFonts w:ascii="Montserrat" w:hAnsi="Montserrat"/>
          <w:sz w:val="24"/>
        </w:rPr>
      </w:pPr>
      <w:r w:rsidRPr="00AF3F86">
        <w:rPr>
          <w:rFonts w:ascii="Montserrat" w:hAnsi="Montserrat"/>
          <w:sz w:val="24"/>
        </w:rPr>
        <w:tab/>
        <w:t>in brief, alyn, identical to the powerful lyn in everything save their bi-sexuality, were seen as clever animals. an ideal servitor race. alyn were bred and raised by a number of prominant races from stock acquired from an undisclosed aeva hunt world. alyn proved to possess disturbing native intelligence and adapted frighteningly well to the sophisticated cultures they were bred to serve. alyn also proved to have psi potential. alyn possessed an attraction for aena lyn and the inscrutible and utterly alien aeva. asexual lyn had delighted in the sexuallity of their consort race, and inevitably interbred. aeva had an interest in alyn that was for them sexual in its own way. the alyn mind had a profoundly aeva aspect uncommon to aena races, a compatability aeva strove to exploit. as these inter-species unions came out opposition formed intent on driving alyn out of the intergalactic society and purging the corrupted elements of lyn and aeva. quarantine and exile brought the conflict to a low simmer. a relative peace which the ascent of man from earth threatens to shatter.</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ajeaen perspective on psi. the relationship between body and spirit and mind · in the body there is the matter of design, the structuring of the complex of form and function. the question of genetics is not wholly an answer to true evolution, but only that part which considers the inheritance of capability. the lyn are heir to a more generous genetic legacy due to their testing in a far harsher environment than any planetary ecology. likewise man is facing a harsher environment than in its infancy and is adapting to thrive in it–somewhat abetted by certain demonstrative examples. the evolution of mind is a less confined issue as the depth of potential and breadth of possibilities are greater and have free access beyond the bounds of organism. the role of mind in the universe is a pivotal one and as such plays a common role in racial evolution towards the stars. the most ideal technology is entrenched in the arts of the mind and the study of that essential interface. there are basically two forms of manifestation of the mind s evolution. the direct influence of the mind upon creation through art and the indirect influence of mind through artifice. these are but points on a continuum really. in order for either to suffice for the needs of growth and survival, however, each progresses only through apprehension of and access to what is essentially spirit. this domain of being is even harder to compass than the mind for that it beggars the sanctity of the mind's order with its endless paradoxes. suffice it to note that it is spirit that is the only road, the only channel through which the absolute truth of power and potential can ever be harnessed and which protects that which by its definition is exceedingly fragile and delicate. in the spirit does the mind learn what gossamer film the universe truly is—how fleeting and beautiful. any stable path proceeds along all three domains in concert and in unison for to stint on any is to damn the passage to futility. it is to this that the trials of av come to point and purpose. she is just one among all students in a class more intrigued with its own whims and follies than with the promise of the goal to attain. </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br w:type="page"/>
        <w:t>REFLECTION</w:t>
      </w:r>
      <w:r w:rsidRPr="00AF3F86">
        <w:rPr>
          <w:rFonts w:ascii="Montserrat" w:hAnsi="Montserrat"/>
          <w:sz w:val="24"/>
        </w:rPr>
        <w:tab/>
        <w:t>PLOTTING—CONTINUED</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sphere of authority</w:t>
      </w:r>
      <w:r w:rsidRPr="00AF3F86">
        <w:rPr>
          <w:rFonts w:ascii="Montserrat" w:hAnsi="Montserrat"/>
          <w:sz w:val="24"/>
        </w:rPr>
        <w:tab/>
        <w:t>reflection : part two</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ab/>
        <w:t>over the next seven years, we were adopted into the avon lyn culture. as we partook in this process, we begin to learn the history of ajea and began to discover secrets of the culture's art—a technology based on their own psionic evolution and their exploration of this innate quality. we also discovered and came to terms with the exotic differences between our separate humanities</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ab/>
        <w:t>we were delighted by the opportunity to finally see the world we had invaded before it could inevitably be altered by our presence within it. we were introduced to the ajean life by living it through its many stages, starting among the unnamed.</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ab/>
        <w:t>the majority of the ajean population lived in the wild, naked and free from obligation. this primal environment nurtured survival traits in nature's own harsh way, and it was a life with raw beauty and unexpected physical, mental and spiritual depth.</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ab/>
        <w:t>we learned the principles of responsibility, obligation and authority governing the entrance and participation in civilization as we moved on, passing through the rites of naming to become a part of the domestic base of the governing society.</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ab/>
        <w:t>we saw how the society encouraged each individual to rise to her personal level of excellence in a system where an individual was judged only on the grounds of her ability to fulfill the obligations of the responsibility she assumed.</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ab/>
        <w:t>each individual was motivated by the pursuit and cultivation of her own identity through the roles she chose for her participation in society.</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ab/>
        <w:t>opportunities were created through three schools of thought, each sphere containing its own spectrum of shades and variations on the three predominant themes of a central, unifying perspective on existence</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ab/>
        <w:t>we realized that we were being subtly courted, and seduced into the ajean way of life—our adoption a vehicle for introducing their way of life into the colony we were perceived to govern.</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color w:val="000000"/>
          <w:sz w:val="24"/>
        </w:rPr>
      </w:pPr>
      <w:r w:rsidRPr="00AF3F86">
        <w:rPr>
          <w:rFonts w:ascii="Montserrat" w:hAnsi="Montserrat"/>
          <w:color w:val="000000"/>
          <w:sz w:val="24"/>
        </w:rPr>
        <w:tab/>
        <w:t>in this odd number of years the strictly limited contact between our two cultures, the interface took on a disturbing, perhaps threatening pattern in the eyes of the majority of the colonists. my sympathies and loyalties were questioned by my superior officers.</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ab/>
        <w:t>i was forced to confront my guide with the cold truth of the mistake they had made in perceiving the possession of authority among the colonists. in truth our only authority amongst our people came from the regard of the ajeans for us.</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ab/>
        <w:t>it was clear that the exotics had extended an invitation for the colony to join their society and become a part of their world rather than remain outsiders to it.</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ab/>
        <w:t>when we went back we took with us our young households, schools and courts by which we—and any of the colonists who also choose to go native—had been embraced and are represented in the ajean circle of authority; their government.</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ab/>
        <w:t>when we arrived, we discovered that the colony had already begun setting its stamp on its corner of the world, that the first percentage of the seventeen million cryo-babies we had brought with us had already been born. my actions were criticized and my motives condemned by prominent colony authorities.</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color w:val="000000"/>
          <w:sz w:val="24"/>
        </w:rPr>
      </w:pPr>
      <w:r w:rsidRPr="00AF3F86">
        <w:rPr>
          <w:rFonts w:ascii="Montserrat" w:hAnsi="Montserrat"/>
          <w:color w:val="000000"/>
          <w:sz w:val="24"/>
        </w:rPr>
        <w:tab/>
        <w:t>a question of legitimacy of authority between ajean and human establishments erupted into a hostile dispute. my active peers and i were accused of selling out the colonists to gain power over them through ajean custom and the ajean authorities were disappointed in our inability to control the population tentatively left to our jurisdiction. the ajeans sternly advised us actives to exercise our power to bring the colony in line and rein in its dangerous expansion. the hint of implicitly dire consequences should we ignore this advice disturbed me especially. i retreated into the wild to consider my options. my rash probing brought me into contact with a third and awesomely alien interest in the situation. an aeva. this entity filled in a number of blanks in the avon account of history, and insisted that i was myself avon and not, as i claimed, human. the aeva also described the purge and the allure that alyn hold for aeva that inevitably would call aeva down on the colony, in a manner not in the colony's best interest. before i could act on this revelation, i was waylaid and my psi capability subdued by colony authorities. my warnings fell on deaf ears.</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color w:val="000000"/>
          <w:sz w:val="24"/>
        </w:rPr>
        <w:tab/>
        <w:t>i was aware that the only sure way for the colony authority to protect itself from us "renegade" actives was to subdue and execute us. powerless myself, i somehow had to pursuade one of my captors that executing the actives would be suicide for the colony. the man was decided when the aeva threat suddenly manifested itself. the other actives, alerted to my capture had all withdrawn from the south wing. i alone stood between the colony's children and the unmistakable manifestation of the avea, a dragon. i had no option but to</w:t>
      </w:r>
      <w:r w:rsidRPr="00AF3F86">
        <w:rPr>
          <w:rFonts w:ascii="Montserrat" w:hAnsi="Montserrat"/>
          <w:sz w:val="24"/>
        </w:rPr>
        <w:t xml:space="preserve"> unleash the full fury of an active class three. </w:t>
      </w:r>
    </w:p>
    <w:p w:rsidR="00961472" w:rsidRPr="00AF3F86" w:rsidRDefault="00961472">
      <w:pPr>
        <w:spacing w:line="360" w:lineRule="auto"/>
        <w:jc w:val="both"/>
        <w:rPr>
          <w:rFonts w:ascii="Montserrat" w:hAnsi="Montserrat"/>
          <w:sz w:val="24"/>
        </w:rPr>
      </w:pPr>
      <w:r w:rsidRPr="00AF3F86">
        <w:rPr>
          <w:rFonts w:ascii="Montserrat" w:hAnsi="Montserrat"/>
          <w:sz w:val="24"/>
        </w:rPr>
        <w:tab/>
        <w:t>—————————————————————</w:t>
      </w: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ab/>
        <w:t>arden ends in awe over the fact of her survival and withdraws from the mind of her daughter in which she found herself reflected.</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br w:type="page"/>
        <w:t>REFLECTION</w:t>
      </w:r>
      <w:r w:rsidRPr="00AF3F86">
        <w:rPr>
          <w:rFonts w:ascii="Montserrat" w:hAnsi="Montserrat"/>
          <w:sz w:val="24"/>
        </w:rPr>
        <w:tab/>
        <w:t>ELEMENTS</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ages of arden eve </w:t>
      </w:r>
      <w:r w:rsidRPr="00AF3F86">
        <w:rPr>
          <w:rFonts w:ascii="Montserrat" w:hAnsi="Montserrat"/>
          <w:sz w:val="24"/>
        </w:rPr>
        <w:tab/>
        <w:t>reflection</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color w:val="FFFFFF"/>
          <w:sz w:val="24"/>
        </w:rPr>
      </w:pPr>
      <w:r w:rsidRPr="00AF3F86">
        <w:rPr>
          <w:rFonts w:ascii="Montserrat" w:hAnsi="Montserrat"/>
          <w:color w:val="FFFFFF"/>
          <w:sz w:val="24"/>
        </w:rPr>
        <w:t>REFLECTION</w:t>
      </w:r>
    </w:p>
    <w:p w:rsidR="00961472" w:rsidRPr="00AF3F86" w:rsidRDefault="00961472">
      <w:pPr>
        <w:spacing w:line="360" w:lineRule="auto"/>
        <w:jc w:val="both"/>
        <w:rPr>
          <w:rFonts w:ascii="Montserrat" w:hAnsi="Montserrat"/>
          <w:color w:val="FFFFFF"/>
          <w:sz w:val="24"/>
        </w:rPr>
      </w:pPr>
      <w:r w:rsidRPr="00AF3F86">
        <w:rPr>
          <w:rFonts w:ascii="Montserrat" w:hAnsi="Montserrat"/>
          <w:color w:val="FFFFFF"/>
          <w:sz w:val="24"/>
        </w:rPr>
        <w:t>OUTLINE</w:t>
      </w:r>
    </w:p>
    <w:p w:rsidR="00961472" w:rsidRPr="00AF3F86" w:rsidRDefault="00961472">
      <w:pPr>
        <w:spacing w:line="360" w:lineRule="auto"/>
        <w:jc w:val="both"/>
        <w:rPr>
          <w:rFonts w:ascii="Montserrat" w:hAnsi="Montserrat"/>
          <w:color w:val="FFFFFF"/>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REFLECTION</w:t>
      </w:r>
    </w:p>
    <w:p w:rsidR="00961472" w:rsidRPr="00AF3F86" w:rsidRDefault="00961472">
      <w:pPr>
        <w:spacing w:line="360" w:lineRule="auto"/>
        <w:jc w:val="both"/>
        <w:rPr>
          <w:rFonts w:ascii="Montserrat" w:hAnsi="Montserrat"/>
          <w:sz w:val="24"/>
        </w:rPr>
      </w:pPr>
      <w:r w:rsidRPr="00AF3F86">
        <w:rPr>
          <w:rFonts w:ascii="Montserrat" w:hAnsi="Montserrat"/>
          <w:sz w:val="24"/>
        </w:rPr>
        <w:t>PACING</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1—3</w:t>
      </w:r>
    </w:p>
    <w:p w:rsidR="00961472" w:rsidRPr="00AF3F86" w:rsidRDefault="00961472">
      <w:pPr>
        <w:spacing w:line="360" w:lineRule="auto"/>
        <w:jc w:val="both"/>
        <w:rPr>
          <w:rFonts w:ascii="Montserrat" w:hAnsi="Montserrat"/>
          <w:sz w:val="24"/>
        </w:rPr>
      </w:pPr>
      <w:r w:rsidRPr="00AF3F86">
        <w:rPr>
          <w:rFonts w:ascii="Montserrat" w:hAnsi="Montserrat"/>
          <w:sz w:val="24"/>
        </w:rPr>
        <w:t>opening run · introductions and establishing sequences · initial problem</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4—6</w:t>
      </w:r>
    </w:p>
    <w:p w:rsidR="00961472" w:rsidRPr="00AF3F86" w:rsidRDefault="00961472">
      <w:pPr>
        <w:spacing w:line="360" w:lineRule="auto"/>
        <w:jc w:val="both"/>
        <w:rPr>
          <w:rFonts w:ascii="Montserrat" w:hAnsi="Montserrat"/>
          <w:sz w:val="24"/>
        </w:rPr>
      </w:pPr>
      <w:r w:rsidRPr="00AF3F86">
        <w:rPr>
          <w:rFonts w:ascii="Montserrat" w:hAnsi="Montserrat"/>
          <w:sz w:val="24"/>
        </w:rPr>
        <w:t>staging and insertion · beginning of complications</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7—10</w:t>
      </w:r>
    </w:p>
    <w:p w:rsidR="00961472" w:rsidRPr="00AF3F86" w:rsidRDefault="00961472">
      <w:pPr>
        <w:spacing w:line="360" w:lineRule="auto"/>
        <w:jc w:val="both"/>
        <w:rPr>
          <w:rFonts w:ascii="Montserrat" w:hAnsi="Montserrat"/>
          <w:sz w:val="24"/>
        </w:rPr>
      </w:pPr>
      <w:r w:rsidRPr="00AF3F86">
        <w:rPr>
          <w:rFonts w:ascii="Montserrat" w:hAnsi="Montserrat"/>
          <w:sz w:val="24"/>
        </w:rPr>
        <w:t>articulation and association · increased complications, heightened tensions, divisiveness</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11—13</w:t>
      </w:r>
    </w:p>
    <w:p w:rsidR="00961472" w:rsidRPr="00AF3F86" w:rsidRDefault="00961472">
      <w:pPr>
        <w:spacing w:line="360" w:lineRule="auto"/>
        <w:jc w:val="both"/>
        <w:rPr>
          <w:rFonts w:ascii="Montserrat" w:hAnsi="Montserrat"/>
          <w:sz w:val="24"/>
        </w:rPr>
      </w:pPr>
      <w:r w:rsidRPr="00AF3F86">
        <w:rPr>
          <w:rFonts w:ascii="Montserrat" w:hAnsi="Montserrat"/>
          <w:sz w:val="24"/>
        </w:rPr>
        <w:t>conflict · internal and external pressures generate flare-ups</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14—20</w:t>
      </w:r>
    </w:p>
    <w:p w:rsidR="00961472" w:rsidRPr="00AF3F86" w:rsidRDefault="00961472">
      <w:pPr>
        <w:spacing w:line="360" w:lineRule="auto"/>
        <w:jc w:val="both"/>
        <w:rPr>
          <w:rFonts w:ascii="Montserrat" w:hAnsi="Montserrat"/>
          <w:sz w:val="24"/>
        </w:rPr>
      </w:pPr>
      <w:r w:rsidRPr="00AF3F86">
        <w:rPr>
          <w:rFonts w:ascii="Montserrat" w:hAnsi="Montserrat"/>
          <w:sz w:val="24"/>
        </w:rPr>
        <w:t>interface · arden explores avon lyn culture while pressures build up to crisis at home · perspective shift</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21—28</w:t>
      </w:r>
    </w:p>
    <w:p w:rsidR="00961472" w:rsidRPr="00AF3F86" w:rsidRDefault="00961472">
      <w:pPr>
        <w:spacing w:line="360" w:lineRule="auto"/>
        <w:jc w:val="both"/>
        <w:rPr>
          <w:rFonts w:ascii="Montserrat" w:hAnsi="Montserrat"/>
          <w:sz w:val="24"/>
        </w:rPr>
      </w:pPr>
      <w:r w:rsidRPr="00AF3F86">
        <w:rPr>
          <w:rFonts w:ascii="Montserrat" w:hAnsi="Montserrat"/>
          <w:sz w:val="24"/>
        </w:rPr>
        <w:t>crisis · opposition solidifies at the introduction of ajean culture into colony society · a series of increasingly threatening confrontations erupts into climax</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29—30</w:t>
      </w:r>
    </w:p>
    <w:p w:rsidR="00961472" w:rsidRPr="00AF3F86" w:rsidRDefault="00961472">
      <w:pPr>
        <w:spacing w:line="360" w:lineRule="auto"/>
        <w:jc w:val="both"/>
        <w:rPr>
          <w:rFonts w:ascii="Montserrat" w:hAnsi="Montserrat"/>
          <w:sz w:val="24"/>
        </w:rPr>
      </w:pPr>
      <w:r w:rsidRPr="00AF3F86">
        <w:rPr>
          <w:rFonts w:ascii="Montserrat" w:hAnsi="Montserrat"/>
          <w:sz w:val="24"/>
        </w:rPr>
        <w:t>climax · arden pits her self against the prejudice of the colony authority, the threat of the aeva to innocent colonists, and the threat posed by the colony to the rest of ajean life · in conclusion arden proves that the colony does not dare oppose the influence of arden and her mission</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REFLECTION</w:t>
      </w:r>
    </w:p>
    <w:p w:rsidR="00961472" w:rsidRPr="00AF3F86" w:rsidRDefault="00961472">
      <w:pPr>
        <w:spacing w:line="360" w:lineRule="auto"/>
        <w:jc w:val="both"/>
        <w:rPr>
          <w:rFonts w:ascii="Montserrat" w:hAnsi="Montserrat"/>
          <w:sz w:val="24"/>
        </w:rPr>
      </w:pPr>
      <w:r w:rsidRPr="00AF3F86">
        <w:rPr>
          <w:rFonts w:ascii="Montserrat" w:hAnsi="Montserrat"/>
          <w:sz w:val="24"/>
        </w:rPr>
        <w:t>CAST &amp; CHORUS</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pacing w:val="-1"/>
          <w:sz w:val="24"/>
          <w:u w:val="single"/>
        </w:rPr>
      </w:pPr>
      <w:r w:rsidRPr="00AF3F86">
        <w:rPr>
          <w:rFonts w:ascii="Montserrat" w:hAnsi="Montserrat"/>
          <w:spacing w:val="-1"/>
          <w:sz w:val="24"/>
          <w:u w:val="single"/>
        </w:rPr>
        <w:t>voice</w:t>
      </w:r>
    </w:p>
    <w:p w:rsidR="00961472" w:rsidRPr="00AF3F86" w:rsidRDefault="00961472">
      <w:pPr>
        <w:spacing w:line="360" w:lineRule="auto"/>
        <w:jc w:val="both"/>
        <w:rPr>
          <w:rFonts w:ascii="Montserrat" w:hAnsi="Montserrat"/>
          <w:spacing w:val="-1"/>
          <w:sz w:val="24"/>
          <w:u w:val="single"/>
        </w:rPr>
      </w:pPr>
    </w:p>
    <w:p w:rsidR="00961472" w:rsidRPr="00AF3F86" w:rsidRDefault="00961472">
      <w:pPr>
        <w:spacing w:line="360" w:lineRule="auto"/>
        <w:jc w:val="both"/>
        <w:rPr>
          <w:rFonts w:ascii="Montserrat" w:hAnsi="Montserrat"/>
          <w:spacing w:val="-1"/>
          <w:sz w:val="24"/>
          <w:u w:val="single"/>
        </w:rPr>
      </w:pPr>
      <w:r w:rsidRPr="00AF3F86">
        <w:rPr>
          <w:rFonts w:ascii="Montserrat" w:hAnsi="Montserrat"/>
          <w:spacing w:val="-1"/>
          <w:sz w:val="24"/>
          <w:u w:val="single"/>
        </w:rPr>
        <w:t>asset—gabriel</w:t>
      </w:r>
    </w:p>
    <w:p w:rsidR="00961472" w:rsidRPr="00AF3F86" w:rsidRDefault="00961472">
      <w:pPr>
        <w:spacing w:line="360" w:lineRule="auto"/>
        <w:jc w:val="both"/>
        <w:rPr>
          <w:rFonts w:ascii="Montserrat" w:hAnsi="Montserrat"/>
          <w:spacing w:val="-1"/>
          <w:sz w:val="24"/>
          <w:u w:val="single"/>
        </w:rPr>
      </w:pPr>
    </w:p>
    <w:p w:rsidR="00961472" w:rsidRPr="00AF3F86" w:rsidRDefault="00961472">
      <w:pPr>
        <w:spacing w:line="360" w:lineRule="auto"/>
        <w:jc w:val="both"/>
        <w:rPr>
          <w:rFonts w:ascii="Montserrat" w:hAnsi="Montserrat"/>
          <w:sz w:val="24"/>
        </w:rPr>
      </w:pPr>
      <w:r w:rsidRPr="00AF3F86">
        <w:rPr>
          <w:rFonts w:ascii="Montserrat" w:hAnsi="Montserrat"/>
          <w:sz w:val="24"/>
        </w:rPr>
        <w:t>red</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arden eve sinclair</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pacing w:val="-1"/>
          <w:sz w:val="24"/>
        </w:rPr>
        <w:t>active iii · lieutenant · former contractor isp · oregon prrp</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athena morgan sinclair</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pacing w:val="-1"/>
          <w:sz w:val="24"/>
          <w:u w:val="single"/>
        </w:rPr>
      </w:pPr>
      <w:r w:rsidRPr="00AF3F86">
        <w:rPr>
          <w:rFonts w:ascii="Montserrat" w:hAnsi="Montserrat"/>
          <w:spacing w:val="-1"/>
          <w:sz w:val="24"/>
          <w:u w:val="single"/>
        </w:rPr>
        <w:t>harmonies</w:t>
      </w:r>
    </w:p>
    <w:p w:rsidR="00961472" w:rsidRPr="00AF3F86" w:rsidRDefault="00961472">
      <w:pPr>
        <w:spacing w:line="360" w:lineRule="auto"/>
        <w:jc w:val="both"/>
        <w:rPr>
          <w:rFonts w:ascii="Montserrat" w:hAnsi="Montserrat"/>
          <w:spacing w:val="-1"/>
          <w:sz w:val="24"/>
          <w:u w:val="single"/>
        </w:rPr>
      </w:pPr>
    </w:p>
    <w:p w:rsidR="00961472" w:rsidRPr="00AF3F86" w:rsidRDefault="00961472">
      <w:pPr>
        <w:spacing w:line="360" w:lineRule="auto"/>
        <w:jc w:val="both"/>
        <w:rPr>
          <w:rFonts w:ascii="Montserrat" w:hAnsi="Montserrat"/>
          <w:spacing w:val="-1"/>
          <w:sz w:val="24"/>
          <w:u w:val="single"/>
        </w:rPr>
      </w:pPr>
      <w:r w:rsidRPr="00AF3F86">
        <w:rPr>
          <w:rFonts w:ascii="Montserrat" w:hAnsi="Montserrat"/>
          <w:spacing w:val="-1"/>
          <w:sz w:val="24"/>
          <w:u w:val="single"/>
        </w:rPr>
        <w:t>assets dept—gabriel</w:t>
      </w:r>
    </w:p>
    <w:p w:rsidR="00961472" w:rsidRPr="00AF3F86" w:rsidRDefault="00961472">
      <w:pPr>
        <w:spacing w:line="360" w:lineRule="auto"/>
        <w:jc w:val="both"/>
        <w:rPr>
          <w:rFonts w:ascii="Montserrat" w:hAnsi="Montserrat"/>
          <w:spacing w:val="-1"/>
          <w:sz w:val="24"/>
          <w:u w:val="single"/>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cal</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 xml:space="preserve">connor annan lennox </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active iii · lieutenant commander, do · oregon prrp</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mew</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z w:val="24"/>
        </w:rPr>
      </w:pPr>
      <w:r w:rsidRPr="00AF3F86">
        <w:rPr>
          <w:rFonts w:ascii="Montserrat" w:hAnsi="Montserrat"/>
          <w:spacing w:val="-1"/>
          <w:sz w:val="24"/>
        </w:rPr>
        <w:t xml:space="preserve"> morgan ellen wildmuir</w:t>
      </w:r>
      <w:r w:rsidRPr="00AF3F86">
        <w:rPr>
          <w:rFonts w:ascii="Montserrat" w:hAnsi="Montserrat"/>
          <w:sz w:val="24"/>
        </w:rPr>
        <w:t xml:space="preserve"> </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active iii · lieutenant</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u w:val="single"/>
        </w:rPr>
      </w:pPr>
      <w:r w:rsidRPr="00AF3F86">
        <w:rPr>
          <w:rFonts w:ascii="Montserrat" w:hAnsi="Montserrat"/>
          <w:spacing w:val="-1"/>
          <w:sz w:val="24"/>
          <w:u w:val="single"/>
        </w:rPr>
        <w:t>cast</w:t>
      </w:r>
    </w:p>
    <w:p w:rsidR="00961472" w:rsidRPr="00AF3F86" w:rsidRDefault="00961472">
      <w:pPr>
        <w:spacing w:line="360" w:lineRule="auto"/>
        <w:jc w:val="both"/>
        <w:rPr>
          <w:rFonts w:ascii="Montserrat" w:hAnsi="Montserrat"/>
          <w:spacing w:val="-1"/>
          <w:sz w:val="24"/>
          <w:u w:val="single"/>
        </w:rPr>
      </w:pPr>
    </w:p>
    <w:p w:rsidR="00961472" w:rsidRPr="00AF3F86" w:rsidRDefault="00961472">
      <w:pPr>
        <w:spacing w:line="360" w:lineRule="auto"/>
        <w:jc w:val="both"/>
        <w:rPr>
          <w:rFonts w:ascii="Montserrat" w:hAnsi="Montserrat"/>
          <w:spacing w:val="-1"/>
          <w:sz w:val="24"/>
          <w:u w:val="single"/>
        </w:rPr>
      </w:pPr>
      <w:r w:rsidRPr="00AF3F86">
        <w:rPr>
          <w:rFonts w:ascii="Montserrat" w:hAnsi="Montserrat"/>
          <w:spacing w:val="-1"/>
          <w:sz w:val="24"/>
          <w:u w:val="single"/>
        </w:rPr>
        <w:t>command and crew—gabriel</w:t>
      </w:r>
    </w:p>
    <w:p w:rsidR="00961472" w:rsidRPr="00AF3F86" w:rsidRDefault="00961472">
      <w:pPr>
        <w:spacing w:line="360" w:lineRule="auto"/>
        <w:jc w:val="both"/>
        <w:rPr>
          <w:rFonts w:ascii="Montserrat" w:hAnsi="Montserrat"/>
          <w:spacing w:val="-1"/>
          <w:sz w:val="24"/>
          <w:u w:val="single"/>
        </w:rPr>
      </w:pPr>
    </w:p>
    <w:p w:rsidR="00961472" w:rsidRPr="00AF3F86" w:rsidRDefault="00961472">
      <w:pPr>
        <w:spacing w:line="360" w:lineRule="auto"/>
        <w:jc w:val="both"/>
        <w:rPr>
          <w:rFonts w:ascii="Montserrat" w:hAnsi="Montserrat"/>
          <w:sz w:val="24"/>
        </w:rPr>
      </w:pPr>
      <w:r w:rsidRPr="00AF3F86">
        <w:rPr>
          <w:rFonts w:ascii="Montserrat" w:hAnsi="Montserrat"/>
          <w:sz w:val="24"/>
        </w:rPr>
        <w:t>skipper/aeon</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alan eric o'neal</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captain, co · former faculty isp · oregon prrp</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alt</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angelica lynn thompson</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commander, xo</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commander, navigation officer, dh</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lieutenant commander, operations officer, dh</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jap</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jane anne parker</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lieutenant commander, engineering officer, dh</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max</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maximilian cross</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lieutenant commander, tactical officer, dh</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lieutenant commander, supply officer, dh</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slim</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samuel lawrence malthus</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 xml:space="preserve">lieutenant commander, asset control officer, dh </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 former assistant director isp · oregon prrp</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kim</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kimberly newman</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lieutenant, communications</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doug</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douglas owen clark</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lieutenant, navigation</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chem</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charles evan mitchel</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z w:val="24"/>
        </w:rPr>
        <w:t>lieutenant, purser</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elfy</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logan francis emerson</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ensign, helm</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jocko</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jacob grant</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chief petty officer</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u w:val="single"/>
        </w:rPr>
      </w:pPr>
      <w:r w:rsidRPr="00AF3F86">
        <w:rPr>
          <w:rFonts w:ascii="Montserrat" w:hAnsi="Montserrat"/>
          <w:spacing w:val="-1"/>
          <w:sz w:val="24"/>
          <w:u w:val="single"/>
        </w:rPr>
        <w:t>cast</w:t>
      </w:r>
    </w:p>
    <w:p w:rsidR="00961472" w:rsidRPr="00AF3F86" w:rsidRDefault="00961472">
      <w:pPr>
        <w:spacing w:line="360" w:lineRule="auto"/>
        <w:jc w:val="both"/>
        <w:rPr>
          <w:rFonts w:ascii="Montserrat" w:hAnsi="Montserrat"/>
          <w:spacing w:val="-1"/>
          <w:sz w:val="24"/>
          <w:u w:val="single"/>
        </w:rPr>
      </w:pPr>
    </w:p>
    <w:p w:rsidR="00961472" w:rsidRPr="00AF3F86" w:rsidRDefault="00961472">
      <w:pPr>
        <w:spacing w:line="360" w:lineRule="auto"/>
        <w:jc w:val="both"/>
        <w:rPr>
          <w:rFonts w:ascii="Montserrat" w:hAnsi="Montserrat"/>
          <w:spacing w:val="-1"/>
          <w:sz w:val="24"/>
          <w:u w:val="single"/>
        </w:rPr>
      </w:pPr>
      <w:r w:rsidRPr="00AF3F86">
        <w:rPr>
          <w:rFonts w:ascii="Montserrat" w:hAnsi="Montserrat"/>
          <w:spacing w:val="-1"/>
          <w:sz w:val="24"/>
          <w:u w:val="single"/>
        </w:rPr>
        <w:t>staff—task group iii</w:t>
      </w:r>
    </w:p>
    <w:p w:rsidR="00961472" w:rsidRPr="00AF3F86" w:rsidRDefault="00961472">
      <w:pPr>
        <w:spacing w:line="360" w:lineRule="auto"/>
        <w:jc w:val="both"/>
        <w:rPr>
          <w:rFonts w:ascii="Montserrat" w:hAnsi="Montserrat"/>
          <w:spacing w:val="-1"/>
          <w:sz w:val="24"/>
          <w:u w:val="single"/>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pat</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 xml:space="preserve">patrick niven </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admiral</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nathan</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 xml:space="preserve">nathaniel adam lowell </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commander, staff operations officer</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marty</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 xml:space="preserve">martin cannon craig </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commander, staff asset control officer · former director isp · oregon prrp</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u w:val="single"/>
        </w:rPr>
      </w:pPr>
      <w:r w:rsidRPr="00AF3F86">
        <w:rPr>
          <w:rFonts w:ascii="Montserrat" w:hAnsi="Montserrat"/>
          <w:spacing w:val="-1"/>
          <w:sz w:val="24"/>
          <w:u w:val="single"/>
        </w:rPr>
        <w:t>chorus</w:t>
      </w:r>
    </w:p>
    <w:p w:rsidR="00961472" w:rsidRPr="00AF3F86" w:rsidRDefault="00961472">
      <w:pPr>
        <w:spacing w:line="360" w:lineRule="auto"/>
        <w:jc w:val="both"/>
        <w:rPr>
          <w:rFonts w:ascii="Montserrat" w:hAnsi="Montserrat"/>
          <w:spacing w:val="-1"/>
          <w:sz w:val="24"/>
          <w:u w:val="single"/>
        </w:rPr>
      </w:pPr>
    </w:p>
    <w:p w:rsidR="00961472" w:rsidRPr="00AF3F86" w:rsidRDefault="00961472">
      <w:pPr>
        <w:spacing w:line="360" w:lineRule="auto"/>
        <w:jc w:val="both"/>
        <w:rPr>
          <w:rFonts w:ascii="Montserrat" w:hAnsi="Montserrat"/>
          <w:spacing w:val="-1"/>
          <w:sz w:val="24"/>
          <w:u w:val="single"/>
        </w:rPr>
      </w:pPr>
      <w:r w:rsidRPr="00AF3F86">
        <w:rPr>
          <w:rFonts w:ascii="Montserrat" w:hAnsi="Montserrat"/>
          <w:spacing w:val="-1"/>
          <w:sz w:val="24"/>
          <w:u w:val="single"/>
        </w:rPr>
        <w:t>assets—task group iii</w:t>
      </w:r>
    </w:p>
    <w:p w:rsidR="00961472" w:rsidRPr="00AF3F86" w:rsidRDefault="00961472">
      <w:pPr>
        <w:spacing w:line="360" w:lineRule="auto"/>
        <w:jc w:val="both"/>
        <w:rPr>
          <w:rFonts w:ascii="Montserrat" w:hAnsi="Montserrat"/>
          <w:spacing w:val="-1"/>
          <w:sz w:val="24"/>
          <w:u w:val="single"/>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 xml:space="preserve">leslie </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active lieutenant—hanael</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 xml:space="preserve">roberto </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active lieutenant—hanael</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 xml:space="preserve">tiffany </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active lieutenant—hanael</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anna</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active lieutenant—serael</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kristen</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active lieutenant—serael</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caleb</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active lieutenant—serael</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cath</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catherine marie teague</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active lieutenant—azael</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casey</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kevin carl hawkins</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active lieutenant—azael</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danu</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aurora danu kenar</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active lieutenant—azael</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u w:val="single"/>
        </w:rPr>
      </w:pPr>
      <w:r w:rsidRPr="00AF3F86">
        <w:rPr>
          <w:rFonts w:ascii="Montserrat" w:hAnsi="Montserrat"/>
          <w:spacing w:val="-1"/>
          <w:sz w:val="24"/>
          <w:u w:val="single"/>
        </w:rPr>
        <w:t>task group three</w:t>
      </w:r>
    </w:p>
    <w:p w:rsidR="00961472" w:rsidRPr="00AF3F86" w:rsidRDefault="00961472">
      <w:pPr>
        <w:spacing w:line="360" w:lineRule="auto"/>
        <w:jc w:val="both"/>
        <w:rPr>
          <w:rFonts w:ascii="Montserrat" w:hAnsi="Montserrat"/>
          <w:spacing w:val="-1"/>
          <w:sz w:val="24"/>
          <w:u w:val="single"/>
        </w:rPr>
      </w:pPr>
    </w:p>
    <w:p w:rsidR="00961472" w:rsidRPr="00AF3F86" w:rsidRDefault="00961472">
      <w:pPr>
        <w:spacing w:line="360" w:lineRule="auto"/>
        <w:jc w:val="both"/>
        <w:rPr>
          <w:rFonts w:ascii="Montserrat" w:hAnsi="Montserrat"/>
          <w:spacing w:val="-1"/>
          <w:sz w:val="24"/>
          <w:u w:val="single"/>
        </w:rPr>
      </w:pPr>
      <w:r w:rsidRPr="00AF3F86">
        <w:rPr>
          <w:rFonts w:ascii="Montserrat" w:hAnsi="Montserrat"/>
          <w:spacing w:val="-1"/>
          <w:sz w:val="24"/>
          <w:u w:val="single"/>
        </w:rPr>
        <w:t>task group three—commands</w:t>
      </w:r>
    </w:p>
    <w:p w:rsidR="00961472" w:rsidRPr="00AF3F86" w:rsidRDefault="00961472">
      <w:pPr>
        <w:spacing w:line="360" w:lineRule="auto"/>
        <w:jc w:val="both"/>
        <w:rPr>
          <w:rFonts w:ascii="Montserrat" w:hAnsi="Montserrat"/>
          <w:spacing w:val="-1"/>
          <w:sz w:val="24"/>
          <w:u w:val="single"/>
        </w:rPr>
      </w:pPr>
    </w:p>
    <w:p w:rsidR="00961472" w:rsidRPr="00AF3F86" w:rsidRDefault="00961472">
      <w:pPr>
        <w:spacing w:line="360" w:lineRule="auto"/>
        <w:jc w:val="both"/>
        <w:rPr>
          <w:rFonts w:ascii="Montserrat" w:hAnsi="Montserrat"/>
          <w:sz w:val="24"/>
        </w:rPr>
      </w:pPr>
      <w:r w:rsidRPr="00AF3F86">
        <w:rPr>
          <w:rFonts w:ascii="Montserrat" w:hAnsi="Montserrat"/>
          <w:sz w:val="24"/>
        </w:rPr>
        <w:t>gabriel</w:t>
      </w:r>
    </w:p>
    <w:p w:rsidR="00961472" w:rsidRPr="00AF3F86" w:rsidRDefault="00961472">
      <w:pPr>
        <w:spacing w:line="360" w:lineRule="auto"/>
        <w:jc w:val="both"/>
        <w:rPr>
          <w:rFonts w:ascii="Montserrat" w:hAnsi="Montserrat"/>
          <w:sz w:val="24"/>
        </w:rPr>
      </w:pPr>
      <w:r w:rsidRPr="00AF3F86">
        <w:rPr>
          <w:rFonts w:ascii="Montserrat" w:hAnsi="Montserrat"/>
          <w:sz w:val="24"/>
        </w:rPr>
        <w:t>scx-000</w:t>
      </w:r>
    </w:p>
    <w:p w:rsidR="00961472" w:rsidRPr="00AF3F86" w:rsidRDefault="00961472">
      <w:pPr>
        <w:spacing w:line="360" w:lineRule="auto"/>
        <w:jc w:val="both"/>
        <w:rPr>
          <w:rFonts w:ascii="Montserrat" w:hAnsi="Montserrat"/>
          <w:sz w:val="24"/>
        </w:rPr>
      </w:pPr>
      <w:r w:rsidRPr="00AF3F86">
        <w:rPr>
          <w:rFonts w:ascii="Montserrat" w:hAnsi="Montserrat"/>
          <w:sz w:val="24"/>
        </w:rPr>
        <w:t>o'neal / thompson</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michael</w:t>
      </w:r>
    </w:p>
    <w:p w:rsidR="00961472" w:rsidRPr="00AF3F86" w:rsidRDefault="00961472">
      <w:pPr>
        <w:spacing w:line="360" w:lineRule="auto"/>
        <w:jc w:val="both"/>
        <w:rPr>
          <w:rFonts w:ascii="Montserrat" w:hAnsi="Montserrat"/>
          <w:sz w:val="24"/>
        </w:rPr>
      </w:pPr>
      <w:r w:rsidRPr="00AF3F86">
        <w:rPr>
          <w:rFonts w:ascii="Montserrat" w:hAnsi="Montserrat"/>
          <w:sz w:val="24"/>
        </w:rPr>
        <w:t>scx-001</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uriel</w:t>
      </w:r>
    </w:p>
    <w:p w:rsidR="00961472" w:rsidRPr="00AF3F86" w:rsidRDefault="00961472">
      <w:pPr>
        <w:spacing w:line="360" w:lineRule="auto"/>
        <w:jc w:val="both"/>
        <w:rPr>
          <w:rFonts w:ascii="Montserrat" w:hAnsi="Montserrat"/>
          <w:sz w:val="24"/>
        </w:rPr>
      </w:pPr>
      <w:r w:rsidRPr="00AF3F86">
        <w:rPr>
          <w:rFonts w:ascii="Montserrat" w:hAnsi="Montserrat"/>
          <w:sz w:val="24"/>
        </w:rPr>
        <w:t>scx-002</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raphael</w:t>
      </w:r>
    </w:p>
    <w:p w:rsidR="00961472" w:rsidRPr="00AF3F86" w:rsidRDefault="00961472">
      <w:pPr>
        <w:spacing w:line="360" w:lineRule="auto"/>
        <w:jc w:val="both"/>
        <w:rPr>
          <w:rFonts w:ascii="Montserrat" w:hAnsi="Montserrat"/>
          <w:sz w:val="24"/>
        </w:rPr>
      </w:pPr>
      <w:r w:rsidRPr="00AF3F86">
        <w:rPr>
          <w:rFonts w:ascii="Montserrat" w:hAnsi="Montserrat"/>
          <w:sz w:val="24"/>
        </w:rPr>
        <w:t>scx-003</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nadiel</w:t>
      </w:r>
    </w:p>
    <w:p w:rsidR="00961472" w:rsidRPr="00AF3F86" w:rsidRDefault="00961472">
      <w:pPr>
        <w:spacing w:line="360" w:lineRule="auto"/>
        <w:jc w:val="both"/>
        <w:rPr>
          <w:rFonts w:ascii="Montserrat" w:hAnsi="Montserrat"/>
          <w:sz w:val="24"/>
        </w:rPr>
      </w:pPr>
      <w:r w:rsidRPr="00AF3F86">
        <w:rPr>
          <w:rFonts w:ascii="Montserrat" w:hAnsi="Montserrat"/>
          <w:sz w:val="24"/>
        </w:rPr>
        <w:t>scx-008</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arael</w:t>
      </w:r>
    </w:p>
    <w:p w:rsidR="00961472" w:rsidRPr="00AF3F86" w:rsidRDefault="00961472">
      <w:pPr>
        <w:spacing w:line="360" w:lineRule="auto"/>
        <w:jc w:val="both"/>
        <w:rPr>
          <w:rFonts w:ascii="Montserrat" w:hAnsi="Montserrat"/>
          <w:sz w:val="24"/>
        </w:rPr>
      </w:pPr>
      <w:r w:rsidRPr="00AF3F86">
        <w:rPr>
          <w:rFonts w:ascii="Montserrat" w:hAnsi="Montserrat"/>
          <w:sz w:val="24"/>
        </w:rPr>
        <w:t>scx-009</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azael</w:t>
      </w:r>
    </w:p>
    <w:p w:rsidR="00961472" w:rsidRPr="00AF3F86" w:rsidRDefault="00961472">
      <w:pPr>
        <w:spacing w:line="360" w:lineRule="auto"/>
        <w:jc w:val="both"/>
        <w:rPr>
          <w:rFonts w:ascii="Montserrat" w:hAnsi="Montserrat"/>
          <w:sz w:val="24"/>
        </w:rPr>
      </w:pPr>
      <w:r w:rsidRPr="00AF3F86">
        <w:rPr>
          <w:rFonts w:ascii="Montserrat" w:hAnsi="Montserrat"/>
          <w:sz w:val="24"/>
        </w:rPr>
        <w:t>scx-011</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raziel</w:t>
      </w:r>
    </w:p>
    <w:p w:rsidR="00961472" w:rsidRPr="00AF3F86" w:rsidRDefault="00961472">
      <w:pPr>
        <w:spacing w:line="360" w:lineRule="auto"/>
        <w:jc w:val="both"/>
        <w:rPr>
          <w:rFonts w:ascii="Montserrat" w:hAnsi="Montserrat"/>
          <w:sz w:val="24"/>
        </w:rPr>
      </w:pPr>
      <w:r w:rsidRPr="00AF3F86">
        <w:rPr>
          <w:rFonts w:ascii="Montserrat" w:hAnsi="Montserrat"/>
          <w:sz w:val="24"/>
        </w:rPr>
        <w:t>scx-021</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azreal</w:t>
      </w:r>
    </w:p>
    <w:p w:rsidR="00961472" w:rsidRPr="00AF3F86" w:rsidRDefault="00961472">
      <w:pPr>
        <w:spacing w:line="360" w:lineRule="auto"/>
        <w:jc w:val="both"/>
        <w:rPr>
          <w:rFonts w:ascii="Montserrat" w:hAnsi="Montserrat"/>
          <w:sz w:val="24"/>
        </w:rPr>
      </w:pPr>
      <w:r w:rsidRPr="00AF3F86">
        <w:rPr>
          <w:rFonts w:ascii="Montserrat" w:hAnsi="Montserrat"/>
          <w:sz w:val="24"/>
        </w:rPr>
        <w:t>scx-027</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admael</w:t>
      </w:r>
    </w:p>
    <w:p w:rsidR="00961472" w:rsidRPr="00AF3F86" w:rsidRDefault="00961472">
      <w:pPr>
        <w:spacing w:line="360" w:lineRule="auto"/>
        <w:jc w:val="both"/>
        <w:rPr>
          <w:rFonts w:ascii="Montserrat" w:hAnsi="Montserrat"/>
          <w:sz w:val="24"/>
        </w:rPr>
      </w:pPr>
      <w:r w:rsidRPr="00AF3F86">
        <w:rPr>
          <w:rFonts w:ascii="Montserrat" w:hAnsi="Montserrat"/>
          <w:sz w:val="24"/>
        </w:rPr>
        <w:t>scx-032</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hanael*</w:t>
      </w:r>
    </w:p>
    <w:p w:rsidR="00961472" w:rsidRPr="00AF3F86" w:rsidRDefault="00961472">
      <w:pPr>
        <w:spacing w:line="360" w:lineRule="auto"/>
        <w:jc w:val="both"/>
        <w:rPr>
          <w:rFonts w:ascii="Montserrat" w:hAnsi="Montserrat"/>
          <w:sz w:val="24"/>
        </w:rPr>
      </w:pPr>
      <w:r w:rsidRPr="00AF3F86">
        <w:rPr>
          <w:rFonts w:ascii="Montserrat" w:hAnsi="Montserrat"/>
          <w:sz w:val="24"/>
        </w:rPr>
        <w:t>scx-034</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tsuriel</w:t>
      </w:r>
    </w:p>
    <w:p w:rsidR="00961472" w:rsidRPr="00AF3F86" w:rsidRDefault="00961472">
      <w:pPr>
        <w:spacing w:line="360" w:lineRule="auto"/>
        <w:jc w:val="both"/>
        <w:rPr>
          <w:rFonts w:ascii="Montserrat" w:hAnsi="Montserrat"/>
          <w:sz w:val="24"/>
        </w:rPr>
      </w:pPr>
      <w:r w:rsidRPr="00AF3F86">
        <w:rPr>
          <w:rFonts w:ascii="Montserrat" w:hAnsi="Montserrat"/>
          <w:sz w:val="24"/>
        </w:rPr>
        <w:t>scx-042</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pagiel</w:t>
      </w:r>
    </w:p>
    <w:p w:rsidR="00961472" w:rsidRPr="00AF3F86" w:rsidRDefault="00961472">
      <w:pPr>
        <w:spacing w:line="360" w:lineRule="auto"/>
        <w:jc w:val="both"/>
        <w:rPr>
          <w:rFonts w:ascii="Montserrat" w:hAnsi="Montserrat"/>
          <w:sz w:val="24"/>
        </w:rPr>
      </w:pPr>
      <w:r w:rsidRPr="00AF3F86">
        <w:rPr>
          <w:rFonts w:ascii="Montserrat" w:hAnsi="Montserrat"/>
          <w:sz w:val="24"/>
        </w:rPr>
        <w:t>scx-047</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daniel*</w:t>
      </w:r>
    </w:p>
    <w:p w:rsidR="00961472" w:rsidRPr="00AF3F86" w:rsidRDefault="00961472">
      <w:pPr>
        <w:spacing w:line="360" w:lineRule="auto"/>
        <w:jc w:val="both"/>
        <w:rPr>
          <w:rFonts w:ascii="Montserrat" w:hAnsi="Montserrat"/>
          <w:sz w:val="24"/>
        </w:rPr>
      </w:pPr>
      <w:r w:rsidRPr="00AF3F86">
        <w:rPr>
          <w:rFonts w:ascii="Montserrat" w:hAnsi="Montserrat"/>
          <w:sz w:val="24"/>
        </w:rPr>
        <w:t>scx-053</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mariel</w:t>
      </w:r>
    </w:p>
    <w:p w:rsidR="00961472" w:rsidRPr="00AF3F86" w:rsidRDefault="00961472">
      <w:pPr>
        <w:spacing w:line="360" w:lineRule="auto"/>
        <w:jc w:val="both"/>
        <w:rPr>
          <w:rFonts w:ascii="Montserrat" w:hAnsi="Montserrat"/>
          <w:sz w:val="24"/>
        </w:rPr>
      </w:pPr>
      <w:r w:rsidRPr="00AF3F86">
        <w:rPr>
          <w:rFonts w:ascii="Montserrat" w:hAnsi="Montserrat"/>
          <w:sz w:val="24"/>
        </w:rPr>
        <w:t>scx-057</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serael*</w:t>
      </w:r>
    </w:p>
    <w:p w:rsidR="00961472" w:rsidRPr="00AF3F86" w:rsidRDefault="00961472">
      <w:pPr>
        <w:spacing w:line="360" w:lineRule="auto"/>
        <w:jc w:val="both"/>
        <w:rPr>
          <w:rFonts w:ascii="Montserrat" w:hAnsi="Montserrat"/>
          <w:sz w:val="24"/>
        </w:rPr>
      </w:pPr>
      <w:r w:rsidRPr="00AF3F86">
        <w:rPr>
          <w:rFonts w:ascii="Montserrat" w:hAnsi="Montserrat"/>
          <w:sz w:val="24"/>
        </w:rPr>
        <w:t>scx-060</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jael</w:t>
      </w:r>
    </w:p>
    <w:p w:rsidR="00961472" w:rsidRPr="00AF3F86" w:rsidRDefault="00961472">
      <w:pPr>
        <w:spacing w:line="360" w:lineRule="auto"/>
        <w:jc w:val="both"/>
        <w:rPr>
          <w:rFonts w:ascii="Montserrat" w:hAnsi="Montserrat"/>
          <w:sz w:val="24"/>
        </w:rPr>
      </w:pPr>
      <w:r w:rsidRPr="00AF3F86">
        <w:rPr>
          <w:rFonts w:ascii="Montserrat" w:hAnsi="Montserrat"/>
          <w:sz w:val="24"/>
        </w:rPr>
        <w:t>scx-067</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alpiel</w:t>
      </w:r>
    </w:p>
    <w:p w:rsidR="00961472" w:rsidRPr="00AF3F86" w:rsidRDefault="00961472">
      <w:pPr>
        <w:spacing w:line="360" w:lineRule="auto"/>
        <w:jc w:val="both"/>
        <w:rPr>
          <w:rFonts w:ascii="Montserrat" w:hAnsi="Montserrat"/>
          <w:sz w:val="24"/>
        </w:rPr>
      </w:pPr>
      <w:r w:rsidRPr="00AF3F86">
        <w:rPr>
          <w:rFonts w:ascii="Montserrat" w:hAnsi="Montserrat"/>
          <w:sz w:val="24"/>
        </w:rPr>
        <w:t>scx-070</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sartael</w:t>
      </w:r>
    </w:p>
    <w:p w:rsidR="00961472" w:rsidRPr="00AF3F86" w:rsidRDefault="00961472">
      <w:pPr>
        <w:spacing w:line="360" w:lineRule="auto"/>
        <w:jc w:val="both"/>
        <w:rPr>
          <w:rFonts w:ascii="Montserrat" w:hAnsi="Montserrat"/>
          <w:sz w:val="24"/>
        </w:rPr>
      </w:pPr>
      <w:r w:rsidRPr="00AF3F86">
        <w:rPr>
          <w:rFonts w:ascii="Montserrat" w:hAnsi="Montserrat"/>
          <w:sz w:val="24"/>
        </w:rPr>
        <w:t>scx-078</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ambriel</w:t>
      </w:r>
    </w:p>
    <w:p w:rsidR="00961472" w:rsidRPr="00AF3F86" w:rsidRDefault="00961472">
      <w:pPr>
        <w:spacing w:line="360" w:lineRule="auto"/>
        <w:jc w:val="both"/>
        <w:rPr>
          <w:rFonts w:ascii="Montserrat" w:hAnsi="Montserrat"/>
          <w:sz w:val="24"/>
        </w:rPr>
      </w:pPr>
      <w:r w:rsidRPr="00AF3F86">
        <w:rPr>
          <w:rFonts w:ascii="Montserrat" w:hAnsi="Montserrat"/>
          <w:sz w:val="24"/>
        </w:rPr>
        <w:t>scx-079</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END </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1~00~000 DEVELOPMENT</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CHAPTER ONE</w:t>
      </w:r>
    </w:p>
    <w:p w:rsidR="00961472" w:rsidRPr="00AF3F86" w:rsidRDefault="00961472">
      <w:pPr>
        <w:spacing w:line="360" w:lineRule="auto"/>
        <w:jc w:val="both"/>
        <w:rPr>
          <w:rFonts w:ascii="Montserrat" w:hAnsi="Montserrat"/>
          <w:color w:val="808080"/>
          <w:sz w:val="24"/>
        </w:rPr>
      </w:pP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2096.05.09.0615 TER</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 xml:space="preserve">Aeslyn let her duffle slide down to the deck sole and stepped up to the observation screen. A vast pane of force glass stretching the width of the docking slip was all that stood between her and the void. Glass that was not glass. Not in any material sense. This was a shaped force that was, in the practical sense, an object. A product of technology she could not understand. Not because she did not understand its underlying theories or the physics of it, but because she could not imagine how mankind had ever acquired the means to shape and harness it. That black magic, which made the Fleet or other any human extra-terrestrial venture possible, was so tightly held a secret that someone like her couldn't even ask how it was done. The technology was the religion of the Fleet, inevitably taken on faith. A state of affairs not wholly unsatisfying, being that one could touch it. Almost reverently, she opened her hand and pressed it flat against the screen. Instead of flinching, she welcomed the sharp bite of hot/cold confusion along her nerve endings. </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 xml:space="preserve">It was closer to the void than most people ever wanted to get. It wasn't close enough for her, having lain awake possessed by a vision of infinite space since she was seven. When space became a part of her reality. </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 xml:space="preserve">She had been young, but sensitive to the shock and horror of her elders when the news had come. </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The memory came unbidden. A deep space explorer had encountered a strange vessel in the Deep. It should have been the realization of one of man's oldest dreams. It was instead a nightmare. When the men aboard had attempted to make contact their ship was destroyed. Suddenly. Inexplicably. Shattered with a power unexplained in the recordings made by remote drones the ship had dispatched to document this historic first contact. For whatever reason, the devices had been ignored in the attack; allowed to return to Earth carrying their grisly warning to humanity.</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Within days, similar records arrived at Earth from nine other ships. Each told the same tale. Frantic efforts were made to recall the six ships still surviving. Three of these attempts succeeded. Millions had died. People all over the world panicked. Aeslyn, unable to comprehend everything, had absorbed the fear of invasion trafficked on the media nets. Her parents had labored to make her understand the vast distances separating Earth from where those ships and their crews had died, to convince her that the danger was very far away.</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In time, the pattern of attacks was analyzed, with the other data. Human ships had been taken out by two different groups of hostiles moving across their survey areas, hitting them in succession. The compiled record clearly identified specific ships and confirmed a terrible theory. In particular, it revealed the course of the hostile forces. They had known where Earth's ships would be. They had sought them out. But, the most alarming conclusion: None of the ships had been molested until it attempted to make contact with the aliens. Facts Aeslyn had not learned until much later at the Academy. At the time, while the crisis unfolded, she had become confident in her parents assertion that they were not in any immediate danger, because she had learned that space was big. Terrifyingly big. And it had taken up residence in her mind, overwhelming her whenever she closed her eyes.</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When the concept of infinity had not tormented her, it had inspired her. She adapted over time to the abyss within her. The horizons of Earth inevitably became too narrow for her. So she turned to the sky above and began to dream.</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She had dreamed of the deep for so long, it had become an ache of physical longing lodged in her bones. It became a need, driving her from the safety of the Earth into the Academy. It had sustained her through the pain of augmentation, and the disappointment of being kept too long in the Home Fleet. It had given her patience to wait for the orders that never came. The determination to push and keep pushing until the Fleet accepted her applications for transfer.</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But it did nothing for the angst.</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She closed her fist around the film like substance of the screen. The pseudo material would give for as long as she had the leverage to assault it. She could shoot at it, throw objects, or people at it and it would give and give and give, and then when no more force could be exerted, it would contract and quietly deposit the offending body on the deck sole. Like always, it absorbed the venting of her temper. Whatever the designers had intended, it was the perfect punching bag.</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Now, however, the gentle torment of simple contact was enough to dispel the memory of her frustration. Her hand relaxed, but did not stray. In a way, force glass had served her as a kind of mentor. It gave focus to her thoughts to stand here and suffer the unnatural caress of what protected her from the void. After all, it had taught her a secret about herself. How many times had she thrown herself out a window just like this one? How often before she realized why she did it?</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Not, she had realized, because it could take whatever she could dish out, but because if it had ever failed, space lay beyond. More than any other, she had come to respect the technology. To count on it for the salvation of a small part of her soul. Respecting it, she had come to appreciate the touch of it and its relatives. Following that, the change had been inevitable. For most a sensation that would be disturbing, perhaps even painful, she found sensual. Arousing.</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 xml:space="preserve">Kinky. Maybe even weird, but it had replaced a self-destructive impulse with something a little more survival oriented. She gazed past the waxing light of the Earth for a time. A female voice broke in over the com to announce an incoming ship. At last, the end of the waiting. A kind of stillness held her as the Allied Earth Ship </w:t>
      </w:r>
      <w:r w:rsidRPr="00AF3F86">
        <w:rPr>
          <w:rFonts w:ascii="Montserrat" w:hAnsi="Montserrat"/>
          <w:i/>
          <w:color w:val="808080"/>
          <w:sz w:val="24"/>
        </w:rPr>
        <w:t>Alexander</w:t>
      </w:r>
      <w:r w:rsidRPr="00AF3F86">
        <w:rPr>
          <w:rFonts w:ascii="Montserrat" w:hAnsi="Montserrat"/>
          <w:color w:val="808080"/>
          <w:sz w:val="24"/>
        </w:rPr>
        <w:t xml:space="preserve"> prowled towards the station's embrace. Her eyes locked on the closing vessel, devouring the vast sweeping lines of a deep space carrier.</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 xml:space="preserve">A small grin lit up her face. The only outward sign she allowed of her excitement. The </w:t>
      </w:r>
      <w:r w:rsidRPr="00AF3F86">
        <w:rPr>
          <w:rFonts w:ascii="Montserrat" w:hAnsi="Montserrat"/>
          <w:i/>
          <w:color w:val="808080"/>
          <w:sz w:val="24"/>
        </w:rPr>
        <w:t>Alexander</w:t>
      </w:r>
      <w:r w:rsidRPr="00AF3F86">
        <w:rPr>
          <w:rFonts w:ascii="Montserrat" w:hAnsi="Montserrat"/>
          <w:color w:val="808080"/>
          <w:sz w:val="24"/>
        </w:rPr>
        <w:t xml:space="preserve"> slowly grew to eclipse the distant Earth and fill the emptiness of the docking slip. She was huge. Fast and lethal. So different from the first ships, the Explorers. This ship was a Conqueror, because what humans had discovered had made space a military concern. And ships like this needed people like Aeslyn, who would not be deterred from pursuing their dreams of space.</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 xml:space="preserve">Reluctantly, she stepped back a pace. The waiting had come down to minutes. There was still some distance to cover on her part before it could be over. She reflexively tugged on the tapered waist of her duty jacket, hoping her appearance was in order. Force glass did not reflect light, but she could picture herself easily enough. </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Military fashion had adapted to space. The uniform was a clinging black and dark gray single-suit. An obscenely high tech body glove covering her to the tips of her fingers and toes. Fortunately, impossible to wrinkle. That, molded to her body's curves, did not leave much to the imagination perhaps, but it allowed an athletic freedom of movement. Her hair, a blood red braid, made a stunning contrast to the devouring dark of her uniform. A strange inheritance from having a Japanese-Irish mother and Scottish father. Celtic coloring, temper and height, melded to Asian bone structure, complexion and body tone. She was, altogether, a striking collection of exotic compromises. She had her doubts whether the total effect was what she would call attractive, but she had to admit it was unique.</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 xml:space="preserve">The </w:t>
      </w:r>
      <w:r w:rsidRPr="00AF3F86">
        <w:rPr>
          <w:rFonts w:ascii="Montserrat" w:hAnsi="Montserrat"/>
          <w:i/>
          <w:color w:val="808080"/>
          <w:sz w:val="24"/>
        </w:rPr>
        <w:t>Alexander,</w:t>
      </w:r>
      <w:r w:rsidRPr="00AF3F86">
        <w:rPr>
          <w:rFonts w:ascii="Montserrat" w:hAnsi="Montserrat"/>
          <w:color w:val="808080"/>
          <w:sz w:val="24"/>
        </w:rPr>
        <w:t xml:space="preserve"> having finally come to rest, utterly filled the huge observation window. As much as she would have liked to have lingered and examined her hull in detail, she had idled here too long. Aeslyn stepped over to retrieve her duffle, checked her inside pocket to be sure her orders were still there, and headed down to the announced boarding gate.</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There were already half a dozen transfers waiting in the receiving area off to the side of the sealed ship's access when she arrived. One of them looked up as she dumped her bag on the pile the others had made. "Sinclair," he greeted her with a nod, "Lieutenant, now, is it? Looks good on you." He flicked the single silver bar on her collar.</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"Junior grade," she admitted redundantly, she couldn't help but scowl back at his open smile, "Dammit, Parks, I can't believe you're already getting your ride." Here she was, beached with the home fleet since graduation and Michael Parks was going out to the frontier after just one year.</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Ensign Parks just grinned and shook his head, "It was the only way Admiral Parks could think of to get rid of me," he joked. Aeslyn called to mind Michael's uncle. It wasn't too hard to envision him saying that as he pulled strings to keep his nephew out of his hair. Not that she believed for a minute that the Admiral actually had. She already knew why both of them were getting this chance right now.</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She gave up the scowl and asked, "So, how is the old dog, anyway?"</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"Chewing at the bit again," he answered, "He's worried. He broke Vice Admiral too young and has grown old waiting to move up. He turned down an Academy posting again this quarter holding out for one of the slots on the new Avatars they're building."</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 xml:space="preserve">Aeslyn grinned sympathetically. There was a reason that Old Parks had stood on her side throughout her campaign to transfer out of Home Fleet. Her chance had come; it would be nice if it his did too. "Hell," she thought, voicing her conclusions aloud, "he's not the only one throwing weight around to get those ships. Look at </w:t>
      </w:r>
      <w:r w:rsidRPr="00AF3F86">
        <w:rPr>
          <w:rFonts w:ascii="Montserrat" w:hAnsi="Montserrat"/>
          <w:i/>
          <w:color w:val="808080"/>
          <w:sz w:val="24"/>
        </w:rPr>
        <w:t>Alexander</w:t>
      </w:r>
      <w:r w:rsidRPr="00AF3F86">
        <w:rPr>
          <w:rFonts w:ascii="Montserrat" w:hAnsi="Montserrat"/>
          <w:color w:val="808080"/>
          <w:sz w:val="24"/>
        </w:rPr>
        <w:t>. You just know the only reason fleet command is giving you and me this ride is because her officers are calling in all their debts to get in those slots. You bet your ass I'd be right beside them if I had any pull."</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"Yeah," he said, "but somehow I think you're happy enough getting a tour on one of these old Conquerors."</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She wrinkled her nose, "After this long, I was starting to think I'd be happy to be strapped into a probe and fired off blind. At least I'd have the satisfaction of knowing I was finally going where no one had ever gone before."</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Michael cocked his head to the side, "That has got to be a quote from somewhere. "</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Aeslyn turned and stared at him incredulously for a moment before shaking her head and walking away.</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"What?" he called after her.</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 xml:space="preserve">She almost turned back to explain, when her stomach decided to remind her of its existence. </w:t>
      </w:r>
      <w:r w:rsidRPr="00AF3F86">
        <w:rPr>
          <w:rFonts w:ascii="Montserrat" w:hAnsi="Montserrat"/>
          <w:i/>
          <w:color w:val="808080"/>
          <w:sz w:val="24"/>
        </w:rPr>
        <w:t>Should've taken care of that,</w:t>
      </w:r>
      <w:r w:rsidRPr="00AF3F86">
        <w:rPr>
          <w:rFonts w:ascii="Montserrat" w:hAnsi="Montserrat"/>
          <w:color w:val="808080"/>
          <w:sz w:val="24"/>
        </w:rPr>
        <w:t xml:space="preserve"> she thought. She glanced up at the docking display to get an idea how long she had to kill before the ship access was secure for boarding. Time enough, she guessed. She crossed the reception area and headed across the bare deck plate toward a vending machine. She ordered a breakfast roll and flask of hot tea. Her stomach had settled enough to eat yet, but the reality was sinking in and she didn't want to faint when she reported in to the captain. She stood and surveyed the activity on the docks while her thoughts ran off in other directions.</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 xml:space="preserve">In typical military fashion, the order of the day seemed to be hurry up and wait. She wandered astray a bit and perched on a railing while she chewed her way through breakfast. The food seemed to help. She hadn't been aware how tense she was until it started to ease off. Boarding nerves. Naturally, just as she was finally relaxed, she looked up to discover that </w:t>
      </w:r>
      <w:r w:rsidRPr="00AF3F86">
        <w:rPr>
          <w:rFonts w:ascii="Montserrat" w:hAnsi="Montserrat"/>
          <w:i/>
          <w:color w:val="808080"/>
          <w:sz w:val="24"/>
        </w:rPr>
        <w:t xml:space="preserve">Alexander's </w:t>
      </w:r>
      <w:r w:rsidRPr="00AF3F86">
        <w:rPr>
          <w:rFonts w:ascii="Montserrat" w:hAnsi="Montserrat"/>
          <w:color w:val="808080"/>
          <w:sz w:val="24"/>
        </w:rPr>
        <w:t>dock status lights had somehow skipped to green across the board. She stuffed the end of the roll in her mouth and hopped to her feet. Thankfully, she didn't choke on the last of her tea while running back to her group—which had grown to a full dozen in her absence.</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She silently cursed herself as the seals popped and the gate split open. There wasn't enough time to fall in. Sure enough, bodies began pouring out of the gangway as she tried to close the distance. She lost a precious few seconds disposing of her trash at the waste receptacle on the edge of the boarding area. She felt eyes on her as she slipped into formation and came to attention.</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 xml:space="preserve">The group off the </w:t>
      </w:r>
      <w:r w:rsidRPr="00AF3F86">
        <w:rPr>
          <w:rFonts w:ascii="Montserrat" w:hAnsi="Montserrat"/>
          <w:i/>
          <w:color w:val="808080"/>
          <w:sz w:val="24"/>
        </w:rPr>
        <w:t xml:space="preserve">Alexander </w:t>
      </w:r>
      <w:r w:rsidRPr="00AF3F86">
        <w:rPr>
          <w:rFonts w:ascii="Montserrat" w:hAnsi="Montserrat"/>
          <w:color w:val="808080"/>
          <w:sz w:val="24"/>
        </w:rPr>
        <w:t xml:space="preserve">had gathered off at the very edge of her vision. Some of them came past in front of her to collect their duffels off the pile and began to carry them aboard. The rest she could hear taking their leave, having been cleared to transfer off the ship. One remained, and she had little doubt who that would have to be. She was of the same height as Aeslyn. Identifiable by her pride, a sheer length of raven black hair. Officially, unusually long hair was not smiled on, but hers was so obedient that a simple clasp at the small of her back was all she needed to rule it. Meggan India Alt. Once an Academy upperclassman who had befriended a zealous young cadet and taught her how to toe the line. Now, the ship's executive officer. The one who had held a fixed stare on her since she had dashed pell-mell across the dock. </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Alt's last act as a friend had been to inform her that she could expect no favors if she ever ended up under her command. Aeslyn glanced directly into that glare for an instant in which it occurred to her that her heritage gave her the right to commit seppuku. When Alt stepped up to her shoulder and spoke, it almost seemed like an attractive proposition.</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"Lieutenant Sinclair," Alt snapped, while Aeslyn cringed inwardly. "Nice of you to join us." Between them, it was a slap. But Alt didn't add anything else. She just turned and paced down the line behind the transfers.</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 xml:space="preserve">"Good morning gentlemen, I am your new XO, Commander Alt. </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 xml:space="preserve">"Many of you are probably aware," she continued after a pause, "that the Fleet is going through a period of reorganization. As a result, </w:t>
      </w:r>
      <w:r w:rsidRPr="00AF3F86">
        <w:rPr>
          <w:rFonts w:ascii="Montserrat" w:hAnsi="Montserrat"/>
          <w:i/>
          <w:color w:val="808080"/>
          <w:sz w:val="24"/>
        </w:rPr>
        <w:t>Alexander</w:t>
      </w:r>
      <w:r w:rsidRPr="00AF3F86">
        <w:rPr>
          <w:rFonts w:ascii="Montserrat" w:hAnsi="Montserrat"/>
          <w:color w:val="808080"/>
          <w:sz w:val="24"/>
        </w:rPr>
        <w:t xml:space="preserve"> lost a lot of fine people today." Alt came around the other end of the line and swept them up in a glance, "In exchange, the Fleet gave us you. I have assured the Captain that he won't have to notice any difference in the crew's performance. I'm sure I don't have to tell you what that means.</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 xml:space="preserve">"Some of you," and at this, she looked directly at Aeslyn, "have already picked up a lot of experience here at Sol. I'm sorry to say you've still got a lot to learn in a short space of time. </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"Advanced Reconnaissance is the most vital and dangerous part of our space effort. We are not alone out there, and we know absolutely nothing about the competition—except, that they want us to leave them alone. Our mission, broadly put, it to make sure that they understand that we will not be intimidated or turned from our objectives in space. Since we can't talk to them, we have to accomplish this through our actions. So, it can get hairy out there on occasions.</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"If, when we redeploy, we come across hostiles—and trust me, it likely enough to happen—you don't want to have any questions what the right thing to do is. If you got a question, don't wait for me or your direct superiors to come around before asking. The minute you got doubts, you grab the nearest scut or officer and get it of your chest. Don't be picky; the Fringe is no place to be shy or political.</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"Now," she stopped in front of the line and paused for emphasis, "if you've all got your papers, you know who you need to report to. Your section leaders have already been informed of your assignments. As soon as they have released you to general access, you should report to the quartermaster for your bunking arrangements. If you have or develop any preferences for bunkmates you can apply at any time for reaccommodation."</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As the group pulled out their orders, Alt smiled wryly and added, "One more thing, gentlemen. You are going to be a long way from home on this tour. Neither the Captain, nor I have any particular interest in what you do with your free time, but I remind you that where you're going is no place for pregnancies. You get a situation started, you take it to medical and get it transferred into storage. You will not like the alternative," she reminded them soberingly.</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One by one, she took each person's papers and checked them. Everything was in order, so she wrapped it up. "Very good, gentlemen. I have, of course, already reviewed your jackets, and I just want to say I have every confidence in your abilities. Some of you should expect to be summoned to the Captain's Mess this evening at which time you will meet the Captain. Carry on.</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"Sinclair," she added, holding out an arm to block her way, "you're with me." Parks and a few others looked back at this and then discreetly followed the rest up the gangway. Aeslyn raised an eyebrow when they were alone on the dock. Alt smiled and pointed out, "You've got orders to report to the Captain. Don't want you getting lost on the way."</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"Thanks," Aeslyn said wryly, following Alt up through the ship's access. At the top of the gangway, she turned to the Chief Petty Officer, "Lieutenant Sinclair reporting, permission to come aboard."</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 xml:space="preserve">The CPO glanced at her, opening his mouth to respond, and froze. He scanned down her body and then back to her face. After a quick glance at Alt, he reclaimed his voice. "Permission granted." His eyes snapped back to Alt, "This some kind of joke, XO?" </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"Mind your manners Mr. Grant," Alt countered taking Aeslyn's arm guiding her past. Aside, she murmured, "Lieutenant, please disregard that remark." She pushed Aeslyn into the cross corridor ahead of her and turned a sharp eye on Grant. Aeslyn stood there in confusion. Grant was looking between the two women with much the same expression. Alt waved her on with, "Go on Lieutenant, I'll catch up with you at the lift." She hesitated for a second, not sure what was going on. Turning on her heel, she headed alone down the corridor. It was not as if she could get lost. She had memorized the layout of every ship in service her first year in the Academy.</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She heard the XO talking quietly to Grant behind her as she moved further away. She made a note to look up CPO Grant later and find out what that had been about. She was engaged in thought, not really looking where she was going when she bumped into a man at the next corner.</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He caught her, absorbing the impact; she ended up held in a loose embrace. His hands rested familiarly on her hips; his eyes locked warmly on her own. "Sorry, Red. Wasn't watching where I was going," he said innocently. Before she could say a word, he had disengaged and was off around the corner.</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She turned, completely off balance. She looked after him, but he had vanished. She shook her head, vaguely alarmed. The man had hands that knew just where to go to disarm her, and she didn't have a clue who he was. She tried to shrug it off and continued on. To add to her confusion, a man in a small group that passed brightened as he saw her. "Good morning, Red," he in much the same intimate but innocent manner. He grinned at her blank look and passed on with no other comment. She walked on in deeper confusion. The last ship she had served on, it had taken months before she had gotten that casual and familiar a greeting from a member of the crew. And that only after having spent a lot of time at close quarters.</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The mystery only grew as she walked. By the time she had reached the lift, half of the men and a few of the women she encountered had marked her passing with some small, personal exchange. She didn't know what to make of it. She waited beside the lift controls, turning the matter over in her mind. Another man, coming up behind her, greeted her with a pat on the back, that slid down to rest at the small of her back as he asked courteously, "Going up?" This time she made sure to glance at the name embossed over his heart. Carlson. Her eyes then lighted on his collar insignia.</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She managed not to show her dismay.</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She felt way out of her element, and she wasn't about to take the matter up with a Lieutenant Commander. She just turned about, breaking the contact and said, all professionalism, "No, Mr. Grant, I'm waiting here for the XO."</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He didn't react to the brush off. "Alt is finished on the dock, then?" he asked, pressing the call button. She nodded and turned her shoulder toward him and stared down the way Alt would have to come. His car came, and he parted with, "Catch you later, Red."</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Shortly, Alt came up and punched the call button. Aeslyn waited until they were alone in the lift to enquire, "Discipline gets a little relaxed out in the Deep, does it?" She didn't know how else to air her thoughts. She didn't want to make the wrong call. It seemed perfectly reasonable that a relatively small group of people confined together for long periods of time would be a little more casual with one another, if one thought about the right way. After all, there had been nothing hostile in the attention she had gotten.</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Alt shrugged slightly. "There's discipline and there is discipline. I don't tolerate any slacking, but like I said, the Captain and I do not object healthy and responsible socializing. You can't order people to turn off parts of themselves without creating worse problems. In all, it is good for morale, and it knits the crew together. The Spartans had the right idea, if in a more limited scope."</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Aeslyn nodded, and resolved not to make an issue out of her first experience of the crew. There were probably respectable limits. It was just one of those things Alt had warned the group they would have to learn. When they reached their level and got off, she took the nods of greeting and the occasional familiar gaze in stride. She even smiled at the sense of welcome those gestures inspired. She had not been aboard for more than twenty minutes and she already felt like she belonged. In due course, she and Alt arrived at the bridge.</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She looked slowly over the bridge, taking in the multitude of workstations and the quiet murmur of a busy third watch crew. The helm section was opened up under the ministrations of ship's technicians. The com section was busy dealing with the station and Fleet transmissions. Carlson was there, the officer of the watch. Whatever had called him away from the bridge she couldn't guess, but he had gotten here ahead of them. She glanced over at tactical and was pleased to see another familiar face from her academy days. A tall woman with short, dirty blond hair. She excused herself from Alt's side with a small gesture and walked over to Daron Medea. Daron looked up as she approached. "Hey, Daron," she smiled against the other's expressionless greeting, "it's me, Aeslyn. Don't tell me you've forgotten me."</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Daron's face brightened, "Hey kid, been a long time. Welcome aboard." They shook hands and embraced. Alt had introduced them almost a decade ago, having talked Daron into tutoring Aeslyn in tactics. A look passed between Daron and Alt, but Aeslyn could not read it. Alt shook her head lightly and Daron shrugged, turning back to Aeslyn. "Been letting your hair grow out, I see," she grinned.</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Aeslyn returned a small smile. "For a while I worried that it wouldn't recover from the butchering it got in the Academy. I don't know how Alt ever escaped the knife," she declared with a mock jealous glare.</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The XO just smiled enigmatically, not offering to explain. With a tap on Aeslyn's flank, she reminded her of her business on the bridge and pointed her chin at the hatch leading to the Captain's ready room. "You two can catch up on old times later, Aeslyn has an appointment to keep."</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Aeslyn turned to face that access and squared her shoulders. As she accompanied Alt to the hatch, its sensors announced their presence to the man within. Like all interior hatches, it was a secondary pressure seal. It hissed back a few inches and then slid to the side to clear the way. Alt stepped in and announced, "Captain, I've got Lieutenant Sinclair for you."</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Captain Richard Stewart glanced up at them from his desk as Aeslyn saluted and waved them in to a couple of awaiting chairs. He was an average looking man with hard features and a sharp eye. He had taken Aeslyn's measure while she came in and sat down. They exchanged formalities quickly as he fished a data jacket out of the rack on his desk and fed it into the reader. While he scanned her file through the polarized surface of the desktop, he asked casually, "Alt tells me you have been requesting AR posting since you came out of the Academy. You must be very excited right now."</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"Aye, Captain," she responded, "This is the duty I signed up for, Sir."</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He nodded, still looking at the display, which was opaque from her side of the desk. "I'm sure many officers have told you that there is no significant difference between recon and patrol operations. There some specific reason why you're so hot to be out on the Fringe, Lieutenant?"</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"Sir," she began, paused to think it through, "Begging your pardon, but patrol routes don't actually go anywhere Sir." He looked up at her, and then back to the report, not totally satisfied by her answer.</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"You have an excellent record, Lieutenant. I would expect an officer of your caliber to be more interested in moving up in the Home Fleet. Working for her own command." Aeslyn didn't comment in the pause he gave her. He went on, "Everyone who serves on a Conqueror knows that they're taking a big risk. Not too many people look forward to getting posted out there. So what makes you so different, Lieutenant? Do you like taking risks? Do you hope to see some action out in the Deep? Maybe move up the ladder a little faster under fire?"</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Aeslyn frowned, "No, Sir. I'm no more anxious to see hostiles than Fleet Command. I just believe that man has a right to be out there, and I want to be out there exercising that right."</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He rubbed a finger over his lower lip, and rested his chin on his braced fist. She didn't like the tone of this interview, but she had expected no less given the facts. When a person who asked for something was told no for six years, but still kept asking, people got the idea that there must be a good reason for saying no to her. Even if she herself never knew what that reason might be. He tried another angle, "According to your psyche evaluation, you're something of a loner. Keep to yourself a lot of the time, leave it to other people to draw you out before making friends. Solos don't work very well on a ship this big operating so far away from civilization. I know you have a few old Academy buddies here on the ship, but being tight with a few people at the top... you're real likely to be shut out by the crew and create trouble between people who have worked together for a long time."</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Aeslyn shook her head and said bluntly, "I'm sorry, Sir, but I don't buy that. There's a difference between minding my own business and being anti-social. Besides, I've already met some of the crew on my way in here," she recalled the feeling she had walking onto the bridge, "you have a, ah, real friendly crew. I am confident enough that I'll be able to fit in, Captain."</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He smiled then and keyed off the display. Aeslyn glanced down as he and the XO exchanged a look. "Maybe so," he allowed, "maybe so." She looked back at him as he commented, "I hear you're a real good pilot, Lieutenant. Made the top ten in performance ratings each time you've had the helm during engagements in fleet maneuvers."</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Aeslyn shrugged, "Flying's in my blood, Sir."</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"So it would seem," he replied. "Do you mind if I ask, why did you go in for command training and not fighter training at the Academy? I mean, I am aware that Fleet Command is leery about putting civilians on the flight deck, but for someone with your aptitude, they would have made an exception."</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 xml:space="preserve">"Well, part of it was Alt's influence," she explained. "She believed that my spatial awareness would be an asset on the bridge. She drafted me onto her command training team, at first to fly the simulator." </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Alt interrupted, "She was two years behind me at the Academy. I picked her up out of fighter training. I thought it would be a good idea to get a hot pilot on the team, and I paid the price. In combat sims she tended to ignore my commands taking her own initiative to achieve a superior tactical position. At some point I stopped giving the orders and I started paying more attention. The girl flew a ship as if it were her own personal fighter. By herself, backed up by the ship's mind, she could run an engagement by herself against a full crew and come up even at least half the time. Purely on gut instinct."</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"Unaugmented and over a sensor web?" the Captain asked in disbelief.</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Alt nodded. "I never got to see her fly after augmentation, though," she said and turned to Aeslyn, "I told him about all of that years ago, but he didn't believe me. When he put in his request for a helm transfer, I picked your name off the list and told him to request you specifically."</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Aeslyn turned to her and raised an eyebrow, "What ever happened to, 'Don't expect any favors'?"</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Alt laughed. "Kid, I didn't do it as a favor to you. I picked up a damn fine officer for the price of an ensign or even an enlisted man." She turned to the captain, "The other part she mentioned: This knack she has extends to field theory. No one believed her talent could extend to operating in the Fold, until she exploited a bug in the simulator program to banish an opponent's ship in a loop paradox. That's the reason why she's held a helm position for so long. But I have to tell you, that's not all she's good at."</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Stewart chucked at that. "Sinclair, I've worked with a lot of alleged geniuses in my time. Every damn one was a crackpot, or a wild card and a self centered son of a bitch. To be frank, when my XO came on singing your praises, my first impulse was to cross your name off the list and forget I ever heard of you. However, your record is solid, and you've shown a persistence for getting your way that probably can't be rivaled in the fleet. I have already taken you on, but don't think you're home free. There is only one way on this ship, and that's my way. If you can wrap that stubborn little mind of yours around that you have a real future on this ship. However, you're only getting one chance with me, and that only because it seems you haven't gotten that much from anyone else in the navy.</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"You're on my watch, Lieutenant, starting today," he announced finally. "I'm gonna have my eye on you every minute. Before we break dock, were going to have you checked out and fully rated on every post on the bridge. You are an officer, and you are going to be carrying an officer's duties on this run, and the first rule of operations on my ship is that if you're on the bridge, you are on duty and you better be able to run whatever station is under your nose when I give an order. If you can't hack it, or if you screw up, just once, you're beached the minute we get back. Do you have any problems with any of that, Lieutenant?"</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"No sir!" she answered crisply, sitting straighter in her chair.</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"Good. I'll give you the full speech with the others at dinner. You've got about forty minutes before first watch. That's just enough to swing by the quartermaster and get your accommodations." The three of them stood up. The Captain held out his hand over the desk, "Welcome aboard, Sinclair"</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"Thank you sir."</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"Dismissed, Lieutenant."</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Aeslyn turned on her heel, stepped around the chair and marched to the hatch. It opened to let her out, then closed behind her leaving the Captain and the XO alone. Alt turned to the captain and asked while they both sat down again, "What was with the third degree, Rick?"</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He shrugged, "Somebody high up in Fleet Command has it in for that girl, Meggan. Her jacket is crammed with more trumped up excuses and objections to front line service than I've ever seen in my life. The first time I read it I expected to meet a bitter and defensive woman. Or a dangerous and unstable one. That's not what I just saw, Meggan."</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"So. What's your point?"</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"I looked at her sealed records, while she was here. Did you know why she was held back in her senior year at the Academy?"</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"The way I heard it, she had a severe reaction to the augmentation process. It took her months to recover. What does that have to do with this?"</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Stewart looked at her. "I can't explain it to you in detail, but what it comes down to, there was a flaw in her recovery. All of the obstacles in her way, all of these years..." he shook his head, "it wasn't people trying to get in her way. It was people trying to protect her." Alt gave him a puzzled look.</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"I don't understand, if her aug went off why did they return her to duty?"</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"Augmentation is one of the most dangerous medical procedures there are, because it is impossible to predict how the adaptive virus will interact with the host's genetics. Occasionally, a person's body over adapts to the treatment. Interface links become hyper-sensitive, the aging process gets suspended or reversed. Sinclair is one of the few cases I've heard of that stabilized within the optimal interface range, if at the highest end of the scale. There remains, even in her case, a risk of Exposure Syndrome."</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Alt's eyes went wide. Exposure Syndrome was on the list of restricted subjects. Top-secret, exclusive access. The captain could not tell her anything more about what had him worried about her friend. She thought for a moment, "You said, somebody in Fleet Command has it in for her, Rick. Just what did you mean by that?"</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He frowned, not sure if he wanted to answer that. After a moment he said, "They never tell high risk graduates about the danger they may face. They just jerk them around on a short leash until they can be safely retired or it becomes necessary for them to disappear. They stalled her off for six years, Meggan, and now, just when things are getting touchy out there, somebody approved her request. In a case like hers, that just isn't supposed to happen. So, all I can think is that somebody wants her tipped over the edge and it scares the hell out of me that they put her on my ship."</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"There has to be something you can tell me, Rick, because this just doesn't make sense." Alt crossed her arms and stared at him. "I won't ask what ES is, but I refuse to believe she's at that great a risk to get it this late in the game. She has a stable personality, a cool head in combat situations, and seven damn years on her interface. If her aug was a danger to her, it would have shown up by now." Some of the outrage she had always felt about the handling of her friend's career boiled over, "If you ask me, she has been screwed over by incompetent medical evaluation, and buried in a pile of self righteous bullshit to cover it."</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"Meggan," he answered with a tired smile, "you're a damn fine officer and a loyal friend, but in this case, you don't know what the fuck you're talking about. But between you and me," he added with a hard look, "I hope you're right."</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br w:type="page"/>
        <w:t>CHAPTER TWO</w:t>
      </w:r>
    </w:p>
    <w:p w:rsidR="00961472" w:rsidRPr="00AF3F86" w:rsidRDefault="00961472">
      <w:pPr>
        <w:spacing w:line="360" w:lineRule="auto"/>
        <w:jc w:val="both"/>
        <w:rPr>
          <w:rFonts w:ascii="Montserrat" w:hAnsi="Montserrat"/>
          <w:color w:val="808080"/>
          <w:sz w:val="24"/>
        </w:rPr>
      </w:pP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2096.05.12.0907 TER</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Aeslyn, like the rest of the transferred officers and enlisted men, had worked like a demon the past three days getting her performance up to ship's standard. As she sat at her station this morning, she was still massaging the stiffness out of her lower back and neck. The captain had not been joking about checking her out thoroughly on her cross discipline competence. He had had full shifts on duty running combat sims while they were tied to the station, until her body had gone numb and her thoughts had buzzed with sensory overload from the neural interface. The sims started without warning, and she had to assume control over whatever station she was closest to. Once, she had been standing on the com when he announced himself and the other high ranking officers casualties. That left her in charge of a bridge of technicians and ensigns.</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She found out only at the end of her watch yesterday that they had been running their exercises against an experienced crew off the secondary bridge.</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The muscles in her back complained but would not relax with the captain hovering out of sight behind her. She tried to ignore him as she sat at the helm completing her pre-launch checklist while the ship counted down for undock, thankful that things had settled down to routine operations, finally. When she had run down the list without fault, she patched into navigation and laid in a smart coarse for system egress. She checked the</w:t>
      </w:r>
    </w:p>
    <w:p w:rsidR="00961472" w:rsidRPr="00AF3F86" w:rsidRDefault="00961472">
      <w:pPr>
        <w:spacing w:line="360" w:lineRule="auto"/>
        <w:jc w:val="both"/>
        <w:rPr>
          <w:rFonts w:ascii="Montserrat" w:hAnsi="Montserrat"/>
          <w:color w:val="808080"/>
          <w:sz w:val="24"/>
        </w:rPr>
      </w:pP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but he had arranged to include the ship as the hunter hunted in an unscheduled fleet maneuver</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immediate sim conditions posed an ambush by some of the Home Fleet ships that began without warning while they were in countdown for undock</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 xml:space="preserve">To make matters worse, while she was desperately maneuvering to clear station after their emergency undock, they were set on by the </w:t>
      </w:r>
      <w:r w:rsidRPr="00AF3F86">
        <w:rPr>
          <w:rFonts w:ascii="Montserrat" w:hAnsi="Montserrat"/>
          <w:i/>
          <w:color w:val="808080"/>
          <w:sz w:val="24"/>
        </w:rPr>
        <w:t>Avatar</w:t>
      </w:r>
      <w:r w:rsidRPr="00AF3F86">
        <w:rPr>
          <w:rFonts w:ascii="Montserrat" w:hAnsi="Montserrat"/>
          <w:color w:val="808080"/>
          <w:sz w:val="24"/>
        </w:rPr>
        <w:t xml:space="preserve"> which had arrived unannounced for her trials</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Like most of the crew, Aeslyn didn't have a clue of her capabilities</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 xml:space="preserve">Avatar descended on them like the angel of death, faster and more maneuverable than the </w:t>
      </w:r>
      <w:r w:rsidRPr="00AF3F86">
        <w:rPr>
          <w:rFonts w:ascii="Montserrat" w:hAnsi="Montserrat"/>
          <w:i/>
          <w:color w:val="808080"/>
          <w:sz w:val="24"/>
        </w:rPr>
        <w:t>Alexander</w:t>
      </w:r>
      <w:r w:rsidRPr="00AF3F86">
        <w:rPr>
          <w:rFonts w:ascii="Montserrat" w:hAnsi="Montserrat"/>
          <w:color w:val="808080"/>
          <w:sz w:val="24"/>
        </w:rPr>
        <w:t xml:space="preserve"> had been designed to be</w:t>
      </w:r>
    </w:p>
    <w:p w:rsidR="00961472" w:rsidRPr="00AF3F86" w:rsidRDefault="00961472">
      <w:pPr>
        <w:spacing w:line="360" w:lineRule="auto"/>
        <w:jc w:val="both"/>
        <w:rPr>
          <w:rFonts w:ascii="Montserrat" w:hAnsi="Montserrat"/>
          <w:color w:val="808080"/>
          <w:sz w:val="24"/>
        </w:rPr>
      </w:pP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It took everything she had and a few dangerous improvisations on top of that to establish that fact without doubt</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And then the captain had ordered the crew to take her out</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She had turned around and stared at the captain for one long second, and he had stared implacably back at her, offering no comment</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She turned back to her post and quietly hacked past the safety interlocks on the fold drive</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There were few things as dangerous as diving in such close proximity to a mass point</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She punched in a seven degree dive angle and whipped along the curve of the planetary gravity well, like a pad of butter flicked into a hot griddle</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At that speed, the heavy traffic patterns of near Earth space became a suicidal slalom course where moves were timed in nanoseconds</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 xml:space="preserve">Realizing that she couldn't pit </w:t>
      </w:r>
      <w:r w:rsidRPr="00AF3F86">
        <w:rPr>
          <w:rFonts w:ascii="Montserrat" w:hAnsi="Montserrat"/>
          <w:i/>
          <w:color w:val="808080"/>
          <w:sz w:val="24"/>
        </w:rPr>
        <w:t>Alexander</w:t>
      </w:r>
      <w:r w:rsidRPr="00AF3F86">
        <w:rPr>
          <w:rFonts w:ascii="Montserrat" w:hAnsi="Montserrat"/>
          <w:color w:val="808080"/>
          <w:sz w:val="24"/>
        </w:rPr>
        <w:t xml:space="preserve"> against </w:t>
      </w:r>
      <w:r w:rsidRPr="00AF3F86">
        <w:rPr>
          <w:rFonts w:ascii="Montserrat" w:hAnsi="Montserrat"/>
          <w:i/>
          <w:color w:val="808080"/>
          <w:sz w:val="24"/>
        </w:rPr>
        <w:t>Avatar</w:t>
      </w:r>
      <w:r w:rsidRPr="00AF3F86">
        <w:rPr>
          <w:rFonts w:ascii="Montserrat" w:hAnsi="Montserrat"/>
          <w:color w:val="808080"/>
          <w:sz w:val="24"/>
        </w:rPr>
        <w:t xml:space="preserve"> and hope to win, her only choice was to pit </w:t>
      </w:r>
      <w:r w:rsidRPr="00AF3F86">
        <w:rPr>
          <w:rFonts w:ascii="Montserrat" w:hAnsi="Montserrat"/>
          <w:i/>
          <w:color w:val="808080"/>
          <w:sz w:val="24"/>
        </w:rPr>
        <w:t>Avatar</w:t>
      </w:r>
      <w:r w:rsidRPr="00AF3F86">
        <w:rPr>
          <w:rFonts w:ascii="Montserrat" w:hAnsi="Montserrat"/>
          <w:color w:val="808080"/>
          <w:sz w:val="24"/>
        </w:rPr>
        <w:t xml:space="preserve"> against herself</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When the computer couldn't keep up with the system plot, she started running the calculations by gut instinct and the raw data feed</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Their attacker tried valiantly to keep on her, but inevitably fell out of position</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She juggled the figures in her head until the right pattern started to form</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 xml:space="preserve">She wrenched a violent command through the fold drive and pulled a reversal that rolled them out of the interface back into real space aimed point-blank at the </w:t>
      </w:r>
      <w:r w:rsidRPr="00AF3F86">
        <w:rPr>
          <w:rFonts w:ascii="Montserrat" w:hAnsi="Montserrat"/>
          <w:i/>
          <w:color w:val="808080"/>
          <w:sz w:val="24"/>
        </w:rPr>
        <w:t>Avatar's</w:t>
      </w:r>
      <w:r w:rsidRPr="00AF3F86">
        <w:rPr>
          <w:rFonts w:ascii="Montserrat" w:hAnsi="Montserrat"/>
          <w:color w:val="808080"/>
          <w:sz w:val="24"/>
        </w:rPr>
        <w:t xml:space="preserve"> spine</w:t>
      </w:r>
    </w:p>
    <w:p w:rsidR="00961472" w:rsidRPr="00AF3F86" w:rsidRDefault="00961472">
      <w:pPr>
        <w:spacing w:line="360" w:lineRule="auto"/>
        <w:jc w:val="both"/>
        <w:rPr>
          <w:rFonts w:ascii="Montserrat" w:hAnsi="Montserrat"/>
          <w:color w:val="808080"/>
          <w:sz w:val="24"/>
        </w:rPr>
      </w:pP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It wasn't possible to get better position on a ship that much their superior</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The rest was in the hands of the gunners</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During the devastating exchange, she did her best to jilt incoming fire with erratic adjustments on their relative position</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 xml:space="preserve">When the two ships limped apart, it was pure luck that </w:t>
      </w:r>
      <w:r w:rsidRPr="00AF3F86">
        <w:rPr>
          <w:rFonts w:ascii="Montserrat" w:hAnsi="Montserrat"/>
          <w:i/>
          <w:color w:val="808080"/>
          <w:sz w:val="24"/>
        </w:rPr>
        <w:t>Alexander</w:t>
      </w:r>
      <w:r w:rsidRPr="00AF3F86">
        <w:rPr>
          <w:rFonts w:ascii="Montserrat" w:hAnsi="Montserrat"/>
          <w:color w:val="808080"/>
          <w:sz w:val="24"/>
        </w:rPr>
        <w:t xml:space="preserve"> was under partial helm control and impulse power</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It wasn't enough to escape the wrath of their original attackers</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Alexander had to fight her way out of the system, making repairs on the fly to crippled systems</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Fourteen hours later at the system fringe, the over minds of the participating ships evaluated the exercise and restored controls locked out to simulate damages</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Stewart blithely remarked as the results came in that that would show Fleet Command that a Conqueror was still a ship to reckon with</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Right after that he had called her into his ready room</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When he had finished chewing her head off for her recklessness, she had asked him calmly if she had made a mistake</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He had stared at her for a full minute before admitting that in fact she hadn't, technically speaking</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She had, however, scared the hell out of everyone, himself included</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On the other hand, he confided, the exercise had been a satisfying test of the crew's ability to deal with an unknown threat, however much his helmsman had upstaged the engagement</w:t>
      </w:r>
    </w:p>
    <w:p w:rsidR="00961472" w:rsidRPr="00AF3F86" w:rsidRDefault="00961472">
      <w:pPr>
        <w:spacing w:line="360" w:lineRule="auto"/>
        <w:jc w:val="both"/>
        <w:rPr>
          <w:rFonts w:ascii="Montserrat" w:hAnsi="Montserrat"/>
          <w:color w:val="808080"/>
          <w:sz w:val="24"/>
        </w:rPr>
      </w:pP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Aeslyn wandered through the lower corridors in the silence of third watch. She had a head of ire built up. After all the years of waiting, she was finally headed out into the deep and she still couldn't get any sleep. When would it end? She worked until she was falling down tired, but the minute her head hit the pillow, her mind started raveling out toward infinite reaches. Try as she might, there was no easy way to fall asleep with that growing abyss crammed into her skull, swallowing her down like some helpless mote of dust.</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She mulled these things over in her head as she wandered aimlessly. As busy as she had been since boarding, she really hadn't had much time to deal with the other strange aspect of being broken in to the crew. She suddenly confronted that now.</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A man came up behind her and caught her up in his arms. One hand slipped over her hip to hug her belly and the other snaked under her arm to cup firmly over her left breast. She caught sight of dark hair out of the corner of her eye as he bent to kiss her on the side of her neck. She stiffened reflexively and he whispered thickly, "Hey, Red, you in the mood tonight?"</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She slid her left hand over his where it rested over her heart, gripped it and turned about to face him. It was a simple thing to shift his hand into her right, lock his arm up in a painful bind and push him back, hard, into the wall. It was him, the guy with the hands! Unfortunately, he was dressed down for off hours, so she still didn't have a clue who he was.</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He winced in pain at the bind she had on his arm still. She let go and stepped back. He was good to look at, and she hastily revised her first inclination to brush him off. It wasn't like she expected to get any sleep, and reckless at is was, the thought occurred to her that there were better alternatives to haunting the halls. He massaged his wrist as she measured him thoughtfully. Before he could speak, she smiled. "I didn't think so, but you've changed my mind," she answered, finally. "Lead on."</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He shook his head and more carefully pulled her close again. She let him kiss her; his mouth was as gifted as his hands, she decided. Which boded well for the immediate future. He guided her around until they were at his room. He told her to wait, while he went in to drive out his roommate. A few moments later, a stranger came out and winked at her slyly before he wandered away. She smiled at him, grateful of the name displayed on his uniform. Now she knew which of the two names on the hatch belonged to the officer who had inspired this madness in her.</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A few hours later, she emerged in a much better mood and wandered on. She didn't bother to head for her own quarters, knowing she was still not liable to fall asleep, if for a more pleasant reason. It had been an uncanny encounter. He had handled her like he already knew her inside and out. She couldn't remember the last time she had lost control so completely. He had finally had to beg her off and drive her out, she had been so lit up. She didn't think they had shared ten words between them that were coherent, and it hadn't even phased her.</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Her perspective on things changed radically from twenty-four hours ago. Since she had come aboard, she had been propositioned by half a dozen men she had passed in the corridor. She had grown more and more uncertain, however tastefully phrased the offers had been. None of them had taken her careful rejections amiss. However, the unwarranted popularity she seemed to have with the crew had begun to seem like some kind of awful joke. An entire ship's complement couldn't possibly be that amorous, she had thought incredulously.</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The mystery of it still plagued her though this last encounter had disarmed part of her suspicions. Whatever the attraction was, she was becoming positive it would continue to elude her. She had accepted that thought and allowed her mind to wander when a hand tentatively seized her shoulder. She stopped and thought wildly that she couldn't possible dare a second encounter in the same night. There was an excuse on her lips as she turned around. The words died in shock as soon as she came fully about.</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Her eyes had to be lying to her.</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Aeslyn swallowed, unable to gather words. For a moment, she could not get her mind to comprehend who and what confronted her. A young woman, about five nine, with grey eyes and hair the color of blood. Altogether, she was quite familiar with the description, but the fact that she wasn't looking in a mirror threw her completely off. She was a perfect twin, right down to the scowl of irritation and the silver bar of her rank and grade.</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 xml:space="preserve">"You've got a lot of nerve, slip, playing on my name," the stranger declared without preamble, "It doesn't come with the genes, sister! Sure as hell don't give you the right to home in on my turf!" </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 xml:space="preserve">Aeslyn stared at this aghast as the pieces tried to fall together. The other woman paused, reading the confusion on Aeslyn's face and some of the fire and brimstone went out of her. She looked at her carefully, "Didn't know you were on the transfer. I guess it's fair not to assume you knew I was here. Damn. No doubt what they called you where you came from, she added reaching out to touch Aeslyn's braid. "Well, obvious as it is, I already earned it here. Hard luck way to lose your name. Sorry for that. Still, I can't believe you didn't figure it out yourself. Whatever. I'm getting it straight now, on this ship </w:t>
      </w:r>
      <w:r w:rsidRPr="00AF3F86">
        <w:rPr>
          <w:rFonts w:ascii="Montserrat" w:hAnsi="Montserrat"/>
          <w:i/>
          <w:color w:val="808080"/>
          <w:sz w:val="24"/>
        </w:rPr>
        <w:t xml:space="preserve">I </w:t>
      </w:r>
      <w:r w:rsidRPr="00AF3F86">
        <w:rPr>
          <w:rFonts w:ascii="Montserrat" w:hAnsi="Montserrat"/>
          <w:color w:val="808080"/>
          <w:sz w:val="24"/>
        </w:rPr>
        <w:t>am..."</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"Red," Aeslyn interrupted, having finally figured it all out. "I... got that now. Sorry." The answer was so obvious, and she hadn't even thought of it. How long had it been, anyway? She had been a child when she had gone in for the draft. That was the price for freedom and rights back home. In exchange for a genetic sample, a person got citizenship. The sample went to the military labs. She held out her hand, in fascination, "Nice to meet you."</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Red, looked at her hand. At her. Then she clasped it and shook, forgiving Aeslyn that far. "A pleasure." Red folded her hands and took a deep breath to calm herself down. "So, uh," she glanced back up, "which of us are you? I'm twenty-one."</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 xml:space="preserve">Aeslyn reeled. Twenty-one! </w:t>
      </w:r>
      <w:r w:rsidRPr="00AF3F86">
        <w:rPr>
          <w:rFonts w:ascii="Montserrat" w:hAnsi="Montserrat"/>
          <w:i/>
          <w:color w:val="808080"/>
          <w:sz w:val="24"/>
        </w:rPr>
        <w:t>How many copies do they make of us!?</w:t>
      </w:r>
      <w:r w:rsidRPr="00AF3F86">
        <w:rPr>
          <w:rFonts w:ascii="Montserrat" w:hAnsi="Montserrat"/>
          <w:color w:val="808080"/>
          <w:sz w:val="24"/>
        </w:rPr>
        <w:t xml:space="preserve"> she wondered. Aeslyn leaned back against the wall and managed to croak, "Congratulations, Red, you just met the original."</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Red's eyes went wide. "You can't be serious," she gasped. "Turn around," she ordered. Aeslyn knew what she was after, and turned to face the wall as Red pulled back her collar and flipped her braid over her shoulder. A coded number on the back of her neck gave Red her answer.</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 xml:space="preserve">Red let go of her collar and was staring at her incredulously as she turned to face her again. "It's true," she breathed. Aeslyn nodded slightly. Her duplicate stared at her a moment, then her eyes narrowed. "You're a citizen," she pointed out. Aeslyn nodded again. Red shook her head in thought, "you can vote, you're free to move about and live anywhere on Earth, invest in or own a business." Aeslyn nodded to each of these allegations. "If you want you can own land. You might even be able to inherit land and property from your... that's right, you had parents. You had a childhood. You're allowed to have kids of your own. </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"Are you insane?" Red turned on her at last, "To give that all up to risk dying out here!?" Aeslyn's mouth opened at this attack. Quickly, she bit her tongue as she suddenly saw things from her government sponsored sibling's perspective. Two different worlds, citizens and slips. She got born the hard way and suffered the slings and arrows of growing up, while Red had been born from an accelerated dream with the body of a pre-adolescent. She had been programmed with facts in an assembly line factory for human beings. Her youth had been a woefully bare experience linked into the world through virtual reality thanks to the modifications that had been spliced into her genes before she had been grown.</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To a slip, the trappings of normal life was a great and rare reward for those who excelled best. To be recognized as a real person. To have a place on the Earth. Like all rewards, it was an illusion. Except for one thing. Depth of experience. The one thing that justified civs like her entering the Academy. A lifetime of rich human experience made them better raw material for positions of rank.</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"I'm not the only one taking that risk," Aeslyn said with a shrug.</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"But why?" she asked.</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Aeslyn waved it off. "I can't explain it. I didn't have a choice, really. Space got into my head a long time ago. I spent my life trying to catch a ride far enough to get it back out there, where it belongs."</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Aeslyn looked up and met a gaze full of pained empathy. Without a word, Red wrapped her up in a hard embrace. A moment of wordless understanding passed between them and a thread of fear wove its way into her soul. When Aeslyn started shaking Red whispered, "I'm sorry, I'm so sorry. you would have found out eventually, but I wish it hadn't been because of me."</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After a few moments, Aeslyn wrapped her arms around her double. "How long?" she asked simply.</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"Three years in the deep, and I still can't sleep," the other answered. "That's why..." she struggled with it. "That's why I don't sleep alone," she finally allowed. "Not if I can help it." The rest of the picture filled itself in, and sovled the mystery of the almost endless advances that quickened at the sight of her face. She flashed suddenly on Lieutennant O'Hallan tangled in her embrace, making love to another woman in his mind and not even realizing it.</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"Does he know?" she asked guiltily, not sure who it would wound most. Red shook her head but said nothing. "We have to tell him," she said after a moment. A wordless nod this time.</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While they stood there leaning in each other's arms, a pair of footsteps intruded. They disengaged slowly and looked up when they noticed the person had pulled up short beside them. "Hi, Rick," Red said shamelessly. "Captain," from Aeslyn.</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"Family reunion, ladies?" he asked dryly. Red wrinkled her nose at him in response. He grinned and leaned against the bulkhead. "I'm sorry, things were so busy I neglected to introduce the two of you," he apologised with a devilish smile.</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 xml:space="preserve"> "Alt put you up to it, didn't she?" Aeslyn crossed her arms and challenged. He merely chuckled under her glare. "I thought so. Mind if I ask what you're doing wandering out at this hour?" she asked, suddenly aware how late it was.</w:t>
      </w:r>
    </w:p>
    <w:p w:rsidR="00961472" w:rsidRPr="00AF3F86" w:rsidRDefault="00961472">
      <w:pPr>
        <w:spacing w:line="360" w:lineRule="auto"/>
        <w:jc w:val="both"/>
        <w:rPr>
          <w:rFonts w:ascii="Montserrat" w:hAnsi="Montserrat"/>
          <w:color w:val="808080"/>
          <w:sz w:val="24"/>
        </w:rPr>
      </w:pPr>
      <w:r w:rsidRPr="00AF3F86">
        <w:rPr>
          <w:rFonts w:ascii="Montserrat" w:hAnsi="Montserrat"/>
          <w:color w:val="808080"/>
          <w:sz w:val="24"/>
        </w:rPr>
        <w:tab/>
        <w:t>"Couldn't sleep," he admitted. "I thought I'd go down to the gym and use the pool. At this hour it ought to be empty." Aeslyn and Red exchanged a glance, and premptorily invited themselves along.</w:t>
      </w:r>
    </w:p>
    <w:p w:rsidR="00961472" w:rsidRPr="00AF3F86" w:rsidRDefault="00961472">
      <w:pPr>
        <w:spacing w:line="360" w:lineRule="auto"/>
        <w:jc w:val="both"/>
        <w:rPr>
          <w:rFonts w:ascii="Montserrat" w:hAnsi="Montserrat"/>
          <w:sz w:val="24"/>
        </w:rPr>
      </w:pPr>
      <w:r w:rsidRPr="00AF3F86">
        <w:rPr>
          <w:rFonts w:ascii="Montserrat" w:hAnsi="Montserrat"/>
          <w:sz w:val="24"/>
        </w:rPr>
        <w:br w:type="page"/>
        <w:t>CHAPTER ONE</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 2117.10.31.1325 TER (Traditional Earth Reckoning)</w:t>
      </w:r>
    </w:p>
    <w:p w:rsidR="00961472" w:rsidRPr="00AF3F86" w:rsidRDefault="00961472">
      <w:pPr>
        <w:spacing w:line="360" w:lineRule="auto"/>
        <w:jc w:val="both"/>
        <w:rPr>
          <w:rFonts w:ascii="Montserrat" w:hAnsi="Montserrat"/>
          <w:i/>
          <w:sz w:val="24"/>
        </w:rPr>
      </w:pPr>
      <w:r w:rsidRPr="00AF3F86">
        <w:rPr>
          <w:rFonts w:ascii="Montserrat" w:hAnsi="Montserrat"/>
          <w:i/>
          <w:sz w:val="24"/>
        </w:rPr>
        <w:t xml:space="preserve">Emergency Abort from Interface Insertion. Departure from Main Mission Profile to investigate anomoly at low priority node Lambda Epsilon 797. Fleet deployed at NSC 441 </w:t>
      </w:r>
      <w:r w:rsidRPr="00AF3F86">
        <w:rPr>
          <w:rFonts w:ascii="Montserrat" w:hAnsi="Montserrat"/>
          <w:i/>
          <w:sz w:val="24"/>
        </w:rPr>
        <w:sym w:font="Symbol" w:char="F073"/>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A feather light touch on Captain Daron Medea's shoulder alerted her to the presence of the Advance Reconnisance Fleet's Pathfinder</w:t>
      </w:r>
      <w:r w:rsidRPr="00AF3F86">
        <w:rPr>
          <w:rFonts w:ascii="Montserrat" w:hAnsi="Montserrat"/>
          <w:sz w:val="24"/>
        </w:rPr>
        <w:footnoteReference w:id="1"/>
      </w:r>
      <w:r w:rsidRPr="00AF3F86">
        <w:rPr>
          <w:rFonts w:ascii="Montserrat" w:hAnsi="Montserrat"/>
          <w:sz w:val="24"/>
        </w:rPr>
        <w:t xml:space="preserve">. Reflex directed her eyes to where she expected the mission specialist to be standing, forcing her to witness the unsettling arrival of Morgan Erin Wildmuir. A flash at the corner of her eye picked up her Exec desperately drawing his sidearm out of its holster. In the space just to her left, formed a three dimensional silhouette of a woman's body. The Exec had his weapon trained as Ms. Wildmuir's form became identifiable. Medea realized, absurdly, in a small corner of her mind that what she was seeing was a psionically engineered wormhole translating the Pathfinder's body directly to the Captain's Bridge. In the moment of open transition, her body existed as a warp bridging space from somewhere else on the ship. The Exec's first shot whizzed over Medea's shoulder and entered the distortion at the level of Wildmuir's forehead. Light transported through the silhouette gave Medea a view of the psi's quarters as the bullet starred the bulkhead sheathing. This living portal faded as Wildmuir solidified on the deck of the </w:t>
      </w:r>
      <w:r w:rsidRPr="00AF3F86">
        <w:rPr>
          <w:rFonts w:ascii="Montserrat" w:hAnsi="Montserrat"/>
          <w:i/>
          <w:sz w:val="24"/>
        </w:rPr>
        <w:t>Exultant's</w:t>
      </w:r>
      <w:r w:rsidRPr="00AF3F86">
        <w:rPr>
          <w:rFonts w:ascii="Montserrat" w:hAnsi="Montserrat"/>
          <w:sz w:val="24"/>
        </w:rPr>
        <w:t xml:space="preserve"> primary bridge.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Medea swore aloud. She was not sure if her reaction was due more to Wildmuir's violation of the Abuse of Power codicil of the Psi Reform Act, or to the narrow margin by which the Exec's shot had missed </w:t>
      </w:r>
      <w:r w:rsidRPr="00AF3F86">
        <w:rPr>
          <w:rFonts w:ascii="Montserrat" w:hAnsi="Montserrat"/>
          <w:i/>
          <w:sz w:val="24"/>
        </w:rPr>
        <w:t>her.</w:t>
      </w:r>
      <w:r w:rsidRPr="00AF3F86">
        <w:rPr>
          <w:rFonts w:ascii="Montserrat" w:hAnsi="Montserrat"/>
          <w:sz w:val="24"/>
        </w:rPr>
        <w:t xml:space="preserve"> </w:t>
      </w:r>
    </w:p>
    <w:p w:rsidR="00961472" w:rsidRPr="00AF3F86" w:rsidRDefault="00961472">
      <w:pPr>
        <w:spacing w:line="360" w:lineRule="auto"/>
        <w:jc w:val="both"/>
        <w:rPr>
          <w:rFonts w:ascii="Montserrat" w:hAnsi="Montserrat"/>
          <w:sz w:val="24"/>
        </w:rPr>
      </w:pPr>
      <w:r w:rsidRPr="00AF3F86">
        <w:rPr>
          <w:rFonts w:ascii="Montserrat" w:hAnsi="Montserrat"/>
          <w:sz w:val="24"/>
        </w:rPr>
        <w:tab/>
        <w:t>Then she saw the expression on the psi's face.</w:t>
      </w:r>
    </w:p>
    <w:p w:rsidR="00961472" w:rsidRPr="00AF3F86" w:rsidRDefault="00961472">
      <w:pPr>
        <w:spacing w:line="360" w:lineRule="auto"/>
        <w:jc w:val="both"/>
        <w:rPr>
          <w:rFonts w:ascii="Montserrat" w:hAnsi="Montserrat"/>
          <w:sz w:val="24"/>
        </w:rPr>
      </w:pPr>
      <w:r w:rsidRPr="00AF3F86">
        <w:rPr>
          <w:rFonts w:ascii="Montserrat" w:hAnsi="Montserrat"/>
          <w:sz w:val="24"/>
        </w:rPr>
        <w:tab/>
        <w:t>Medea's override command barely stopped the Commander from blowing the psionic officer's head off. The Exec was white with shock at having actually carried out the Emergency Execution Directive which was the only defense a bridge crew had if a psi invaded their starship's bridge with hostile intentions. The trance of the post-hypnotic command had shattered, and he realized mutely that his captain's safety had been judged irrelevant by the parameters of the EED. Worse, the psi's power had effortlessly protected her from that fatal first round. Shocked faces were turning toward the three of them as Wildmuir barked, "Abort dive! Abort dive!" Medea stared at her, still frozen in shock. "Captain! Pull out of the interface! Now!" Wildmuir pleaded desperately.</w:t>
      </w:r>
    </w:p>
    <w:p w:rsidR="00961472" w:rsidRPr="00AF3F86" w:rsidRDefault="00961472">
      <w:pPr>
        <w:spacing w:line="360" w:lineRule="auto"/>
        <w:jc w:val="both"/>
        <w:rPr>
          <w:rFonts w:ascii="Montserrat" w:hAnsi="Montserrat"/>
          <w:sz w:val="24"/>
        </w:rPr>
      </w:pPr>
      <w:r w:rsidRPr="00AF3F86">
        <w:rPr>
          <w:rFonts w:ascii="Montserrat" w:hAnsi="Montserrat"/>
          <w:sz w:val="24"/>
        </w:rPr>
        <w:tab/>
        <w:t>The words penetrated the captain as if from some great remove. But they did penetrate. Without further hesitation, Medea snapped at the helm and a deep chord keened through the ship as it dropped abruptly into normal space.</w:t>
      </w:r>
    </w:p>
    <w:p w:rsidR="00961472" w:rsidRPr="00AF3F86" w:rsidRDefault="00961472">
      <w:pPr>
        <w:spacing w:line="360" w:lineRule="auto"/>
        <w:jc w:val="both"/>
        <w:rPr>
          <w:rFonts w:ascii="Montserrat" w:hAnsi="Montserrat"/>
          <w:sz w:val="24"/>
        </w:rPr>
      </w:pPr>
      <w:r w:rsidRPr="00AF3F86">
        <w:rPr>
          <w:rFonts w:ascii="Montserrat" w:hAnsi="Montserrat"/>
          <w:sz w:val="24"/>
        </w:rPr>
        <w:tab/>
        <w:t>A chorus of voices muttered in alarm during the following reverberations as the Pathfinder rushed to her station. She immediately called up the inertial plot to check it against the data already pouring in as the ship tried to find itself in surface space. Emergency claxons overrode all thought of the psi's illegal arrival. The Exec holstered his gun, wasing a moment to stare at Ms. Wildmuir, before turning his attention to the bridge officers. In the back of his mind though, he noted that the psi had not even reacted to the fact that he had just attempted to kill her. The tactical officer, not sure what to expect, was bringing weapon systems to life as the helmsman announced, "We're clear of the fourth componant, sir. Abort confirmed. No response from the auto-locator at this time. Universal heading zero-seven-seven by zero-niner-one angle of insertion zero-zero-zero, traveling at zero gravities with point-one light-standard foreward momentum, sir."</w:t>
      </w:r>
    </w:p>
    <w:p w:rsidR="00961472" w:rsidRPr="00AF3F86" w:rsidRDefault="00961472">
      <w:pPr>
        <w:spacing w:line="360" w:lineRule="auto"/>
        <w:jc w:val="both"/>
        <w:rPr>
          <w:rFonts w:ascii="Montserrat" w:hAnsi="Montserrat"/>
          <w:sz w:val="24"/>
        </w:rPr>
      </w:pPr>
      <w:bookmarkStart w:id="12" w:name="calculate_mass_to_acceleration_g"/>
      <w:bookmarkEnd w:id="12"/>
      <w:r w:rsidRPr="00AF3F86">
        <w:rPr>
          <w:rFonts w:ascii="Montserrat" w:hAnsi="Montserrat"/>
          <w:sz w:val="24"/>
        </w:rPr>
        <w:tab/>
        <w:t>Pathfinder Wildmuir immediately corrected, "Plot error, Captain, true universal heading one-two-one by zero-niner-niner angle of insertion plus zero-zero-zero-point-zero-three, traveling at point-one light standard with zero-point-zero-one gravities foreward acceleration, sir!"</w:t>
      </w:r>
    </w:p>
    <w:p w:rsidR="00961472" w:rsidRPr="00AF3F86" w:rsidRDefault="00961472">
      <w:pPr>
        <w:spacing w:line="360" w:lineRule="auto"/>
        <w:jc w:val="both"/>
        <w:rPr>
          <w:rFonts w:ascii="Montserrat" w:hAnsi="Montserrat"/>
          <w:sz w:val="24"/>
        </w:rPr>
      </w:pPr>
      <w:r w:rsidRPr="00AF3F86">
        <w:rPr>
          <w:rFonts w:ascii="Montserrat" w:hAnsi="Montserrat"/>
          <w:sz w:val="24"/>
        </w:rPr>
        <w:tab/>
        <w:t>The Captain glided out of her chair to see over the psi's shoulder as the display updated itself showing the marked deviation in the ship's programmed course. The Exec darted to his station and called up Wildmuir's navigation plots to verify the report. Both Captain and Exec were thinking the same thought, point oh-three positive residual angle of insertion did not make sense, the abort should have centered the AOI automatically. "That's not possible," she said, "that would put is into a stellar shadow!"</w:t>
      </w:r>
    </w:p>
    <w:p w:rsidR="00961472" w:rsidRPr="00AF3F86" w:rsidRDefault="00961472">
      <w:pPr>
        <w:spacing w:line="360" w:lineRule="auto"/>
        <w:jc w:val="both"/>
        <w:rPr>
          <w:rFonts w:ascii="Montserrat" w:hAnsi="Montserrat"/>
          <w:sz w:val="24"/>
        </w:rPr>
      </w:pPr>
      <w:r w:rsidRPr="00AF3F86">
        <w:rPr>
          <w:rFonts w:ascii="Montserrat" w:hAnsi="Montserrat"/>
          <w:sz w:val="24"/>
        </w:rPr>
        <w:tab/>
        <w:t>Wildmuir looked up at her calmly, "Captain, we are on the grade, my estimate puts us 20 light minutes into system insertion to NSC 441 Sigma, sir." Even as Wildmuir finished speaking, the navigation computer spat up the result of its catalogue search, fully in agreement with the Pathfinder. Wildmuir had dead-reckoned their position faster than the ships auto-locator could. Captain Medea kicked the data around her head for a second, before giving the order to compensate for the gravitic incline of the still distant star. As her people turned to their jobs, she turned on the psi, carefully guarding her expression.</w:t>
      </w:r>
    </w:p>
    <w:p w:rsidR="00961472" w:rsidRPr="00AF3F86" w:rsidRDefault="00961472">
      <w:pPr>
        <w:spacing w:line="360" w:lineRule="auto"/>
        <w:jc w:val="both"/>
        <w:rPr>
          <w:rFonts w:ascii="Montserrat" w:hAnsi="Montserrat"/>
          <w:sz w:val="24"/>
        </w:rPr>
      </w:pPr>
      <w:r w:rsidRPr="00AF3F86">
        <w:rPr>
          <w:rFonts w:ascii="Montserrat" w:hAnsi="Montserrat"/>
          <w:sz w:val="24"/>
        </w:rPr>
        <w:tab/>
        <w:t>Under her breath, she queried, "How did you know? The Tracking system didn't even twitch to this."</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 felt it when we hit the slope," the woman answered distractedly. As an explanation went, it required a theoretical knowledge of interface geometry that the Captain simply did not possess. The psi flopped into the chair as other ships dropped out of the interface around them automatically, in response to the emergency abort squeal on the fleet relay transponders. From the Admiral's Bridge elsewhere on the </w:t>
      </w:r>
      <w:r w:rsidRPr="00AF3F86">
        <w:rPr>
          <w:rFonts w:ascii="Montserrat" w:hAnsi="Montserrat"/>
          <w:i/>
          <w:sz w:val="24"/>
        </w:rPr>
        <w:t>Exultant</w:t>
      </w:r>
      <w:r w:rsidRPr="00AF3F86">
        <w:rPr>
          <w:rFonts w:ascii="Montserrat" w:hAnsi="Montserrat"/>
          <w:sz w:val="24"/>
        </w:rPr>
        <w:t>, Admiral Shoen Dane broke in on the comlink, "Report, Captain."</w:t>
      </w:r>
    </w:p>
    <w:p w:rsidR="00961472" w:rsidRPr="00AF3F86" w:rsidRDefault="00961472">
      <w:pPr>
        <w:spacing w:line="360" w:lineRule="auto"/>
        <w:jc w:val="both"/>
        <w:rPr>
          <w:rFonts w:ascii="Montserrat" w:hAnsi="Montserrat"/>
          <w:sz w:val="24"/>
        </w:rPr>
      </w:pPr>
      <w:r w:rsidRPr="00AF3F86">
        <w:rPr>
          <w:rFonts w:ascii="Montserrat" w:hAnsi="Montserrat"/>
          <w:sz w:val="24"/>
        </w:rPr>
        <w:tab/>
        <w:t>"Course corruption, sir, still analyzing the data, please stand by," Medea snapped off without diverting her attention. "Morgan, speak to me," she directed, wanting an explanation of the situation. Admiral Dane would already have the computer's report on their position and it was raising the same question for him that it was for her. How the hell had they slipped off course?</w:t>
      </w:r>
    </w:p>
    <w:p w:rsidR="00961472" w:rsidRPr="00AF3F86" w:rsidRDefault="00961472">
      <w:pPr>
        <w:spacing w:line="360" w:lineRule="auto"/>
        <w:jc w:val="both"/>
        <w:rPr>
          <w:rFonts w:ascii="Montserrat" w:hAnsi="Montserrat"/>
          <w:sz w:val="24"/>
        </w:rPr>
      </w:pPr>
      <w:r w:rsidRPr="00AF3F86">
        <w:rPr>
          <w:rFonts w:ascii="Montserrat" w:hAnsi="Montserrat"/>
          <w:sz w:val="24"/>
        </w:rPr>
        <w:tab/>
        <w:t>Morgan looked at her for a moment before responding, "Anomoly, Captain. We slipped into an interface current</w:t>
      </w:r>
      <w:r w:rsidRPr="00AF3F86">
        <w:rPr>
          <w:rFonts w:ascii="Montserrat" w:hAnsi="Montserrat"/>
          <w:sz w:val="24"/>
        </w:rPr>
        <w:footnoteReference w:id="2"/>
      </w:r>
      <w:r w:rsidRPr="00AF3F86">
        <w:rPr>
          <w:rFonts w:ascii="Montserrat" w:hAnsi="Montserrat"/>
          <w:sz w:val="24"/>
        </w:rPr>
        <w:t>; no way we could have avoided it on such a shallow an insertion plot." She gestured to the tactical display.</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"An anomoly?" Medea asked with sudden interest. </w:t>
      </w:r>
    </w:p>
    <w:p w:rsidR="00961472" w:rsidRPr="00AF3F86" w:rsidRDefault="00961472">
      <w:pPr>
        <w:spacing w:line="360" w:lineRule="auto"/>
        <w:jc w:val="both"/>
        <w:rPr>
          <w:rFonts w:ascii="Montserrat" w:hAnsi="Montserrat"/>
          <w:sz w:val="24"/>
        </w:rPr>
      </w:pPr>
      <w:r w:rsidRPr="00AF3F86">
        <w:rPr>
          <w:rFonts w:ascii="Montserrat" w:hAnsi="Montserrat"/>
          <w:sz w:val="24"/>
        </w:rPr>
        <w:tab/>
        <w:t>"A massive anomoly," the psi responded with a grin.</w:t>
      </w:r>
    </w:p>
    <w:p w:rsidR="00961472" w:rsidRPr="00AF3F86" w:rsidRDefault="00961472">
      <w:pPr>
        <w:spacing w:line="360" w:lineRule="auto"/>
        <w:jc w:val="both"/>
        <w:rPr>
          <w:rFonts w:ascii="Montserrat" w:hAnsi="Montserrat"/>
          <w:sz w:val="24"/>
        </w:rPr>
      </w:pPr>
      <w:r w:rsidRPr="00AF3F86">
        <w:rPr>
          <w:rFonts w:ascii="Montserrat" w:hAnsi="Montserrat"/>
          <w:sz w:val="24"/>
        </w:rPr>
        <w:tab/>
        <w:t>The Captain studied the figures for their actual course as compared their projected course. Their course depth had been chosen specifically to assist them in mapping the surface nodes of the translation net that gave the Ancients access to the universe at large. In a shallow dive, they still should have been well clear of stellar gravity curves. Reletivistically speaking, they had been outside the parameters of the Einsteinian Universe. Gravity was a tremendous force at the surface but even a one degree dive would clear them from the surface turbulance and undercurrents. She directed the Pathfinder to run the plot log through the computer, matching it against the incident logs of earlier mapping missions.</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She was actually surprised, despite her hunch, when she saw the event corillaries. Wildmuir gave an impressed lift of an eyebrow at her captain's intuitive leap. The psi was not, however, surprised by the apparent conclusion the information suggested. Medea realized that for Morgan the answer was as obvious to her senses as the breadth and depth of the bridge was to her own. The Captain ignored the sudden stab or black envy of the other woman's gift and voiced her next thought, "Is it possible that the last mapping mission missed an entire node?" It suggested the most obvious explanation for the course error.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"Do you mean, did we hit a translation pulse?" her Pathfinder countered. Medea nodded. There was a risk about every node that a diving starship could be caught in the hyperspace pulse generated around a node during open translation. An unmapped node was particularly dangerous in that respect. </w:t>
      </w:r>
      <w:r w:rsidRPr="00AF3F86">
        <w:rPr>
          <w:rFonts w:ascii="Montserrat" w:hAnsi="Montserrat"/>
          <w:sz w:val="24"/>
        </w:rPr>
        <w:tab/>
        <w:t>The couputer couldn't compensate for terrain hazzards it didn't know existed. That was the danger of mapping dives. Too many mapping ships had been lost to a pulse's untracable deviations in the interface. Deviations sparked by a more advanced being making its way across the buried face of the universe.</w:t>
      </w:r>
    </w:p>
    <w:p w:rsidR="00961472" w:rsidRPr="00AF3F86" w:rsidRDefault="00961472">
      <w:pPr>
        <w:spacing w:line="360" w:lineRule="auto"/>
        <w:jc w:val="both"/>
        <w:rPr>
          <w:rFonts w:ascii="Montserrat" w:hAnsi="Montserrat"/>
          <w:sz w:val="24"/>
        </w:rPr>
      </w:pPr>
      <w:r w:rsidRPr="00AF3F86">
        <w:rPr>
          <w:rFonts w:ascii="Montserrat" w:hAnsi="Montserrat"/>
          <w:sz w:val="24"/>
        </w:rPr>
        <w:tab/>
        <w:t>However, the magnitude of the pulse was unprecedented. The psi had another suspicion, but no evidence to support it. Yet. Wildmuir's grin turned into an out and out smile. "Sir, according to the last survey of this quadrant, this," she indicated a mark in the system they had just entered, "was a minor nexus; which as you can see should be so redundant as to be totally masked by the system's gravitic shadow."</w:t>
      </w:r>
    </w:p>
    <w:p w:rsidR="00961472" w:rsidRPr="00AF3F86" w:rsidRDefault="00961472">
      <w:pPr>
        <w:spacing w:line="360" w:lineRule="auto"/>
        <w:jc w:val="both"/>
        <w:rPr>
          <w:rFonts w:ascii="Montserrat" w:hAnsi="Montserrat"/>
          <w:sz w:val="24"/>
        </w:rPr>
      </w:pPr>
      <w:r w:rsidRPr="00AF3F86">
        <w:rPr>
          <w:rFonts w:ascii="Montserrat" w:hAnsi="Montserrat"/>
          <w:sz w:val="24"/>
        </w:rPr>
        <w:tab/>
        <w:t>"Should be," Medea repeated. She read the node classification and previous analysis in the associated field for the feature under Morgan's finger, "It's defined as unstable," she noted aloud, "Are you sure that this is what bent us off course?" The Captain frowned. "Unstable" was hardly what she would call a node that fluctuated from virtual non-existence to bodily diverting a fleet of ships on a tangenital course directly into its local system. However, she had also noted the unusual pulse magnitude and what it suggested frightened her. Not only it make the node potentially useless to their secondary mission objective, it represented a navigational hazzard that could ultimately thwart their primary objective of finding a node capable of delivering the colony ships beyond the influence of their local Ancient Overlords.</w:t>
      </w:r>
    </w:p>
    <w:p w:rsidR="00961472" w:rsidRPr="00AF3F86" w:rsidRDefault="00961472">
      <w:pPr>
        <w:spacing w:line="360" w:lineRule="auto"/>
        <w:jc w:val="both"/>
        <w:rPr>
          <w:rFonts w:ascii="Montserrat" w:hAnsi="Montserrat"/>
          <w:sz w:val="24"/>
        </w:rPr>
      </w:pPr>
      <w:r w:rsidRPr="00AF3F86">
        <w:rPr>
          <w:rFonts w:ascii="Montserrat" w:hAnsi="Montserrat"/>
          <w:sz w:val="24"/>
        </w:rPr>
        <w:tab/>
        <w:t>Morgan sat back and keyed in the course projection they would have followed if she hadn't forced them to abort. The vector twisted along the invisible incline and terminated right on the mark. "Bent is too subtle a word, the damn thing nearly swallowed us whole," Morgan replied. Medea was stunned. Morgan keyed the comlink to the Admiral's Bridge, "Admiral, I have identified the anomoly. If you check the plot I'm forewarding to you, you will find that low priority node Lambda Epsilon 797 has stabilized and established a profound presence."</w:t>
      </w:r>
    </w:p>
    <w:p w:rsidR="00961472" w:rsidRPr="00AF3F86" w:rsidRDefault="00961472">
      <w:pPr>
        <w:spacing w:line="360" w:lineRule="auto"/>
        <w:jc w:val="both"/>
        <w:rPr>
          <w:rFonts w:ascii="Montserrat" w:hAnsi="Montserrat"/>
          <w:sz w:val="24"/>
        </w:rPr>
      </w:pPr>
      <w:r w:rsidRPr="00AF3F86">
        <w:rPr>
          <w:rFonts w:ascii="Montserrat" w:hAnsi="Montserrat"/>
          <w:sz w:val="24"/>
        </w:rPr>
        <w:tab/>
        <w:t>Medea, looked at her sharply, "How can you be so sure it's stable?"</w:t>
      </w:r>
    </w:p>
    <w:p w:rsidR="00961472" w:rsidRPr="00AF3F86" w:rsidRDefault="00961472">
      <w:pPr>
        <w:spacing w:line="360" w:lineRule="auto"/>
        <w:jc w:val="both"/>
        <w:rPr>
          <w:rFonts w:ascii="Montserrat" w:hAnsi="Montserrat"/>
          <w:sz w:val="24"/>
        </w:rPr>
      </w:pPr>
      <w:r w:rsidRPr="00AF3F86">
        <w:rPr>
          <w:rFonts w:ascii="Montserrat" w:hAnsi="Montserrat"/>
          <w:sz w:val="24"/>
        </w:rPr>
        <w:tab/>
        <w:t>Morgan grimmaced and said quite frankly, "If it wasn't, I would have gone into epileptic fits in my cabin the moment we entered its influence, and we'd all be on our way to hell, sir." Neither woman realized that the com line was still open to the Admiral's Bridge.</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"Ms. Wildmuir." the Admiral responded dryly, "you have a gift for understatement. Captain, I'm directing the fleet to take up station throughout the system, I want the </w:t>
      </w:r>
      <w:r w:rsidRPr="00AF3F86">
        <w:rPr>
          <w:rFonts w:ascii="Montserrat" w:hAnsi="Montserrat"/>
          <w:i/>
          <w:sz w:val="24"/>
        </w:rPr>
        <w:t>Exultant</w:t>
      </w:r>
      <w:r w:rsidRPr="00AF3F86">
        <w:rPr>
          <w:rFonts w:ascii="Montserrat" w:hAnsi="Montserrat"/>
          <w:sz w:val="24"/>
        </w:rPr>
        <w:t xml:space="preserve"> on point over the Lambda Epsilon 797 anchorage so we need Ms. Wildmuir off her ass and on the prowl." It was possible that the change in the node's status might also mean a shift in its focal matrix. By design, the entry point would be on or within a planetary mass the record dubbed as "Cinder" by the first expedition to map this quadrant. Morgan would preceed the fleet's flagship and verify with her unique senses the precise location of the terminus. "Pathfinder, a marine recon division will be following in your wake to secure the site as soon as you've identified it. Let's move people."</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"Aye-aye," the two women snapped in unison. </w:t>
      </w:r>
    </w:p>
    <w:p w:rsidR="00961472" w:rsidRPr="00AF3F86" w:rsidRDefault="00961472">
      <w:pPr>
        <w:spacing w:line="360" w:lineRule="auto"/>
        <w:jc w:val="both"/>
        <w:rPr>
          <w:rFonts w:ascii="Montserrat" w:hAnsi="Montserrat"/>
          <w:sz w:val="24"/>
        </w:rPr>
      </w:pPr>
      <w:r w:rsidRPr="00AF3F86">
        <w:rPr>
          <w:rFonts w:ascii="Montserrat" w:hAnsi="Montserrat"/>
          <w:sz w:val="24"/>
        </w:rPr>
        <w:tab/>
        <w:t>Morgan virtually ran off the bridge to prepare for EVA, as the Exec turned to catch his captain's eye. She saw the need in his look and dismissed him, "Go, Mr. Howe. But get back here as fast as you can and don't deley Ms. Wildmuir any longer that absolutely necessary." The Commander was off the bridge in a second. While the rest of the bridge crew pretended not to have noticed the Exec's hasty exit Medea listened for the hiss of the portal shutting behind him. There was a black side to this emergency that needed immediate attention. Gritting her teeth, she reopened her link to the flag bridge, "Admiral Dane, I have to inform you that protocol Theta Nine was activated during the emergency. I have suborned the log for your review and I want it on the record the I endorse Ms. Wildmuir's decision to violate the Abuse of Power Prohibitions to protect the fleet."</w:t>
      </w:r>
    </w:p>
    <w:p w:rsidR="00961472" w:rsidRPr="00AF3F86" w:rsidRDefault="00961472">
      <w:pPr>
        <w:spacing w:line="360" w:lineRule="auto"/>
        <w:jc w:val="both"/>
        <w:rPr>
          <w:rFonts w:ascii="Montserrat" w:hAnsi="Montserrat"/>
          <w:sz w:val="24"/>
        </w:rPr>
      </w:pPr>
      <w:r w:rsidRPr="00AF3F86">
        <w:rPr>
          <w:rFonts w:ascii="Montserrat" w:hAnsi="Montserrat"/>
          <w:sz w:val="24"/>
        </w:rPr>
        <w:tab/>
        <w:t>There was a slight pause, then the admiral asked, "Who was triggered?"</w:t>
      </w:r>
    </w:p>
    <w:p w:rsidR="00961472" w:rsidRPr="00AF3F86" w:rsidRDefault="00961472">
      <w:pPr>
        <w:spacing w:line="360" w:lineRule="auto"/>
        <w:jc w:val="both"/>
        <w:rPr>
          <w:rFonts w:ascii="Montserrat" w:hAnsi="Montserrat"/>
          <w:sz w:val="24"/>
        </w:rPr>
      </w:pPr>
      <w:r w:rsidRPr="00AF3F86">
        <w:rPr>
          <w:rFonts w:ascii="Montserrat" w:hAnsi="Montserrat"/>
          <w:sz w:val="24"/>
        </w:rPr>
        <w:tab/>
        <w:t>Medea looked down at her hands. Dane knew about the failsafes better than anyone. He was alive today thanks to the Emergency Execution Directive. No one had ever failed the trigger response to date, so the fact that Morgan had lived to save them presented the whole failsafe program with a dangerous problem. She took a deep breath and answered, "Mr. Howe responded to the EED conditioning with negative effect, sir." In truth, he had performed too well. He had simply encountered a hole in the failsafe's effectiveness. Literally.</w:t>
      </w:r>
    </w:p>
    <w:p w:rsidR="00961472" w:rsidRPr="00AF3F86" w:rsidRDefault="00961472">
      <w:pPr>
        <w:spacing w:line="360" w:lineRule="auto"/>
        <w:jc w:val="both"/>
        <w:rPr>
          <w:rFonts w:ascii="Montserrat" w:hAnsi="Montserrat"/>
          <w:sz w:val="24"/>
        </w:rPr>
      </w:pPr>
      <w:r w:rsidRPr="00AF3F86">
        <w:rPr>
          <w:rFonts w:ascii="Montserrat" w:hAnsi="Montserrat"/>
          <w:sz w:val="24"/>
        </w:rPr>
        <w:tab/>
        <w:t>"I'm sending you Commander Alles to relieve Commander Howe, Daron. I want to see him and the visual log in my ready room, now," Dane ordered. Madea swollowed hard. Before she could explain Howe's absence, Dane added, "Just so you know, I accept your endorsement, and I am adding my own on Ms. Wildmuir's behalf. I'll do what I can to clear Howe of fault for the, fortunate, failure of the failsafe."</w:t>
      </w:r>
    </w:p>
    <w:p w:rsidR="00961472" w:rsidRPr="00AF3F86" w:rsidRDefault="00961472">
      <w:pPr>
        <w:spacing w:line="360" w:lineRule="auto"/>
        <w:jc w:val="both"/>
        <w:rPr>
          <w:rFonts w:ascii="Montserrat" w:hAnsi="Montserrat"/>
          <w:sz w:val="24"/>
        </w:rPr>
      </w:pPr>
      <w:r w:rsidRPr="00AF3F86">
        <w:rPr>
          <w:rFonts w:ascii="Montserrat" w:hAnsi="Montserrat"/>
          <w:sz w:val="24"/>
        </w:rPr>
        <w:tab/>
        <w:t>Medea held her relief, considering what she was forced to admit, "Admiral, I regret I cannot send my Exec directly to you," she held up her hand to forstall his response and finished, "I dismissed him at his request. He has something to work out with Ms. Wildmuir in private. I'll see to it that he proceeds directly to you from their present location, sir."</w:t>
      </w:r>
    </w:p>
    <w:p w:rsidR="00961472" w:rsidRPr="00AF3F86" w:rsidRDefault="00961472">
      <w:pPr>
        <w:spacing w:line="360" w:lineRule="auto"/>
        <w:jc w:val="both"/>
        <w:rPr>
          <w:rFonts w:ascii="Montserrat" w:hAnsi="Montserrat"/>
          <w:sz w:val="24"/>
        </w:rPr>
      </w:pPr>
      <w:r w:rsidRPr="00AF3F86">
        <w:rPr>
          <w:rFonts w:ascii="Montserrat" w:hAnsi="Montserrat"/>
          <w:sz w:val="24"/>
        </w:rPr>
        <w:tab/>
        <w:t>The Admiral studied her face very carefully. It was possible that a trigger who had failed to fulfill the EED compulsion would be incined to further action, but he trusted her assessment of her subordinates. She would not have approved her Exec's request if she had any doubts about either of her crewmen's safety. Finally he nodded, "Very well, Captain. As soon as he is able, have Mr. Howe report to me." Madea acknowledged and cut the link. This far from home, Admiral Dane would have the final word on this incident, but the reppurcussions would eventually carry all the way back to Earth. Both Howe and Wildmuir could be seriously hurt by this event at that point—when Naval Intelligence had to officially address it.</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In spite of herself, though, she couldn't dwell on it. The fluke that could have augered in the whole fleet eclipsed that concern in her mind. This expidition had two vital objectives, one of which had been expected to accomplish no more than confirm what already was known about translation nodes. Habitable and formerly habitable planets throughout the Orion arm had been found to be linked to a network of corridors in hyperdimensional space that presumably spanned intergalactic distances. The Captain reflected on what this anomoly could mean to thier mission. A remote, unguarded nexus could give humanity a foothold beyond the confrontation that mankind had discovered in progress around them upon reaching the stars. The same thought was broadcasting itself through her bridge crew. She hardly needed to give them orders. </w:t>
      </w:r>
    </w:p>
    <w:p w:rsidR="00961472" w:rsidRPr="00AF3F86" w:rsidRDefault="00961472">
      <w:pPr>
        <w:spacing w:line="360" w:lineRule="auto"/>
        <w:jc w:val="both"/>
        <w:rPr>
          <w:rFonts w:ascii="Montserrat" w:hAnsi="Montserrat"/>
          <w:sz w:val="24"/>
        </w:rPr>
      </w:pPr>
      <w:r w:rsidRPr="00AF3F86">
        <w:rPr>
          <w:rFonts w:ascii="Montserrat" w:hAnsi="Montserrat"/>
          <w:sz w:val="24"/>
        </w:rPr>
        <w:tab/>
        <w:t>Exultant began to move towards the now invisible Cinder, and Medea allowed her mind to roam through the still mystifying thoughts of nodes and what they represented.</w:t>
      </w: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The first of the known, and decidedly strange gateways had been encountered on Earth. The discoveries had been made in the late twentieth century by what were now believed to be some of the first Active Psi's. At first, experience with the nodes drove these early psi's all but insane. Inevitably they discovered that the access and control of the translation network was based on psi manipulation. Later, similar discoveries were made about technologies that science fiction writers had been dreaming about for over three generations. </w:t>
      </w:r>
    </w:p>
    <w:p w:rsidR="00961472" w:rsidRPr="00AF3F86" w:rsidRDefault="00961472">
      <w:pPr>
        <w:spacing w:line="360" w:lineRule="auto"/>
        <w:jc w:val="both"/>
        <w:rPr>
          <w:rFonts w:ascii="Montserrat" w:hAnsi="Montserrat"/>
          <w:sz w:val="24"/>
        </w:rPr>
      </w:pPr>
      <w:r w:rsidRPr="00AF3F86">
        <w:rPr>
          <w:rFonts w:ascii="Montserrat" w:hAnsi="Montserrat"/>
          <w:sz w:val="24"/>
        </w:rPr>
        <w:tab/>
        <w:t>At some point it was discovered that the nodes had been deliberately rendered inert. Still acting unofficially and on their own, psi's probed and opened up a number of node paths and discovered the existence of human civilizations occupying dozens of terrestrial worlds. And then they discovered the Oasians. The most momentus discovery of the twentieth century, and one of the most dangerous. But that thought led somewhere else altogether.</w:t>
      </w:r>
    </w:p>
    <w:p w:rsidR="00961472" w:rsidRPr="00AF3F86" w:rsidRDefault="00961472">
      <w:pPr>
        <w:spacing w:line="360" w:lineRule="auto"/>
        <w:jc w:val="both"/>
        <w:rPr>
          <w:rFonts w:ascii="Montserrat" w:hAnsi="Montserrat"/>
          <w:sz w:val="24"/>
        </w:rPr>
      </w:pPr>
      <w:r w:rsidRPr="00AF3F86">
        <w:rPr>
          <w:rFonts w:ascii="Montserrat" w:hAnsi="Montserrat"/>
          <w:sz w:val="24"/>
        </w:rPr>
        <w:tab/>
        <w:t>It wasn't until mankind reached out into space that they discovered why the nodes had been disabled and why human worlds had apparently been cut off from a much larger network, when Man discovered the Ancients. More than one faction of them. The answer to the question became blindingly simple, Man had been exiled from the regular routes used by either side in their galactic conflict. It was probably too much to hope that there was a region of space that those ancient civilizations had not already reached, but mankind needed that hope because there was no way humanity could go toe to toe with what they had seen out there.</w:t>
      </w:r>
    </w:p>
    <w:p w:rsidR="00961472" w:rsidRPr="00AF3F86" w:rsidRDefault="00961472">
      <w:pPr>
        <w:spacing w:line="360" w:lineRule="auto"/>
        <w:jc w:val="both"/>
        <w:rPr>
          <w:rFonts w:ascii="Montserrat" w:hAnsi="Montserrat"/>
          <w:sz w:val="24"/>
        </w:rPr>
      </w:pPr>
      <w:r w:rsidRPr="00AF3F86">
        <w:rPr>
          <w:rFonts w:ascii="Montserrat" w:hAnsi="Montserrat"/>
          <w:sz w:val="24"/>
        </w:rPr>
        <w:tab/>
        <w:t>It was hard enough to deal with the fact that humanity was able to go about its business only because Man was obviously considered too insignificant for Ancients to bother with. Outside of utterly squashing any human attempt to make contact with non human intelligence, that is. Communication with the Ancients had only accomplished the annihilation of the expeditions that attempted it. The only real information they had about the conflict came from exiles and ex-patriots of those races who had spent ages in hiding on human worlds. They had only reared their heads when it had become clear to them that humanity was not content to remain confined to their cradles.</w:t>
      </w:r>
    </w:p>
    <w:p w:rsidR="00961472" w:rsidRPr="00AF3F86" w:rsidRDefault="00961472">
      <w:pPr>
        <w:spacing w:line="360" w:lineRule="auto"/>
        <w:jc w:val="both"/>
        <w:rPr>
          <w:rFonts w:ascii="Montserrat" w:hAnsi="Montserrat"/>
          <w:sz w:val="24"/>
        </w:rPr>
      </w:pPr>
      <w:r w:rsidRPr="00AF3F86">
        <w:rPr>
          <w:rFonts w:ascii="Montserrat" w:hAnsi="Montserrat"/>
          <w:sz w:val="24"/>
        </w:rPr>
        <w:tab/>
        <w:t>They took humans by the hand and showed them the unbelievable technology of the Ancient races; explained the awesome gates they had built on the worlds they had seeded across countless galaxies. They demonstrated that the power of individual members of those races could cripple the forces humanity could field. Only the best of human psi's were really a match for the soldiers of the Ancients—and such precocious humans were pitifully few. Still, as long as there was a way to move clear of the battlefield, then there was hope. All of the joint resources human worlds could muster became invested in the effort to slip out from under the Ancients. Excepeting for an occasional difference in opinion, to put it lightly, humans avoided warring on each other so that their fleets could find a back door out of the local heavens.</w:t>
      </w:r>
    </w:p>
    <w:p w:rsidR="00961472" w:rsidRPr="00AF3F86" w:rsidRDefault="00961472">
      <w:pPr>
        <w:spacing w:line="360" w:lineRule="auto"/>
        <w:jc w:val="both"/>
        <w:rPr>
          <w:rFonts w:ascii="Montserrat" w:hAnsi="Montserrat"/>
          <w:sz w:val="24"/>
        </w:rPr>
      </w:pPr>
      <w:r w:rsidRPr="00AF3F86">
        <w:rPr>
          <w:rFonts w:ascii="Montserrat" w:hAnsi="Montserrat"/>
          <w:sz w:val="24"/>
        </w:rPr>
        <w:tab/>
        <w:t>Captain looked at the Plot screen before her and wondered if she was looking at that back door.</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Class III Psi-Active Mission Specialist, Pathfinder Morgan Erin Wildmuir stood in the airlock savoring the last air she would breathe for anywhere up the next three days. She knew enough from the plot she had run to guess where on Cinder the nexus could be found. If she pushed herself she could close on the planet far in advance of her marine recon escort. She was tempted. It had been long enough since she had the opportunity to walk planetside without the crippling inhibitors the law required psi's take to limit their powers while down the well. She gave a disgusted scowl at the thought of her last visit home and the way she had had to be ferried in and out of the well like a common groundling via shuttle. </w:t>
      </w:r>
      <w:r w:rsidRPr="00AF3F86">
        <w:rPr>
          <w:rFonts w:ascii="Montserrat" w:hAnsi="Montserrat"/>
          <w:i/>
          <w:sz w:val="24"/>
        </w:rPr>
        <w:t>Abuse of Power,</w:t>
      </w:r>
      <w:r w:rsidRPr="00AF3F86">
        <w:rPr>
          <w:rFonts w:ascii="Montserrat" w:hAnsi="Montserrat"/>
          <w:sz w:val="24"/>
        </w:rPr>
        <w:t xml:space="preserve"> her thoughts were dark. </w:t>
      </w:r>
      <w:r w:rsidRPr="00AF3F86">
        <w:rPr>
          <w:rFonts w:ascii="Montserrat" w:hAnsi="Montserrat"/>
          <w:i/>
          <w:sz w:val="24"/>
        </w:rPr>
        <w:t>They would have suffocated in their own filth if it hadn't been for the discoveries we gave them. Instead of embracing their us though, they exiled us from their worlds and pushed us over to the military where we can get our heads blown off for using our gifts to respond to life threatening emergencies!</w:t>
      </w:r>
      <w:r w:rsidRPr="00AF3F86">
        <w:rPr>
          <w:rFonts w:ascii="Montserrat" w:hAnsi="Montserrat"/>
          <w:sz w:val="24"/>
        </w:rPr>
        <w:t xml:space="preserve">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Morgan sighed. Shame burned in her for that silent outburst. Hell, she was one of the few who had understood </w:t>
      </w:r>
      <w:r w:rsidRPr="00AF3F86">
        <w:rPr>
          <w:rFonts w:ascii="Montserrat" w:hAnsi="Montserrat"/>
          <w:i/>
          <w:sz w:val="24"/>
        </w:rPr>
        <w:t>why</w:t>
      </w:r>
      <w:r w:rsidRPr="00AF3F86">
        <w:rPr>
          <w:rFonts w:ascii="Montserrat" w:hAnsi="Montserrat"/>
          <w:sz w:val="24"/>
        </w:rPr>
        <w:t xml:space="preserve"> such harsh rules had been levered against them. Poor Howe, he was as much a victim as she; the man hadn't even realized that he'd been programmed for the desperation strike. He had been horrified when he caught up to her in the corridor.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His surprize had displaced his greif for an instant when he discovered he didn't even need to explain his actions to her. </w:t>
      </w:r>
      <w:r w:rsidRPr="00AF3F86">
        <w:rPr>
          <w:rFonts w:ascii="Montserrat" w:hAnsi="Montserrat"/>
          <w:i/>
          <w:sz w:val="24"/>
        </w:rPr>
        <w:t>It's not your fault,</w:t>
      </w:r>
      <w:r w:rsidRPr="00AF3F86">
        <w:rPr>
          <w:rFonts w:ascii="Montserrat" w:hAnsi="Montserrat"/>
          <w:sz w:val="24"/>
        </w:rPr>
        <w:t xml:space="preserve"> she had said the instant she saw him. Even still, he had stumbled over himself in fear of her reprise. After carefully explaining that she not upset at him, he had had asked her why. She had simply said she was used to it. How was she supposed to explain to him why she had not been surprised? She had survived this prejudice for too long to hold it against him. She had actually been more hurt by his fear of her wrath than the sickening realization that had passed with that first bullet through her.</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That fear was the enemy. Earth herself was hurt by the political fear surrounding her most gifted children. A psi of her rating could do a staggering amount of work in the safe haven of a planetary atmosphere if they'd let her. Instead, Latents labored and risked their lives in the same fashion as their ancestors did. She shook her head at the thought and adjusted the body sheath that served as the generic uniform of the Interstellar Armed Forces, and pulled on her flight jacket. While she qualified to pilot one of the deadly fighters attached to starships, that was not why she had the symbol of fighting pride. One of the </w:t>
      </w:r>
      <w:r w:rsidRPr="00AF3F86">
        <w:rPr>
          <w:rFonts w:ascii="Montserrat" w:hAnsi="Montserrat"/>
          <w:i/>
          <w:sz w:val="24"/>
        </w:rPr>
        <w:t xml:space="preserve">Exultan's </w:t>
      </w:r>
      <w:r w:rsidRPr="00AF3F86">
        <w:rPr>
          <w:rFonts w:ascii="Montserrat" w:hAnsi="Montserrat"/>
          <w:sz w:val="24"/>
        </w:rPr>
        <w:t xml:space="preserve">pilots had given to her as thanks for coming to his squadrons aid during the short war with Oasis. </w:t>
      </w:r>
    </w:p>
    <w:p w:rsidR="00961472" w:rsidRPr="00AF3F86" w:rsidRDefault="00961472">
      <w:pPr>
        <w:spacing w:line="360" w:lineRule="auto"/>
        <w:jc w:val="both"/>
        <w:rPr>
          <w:rFonts w:ascii="Montserrat" w:hAnsi="Montserrat"/>
          <w:sz w:val="24"/>
        </w:rPr>
      </w:pPr>
      <w:r w:rsidRPr="00AF3F86">
        <w:rPr>
          <w:rFonts w:ascii="Montserrat" w:hAnsi="Montserrat"/>
          <w:sz w:val="24"/>
        </w:rPr>
        <w:tab/>
        <w:t>She frowned. It was a turn in her thoughts, but it led back to the same place. Even the Oasians, being the most psi sophisticated of the human worlds, banned their powerful Actives from the surface of their worlds. She was no more welcome there than on Earth even before the war. In the hundred and twenty odd years since she first revealed her power to her government on Earth, she had been hounded and harassed as a potential threat to all but one of the human inhabited planets. It had only gotten worse the longer she had lived. The fact that her ability allowed her to maintain her youth for as long as she willed it made her existence a lash at normal men and women. She couldn't help a short bitter laugh. Sure, she could survive indefinately virtually anywhere in the universe, planet or no, but what was the point? She didn't have a life!</w:t>
      </w:r>
    </w:p>
    <w:p w:rsidR="00961472" w:rsidRPr="00AF3F86" w:rsidRDefault="00961472">
      <w:pPr>
        <w:spacing w:line="360" w:lineRule="auto"/>
        <w:jc w:val="both"/>
        <w:rPr>
          <w:rFonts w:ascii="Montserrat" w:hAnsi="Montserrat"/>
          <w:sz w:val="24"/>
        </w:rPr>
      </w:pPr>
      <w:r w:rsidRPr="00AF3F86">
        <w:rPr>
          <w:rFonts w:ascii="Montserrat" w:hAnsi="Montserrat"/>
          <w:sz w:val="24"/>
        </w:rPr>
        <w:tab/>
        <w:t>She, like most of the psi's she knew, was gradually becoming alien under her forced exposure to the cold embrace of the cosmos. The reality she identified with becoming more and more remote to the life she had known as a girl back when psionics was considered science fiction.</w:t>
      </w:r>
    </w:p>
    <w:p w:rsidR="00961472" w:rsidRPr="00AF3F86" w:rsidRDefault="00961472">
      <w:pPr>
        <w:spacing w:line="360" w:lineRule="auto"/>
        <w:jc w:val="both"/>
        <w:rPr>
          <w:rFonts w:ascii="Montserrat" w:hAnsi="Montserrat"/>
          <w:sz w:val="24"/>
        </w:rPr>
      </w:pPr>
      <w:r w:rsidRPr="00AF3F86">
        <w:rPr>
          <w:rFonts w:ascii="Montserrat" w:hAnsi="Montserrat"/>
          <w:sz w:val="24"/>
        </w:rPr>
        <w:tab/>
        <w:t>She sighed and brushed the anger out of her mind. Ahead of her was a world unclaimed by any government and she would walk for a time under a blue (she hoped) sky uncrippled by drugs or scramblers. She depressurized the airlock and felt the celestial beast awaken within her to redefine her body. In about the same space of time it would take to hold her breath, her body began to unknit and restructure itself. Most of the restructuring was analogous to her terrestrial biology, meaning that on a purely motor level, she was unchanged. For the most part, biological functions were becoming more specialized to accommodate a mass/energy metabolism. He mind was literally holding her body together and forcing it to live as her environment conspired to kill it. The greatest changes would have been neurological if not for the fact that the first time she'd had to do this, the changes had remained permanent. The consequences having been that she lived perpetually with a psionic hyper awareness of her biology and those forces she could control to preserve and reinforce it. If her body required sustenance it took an act of will to keep her mind from simply grabbing the requisite atoms and particles and fabricating it. If she did not stop herself, she could go for weeks or even months not eating without even realizing it.</w:t>
      </w:r>
    </w:p>
    <w:p w:rsidR="00961472" w:rsidRPr="00AF3F86" w:rsidRDefault="00961472">
      <w:pPr>
        <w:spacing w:line="360" w:lineRule="auto"/>
        <w:jc w:val="both"/>
        <w:rPr>
          <w:rFonts w:ascii="Montserrat" w:hAnsi="Montserrat"/>
          <w:sz w:val="24"/>
        </w:rPr>
      </w:pPr>
      <w:r w:rsidRPr="00AF3F86">
        <w:rPr>
          <w:rFonts w:ascii="Montserrat" w:hAnsi="Montserrat"/>
          <w:sz w:val="24"/>
        </w:rPr>
        <w:tab/>
        <w:t>There were times when she wondered if it was possible for her to die.</w:t>
      </w:r>
    </w:p>
    <w:p w:rsidR="00961472" w:rsidRPr="00AF3F86" w:rsidRDefault="00961472">
      <w:pPr>
        <w:spacing w:line="360" w:lineRule="auto"/>
        <w:jc w:val="both"/>
        <w:rPr>
          <w:rFonts w:ascii="Montserrat" w:hAnsi="Montserrat"/>
          <w:sz w:val="24"/>
        </w:rPr>
      </w:pPr>
      <w:r w:rsidRPr="00AF3F86">
        <w:rPr>
          <w:rFonts w:ascii="Montserrat" w:hAnsi="Montserrat"/>
          <w:sz w:val="24"/>
        </w:rPr>
        <w:tab/>
        <w:t>She was dreadfully aware how easily she could lose her humanity. If she simply stopped eating, she might gradually change to the point where she would not be capable of eating. There would be no point to maintaining a digestive system. Eventually, she wouldn't bother. And if there was no point to a digestive system, why bother with a circulatory system? Or a repriratory system? Why bother with internal organs at all? It was too frightening to think about. She could redefine the whole of her bodily capabilities in hyperspatial dimensions, wholly devoid of three dimensional limits. But that line of thought eventually dwindled down to: Why have a body at all? She shook herself out of that dangerous loop and wrenched her mind back to the job at hand.</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The ready light blinked on and she hit the outer door release button. The slightest breeze proceeded her out as the residue of air was sucked out in a rain of microscopic frost. She grasped the edges of the interface with her mind, wrinkled its geometry with her will and flew free of the ship's shadow. </w:t>
      </w:r>
    </w:p>
    <w:p w:rsidR="00961472" w:rsidRPr="00AF3F86" w:rsidRDefault="00961472">
      <w:pPr>
        <w:spacing w:line="360" w:lineRule="auto"/>
        <w:jc w:val="both"/>
        <w:rPr>
          <w:rFonts w:ascii="Montserrat" w:hAnsi="Montserrat"/>
          <w:sz w:val="24"/>
        </w:rPr>
      </w:pPr>
      <w:r w:rsidRPr="00AF3F86">
        <w:rPr>
          <w:rFonts w:ascii="Montserrat" w:hAnsi="Montserrat"/>
          <w:sz w:val="24"/>
        </w:rPr>
        <w:tab/>
        <w:t>She felt the rain of photons and oriented herself towards the distant sun. A large star from this distance, but clearly the center of the local gravity well. She drank in raw, full spectrum radiation, unconsciously converting it to a form that would sustain her in this fatal environment.</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Because her telepathic aspect was overwhelmingly intimate, she composed and broadcast her status report in the microwave frequency she had arranged with the </w:t>
      </w:r>
      <w:r w:rsidRPr="00AF3F86">
        <w:rPr>
          <w:rFonts w:ascii="Montserrat" w:hAnsi="Montserrat"/>
          <w:i/>
          <w:sz w:val="24"/>
        </w:rPr>
        <w:t>Exultant</w:t>
      </w:r>
      <w:r w:rsidRPr="00AF3F86">
        <w:rPr>
          <w:rFonts w:ascii="Montserrat" w:hAnsi="Montserrat"/>
          <w:sz w:val="24"/>
        </w:rPr>
        <w:t xml:space="preserve">. The confirmation signal tickled her consciousness.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As she drifted along her initial vector, she cast a last look at the vast sweeping lines of the vessel that had been both home and prison for almost seven years. From a moderate distance, the ship looked like some esoteric multi-bladed knife for killing gods. Her motion was only momentum at this point, so she turned her will to carving a precise </w:t>
      </w:r>
      <w:r w:rsidRPr="00AF3F86">
        <w:rPr>
          <w:rFonts w:ascii="Montserrat" w:hAnsi="Montserrat"/>
          <w:i/>
          <w:sz w:val="24"/>
        </w:rPr>
        <w:t>surf</w:t>
      </w:r>
      <w:r w:rsidRPr="00AF3F86">
        <w:rPr>
          <w:rFonts w:ascii="Montserrat" w:hAnsi="Montserrat"/>
          <w:sz w:val="24"/>
        </w:rPr>
        <w:t xml:space="preserve"> insertion. Where real space met the interface there existed a natural wavefront that would impell her along at the speed of light. Earth psi's took to calling it the </w:t>
      </w:r>
      <w:r w:rsidRPr="00AF3F86">
        <w:rPr>
          <w:rFonts w:ascii="Montserrat" w:hAnsi="Montserrat"/>
          <w:i/>
          <w:sz w:val="24"/>
        </w:rPr>
        <w:t>surf</w:t>
      </w:r>
      <w:r w:rsidRPr="00AF3F86">
        <w:rPr>
          <w:rFonts w:ascii="Montserrat" w:hAnsi="Montserrat"/>
          <w:sz w:val="24"/>
        </w:rPr>
        <w:t xml:space="preserve"> almost immediately upon discovering it. </w:t>
      </w:r>
      <w:r w:rsidRPr="00AF3F86">
        <w:rPr>
          <w:rFonts w:ascii="Montserrat" w:hAnsi="Montserrat"/>
          <w:i/>
          <w:sz w:val="24"/>
        </w:rPr>
        <w:t>Surfing</w:t>
      </w:r>
      <w:r w:rsidRPr="00AF3F86">
        <w:rPr>
          <w:rFonts w:ascii="Montserrat" w:hAnsi="Montserrat"/>
          <w:sz w:val="24"/>
        </w:rPr>
        <w:t xml:space="preserve"> was perhaps more risky than the situation called for, but she'd reach her target area in hours instead of days. An attempt to bridge these distances was too energy intensive for her taste, since she'd be mentally exhausted in all but the most propituous circumstances by the effort. Riding the EM wavefront was an opposing risk. The </w:t>
      </w:r>
      <w:r w:rsidRPr="00AF3F86">
        <w:rPr>
          <w:rFonts w:ascii="Montserrat" w:hAnsi="Montserrat"/>
          <w:i/>
          <w:sz w:val="24"/>
        </w:rPr>
        <w:t>surf</w:t>
      </w:r>
      <w:r w:rsidRPr="00AF3F86">
        <w:rPr>
          <w:rFonts w:ascii="Montserrat" w:hAnsi="Montserrat"/>
          <w:sz w:val="24"/>
        </w:rPr>
        <w:t xml:space="preserve"> was a sea of infinite energy she simply channeled herself into. Her motion was incidental to her effort, which was to keep her focus clean enough to prevent too much of that energy from flowing into her reserves where they could possibly over amp her consciousness and bootstrap her right out of her mind. Cosmic awareness might as well be oblivion for all the good it would do for her body in the </w:t>
      </w:r>
      <w:r w:rsidRPr="00AF3F86">
        <w:rPr>
          <w:rFonts w:ascii="Montserrat" w:hAnsi="Montserrat"/>
          <w:i/>
          <w:sz w:val="24"/>
        </w:rPr>
        <w:t>surf</w:t>
      </w:r>
      <w:r w:rsidRPr="00AF3F86">
        <w:rPr>
          <w:rFonts w:ascii="Montserrat" w:hAnsi="Montserrat"/>
          <w:sz w:val="24"/>
        </w:rPr>
        <w:t xml:space="preserve">. </w:t>
      </w:r>
    </w:p>
    <w:p w:rsidR="00961472" w:rsidRPr="00AF3F86" w:rsidRDefault="00961472">
      <w:pPr>
        <w:spacing w:line="360" w:lineRule="auto"/>
        <w:jc w:val="both"/>
        <w:rPr>
          <w:rFonts w:ascii="Montserrat" w:hAnsi="Montserrat"/>
          <w:sz w:val="24"/>
        </w:rPr>
      </w:pPr>
      <w:r w:rsidRPr="00AF3F86">
        <w:rPr>
          <w:rFonts w:ascii="Montserrat" w:hAnsi="Montserrat"/>
          <w:sz w:val="24"/>
        </w:rPr>
        <w:br w:type="page"/>
        <w:t>Of Man and Lyn</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i/>
          <w:sz w:val="24"/>
        </w:rPr>
      </w:pPr>
      <w:r w:rsidRPr="00AF3F86">
        <w:rPr>
          <w:rFonts w:ascii="Montserrat" w:hAnsi="Montserrat"/>
          <w:sz w:val="24"/>
        </w:rPr>
        <w:t>Aeid : I</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The Third Joint Colonial Expidition, under the leadership of Earth's Advance Reconnisance Fleet, was forced out of hyperspace by an interface anomoly.  The fleet's related mission objective of conducting a review of mapped conversion points compelled it to investigate.  Fleet command was soon distracted by a smaller discovery.  Six men and women, found incapaciteted at the edges of the translation site, are picked up and transferred under quarentine to a medical frigate while marine recon units conduct their survey. When the refugees are genetically profiled in medlab it turns out that the group is not as human as they appear.   This draws the attention of the fleet's alien advisor.  The realization of what they are comes just as the nexus draws the attention of the Ancients.  The ensuing battle prevents further exploration of this particular mystery even as it provides cover for the enacting of a vandetta as old as the original cause of the great war of heaven.  </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Humanity reached the stars only to discover that a great swath of galaxies, including Man's own Milky Way, were held in the clawing fist of a vastly powerful alien empire.  What was worse, that empire was at war.  A war begun before the dawn of Earth's history and still raged between vast and terrible adversaries known only as the Ancients, collectively.  For more than a century, Man's first tentative steps across the veil of space revealed only hints of the great conflict.  The faces of these powerful forces remained hidden while Earth's efforts brought men into contact with other human civilizations that had reached the stars to face the same horror.  Inevitably, their united exploration revealed that Earth, like many of the sister worlds still being discovered, were bypassed in their infancy by the Ancient's jump to galactic war.  A renegade element of their current Ancient Overlords, in self exile among the human worlds, finally came foreward and revealed to men the true face of the ageless conflict.  With the aid of these alien advisors, mankind began to secure its position in the universe and probe the underbelly of the conflict unfolding over them.  Fleets of ships were commissioned to explore the Orion Arm in search of the portals to the translation network that gave their Overlords access to the greater universe.  </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In spite of the fact that human survival is utterly dependant on the active psi capabilities possessed by a growing percentage of the population, political measures have barred all but the weakest of Actives (CL I and the lower end of CL II ratings) from unimpaired access the surface of inhabited worlds.  Various 'sleeper' treatments are employed to restrict or fully subdue the capacity of psi's with proscribed ratings for the duration of their planetary stay.  The technology exists to readily destroy any psi who violates these edicts, ironically derived from the advances that psi's themselves helped develope for the benefit of all mankind.  The effect of these edicts on psi's is hard to measure.  To an individual with the power to soar naked in the void and prolong his or her life indefinately by sheer willpower, dependance on planetary lifesupport is an alien concept.  Psi interest in planetary existence is largely fueled by a facsination with the social aspect of earthly living.  For many, the Psionic Corp of the Interstellar Armed Forces offers an acceptible alternative, as they are the perfect explorers of the cosmos.  The only exception to the moritorium is Majestic, a planet discovered, terraformed and collonized Psi Actives in response to thier enforced exile from Earth.</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It is a sad fact that in spite of the danger threatening all of humanity, the various worlds in this uneasy alliance are constantly feeling out their opportunities to conquer each other.  Earth's strong position in the alliance was created by the strength of their last rebuttal of an Oasian invasion, where Earth finally showed the true extent of its psionic resources melded gloriously with its conventional forces.  The training of Earth Actives by an Oasian ex-patriot has bought Earth the time to face its present challenges.</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To set the stage of the Ancients, it is important to note that they are emmigrants of civilizations that survived the death of a separate universe.  Cheif amongst them were those under the direction of the nineveh.  Of the various Ancients, known as Outer Gods in many civilizations, only the ninevehn were able to anchor themselves in a correlletive of their own kind, the lyn.  Dragons are among the first of the native intelligences to reach majority in our universe and acheive independance from the Ancients, and as a result are considered Ancients themselves.  It is probable that Dragons are themselves an outer race considering their native psionic capabilities with regard to the subjective universe commonly held to be the only viable bridge between universes.  Dragons themselves maintain otherwise in their dealings with other native races.  At this time, there is no point in arguing this point with them.  In any case, the Outer Gods, those intelligences that are contemporaries of the ninevehn, are terrifyingly alien and thoroughly deserve the appellation borrowed from H. P. Lovecraft.  Modern critics even go so far as to suggest that none of Lovecraft's visions were wholly fiction, but the result of some latent psi capability on the part of that author.  The acclimitization of the ninevehn to the native lyn of this universe was a difficult process, as they could only marginally influence the evolutionary processes of the native lyn in a direction that would incorporate the essential substance of the ninevehn.  Never the less, Ancient and native lyn were unified very early in the history of this universe giving them an awesome advantage over the other outer races.  They acted early in recruiting native intelligences as client races in developing the resources of this universe.  The discovery of humanity threw a dangerous hitch in the progress of this cooperative effort.  The convergent evolution of human and lyn and the particular interest the lyn took in this primitive species alarmed the client races who, with the decisive aid of the dragons slipped the reign of the Aeslyn.  During the upheaval of those times, many client races fell to the devices of the Outer Gods, many remained under the wind of the Dragons, and the most advanced collective of humans fled and founded their own world, Oasis.  A consequence of the conflict was the founding of a splinter faction of the lyn sparked by the personification of the nineveh consciousness in two individuals.  The objective of this faction was to slay these two individuals.  Ironically, this faction was inspired by the first of the two nineveh consciousnesses as her following.  In more recent times, the Oasians have been targeted by a faction of the Outer Gods who in thier best day rivaled the Lyn Ancients only to arrive in this universe as disembodied wraiths.  </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There is unpleasant evidence that other sentient races are sponsored by Ancients, as many instances have been reported of Ancients accompanying and fortifying (or merely using) the alien fleets humanity has been denied contact with.  This theory is finally ratified by the appearence of alien fleets under the command of Ancients at the Cinder Nexus.  The appearance of a force of the Eldest on their heels reveals the reason for the Ancients' disdain for humanity when they demand the service of their human 'charges' to aid them in driving out the Dragon forces.  The Earth fleet almost fails to recognize that </w:t>
      </w:r>
      <w:r w:rsidRPr="00AF3F86">
        <w:rPr>
          <w:rFonts w:ascii="Montserrat" w:hAnsi="Montserrat"/>
          <w:i/>
          <w:sz w:val="24"/>
        </w:rPr>
        <w:t>they</w:t>
      </w:r>
      <w:r w:rsidRPr="00AF3F86">
        <w:rPr>
          <w:rFonts w:ascii="Montserrat" w:hAnsi="Montserrat"/>
          <w:sz w:val="24"/>
        </w:rPr>
        <w:t xml:space="preserve"> were being addressed by the angelic Ancients.  Their advisor had always known better, however.  He had also guessed what had drawn The Host so deeply across the enemy lines and prepared the lyn, Av, to claim precedence for the loyalty of the fleet and rights under establishment to the world below them and its vital nexus.  The evidence of previous human habitation makes this a human world and thus excluded from the dominion of either Ancient race.  This desperate commitment of Earth's colonial resources to an obvious focal point in the Ancient's war goes against every intention for the expidition, but Kzeisza stands firm on the point that it is the only way to give humanity any hope in what is certain to come.  Av plays her part, barely comprehending the effect she has on The Host's present representitives, under Kzeisza's careful direction.</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br w:type="page"/>
        <w:t xml:space="preserve"> </w:t>
      </w:r>
    </w:p>
    <w:p w:rsidR="00961472" w:rsidRPr="00AF3F86" w:rsidRDefault="00961472">
      <w:pPr>
        <w:spacing w:line="360" w:lineRule="auto"/>
        <w:jc w:val="both"/>
        <w:rPr>
          <w:rFonts w:ascii="Montserrat" w:hAnsi="Montserrat"/>
          <w:spacing w:val="-3"/>
          <w:sz w:val="24"/>
        </w:rPr>
      </w:pPr>
      <w:r w:rsidRPr="00AF3F86">
        <w:rPr>
          <w:rFonts w:ascii="Montserrat" w:hAnsi="Montserrat"/>
          <w:sz w:val="24"/>
        </w:rPr>
        <w:br w:type="page"/>
      </w:r>
      <w:r w:rsidRPr="00AF3F86">
        <w:rPr>
          <w:rFonts w:ascii="Montserrat" w:hAnsi="Montserrat"/>
          <w:spacing w:val="-3"/>
          <w:sz w:val="24"/>
        </w:rPr>
        <w:t>Flag Staff:</w:t>
      </w:r>
    </w:p>
    <w:p w:rsidR="00961472" w:rsidRPr="00AF3F86" w:rsidRDefault="00961472">
      <w:pPr>
        <w:spacing w:line="360" w:lineRule="auto"/>
        <w:jc w:val="both"/>
        <w:rPr>
          <w:rFonts w:ascii="Montserrat" w:hAnsi="Montserrat"/>
          <w:spacing w:val="-3"/>
          <w:sz w:val="24"/>
        </w:rPr>
      </w:pPr>
      <w:r w:rsidRPr="00AF3F86">
        <w:rPr>
          <w:rFonts w:ascii="Montserrat" w:hAnsi="Montserrat"/>
          <w:spacing w:val="-3"/>
          <w:sz w:val="24"/>
        </w:rPr>
        <w:tab/>
        <w:t>Admiral (****) Alexander Shoen Dane 1</w:t>
      </w:r>
    </w:p>
    <w:p w:rsidR="00961472" w:rsidRPr="00AF3F86" w:rsidRDefault="00961472">
      <w:pPr>
        <w:spacing w:line="360" w:lineRule="auto"/>
        <w:jc w:val="both"/>
        <w:rPr>
          <w:rFonts w:ascii="Montserrat" w:hAnsi="Montserrat"/>
          <w:spacing w:val="-3"/>
          <w:sz w:val="24"/>
        </w:rPr>
      </w:pPr>
      <w:r w:rsidRPr="00AF3F86">
        <w:rPr>
          <w:rFonts w:ascii="Montserrat" w:hAnsi="Montserrat"/>
          <w:spacing w:val="-3"/>
          <w:sz w:val="24"/>
        </w:rPr>
        <w:tab/>
        <w:t>Director of Operations, Rear Admiral ((**)Fleet Exec) 1</w:t>
      </w:r>
    </w:p>
    <w:p w:rsidR="00961472" w:rsidRPr="00AF3F86" w:rsidRDefault="00961472">
      <w:pPr>
        <w:spacing w:line="360" w:lineRule="auto"/>
        <w:jc w:val="both"/>
        <w:rPr>
          <w:rFonts w:ascii="Montserrat" w:hAnsi="Montserrat"/>
          <w:spacing w:val="-3"/>
          <w:sz w:val="24"/>
        </w:rPr>
      </w:pPr>
      <w:r w:rsidRPr="00AF3F86">
        <w:rPr>
          <w:rFonts w:ascii="Montserrat" w:hAnsi="Montserrat"/>
          <w:spacing w:val="-3"/>
          <w:sz w:val="24"/>
        </w:rPr>
        <w:tab/>
        <w:t>Commodor (Battle Group/Task Force Commander)4</w:t>
      </w:r>
    </w:p>
    <w:p w:rsidR="00961472" w:rsidRPr="00AF3F86" w:rsidRDefault="00961472">
      <w:pPr>
        <w:spacing w:line="360" w:lineRule="auto"/>
        <w:jc w:val="both"/>
        <w:rPr>
          <w:rFonts w:ascii="Montserrat" w:hAnsi="Montserrat"/>
          <w:spacing w:val="-3"/>
          <w:sz w:val="24"/>
        </w:rPr>
      </w:pPr>
      <w:r w:rsidRPr="00AF3F86">
        <w:rPr>
          <w:rFonts w:ascii="Montserrat" w:hAnsi="Montserrat"/>
          <w:spacing w:val="-3"/>
          <w:sz w:val="24"/>
        </w:rPr>
        <w:tab/>
        <w:t>Ship Captain SD 4 BB 8 CG 12 CV 4 SS 2</w:t>
      </w:r>
    </w:p>
    <w:p w:rsidR="00961472" w:rsidRPr="00AF3F86" w:rsidRDefault="00961472">
      <w:pPr>
        <w:spacing w:line="360" w:lineRule="auto"/>
        <w:jc w:val="both"/>
        <w:rPr>
          <w:rFonts w:ascii="Montserrat" w:hAnsi="Montserrat"/>
          <w:spacing w:val="-3"/>
          <w:sz w:val="24"/>
        </w:rPr>
      </w:pPr>
      <w:r w:rsidRPr="00AF3F86">
        <w:rPr>
          <w:rFonts w:ascii="Montserrat" w:hAnsi="Montserrat"/>
          <w:spacing w:val="-3"/>
          <w:sz w:val="24"/>
        </w:rPr>
        <w:tab/>
        <w:t>Ship Commander FF/DD 24-40</w:t>
      </w:r>
    </w:p>
    <w:p w:rsidR="00961472" w:rsidRPr="00AF3F86" w:rsidRDefault="00961472">
      <w:pPr>
        <w:spacing w:line="360" w:lineRule="auto"/>
        <w:jc w:val="both"/>
        <w:rPr>
          <w:rFonts w:ascii="Montserrat" w:hAnsi="Montserrat"/>
          <w:spacing w:val="-3"/>
          <w:sz w:val="24"/>
        </w:rPr>
      </w:pPr>
      <w:r w:rsidRPr="00AF3F86">
        <w:rPr>
          <w:rFonts w:ascii="Montserrat" w:hAnsi="Montserrat"/>
          <w:spacing w:val="-3"/>
          <w:sz w:val="24"/>
        </w:rPr>
        <w:tab/>
        <w:t>Captain (dept heads excepting security and ground troops(marine cmd)) 5</w:t>
      </w:r>
    </w:p>
    <w:p w:rsidR="00961472" w:rsidRPr="00AF3F86" w:rsidRDefault="00961472">
      <w:pPr>
        <w:spacing w:line="360" w:lineRule="auto"/>
        <w:jc w:val="both"/>
        <w:rPr>
          <w:rFonts w:ascii="Montserrat" w:hAnsi="Montserrat"/>
          <w:spacing w:val="-3"/>
          <w:sz w:val="24"/>
        </w:rPr>
      </w:pPr>
      <w:r w:rsidRPr="00AF3F86">
        <w:rPr>
          <w:rFonts w:ascii="Montserrat" w:hAnsi="Montserrat"/>
          <w:spacing w:val="-3"/>
          <w:sz w:val="24"/>
        </w:rPr>
        <w:tab/>
        <w:t>(Lt General Marines dept head security and ground troops) 1</w:t>
      </w:r>
    </w:p>
    <w:p w:rsidR="00961472" w:rsidRPr="00AF3F86" w:rsidRDefault="00961472">
      <w:pPr>
        <w:spacing w:line="360" w:lineRule="auto"/>
        <w:jc w:val="both"/>
        <w:rPr>
          <w:rFonts w:ascii="Montserrat" w:hAnsi="Montserrat"/>
          <w:spacing w:val="-3"/>
          <w:sz w:val="24"/>
        </w:rPr>
      </w:pPr>
      <w:r w:rsidRPr="00AF3F86">
        <w:rPr>
          <w:rFonts w:ascii="Montserrat" w:hAnsi="Montserrat"/>
          <w:spacing w:val="-3"/>
          <w:sz w:val="24"/>
        </w:rPr>
        <w:tab/>
        <w:t>Commander Alles, Fleet Bridge (Dir of Ops Task Force 1)(equiv to ship cmdr)</w:t>
      </w:r>
    </w:p>
    <w:p w:rsidR="00961472" w:rsidRPr="00AF3F86" w:rsidRDefault="00961472">
      <w:pPr>
        <w:spacing w:line="360" w:lineRule="auto"/>
        <w:jc w:val="both"/>
        <w:rPr>
          <w:rFonts w:ascii="Montserrat" w:hAnsi="Montserrat"/>
          <w:spacing w:val="-3"/>
          <w:sz w:val="24"/>
        </w:rPr>
      </w:pPr>
      <w:r w:rsidRPr="00AF3F86">
        <w:rPr>
          <w:rFonts w:ascii="Montserrat" w:hAnsi="Montserrat"/>
          <w:spacing w:val="-3"/>
          <w:sz w:val="24"/>
        </w:rPr>
        <w:tab/>
        <w:t>Lieutennant Commander Selene Moor, Fleet Bridge</w:t>
      </w:r>
    </w:p>
    <w:p w:rsidR="00961472" w:rsidRPr="00AF3F86" w:rsidRDefault="00961472">
      <w:pPr>
        <w:spacing w:line="360" w:lineRule="auto"/>
        <w:jc w:val="both"/>
        <w:rPr>
          <w:rFonts w:ascii="Montserrat" w:hAnsi="Montserrat"/>
          <w:spacing w:val="-3"/>
          <w:sz w:val="24"/>
        </w:rPr>
      </w:pPr>
    </w:p>
    <w:p w:rsidR="00961472" w:rsidRPr="00AF3F86" w:rsidRDefault="00961472">
      <w:pPr>
        <w:spacing w:line="360" w:lineRule="auto"/>
        <w:jc w:val="both"/>
        <w:rPr>
          <w:rFonts w:ascii="Montserrat" w:hAnsi="Montserrat"/>
          <w:spacing w:val="-3"/>
          <w:sz w:val="24"/>
        </w:rPr>
      </w:pPr>
      <w:r w:rsidRPr="00AF3F86">
        <w:rPr>
          <w:rFonts w:ascii="Montserrat" w:hAnsi="Montserrat"/>
          <w:spacing w:val="-3"/>
          <w:sz w:val="24"/>
        </w:rPr>
        <w:t>Exultant:</w:t>
      </w:r>
    </w:p>
    <w:p w:rsidR="00961472" w:rsidRPr="00AF3F86" w:rsidRDefault="00961472">
      <w:pPr>
        <w:spacing w:line="360" w:lineRule="auto"/>
        <w:jc w:val="both"/>
        <w:rPr>
          <w:rFonts w:ascii="Montserrat" w:hAnsi="Montserrat"/>
          <w:spacing w:val="-3"/>
          <w:sz w:val="24"/>
        </w:rPr>
      </w:pPr>
      <w:r w:rsidRPr="00AF3F86">
        <w:rPr>
          <w:rFonts w:ascii="Montserrat" w:hAnsi="Montserrat"/>
          <w:spacing w:val="-3"/>
          <w:sz w:val="24"/>
        </w:rPr>
        <w:t>*</w:t>
      </w:r>
      <w:r w:rsidRPr="00AF3F86">
        <w:rPr>
          <w:rFonts w:ascii="Montserrat" w:hAnsi="Montserrat"/>
          <w:spacing w:val="-3"/>
          <w:sz w:val="24"/>
        </w:rPr>
        <w:tab/>
        <w:t>Captain Daron Medea</w:t>
      </w:r>
    </w:p>
    <w:p w:rsidR="00961472" w:rsidRPr="00AF3F86" w:rsidRDefault="00961472">
      <w:pPr>
        <w:spacing w:line="360" w:lineRule="auto"/>
        <w:jc w:val="both"/>
        <w:rPr>
          <w:rFonts w:ascii="Montserrat" w:hAnsi="Montserrat"/>
          <w:spacing w:val="-3"/>
          <w:sz w:val="24"/>
        </w:rPr>
      </w:pPr>
      <w:r w:rsidRPr="00AF3F86">
        <w:rPr>
          <w:rFonts w:ascii="Montserrat" w:hAnsi="Montserrat"/>
          <w:spacing w:val="-3"/>
          <w:sz w:val="24"/>
        </w:rPr>
        <w:tab/>
        <w:t>Commander Daniel Howe</w:t>
      </w:r>
    </w:p>
    <w:p w:rsidR="00961472" w:rsidRPr="00AF3F86" w:rsidRDefault="00961472">
      <w:pPr>
        <w:spacing w:line="360" w:lineRule="auto"/>
        <w:jc w:val="both"/>
        <w:rPr>
          <w:rFonts w:ascii="Montserrat" w:hAnsi="Montserrat"/>
          <w:spacing w:val="-3"/>
          <w:sz w:val="24"/>
        </w:rPr>
      </w:pPr>
      <w:r w:rsidRPr="00AF3F86">
        <w:rPr>
          <w:rFonts w:ascii="Montserrat" w:hAnsi="Montserrat"/>
          <w:spacing w:val="-3"/>
          <w:sz w:val="24"/>
        </w:rPr>
        <w:tab/>
        <w:t>Lieutennant Commander Albert Grey</w:t>
      </w:r>
    </w:p>
    <w:p w:rsidR="00961472" w:rsidRPr="00AF3F86" w:rsidRDefault="00961472">
      <w:pPr>
        <w:spacing w:line="360" w:lineRule="auto"/>
        <w:jc w:val="both"/>
        <w:rPr>
          <w:rFonts w:ascii="Montserrat" w:hAnsi="Montserrat"/>
          <w:spacing w:val="-3"/>
          <w:sz w:val="24"/>
        </w:rPr>
      </w:pPr>
      <w:r w:rsidRPr="00AF3F86">
        <w:rPr>
          <w:rFonts w:ascii="Montserrat" w:hAnsi="Montserrat"/>
          <w:spacing w:val="-3"/>
          <w:sz w:val="24"/>
        </w:rPr>
        <w:tab/>
        <w:t>Lieutennant Commander James Derrick, Siva 0</w:t>
      </w:r>
    </w:p>
    <w:p w:rsidR="00961472" w:rsidRPr="00AF3F86" w:rsidRDefault="00961472">
      <w:pPr>
        <w:spacing w:line="360" w:lineRule="auto"/>
        <w:jc w:val="both"/>
        <w:rPr>
          <w:rFonts w:ascii="Montserrat" w:hAnsi="Montserrat"/>
          <w:spacing w:val="-3"/>
          <w:sz w:val="24"/>
        </w:rPr>
      </w:pPr>
      <w:r w:rsidRPr="00AF3F86">
        <w:rPr>
          <w:rFonts w:ascii="Montserrat" w:hAnsi="Montserrat"/>
          <w:spacing w:val="-3"/>
          <w:sz w:val="24"/>
        </w:rPr>
        <w:tab/>
        <w:t>Lieutennant AliceTavers</w:t>
      </w:r>
    </w:p>
    <w:p w:rsidR="00961472" w:rsidRPr="00AF3F86" w:rsidRDefault="00961472">
      <w:pPr>
        <w:spacing w:line="360" w:lineRule="auto"/>
        <w:jc w:val="both"/>
        <w:rPr>
          <w:rFonts w:ascii="Montserrat" w:hAnsi="Montserrat"/>
          <w:spacing w:val="-3"/>
          <w:sz w:val="24"/>
        </w:rPr>
      </w:pPr>
      <w:r w:rsidRPr="00AF3F86">
        <w:rPr>
          <w:rFonts w:ascii="Montserrat" w:hAnsi="Montserrat"/>
          <w:spacing w:val="-3"/>
          <w:sz w:val="24"/>
        </w:rPr>
        <w:tab/>
        <w:t>Lieutennant Michael Sanzex</w:t>
      </w:r>
    </w:p>
    <w:p w:rsidR="00961472" w:rsidRPr="00AF3F86" w:rsidRDefault="00961472">
      <w:pPr>
        <w:spacing w:line="360" w:lineRule="auto"/>
        <w:jc w:val="both"/>
        <w:rPr>
          <w:rFonts w:ascii="Montserrat" w:hAnsi="Montserrat"/>
          <w:spacing w:val="-3"/>
          <w:sz w:val="24"/>
        </w:rPr>
      </w:pPr>
      <w:r w:rsidRPr="00AF3F86">
        <w:rPr>
          <w:rFonts w:ascii="Montserrat" w:hAnsi="Montserrat"/>
          <w:spacing w:val="-3"/>
          <w:sz w:val="24"/>
        </w:rPr>
        <w:tab/>
        <w:t>Lt Junior Grade Mia Cezzaro, Siva 9</w:t>
      </w:r>
    </w:p>
    <w:p w:rsidR="00961472" w:rsidRPr="00AF3F86" w:rsidRDefault="00961472">
      <w:pPr>
        <w:spacing w:line="360" w:lineRule="auto"/>
        <w:jc w:val="both"/>
        <w:rPr>
          <w:rFonts w:ascii="Montserrat" w:hAnsi="Montserrat"/>
          <w:spacing w:val="-3"/>
          <w:sz w:val="24"/>
        </w:rPr>
      </w:pPr>
      <w:r w:rsidRPr="00AF3F86">
        <w:rPr>
          <w:rFonts w:ascii="Montserrat" w:hAnsi="Montserrat"/>
          <w:spacing w:val="-3"/>
          <w:sz w:val="24"/>
        </w:rPr>
        <w:tab/>
        <w:t>Petty Officer First Class Miraena</w:t>
      </w:r>
    </w:p>
    <w:p w:rsidR="00961472" w:rsidRPr="00AF3F86" w:rsidRDefault="00961472">
      <w:pPr>
        <w:spacing w:line="360" w:lineRule="auto"/>
        <w:jc w:val="both"/>
        <w:rPr>
          <w:rFonts w:ascii="Montserrat" w:hAnsi="Montserrat"/>
          <w:spacing w:val="-3"/>
          <w:sz w:val="24"/>
        </w:rPr>
      </w:pPr>
      <w:r w:rsidRPr="00AF3F86">
        <w:rPr>
          <w:rFonts w:ascii="Montserrat" w:hAnsi="Montserrat"/>
          <w:spacing w:val="-3"/>
          <w:sz w:val="24"/>
        </w:rPr>
        <w:tab/>
        <w:t>Cheif Medical Technician Nyon</w:t>
      </w:r>
    </w:p>
    <w:p w:rsidR="00961472" w:rsidRPr="00AF3F86" w:rsidRDefault="00961472">
      <w:pPr>
        <w:spacing w:line="360" w:lineRule="auto"/>
        <w:jc w:val="both"/>
        <w:rPr>
          <w:rFonts w:ascii="Montserrat" w:hAnsi="Montserrat"/>
          <w:spacing w:val="-3"/>
          <w:sz w:val="24"/>
        </w:rPr>
      </w:pPr>
    </w:p>
    <w:p w:rsidR="00961472" w:rsidRPr="00AF3F86" w:rsidRDefault="00961472">
      <w:pPr>
        <w:spacing w:line="360" w:lineRule="auto"/>
        <w:jc w:val="both"/>
        <w:rPr>
          <w:rFonts w:ascii="Montserrat" w:hAnsi="Montserrat"/>
          <w:spacing w:val="-3"/>
          <w:sz w:val="24"/>
        </w:rPr>
      </w:pPr>
      <w:r w:rsidRPr="00AF3F86">
        <w:rPr>
          <w:rFonts w:ascii="Montserrat" w:hAnsi="Montserrat"/>
          <w:spacing w:val="-3"/>
          <w:sz w:val="24"/>
        </w:rPr>
        <w:t xml:space="preserve">Marines: </w:t>
      </w:r>
    </w:p>
    <w:p w:rsidR="00961472" w:rsidRPr="00AF3F86" w:rsidRDefault="00961472">
      <w:pPr>
        <w:spacing w:line="360" w:lineRule="auto"/>
        <w:jc w:val="both"/>
        <w:rPr>
          <w:rFonts w:ascii="Montserrat" w:hAnsi="Montserrat"/>
          <w:spacing w:val="-3"/>
          <w:sz w:val="24"/>
        </w:rPr>
      </w:pPr>
      <w:r w:rsidRPr="00AF3F86">
        <w:rPr>
          <w:rFonts w:ascii="Montserrat" w:hAnsi="Montserrat"/>
          <w:spacing w:val="-3"/>
          <w:sz w:val="24"/>
        </w:rPr>
        <w:tab/>
        <w:t>Captain Joseph Ness, brevet Major</w:t>
      </w:r>
    </w:p>
    <w:p w:rsidR="00961472" w:rsidRPr="00AF3F86" w:rsidRDefault="00961472">
      <w:pPr>
        <w:spacing w:line="360" w:lineRule="auto"/>
        <w:jc w:val="both"/>
        <w:rPr>
          <w:rFonts w:ascii="Montserrat" w:hAnsi="Montserrat"/>
          <w:spacing w:val="-3"/>
          <w:sz w:val="24"/>
        </w:rPr>
      </w:pPr>
      <w:r w:rsidRPr="00AF3F86">
        <w:rPr>
          <w:rFonts w:ascii="Montserrat" w:hAnsi="Montserrat"/>
          <w:spacing w:val="-3"/>
          <w:sz w:val="24"/>
        </w:rPr>
        <w:tab/>
        <w:t>2nd Leiutennant Christopher Hanzek</w:t>
      </w:r>
    </w:p>
    <w:p w:rsidR="00961472" w:rsidRPr="00AF3F86" w:rsidRDefault="00961472">
      <w:pPr>
        <w:spacing w:line="360" w:lineRule="auto"/>
        <w:jc w:val="both"/>
        <w:rPr>
          <w:rFonts w:ascii="Montserrat" w:hAnsi="Montserrat"/>
          <w:spacing w:val="-3"/>
          <w:sz w:val="24"/>
        </w:rPr>
      </w:pPr>
      <w:r w:rsidRPr="00AF3F86">
        <w:rPr>
          <w:rFonts w:ascii="Montserrat" w:hAnsi="Montserrat"/>
          <w:spacing w:val="-3"/>
          <w:sz w:val="24"/>
        </w:rPr>
        <w:tab/>
        <w:t>Gunnery Sergent Moffit, Recon</w:t>
      </w:r>
    </w:p>
    <w:p w:rsidR="00961472" w:rsidRPr="00AF3F86" w:rsidRDefault="00961472">
      <w:pPr>
        <w:spacing w:line="360" w:lineRule="auto"/>
        <w:jc w:val="both"/>
        <w:rPr>
          <w:rFonts w:ascii="Montserrat" w:hAnsi="Montserrat"/>
          <w:spacing w:val="-3"/>
          <w:sz w:val="24"/>
        </w:rPr>
      </w:pPr>
    </w:p>
    <w:p w:rsidR="00961472" w:rsidRPr="00AF3F86" w:rsidRDefault="00961472">
      <w:pPr>
        <w:spacing w:line="360" w:lineRule="auto"/>
        <w:jc w:val="both"/>
        <w:rPr>
          <w:rFonts w:ascii="Montserrat" w:hAnsi="Montserrat"/>
          <w:spacing w:val="-3"/>
          <w:sz w:val="24"/>
        </w:rPr>
      </w:pPr>
      <w:r w:rsidRPr="00AF3F86">
        <w:rPr>
          <w:rFonts w:ascii="Montserrat" w:hAnsi="Montserrat"/>
          <w:spacing w:val="-3"/>
          <w:sz w:val="24"/>
        </w:rPr>
        <w:t xml:space="preserve">Intelligence: </w:t>
      </w:r>
    </w:p>
    <w:p w:rsidR="00961472" w:rsidRPr="00AF3F86" w:rsidRDefault="00961472">
      <w:pPr>
        <w:spacing w:line="360" w:lineRule="auto"/>
        <w:jc w:val="both"/>
        <w:rPr>
          <w:rFonts w:ascii="Montserrat" w:hAnsi="Montserrat"/>
          <w:spacing w:val="-3"/>
          <w:sz w:val="24"/>
        </w:rPr>
      </w:pPr>
      <w:r w:rsidRPr="00AF3F86">
        <w:rPr>
          <w:rFonts w:ascii="Montserrat" w:hAnsi="Montserrat"/>
          <w:spacing w:val="-3"/>
          <w:sz w:val="24"/>
        </w:rPr>
        <w:tab/>
        <w:t>Ramon DeSilva,  Argent</w:t>
      </w:r>
    </w:p>
    <w:p w:rsidR="00961472" w:rsidRPr="00AF3F86" w:rsidRDefault="00961472">
      <w:pPr>
        <w:spacing w:line="360" w:lineRule="auto"/>
        <w:jc w:val="both"/>
        <w:rPr>
          <w:rFonts w:ascii="Montserrat" w:hAnsi="Montserrat"/>
          <w:spacing w:val="-3"/>
          <w:sz w:val="24"/>
        </w:rPr>
      </w:pPr>
      <w:r w:rsidRPr="00AF3F86">
        <w:rPr>
          <w:rFonts w:ascii="Montserrat" w:hAnsi="Montserrat"/>
          <w:spacing w:val="-3"/>
          <w:sz w:val="24"/>
        </w:rPr>
        <w:tab/>
        <w:t>Ashoka Kim,  Tempyr</w:t>
      </w:r>
    </w:p>
    <w:p w:rsidR="00961472" w:rsidRPr="00AF3F86" w:rsidRDefault="00961472">
      <w:pPr>
        <w:spacing w:line="360" w:lineRule="auto"/>
        <w:jc w:val="both"/>
        <w:rPr>
          <w:rFonts w:ascii="Montserrat" w:hAnsi="Montserrat"/>
          <w:spacing w:val="-3"/>
          <w:sz w:val="24"/>
        </w:rPr>
      </w:pPr>
      <w:r w:rsidRPr="00AF3F86">
        <w:rPr>
          <w:rFonts w:ascii="Montserrat" w:hAnsi="Montserrat"/>
          <w:spacing w:val="-3"/>
          <w:sz w:val="24"/>
        </w:rPr>
        <w:tab/>
        <w:t>Uther Drake</w:t>
      </w:r>
    </w:p>
    <w:p w:rsidR="00961472" w:rsidRPr="00AF3F86" w:rsidRDefault="00961472">
      <w:pPr>
        <w:spacing w:line="360" w:lineRule="auto"/>
        <w:jc w:val="both"/>
        <w:rPr>
          <w:rFonts w:ascii="Montserrat" w:hAnsi="Montserrat"/>
          <w:spacing w:val="-3"/>
          <w:sz w:val="24"/>
        </w:rPr>
      </w:pPr>
    </w:p>
    <w:p w:rsidR="00961472" w:rsidRPr="00AF3F86" w:rsidRDefault="00961472">
      <w:pPr>
        <w:spacing w:line="360" w:lineRule="auto"/>
        <w:jc w:val="both"/>
        <w:rPr>
          <w:rFonts w:ascii="Montserrat" w:hAnsi="Montserrat"/>
          <w:spacing w:val="-3"/>
          <w:sz w:val="24"/>
        </w:rPr>
      </w:pPr>
      <w:r w:rsidRPr="00AF3F86">
        <w:rPr>
          <w:rFonts w:ascii="Montserrat" w:hAnsi="Montserrat"/>
          <w:spacing w:val="-3"/>
          <w:sz w:val="24"/>
        </w:rPr>
        <w:t>Psi:</w:t>
      </w:r>
    </w:p>
    <w:p w:rsidR="00961472" w:rsidRPr="00AF3F86" w:rsidRDefault="00961472">
      <w:pPr>
        <w:spacing w:line="360" w:lineRule="auto"/>
        <w:jc w:val="both"/>
        <w:rPr>
          <w:rFonts w:ascii="Montserrat" w:hAnsi="Montserrat"/>
          <w:spacing w:val="-3"/>
          <w:sz w:val="24"/>
        </w:rPr>
      </w:pPr>
      <w:r w:rsidRPr="00AF3F86">
        <w:rPr>
          <w:rFonts w:ascii="Montserrat" w:hAnsi="Montserrat"/>
          <w:spacing w:val="-3"/>
          <w:sz w:val="24"/>
        </w:rPr>
        <w:t>*</w:t>
      </w:r>
      <w:r w:rsidRPr="00AF3F86">
        <w:rPr>
          <w:rFonts w:ascii="Montserrat" w:hAnsi="Montserrat"/>
          <w:spacing w:val="-3"/>
          <w:sz w:val="24"/>
        </w:rPr>
        <w:tab/>
        <w:t xml:space="preserve">Captain Meggan India Alt </w:t>
      </w:r>
      <w:r w:rsidRPr="00AF3F86">
        <w:rPr>
          <w:rFonts w:ascii="Montserrat" w:hAnsi="Montserrat"/>
          <w:i/>
          <w:spacing w:val="-3"/>
          <w:sz w:val="24"/>
        </w:rPr>
        <w:t>Psi catalyzed during the Earth-Oasis  war</w:t>
      </w:r>
    </w:p>
    <w:p w:rsidR="00961472" w:rsidRPr="00AF3F86" w:rsidRDefault="00961472">
      <w:pPr>
        <w:spacing w:line="360" w:lineRule="auto"/>
        <w:jc w:val="both"/>
        <w:rPr>
          <w:rFonts w:ascii="Montserrat" w:hAnsi="Montserrat"/>
          <w:spacing w:val="-3"/>
          <w:sz w:val="24"/>
        </w:rPr>
      </w:pPr>
      <w:r w:rsidRPr="00AF3F86">
        <w:rPr>
          <w:rFonts w:ascii="Montserrat" w:hAnsi="Montserrat"/>
          <w:spacing w:val="-3"/>
          <w:sz w:val="24"/>
        </w:rPr>
        <w:tab/>
        <w:t>Dr. Elizabeth Quanon, Exultant</w:t>
      </w:r>
    </w:p>
    <w:p w:rsidR="00961472" w:rsidRPr="00AF3F86" w:rsidRDefault="00961472">
      <w:pPr>
        <w:spacing w:line="360" w:lineRule="auto"/>
        <w:jc w:val="both"/>
        <w:rPr>
          <w:rFonts w:ascii="Montserrat" w:hAnsi="Montserrat"/>
          <w:i/>
          <w:sz w:val="24"/>
        </w:rPr>
      </w:pPr>
      <w:r w:rsidRPr="00AF3F86">
        <w:rPr>
          <w:rFonts w:ascii="Montserrat" w:hAnsi="Montserrat"/>
          <w:sz w:val="24"/>
        </w:rPr>
        <w:t>*</w:t>
      </w:r>
      <w:r w:rsidRPr="00AF3F86">
        <w:rPr>
          <w:rFonts w:ascii="Montserrat" w:hAnsi="Montserrat"/>
          <w:sz w:val="24"/>
        </w:rPr>
        <w:tab/>
        <w:t xml:space="preserve">Morgan Erin Wildmuir, Mew </w:t>
      </w:r>
      <w:r w:rsidRPr="00AF3F86">
        <w:rPr>
          <w:rFonts w:ascii="Montserrat" w:hAnsi="Montserrat"/>
          <w:i/>
          <w:sz w:val="24"/>
        </w:rPr>
        <w:t>angel of the abyss, hybrid descendant of a psionic and an angelof death</w:t>
      </w:r>
    </w:p>
    <w:p w:rsidR="00961472" w:rsidRPr="00AF3F86" w:rsidRDefault="00961472">
      <w:pPr>
        <w:spacing w:line="360" w:lineRule="auto"/>
        <w:jc w:val="both"/>
        <w:rPr>
          <w:rFonts w:ascii="Montserrat" w:hAnsi="Montserrat"/>
          <w:i/>
          <w:sz w:val="24"/>
        </w:rPr>
      </w:pPr>
    </w:p>
    <w:p w:rsidR="00961472" w:rsidRPr="00AF3F86" w:rsidRDefault="00961472">
      <w:pPr>
        <w:spacing w:line="360" w:lineRule="auto"/>
        <w:jc w:val="both"/>
        <w:rPr>
          <w:rFonts w:ascii="Montserrat" w:hAnsi="Montserrat"/>
          <w:i/>
          <w:sz w:val="24"/>
        </w:rPr>
      </w:pPr>
      <w:r w:rsidRPr="00AF3F86">
        <w:rPr>
          <w:rFonts w:ascii="Montserrat" w:hAnsi="Montserrat"/>
          <w:i/>
          <w:sz w:val="24"/>
        </w:rPr>
        <w:t>Node Refugees:</w:t>
      </w:r>
    </w:p>
    <w:p w:rsidR="00961472" w:rsidRPr="00AF3F86" w:rsidRDefault="00961472">
      <w:pPr>
        <w:spacing w:line="360" w:lineRule="auto"/>
        <w:jc w:val="both"/>
        <w:rPr>
          <w:rFonts w:ascii="Montserrat" w:hAnsi="Montserrat"/>
          <w:sz w:val="24"/>
        </w:rPr>
      </w:pPr>
      <w:r w:rsidRPr="00AF3F86">
        <w:rPr>
          <w:rFonts w:ascii="Montserrat" w:hAnsi="Montserrat"/>
          <w:sz w:val="24"/>
        </w:rPr>
        <w:t>*</w:t>
      </w:r>
      <w:r w:rsidRPr="00AF3F86">
        <w:rPr>
          <w:rFonts w:ascii="Montserrat" w:hAnsi="Montserrat"/>
          <w:sz w:val="24"/>
        </w:rPr>
        <w:tab/>
      </w:r>
      <w:r w:rsidRPr="00AF3F86">
        <w:rPr>
          <w:rFonts w:ascii="Montserrat" w:hAnsi="Montserrat"/>
          <w:i/>
          <w:sz w:val="24"/>
        </w:rPr>
        <w:t>Azael</w:t>
      </w:r>
      <w:r w:rsidRPr="00AF3F86">
        <w:rPr>
          <w:rFonts w:ascii="Montserrat" w:hAnsi="Montserrat"/>
          <w:sz w:val="24"/>
        </w:rPr>
        <w:t xml:space="preserve">  </w:t>
      </w:r>
      <w:r w:rsidRPr="00AF3F86">
        <w:rPr>
          <w:rFonts w:ascii="Montserrat" w:hAnsi="Montserrat"/>
          <w:i/>
          <w:sz w:val="24"/>
        </w:rPr>
        <w:t>an angel of death, commissioned to assassinate nineveh conducted under an assumed human alias from Earth preceeded the fleet down the slope and managed to infiltrate the group found there</w:t>
      </w:r>
    </w:p>
    <w:p w:rsidR="00961472" w:rsidRPr="00AF3F86" w:rsidRDefault="00961472">
      <w:pPr>
        <w:spacing w:line="360" w:lineRule="auto"/>
        <w:jc w:val="both"/>
        <w:rPr>
          <w:rFonts w:ascii="Montserrat" w:hAnsi="Montserrat"/>
          <w:i/>
          <w:sz w:val="24"/>
        </w:rPr>
      </w:pPr>
      <w:r w:rsidRPr="00AF3F86">
        <w:rPr>
          <w:rFonts w:ascii="Montserrat" w:hAnsi="Montserrat"/>
          <w:i/>
          <w:sz w:val="24"/>
        </w:rPr>
        <w:t>*</w:t>
      </w:r>
      <w:r w:rsidRPr="00AF3F86">
        <w:rPr>
          <w:rFonts w:ascii="Montserrat" w:hAnsi="Montserrat"/>
          <w:i/>
          <w:sz w:val="24"/>
        </w:rPr>
        <w:tab/>
        <w:t>Av [the unnamed angel, and heir of nineveh : aes (av (ara vai(kume)) eyrn syn) lyn... a fomulaic address which is the best response she can make to the asking of her name.  "Among my own people I would be addressed honorably as aes, familiarily as av, or formally as ara vai eyrn syn.  You, not being of my people, may honorably address or identify me as aeslyn respecting our differences, or aes as our differences are understood... I do not have a name as you mean it... I have earned this address and bear the obligation of it—what more is required?" ]</w:t>
      </w:r>
    </w:p>
    <w:p w:rsidR="00961472" w:rsidRPr="00AF3F86" w:rsidRDefault="00961472">
      <w:pPr>
        <w:spacing w:line="360" w:lineRule="auto"/>
        <w:jc w:val="both"/>
        <w:rPr>
          <w:rFonts w:ascii="Montserrat" w:hAnsi="Montserrat"/>
          <w:i/>
          <w:spacing w:val="-3"/>
          <w:sz w:val="24"/>
        </w:rPr>
      </w:pPr>
      <w:r w:rsidRPr="00AF3F86">
        <w:rPr>
          <w:rFonts w:ascii="Montserrat" w:hAnsi="Montserrat"/>
          <w:i/>
          <w:spacing w:val="-3"/>
          <w:sz w:val="24"/>
        </w:rPr>
        <w:tab/>
        <w:t>Whisper, Mime</w:t>
      </w:r>
      <w:r w:rsidRPr="00AF3F86">
        <w:rPr>
          <w:rFonts w:ascii="Montserrat" w:hAnsi="Montserrat"/>
          <w:i/>
          <w:spacing w:val="-3"/>
          <w:sz w:val="24"/>
        </w:rPr>
        <w:noBreakHyphen/>
        <w:t>Mute.  Fool</w:t>
      </w:r>
    </w:p>
    <w:p w:rsidR="00961472" w:rsidRPr="00AF3F86" w:rsidRDefault="00961472">
      <w:pPr>
        <w:spacing w:line="360" w:lineRule="auto"/>
        <w:jc w:val="both"/>
        <w:rPr>
          <w:rFonts w:ascii="Montserrat" w:hAnsi="Montserrat"/>
          <w:i/>
          <w:spacing w:val="-3"/>
          <w:sz w:val="24"/>
        </w:rPr>
      </w:pPr>
      <w:r w:rsidRPr="00AF3F86">
        <w:rPr>
          <w:rFonts w:ascii="Montserrat" w:hAnsi="Montserrat"/>
          <w:i/>
          <w:spacing w:val="-3"/>
          <w:sz w:val="24"/>
        </w:rPr>
        <w:tab/>
        <w:t>Blade, Assassin.  Death</w:t>
      </w:r>
    </w:p>
    <w:p w:rsidR="00961472" w:rsidRPr="00AF3F86" w:rsidRDefault="00961472">
      <w:pPr>
        <w:spacing w:line="360" w:lineRule="auto"/>
        <w:jc w:val="both"/>
        <w:rPr>
          <w:rFonts w:ascii="Montserrat" w:hAnsi="Montserrat"/>
          <w:i/>
          <w:spacing w:val="-3"/>
          <w:sz w:val="24"/>
        </w:rPr>
      </w:pPr>
      <w:r w:rsidRPr="00AF3F86">
        <w:rPr>
          <w:rFonts w:ascii="Montserrat" w:hAnsi="Montserrat"/>
          <w:i/>
          <w:spacing w:val="-3"/>
          <w:sz w:val="24"/>
        </w:rPr>
        <w:tab/>
        <w:t xml:space="preserve">Akashi, Warrioress.  War </w:t>
      </w:r>
    </w:p>
    <w:p w:rsidR="00961472" w:rsidRPr="00AF3F86" w:rsidRDefault="00961472">
      <w:pPr>
        <w:spacing w:line="360" w:lineRule="auto"/>
        <w:jc w:val="both"/>
        <w:rPr>
          <w:rFonts w:ascii="Montserrat" w:hAnsi="Montserrat"/>
          <w:spacing w:val="-3"/>
          <w:sz w:val="24"/>
        </w:rPr>
      </w:pPr>
      <w:r w:rsidRPr="00AF3F86">
        <w:rPr>
          <w:rFonts w:ascii="Montserrat" w:hAnsi="Montserrat"/>
          <w:i/>
          <w:spacing w:val="-3"/>
          <w:sz w:val="24"/>
        </w:rPr>
        <w:tab/>
        <w:t>Vaugh (Lon), Mage Adept.  Justice</w:t>
      </w:r>
    </w:p>
    <w:p w:rsidR="00961472" w:rsidRPr="00AF3F86" w:rsidRDefault="00961472">
      <w:pPr>
        <w:spacing w:line="360" w:lineRule="auto"/>
        <w:jc w:val="both"/>
        <w:rPr>
          <w:rFonts w:ascii="Montserrat" w:hAnsi="Montserrat"/>
          <w:spacing w:val="-3"/>
          <w:sz w:val="24"/>
        </w:rPr>
      </w:pPr>
    </w:p>
    <w:p w:rsidR="00961472" w:rsidRPr="00AF3F86" w:rsidRDefault="00961472">
      <w:pPr>
        <w:spacing w:line="360" w:lineRule="auto"/>
        <w:jc w:val="both"/>
        <w:rPr>
          <w:rFonts w:ascii="Montserrat" w:hAnsi="Montserrat"/>
          <w:spacing w:val="-3"/>
          <w:sz w:val="24"/>
        </w:rPr>
      </w:pPr>
      <w:r w:rsidRPr="00AF3F86">
        <w:rPr>
          <w:rFonts w:ascii="Montserrat" w:hAnsi="Montserrat"/>
          <w:spacing w:val="-3"/>
          <w:sz w:val="24"/>
        </w:rPr>
        <w:t>Fleet Advisor's staff:</w:t>
      </w:r>
    </w:p>
    <w:p w:rsidR="00961472" w:rsidRPr="00AF3F86" w:rsidRDefault="00961472">
      <w:pPr>
        <w:spacing w:line="360" w:lineRule="auto"/>
        <w:jc w:val="both"/>
        <w:rPr>
          <w:rFonts w:ascii="Montserrat" w:hAnsi="Montserrat"/>
          <w:sz w:val="24"/>
        </w:rPr>
      </w:pPr>
      <w:r w:rsidRPr="00AF3F86">
        <w:rPr>
          <w:rFonts w:ascii="Montserrat" w:hAnsi="Montserrat"/>
          <w:sz w:val="24"/>
        </w:rPr>
        <w:t>*</w:t>
      </w:r>
      <w:r w:rsidRPr="00AF3F86">
        <w:rPr>
          <w:rFonts w:ascii="Montserrat" w:hAnsi="Montserrat"/>
          <w:sz w:val="24"/>
        </w:rPr>
        <w:tab/>
        <w:t>Kzeisza, the dragon advisor present in the fleet</w:t>
      </w:r>
      <w:r w:rsidRPr="00AF3F86">
        <w:rPr>
          <w:rFonts w:ascii="Montserrat" w:hAnsi="Montserrat"/>
          <w:i/>
          <w:spacing w:val="-3"/>
          <w:sz w:val="24"/>
        </w:rPr>
        <w:t xml:space="preserve"> kzeisza anzoar aioch kzhan sif vellosh ni aregriar sish mellyr weox dinevin lor anjui aigos meloch vandu goth rykhar ixth vanioush ballosch synuif lysyth fth aral wosh enautrtch</w:t>
      </w:r>
    </w:p>
    <w:p w:rsidR="00961472" w:rsidRPr="00AF3F86" w:rsidRDefault="00961472">
      <w:pPr>
        <w:spacing w:line="360" w:lineRule="auto"/>
        <w:jc w:val="both"/>
        <w:rPr>
          <w:rFonts w:ascii="Montserrat" w:hAnsi="Montserrat"/>
          <w:i/>
          <w:spacing w:val="-3"/>
          <w:sz w:val="24"/>
        </w:rPr>
      </w:pPr>
      <w:r w:rsidRPr="00AF3F86">
        <w:rPr>
          <w:rFonts w:ascii="Montserrat" w:hAnsi="Montserrat"/>
          <w:sz w:val="24"/>
        </w:rPr>
        <w:t>*</w:t>
      </w:r>
      <w:r w:rsidRPr="00AF3F86">
        <w:rPr>
          <w:rFonts w:ascii="Montserrat" w:hAnsi="Montserrat"/>
          <w:sz w:val="24"/>
        </w:rPr>
        <w:tab/>
        <w:t>Rashanna, Kzeisza's dragon protogee</w:t>
      </w:r>
      <w:r w:rsidRPr="00AF3F86">
        <w:rPr>
          <w:rFonts w:ascii="Montserrat" w:hAnsi="Montserrat"/>
          <w:spacing w:val="-3"/>
          <w:sz w:val="24"/>
        </w:rPr>
        <w:t xml:space="preserve"> </w:t>
      </w:r>
      <w:r w:rsidRPr="00AF3F86">
        <w:rPr>
          <w:rFonts w:ascii="Montserrat" w:hAnsi="Montserrat"/>
          <w:i/>
          <w:spacing w:val="-3"/>
          <w:sz w:val="24"/>
        </w:rPr>
        <w:t>Rasha Laenza Kharhzyv Sasansza Sh Sish Quoathza...</w:t>
      </w:r>
    </w:p>
    <w:p w:rsidR="00961472" w:rsidRPr="00AF3F86" w:rsidRDefault="00961472">
      <w:pPr>
        <w:spacing w:line="360" w:lineRule="auto"/>
        <w:jc w:val="both"/>
        <w:rPr>
          <w:rFonts w:ascii="Montserrat" w:hAnsi="Montserrat"/>
          <w:spacing w:val="-3"/>
          <w:sz w:val="24"/>
        </w:rPr>
      </w:pPr>
      <w:r w:rsidRPr="00AF3F86">
        <w:rPr>
          <w:rFonts w:ascii="Montserrat" w:hAnsi="Montserrat"/>
          <w:spacing w:val="-3"/>
          <w:sz w:val="24"/>
        </w:rPr>
        <w:tab/>
        <w:t>Kallista ...</w:t>
      </w:r>
      <w:r w:rsidRPr="00AF3F86">
        <w:rPr>
          <w:rFonts w:ascii="Montserrat" w:hAnsi="Montserrat"/>
          <w:i/>
          <w:spacing w:val="-3"/>
          <w:sz w:val="24"/>
        </w:rPr>
        <w:t>Xea Desu Kamilah Shahzcha Tnii...</w:t>
      </w:r>
    </w:p>
    <w:p w:rsidR="00961472" w:rsidRPr="00AF3F86" w:rsidRDefault="00961472">
      <w:pPr>
        <w:spacing w:line="360" w:lineRule="auto"/>
        <w:jc w:val="both"/>
        <w:rPr>
          <w:rFonts w:ascii="Montserrat" w:hAnsi="Montserrat"/>
          <w:spacing w:val="-3"/>
          <w:sz w:val="24"/>
        </w:rPr>
      </w:pPr>
      <w:r w:rsidRPr="00AF3F86">
        <w:rPr>
          <w:rFonts w:ascii="Montserrat" w:hAnsi="Montserrat"/>
          <w:spacing w:val="-3"/>
          <w:sz w:val="24"/>
        </w:rPr>
        <w:tab/>
        <w:t>Arguss Whelan, Director, Personnel</w:t>
      </w:r>
    </w:p>
    <w:p w:rsidR="00961472" w:rsidRPr="00AF3F86" w:rsidRDefault="00961472">
      <w:pPr>
        <w:spacing w:line="360" w:lineRule="auto"/>
        <w:jc w:val="both"/>
        <w:rPr>
          <w:rFonts w:ascii="Montserrat" w:hAnsi="Montserrat"/>
          <w:spacing w:val="-3"/>
          <w:sz w:val="24"/>
        </w:rPr>
      </w:pPr>
      <w:r w:rsidRPr="00AF3F86">
        <w:rPr>
          <w:rFonts w:ascii="Montserrat" w:hAnsi="Montserrat"/>
          <w:spacing w:val="-3"/>
          <w:sz w:val="24"/>
        </w:rPr>
        <w:tab/>
        <w:t>Kevin Zhan, Independant, Dragon Facade</w:t>
      </w:r>
    </w:p>
    <w:p w:rsidR="00961472" w:rsidRPr="00AF3F86" w:rsidRDefault="00961472">
      <w:pPr>
        <w:spacing w:line="360" w:lineRule="auto"/>
        <w:jc w:val="both"/>
        <w:rPr>
          <w:rFonts w:ascii="Montserrat" w:hAnsi="Montserrat"/>
          <w:spacing w:val="-3"/>
          <w:sz w:val="24"/>
        </w:rPr>
      </w:pPr>
      <w:r w:rsidRPr="00AF3F86">
        <w:rPr>
          <w:rFonts w:ascii="Montserrat" w:hAnsi="Montserrat"/>
          <w:spacing w:val="-3"/>
          <w:sz w:val="24"/>
        </w:rPr>
        <w:tab/>
        <w:t>Rook, Ryan Mccormick, Freeagent Assassin/Infiltrator</w:t>
      </w:r>
    </w:p>
    <w:p w:rsidR="00961472" w:rsidRPr="00AF3F86" w:rsidRDefault="00961472">
      <w:pPr>
        <w:spacing w:line="360" w:lineRule="auto"/>
        <w:jc w:val="both"/>
        <w:rPr>
          <w:rFonts w:ascii="Montserrat" w:hAnsi="Montserrat"/>
          <w:spacing w:val="-3"/>
          <w:sz w:val="24"/>
        </w:rPr>
      </w:pPr>
      <w:r w:rsidRPr="00AF3F86">
        <w:rPr>
          <w:rFonts w:ascii="Montserrat" w:hAnsi="Montserrat"/>
          <w:spacing w:val="-3"/>
          <w:sz w:val="24"/>
        </w:rPr>
        <w:tab/>
        <w:t xml:space="preserve">Dougal, Darian Vane, Freeagent Assassin </w:t>
      </w:r>
    </w:p>
    <w:p w:rsidR="00961472" w:rsidRPr="00AF3F86" w:rsidRDefault="00961472">
      <w:pPr>
        <w:spacing w:line="360" w:lineRule="auto"/>
        <w:jc w:val="both"/>
        <w:rPr>
          <w:rFonts w:ascii="Montserrat" w:hAnsi="Montserrat"/>
          <w:spacing w:val="-3"/>
          <w:sz w:val="24"/>
        </w:rPr>
      </w:pPr>
      <w:r w:rsidRPr="00AF3F86">
        <w:rPr>
          <w:rFonts w:ascii="Montserrat" w:hAnsi="Montserrat"/>
          <w:spacing w:val="-3"/>
          <w:sz w:val="24"/>
        </w:rPr>
        <w:tab/>
        <w:t>Kianna - Quianna, Kia, Adept Talent/Freeagent</w:t>
      </w:r>
    </w:p>
    <w:p w:rsidR="00961472" w:rsidRPr="00AF3F86" w:rsidRDefault="00961472">
      <w:pPr>
        <w:spacing w:line="360" w:lineRule="auto"/>
        <w:jc w:val="both"/>
        <w:rPr>
          <w:rFonts w:ascii="Montserrat" w:hAnsi="Montserrat"/>
          <w:spacing w:val="-3"/>
          <w:sz w:val="24"/>
        </w:rPr>
      </w:pPr>
      <w:r w:rsidRPr="00AF3F86">
        <w:rPr>
          <w:rFonts w:ascii="Montserrat" w:hAnsi="Montserrat"/>
          <w:spacing w:val="-3"/>
          <w:sz w:val="24"/>
        </w:rPr>
        <w:tab/>
        <w:t>Wraith, Ashley Wood, Freespirit</w:t>
      </w:r>
    </w:p>
    <w:p w:rsidR="00961472" w:rsidRPr="00AF3F86" w:rsidRDefault="00961472">
      <w:pPr>
        <w:spacing w:line="360" w:lineRule="auto"/>
        <w:jc w:val="both"/>
        <w:rPr>
          <w:rFonts w:ascii="Montserrat" w:hAnsi="Montserrat"/>
          <w:spacing w:val="-3"/>
          <w:sz w:val="24"/>
        </w:rPr>
      </w:pPr>
      <w:r w:rsidRPr="00AF3F86">
        <w:rPr>
          <w:rFonts w:ascii="Montserrat" w:hAnsi="Montserrat"/>
          <w:spacing w:val="-3"/>
          <w:sz w:val="24"/>
        </w:rPr>
        <w:tab/>
        <w:t>Lian, Student - Sri Indenture Dependant</w:t>
      </w:r>
    </w:p>
    <w:p w:rsidR="00961472" w:rsidRPr="00AF3F86" w:rsidRDefault="00961472">
      <w:pPr>
        <w:spacing w:line="360" w:lineRule="auto"/>
        <w:jc w:val="both"/>
        <w:rPr>
          <w:rFonts w:ascii="Montserrat" w:hAnsi="Montserrat"/>
          <w:spacing w:val="-3"/>
          <w:sz w:val="24"/>
        </w:rPr>
      </w:pPr>
      <w:r w:rsidRPr="00AF3F86">
        <w:rPr>
          <w:rFonts w:ascii="Montserrat" w:hAnsi="Montserrat"/>
          <w:spacing w:val="-3"/>
          <w:sz w:val="24"/>
        </w:rPr>
        <w:tab/>
        <w:t>Issac, Internal Security, Sri</w:t>
      </w:r>
    </w:p>
    <w:p w:rsidR="00961472" w:rsidRPr="00AF3F86" w:rsidRDefault="00961472">
      <w:pPr>
        <w:spacing w:line="360" w:lineRule="auto"/>
        <w:jc w:val="both"/>
        <w:rPr>
          <w:rFonts w:ascii="Montserrat" w:hAnsi="Montserrat"/>
          <w:spacing w:val="-3"/>
          <w:sz w:val="24"/>
        </w:rPr>
      </w:pPr>
      <w:r w:rsidRPr="00AF3F86">
        <w:rPr>
          <w:rFonts w:ascii="Montserrat" w:hAnsi="Montserrat"/>
          <w:spacing w:val="-3"/>
          <w:sz w:val="24"/>
        </w:rPr>
        <w:tab/>
        <w:t>Dante</w:t>
      </w:r>
    </w:p>
    <w:p w:rsidR="00961472" w:rsidRPr="00AF3F86" w:rsidRDefault="00961472">
      <w:pPr>
        <w:spacing w:line="360" w:lineRule="auto"/>
        <w:jc w:val="both"/>
        <w:rPr>
          <w:rFonts w:ascii="Montserrat" w:hAnsi="Montserrat"/>
          <w:spacing w:val="-3"/>
          <w:sz w:val="24"/>
        </w:rPr>
      </w:pPr>
      <w:r w:rsidRPr="00AF3F86">
        <w:rPr>
          <w:rFonts w:ascii="Montserrat" w:hAnsi="Montserrat"/>
          <w:spacing w:val="-3"/>
          <w:sz w:val="24"/>
        </w:rPr>
        <w:tab/>
        <w:t>Kadenza</w:t>
      </w:r>
    </w:p>
    <w:p w:rsidR="00961472" w:rsidRPr="00AF3F86" w:rsidRDefault="00961472">
      <w:pPr>
        <w:spacing w:line="360" w:lineRule="auto"/>
        <w:jc w:val="both"/>
        <w:rPr>
          <w:rFonts w:ascii="Montserrat" w:hAnsi="Montserrat"/>
          <w:spacing w:val="-3"/>
          <w:sz w:val="24"/>
        </w:rPr>
      </w:pPr>
      <w:r w:rsidRPr="00AF3F86">
        <w:rPr>
          <w:rFonts w:ascii="Montserrat" w:hAnsi="Montserrat"/>
          <w:spacing w:val="-3"/>
          <w:sz w:val="24"/>
        </w:rPr>
        <w:tab/>
        <w:t>Kala</w:t>
      </w:r>
    </w:p>
    <w:p w:rsidR="00961472" w:rsidRPr="00AF3F86" w:rsidRDefault="00961472">
      <w:pPr>
        <w:spacing w:line="360" w:lineRule="auto"/>
        <w:jc w:val="both"/>
        <w:rPr>
          <w:rFonts w:ascii="Montserrat" w:hAnsi="Montserrat"/>
          <w:spacing w:val="-3"/>
          <w:sz w:val="24"/>
        </w:rPr>
      </w:pPr>
      <w:r w:rsidRPr="00AF3F86">
        <w:rPr>
          <w:rFonts w:ascii="Montserrat" w:hAnsi="Montserrat"/>
          <w:spacing w:val="-3"/>
          <w:sz w:val="24"/>
        </w:rPr>
        <w:tab/>
        <w:t>Siraj</w:t>
      </w:r>
    </w:p>
    <w:p w:rsidR="00961472" w:rsidRPr="00AF3F86" w:rsidRDefault="00961472">
      <w:pPr>
        <w:spacing w:line="360" w:lineRule="auto"/>
        <w:jc w:val="both"/>
        <w:rPr>
          <w:rFonts w:ascii="Montserrat" w:hAnsi="Montserrat"/>
          <w:spacing w:val="-3"/>
          <w:sz w:val="24"/>
        </w:rPr>
      </w:pPr>
      <w:r w:rsidRPr="00AF3F86">
        <w:rPr>
          <w:rFonts w:ascii="Montserrat" w:hAnsi="Montserrat"/>
          <w:spacing w:val="-3"/>
          <w:sz w:val="24"/>
        </w:rPr>
        <w:tab/>
        <w:t>Niall</w:t>
      </w:r>
    </w:p>
    <w:p w:rsidR="00961472" w:rsidRPr="00AF3F86" w:rsidRDefault="00961472">
      <w:pPr>
        <w:spacing w:line="360" w:lineRule="auto"/>
        <w:jc w:val="both"/>
        <w:rPr>
          <w:rFonts w:ascii="Montserrat" w:hAnsi="Montserrat"/>
          <w:spacing w:val="-3"/>
          <w:sz w:val="24"/>
        </w:rPr>
      </w:pPr>
      <w:r w:rsidRPr="00AF3F86">
        <w:rPr>
          <w:rFonts w:ascii="Montserrat" w:hAnsi="Montserrat"/>
          <w:spacing w:val="-3"/>
          <w:sz w:val="24"/>
        </w:rPr>
        <w:tab/>
        <w:t>Laban</w:t>
      </w:r>
    </w:p>
    <w:p w:rsidR="00961472" w:rsidRPr="00AF3F86" w:rsidRDefault="00961472">
      <w:pPr>
        <w:spacing w:line="360" w:lineRule="auto"/>
        <w:jc w:val="both"/>
        <w:rPr>
          <w:rFonts w:ascii="Montserrat" w:hAnsi="Montserrat"/>
          <w:spacing w:val="-3"/>
          <w:sz w:val="24"/>
        </w:rPr>
      </w:pPr>
      <w:r w:rsidRPr="00AF3F86">
        <w:rPr>
          <w:rFonts w:ascii="Montserrat" w:hAnsi="Montserrat"/>
          <w:spacing w:val="-3"/>
          <w:sz w:val="24"/>
        </w:rPr>
        <w:tab/>
        <w:t>Blanc (Name Unknown)</w:t>
      </w:r>
    </w:p>
    <w:p w:rsidR="00961472" w:rsidRPr="00AF3F86" w:rsidRDefault="00961472">
      <w:pPr>
        <w:spacing w:line="360" w:lineRule="auto"/>
        <w:jc w:val="both"/>
        <w:rPr>
          <w:rFonts w:ascii="Montserrat" w:hAnsi="Montserrat"/>
          <w:spacing w:val="-3"/>
          <w:sz w:val="24"/>
        </w:rPr>
      </w:pPr>
      <w:r w:rsidRPr="00AF3F86">
        <w:rPr>
          <w:rFonts w:ascii="Montserrat" w:hAnsi="Montserrat"/>
          <w:spacing w:val="-3"/>
          <w:sz w:val="24"/>
        </w:rPr>
        <w:tab/>
        <w:t>Byrh</w:t>
      </w:r>
    </w:p>
    <w:p w:rsidR="00961472" w:rsidRPr="00AF3F86" w:rsidRDefault="00961472">
      <w:pPr>
        <w:spacing w:line="360" w:lineRule="auto"/>
        <w:jc w:val="both"/>
        <w:rPr>
          <w:rFonts w:ascii="Montserrat" w:hAnsi="Montserrat"/>
          <w:spacing w:val="-3"/>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Ancients (angelic)</w:t>
      </w:r>
    </w:p>
    <w:p w:rsidR="00961472" w:rsidRPr="00AF3F86" w:rsidRDefault="00961472">
      <w:pPr>
        <w:spacing w:line="360" w:lineRule="auto"/>
        <w:jc w:val="both"/>
        <w:rPr>
          <w:rFonts w:ascii="Montserrat" w:hAnsi="Montserrat"/>
          <w:i/>
          <w:spacing w:val="-3"/>
          <w:sz w:val="24"/>
        </w:rPr>
      </w:pPr>
      <w:r w:rsidRPr="00AF3F86">
        <w:rPr>
          <w:rFonts w:ascii="Montserrat" w:hAnsi="Montserrat"/>
          <w:i/>
          <w:spacing w:val="-3"/>
          <w:sz w:val="24"/>
        </w:rPr>
        <w:t>Aegis (Threshold)</w:t>
      </w:r>
    </w:p>
    <w:p w:rsidR="00961472" w:rsidRPr="00AF3F86" w:rsidRDefault="00961472">
      <w:pPr>
        <w:spacing w:line="360" w:lineRule="auto"/>
        <w:jc w:val="both"/>
        <w:rPr>
          <w:rFonts w:ascii="Montserrat" w:hAnsi="Montserrat"/>
          <w:i/>
          <w:spacing w:val="-3"/>
          <w:sz w:val="24"/>
        </w:rPr>
      </w:pPr>
      <w:r w:rsidRPr="00AF3F86">
        <w:rPr>
          <w:rFonts w:ascii="Montserrat" w:hAnsi="Montserrat"/>
          <w:i/>
          <w:spacing w:val="-3"/>
          <w:sz w:val="24"/>
        </w:rPr>
        <w:tab/>
        <w:t>Eman/Ennis/Enzo/Karma, Fate (God Is Among Us/Sole Choice/Estate Ruler/Spiritual Force)</w:t>
      </w:r>
      <w:r w:rsidRPr="00AF3F86">
        <w:rPr>
          <w:rFonts w:ascii="Montserrat" w:hAnsi="Montserrat"/>
          <w:i/>
          <w:spacing w:val="-3"/>
          <w:sz w:val="24"/>
        </w:rPr>
        <w:tab/>
        <w:t>"Some Might Call Me Eman.  Others Might Call Me Ennis.  You, I Think, Would Most Likely Call Me Enzo.  All Of These Might Apply As Well As Any..."</w:t>
      </w:r>
    </w:p>
    <w:p w:rsidR="00961472" w:rsidRPr="00AF3F86" w:rsidRDefault="00961472">
      <w:pPr>
        <w:spacing w:line="360" w:lineRule="auto"/>
        <w:jc w:val="both"/>
        <w:rPr>
          <w:rFonts w:ascii="Montserrat" w:hAnsi="Montserrat"/>
          <w:i/>
          <w:spacing w:val="-3"/>
          <w:sz w:val="24"/>
        </w:rPr>
      </w:pPr>
      <w:r w:rsidRPr="00AF3F86">
        <w:rPr>
          <w:rFonts w:ascii="Montserrat" w:hAnsi="Montserrat"/>
          <w:i/>
          <w:spacing w:val="-3"/>
          <w:sz w:val="24"/>
        </w:rPr>
        <w:tab/>
        <w:t>Eden/Daman (Paradise/Spirit(Transformation)) Sivai, Devourer</w:t>
      </w:r>
    </w:p>
    <w:p w:rsidR="00961472" w:rsidRPr="00AF3F86" w:rsidRDefault="00961472">
      <w:pPr>
        <w:spacing w:line="360" w:lineRule="auto"/>
        <w:jc w:val="both"/>
        <w:rPr>
          <w:rFonts w:ascii="Montserrat" w:hAnsi="Montserrat"/>
          <w:i/>
          <w:spacing w:val="-3"/>
          <w:sz w:val="24"/>
        </w:rPr>
      </w:pPr>
      <w:r w:rsidRPr="00AF3F86">
        <w:rPr>
          <w:rFonts w:ascii="Montserrat" w:hAnsi="Montserrat"/>
          <w:i/>
          <w:spacing w:val="-3"/>
          <w:sz w:val="24"/>
        </w:rPr>
        <w:tab/>
        <w:t>Alethea/Alysia/Amarantha/Amberosia/Calypso/Rhea/Psyche/... (Truth/Entrancing/Deathless/Ever-Living/She Who Hides/.../...), Mystery</w:t>
      </w:r>
    </w:p>
    <w:p w:rsidR="00961472" w:rsidRPr="00AF3F86" w:rsidRDefault="00961472">
      <w:pPr>
        <w:spacing w:line="360" w:lineRule="auto"/>
        <w:jc w:val="both"/>
        <w:rPr>
          <w:rFonts w:ascii="Montserrat" w:hAnsi="Montserrat"/>
          <w:i/>
          <w:spacing w:val="-3"/>
          <w:sz w:val="24"/>
        </w:rPr>
      </w:pPr>
      <w:r w:rsidRPr="00AF3F86">
        <w:rPr>
          <w:rFonts w:ascii="Montserrat" w:hAnsi="Montserrat"/>
          <w:i/>
          <w:spacing w:val="-3"/>
          <w:sz w:val="24"/>
        </w:rPr>
        <w:tab/>
        <w:t>Evil</w:t>
      </w:r>
    </w:p>
    <w:p w:rsidR="00961472" w:rsidRPr="00AF3F86" w:rsidRDefault="00961472">
      <w:pPr>
        <w:spacing w:line="360" w:lineRule="auto"/>
        <w:jc w:val="both"/>
        <w:rPr>
          <w:rFonts w:ascii="Montserrat" w:hAnsi="Montserrat"/>
          <w:i/>
          <w:spacing w:val="-3"/>
          <w:sz w:val="24"/>
        </w:rPr>
      </w:pPr>
      <w:r w:rsidRPr="00AF3F86">
        <w:rPr>
          <w:rFonts w:ascii="Montserrat" w:hAnsi="Montserrat"/>
          <w:i/>
          <w:spacing w:val="-3"/>
          <w:sz w:val="24"/>
        </w:rPr>
        <w:tab/>
        <w:t>Aislinn, Enigma</w:t>
      </w:r>
    </w:p>
    <w:p w:rsidR="00961472" w:rsidRPr="00AF3F86" w:rsidRDefault="00961472">
      <w:pPr>
        <w:spacing w:line="360" w:lineRule="auto"/>
        <w:jc w:val="both"/>
        <w:rPr>
          <w:rFonts w:ascii="Montserrat" w:hAnsi="Montserrat"/>
          <w:i/>
          <w:spacing w:val="-3"/>
          <w:sz w:val="24"/>
        </w:rPr>
      </w:pPr>
      <w:r w:rsidRPr="00AF3F86">
        <w:rPr>
          <w:rFonts w:ascii="Montserrat" w:hAnsi="Montserrat"/>
          <w:i/>
          <w:spacing w:val="-3"/>
          <w:sz w:val="24"/>
        </w:rPr>
        <w:tab/>
        <w:t>Kali, Energy</w:t>
      </w:r>
    </w:p>
    <w:p w:rsidR="00961472" w:rsidRPr="00AF3F86" w:rsidRDefault="00961472">
      <w:pPr>
        <w:spacing w:line="360" w:lineRule="auto"/>
        <w:jc w:val="both"/>
        <w:rPr>
          <w:rFonts w:ascii="Montserrat" w:hAnsi="Montserrat"/>
          <w:i/>
          <w:spacing w:val="-3"/>
          <w:sz w:val="24"/>
        </w:rPr>
      </w:pPr>
      <w:r w:rsidRPr="00AF3F86">
        <w:rPr>
          <w:rFonts w:ascii="Montserrat" w:hAnsi="Montserrat"/>
          <w:i/>
          <w:spacing w:val="-3"/>
          <w:sz w:val="24"/>
        </w:rPr>
        <w:tab/>
        <w:t>Deva (Godlike/Moon)</w:t>
      </w:r>
    </w:p>
    <w:p w:rsidR="00961472" w:rsidRPr="00AF3F86" w:rsidRDefault="00961472">
      <w:pPr>
        <w:spacing w:line="360" w:lineRule="auto"/>
        <w:jc w:val="both"/>
        <w:rPr>
          <w:rFonts w:ascii="Montserrat" w:hAnsi="Montserrat"/>
          <w:i/>
          <w:spacing w:val="-3"/>
          <w:sz w:val="24"/>
        </w:rPr>
      </w:pPr>
      <w:r w:rsidRPr="00AF3F86">
        <w:rPr>
          <w:rFonts w:ascii="Montserrat" w:hAnsi="Montserrat"/>
          <w:i/>
          <w:spacing w:val="-3"/>
          <w:sz w:val="24"/>
        </w:rPr>
        <w:tab/>
        <w:t>Panthea</w:t>
      </w:r>
    </w:p>
    <w:p w:rsidR="00961472" w:rsidRPr="00AF3F86" w:rsidRDefault="00961472">
      <w:pPr>
        <w:spacing w:line="360" w:lineRule="auto"/>
        <w:jc w:val="both"/>
        <w:rPr>
          <w:rFonts w:ascii="Montserrat" w:hAnsi="Montserrat"/>
          <w:i/>
          <w:spacing w:val="-3"/>
          <w:sz w:val="24"/>
        </w:rPr>
      </w:pPr>
      <w:r w:rsidRPr="00AF3F86">
        <w:rPr>
          <w:rFonts w:ascii="Montserrat" w:hAnsi="Montserrat"/>
          <w:i/>
          <w:spacing w:val="-3"/>
          <w:sz w:val="24"/>
        </w:rPr>
        <w:t>Shou D Khimah Threshold</w:t>
      </w:r>
    </w:p>
    <w:p w:rsidR="00961472" w:rsidRPr="00AF3F86" w:rsidRDefault="00961472">
      <w:pPr>
        <w:spacing w:line="360" w:lineRule="auto"/>
        <w:jc w:val="both"/>
        <w:rPr>
          <w:rFonts w:ascii="Montserrat" w:hAnsi="Montserrat"/>
          <w:i/>
          <w:spacing w:val="-3"/>
          <w:sz w:val="24"/>
        </w:rPr>
      </w:pPr>
      <w:r w:rsidRPr="00AF3F86">
        <w:rPr>
          <w:rFonts w:ascii="Montserrat" w:hAnsi="Montserrat"/>
          <w:i/>
          <w:spacing w:val="-3"/>
          <w:sz w:val="24"/>
        </w:rPr>
        <w:tab/>
        <w:t>Vallisthlathlynr</w:t>
      </w:r>
      <w:r w:rsidRPr="00AF3F86">
        <w:rPr>
          <w:rFonts w:ascii="Montserrat" w:hAnsi="Montserrat"/>
          <w:i/>
          <w:spacing w:val="-3"/>
          <w:sz w:val="24"/>
        </w:rPr>
        <w:tab/>
      </w:r>
    </w:p>
    <w:p w:rsidR="00961472" w:rsidRPr="00AF3F86" w:rsidRDefault="00961472">
      <w:pPr>
        <w:spacing w:line="360" w:lineRule="auto"/>
        <w:jc w:val="both"/>
        <w:rPr>
          <w:rFonts w:ascii="Montserrat" w:hAnsi="Montserrat"/>
          <w:i/>
          <w:sz w:val="24"/>
        </w:rPr>
      </w:pPr>
      <w:r w:rsidRPr="00AF3F86">
        <w:rPr>
          <w:rFonts w:ascii="Montserrat" w:hAnsi="Montserrat"/>
          <w:i/>
          <w:spacing w:val="-3"/>
          <w:sz w:val="24"/>
        </w:rPr>
        <w:t>Amadea/Dea/An (Beloved Of God/Goddess/Her)</w:t>
      </w:r>
    </w:p>
    <w:p w:rsidR="00961472" w:rsidRPr="00AF3F86" w:rsidRDefault="00961472">
      <w:pPr>
        <w:spacing w:line="360" w:lineRule="auto"/>
        <w:jc w:val="both"/>
        <w:rPr>
          <w:rFonts w:ascii="Montserrat" w:hAnsi="Montserrat"/>
          <w:i/>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br w:type="page"/>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br w:type="page"/>
        <w:t>THE PEN OF DAVID AES</w:t>
      </w:r>
      <w:r w:rsidRPr="00AF3F86">
        <w:rPr>
          <w:rFonts w:ascii="Montserrat" w:hAnsi="Montserrat"/>
          <w:sz w:val="24"/>
        </w:rPr>
        <w:tab/>
        <w:t>OVERVIEW</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A tentative outline of works under consideration. This is not the final decision...</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ALYN</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ONE : THE INTERFACE</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PART ONE : THE EDGE</w:t>
      </w:r>
      <w:r w:rsidRPr="00AF3F86">
        <w:rPr>
          <w:rFonts w:ascii="Montserrat" w:hAnsi="Montserrat"/>
          <w:sz w:val="24"/>
        </w:rPr>
        <w:tab/>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VERSION ONE</w:t>
      </w:r>
      <w:r w:rsidRPr="00AF3F86">
        <w:rPr>
          <w:rFonts w:ascii="Montserrat" w:hAnsi="Montserrat"/>
          <w:sz w:val="24"/>
        </w:rPr>
        <w:tab/>
        <w:t>AESLYN</w:t>
      </w:r>
      <w:r w:rsidRPr="00AF3F86">
        <w:rPr>
          <w:rFonts w:ascii="Montserrat" w:hAnsi="Montserrat"/>
          <w:sz w:val="24"/>
        </w:rPr>
        <w:tab/>
        <w:t>DREAMER</w:t>
      </w:r>
    </w:p>
    <w:p w:rsidR="00961472" w:rsidRPr="00AF3F86" w:rsidRDefault="00961472">
      <w:pPr>
        <w:spacing w:line="360" w:lineRule="auto"/>
        <w:jc w:val="both"/>
        <w:rPr>
          <w:rFonts w:ascii="Montserrat" w:hAnsi="Montserrat"/>
          <w:sz w:val="24"/>
        </w:rPr>
      </w:pPr>
      <w:r w:rsidRPr="00AF3F86">
        <w:rPr>
          <w:rFonts w:ascii="Montserrat" w:hAnsi="Montserrat"/>
          <w:sz w:val="24"/>
        </w:rPr>
        <w:t>VERSION TWO</w:t>
      </w:r>
      <w:r w:rsidRPr="00AF3F86">
        <w:rPr>
          <w:rFonts w:ascii="Montserrat" w:hAnsi="Montserrat"/>
          <w:sz w:val="24"/>
        </w:rPr>
        <w:tab/>
        <w:t>ANGELICA</w:t>
      </w: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VERSION THREE</w:t>
      </w:r>
      <w:r w:rsidRPr="00AF3F86">
        <w:rPr>
          <w:rFonts w:ascii="Montserrat" w:hAnsi="Montserrat"/>
          <w:sz w:val="24"/>
        </w:rPr>
        <w:tab/>
        <w:t>MORGAN</w:t>
      </w:r>
      <w:r w:rsidRPr="00AF3F86">
        <w:rPr>
          <w:rFonts w:ascii="Montserrat" w:hAnsi="Montserrat"/>
          <w:sz w:val="24"/>
        </w:rPr>
        <w:tab/>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PART TWO : THE EYE OF THE STORM</w:t>
      </w:r>
      <w:r w:rsidRPr="00AF3F86">
        <w:rPr>
          <w:rFonts w:ascii="Montserrat" w:hAnsi="Montserrat"/>
          <w:sz w:val="24"/>
        </w:rPr>
        <w:tab/>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VERSION ONE</w:t>
      </w:r>
      <w:r w:rsidRPr="00AF3F86">
        <w:rPr>
          <w:rFonts w:ascii="Montserrat" w:hAnsi="Montserrat"/>
          <w:sz w:val="24"/>
        </w:rPr>
        <w:tab/>
        <w:t>AESLYN</w:t>
      </w:r>
      <w:r w:rsidRPr="00AF3F86">
        <w:rPr>
          <w:rFonts w:ascii="Montserrat" w:hAnsi="Montserrat"/>
          <w:sz w:val="24"/>
        </w:rPr>
        <w:tab/>
        <w:t>DREAMING</w:t>
      </w: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VERSION TWO</w:t>
      </w:r>
      <w:r w:rsidRPr="00AF3F86">
        <w:rPr>
          <w:rFonts w:ascii="Montserrat" w:hAnsi="Montserrat"/>
          <w:sz w:val="24"/>
        </w:rPr>
        <w:tab/>
        <w:t>ANGELICA</w:t>
      </w: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VERSION THREE</w:t>
      </w:r>
      <w:r w:rsidRPr="00AF3F86">
        <w:rPr>
          <w:rFonts w:ascii="Montserrat" w:hAnsi="Montserrat"/>
          <w:sz w:val="24"/>
        </w:rPr>
        <w:tab/>
        <w:t>MORGAN</w:t>
      </w:r>
      <w:r w:rsidRPr="00AF3F86">
        <w:rPr>
          <w:rFonts w:ascii="Montserrat" w:hAnsi="Montserrat"/>
          <w:sz w:val="24"/>
        </w:rPr>
        <w:tab/>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PART THREE : THE ENVELOPE</w:t>
      </w:r>
      <w:r w:rsidRPr="00AF3F86">
        <w:rPr>
          <w:rFonts w:ascii="Montserrat" w:hAnsi="Montserrat"/>
          <w:sz w:val="24"/>
        </w:rPr>
        <w:tab/>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VERSION ONE</w:t>
      </w:r>
      <w:r w:rsidRPr="00AF3F86">
        <w:rPr>
          <w:rFonts w:ascii="Montserrat" w:hAnsi="Montserrat"/>
          <w:sz w:val="24"/>
        </w:rPr>
        <w:tab/>
        <w:t>AESLYN</w:t>
      </w:r>
      <w:r w:rsidRPr="00AF3F86">
        <w:rPr>
          <w:rFonts w:ascii="Montserrat" w:hAnsi="Montserrat"/>
          <w:sz w:val="24"/>
        </w:rPr>
        <w:tab/>
        <w:t>THE DREAM</w:t>
      </w: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VERSION TWO</w:t>
      </w:r>
      <w:r w:rsidRPr="00AF3F86">
        <w:rPr>
          <w:rFonts w:ascii="Montserrat" w:hAnsi="Montserrat"/>
          <w:sz w:val="24"/>
        </w:rPr>
        <w:tab/>
        <w:t>ANGELICA</w:t>
      </w: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VERSION THREE</w:t>
      </w:r>
      <w:r w:rsidRPr="00AF3F86">
        <w:rPr>
          <w:rFonts w:ascii="Montserrat" w:hAnsi="Montserrat"/>
          <w:sz w:val="24"/>
        </w:rPr>
        <w:tab/>
        <w:t>MORGAN</w:t>
      </w: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TWO : THE DREAM</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PART ONE : FIRST CONTACT—ALYN</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ACT ONE</w:t>
      </w:r>
      <w:r w:rsidRPr="00AF3F86">
        <w:rPr>
          <w:rFonts w:ascii="Montserrat" w:hAnsi="Montserrat"/>
          <w:sz w:val="24"/>
        </w:rPr>
        <w:tab/>
        <w:t>ANGELICA</w:t>
      </w:r>
      <w:r w:rsidRPr="00AF3F86">
        <w:rPr>
          <w:rFonts w:ascii="Montserrat" w:hAnsi="Montserrat"/>
          <w:sz w:val="24"/>
        </w:rPr>
        <w:tab/>
        <w:t>A BRIDE OF OPPORTUNITY</w:t>
      </w:r>
    </w:p>
    <w:p w:rsidR="00961472" w:rsidRPr="00AF3F86" w:rsidRDefault="00961472">
      <w:pPr>
        <w:spacing w:line="360" w:lineRule="auto"/>
        <w:jc w:val="both"/>
        <w:rPr>
          <w:rFonts w:ascii="Montserrat" w:hAnsi="Montserrat"/>
          <w:sz w:val="24"/>
        </w:rPr>
      </w:pPr>
      <w:r w:rsidRPr="00AF3F86">
        <w:rPr>
          <w:rFonts w:ascii="Montserrat" w:hAnsi="Montserrat"/>
          <w:sz w:val="24"/>
        </w:rPr>
        <w:t>ACT TWO</w:t>
      </w:r>
      <w:r w:rsidRPr="00AF3F86">
        <w:rPr>
          <w:rFonts w:ascii="Montserrat" w:hAnsi="Montserrat"/>
          <w:sz w:val="24"/>
        </w:rPr>
        <w:tab/>
        <w:t>AESLYN</w:t>
      </w:r>
      <w:r w:rsidRPr="00AF3F86">
        <w:rPr>
          <w:rFonts w:ascii="Montserrat" w:hAnsi="Montserrat"/>
          <w:sz w:val="24"/>
        </w:rPr>
        <w:tab/>
        <w:t>ANGEL OF THE VEIL</w:t>
      </w: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ACT THREE</w:t>
      </w:r>
      <w:r w:rsidRPr="00AF3F86">
        <w:rPr>
          <w:rFonts w:ascii="Montserrat" w:hAnsi="Montserrat"/>
          <w:sz w:val="24"/>
        </w:rPr>
        <w:tab/>
        <w:t>MORGAN</w:t>
      </w:r>
      <w:r w:rsidRPr="00AF3F86">
        <w:rPr>
          <w:rFonts w:ascii="Montserrat" w:hAnsi="Montserrat"/>
          <w:sz w:val="24"/>
        </w:rPr>
        <w:tab/>
        <w:t>ANGEL OF THE ABYSS</w:t>
      </w:r>
      <w:r w:rsidRPr="00AF3F86">
        <w:rPr>
          <w:rFonts w:ascii="Montserrat" w:hAnsi="Montserrat"/>
          <w:sz w:val="24"/>
        </w:rPr>
        <w:tab/>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PART TWO : THE EARTH-OASIS WAR</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ACT ONE</w:t>
      </w:r>
      <w:r w:rsidRPr="00AF3F86">
        <w:rPr>
          <w:rFonts w:ascii="Montserrat" w:hAnsi="Montserrat"/>
          <w:sz w:val="24"/>
        </w:rPr>
        <w:tab/>
        <w:t>AESLYN</w:t>
      </w:r>
      <w:r w:rsidRPr="00AF3F86">
        <w:rPr>
          <w:rFonts w:ascii="Montserrat" w:hAnsi="Montserrat"/>
          <w:sz w:val="24"/>
        </w:rPr>
        <w:tab/>
        <w:t>ANGEL OF DEATH</w:t>
      </w:r>
      <w:r w:rsidRPr="00AF3F86">
        <w:rPr>
          <w:rFonts w:ascii="Montserrat" w:hAnsi="Montserrat"/>
          <w:sz w:val="24"/>
        </w:rPr>
        <w:tab/>
        <w:t>DEATH OF THE DREAMER</w:t>
      </w:r>
    </w:p>
    <w:p w:rsidR="00961472" w:rsidRPr="00AF3F86" w:rsidRDefault="00961472">
      <w:pPr>
        <w:spacing w:line="360" w:lineRule="auto"/>
        <w:jc w:val="both"/>
        <w:rPr>
          <w:rFonts w:ascii="Montserrat" w:hAnsi="Montserrat"/>
          <w:sz w:val="24"/>
        </w:rPr>
      </w:pPr>
      <w:r w:rsidRPr="00AF3F86">
        <w:rPr>
          <w:rFonts w:ascii="Montserrat" w:hAnsi="Montserrat"/>
          <w:sz w:val="24"/>
        </w:rPr>
        <w:t>ACT TWO</w:t>
      </w:r>
      <w:r w:rsidRPr="00AF3F86">
        <w:rPr>
          <w:rFonts w:ascii="Montserrat" w:hAnsi="Montserrat"/>
          <w:sz w:val="24"/>
        </w:rPr>
        <w:tab/>
        <w:t>ALT</w:t>
      </w:r>
      <w:r w:rsidRPr="00AF3F86">
        <w:rPr>
          <w:rFonts w:ascii="Montserrat" w:hAnsi="Montserrat"/>
          <w:sz w:val="24"/>
        </w:rPr>
        <w:tab/>
        <w:t>ANGEL OF VICTORY</w:t>
      </w:r>
      <w:r w:rsidRPr="00AF3F86">
        <w:rPr>
          <w:rFonts w:ascii="Montserrat" w:hAnsi="Montserrat"/>
          <w:sz w:val="24"/>
        </w:rPr>
        <w:tab/>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PART THREE : FIRST CONTACT—AESLYN</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ACT ONE</w:t>
      </w:r>
      <w:r w:rsidRPr="00AF3F86">
        <w:rPr>
          <w:rFonts w:ascii="Montserrat" w:hAnsi="Montserrat"/>
          <w:sz w:val="24"/>
        </w:rPr>
        <w:tab/>
        <w:t>AV</w:t>
      </w:r>
      <w:r w:rsidRPr="00AF3F86">
        <w:rPr>
          <w:rFonts w:ascii="Montserrat" w:hAnsi="Montserrat"/>
          <w:sz w:val="24"/>
        </w:rPr>
        <w:tab/>
        <w:t xml:space="preserve">ARCHANGEL </w:t>
      </w:r>
      <w:r w:rsidRPr="00AF3F86">
        <w:rPr>
          <w:rFonts w:ascii="Montserrat" w:hAnsi="Montserrat"/>
          <w:sz w:val="24"/>
        </w:rPr>
        <w:tab/>
        <w:t>231</w:t>
      </w:r>
    </w:p>
    <w:p w:rsidR="00961472" w:rsidRPr="00AF3F86" w:rsidRDefault="00961472">
      <w:pPr>
        <w:spacing w:line="360" w:lineRule="auto"/>
        <w:jc w:val="both"/>
        <w:rPr>
          <w:rFonts w:ascii="Montserrat" w:hAnsi="Montserrat"/>
          <w:sz w:val="24"/>
        </w:rPr>
      </w:pPr>
      <w:r w:rsidRPr="00AF3F86">
        <w:rPr>
          <w:rFonts w:ascii="Montserrat" w:hAnsi="Montserrat"/>
          <w:sz w:val="24"/>
        </w:rPr>
        <w:t>ACT TWO</w:t>
      </w:r>
      <w:r w:rsidRPr="00AF3F86">
        <w:rPr>
          <w:rFonts w:ascii="Montserrat" w:hAnsi="Montserrat"/>
          <w:sz w:val="24"/>
        </w:rPr>
        <w:tab/>
        <w:t>AV</w:t>
      </w:r>
      <w:r w:rsidRPr="00AF3F86">
        <w:rPr>
          <w:rFonts w:ascii="Montserrat" w:hAnsi="Montserrat"/>
          <w:sz w:val="24"/>
        </w:rPr>
        <w:tab/>
        <w:t>AVATAR</w:t>
      </w:r>
      <w:r w:rsidRPr="00AF3F86">
        <w:rPr>
          <w:rFonts w:ascii="Montserrat" w:hAnsi="Montserrat"/>
          <w:sz w:val="24"/>
        </w:rPr>
        <w:tab/>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br w:type="page"/>
        <w:t>LYN</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AES AEID</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PART ONE : PASSAGES IN PROLOGUE : NINEVEH</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ACT ONE</w:t>
      </w:r>
      <w:r w:rsidRPr="00AF3F86">
        <w:rPr>
          <w:rFonts w:ascii="Montserrat" w:hAnsi="Montserrat"/>
          <w:sz w:val="24"/>
        </w:rPr>
        <w:tab/>
        <w:t>ALYN</w:t>
      </w:r>
      <w:r w:rsidRPr="00AF3F86">
        <w:rPr>
          <w:rFonts w:ascii="Montserrat" w:hAnsi="Montserrat"/>
          <w:sz w:val="24"/>
        </w:rPr>
        <w:tab/>
        <w:t>ANJAEL, ANGEL OF LIGHT &amp; DARKNESS</w:t>
      </w: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ACT TWO</w:t>
      </w:r>
      <w:r w:rsidRPr="00AF3F86">
        <w:rPr>
          <w:rFonts w:ascii="Montserrat" w:hAnsi="Montserrat"/>
          <w:sz w:val="24"/>
        </w:rPr>
        <w:tab/>
        <w:t>AESLYN</w:t>
      </w:r>
      <w:r w:rsidRPr="00AF3F86">
        <w:rPr>
          <w:rFonts w:ascii="Montserrat" w:hAnsi="Montserrat"/>
          <w:sz w:val="24"/>
        </w:rPr>
        <w:tab/>
        <w:t>AVAEL, ANGEL OF DEATH &amp; BIRTH</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PART TWO : PASSAGES IN MAIN : AV</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ACT ONE</w:t>
      </w:r>
      <w:r w:rsidRPr="00AF3F86">
        <w:rPr>
          <w:rFonts w:ascii="Montserrat" w:hAnsi="Montserrat"/>
          <w:sz w:val="24"/>
        </w:rPr>
        <w:tab/>
        <w:t>AV</w:t>
      </w:r>
      <w:r w:rsidRPr="00AF3F86">
        <w:rPr>
          <w:rFonts w:ascii="Montserrat" w:hAnsi="Montserrat"/>
          <w:sz w:val="24"/>
        </w:rPr>
        <w:tab/>
        <w:t>CALL OF THE VEIL</w:t>
      </w:r>
      <w:r w:rsidRPr="00AF3F86">
        <w:rPr>
          <w:rFonts w:ascii="Montserrat" w:hAnsi="Montserrat"/>
          <w:sz w:val="24"/>
        </w:rPr>
        <w:tab/>
        <w:t>BLOODING TO EXECUTION/CHILD</w:t>
      </w:r>
    </w:p>
    <w:p w:rsidR="00961472" w:rsidRPr="00AF3F86" w:rsidRDefault="00961472">
      <w:pPr>
        <w:spacing w:line="360" w:lineRule="auto"/>
        <w:jc w:val="both"/>
        <w:rPr>
          <w:rFonts w:ascii="Montserrat" w:hAnsi="Montserrat"/>
          <w:sz w:val="24"/>
        </w:rPr>
      </w:pPr>
      <w:r w:rsidRPr="00AF3F86">
        <w:rPr>
          <w:rFonts w:ascii="Montserrat" w:hAnsi="Montserrat"/>
          <w:sz w:val="24"/>
        </w:rPr>
        <w:t>ACT TWO</w:t>
      </w:r>
      <w:r w:rsidRPr="00AF3F86">
        <w:rPr>
          <w:rFonts w:ascii="Montserrat" w:hAnsi="Montserrat"/>
          <w:sz w:val="24"/>
        </w:rPr>
        <w:tab/>
        <w:t>AV</w:t>
      </w:r>
      <w:r w:rsidRPr="00AF3F86">
        <w:rPr>
          <w:rFonts w:ascii="Montserrat" w:hAnsi="Montserrat"/>
          <w:sz w:val="24"/>
        </w:rPr>
        <w:tab/>
        <w:t>GATES OF THE VEIL</w:t>
      </w:r>
      <w:r w:rsidRPr="00AF3F86">
        <w:rPr>
          <w:rFonts w:ascii="Montserrat" w:hAnsi="Montserrat"/>
          <w:sz w:val="24"/>
        </w:rPr>
        <w:tab/>
        <w:t>FROM DREAMGATE THROUGH DRAGONDOOR</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ACT THREE</w:t>
      </w:r>
      <w:r w:rsidRPr="00AF3F86">
        <w:rPr>
          <w:rFonts w:ascii="Montserrat" w:hAnsi="Montserrat"/>
          <w:sz w:val="24"/>
        </w:rPr>
        <w:tab/>
        <w:t>ILLUMINATING MYSTERY</w:t>
      </w:r>
      <w:r w:rsidRPr="00AF3F86">
        <w:rPr>
          <w:rFonts w:ascii="Montserrat" w:hAnsi="Montserrat"/>
          <w:sz w:val="24"/>
        </w:rPr>
        <w:tab/>
        <w:t>UNNAMED AND UNPROMISED/ARCHANGEL</w:t>
      </w:r>
    </w:p>
    <w:p w:rsidR="00961472" w:rsidRPr="00AF3F86" w:rsidRDefault="00961472">
      <w:pPr>
        <w:spacing w:line="360" w:lineRule="auto"/>
        <w:jc w:val="both"/>
        <w:rPr>
          <w:rFonts w:ascii="Montserrat" w:hAnsi="Montserrat"/>
          <w:sz w:val="24"/>
        </w:rPr>
      </w:pPr>
      <w:r w:rsidRPr="00AF3F86">
        <w:rPr>
          <w:rFonts w:ascii="Montserrat" w:hAnsi="Montserrat"/>
          <w:sz w:val="24"/>
        </w:rPr>
        <w:t>ACT FOUR</w:t>
      </w:r>
      <w:r w:rsidRPr="00AF3F86">
        <w:rPr>
          <w:rFonts w:ascii="Montserrat" w:hAnsi="Montserrat"/>
          <w:sz w:val="24"/>
        </w:rPr>
        <w:tab/>
        <w:t>DEVOURING MYSTERY</w:t>
      </w:r>
      <w:r w:rsidRPr="00AF3F86">
        <w:rPr>
          <w:rFonts w:ascii="Montserrat" w:hAnsi="Montserrat"/>
          <w:sz w:val="24"/>
        </w:rPr>
        <w:tab/>
        <w:t>UNBOUND AND UNDONE</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ACT FIVE</w:t>
      </w:r>
      <w:r w:rsidRPr="00AF3F86">
        <w:rPr>
          <w:rFonts w:ascii="Montserrat" w:hAnsi="Montserrat"/>
          <w:sz w:val="24"/>
        </w:rPr>
        <w:tab/>
        <w:t>IN BLOOD AND SOUL</w:t>
      </w:r>
      <w:r w:rsidRPr="00AF3F86">
        <w:rPr>
          <w:rFonts w:ascii="Montserrat" w:hAnsi="Montserrat"/>
          <w:sz w:val="24"/>
        </w:rPr>
        <w:tab/>
        <w:t>SELF CONCEIVED AND POSSESSED/AVATAR</w:t>
      </w:r>
    </w:p>
    <w:p w:rsidR="00961472" w:rsidRPr="00AF3F86" w:rsidRDefault="00961472">
      <w:pPr>
        <w:spacing w:line="360" w:lineRule="auto"/>
        <w:jc w:val="both"/>
        <w:rPr>
          <w:rFonts w:ascii="Montserrat" w:hAnsi="Montserrat"/>
          <w:sz w:val="24"/>
        </w:rPr>
      </w:pPr>
      <w:r w:rsidRPr="00AF3F86">
        <w:rPr>
          <w:rFonts w:ascii="Montserrat" w:hAnsi="Montserrat"/>
          <w:sz w:val="24"/>
        </w:rPr>
        <w:t>ACT SIX</w:t>
      </w:r>
      <w:r w:rsidRPr="00AF3F86">
        <w:rPr>
          <w:rFonts w:ascii="Montserrat" w:hAnsi="Montserrat"/>
          <w:sz w:val="24"/>
        </w:rPr>
        <w:tab/>
        <w:t>FOR BLOOD AND SOULS</w:t>
      </w:r>
      <w:r w:rsidRPr="00AF3F86">
        <w:rPr>
          <w:rFonts w:ascii="Montserrat" w:hAnsi="Montserrat"/>
          <w:sz w:val="24"/>
        </w:rPr>
        <w:tab/>
        <w:t>BREAKING THE SEAL OF EARTH</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ACT SEVEN</w:t>
      </w:r>
      <w:r w:rsidRPr="00AF3F86">
        <w:rPr>
          <w:rFonts w:ascii="Montserrat" w:hAnsi="Montserrat"/>
          <w:sz w:val="24"/>
        </w:rPr>
        <w:tab/>
        <w:t>THE VEIL OF HEAVEN</w:t>
      </w:r>
      <w:r w:rsidRPr="00AF3F86">
        <w:rPr>
          <w:rFonts w:ascii="Montserrat" w:hAnsi="Montserrat"/>
          <w:sz w:val="24"/>
        </w:rPr>
        <w:tab/>
        <w:t>THE VOICE OF GOD</w:t>
      </w:r>
    </w:p>
    <w:p w:rsidR="00961472" w:rsidRPr="00AF3F86" w:rsidRDefault="00961472">
      <w:pPr>
        <w:spacing w:line="360" w:lineRule="auto"/>
        <w:jc w:val="both"/>
        <w:rPr>
          <w:rFonts w:ascii="Montserrat" w:hAnsi="Montserrat"/>
          <w:sz w:val="24"/>
        </w:rPr>
      </w:pPr>
      <w:r w:rsidRPr="00AF3F86">
        <w:rPr>
          <w:rFonts w:ascii="Montserrat" w:hAnsi="Montserrat"/>
          <w:sz w:val="24"/>
        </w:rPr>
        <w:t>ACT EIGHT</w:t>
      </w:r>
      <w:r w:rsidRPr="00AF3F86">
        <w:rPr>
          <w:rFonts w:ascii="Montserrat" w:hAnsi="Montserrat"/>
          <w:sz w:val="24"/>
        </w:rPr>
        <w:tab/>
        <w:t>CALL OF THE ABYSS</w:t>
      </w:r>
      <w:r w:rsidRPr="00AF3F86">
        <w:rPr>
          <w:rFonts w:ascii="Montserrat" w:hAnsi="Montserrat"/>
          <w:sz w:val="24"/>
        </w:rPr>
        <w:tab/>
        <w:t>ENTRAPPING A GOD</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ACT NINE</w:t>
      </w:r>
      <w:r w:rsidRPr="00AF3F86">
        <w:rPr>
          <w:rFonts w:ascii="Montserrat" w:hAnsi="Montserrat"/>
          <w:sz w:val="24"/>
        </w:rPr>
        <w:tab/>
        <w:t>SECRET OF SECRETS</w:t>
      </w:r>
      <w:r w:rsidRPr="00AF3F86">
        <w:rPr>
          <w:rFonts w:ascii="Montserrat" w:hAnsi="Montserrat"/>
          <w:sz w:val="24"/>
        </w:rPr>
        <w:tab/>
        <w:t>THE MYSTERY UNVEILED/AES AV</w:t>
      </w:r>
    </w:p>
    <w:p w:rsidR="00961472" w:rsidRPr="00AF3F86" w:rsidRDefault="00961472">
      <w:pPr>
        <w:spacing w:line="360" w:lineRule="auto"/>
        <w:jc w:val="both"/>
        <w:rPr>
          <w:rFonts w:ascii="Montserrat" w:hAnsi="Montserrat"/>
          <w:sz w:val="24"/>
        </w:rPr>
      </w:pPr>
      <w:r w:rsidRPr="00AF3F86">
        <w:rPr>
          <w:rFonts w:ascii="Montserrat" w:hAnsi="Montserrat"/>
          <w:sz w:val="24"/>
        </w:rPr>
        <w:t>ACT TEN</w:t>
      </w:r>
      <w:r w:rsidRPr="00AF3F86">
        <w:rPr>
          <w:rFonts w:ascii="Montserrat" w:hAnsi="Montserrat"/>
          <w:sz w:val="24"/>
        </w:rPr>
        <w:tab/>
        <w:t>DRAGON PHOENIX</w:t>
      </w:r>
      <w:r w:rsidRPr="00AF3F86">
        <w:rPr>
          <w:rFonts w:ascii="Montserrat" w:hAnsi="Montserrat"/>
          <w:sz w:val="24"/>
        </w:rPr>
        <w:tab/>
        <w:t>SHAKING THE DREAMERS</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z w:val="24"/>
        </w:rPr>
        <w:br w:type="page"/>
        <w:t xml:space="preserve"> </w:t>
      </w:r>
      <w:r w:rsidRPr="00AF3F86">
        <w:rPr>
          <w:rFonts w:ascii="Montserrat" w:hAnsi="Montserrat"/>
          <w:sz w:val="24"/>
        </w:rPr>
        <w:br w:type="page"/>
      </w:r>
      <w:r w:rsidRPr="00AF3F86">
        <w:rPr>
          <w:rFonts w:ascii="Montserrat" w:hAnsi="Montserrat"/>
          <w:spacing w:val="-1"/>
          <w:sz w:val="24"/>
        </w:rPr>
        <w:t>OVERVIEW</w:t>
      </w:r>
      <w:r w:rsidRPr="00AF3F86">
        <w:rPr>
          <w:rFonts w:ascii="Montserrat" w:hAnsi="Montserrat"/>
          <w:spacing w:val="-1"/>
          <w:sz w:val="24"/>
        </w:rPr>
        <w:tab/>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EN : (1881-1989) He was a wildcard psi—for an Oasian—and thus immune to the seduction of the O'jin. The punishment for his voluble resistance to their influence at home leads only to exile among the mind blind denizens of Earth. Though his power was locked out of his mind, a chance encounter with native psionic child shatters his mental prison setting him free to begin planning the fall of his now hated enemy. Carefully, he sets out and harnesses the native resources and confronts impossible amalgamation of psionics, technology and... magic?</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EN : [MEW adjustment] Abyss was christened as Morgan Erin Wildmuir—Morgan after her great grand mother, who, as far as anyone knows, vanished during her daughters adolescence, and Erin for her mother. Like her great grand mother, she used her initials for her nickname among her intimates and peers, and her story will become an introduction piece to the saga surrounding her life. Her total resemblance to her namesake will act as a draw for both Aram'ki and his enemies, the O'Jin Oasians. O'jin are a rogue servitor race of demons of a psionic nature and play a big part in the perversion of her native potential. The legacy left to her by her father makes her a potential key mover in the escalation.</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EN : (1970-1990) [ALIEN HOME] [note revision of details, the significant plot details are relegated to prehistoric events in connection with the Man-Lyn crisis.] Events coincidental to the human twentieth century of critical concern to several intergalactic powers have come to rest on the shoulders of a single, frail human. The child "Redmane" was raised to believe the story that she was rescued from certain death during an investigation of the of her native race. She was fed a story about the sudden possibility that her chaotic race would soon be capable of making contact with the intergalactic theater. Told that one of the units involved in this mission happened upon an accident; the one resulting in the rescue and abduction of a human child. That the rescuer had enough rank to keep the child in his own hands, despite severely strict protocols against interference with a younger race. How a commission approved an experiment to raise the child free of terran influences as a test for learned and inbred character traits.</w:t>
      </w:r>
    </w:p>
    <w:p w:rsidR="00961472" w:rsidRPr="00AF3F86" w:rsidRDefault="00961472">
      <w:pPr>
        <w:spacing w:line="360" w:lineRule="auto"/>
        <w:jc w:val="both"/>
        <w:rPr>
          <w:rFonts w:ascii="Montserrat" w:hAnsi="Montserrat"/>
          <w:sz w:val="24"/>
        </w:rPr>
      </w:pPr>
      <w:r w:rsidRPr="00AF3F86">
        <w:rPr>
          <w:rFonts w:ascii="Montserrat" w:hAnsi="Montserrat"/>
          <w:sz w:val="24"/>
        </w:rPr>
        <w:tab/>
        <w:t>However, the child was far more prodigal than they expected, and the circumstances of her life caused her to develop far more intensively than she might have in her natural environment. Her own carefully stolen self-education reveals a different story about her host-sponsor. In reality she was harvested at a young age like thousands of other human children to serve the host as diplomatic envoys. Because of the similar phenom humans share with the Oasians they are a valuable commodity that that race is too squeamish to exploit directly themselves. However, by the time she "finds out the truth" her host-sponsor has become in truth the person he only pretended to be before, and his affection for her is real. When the council votes to terminate the "experiment", she is left with escape to Earth as her only alternative for survival. Her flight stuns and alarms the host, but only about half as much as the assistance she receives from her sponsors and former project handlers. Deeply moved or intrigued by her, they could not bear to see her destroyed. They wanted to see more.</w:t>
      </w:r>
    </w:p>
    <w:p w:rsidR="00961472" w:rsidRPr="00AF3F86" w:rsidRDefault="00961472">
      <w:pPr>
        <w:spacing w:line="360" w:lineRule="auto"/>
        <w:jc w:val="both"/>
        <w:rPr>
          <w:rFonts w:ascii="Montserrat" w:hAnsi="Montserrat"/>
          <w:sz w:val="24"/>
        </w:rPr>
      </w:pPr>
      <w:r w:rsidRPr="00AF3F86">
        <w:rPr>
          <w:rFonts w:ascii="Montserrat" w:hAnsi="Montserrat"/>
          <w:sz w:val="24"/>
        </w:rPr>
        <w:tab/>
        <w:t>They were not alone. Their is conversion and betrayal of duty in helping her escape to Earth was planned on. By someone. By more than one.</w:t>
      </w:r>
    </w:p>
    <w:p w:rsidR="00961472" w:rsidRPr="00AF3F86" w:rsidRDefault="00961472">
      <w:pPr>
        <w:spacing w:line="360" w:lineRule="auto"/>
        <w:jc w:val="both"/>
        <w:rPr>
          <w:rFonts w:ascii="Montserrat" w:hAnsi="Montserrat"/>
          <w:sz w:val="24"/>
        </w:rPr>
      </w:pPr>
      <w:r w:rsidRPr="00AF3F86">
        <w:rPr>
          <w:rFonts w:ascii="Montserrat" w:hAnsi="Montserrat"/>
          <w:sz w:val="24"/>
        </w:rPr>
        <w:tab/>
        <w:t>When she returns to Earth there is a dual hidden purpose already programmed into her. Arriving on Earth shortly after the beginning of the 1990's, Redmane confronts a strange and alien culture where she is invisible in a crowd yet constantly in conflict with in contact with its individuals. She faces a difficult time as she tries to organize and alert the docile populace to the presence and danger of an intergalactic society in which they would be ground into insignificance. To aid her are only those aliens who had left themselves no choice but to go with her to the Earth. She must adapt and fit in quick, and find individuals who can help her awaken the world to yet another unknown. She has been prepared by her conditioning to seek out and expose the secret unified government of Earth and spy on them for the Oasians and other members of the host. This unwilling role as a spy also impels her to bring a secret message to the exile Aram'ki from the Oasian underground. As she nears her limit, she will encounter the presence of that renegade influence, and approach it, only to find that while the world will not be taken without resistance, it may also face another, more insidious danger of becoming enslaved to its savior, Aram'Ki. Even now, going further underground to escape detection by the IGC, and gain time to develop newly acquired resources, his plans are almost impossible to oppose. To stand a chance, she will have to enter the enemy camp and try to aid humanity from within the hand of its long, secret oppressor.</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EN : (1989-1991) [PROMETHEAN AGENDA—version 1] San Francisco is about to become the focus for the final unveiling of human potential. Long obscured powers from behind the scenes have taken steps which will bring them out into the open, and unless anyone realizes what is about to happen, they will swallow the world as we know it, and catapult it into the inter galactic theater. An experiment on the populace of the bay area sparks the awakening of far more that was intended by the experimenters. This is a tension that has been building. Since the beginning of the age of reason, and before that, the theocide of the Christian faith against the old religions and the spirits of being and Nature, the children of humanity have suffocated. Now, with the introduction of a new influence, all of this is about to change. It may not happen today, and it may not happen all at once, but once it has begun, the mysteries of the world will no longer be content to hide in the shadows and the mists. The race to fulfill the first chord of being, to attain individual immortality, will attract all who have pursued it throughout time and space. Earth's Humanity is about to be reacquainted with its brother and sister races of Humanity, and the inhuman and alien community which humanity inhabits in existence.</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EN : (1989-1991) [PROMETHEAN AGENDA—version2] In the summer of 1989, The Bay Area plays an unwitting host to the beginning of the end of the world as we know it. San Francisco is about to become the focus for the final unveiling of human potential. The rise of industry and technology has brought ruin to the world—both physically and spiritually—plunging people's minds toward new depths and horizons. Tension that has been building since the beginning of the age of reason is gathering at the threshold. In the space of three years, the threshold will begin to tear. This has not come about unnoticed, or unexploited. It might not have happened here, and it might not have happened at all. Obscure forces acting from behind the scenes forced that tear. A covert experiment conducted on the populace of the Bay Area set in motion a race for power. Organizations with unmeasured resources and dangerous influence, positioned on the field far in advance, imediately make their opening bids for dominance.</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The contested ground is control of access the </w:t>
      </w:r>
      <w:r w:rsidRPr="00AF3F86">
        <w:rPr>
          <w:rFonts w:ascii="Montserrat" w:hAnsi="Montserrat"/>
          <w:i/>
          <w:sz w:val="24"/>
        </w:rPr>
        <w:t>power</w:t>
      </w:r>
      <w:r w:rsidRPr="00AF3F86">
        <w:rPr>
          <w:rFonts w:ascii="Montserrat" w:hAnsi="Montserrat"/>
          <w:sz w:val="24"/>
        </w:rPr>
        <w:t xml:space="preserve">. Some even call it the </w:t>
      </w:r>
      <w:r w:rsidRPr="00AF3F86">
        <w:rPr>
          <w:rFonts w:ascii="Montserrat" w:hAnsi="Montserrat"/>
          <w:i/>
          <w:sz w:val="24"/>
        </w:rPr>
        <w:t>highest power</w:t>
      </w:r>
      <w:r w:rsidRPr="00AF3F86">
        <w:rPr>
          <w:rFonts w:ascii="Montserrat" w:hAnsi="Montserrat"/>
          <w:sz w:val="24"/>
        </w:rPr>
        <w:t xml:space="preserve">. The organizations focus on recruiting individuals exposed to the experiment; abducting those having access to the </w:t>
      </w:r>
      <w:r w:rsidRPr="00AF3F86">
        <w:rPr>
          <w:rFonts w:ascii="Montserrat" w:hAnsi="Montserrat"/>
          <w:i/>
          <w:sz w:val="24"/>
        </w:rPr>
        <w:t>power</w:t>
      </w:r>
      <w:r w:rsidRPr="00AF3F86">
        <w:rPr>
          <w:rFonts w:ascii="Montserrat" w:hAnsi="Montserrat"/>
          <w:sz w:val="24"/>
        </w:rPr>
        <w:t xml:space="preserve">. Utilizing this resource requires an additional strategy; the control of intelligence and information. The </w:t>
      </w:r>
      <w:r w:rsidRPr="00AF3F86">
        <w:rPr>
          <w:rFonts w:ascii="Montserrat" w:hAnsi="Montserrat"/>
          <w:i/>
          <w:sz w:val="24"/>
        </w:rPr>
        <w:t>power</w:t>
      </w:r>
      <w:r w:rsidRPr="00AF3F86">
        <w:rPr>
          <w:rFonts w:ascii="Montserrat" w:hAnsi="Montserrat"/>
          <w:sz w:val="24"/>
        </w:rPr>
        <w:t xml:space="preserve"> is constrained by conventional thought to the Psionic Interpretation. Psionics employ the most obvious and rational expresions of the </w:t>
      </w:r>
      <w:r w:rsidRPr="00AF3F86">
        <w:rPr>
          <w:rFonts w:ascii="Montserrat" w:hAnsi="Montserrat"/>
          <w:i/>
          <w:sz w:val="24"/>
        </w:rPr>
        <w:t>power</w:t>
      </w:r>
      <w:r w:rsidRPr="00AF3F86">
        <w:rPr>
          <w:rFonts w:ascii="Montserrat" w:hAnsi="Montserrat"/>
          <w:sz w:val="24"/>
        </w:rPr>
        <w:t>—a very intuitive hybrid of art and science. Psis rarely know exactly how psionics work, but find that their power gives them a mechanism, a palpable influence allowing them to effect reality in ways that seem to defy physics. What they know about their power comes instinctively or out of common knowledge. The true potential of their power is locked in their minds—still cloaked in riddle. Psis with scientific backgrounds may have more knowledge—new theories to help them come up with answers. However, new work or discoveries in these areas are unusual and most individuals with a background in psionic research are at risk of abduction. No mundane group or individual has a hope in opposing these growing forces for long. Those who don't realize how dangerous the situation is promptly, will be sucked into the maelstrom without any hope of escape. Those who do, however, have a small advantage. Being in many cases no mean psis themselves, they aren't without their own resources. Unfortunately, the price is conflict, and that brings the whole situation out into the open.</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The Escalation begins. With the intrusion of psionic conflict, the mysteries of the world will no longer be content to hide in the shadows and the mists. The </w:t>
      </w:r>
      <w:r w:rsidRPr="00AF3F86">
        <w:rPr>
          <w:rFonts w:ascii="Montserrat" w:hAnsi="Montserrat"/>
          <w:i/>
          <w:sz w:val="24"/>
        </w:rPr>
        <w:t>power</w:t>
      </w:r>
      <w:r w:rsidRPr="00AF3F86">
        <w:rPr>
          <w:rFonts w:ascii="Montserrat" w:hAnsi="Montserrat"/>
          <w:sz w:val="24"/>
        </w:rPr>
        <w:t xml:space="preserve"> is the key to personal immortality and holds the promise of godhood. A promise that will attract all who have pursued it throughout time and space. Souls will come, whether they realize why or not for this prize. Inevitably, mankind will be reacquainted with its brother and sister races—and the inhuman and alien community which humanity inhabits.</w:t>
      </w:r>
      <w:r w:rsidRPr="00AF3F86">
        <w:rPr>
          <w:rFonts w:ascii="Montserrat" w:hAnsi="Montserrat"/>
          <w:sz w:val="24"/>
        </w:rPr>
        <w:tab/>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The Awakening: A Psionics Campaign</w:t>
      </w: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 </w:t>
      </w:r>
      <w:r w:rsidRPr="00AF3F86">
        <w:rPr>
          <w:rFonts w:ascii="Montserrat" w:hAnsi="Montserrat"/>
          <w:sz w:val="24"/>
        </w:rPr>
        <w:tab/>
        <w:t>San Francisco, summer of '89, unwittingly the stage for the end of reality as society knows it! Over the past two thousand years, humanity has been growing and maturing sub-consciously towards the point of defying the tenants of physics, as man's senses rise above the mundane. Unfortunately, this evolutionary revolution has not begun unnoticed, or unexploited. Largely unnoticed, factions in society have begun to manipulate the lives and options of newly manifesting psionics with shallow arrogance and lack of regard for the individuals feelings. Regretfully, the motivations behind these groups appear to be no less corrupt and exploitive than our history of patriarchal subjugation has exemplified for centuries. Worse of all, these factions have strong and unmeasured resources and influence, that no individual or small group can hope to oppose for long. Fact is, if you don't learn how dangerous these times are, right away, then you will be sucked into the maelstrom without any hope of escape!</w:t>
      </w:r>
    </w:p>
    <w:p w:rsidR="00961472" w:rsidRPr="00AF3F86" w:rsidRDefault="00961472">
      <w:pPr>
        <w:spacing w:line="360" w:lineRule="auto"/>
        <w:jc w:val="both"/>
        <w:rPr>
          <w:rFonts w:ascii="Montserrat" w:hAnsi="Montserrat"/>
          <w:sz w:val="24"/>
        </w:rPr>
      </w:pPr>
      <w:r w:rsidRPr="00AF3F86">
        <w:rPr>
          <w:rFonts w:ascii="Montserrat" w:hAnsi="Montserrat"/>
          <w:sz w:val="24"/>
        </w:rPr>
        <w:tab/>
        <w:t>However, the PCs have a small advantage, they are no mean psionics themselves, and they aren't without their own resources. If they are lucky, they will be able to notice the threat that is slinking up on them. Things they will know, if even only instinctively are as follows: It is not very well known exactly how psionics work, but it seems that their power gives them form of mechanism or influence that allows them to effect reality in ways that seem to defy science. Whether they draw off of a power source, or generate the necessary power themselves through some means, is unknown. The true potential of their powers still locked in their minds; still cloaked in riddle. Characters with scientific backgrounds will have some knowledge or theories that are closer to giving them answers, however any discoveries or work in these areas must be role-played in the campaign unless an unusual background in psionic research is taken. They will also have a general knowledge of the state of the world up to the summer of 1989.</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The Psychic Research Center 4204 Market St. San Francisco</w:t>
      </w:r>
    </w:p>
    <w:p w:rsidR="00961472" w:rsidRPr="00AF3F86" w:rsidRDefault="00961472">
      <w:pPr>
        <w:spacing w:line="360" w:lineRule="auto"/>
        <w:jc w:val="both"/>
        <w:rPr>
          <w:rFonts w:ascii="Montserrat" w:hAnsi="Montserrat"/>
          <w:sz w:val="24"/>
        </w:rPr>
      </w:pPr>
      <w:r w:rsidRPr="00AF3F86">
        <w:rPr>
          <w:rFonts w:ascii="Montserrat" w:hAnsi="Montserrat"/>
          <w:sz w:val="24"/>
        </w:rPr>
        <w:t>At the beginning of the campaign, this facility will be just opening. The center was mentioned in a few newspapers, occult and new age periodicals, and on the news as an interest story. The center was relocated from Oakland, where it closed down due to harassment and gang activity. The center houses a small staff of research scientists, and interns, as well as a few mysterious individuals that serve as secretarial or functionary help.</w:t>
      </w:r>
    </w:p>
    <w:p w:rsidR="00961472" w:rsidRPr="00AF3F86" w:rsidRDefault="00961472">
      <w:pPr>
        <w:spacing w:line="360" w:lineRule="auto"/>
        <w:jc w:val="both"/>
        <w:rPr>
          <w:rFonts w:ascii="Montserrat" w:hAnsi="Montserrat"/>
          <w:sz w:val="24"/>
        </w:rPr>
      </w:pPr>
      <w:r w:rsidRPr="00AF3F86">
        <w:rPr>
          <w:rFonts w:ascii="Montserrat" w:hAnsi="Montserrat"/>
          <w:sz w:val="24"/>
        </w:rPr>
        <w:tab/>
        <w:t>The center boasts state of the art facilities, the most advanced testing and monitoring equipment, and numerous devices specially adapted by the staff. The staff is trained in physical and para-physical scientific research and development as well as medical and psychological practice. The official purpose of the center is to dispel the myths surrounding parapsychological and occult research, and the only public services are counseling and testing. with special contacts, more in-depth services are available.</w:t>
      </w:r>
    </w:p>
    <w:p w:rsidR="00961472" w:rsidRPr="00AF3F86" w:rsidRDefault="00961472">
      <w:pPr>
        <w:spacing w:line="360" w:lineRule="auto"/>
        <w:jc w:val="both"/>
        <w:rPr>
          <w:rFonts w:ascii="Montserrat" w:hAnsi="Montserrat"/>
          <w:sz w:val="24"/>
        </w:rPr>
      </w:pPr>
      <w:r w:rsidRPr="00AF3F86">
        <w:rPr>
          <w:rFonts w:ascii="Montserrat" w:hAnsi="Montserrat"/>
          <w:sz w:val="24"/>
        </w:rPr>
        <w:tab/>
        <w:t>The center also serves as a front for the organization and operation of the Wild Society, and its enforced area of neutrality, known as the "Safe-zone" in San Francisco. When necessary, the center will provide medical assistance to those allied with the Wild Society, to avoid any legal entanglements that might occur from normal treatment.</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The Company: C.R.I.S.I.S.</w:t>
      </w: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C.R.I.S.I.S. is the brainchild of a defected alien metapsychic, Aram' ki, who fled from his own position among the Oasian upper-class to seize power amidst the mind-blind population of Earth. Under the alias, Aaron King, he has in the last two hundred years built up an international organization with high level connections in every government, world market and organization in the world. Thanks to this influence, he has managed to establish a nearly inviolable power base.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The Company is well organized and disguised to appear as loosely connected, independent groups of business, research and manufacturing organizations with government contracts as well as civilian business markets. To ensure this cover, the Company has infiltrated most of the world's governing bodies, military organizations, and intelligence operations with its own loyal operatives. </w:t>
      </w:r>
    </w:p>
    <w:p w:rsidR="00961472" w:rsidRPr="00AF3F86" w:rsidRDefault="00961472">
      <w:pPr>
        <w:spacing w:line="360" w:lineRule="auto"/>
        <w:jc w:val="both"/>
        <w:rPr>
          <w:rFonts w:ascii="Montserrat" w:hAnsi="Montserrat"/>
          <w:sz w:val="24"/>
        </w:rPr>
      </w:pPr>
      <w:r w:rsidRPr="00AF3F86">
        <w:rPr>
          <w:rFonts w:ascii="Montserrat" w:hAnsi="Montserrat"/>
          <w:sz w:val="24"/>
        </w:rPr>
        <w:tab/>
        <w:t>And what this elaborate screen hides is an obscenely ingenious research and development exploitation of Earth's growing population of Psionics. Using kidnapped psionics, the Company performs tests and experiments to unlock the secret of psionic physics in hopes of developing technology capable of replicating their awesome potential. For the psi's, the worst conditions are among the harmfully exploitive treatment of the test-subjects and the cold inhumane fates awaiting them, are grueling augmentation processes that expose the psi's to a high risk of psionic overload, behavior modification, and sale to outside agencies as slave-operatives.</w:t>
      </w:r>
    </w:p>
    <w:p w:rsidR="00961472" w:rsidRPr="00AF3F86" w:rsidRDefault="00961472">
      <w:pPr>
        <w:spacing w:line="360" w:lineRule="auto"/>
        <w:jc w:val="both"/>
        <w:rPr>
          <w:rFonts w:ascii="Montserrat" w:hAnsi="Montserrat"/>
          <w:sz w:val="24"/>
        </w:rPr>
      </w:pPr>
      <w:r w:rsidRPr="00AF3F86">
        <w:rPr>
          <w:rFonts w:ascii="Montserrat" w:hAnsi="Montserrat"/>
          <w:sz w:val="24"/>
        </w:rPr>
        <w:tab/>
        <w:t>At the present time, the years of research have rewarded the Company with numerous working psionic replication generators, capable of synthesizing a multitude of psionic functions. Also the psionic black market is a booming business and the Company has the market cornered. In less than another year, at this rate, the Company will have the world in its pocket. Unless something should interfere...</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TRACE INTERLOCKING ELEMENTS</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TTVV-1</w:t>
      </w:r>
      <w:r w:rsidRPr="00AF3F86">
        <w:rPr>
          <w:rFonts w:ascii="Montserrat" w:hAnsi="Montserrat"/>
          <w:sz w:val="24"/>
        </w:rPr>
        <w:tab/>
        <w:t>Veil and Abyss</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TTVV 0</w:t>
      </w:r>
      <w:r w:rsidRPr="00AF3F86">
        <w:rPr>
          <w:rFonts w:ascii="Montserrat" w:hAnsi="Montserrat"/>
          <w:sz w:val="24"/>
        </w:rPr>
        <w:tab/>
        <w:t xml:space="preserve">Earth and Nexus–An ancient mystery has risen up from the ashes of the modern psyche. Over the last two millennia a rift has grow unnoticed in the minds of Earth's children. The human spirit has atrophied and sunk into an apathy throughout the world contrasted only by the fires stoked and kindled in a few. A brilliance like what once transported men in an exodus across the void to a paradise called Oasis. Bereft of its most gifted souls Earth entered into a darkness lit only by the embers of those unable or unwilling to make the passage into the heavens. If not for these embers man would have withered out of existence long ago. </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TTVV 1</w:t>
      </w:r>
      <w:r w:rsidRPr="00AF3F86">
        <w:rPr>
          <w:rFonts w:ascii="Montserrat" w:hAnsi="Montserrat"/>
          <w:sz w:val="24"/>
        </w:rPr>
        <w:tab/>
        <w:t>Aeirn, Ashe and Anth</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INSPIRATIONS</w:t>
      </w:r>
      <w:r w:rsidRPr="00AF3F86">
        <w:rPr>
          <w:rFonts w:ascii="Montserrat" w:hAnsi="Montserrat"/>
          <w:spacing w:val="-1"/>
          <w:sz w:val="24"/>
        </w:rPr>
        <w:tab/>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EARTH NEXUS : AMARANTH AGENDA</w:t>
      </w:r>
      <w:r w:rsidRPr="00AF3F86">
        <w:rPr>
          <w:rFonts w:ascii="Montserrat" w:hAnsi="Montserrat"/>
          <w:spacing w:val="-1"/>
          <w:sz w:val="24"/>
        </w:rPr>
        <w:fldChar w:fldCharType="begin"/>
      </w:r>
      <w:r w:rsidRPr="00AF3F86">
        <w:rPr>
          <w:rFonts w:ascii="Montserrat" w:hAnsi="Montserrat"/>
          <w:spacing w:val="-1"/>
          <w:sz w:val="24"/>
        </w:rPr>
        <w:instrText xml:space="preserve">PRIVATE </w:instrText>
      </w:r>
      <w:r w:rsidRPr="00AF3F86">
        <w:rPr>
          <w:rFonts w:ascii="Montserrat" w:hAnsi="Montserrat"/>
          <w:spacing w:val="-1"/>
          <w:sz w:val="24"/>
        </w:rPr>
        <w:fldChar w:fldCharType="end"/>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The secret history of the Earth is about to come to the surface. The heralds of this new dawn were marked in their ancestry. An age ago, several families were drawn together and offered a dream to share. A vision of what they might come in time to be through their children. Their dream's time has come. A new generation of humanity is on the verge of striding boldly out into the mists which have oppressed humanity since the dawn of reason. Magic and science and art will begin to collide as a new vision of reality emerges. A vision both beautiful and terrifying. From the shadows will emerge the creatures which have haunted and romanced humanity: Aliens, Sidhe, Vampires, Immortals, Atlanteans, and Shapeshifters. Icons will reemerge and the full potential of the mind will awake to reshape existence, power, and those in whom it incarnates. Earth has an unprecedented focal role in the shaping of these events, being drawn into connection with a greater realm of possibilities through the acquaintance of its dominant players. From here, the world we know is drawn into the vast and unnerving immensity of the unknown. Each book is merely another chapter in this progression. In time, every chapter will draw together and the greater tale will emerge.</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Final forms of various chapters in the unfolding saga have yet to even coalesce. Collected here are many of the elements contributing to it, combining and recombining to produce the most effective map of this alternate world line. The heart of these pieces is the awakening of the mind as a key to unlocking the potential of humanity. The distinction made herein, is the apprehension and harnessing of qualities innate in us all to discover powers rare only in interpretation. This epic does not seek to tell of the striving for as yet unattained gifts but the utilization of what we have always and will always have. The premise, while unique, is not bound to a particular epigram, but glitters with multiple facets to be explored. For example, works in mind include short storys and books based around psionics in a contemporary world—picture a variation on the Terminal Moment (a psionic high jinx intrigue), or Intruder (a prelude to Beyond the Pale—a book developed around the obsessed intruder who victimizes Mew), and above and beyond these, there is the Amaranthan Agenda where a demon attains godhood and unearths a new juxtaposition of our contemporary world and the world of sophisticated divinity (there are several versions, one of which is a displaced recasting of Unpromised called Divine Error, and a less notated concept that would make a better work for that title), not to mention the original Unpromised.</w:t>
      </w: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ab/>
        <w:t>To the side of each of these are ideas that may well make provoking works; a book based on the exploits of the crew of a AEA interstellar warship, a short story idea about an irreconcilable couple who become entangled in a near textbook embroglio between the mob and the FBI/DEA (the point of which is not the life or death fling through the underworld but the common invisibility of their frame of mind); also on the table. Each of these proposed works exercises some of the qualities which I feel driven to explore. The ability to develope them all as the mood hits me would be very useful. Naturally, this is all far too much to occupy my attention at any one time, so the question of this forum is to narrow down the scale and tempo of these works as applies to the availability of my time. What do I wish to deal with at this time?</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br w:type="page"/>
        <w:t xml:space="preserve">EN : (1991) AMARANTH AGENDA (1987-1991) [THE EDGE] The introduction of psionics in a conventional world and the first apprehension of where that quality leads. </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br w:type="page"/>
        <w:t xml:space="preserve">THE GREAT YOUNG ONES </w:t>
      </w: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When reality comes headlong up against the Unknown, something always has to give. For most, it is their sanity. For Lauren Sinclair and her unusual companions, reality itself is about to give way, and throw them head long into the shadows of horror and mystery. When myth becomes mythos, and the mind learns to cast its reflections upon the world, nothing is certain, and destruction begins its taunting. Even time and death will be defied before heaven and earth will be forced to accept the presence of the Great Young Ones.</w:t>
      </w: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ab/>
        <w:t>These are some of those who missed, or only caught the faintest edge of the Awakening. This is a tale of the initiation of another, darker chord of intent. This is a tale of the legacy of prior inhuman influences on earth, like those behind the awakening, these influences have grown and lingered in the shadows. Like much of the strange and unusual, these influences have been largely ignored by humanity and shunned by its realities.</w:t>
      </w: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ab/>
        <w:t>Lauren Sinclair, Mason Drake Westmoor, and company... Considering what I learned about the true nature of the LIFE program, this book is significant in its examination of limitations one cannot change and to a second degree, the collusion of reality. all the power given to each of these characters was stolen from them by the virus which gave them to them. The piece should be quite horrifying and appalling, really.</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 xml:space="preserve">EN : (1995) (AMARANTH AGENDA) </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 xml:space="preserve">It is Autumn, and all hell is about to break loose. Blaze, a lawful-evil demon has found the key to attaining godhood. However, even as he performs the ritual that will assure his ascension, this world shall be rocked with a wave of unspeakable consequences. The players are Rasha, the dragon; Larius, the soon to be avatar of Blaze; Amarantha, the soon to be arch angel of Blaze; Morgan, the phoenix vampire; Marcus Singh Khan; Allanah, the totemic gangrel; Blaze, the soon to be god of blood and souls; Gordan Smith; Lauren Sinclair; and possibly many others. This is just a subplot though. The ritual will be performed, and the deed done. However, that will not change the course of events. In fact, it only accelerates them. On the eve of Mr. Grey's arrival to San Francisco, Larius is occupied with the needs of his job. There will be a duel. There will be the hunting of the Judge. There will be the convention and the unveiling of Mr. Grey's miracle extract. There will be the treaty signing. Each of these events will require the presence and observation of our players, however they may be involved. The mystery of the Judge may not be solved until it is too late, though Blaze has a clue about it. The Judge will be waiting for the trinity of blood and souls when they awake. In one sense, he has been collecting the power of homicidal instinct. In another sense, he is not aware of the force that compels him to go after this trait, nor is he aware of why his pressure is so disruptive to his victims. In a basic sense, he had originally come to this world to gain an understanding of murder, and became twisted to the point where he forgot what he was. When released, he will revert to being a judge; a force of supernature. </w:t>
      </w: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ab/>
        <w:t>The world is on the verge of undergoing a change of character. This world is becoming unstable. This sphere of reality, that is. The only possible course for it is to schism. What will remain after the cataclysms that will be felt is a mystery. A world in which the torsion force imparted by the conflict of power has burst and made room for magic and divinity to reside within the norm. This first indication of this new sphere will be the raising of an isle in the pacific. This occurrence will interest many cults and organizations. Instead of an age of mythos rule, something else has happened. The world has suddenly demanded the assumption of responsibility by each individual. By offering magic and divinity. The world will strive to adapt to this change with as little shift in culture and mindset as possible. It is the beginning of an age of possibilities. Because of the positions the players have put themselves in, they will be offered the opportunity to join the first expedition to investigate the Isle; by the institute of changes. At this time, Blaze has become something new to himself, and is but an infant god. He is truly immortal and self wrought. As are his number one and number two. They can endure the worst, along with Morgan. Rasha may find some inspiration in this as to assets she can use. All things in motion can only be more strange to consider as they go on.</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EN : (1995) (EARTH NEXUS)</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In the wake of the disruption of the Company, the dissolution of the US government and the formation of the Imperial Americana, the human race is besieged by an inscrutable threat. From beyond the envelope of mind and spirit, an alien-demon race has co-opted the Oasian Protoculture and warped its moral code into a justification to enslave humanity. The uprising of these O'Jin soul skinners has been long and slow, but has finally attained the momentum to sweep the Earth into its genepool. From there the O'jin will turn their attention on the dragon imperium of intergalactic and omnitentive oversight. On Earth the Vox Agency has reorganized and recruited an array of upstart anomalies to stiffen up the mostly psionic ranks of their resistance. Among these new recruits are our protagonists. Dominion, Alias, Umbra, Ishtar and Nemesis.</w:t>
      </w: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ab/>
        <w:t>Dominion, of the Paradox Corps, and her daughter Alias, are hybrid human anisae; embodied omnimorphs. Their dan, Dancer, was abducted and implanted in the womb of altered human hosts from the twelfth generation culling. Their existence in their present form is a result of the O'jin meddling on Earth. Dominion, wife of Abyss, is doubly linked to the O'jin involvement through the alteration of Abyss' parents. Umbra is a self exiled dragonling from the Empire who has, to an extent, gone native. Ishtar is a member of the race of cat people exiled to Earth shortly after the fall of the Atlantis Colony. Nemesis is the reawakened Pandora, a class three full spectrum psionic and anchor to the realm.</w:t>
      </w: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ab/>
        <w:t>Having taken the San Francisco Vox Installation as their base of operations, this group now faces their difficult initiation to the invisible war. Among their number, are those with an awareness of the flow of things around them, and the first hints of the coming schism. Soon enough, they will begin to realize the nature of Earth Nexus.</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Setting up the modifications on the SF Installation are not exactly easy. The Pandora failsafes have to be completely neutralized without disturbing the sleep chambers of the other prisoners. Ironically the physical location of the sleepers cannot be ascertined. In the process of diggin through the II (installation interface) several intereting things turn up: David [AI] arrives to inquire about start up, he can be encouraged to take up residence and deal with the maintainance and operations fo the facility. Tripping over an ongoing toplevel analysis of the Monterey Installation's demise opens an option to investigate one of the paradoxes of the Earth Nexus. The Installation inexplicably imploded in concert with the Danville Installation in Maryland. The analysis is picking up a persistent anomoly at the site. Investigation will reveal [painfully] that the installation had inadvertntly been built on the site of a dormant dragon door, which is powering up to become active. Should this happen, the Empire will be immediately aware. What the dragon door is doing there and why is a mystery, but investigation will establish that it is trillions of years old. In the registered personnel is Abyss. Active status, on assignment [CEF Abyss]. A file on the O'jin will be unearthed, but does not directly connect with the current presumption that the threat is purely the Oasians. Exe logs will reveal that the Oasians have had persistent taps into the remote computer cores of the Company for almost two decades. Aparently the Oasians have a mole in the Company. He or she may still be there. Should the party begin an investigation into the possability of a mole, they wil have to go to central operations. While there they will be in a position to notice a stratagy and modus operandi conference. One of the major points of note; the Oasians are getting on and off the planet without the use of their ships. Unquestionable intelligence revelas that no Oasian ships have entered local space since the snafu in 1991. Conversely, they are managing to translocate in significant numbers without setting off psi watch or disturbing the penumbra wards created by Ember. Whatever means they are using, it must be passive; some kind of gate.</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EN : (2112) (PROMETHIAN AGENDA)</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Jump ahead a generation, and see what comes of the various notions I entertained as a future of corporate rule digs up a history of hidden evolution. For the second time, the world has reached a point where it is in danger of being approached by the IG's. Yes. They are out there, as we learned from Redmane, and from Aram'Ki. A tongue in cheek alternate future which blends vision from the hard edged manga/cyberpunk genre with the quiet awesomeness of human potential.</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EN : (2112) (INTEGRITY)</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Morgan Eve Wildmuir, and her great-granddaughter, Morgan Erin, gather with their closest psi intimates to discuss the black choice facing their kind. Twenty years of uproar over the integration of actively psi capable individuals into the normal fabric of human lives has finally come to a head. The startling realization of the true scale of a psi's capabilities have caused Earth's citizens and governments to recognize psi's as an unendurable threat to the safety of the world. New legislation is on the table to force psi's rated above certain capability ratings to voluntary submit to various sleeper programs designed to damp their power down to tolerable levels. The strongest of these measures flatly outlaw the presence of these proscribed psi's from the surface of the Earth. Ironically, the vast technological advancements achieved with the cooperation of psi's have resulted in the development of means to enforce the proposed laws against them. Given the near absolute success anticipated for this legislation, the only way out for the best of Earth's psi's is to venture into the cold depths of space. Already, these psi's are working in the harsh environment that their abilities allow them to endure, creating the new fleet of FTL ships commissioned to carry mankind to the stars. A pointed argument between the two Wildmuir's and their peers threatens to open a rift between friends and family members alike over what some see as an intolerable rejection of their kind and an endurable injustice to their loyalty to their world's daring efforts. The younger Mew refuses to join her family's matriarch in her abandonment of Earth in favor of entering the newly formed Psionic Corps so vital to the Earth's first space Navy. Some of her friends have sided with the elder Mew, imploring her to go with them to found their own world. Among them, her mate. Forced to pit her love and her sense of duty of her native world, this is Morgan Erin's darkest hour.</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EN : (2112) (EYE OF THE ENVELOPE)</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It is the tail end of the twentieth century. A private, low profile organization has formed, responding to an urgent need at a time of evolutionary crisis. The great psychological stresses of the Information Age have created a mind shattering shift in human perception. A new potential has awakened in Man; a potential that can only be described as psionics. Caitlyn Sinclair, an obscure psionics metaphysist, is contacted by a fringe research and development firm to stabilize a frightening change in their premier theoretical engineer and technologies analyst. Mason Alexander, currently heading the aero- and astronautical research division in its effort to define the research parameters for a new branch of field based technologies, stumbled across a natural mechanism for realizing his theories. Caitlyn arrives to find Mason possessed by an impressive manifestation of psychokinetic power. Her efforts to not only breach the fugue state in which this new power has isolated her subject, but to ascertain the reason for its catalysis lead to discoveries which will change the future of the entire human race. Government interest in this sensitive research facility leads to an official recognition of the infant science of psionics, and thus psi's themselves. The desperate investigation by Caitlyn and Mason into the cause of his manifestation results in the discovery of a vital link between the mind and the very structure of space and time. A link that could unlock the means for mankind to reach the stars.</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It is the tail end of the twentieth century. The great psychological stresses of the Information Age have created a mind shattering shift in human perception. A new potential has awakened in Man; a potential that can only be described as psionics. Inevitably, this change in humanity has to be officially discovered.</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Caitlyn Sinclair, an obscure undergraduate researcher, is picked up by the NSA and taken to a top secret research and development campus to recreate the work of their premier theoretical engineer and technologies analyst. Caitlyn is tersely briefed about the disappearance of Mason Alexander and then shown the result of his work, a silver sphere three meters in diameter suspended ten feet in the air in total defiance of gravity within a hastily constructed shelter. She is informed that she was specifically identified by the missing scientist as the only other person he knew of who could understand his work. She does not understand what her qualifications have to do with FT research until she has reviewed Mason's notes. The theoretical engineer had been working on a way to define the problems that the project faced in a way that researchers would be able to address. The enigmatic notes which had baffled the project staff made astonishing sense in light of her own emphasis. Caitlyn immediately realizes Mason did not a technological breakthrough at all. Instead, he became the breakthrough she has been pursuing her entire life.</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Caitlyn confronts her new knowledge of this situation and realizes the danger both she and Mason face. The task for which she was recruited is impossible. Her attempts to recreate his research demonstrate clearly that she can replicate his experiment, but she cannot give the NSA the answers they need. She can, however, get through to Mason. </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Mason has been possessed by an impressive manifestation of psychokinetic power. Her efforts manage to breach the fugue state in which this new power has isolated her subject. However, with the NSA breathing down her neck, she has almost no time to ascertain the reason for Mason's frightening metamorphosis. Caitlyn confronts Mason with the danger of their situation, pointing out that there is no way that she can provide what her keepers demand of her. </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…lead to discoveries which will change the future of the entire human race. Government interest in this sensitive research facility leads to an official recognition of the infant science of psionics, and thus psi's themselves. The desperate investigation by Caitlyn and Mason into the cause of his manifestation results in the discovery of a vital link between the mind and the very structure of space and time. A link that could unlock the means for mankind to reach the stars.</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A private, low profile organization has formed, responding to an urgent need at a time of evolutionary crisis. </w:t>
      </w:r>
    </w:p>
    <w:p w:rsidR="00961472" w:rsidRPr="00AF3F86" w:rsidRDefault="00961472">
      <w:pPr>
        <w:spacing w:line="360" w:lineRule="auto"/>
        <w:jc w:val="both"/>
        <w:rPr>
          <w:rFonts w:ascii="Montserrat" w:hAnsi="Montserrat"/>
          <w:sz w:val="24"/>
        </w:rPr>
      </w:pPr>
      <w:r w:rsidRPr="00AF3F86">
        <w:rPr>
          <w:rFonts w:ascii="Montserrat" w:hAnsi="Montserrat"/>
          <w:sz w:val="24"/>
        </w:rPr>
        <w:t>aero- and astronautical</w:t>
      </w: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stabilize a frightening change in </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Mason Alexander, the resident theoretical engineer, apparently developed a means to manipulate gravity.</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 xml:space="preserve">EN : (2992) (PROMETHEAN AGENDA) </w:t>
      </w: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At last, I reach the future of Earth in which she has become strong and dangerous as many feared she would. This is the world which the PAF was lost from, and perhaps a rare confirmation of what seems to accompany the Nexus effect. Earth herself is a utopia, Eden with fangs and claws. Her children are smarter and purer than they have ever been. But, all is not right in the universe, and humanity's perfection has come at a cost. The questions that humanity has pushed aside all of this time are demanding answers. Or else Earth will commit suicide to win a war before it can even be started.</w:t>
      </w: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br w:type="page"/>
      </w:r>
      <w:r w:rsidRPr="00AF3F86">
        <w:rPr>
          <w:rFonts w:ascii="Montserrat" w:hAnsi="Montserrat"/>
          <w:sz w:val="24"/>
        </w:rPr>
        <w:t>AESLYN VICTORIA</w:t>
      </w:r>
      <w:r w:rsidRPr="00AF3F86">
        <w:rPr>
          <w:rFonts w:ascii="Montserrat" w:hAnsi="Montserrat"/>
          <w:sz w:val="24"/>
        </w:rPr>
        <w:tab/>
        <w:t>AV</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Av catches the eye. Her appearance somehow elegant, demure and predatorial. She stands at exactly five nine. A mane of blood red with red gold highlights, and opalescent grey eyes make easly distinctive features. The rounded point of her chin, softens and unites the angles of her jaw subtly with the strong curve of her cheekbones. Her nose is straight and demurely sharp. Her brow is smooth and slightly curved. Her mouth hints at an enigmatic smile, and is exceptionally expressive when she likes. To the touch, her skin is a silken envelope conducting a high characteristic body temperature. To the eye she has an almost flawless mother of pearl complexion. Her height is made elegant by the length of her limbs in proportion to her body. Arms and legs both slender and athletically toned end in long fingered hands and dancer's feet. An active youth, she trained her body to a perfect balance between strength and suppleness. Her muscles are defined but smooth and unobtrusive at rest. The cage of her ribs narrows into her waist in a subtler curve than the arc over her hips. Her belly is smooth and taut and the curve of her breasts only full enough to suggest ripeness. The shape of her pelvis creates the width of her hips and the maddening triangular gap between her pubic arch and inner thighs, framing an impeccable, hairline seam—her mons.</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Lithe, well sculpted, an ageless femininity and youth of contour. By some quirck she has subtly pronounced little fangs, very capable of piercing flesh.</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Her body glove—either pristine white, or devouring black, depending on her mood that day—sheathed her from the tips of fingers and toes to the top of her elegant throat. It fit her like a second skin.</w:t>
      </w: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br w:type="page"/>
      </w: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br w:type="page"/>
      </w:r>
    </w:p>
    <w:p w:rsidR="00961472" w:rsidRPr="00AF3F86" w:rsidRDefault="00961472">
      <w:pPr>
        <w:spacing w:line="360" w:lineRule="auto"/>
        <w:jc w:val="both"/>
        <w:rPr>
          <w:rFonts w:ascii="Montserrat" w:hAnsi="Montserrat"/>
          <w:sz w:val="24"/>
        </w:rPr>
      </w:pPr>
      <w:r w:rsidRPr="00AF3F86">
        <w:rPr>
          <w:rFonts w:ascii="Montserrat" w:hAnsi="Montserrat"/>
          <w:sz w:val="24"/>
        </w:rPr>
        <w:br w:type="page"/>
        <w:t>AVONLEA</w:t>
      </w:r>
    </w:p>
    <w:p w:rsidR="00961472" w:rsidRPr="00AF3F86" w:rsidRDefault="00961472">
      <w:pPr>
        <w:spacing w:line="360" w:lineRule="auto"/>
        <w:jc w:val="both"/>
        <w:rPr>
          <w:rFonts w:ascii="Montserrat" w:hAnsi="Montserrat"/>
          <w:sz w:val="24"/>
        </w:rPr>
      </w:pPr>
      <w:r w:rsidRPr="00AF3F86">
        <w:rPr>
          <w:rFonts w:ascii="Montserrat" w:hAnsi="Montserrat"/>
          <w:sz w:val="24"/>
        </w:rPr>
        <w:t>THE RAPE OF AVONLEA</w:t>
      </w:r>
    </w:p>
    <w:p w:rsidR="00961472" w:rsidRPr="00AF3F86" w:rsidRDefault="00961472">
      <w:pPr>
        <w:spacing w:line="360" w:lineRule="auto"/>
        <w:jc w:val="both"/>
        <w:rPr>
          <w:rFonts w:ascii="Montserrat" w:hAnsi="Montserrat"/>
          <w:sz w:val="24"/>
        </w:rPr>
      </w:pPr>
      <w:r w:rsidRPr="00AF3F86">
        <w:rPr>
          <w:rFonts w:ascii="Montserrat" w:hAnsi="Montserrat"/>
          <w:sz w:val="24"/>
        </w:rPr>
        <w:t>UNPROMISED</w:t>
      </w:r>
    </w:p>
    <w:p w:rsidR="00961472" w:rsidRPr="00AF3F86" w:rsidRDefault="00961472">
      <w:pPr>
        <w:spacing w:line="360" w:lineRule="auto"/>
        <w:jc w:val="both"/>
        <w:rPr>
          <w:rFonts w:ascii="Montserrat" w:hAnsi="Montserrat"/>
          <w:sz w:val="24"/>
        </w:rPr>
      </w:pPr>
      <w:r w:rsidRPr="00AF3F86">
        <w:rPr>
          <w:rFonts w:ascii="Montserrat" w:hAnsi="Montserrat"/>
          <w:sz w:val="24"/>
        </w:rPr>
        <w:t>UNREQUITED</w:t>
      </w:r>
    </w:p>
    <w:p w:rsidR="00961472" w:rsidRPr="00AF3F86" w:rsidRDefault="00961472">
      <w:pPr>
        <w:spacing w:line="360" w:lineRule="auto"/>
        <w:jc w:val="both"/>
        <w:rPr>
          <w:rFonts w:ascii="Montserrat" w:hAnsi="Montserrat"/>
          <w:sz w:val="24"/>
        </w:rPr>
      </w:pPr>
      <w:r w:rsidRPr="00AF3F86">
        <w:rPr>
          <w:rFonts w:ascii="Montserrat" w:hAnsi="Montserrat"/>
          <w:sz w:val="24"/>
        </w:rPr>
        <w:t>UNBOUND</w:t>
      </w:r>
    </w:p>
    <w:p w:rsidR="00961472" w:rsidRPr="00AF3F86" w:rsidRDefault="00961472">
      <w:pPr>
        <w:spacing w:line="360" w:lineRule="auto"/>
        <w:jc w:val="both"/>
        <w:rPr>
          <w:rFonts w:ascii="Montserrat" w:hAnsi="Montserrat"/>
          <w:sz w:val="24"/>
        </w:rPr>
      </w:pPr>
      <w:r w:rsidRPr="00AF3F86">
        <w:rPr>
          <w:rFonts w:ascii="Montserrat" w:hAnsi="Montserrat"/>
          <w:sz w:val="24"/>
        </w:rPr>
        <w:t>UNDONE</w:t>
      </w:r>
    </w:p>
    <w:p w:rsidR="00961472" w:rsidRPr="00AF3F86" w:rsidRDefault="00961472">
      <w:pPr>
        <w:spacing w:line="360" w:lineRule="auto"/>
        <w:jc w:val="both"/>
        <w:rPr>
          <w:rFonts w:ascii="Montserrat" w:hAnsi="Montserrat"/>
          <w:sz w:val="24"/>
        </w:rPr>
      </w:pPr>
      <w:r w:rsidRPr="00AF3F86">
        <w:rPr>
          <w:rFonts w:ascii="Montserrat" w:hAnsi="Montserrat"/>
          <w:sz w:val="24"/>
        </w:rPr>
        <w:t>UNRESOLVED</w:t>
      </w:r>
    </w:p>
    <w:p w:rsidR="00961472" w:rsidRPr="00AF3F86" w:rsidRDefault="00961472">
      <w:pPr>
        <w:spacing w:line="360" w:lineRule="auto"/>
        <w:jc w:val="both"/>
        <w:rPr>
          <w:rFonts w:ascii="Montserrat" w:hAnsi="Montserrat"/>
          <w:spacing w:val="-1"/>
          <w:sz w:val="24"/>
        </w:rPr>
      </w:pPr>
      <w:r w:rsidRPr="00AF3F86">
        <w:rPr>
          <w:rFonts w:ascii="Montserrat" w:hAnsi="Montserrat"/>
          <w:sz w:val="24"/>
        </w:rPr>
        <w:t>UNFATHOMED</w:t>
      </w: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br w:type="column"/>
        <w:t>AT THE EDGE OF CONSCIOUSNESS</w:t>
      </w: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BREAKING BARRIERS</w:t>
      </w: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DRAGON DREAM</w:t>
      </w: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THE SECOND GESTURE</w:t>
      </w: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THRESHOLD</w:t>
      </w: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COMPANION</w:t>
      </w: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THE TERMINAL MOMENT</w:t>
      </w: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ANGELS</w:t>
      </w: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br w:type="page"/>
        <w:t>THRESHOLDS</w:t>
      </w: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 xml:space="preserve">Quite different than one might expect, THRESHOLDS is almost a thesis. It is a book about imagination and enlightenment. It discusses many of the ideas, precedents and revelations upon which all of my writing is based. In it I intend to examine many of the things that underlie our very existence, and which relate to the paradoxes of dreaming and storytelling. Most of my works challenge the idea of reality, by assuming that anything is indeed possible, and it makes sense if one just asks the right questions. The book itself evolves out of these questions, and it may well be a revolutionary book on existence. One might think that I am an existentialist, but the issue is moot. If you exist, then you are existential. This book is about determining what that really means. I never said that reality is a lie, just that it is a trick, and we are the ones who have performed it. </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DIVINE ERROR [APPLICATION]</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PROJECTION [APPLICATION]</w:t>
      </w: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ab/>
        <w:t>DRAFT</w:t>
      </w: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ab/>
        <w:t>INTERROGATION AND ARGUEMENT [ANALYSIS AND LOGIC NOTES]</w:t>
      </w: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ab/>
        <w:t>[NO OTHER INVESTMENTS]</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DIALOGUES</w:t>
      </w: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 xml:space="preserve">SCRAPES </w:t>
      </w:r>
      <w:r w:rsidRPr="00AF3F86">
        <w:rPr>
          <w:rFonts w:ascii="Montserrat" w:hAnsi="Montserrat"/>
          <w:spacing w:val="-1"/>
          <w:sz w:val="24"/>
        </w:rPr>
        <w:tab/>
        <w:t>[PLOT MICROCOSMS]</w:t>
      </w: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ab/>
        <w:t>[SENTENCE, PARAGRAPH, SECTION, CHAPTER-MINOR]</w:t>
      </w: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MOVEMENTS</w:t>
      </w:r>
      <w:r w:rsidRPr="00AF3F86">
        <w:rPr>
          <w:rFonts w:ascii="Montserrat" w:hAnsi="Montserrat"/>
          <w:spacing w:val="-1"/>
          <w:sz w:val="24"/>
        </w:rPr>
        <w:tab/>
        <w:t>[PLOT DEVICES]</w:t>
      </w: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ab/>
        <w:t>[SECTION, CHAPTER, PART]</w:t>
      </w: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THRESHOLDS</w:t>
      </w:r>
      <w:r w:rsidRPr="00AF3F86">
        <w:rPr>
          <w:rFonts w:ascii="Montserrat" w:hAnsi="Montserrat"/>
          <w:spacing w:val="-1"/>
          <w:sz w:val="24"/>
        </w:rPr>
        <w:tab/>
        <w:t>[PLOT EXECUTION]</w:t>
      </w: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ab/>
        <w:t>[CHAPTER, PART, BOOK]</w:t>
      </w: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ENVELOPES</w:t>
      </w:r>
      <w:r w:rsidRPr="00AF3F86">
        <w:rPr>
          <w:rFonts w:ascii="Montserrat" w:hAnsi="Montserrat"/>
          <w:spacing w:val="-1"/>
          <w:sz w:val="24"/>
        </w:rPr>
        <w:tab/>
        <w:t>[SUPER-PLOT]</w:t>
      </w: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ab/>
        <w:t>[BOOK, SERIES, INTERCOURSE]</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EXPRESSIONS</w:t>
      </w:r>
      <w:r w:rsidRPr="00AF3F86">
        <w:rPr>
          <w:rFonts w:ascii="Montserrat" w:hAnsi="Montserrat"/>
          <w:spacing w:val="-1"/>
          <w:sz w:val="24"/>
        </w:rPr>
        <w:tab/>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Themes.: Major characteristics in any "story"; having the capacity to give definition to a work as well as provides practical limits for setting it up with a proper perspective. For example...</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ab/>
        <w:t>Erotic: intimacy, pleasure and sensuality, intimite exploration...</w:t>
      </w: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ab/>
        <w:t>Adventurous: action, excitement, danger and risk, exploration...</w:t>
      </w: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ab/>
        <w:t>Dramatic: conflict, intrigue, adversity, consequentiality...</w:t>
      </w: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ab/>
        <w:t>Realistic: clarity, resolution and continuity, plausibility...</w:t>
      </w: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ab/>
        <w:t>Fantastic: imaginative, magical, unusual, surreal...</w:t>
      </w: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ab/>
        <w:t>Tragic: pain, loss, dispair, death, disruption, adversity, perversity...</w:t>
      </w: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ab/>
        <w:t>Horrific: fear, insanity, threat, extreme perversity and adversity, tragedy...</w:t>
      </w: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ab/>
        <w:t>Idealic: intriguing, enlightening, amusing, soothing...</w:t>
      </w: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ab/>
        <w:t>Comic: Witty, amusing, entertaining...</w:t>
      </w: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ab/>
        <w:t>Pathetic: emotional drama/tragedy/comedy/horror, also Empathetic...</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 xml:space="preserve">Typically, a work has one primary theme; but the fleshing of the story involves incorporating other themes into the various motions, gestures and poses of the work. A primary theme may easily have a persistent complimenting or contrasting theme. The theme tells you what details [out of limitless possabilities] will actually contribute to the body of the work. By limiting the action to three themes working off of each other, the body of work will not become too gross. It doesn't have to be the same three throughout, but one should be dropped if another one is called into focus. </w:t>
      </w: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br w:type="page"/>
        <w:t>DIVINE ERROR</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pacing w:val="-1"/>
          <w:sz w:val="24"/>
        </w:rPr>
      </w:pPr>
      <w:r w:rsidRPr="00AF3F86">
        <w:rPr>
          <w:rFonts w:ascii="Montserrat" w:hAnsi="Montserrat"/>
          <w:spacing w:val="-1"/>
          <w:sz w:val="24"/>
        </w:rPr>
        <w:t>Extrapolate out of the following, remaining true to the original inspiration of my "through the looking-glass" sketch: PRELUDE</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i/>
          <w:spacing w:val="-1"/>
          <w:sz w:val="24"/>
        </w:rPr>
      </w:pPr>
      <w:r w:rsidRPr="00AF3F86">
        <w:rPr>
          <w:rFonts w:ascii="Montserrat" w:hAnsi="Montserrat"/>
          <w:i/>
          <w:spacing w:val="-1"/>
          <w:sz w:val="24"/>
        </w:rPr>
        <w:t>I stepped through the looking-glass and I became someone entirely different. Which is strange, because I was still me, and more to the point, I was exactly what I ought to be. It's not like I had an oppertunity to figure anything out. Not at first, anyway. It started out almost frighteningly. There I was, all of a sudden. Right in the thick of things that had nothing to do, what-so-ever, with my preceeding thought. I know it sounds like a dream, but it was—and is—so real to me. Yet there is the fact that my every waking moment was positively plagued by the feeling that nothing was quite the way it should be. I didn't have to go very far to realize this, either. I remember being a boy; naively wise and somber. Or, boyish. I, uh, also remember knowing women. I do mean that in the biblical way. Considering what I am now, you can imagine the kind of confusion I've gone through. But that is not all that struck me as odd. For example, there was nothing overtly magical or miraculous about the other side, in my memory. In fact, there wasn't anything you could point to and say "This is magic," because there really was no such thing. But here, on this side, it all makes perfect sense to me. Which is strange, because that is not the general rule. Oh, sure, there is magic aplenty. Enough for everyone. But, it requires talent. I have no idea where I got such a talent from. I still haven't figured out where I got myself from, to be painfully honest.</w:t>
      </w:r>
    </w:p>
    <w:p w:rsidR="00961472" w:rsidRPr="00AF3F86" w:rsidRDefault="00961472">
      <w:pPr>
        <w:spacing w:line="360" w:lineRule="auto"/>
        <w:jc w:val="both"/>
        <w:rPr>
          <w:rFonts w:ascii="Montserrat" w:hAnsi="Montserrat"/>
          <w:i/>
          <w:spacing w:val="-1"/>
          <w:sz w:val="24"/>
        </w:rPr>
      </w:pPr>
      <w:r w:rsidRPr="00AF3F86">
        <w:rPr>
          <w:rFonts w:ascii="Montserrat" w:hAnsi="Montserrat"/>
          <w:i/>
          <w:spacing w:val="-1"/>
          <w:sz w:val="24"/>
        </w:rPr>
        <w:tab/>
        <w:t>What I can say I know is reletively simple. I know who I am, here and now. Here and now, I am true to myself. Beyond that, I am really not that sure of anything. And the magic? Well, as far as I can tell, it seems to be a part of me. If I didn't have it, I'd probably be dead right now. Oh, yeah, there is one more little thing. No one on this side calls it magic. They don't exactly call it any one thing, but I don't know what else to call it. It annoys them whenever I do. They always correct me and say it is this art or that art.</w:t>
      </w:r>
    </w:p>
    <w:p w:rsidR="00961472" w:rsidRPr="00AF3F86" w:rsidRDefault="00961472">
      <w:pPr>
        <w:spacing w:line="360" w:lineRule="auto"/>
        <w:jc w:val="both"/>
        <w:rPr>
          <w:rFonts w:ascii="Montserrat" w:hAnsi="Montserrat"/>
          <w:spacing w:val="-1"/>
          <w:sz w:val="24"/>
        </w:rPr>
      </w:pPr>
      <w:r w:rsidRPr="00AF3F86">
        <w:rPr>
          <w:rFonts w:ascii="Montserrat" w:hAnsi="Montserrat"/>
          <w:i/>
          <w:spacing w:val="-1"/>
          <w:sz w:val="24"/>
        </w:rPr>
        <w:tab/>
        <w:t xml:space="preserve">Well, I am in no position to say what is what, or to correct anyone. It occurs to me that I may have simply lost my mind. Maybe. But, what can I do about it now? My only option, the only option in life, was to deal with it. You don't have to believe me. I am probably a fool for trying to write this. If it is a dream, and I am just dreaming, then no one will ever read it. It will simply vanish as I wake up. But, writing it feels real to me. </w:t>
      </w:r>
    </w:p>
    <w:p w:rsidR="00961472" w:rsidRPr="00AF3F86" w:rsidRDefault="00961472">
      <w:pPr>
        <w:spacing w:line="360" w:lineRule="auto"/>
        <w:jc w:val="both"/>
        <w:rPr>
          <w:rFonts w:ascii="Montserrat" w:hAnsi="Montserrat"/>
          <w:spacing w:val="-1"/>
          <w:sz w:val="24"/>
        </w:rPr>
      </w:pPr>
    </w:p>
    <w:p w:rsidR="00961472" w:rsidRPr="00AF3F86" w:rsidRDefault="00961472">
      <w:pPr>
        <w:spacing w:line="360" w:lineRule="auto"/>
        <w:jc w:val="both"/>
        <w:rPr>
          <w:rFonts w:ascii="Montserrat" w:hAnsi="Montserrat"/>
          <w:sz w:val="24"/>
        </w:rPr>
      </w:pPr>
      <w:r w:rsidRPr="00AF3F86">
        <w:rPr>
          <w:rFonts w:ascii="Montserrat" w:hAnsi="Montserrat"/>
          <w:spacing w:val="-1"/>
          <w:sz w:val="24"/>
        </w:rPr>
        <w:br w:type="page"/>
      </w:r>
      <w:r w:rsidRPr="00AF3F86">
        <w:rPr>
          <w:rFonts w:ascii="Montserrat" w:hAnsi="Montserrat"/>
          <w:sz w:val="24"/>
        </w:rPr>
        <w:t xml:space="preserve"> A DREAM INSPIRED...</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I stepped through the looking-glass and I became someone entirely different. Which is strange, because I was still me, and more to the point, I was exactly what I ought to be. It's not like I had an opportunity to figure anything out. Not at first, anyway. It started out almost frighteningly. There I was, all of a sudden. Right in the thick of things that had nothing to do, what-so-ever, with my preceding thought. I know it sounds like a dream, but it was—and is—so real to me. Yet there is the fact that my every waking moment was positively plagued by the feeling that nothing was quite the way it should be. I didn't have to go very far to realize this, either. </w:t>
      </w:r>
    </w:p>
    <w:p w:rsidR="00961472" w:rsidRPr="00AF3F86" w:rsidRDefault="00961472">
      <w:pPr>
        <w:spacing w:line="360" w:lineRule="auto"/>
        <w:jc w:val="both"/>
        <w:rPr>
          <w:rFonts w:ascii="Montserrat" w:hAnsi="Montserrat"/>
          <w:sz w:val="24"/>
        </w:rPr>
      </w:pPr>
      <w:r w:rsidRPr="00AF3F86">
        <w:rPr>
          <w:rFonts w:ascii="Montserrat" w:hAnsi="Montserrat"/>
          <w:sz w:val="24"/>
        </w:rPr>
        <w:tab/>
        <w:t>I don't remember living all of this life, and yet I can't remember living any other life either. I know things about myself as if I learned it vicariously. I know I've made love, to one of the people here with me in fact. Recently. Yet I have no memory of ever having sex. If I try to even imagine it, I can only come up with this weird vision of making love to a woman as a man. That is a dream I've had recently and it seems to be all the sexual experience I know of. Considering what I am now, you can imagine the kind of confusion I'm going through. But that is not all that struck me as odd. For example, there was nothing overtly magical or miraculous about the world, in my memory. In fact, there wasn't anything you could point to and say "This is magic," because there really was no such thing. But here, among my present experiences, there is something supernatural afoot. Whatever is going on, I have a grip on it. It all makes perfect sense to me. Which is strange, because that is not the general rule. I have no idea where I got the talent from. I still haven't figured out where I got myself from, to be painfully honest.</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What I can say I know is relatively simple. I know who I am, here and now. Here and now, I am true to myself. Beyond that, I am really not that sure of anything. It occurs to me that I may have simply lost my mind. Maybe. But, what can I do about it now? My only option, the only option in life, is to deal with it. You don't have to believe me. I am probably a fool for trying to write this. If it is a dream, and I am just dreaming, then no one will ever read it. It will simply vanish as I wake up. But, writing it feels real to me.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This seems to take place in an exotic port side location—at least in the minds of the group. Most of the group are either students or members of an organization like the peace core. We are all there renovating a building complex. An old hotel or resort. At present it is like a dorm set up. However, something strange seems to be going on. Some of us seem to be switching bodies. That is my guess because I am in a woman's body—a girl I know from somewhere before. I know enough to understand that being this person is new to me, but I do not remember who I was before. She is an important part of the renovation effort, and most of the individuals are here as if on a sabbatical.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The others have more to do with the cruise ship that is near at port. I have tried to fill her normal role and duties. I, for some reason write the checks and am responsible for the renovation work. The others are involved in some other business.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Many of her habits, even her writing style have remained with me—if a bit incomplete. Her signature is unique, something Asian an embellishment on her longhand signature, and when I take too much notice of it, I cannot remember how to do it at one point. This seems to be when I become aware that I am not truly her. I become aware that I have a sense of myself as another individual. I even develop a sense that she deliberately put me in her skin. Especially when I discover I am having my period, I find myself annoyed that she would dump me into her place during such an embarrassing ordeal, and I feel as if it had been done on purpose. I even worry that I am only going to be there during this inconvenient time and she only stepped out to avoid it in order to do something more entertaining. </w:t>
      </w:r>
    </w:p>
    <w:p w:rsidR="00961472" w:rsidRPr="00AF3F86" w:rsidRDefault="00961472">
      <w:pPr>
        <w:spacing w:line="360" w:lineRule="auto"/>
        <w:jc w:val="both"/>
        <w:rPr>
          <w:rFonts w:ascii="Montserrat" w:hAnsi="Montserrat"/>
          <w:sz w:val="24"/>
        </w:rPr>
      </w:pPr>
      <w:r w:rsidRPr="00AF3F86">
        <w:rPr>
          <w:rFonts w:ascii="Montserrat" w:hAnsi="Montserrat"/>
          <w:sz w:val="24"/>
        </w:rPr>
        <w:tab/>
        <w:t xml:space="preserve">I try to come to terms with my situation. I conclude that since this experience seems so unique to me I must originally been a man. And yet, I feel so comfortable, so right in this form; even the mess of bleeding, which I did not handle very gracefully, does not discomfort me. It feels natural and I accept it as part of who I am. </w:t>
      </w:r>
    </w:p>
    <w:p w:rsidR="00961472" w:rsidRPr="00AF3F86" w:rsidRDefault="00961472">
      <w:pPr>
        <w:spacing w:line="360" w:lineRule="auto"/>
        <w:jc w:val="both"/>
        <w:rPr>
          <w:rFonts w:ascii="Montserrat" w:hAnsi="Montserrat"/>
          <w:sz w:val="24"/>
        </w:rPr>
      </w:pPr>
      <w:r w:rsidRPr="00AF3F86">
        <w:rPr>
          <w:rFonts w:ascii="Montserrat" w:hAnsi="Montserrat"/>
          <w:sz w:val="24"/>
        </w:rPr>
        <w:tab/>
        <w:t>Some of the others who are also switched are beginning to puzzle out this mystery. Some of them figure out that I am not who I appear to be. I begin to become afraid that I will be torn from my new identity against my will as I learn what they know about the phenomenon. The way these conversations go, I have to act like I know as much about it as they do. They will talk to me as long as they think of myself as one of them. As far as I can tell, whatever magic brought this situation about, it seems to be a part of me. If I didn't have it, I'd probably be dead right now. No one calls it magic. They don't exactly call it any one thing, but I don't know what else to call it. It annoys them whenever I do. They always correct me and say it is this art or that art.</w:t>
      </w:r>
    </w:p>
    <w:p w:rsidR="00961472" w:rsidRPr="00AF3F86" w:rsidRDefault="00961472">
      <w:pPr>
        <w:spacing w:line="360" w:lineRule="auto"/>
        <w:jc w:val="both"/>
        <w:rPr>
          <w:rFonts w:ascii="Montserrat" w:hAnsi="Montserrat"/>
          <w:sz w:val="24"/>
        </w:rPr>
      </w:pPr>
      <w:r w:rsidRPr="00AF3F86">
        <w:rPr>
          <w:rFonts w:ascii="Montserrat" w:hAnsi="Montserrat"/>
          <w:sz w:val="24"/>
        </w:rPr>
        <w:tab/>
        <w:t>Well, I am in no position to say what is what, or to correct anyone. Distraught I stalk around one night, enduring the taunts of other girls who have decided I am weird. I turn my shoulder on them and an old instinct prompts me to jump the catwalk leading to the condemned part of the building, and my body cannot perform the act and I nearly kill myself; barely recovering safe ground. I am scared by this incident. The urge and the failure are two indecipherable clues to the mystery I've become.</w:t>
      </w:r>
    </w:p>
    <w:p w:rsidR="00961472" w:rsidRPr="00AF3F86" w:rsidRDefault="00961472">
      <w:pPr>
        <w:spacing w:line="360" w:lineRule="auto"/>
        <w:jc w:val="both"/>
        <w:rPr>
          <w:rFonts w:ascii="Montserrat" w:hAnsi="Montserrat"/>
          <w:sz w:val="24"/>
        </w:rPr>
      </w:pPr>
      <w:r w:rsidRPr="00AF3F86">
        <w:rPr>
          <w:rFonts w:ascii="Montserrat" w:hAnsi="Montserrat"/>
          <w:sz w:val="24"/>
        </w:rPr>
        <w:tab/>
        <w:t>As the weeks go by, the other switched come to the opinion that I have decided to steal this body and begin to worry about the welfare of the girl who I must have displaced. One of the switchers (one who is ready to do it) decides to bump me along the chain for the sake of retrieving the body for the missing girl's soul. After stalking and cornering me, he strikes. I don't want to be dislodged—and lose the only identity I am sure of—but I cannot resist for the fact that I did not want to steal another's body. For some reason he cannot dislodge me even though I accept his assault. And yet my form changes, the body of a familiar stranger. A bigger person, taller, but not necessarily massive or male. The switchers realizes he has not done what he intended, but feeling that he has broken my hold on another's body, is obviously satisfied with the result of his effort. I can't tell in my moment of fear at my loss. The Japanese American body of the girl is gone, but what has replaced it? The waking body, or just waking up at that moment distorts the memory. He and his kind have become my enemies for they have robbed me of my new life. There is another mystery I must solve first, now that I am a person without name or record. Who am I really and how did I get where I was and how can my experience be explained now that the body switching trick failed on me? What really happened to the girl who's place I took? How did I know her and her habits well enough to fake some and recognize others? What will I do about her—our—sister who I love like a sister and grieve for the loss of her real sister and myself as her impostor. That was the worst part, she had to lose her twice in the moment the switchers revealed me to the world with that unwanted transformation.</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A ghost entering the body of a girl who's spirit has been slain...</w:t>
      </w:r>
    </w:p>
    <w:p w:rsidR="00961472" w:rsidRPr="00AF3F86" w:rsidRDefault="00961472">
      <w:pPr>
        <w:spacing w:line="360" w:lineRule="auto"/>
        <w:jc w:val="both"/>
        <w:rPr>
          <w:rFonts w:ascii="Montserrat" w:hAnsi="Montserrat" w:cs="Arial"/>
          <w:spacing w:val="-1"/>
          <w:sz w:val="24"/>
        </w:rPr>
      </w:pPr>
      <w:r w:rsidRPr="00AF3F86">
        <w:rPr>
          <w:rFonts w:ascii="Montserrat" w:hAnsi="Montserrat"/>
          <w:sz w:val="24"/>
        </w:rPr>
        <w:br w:type="page"/>
      </w:r>
    </w:p>
    <w:p w:rsidR="00961472" w:rsidRPr="00AF3F86" w:rsidRDefault="00961472">
      <w:pPr>
        <w:spacing w:line="360" w:lineRule="auto"/>
        <w:jc w:val="both"/>
        <w:rPr>
          <w:rFonts w:ascii="Montserrat" w:hAnsi="Montserrat" w:cs="Arial"/>
          <w:spacing w:val="-1"/>
          <w:sz w:val="24"/>
        </w:rPr>
      </w:pPr>
      <w:r w:rsidRPr="00AF3F86">
        <w:rPr>
          <w:rFonts w:ascii="Montserrat" w:hAnsi="Montserrat"/>
          <w:sz w:val="24"/>
        </w:rPr>
        <w:t xml:space="preserve">...investigation of mental ability has not necessarily reached a coherent recognition of the mind's role in the very expression of existence. For this reason, much of the work related to the field has been disorganized and incoherent. There are fundamental constants that unite the many profound phenomena found in fiction with the natural process of psychic existence in which we all are grounded. Understanding the state </w:t>
      </w:r>
      <w:r w:rsidRPr="00AF3F86">
        <w:rPr>
          <w:rFonts w:ascii="Montserrat" w:hAnsi="Montserrat" w:cs="Arial"/>
          <w:spacing w:val="-1"/>
          <w:sz w:val="24"/>
        </w:rPr>
        <w:t xml:space="preserve">dependent </w:t>
      </w:r>
      <w:r w:rsidRPr="00AF3F86">
        <w:rPr>
          <w:rFonts w:ascii="Montserrat" w:hAnsi="Montserrat"/>
          <w:sz w:val="24"/>
        </w:rPr>
        <w:t xml:space="preserve">nature of psionics, and the effects of basic interpretation on freeing these abilities is a prerequisite to even beginning an inquiry into the </w:t>
      </w:r>
      <w:r w:rsidRPr="00AF3F86">
        <w:rPr>
          <w:rFonts w:ascii="Montserrat" w:hAnsi="Montserrat" w:cs="Arial"/>
          <w:spacing w:val="-1"/>
          <w:sz w:val="24"/>
        </w:rPr>
        <w:t>subject.</w:t>
      </w:r>
    </w:p>
    <w:p w:rsidR="00961472" w:rsidRPr="00AF3F86" w:rsidRDefault="00961472">
      <w:pPr>
        <w:spacing w:line="360" w:lineRule="auto"/>
        <w:jc w:val="both"/>
        <w:rPr>
          <w:rFonts w:ascii="Montserrat" w:hAnsi="Montserrat" w:cs="Arial"/>
          <w:sz w:val="24"/>
        </w:rPr>
      </w:pPr>
      <w:r w:rsidRPr="00AF3F86">
        <w:rPr>
          <w:rFonts w:ascii="Montserrat" w:hAnsi="Montserrat" w:cs="Arial"/>
          <w:spacing w:val="-1"/>
          <w:sz w:val="24"/>
        </w:rPr>
        <w:tab/>
        <w:t>I am sorry to say, my daughter, I never had the time to find all the answers you will need to deal with what you will experience. I have collected my insights here for you sort of as a framework within which you might find a way to search for the answers yourself. You might as well know that my own experience with the secrets of the mind have been provocative and while you may feel that you are reading predictions of your life, I can only tell you that the powers of perception are little understood and falsely limited. I am watching you and I am only sorry I can do no more to aid you with what is to come. Perhaps someday, you will understand, and you will be able to look my way and realize that you were never alone.</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 xml:space="preserve"> </w:t>
      </w:r>
      <w:r w:rsidRPr="00AF3F86">
        <w:rPr>
          <w:rFonts w:ascii="Montserrat" w:hAnsi="Montserrat" w:cs="Arial"/>
          <w:i/>
          <w:sz w:val="24"/>
        </w:rPr>
        <w:t xml:space="preserve">I feel like I've opened Pandora's box, </w:t>
      </w:r>
      <w:r w:rsidRPr="00AF3F86">
        <w:rPr>
          <w:rFonts w:ascii="Montserrat" w:hAnsi="Montserrat" w:cs="Arial"/>
          <w:sz w:val="24"/>
        </w:rPr>
        <w:t>she realized to her own amazement. But this was her father's last gift to her and it had waited until she had dared to probe the tragic legacy of her loss.</w:t>
      </w:r>
      <w:r w:rsidRPr="00AF3F86">
        <w:rPr>
          <w:rFonts w:ascii="Montserrat" w:hAnsi="Montserrat" w:cs="Arial"/>
          <w:i/>
          <w:sz w:val="24"/>
        </w:rPr>
        <w:t xml:space="preserve"> This is the most unnerving inheritance, Dad. Why did you do it? How did you ever know I would need this? It's like confronting an abyss—and here I am poised on the edge.</w:t>
      </w:r>
    </w:p>
    <w:p w:rsidR="00961472" w:rsidRPr="00AF3F86" w:rsidRDefault="00961472">
      <w:pPr>
        <w:spacing w:line="360" w:lineRule="auto"/>
        <w:jc w:val="both"/>
        <w:rPr>
          <w:rFonts w:ascii="Montserrat" w:hAnsi="Montserrat" w:cs="Arial"/>
          <w:sz w:val="24"/>
        </w:rPr>
      </w:pP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In the morning light, the rich dark wood of the coffee table gleamed identically with the lustrous radiance of her hair. Morgan sat curled up on cushions with her feet tucked under her, the heavy book in her lap. She glanced up as she felt a cat's weight land on the cushions beside her. "Hey Bozwell," she greeted the black tom, smiling. "You hungry kitty?" she asked him. Bozwell squinted his eyes and meowed assertively. She suddenly noticed the daylight streaming in the vast picture windows, realizing that she had not moved an inch since sitting down. The enchantment of reading broken, she arched—stretching languorously to relieve the cramping that had set into her muscles. "Jeez, how long have I been reading?" she wondered aloud, absently setting the book aside.</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Bozwell slid into her lap just as she was about to move. Curling an arm to support him, she stood up and started off for the kitchen. "Well," she said to her cat, "let's see what they've got here for us to eat." In its time, the cliff house had been an innovation, and it had been maintained and refitted over the years to compensate for the weaknesses an open and airy mountain house could suffer. The glass walls that overlooked the north, south and east were all double paned insulated glass. The floors were all fine wood parquet with plush islands of carpeting in most of the rooms. The interior was staggered in three levels, but was at most only two stories at any particular point.</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It was once a guest house, and for an entire family it would be very cozy, but for her alone it was elegantly spacious. The upstairs was a loft, containing a master bedroom and two other rooms flanking, all of which shared the same view as the common room and the elaborate balcony and double staircase. The kitchen and a small dining room dominated the northern corner of the house, and the common room spread through out the rest. Nestled under the loft, the westward corner of the house protected the entry, a small sitting room and a workroom off of the garage. Morgan had toured every square inch upon her arrival the previous day.</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Crossing into the kitchen, she rubbed Bozwell behind the ears, assuring him, "Don't worry Boz, I brought some tuna and a carton of milk, just in case, but maybe there's—ooouchh!!!" she exclaimed, dropping the poor cat in a sudden stab of pain. "What the...?" she glanced down, lifting up her foot reflexively. The kitchen floor was sprinkled with splintered shards of silvered glass. "Glass... did you break something Boz?" she asked turning a stern eye on her familiar.</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 xml:space="preserve">As she reached out to snatch up the broom and dust pan from the nook by the refrigerator, she glanced at the clock on the stove. It read '11:11'. </w:t>
      </w:r>
      <w:r w:rsidRPr="00AF3F86">
        <w:rPr>
          <w:rFonts w:ascii="Montserrat" w:hAnsi="Montserrat" w:cs="Arial"/>
          <w:i/>
          <w:sz w:val="24"/>
        </w:rPr>
        <w:t>When all is one,</w:t>
      </w:r>
      <w:r w:rsidRPr="00AF3F86">
        <w:rPr>
          <w:rFonts w:ascii="Montserrat" w:hAnsi="Montserrat" w:cs="Arial"/>
          <w:sz w:val="24"/>
        </w:rPr>
        <w:t xml:space="preserve"> her mind fished up the old saying. Then she had to grab the cat. "No Boz, let me sweep this up first." The cat glared at her a moment, then hopped up to the counter to lick at his paws. Morgan quickly attacked the mess, but she couldn't help wondering </w:t>
      </w:r>
      <w:r w:rsidRPr="00AF3F86">
        <w:rPr>
          <w:rFonts w:ascii="Montserrat" w:hAnsi="Montserrat" w:cs="Arial"/>
          <w:i/>
          <w:sz w:val="24"/>
        </w:rPr>
        <w:t>where</w:t>
      </w:r>
      <w:r w:rsidRPr="00AF3F86">
        <w:rPr>
          <w:rFonts w:ascii="Montserrat" w:hAnsi="Montserrat" w:cs="Arial"/>
          <w:sz w:val="24"/>
        </w:rPr>
        <w:t xml:space="preserve"> the glass had come from. Upon closer inspection the silver fragments obviously came from a mirror. Setting the full dust pan on the counter she frowned. </w:t>
      </w:r>
      <w:r w:rsidRPr="00AF3F86">
        <w:rPr>
          <w:rFonts w:ascii="Montserrat" w:hAnsi="Montserrat" w:cs="Arial"/>
          <w:i/>
          <w:sz w:val="24"/>
        </w:rPr>
        <w:t>...but there aren't any mirrors in here...</w:t>
      </w:r>
      <w:r w:rsidRPr="00AF3F86">
        <w:rPr>
          <w:rFonts w:ascii="Montserrat" w:hAnsi="Montserrat" w:cs="Arial"/>
          <w:sz w:val="24"/>
        </w:rPr>
        <w:t xml:space="preserve"> Directly in front of her the clock changed to eleven twelve and it finally clicked. "Oh shit!!! The time! I'm going to miss my appointment!" she exclaimed in sudden alarm. In a flash, she was bolting down the hallway. The cat stared after her emitting a plaintive, "Mew???"</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A door popped open under her hand and then slammed shut. Morgan continued on past the linen closet with a towel in her hand.</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Entering the utility bathroom, across the hall from the work room, she stopped short to look at the mirror. At first, she was absorbed by her own reflection. Green eyes shone under the dark arch of eyebrows in a dark frame of lashes, peering through long sheer bangs. Her face, fair skinned and framed by a rich mahogany mane, had even, regular features. A little stronger than she liked, but androgyny was attractive now anyway. She cocked her head, and regarded herself for a moment.</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 xml:space="preserve">Her focus shifted to the surface of the glass and she bent closer to examine a faint crack in the mirror, catching the reflection of the shower behind her in the edges of her vision. For a moment her mind flashed back to the mystery of the mirror shards. Not finding the answer here, she shrugged and turned to start the water. Behind her, the cat appeared in the doorway. Her towel remained on the counter where she set it down. She was still upset with herself for having lost track of the time so completely. </w:t>
      </w:r>
      <w:r w:rsidRPr="00AF3F86">
        <w:rPr>
          <w:rFonts w:ascii="Montserrat" w:hAnsi="Montserrat" w:cs="Arial"/>
          <w:i/>
          <w:sz w:val="24"/>
        </w:rPr>
        <w:t>With my luck the shower will blow up on me next! How did I ever manage to read for so long, without realizing it!?</w:t>
      </w:r>
      <w:r w:rsidRPr="00AF3F86">
        <w:rPr>
          <w:rFonts w:ascii="Montserrat" w:hAnsi="Montserrat" w:cs="Arial"/>
          <w:sz w:val="24"/>
        </w:rPr>
        <w:t xml:space="preserve"> She fondled that thought for a moment. </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 xml:space="preserve">The book, like the experience of the night before, had tipped her reality on edge. It had posed a possibility that was at once tempting and horrible. On one hand a vindication of her sanity, but on the other, a vexing quagmire of paradoxes. Reading it had been like pawing through a catalogue of answers. Unfortunately, even if she knew what the right questions to ask were, she had no idea how to justify them with what normally passed for reality. A line from the book flashed out of recent memory. </w:t>
      </w:r>
      <w:r w:rsidRPr="00AF3F86">
        <w:rPr>
          <w:rFonts w:ascii="Montserrat" w:hAnsi="Montserrat" w:cs="Arial"/>
          <w:i/>
          <w:sz w:val="24"/>
        </w:rPr>
        <w:t>One has to draw the line between what is and what is not.</w:t>
      </w:r>
      <w:r w:rsidRPr="00AF3F86">
        <w:rPr>
          <w:rFonts w:ascii="Montserrat" w:hAnsi="Montserrat" w:cs="Arial"/>
          <w:sz w:val="24"/>
        </w:rPr>
        <w:t xml:space="preserve"> The words formed unbidden in her mind. It was less than the current of a thought, but as she undressed, a sense of it nagged at her. She slipped easily out of the night shirt as the impression evolved.</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 xml:space="preserve">Coming at her like that it was as if her father had spoken to her from beyond the grave. She couldn't help directing an uncertain response to him as he was in her memory. </w:t>
      </w:r>
      <w:r w:rsidRPr="00AF3F86">
        <w:rPr>
          <w:rFonts w:ascii="Montserrat" w:hAnsi="Montserrat" w:cs="Arial"/>
          <w:i/>
          <w:sz w:val="24"/>
        </w:rPr>
        <w:t xml:space="preserve">What is... what? And what is not... what did you mean by that? </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She did not know the answer, and the moment left her dwelling on the loss of her family—</w:t>
      </w:r>
      <w:r w:rsidRPr="00AF3F86">
        <w:rPr>
          <w:rFonts w:ascii="Montserrat" w:hAnsi="Montserrat" w:cs="Arial"/>
          <w:i/>
          <w:sz w:val="24"/>
        </w:rPr>
        <w:t>when do you draw the line between 'might have been' and what is?</w:t>
      </w:r>
      <w:r w:rsidRPr="00AF3F86">
        <w:rPr>
          <w:rFonts w:ascii="Montserrat" w:hAnsi="Montserrat" w:cs="Arial"/>
          <w:sz w:val="24"/>
        </w:rPr>
        <w:t xml:space="preserve"> Another line resolved itself.</w:t>
      </w:r>
      <w:r w:rsidRPr="00AF3F86">
        <w:rPr>
          <w:rFonts w:ascii="Montserrat" w:hAnsi="Montserrat" w:cs="Arial"/>
          <w:i/>
          <w:sz w:val="24"/>
        </w:rPr>
        <w:t xml:space="preserve"> Were you trying to help me deal with your loss? </w:t>
      </w:r>
      <w:r w:rsidRPr="00AF3F86">
        <w:rPr>
          <w:rFonts w:ascii="Montserrat" w:hAnsi="Montserrat" w:cs="Arial"/>
          <w:sz w:val="24"/>
        </w:rPr>
        <w:t>she asked her father's memory.</w:t>
      </w:r>
      <w:r w:rsidRPr="00AF3F86">
        <w:rPr>
          <w:rFonts w:ascii="Montserrat" w:hAnsi="Montserrat" w:cs="Arial"/>
          <w:i/>
          <w:sz w:val="24"/>
        </w:rPr>
        <w:t xml:space="preserve"> Did you know what was going to happen? </w:t>
      </w:r>
      <w:r w:rsidRPr="00AF3F86">
        <w:rPr>
          <w:rFonts w:ascii="Montserrat" w:hAnsi="Montserrat" w:cs="Arial"/>
          <w:sz w:val="24"/>
        </w:rPr>
        <w:t xml:space="preserve">The way the whole book was written it was easy to believe it </w:t>
      </w:r>
      <w:r w:rsidRPr="00AF3F86">
        <w:rPr>
          <w:rFonts w:ascii="Montserrat" w:hAnsi="Montserrat" w:cs="Arial"/>
          <w:i/>
          <w:sz w:val="24"/>
        </w:rPr>
        <w:t>had</w:t>
      </w:r>
      <w:r w:rsidRPr="00AF3F86">
        <w:rPr>
          <w:rFonts w:ascii="Montserrat" w:hAnsi="Montserrat" w:cs="Arial"/>
          <w:sz w:val="24"/>
        </w:rPr>
        <w:t xml:space="preserve"> been written for that purpose. Another line manifested from the book, and she wasn't sure who it made more sense coming from, herself or her father. </w:t>
      </w:r>
      <w:r w:rsidRPr="00AF3F86">
        <w:rPr>
          <w:rFonts w:ascii="Montserrat" w:hAnsi="Montserrat" w:cs="Arial"/>
          <w:i/>
          <w:sz w:val="24"/>
        </w:rPr>
        <w:t>When do you draw the line between chance and intent?</w:t>
      </w:r>
      <w:r w:rsidRPr="00AF3F86">
        <w:rPr>
          <w:rFonts w:ascii="Montserrat" w:hAnsi="Montserrat" w:cs="Arial"/>
          <w:sz w:val="24"/>
        </w:rPr>
        <w:t xml:space="preserve"> </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 xml:space="preserve">She could accept that possibility about as well as she could accept her own experiences, but that still did not tell her how to make either fit into reality. Morgan shook her head, realizing that even though she had put it down it still consumed her attention, allowing time to run away from her. Thinking about her fixation on the book, the truth of her distraction came clear. </w:t>
      </w:r>
      <w:r w:rsidRPr="00AF3F86">
        <w:rPr>
          <w:rFonts w:ascii="Montserrat" w:hAnsi="Montserrat" w:cs="Arial"/>
          <w:i/>
          <w:sz w:val="24"/>
        </w:rPr>
        <w:t xml:space="preserve">I let myself lose track... </w:t>
      </w:r>
      <w:r w:rsidRPr="00AF3F86">
        <w:rPr>
          <w:rFonts w:ascii="Montserrat" w:hAnsi="Montserrat" w:cs="Arial"/>
          <w:sz w:val="24"/>
        </w:rPr>
        <w:t>Behind her, in the misting mirror, the reflection seemed to stir, clipping the edge of her awareness. She turned to gaze at it full on but whatever it was, it must have been her imagination. Leaning back into the bath stall to test the temperature of the water,</w:t>
      </w:r>
      <w:r w:rsidRPr="00AF3F86">
        <w:rPr>
          <w:rFonts w:ascii="Montserrat" w:hAnsi="Montserrat" w:cs="Arial"/>
          <w:i/>
          <w:sz w:val="24"/>
        </w:rPr>
        <w:t xml:space="preserve"> </w:t>
      </w:r>
      <w:r w:rsidRPr="00AF3F86">
        <w:rPr>
          <w:rFonts w:ascii="Montserrat" w:hAnsi="Montserrat" w:cs="Arial"/>
          <w:sz w:val="24"/>
        </w:rPr>
        <w:t xml:space="preserve">the voice intruded on her again, </w:t>
      </w:r>
      <w:r w:rsidRPr="00AF3F86">
        <w:rPr>
          <w:rFonts w:ascii="Montserrat" w:hAnsi="Montserrat" w:cs="Arial"/>
          <w:i/>
          <w:sz w:val="24"/>
        </w:rPr>
        <w:t>When do you draw the line between here and there...?</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 xml:space="preserve">Shaking her head, she stepped down into the sunken basin of the steaming shower. She tried to pin down the direction of her thoughts with an uneasy feeling. The water was raining down on her back, letting her get used to the heat. As she bent back to let the water run over her face and chest, she kept thinking about dreaming. About her nightmares. That made her pause. She flipped back in the stream of thought and picked up the thread. </w:t>
      </w:r>
      <w:r w:rsidRPr="00AF3F86">
        <w:rPr>
          <w:rFonts w:ascii="Montserrat" w:hAnsi="Montserrat" w:cs="Arial"/>
          <w:i/>
          <w:sz w:val="24"/>
        </w:rPr>
        <w:t xml:space="preserve">Drawing a line... Is that it? </w:t>
      </w:r>
      <w:r w:rsidRPr="00AF3F86">
        <w:rPr>
          <w:rFonts w:ascii="Montserrat" w:hAnsi="Montserrat" w:cs="Arial"/>
          <w:sz w:val="24"/>
        </w:rPr>
        <w:t xml:space="preserve">She slid her hands down her body to spread the water's warmth over her. </w:t>
      </w:r>
      <w:r w:rsidRPr="00AF3F86">
        <w:rPr>
          <w:rFonts w:ascii="Montserrat" w:hAnsi="Montserrat" w:cs="Arial"/>
          <w:i/>
          <w:sz w:val="24"/>
        </w:rPr>
        <w:t xml:space="preserve">Trying to draw a line... between dreaming and reality... between here and there... </w:t>
      </w:r>
      <w:r w:rsidRPr="00AF3F86">
        <w:rPr>
          <w:rFonts w:ascii="Montserrat" w:hAnsi="Montserrat" w:cs="Arial"/>
          <w:sz w:val="24"/>
        </w:rPr>
        <w:t xml:space="preserve">her skin tingled as the direction became clear, </w:t>
      </w:r>
      <w:r w:rsidRPr="00AF3F86">
        <w:rPr>
          <w:rFonts w:ascii="Montserrat" w:hAnsi="Montserrat" w:cs="Arial"/>
          <w:i/>
          <w:sz w:val="24"/>
        </w:rPr>
        <w:t xml:space="preserve">and I don't want to make it to the meeting, which means I don't want to face the memories... </w:t>
      </w:r>
      <w:r w:rsidRPr="00AF3F86">
        <w:rPr>
          <w:rFonts w:ascii="Montserrat" w:hAnsi="Montserrat" w:cs="Arial"/>
          <w:sz w:val="24"/>
        </w:rPr>
        <w:t>She opened her eyes and wiped the water off her face.</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 xml:space="preserve">Turning to face the shower head and grab the soap, it suddenly clicked together. The limits of her reality suddenly rose up. The opening passage from the book suddenly connected with her reality. Her reality, her experience with the safety of the normal world, only existed in her mind. Whatever was really out there, it had to get through her mind to reach her, and in that regard, reality was no different from dreaming. </w:t>
      </w:r>
      <w:r w:rsidRPr="00AF3F86">
        <w:rPr>
          <w:rFonts w:ascii="Montserrat" w:hAnsi="Montserrat" w:cs="Arial"/>
          <w:i/>
          <w:sz w:val="24"/>
        </w:rPr>
        <w:t xml:space="preserve">But... what does that that have to do with the line..? </w:t>
      </w:r>
      <w:r w:rsidRPr="00AF3F86">
        <w:rPr>
          <w:rFonts w:ascii="Montserrat" w:hAnsi="Montserrat" w:cs="Arial"/>
          <w:sz w:val="24"/>
        </w:rPr>
        <w:t>All of a sudden it was right before her.</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At that instant, the power went out. In the work shop bathroom, everything was flooded in darkness. Her concentration was snapped. "Sonovabitch! I knew it! If it isn't one thing..." Hurrying, she quickly soaped her body and washed her hair. She rinsed herself down, trying to slough off the unease her thoughts had left her with. Finally, she reached through the darkened mist and traced over the glass door, "Where's the bloody towel...?" Sliding the shower door open, she glimpsed what appeared to be eyes looming deep within the mirror. She hesitated for a second, shaken by the image but when she cleared her eyes again, the misted mirror was only a darkened fog. The thread of her broken thoughts suddenly returned.</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 xml:space="preserve">The line, she realized, was between sanity and something else. Reality and something too big to face. Something stirred in her. </w:t>
      </w:r>
      <w:r w:rsidRPr="00AF3F86">
        <w:rPr>
          <w:rFonts w:ascii="Montserrat" w:hAnsi="Montserrat" w:cs="Arial"/>
          <w:i/>
          <w:sz w:val="24"/>
        </w:rPr>
        <w:t>What happens when you reach that line, and something pushes you over it?</w:t>
      </w:r>
      <w:r w:rsidRPr="00AF3F86">
        <w:rPr>
          <w:rFonts w:ascii="Montserrat" w:hAnsi="Montserrat" w:cs="Arial"/>
          <w:sz w:val="24"/>
        </w:rPr>
        <w:t>—a strange dread darted into her head.</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Morgan stepped carefully out of the sunken tub and slinked over to the counter, dripping a sheen of steaming moisture. Her hand reached out for her towel, but her eyes were drawn to the mirror. The misting made it impossible to make out a clear image, but darkening currents writhed in the distorted glass. Suddenly, the cat hissed, drawing her attention away. "Bozwell...?" she queried as the cat leapt past her through the shadows. Her eye tried to follow the streak of midnight. The black tom arched in a bristle of charged fur. "Damn, cat, you scared me!" she breathed in relief as her mind painted the feline into her overactive imagination.</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 xml:space="preserve">Grinning at herself, she turned back to the counter mocking her thoughts. </w:t>
      </w:r>
      <w:r w:rsidRPr="00AF3F86">
        <w:rPr>
          <w:rFonts w:ascii="Montserrat" w:hAnsi="Montserrat" w:cs="Arial"/>
          <w:i/>
          <w:sz w:val="24"/>
        </w:rPr>
        <w:t>How strong is the boundary between here and nowhere...?</w:t>
      </w:r>
      <w:r w:rsidRPr="00AF3F86">
        <w:rPr>
          <w:rFonts w:ascii="Montserrat" w:hAnsi="Montserrat" w:cs="Arial"/>
          <w:sz w:val="24"/>
        </w:rPr>
        <w:t xml:space="preserve"> a remembered line challenged. Casually she picked up the towel, and before wiping herself down, she gave in to the temptation. Balling up the towel in her hand, she swabbed over the glass to clear the fog. Behind the mist a dark form reared back. A shocked gasp escaped her throat. The demonic image, a horror from her chaotic memories, immediately burst forward. Morgan reeled back as the figure hit the inside of the glass and the mirror exploded into fine fragments of slivered glass. She passed through the open door of the shower and wracked her head against the tiles. A sharp crack, and a blinding flash in her head proceeded her down into darkness. Her inner voice murmured tonelessly, </w:t>
      </w:r>
      <w:r w:rsidRPr="00AF3F86">
        <w:rPr>
          <w:rFonts w:ascii="Montserrat" w:hAnsi="Montserrat" w:cs="Arial"/>
          <w:i/>
          <w:sz w:val="24"/>
        </w:rPr>
        <w:t xml:space="preserve">strong enough, </w:t>
      </w:r>
      <w:r w:rsidRPr="00AF3F86">
        <w:rPr>
          <w:rFonts w:ascii="Montserrat" w:hAnsi="Montserrat" w:cs="Arial"/>
          <w:sz w:val="24"/>
        </w:rPr>
        <w:t>as she landed in a warm, wet oblivion.</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Her numb body came to rest over the drain, blocking the water.</w:t>
      </w:r>
    </w:p>
    <w:p w:rsidR="00961472" w:rsidRPr="00AF3F86" w:rsidRDefault="00961472">
      <w:pPr>
        <w:spacing w:line="360" w:lineRule="auto"/>
        <w:jc w:val="both"/>
        <w:rPr>
          <w:rFonts w:ascii="Montserrat" w:hAnsi="Montserrat" w:cs="Arial"/>
          <w:sz w:val="24"/>
        </w:rPr>
      </w:pP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 xml:space="preserve">Alex Wildmuir let himself into the cliff house with his own key. He reached for the light switch inside the door, and frowned as the entry remained dim. Then he heard the distinct sound of shattering glass. A solid thump vibrated through the walls immediately after. The former soldier froze into listening silence. Because of the house's acoustics, he could not pinpoint the origin of the sound. Dropping his coat and his bag inside the door, he soft stepped toward the kitchen; into the small back hall between the front of the house and the dining room. </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As he moved down the hall, he heard a shower running.</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He realized that Morgan must still be in the house. He had expected her to be gone for her meeting with the family lawyer, Richmond Bale. Still careful, he did a quick circuit of the house before going to the utility bathroom door. Finding nothing amiss, he knocked on the door to advise her that he had shown up early. He knocked harder when he didn't get a response. He listened again for a pause. "Mew? You taking a nap in there?" he asked loudly, using her childhood nickname. He began to get a little worried and the quality of the sound of flowing water penetrated just as the first of the flood leaked from under the door. Without a second thought he slammed his shoulder to the door, easily splintering the oak framing. He burst into the bathroom, almost choking on the steam.</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 xml:space="preserve">He whipped around and saw her laying submerged in the sunken tub. The cat was sitting grimly on top of the toilet, "Mew?!?" Bozwell cried. Alex plunged into the tub and wrenched his niece out of the water. He doubled her over his shoulder to drain her lungs and when the flow stopped he dropped her to the streaming floor, too pressed for time to be gentle. CPR was a built in reflex and he didn't even give himself time to reflect on the intimate contact the motions demanded. </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 xml:space="preserve">For an uncle he was not that far from her in age, only ten years—and in the absence of her father, he had become the focus for about eight years worth of Electra complex. This was the first time he had ever seen her naked. And if she wasn't dying, he would be having a heart attack over it. Constantly telling a pretty young girl no did not make a man serene, even with the specter of incest. As soon as she could manage a choking imitation of normal breathing, he grabbed for the sodden towel laying on the floor beside her and flung it over her nude form, his face glowing deep red. </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Morgan rolled over, moaning, and he quietly reassured her until she could limply respond to his questions. Confident that she would survive, he went to the linen closet for a dry towel. When he came back in, he had his own distress under control. Morgan was sitting there examining the floor of the bathroom with piercing scrutiny. When he asked what she was looking for she said, "There's no glass... I guess I must have dreamed it all..." He didn't follow the comment at all, and just as he was about to ask what she thought she had dreamed, she looked up and saw the broken mirror. He followed her gaze but he didn't know what to make of it.</w:t>
      </w:r>
    </w:p>
    <w:p w:rsidR="00961472" w:rsidRPr="00AF3F86" w:rsidRDefault="00961472">
      <w:pPr>
        <w:spacing w:line="360" w:lineRule="auto"/>
        <w:jc w:val="both"/>
        <w:rPr>
          <w:rFonts w:ascii="Montserrat" w:hAnsi="Montserrat" w:cs="Arial"/>
          <w:sz w:val="24"/>
        </w:rPr>
      </w:pP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 xml:space="preserve"> [INTRO: MEW.] </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Wildmuir Estate, near Aspen, Colo.</w:t>
      </w:r>
    </w:p>
    <w:p w:rsidR="00961472" w:rsidRPr="00AF3F86" w:rsidRDefault="00961472">
      <w:pPr>
        <w:spacing w:line="360" w:lineRule="auto"/>
        <w:jc w:val="both"/>
        <w:rPr>
          <w:rFonts w:ascii="Montserrat" w:hAnsi="Montserrat" w:cs="Arial"/>
          <w:sz w:val="24"/>
        </w:rPr>
      </w:pP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br w:type="page"/>
        <w:t>A friend of mine once pointed out that silence is the mother of all sound. No matter what you are hearing, no matter the pitch, or volume, silence always overwhelms it. Most of us just ignore it, but none of us ever escape it. I supposed I can say I heard her, but in my self interested little heart, I was more interested in airing my own notions of the profound. I tilted my head to the side, I paused just long enough to suggest that I had weighed her point carefully—and then I argued right past it. I can say now that I missed the point entirely on that day. The idea lodged itself in my mind however, and gave me a framework to recognize something I had intimately understood all my life but could never grasp.</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 xml:space="preserve">In the intervening time I have refined a blunt version of the same idea. It might be easier to follow. For every thought that stands out clear, there is a blank page supporting and holding it together. As far as zen goes, its a hammer, but it still is one of those indirect references that leads to an understanding which is seated in the abstract rather than to the comprehension of someone's interpretation of it. </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 xml:space="preserve">The blank page might as well be anything, but the blank page I knew best was always the part of my mind that operated on the fringes of consciousness. Everyone is intimately acquainted with this part of the mind because it is essentially the glue that holds our reality together. The strange gap of oblivion that discriminates between waking and dreaming, and defines the eternal moment. The eternal moment. Well I guess that I should explain that since I dropped it. </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Those of us that exist within our own minds—that should be most of us that move about volitionally—experience everything in our lives during a point in time we call "now". However, each minute detail occurs independantly and hopefully logically in its own time and place. There is no reason to believe that time really exists in a rigid, linear expurgation, but it is reasonable enough to admit that we get through it by following the thread that makes sense to us. We trace a line through events that allows us to deal with the prospect of living with a degree of sanity. By focusing on continuity, whether that is a method we follow by design, or an objective quality of nature, everything we experience evaporates from existence in the same instant we touch it. It is only that part of our mind which has no regard for time that allows us to make connections with what we experience now and what ever we have experienced whenever.</w:t>
      </w:r>
    </w:p>
    <w:p w:rsidR="00961472" w:rsidRPr="00AF3F86" w:rsidRDefault="00961472">
      <w:pPr>
        <w:spacing w:line="360" w:lineRule="auto"/>
        <w:jc w:val="both"/>
        <w:rPr>
          <w:rFonts w:ascii="Montserrat" w:hAnsi="Montserrat" w:cs="Arial"/>
          <w:sz w:val="24"/>
        </w:rPr>
      </w:pP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It is strange to look back upon my origins. So much is locked away in those lost moments. Surely much, if not all of what I am, stems from all of the things I've experienced in my time. I am sure that there is great significance and relevance to all of the specific circumstances and events as well, but I do not want to read anything into them. If there is anything to such assumptions, then the significance surely must be reflected in what I am now, and would be terribly difficult to discuss. I can't quite imagine how I could possible separate what I am from those specific circumstances of my birth and growth. I was born at home, during a terrible peak in the worst storm in decades. Being the last of thirteen children born to my mother, this was not much of a problem. And with my father, the local doctor, there, whatever problems that might have developed could have been reasonably dealt with. What is there to say about having been born during a terrible storm at midnight on the winter's solstice at the birth of the century? I have often amused myself with dramatic interpretations about my birth, but to this day, I don't know if any of it means anything. Would I have faced the same fate ultimately, if I had not had such an alluringly distinct point of origin?...</w:t>
      </w:r>
    </w:p>
    <w:p w:rsidR="00961472" w:rsidRPr="00AF3F86" w:rsidRDefault="00961472">
      <w:pPr>
        <w:spacing w:line="360" w:lineRule="auto"/>
        <w:jc w:val="both"/>
        <w:rPr>
          <w:rFonts w:ascii="Montserrat" w:hAnsi="Montserrat" w:cs="Arial"/>
          <w:sz w:val="24"/>
        </w:rPr>
      </w:pP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...Of course, I had an involved and interesting life. Many things simultaneously shaped and prodded me onward through my childhood. Waterbreak was a uncomfortably small, Victorian community to grow up in. My father was the only doctor in residence, which accorded a certain amount of prestige and onus upon our family. We were all treated so deferentially, and yet were always expected to be almost better than human. The townspeople's desire to see their doctor as infallible caused them to develop steep expectations of him, and by reflection, us. Being the youngest in this brood of exceptionally driven children was an astounding experience! In order to compete, I was practically provoked into becoming the prodigal child in our family. I think that it was a great disappointment to my siblings and the town notaries, that I was a girl</w:t>
      </w:r>
      <w:r w:rsidRPr="00AF3F86">
        <w:rPr>
          <w:rFonts w:ascii="Montserrat" w:hAnsi="Montserrat" w:cs="Arial"/>
          <w:sz w:val="24"/>
        </w:rPr>
        <w:noBreakHyphen/>
        <w:t>child. But that disappointment would seem like nothing if they had ever come to know me as I really was...</w:t>
      </w:r>
    </w:p>
    <w:p w:rsidR="00961472" w:rsidRPr="00AF3F86" w:rsidRDefault="00961472">
      <w:pPr>
        <w:spacing w:line="360" w:lineRule="auto"/>
        <w:jc w:val="both"/>
        <w:rPr>
          <w:rFonts w:ascii="Montserrat" w:hAnsi="Montserrat" w:cs="Arial"/>
          <w:sz w:val="24"/>
        </w:rPr>
      </w:pP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...As I gradually grew older, smarter and more expressive, it became more and more apparent, to my father especially, that I lacked even the slightest gleam of moral sense and propriety. My father called me an amoral wretch, and tortured himself endlessly over the many conflicts and disasters which, in his mind, would someday fall down upon me because of it. I was an unabashed and sensual child. I had no remorse. And I was too smart for my own good. It was all of this, among other things, which inspired my peculiar perspectives on life. Views which were not particularly popular for the times in which I lived. I remember the innumerable attempts by my mother to touter me in morality (arguing on moral grounds), and I never had the slightest idea what she was talking about. I eventually came to the opinion that my mother was not right in the head. From that point on, we had only a distant relationship with one another...</w:t>
      </w:r>
    </w:p>
    <w:p w:rsidR="00961472" w:rsidRPr="00AF3F86" w:rsidRDefault="00961472">
      <w:pPr>
        <w:spacing w:line="360" w:lineRule="auto"/>
        <w:jc w:val="both"/>
        <w:rPr>
          <w:rFonts w:ascii="Montserrat" w:hAnsi="Montserrat" w:cs="Arial"/>
          <w:sz w:val="24"/>
        </w:rPr>
      </w:pP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...Their concern was not unjustified. After all, mankind has a history of persecuting those who do not conform to the designated mold. Only a thin veneer separated the proper Victorian civility of the people of Waterbreak, from the ignorant fear and contempt which drives people to burn some unfortunate for the uncertain and unsupportable crimes of witchcraft or the like. Fortunately, my father was able to appeal to me intellectually to recognize this. Pointing out my moral lack, and my potential fate should I attract the attention of the Moral Majority. He very artfully educated me in social psychology, for lack of better words. By making me recognize the dangers, and making me aware of the problem, I was able to develop a technique to protect myself from the attention of the small minded and the morally sacrosanct alike. I have only survived as long as I have because I was intelligent enough to stay ahead of social repression...</w:t>
      </w:r>
    </w:p>
    <w:p w:rsidR="00961472" w:rsidRPr="00AF3F86" w:rsidRDefault="00961472">
      <w:pPr>
        <w:spacing w:line="360" w:lineRule="auto"/>
        <w:jc w:val="both"/>
        <w:rPr>
          <w:rFonts w:ascii="Montserrat" w:hAnsi="Montserrat" w:cs="Arial"/>
          <w:sz w:val="24"/>
        </w:rPr>
      </w:pP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...It is sort of ironic, that my parents' attempts to 'correct' me always made things worse or more exaggerated. Their attempt to distract my intellectual intensity through participation in acrobatic and dance activities, made me even more independent and self</w:t>
      </w:r>
      <w:r w:rsidRPr="00AF3F86">
        <w:rPr>
          <w:rFonts w:ascii="Montserrat" w:hAnsi="Montserrat" w:cs="Arial"/>
          <w:sz w:val="24"/>
        </w:rPr>
        <w:noBreakHyphen/>
        <w:t>reliant. It gave me the motivation to better myself as much as possible. It also awoke a certain visceral and carnal awareness of myself. I had up to that point only had an innocent, inquisitive drive, not yet grasping the possibilities of expressing myself through actions. I had peculiarities, to be sure. I often failed to observe certain proprietary rules of conduct, etc, in that I remained oblivious to the moral prerogatives they served. I saw no reason why I needed to wear clothing in the insufferable heat of summer, or risk their dangerous (or merely annoying) entanglements while swimming or within the comfort of home. Neither did I see any reason why I needed to be helpless in anyone else's power. Early on, I gained even my eldest of brothers' respect, regarding the ferocity and capability with which I would defend myself from torment and abuse. Having been exposed to the possibilities of physically expressing myself, it was an obvious step for me to take. As tomboys go, I was ahead of my time in Waterbreak...</w:t>
      </w:r>
    </w:p>
    <w:p w:rsidR="00961472" w:rsidRPr="00AF3F86" w:rsidRDefault="00961472">
      <w:pPr>
        <w:spacing w:line="360" w:lineRule="auto"/>
        <w:jc w:val="both"/>
        <w:rPr>
          <w:rFonts w:ascii="Montserrat" w:hAnsi="Montserrat" w:cs="Arial"/>
          <w:sz w:val="24"/>
        </w:rPr>
      </w:pP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...Was I ever a normal child? I remember being very quiet and watching things a lot. I wasn't particularly eccentric for most of the time that I can remember. Family life was very structured, and even at a young age, my siblings and I all had certain obligations and chores, but that was the only way such a large family could maintain itself cohesively. I was intelligent because there was so much intellectual stimulation for me at home. I was daring because I never learned to fear anything. I was wild because, no matter what I ever learned, I was never able to express the things I always wanted to say. I never had an avenue through which to channel all that pent up energy. Things always seemed so obvious, it never failed to surprise me when I discovered that people didn't see or understand things. When I was a child, I could Dream anything and make it happen. When I finally came to understand the Dream as an adult, I cried for months about losing the ability or faith in my ability to Dream the world the way I wanted...</w:t>
      </w:r>
    </w:p>
    <w:p w:rsidR="00961472" w:rsidRPr="00AF3F86" w:rsidRDefault="00961472">
      <w:pPr>
        <w:spacing w:line="360" w:lineRule="auto"/>
        <w:jc w:val="both"/>
        <w:rPr>
          <w:rFonts w:ascii="Montserrat" w:hAnsi="Montserrat" w:cs="Arial"/>
          <w:sz w:val="24"/>
        </w:rPr>
      </w:pP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...No one ever understands the Dream. When I talk about existence, they can follow the workings of it as a concept while I am talking about it, but they never realize the truth behind the paradoxes. No one ever remembers their amortal existence, where they came from. All they ever know is what they are. What they interpret. They almost never believe in their pre</w:t>
      </w:r>
      <w:r w:rsidRPr="00AF3F86">
        <w:rPr>
          <w:rFonts w:ascii="Montserrat" w:hAnsi="Montserrat" w:cs="Arial"/>
          <w:sz w:val="24"/>
        </w:rPr>
        <w:noBreakHyphen/>
        <w:t>existance. And because of this, they will not allow themselves to understand the Dream. But that is not surprising, they do not listen to their insight, or see what they know...</w:t>
      </w:r>
    </w:p>
    <w:p w:rsidR="00961472" w:rsidRPr="00AF3F86" w:rsidRDefault="00961472">
      <w:pPr>
        <w:spacing w:line="360" w:lineRule="auto"/>
        <w:jc w:val="both"/>
        <w:rPr>
          <w:rFonts w:ascii="Montserrat" w:hAnsi="Montserrat" w:cs="Arial"/>
          <w:sz w:val="24"/>
        </w:rPr>
      </w:pP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...Losing my acceptance of the dream, was really what ended my childhood. I was in school, and I had in the past used the Dream to surprise close friends, which led to stories being told. One day I was cornered by a mob of hypocritical and or skeptical older children who felt that it was their duty to teach me a lesson for tricking the younger kids. They told me that the things I had shown the others were not possible. They had to be tricks. Lies. I became so mad, and scared because they were so hostile about it. I told them I wasn't lying. I tried to show them, but they refused to see what I was doing when I did it. And when they began to push me and throw things at me I couldn't stop them. They chased me until it started to storm out, and they had to get out of the rain. I didn't stop running until I was lost deep in the forest outside of town. I remember that it took another day before my father found me, and from that day on, I wouldn't dare Dream. Because it had failed me so badly, I had lost all faith in it. But I never stopped understanding it. I would merely pretend to ignore it the way everyone else did around me...</w:t>
      </w:r>
    </w:p>
    <w:p w:rsidR="00961472" w:rsidRPr="00AF3F86" w:rsidRDefault="00961472">
      <w:pPr>
        <w:spacing w:line="360" w:lineRule="auto"/>
        <w:jc w:val="both"/>
        <w:rPr>
          <w:rFonts w:ascii="Montserrat" w:hAnsi="Montserrat" w:cs="Arial"/>
          <w:sz w:val="24"/>
        </w:rPr>
      </w:pP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..I was learning to dance and tumble around the time I stopped Dreaming. If I had known before what I came to know soon after, I might not have been intimidated out of my touch with the Dream. It pains me that I lost all of that simply because I did not realize that I could act physically in my defense, or for my own good. This of all things showed me what an insidiously incapacitating thing ignorance is. I honestly began to pity those who were ignorant, for what their ignorance cost them. I realized that they were not mean or evil, they simply didn't know that they could be or do anything better...</w:t>
      </w:r>
    </w:p>
    <w:p w:rsidR="00961472" w:rsidRPr="00AF3F86" w:rsidRDefault="00961472">
      <w:pPr>
        <w:spacing w:line="360" w:lineRule="auto"/>
        <w:jc w:val="both"/>
        <w:rPr>
          <w:rFonts w:ascii="Montserrat" w:hAnsi="Montserrat" w:cs="Arial"/>
          <w:sz w:val="24"/>
        </w:rPr>
      </w:pP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...It took a lot of time and effort on my father's part, before I came to truly grasp what a dangerous, vicious circle enslaved humanity as a race. People had made themselves subject to the limits of what could be known rationally, which was rarely very much. General ignorance among people became the root to so many social evils. The society was only as good as the individuals from which it was comprised, and those individuals in turn, could only become as good as the education that society gave them. The artists and philosophers of a society inspired it to achieve greatness, but the means to reach the masses of growing populations inevitably wore thin. The masses became gradually more ignorant over time, until they reached a point at which it would begin to persecute those individuals who stood out amongst them, the artists, the thinkers, the ground breakers. Those people who were the only thing in the society which could save or redeem it. Understanding this convinced me that morals, and similar blind constraints, were the opiate of the ignorant...</w:t>
      </w:r>
    </w:p>
    <w:p w:rsidR="00961472" w:rsidRPr="00AF3F86" w:rsidRDefault="00961472">
      <w:pPr>
        <w:spacing w:line="360" w:lineRule="auto"/>
        <w:jc w:val="both"/>
        <w:rPr>
          <w:rFonts w:ascii="Montserrat" w:hAnsi="Montserrat" w:cs="Arial"/>
          <w:sz w:val="24"/>
        </w:rPr>
      </w:pP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...Another thing that closed the door on my innocence, was awakening to the harsh realities of social conformity. Discovering that I was at the mercy of any ignorant and self</w:t>
      </w:r>
      <w:r w:rsidRPr="00AF3F86">
        <w:rPr>
          <w:rFonts w:ascii="Montserrat" w:hAnsi="Montserrat" w:cs="Arial"/>
          <w:sz w:val="24"/>
        </w:rPr>
        <w:noBreakHyphen/>
        <w:t>righteous busy</w:t>
      </w:r>
      <w:r w:rsidRPr="00AF3F86">
        <w:rPr>
          <w:rFonts w:ascii="Montserrat" w:hAnsi="Montserrat" w:cs="Arial"/>
          <w:sz w:val="24"/>
        </w:rPr>
        <w:noBreakHyphen/>
        <w:t>body's judgment and even persecution, almost undid me. As it was, I lost all semblance of blissful security. Suddenly my youthful idealism turned into an unending conflict between my right to exist, be who I am, and grow, and endless, mindless pressure to conform, to submit to the asphyxiating strangle</w:t>
      </w:r>
      <w:r w:rsidRPr="00AF3F86">
        <w:rPr>
          <w:rFonts w:ascii="Montserrat" w:hAnsi="Montserrat" w:cs="Arial"/>
          <w:sz w:val="24"/>
        </w:rPr>
        <w:noBreakHyphen/>
        <w:t>hold that society and reality demanded...</w:t>
      </w:r>
    </w:p>
    <w:p w:rsidR="00961472" w:rsidRPr="00AF3F86" w:rsidRDefault="00961472">
      <w:pPr>
        <w:spacing w:line="360" w:lineRule="auto"/>
        <w:jc w:val="both"/>
        <w:rPr>
          <w:rFonts w:ascii="Montserrat" w:hAnsi="Montserrat" w:cs="Arial"/>
          <w:sz w:val="24"/>
        </w:rPr>
      </w:pP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...I'd always loved to read. To me, a book was the richest feast, and I'd devour them accordingly. But when the war started, reading became more than an interest. It became a refuge. I began to voraciously consume whatever I could lay eyes on. Texts, histories, even my Father's medical library eventually fell to my compulsion. This did tremendous things for my education at the time, but later was part of the reason I did not finish my higher education. When my Father and brothers went off to fight in the war, I was on my own. It was the next year that really drove home the differences between myself and my peers. Any of my friends or teachers would think I was insane if not for my careful impeccability. My need for self expression eventually drove me into the company of free</w:t>
      </w:r>
      <w:r w:rsidRPr="00AF3F86">
        <w:rPr>
          <w:rFonts w:ascii="Montserrat" w:hAnsi="Montserrat" w:cs="Arial"/>
          <w:sz w:val="24"/>
        </w:rPr>
        <w:noBreakHyphen/>
        <w:t>thinkers, radicals and philosophers through correspondences or chance meetings. Somewhere in all of that, I heard of Gurdjieff, and his philosophies. That's when I finally gave up on school, so I could work on my own ideas. Of course, this did not go over well with my family. In their eyes this was where my 'rebellious' streak began to take hold. It hurt to be slowly rejected by my own blood. But it was my own sensual amorality that struck the fatal blow to my family relations...</w:t>
      </w:r>
    </w:p>
    <w:p w:rsidR="00961472" w:rsidRPr="00AF3F86" w:rsidRDefault="00961472">
      <w:pPr>
        <w:spacing w:line="360" w:lineRule="auto"/>
        <w:jc w:val="both"/>
        <w:rPr>
          <w:rFonts w:ascii="Montserrat" w:hAnsi="Montserrat" w:cs="Arial"/>
          <w:sz w:val="24"/>
        </w:rPr>
      </w:pP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...That was the first major turning point in my life. The second would come after my writing success began to draw special attention...</w:t>
      </w:r>
    </w:p>
    <w:p w:rsidR="00961472" w:rsidRPr="00AF3F86" w:rsidRDefault="00961472">
      <w:pPr>
        <w:spacing w:line="360" w:lineRule="auto"/>
        <w:jc w:val="both"/>
        <w:rPr>
          <w:rFonts w:ascii="Montserrat" w:hAnsi="Montserrat" w:cs="Arial"/>
          <w:sz w:val="24"/>
        </w:rPr>
      </w:pP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 xml:space="preserve">I could not remember anything at first. Memory did not exist. Nothing seemed to exist. I had no points of reference. Oblivion engulfed me, marred only by my own awareness of it. It was a familiar silence. I understood, for lack of a better word, though there was nothing to understand. I suppose that I just... understood myself. The idea of myself. It was enough to bring me back from the edge. In lieu of anything else, that glimmering awareness absorbed me. Focused me. I was a single naked thought. Alone. </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 xml:space="preserve">You are not alone. </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 xml:space="preserve">The enshrouding darkness reverberated to that intruding thought. I tried to look but I had not realized yet that there was nothing to look </w:t>
      </w:r>
      <w:r w:rsidRPr="00AF3F86">
        <w:rPr>
          <w:rFonts w:ascii="Montserrat" w:hAnsi="Montserrat" w:cs="Arial"/>
          <w:i/>
          <w:sz w:val="24"/>
        </w:rPr>
        <w:t>at</w:t>
      </w:r>
      <w:r w:rsidRPr="00AF3F86">
        <w:rPr>
          <w:rFonts w:ascii="Montserrat" w:hAnsi="Montserrat" w:cs="Arial"/>
          <w:sz w:val="24"/>
        </w:rPr>
        <w:t>. Suddenly it was vitally important to regain the thread of my last rational thought. I flailed desperately for a measureless eternity but the only points of reference I cold find was the hard presence which had uttered its thought within me. I became aware then of the limit of my understanding and I was terrified.</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I don't understand! my entire being cried out. The explosion of emotion expended in that outburst drained me to the core. I could feel what little understanding I had turning to ash as the flare was absorbed by the unknown.</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 xml:space="preserve">You are dying. The tendril of foreign thought breathed on the ember of my soul. I felt a quickening as the threat implications penetrated and became part of my dwindling consciousness. Why? I demanded of the universe. What did I do wrong? Why can't I remember anything? A rush of passion filled me and extended my existence in anticipation of the answer. </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 xml:space="preserve">Does it matter why? the voice probed. </w:t>
      </w:r>
    </w:p>
    <w:p w:rsidR="00961472" w:rsidRPr="00AF3F86" w:rsidRDefault="00961472">
      <w:pPr>
        <w:spacing w:line="360" w:lineRule="auto"/>
        <w:jc w:val="both"/>
        <w:rPr>
          <w:rFonts w:ascii="Montserrat" w:hAnsi="Montserrat" w:cs="Arial"/>
          <w:sz w:val="24"/>
        </w:rPr>
      </w:pP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 xml:space="preserve">I responded to the touch like a caress. A velvet tongue savoring a fleeting echo of spice and sweetness. My being vibrated as the image unfolded and devoured me, extending my being into a vivid sensual reality. The resolution collapsed as I tried to gear my attention to capture the thread. I almost touched the forgotten life on the other side of oblivion. I fell away from it hungry. This impulse was far stronger. I could suddenly feel the aching of my insides. The pulling of a desire as ancient as the ocean. Longing and pain. </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A ghost shadow of flesh aching for the unimaginable. Confusion. I could not remember the reality of hunger. I felt the starvation of the mind. I craved sensation. All that there was to feel however, was the strange presence that seemingly held me between its lips. Please, I begged from some unknown depth. I projected all I was into the sweeping embrace of the Other. What madness is this? The voice queried. Even as it recoiled, its whispering filled the thread of my being with hints and echoes of contact. The interferrence strumming across the naked thread of my soul and awakening the fire within. I felt the stirring of my spirit. I felt the reunion of my shredded will with my ruined mind. You are dying! The Other shouted through me. There is nothing to come back to but pain. Not even a shell. You are carnage, it declared projecting rage, shock and sorrow mixed in with satisfaction.</w:t>
      </w:r>
    </w:p>
    <w:p w:rsidR="00961472" w:rsidRPr="00AF3F86" w:rsidRDefault="00961472">
      <w:pPr>
        <w:spacing w:line="360" w:lineRule="auto"/>
        <w:jc w:val="both"/>
        <w:rPr>
          <w:rFonts w:ascii="Montserrat" w:hAnsi="Montserrat" w:cs="Arial"/>
          <w:sz w:val="24"/>
        </w:rPr>
      </w:pPr>
      <w:r w:rsidRPr="00AF3F86">
        <w:rPr>
          <w:rFonts w:ascii="Montserrat" w:hAnsi="Montserrat" w:cs="Arial"/>
          <w:sz w:val="24"/>
        </w:rPr>
        <w:tab/>
        <w:t>Parts of me absorbed this report and cringed. The horror, the mental agony I felt at the idea that whatever life was, I had gathered my self to confront only the worst possible aspect of it. And yet, I could not comprehend any other possability. My understanding, my being, was dedicated to living. To existing. I could not wrap my self around the concept "not to be". I want to feel... whatever there is to feel. I cannot turn away. I cannot recall the magnitude of desparation and anguish that was in my mental voice, all I could feel was need.</w:t>
      </w:r>
    </w:p>
    <w:p w:rsidR="00961472" w:rsidRPr="00AF3F86" w:rsidRDefault="00961472">
      <w:pPr>
        <w:pStyle w:val="AvonDraftBody"/>
        <w:ind w:left="0" w:right="0"/>
        <w:rPr>
          <w:rFonts w:ascii="Montserrat" w:hAnsi="Montserrat"/>
          <w:sz w:val="24"/>
        </w:rPr>
      </w:pPr>
    </w:p>
    <w:p w:rsidR="00961472" w:rsidRPr="00AF3F86" w:rsidRDefault="00961472">
      <w:pPr>
        <w:spacing w:line="360" w:lineRule="auto"/>
        <w:jc w:val="both"/>
        <w:rPr>
          <w:rFonts w:ascii="Montserrat" w:hAnsi="Montserrat" w:cs="Arial"/>
          <w:sz w:val="24"/>
        </w:rPr>
      </w:pPr>
    </w:p>
    <w:p w:rsidR="00961472" w:rsidRPr="00AF3F86" w:rsidRDefault="00961472">
      <w:pPr>
        <w:pStyle w:val="AvonDraftBody"/>
        <w:ind w:left="0" w:right="0"/>
        <w:rPr>
          <w:rFonts w:ascii="Montserrat" w:hAnsi="Montserrat"/>
          <w:sz w:val="24"/>
        </w:rPr>
      </w:pPr>
      <w:r w:rsidRPr="00AF3F86">
        <w:rPr>
          <w:rFonts w:ascii="Montserrat" w:hAnsi="Montserrat" w:cs="Arial"/>
          <w:sz w:val="24"/>
        </w:rPr>
        <w:br w:type="page"/>
      </w:r>
    </w:p>
    <w:p w:rsidR="00961472" w:rsidRPr="00AF3F86" w:rsidRDefault="00961472">
      <w:pPr>
        <w:pStyle w:val="AvonDraftBody"/>
        <w:ind w:left="0" w:right="0"/>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ab/>
        <w:t>subject. It is in the interest of perusing these points that I have selected this as a possible environment for my first work of published fiction.</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Marcus dreams, unaware that Angelica dreams with him on her flight to California. In his dream, he finds himself changed by what he has done to Angela. In the dream he tries to rationalize the meaning of this experience but his thoughts are influenced by Angelica who accepts the transformation and thus resists his aversion. However, the episode leaves both of them more confused than enlightened, and neither actually recognizes the presence or identity of the other. </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She arrives at her new quarters, poorly informed and not entirely secure. Ember arrives to confront this unannounced imposition of a house guest. After sizing each other up (there is a lot to learn for an observant individual like Ember) and having a little confrontation and mutual confusion, Ember is summoned to meet with her unusual superior. She receives her orders—be congenial, helpful, and above all observant—with a secret agenda. Secret even from her. </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On her first night, Angelica has a strange dream. A dream hinting at a greater sphere of existence in which her own small world is under observation by beings of unimaginable nature and power. </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Feeling like an inconvenience, Angelica attempts to smooth out things with her new and—at the moment—only acquaintance. She retells something of where she is from and her connections to things in the general picture (being a bit vague on the exact origins); which gives the other a few things to look into. She also receives </w:t>
      </w:r>
      <w:r w:rsidRPr="00AF3F86">
        <w:rPr>
          <w:rFonts w:ascii="Montserrat" w:hAnsi="Montserrat"/>
          <w:i/>
          <w:sz w:val="24"/>
        </w:rPr>
        <w:t>her</w:t>
      </w:r>
      <w:r w:rsidRPr="00AF3F86">
        <w:rPr>
          <w:rFonts w:ascii="Montserrat" w:hAnsi="Montserrat"/>
          <w:sz w:val="24"/>
        </w:rPr>
        <w:t xml:space="preserve"> directives. Report to [lab] for extensive testing and examination. Her curiosity is aroused regarding the origin of these orders and mixed feelings about her autonomy. It seems there is a catch to her scholarship.</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Angelica inquires about the source of her scholarship funding. She discovers that there are serious possibilities of a military connection, with such implied threats as becoming state property. She also discovers that she is something of a hot commodity in the interested eyes of a wide range of individual's tastes and insights. Add to her surprise her discovery of the re-assignment of the chief researcher from the Stanford medical unit who handled her sister's autopsy to the parapsychology research and development team she has been handed over to. </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They thought she would be like her sister. Identical in form though different in nature, they hoped she would show the same promise. What they did not know was how much greater her potential was. She was a true psionic, and for her, waking up to the hidden realm of the mind would be an initiation to a world of dangerous shadows and intrigue. In a moment earlier in her life, attention focused on her sister's role in the event that heralded the existence of her astounding talent. Angela's psychic potential was in fact catalyzed by Angelica's own trauma. </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Amazed to discover that her sister was part of a government funded psionics project, Angelica learns that she has been recruited in the hopes that similar talent can be discovered in her. Their arguments to gain her cooperation with the program are compelling and she is assured that the research is pure; she will never be asked to compromise her morals with her theoretical powers.</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Long eclipsed by the rising star of her elder sibling, and awarded a mysterious full scholarship to follow in her sister's footsteps, she cannot resist the morbid need to understand her sister's death. When the dreams come she begins to ask questions. This dark obsession leads her into dangerous company, and the embrace of her sister's doom. Will her differing nature save her as she approaches the ultimate limit?</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Her older sister, Angelaelle, is one of the major ties between the leading roles. Her lover, Kelly, who is suicidally aggrieved over her loss. Her killer, Marcus, who pushed her so hard and who will seek to fulfill his desires and designs in Angelicaandrea. There is Angela herself, who lives on in the minds of those who knew her. Among the elements arriving newly to this inspiration, there is the one who is already self possessed and who acts like a muse. This is the one who knew of Angela at the last. However, most of this one's influence on the story is entirely subjective. Angelica also confronts a second mysterious death, which is the current school intrigue. Through her roommate, Ember, she is drawn into the circle of individuals who are creating the dangerous instability in what should otherwise be an observation period. They are a strange group. Angelica, a lonely soul, who deep in her heart seeks to become a confidant to God. Michael, a young man who is unwittingly the focus for a war between ageless magi. Marcus, a young man on the ultimate path of life who has reached the threshold of godhood.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Touch, it has been said, is the mother of all of the senses. So, in a world that has grown impersonal, what happens when a sensual young woman like Angelica ponders the reality of being so distant and removed as a god. What happens when faith, open mindedness, and desire are allowed to give way to an impossible quest to touch what we, in our limitation, call God. This is a map of moral, spiritual, philosophical, and existential paradoxes and questions which the vital, evolving mind must come in time to consider. Among these ideas are those which I have pondered also, which have expanded the limits of thought and perception, such as the shape of the awareness of so immense and complex a being as a god who is a part of all who are a part of him or her. As well, it demonstrates the frank candor with which I present my psyche to that which would aim to see it in its nakedness. It expresses that integrity with which I am without shame or false morality. It portrays my strength of will and responsibility to myself. It implies how, by being the best suited mind to one's self, one becomes so ideally suited to the company of gods.</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The elements of this story run so close to me, and my own struggle, that it is dangerous and painful for me to write. I am this divided soul who first became united in dreams as several individuals. I was placed in a situation where I had to find and cross this threshold of being and arrive at a point where I could touch this other part of myself as an equal. A free, fully developed aspect of my own self. This book must trace many of paths and revelations which I have followed myself. The appropriate theme is the dreaming of one's self into existence. It will involve many of the paradoxes of existence which I have encountered, and attempt to present them in such a way that it is removed from me to some extent, and yet reveals the sense of how such a thing is possible. It will do fairly to warn of the inherent dangers as much as entertain the wonders of possibility. Most of all, it is a book about how one can come to find oneself, and so find much more than one ever anticipated.</w:t>
      </w:r>
    </w:p>
    <w:p w:rsidR="00961472" w:rsidRPr="00AF3F86" w:rsidRDefault="00961472">
      <w:pPr>
        <w:spacing w:line="360" w:lineRule="auto"/>
        <w:jc w:val="both"/>
        <w:rPr>
          <w:rFonts w:ascii="Montserrat" w:hAnsi="Montserrat"/>
          <w:sz w:val="24"/>
        </w:rPr>
      </w:pPr>
      <w:r w:rsidRPr="00AF3F86">
        <w:rPr>
          <w:rFonts w:ascii="Montserrat" w:hAnsi="Montserrat"/>
          <w:sz w:val="24"/>
        </w:rPr>
        <w:tab/>
        <w:t>One of those things which will be stressed, is just how difficult it is to approach that new direction from within the limits of the old. It is more than a test, it is a surpassing effort. For a mind with the wit to conceive of the possibilities of the story as it lives it, the passage beyond mere revelation to manifestation is within the limits of the story to relate. This book is not about the attainment of this extraordinary ascent, but a hard hitting illustration of the effort and excruciation of the attempt. All that exceeds will be easily within the convention of dreaming for the vacillating mind to take refuge. The key moment of the book is but an allusion to the piercing of the veil, what follows is the paradox of an unstated resolution. Some things will be seen, but the out come will not be told. It will be like An's smile, intimate, confiding, even conspiratorial, but visible only to the corner of the eye. Seen only by those who manage to glance in her direction. A harder thing to do than one would expect, for reasons stated in this very book.</w:t>
      </w:r>
    </w:p>
    <w:p w:rsidR="00961472" w:rsidRPr="00AF3F86" w:rsidRDefault="00961472">
      <w:pPr>
        <w:spacing w:line="360" w:lineRule="auto"/>
        <w:jc w:val="both"/>
        <w:rPr>
          <w:rFonts w:ascii="Montserrat" w:hAnsi="Montserrat"/>
          <w:sz w:val="24"/>
        </w:rPr>
      </w:pPr>
      <w:r w:rsidRPr="00AF3F86">
        <w:rPr>
          <w:rFonts w:ascii="Montserrat" w:hAnsi="Montserrat"/>
          <w:sz w:val="24"/>
        </w:rPr>
        <w:tab/>
        <w:t>Like a good stalker, this will present the novice with a paradox of possibility. It will play on the tendency of the mysteries in life to pass so close as to thrill the soul, and yet give no confirmation to the mind. It will play on the willingness of the individual to doubt, even as the events occur with such impudence as to suggest that none other but the implied is true. The story, like the reader, will tend to shy away from any moment of confrontation great enough to strike down the walls wherein we huddle. But, the body of evidence will invariable demand thought and recognition from the adept mind. It will silently declare, like the laughing lynx, that it was magic and miracles all along. That what can not be said must all the more be demonstrated. It is only the mind, in the end, which chooses to delete the soul. Deny the ghost in the machine. It is the purpose of this tale to lead the reader into an alliance with the hero, or victim, as he is given a tour of his own fragility and strength. It is a sorcerer's tale, and it will be as ruthless, sweet, cunning and patient as such a tale demands. This is intended to give insight to the wonder of my more fanciful, and overwhelming confidences, the larger mystery which I have a will to write. It is a petition, silently given, for the reader, or the writer, to seize the weight which lies more wholly behind the words. An offer to go beyond mere concept to association.</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The parapsychology unit has had its share of troubles including the mysterious death of one of the faculty. Another staff member witnessed the death and professed that it was purely accidental, but there are suspicions that she covered up for another person involved. The possability that Tony was murdered has put the entire program and its adherents under a great deal of suspicion. Mixed in with the unexplainable death of Angela, each of the faculty members is quietly investigating each of the individuals in the program at that time, which eventually intersects with the probing conducted by Angelica and Kelly.</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Marcus virtually absorbs the key to a life long compulsion in his own part in Michael's and his exploration. He also literally absorbed the totality of Angela as a consequence of one of his uncontrolled experiments. She lives on in him and becomes the key to his triumph, and though seizing it may well cost him his present identity, it might also mean waking up to godhood. </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For Michael, existence has often been no more than a dream. He was found at the age of five and adopted. He has always experienced holes and gaps in the fabric of reality, be it glimpses into the minds of others or the certainty that he is being followed by beings of a higher nature. Much of these experiences have contributed to the unusual psychology that Marcus fonds so useful. For years Marcus tried to fulfill his need in Michael, drawing things inn Michael closer and closer to the surface. In part, it urged him to ask some unusual questions. What would it be like to have been a god and lost that while in the guise of humanity? What would it be like to become a god? What would it be like to learn that there is no such condition of being, and yet that there were possibilities in life that made godhood seem as childhood? Though he hesitates to do so, he can define how he sees existence. In a word, even the world where all seems as it should, there are shadows which lead far from the safe realm of sanity and reality in which we have mistakenly placed so much of our faith. In exploring the depths of the unknown as fiercely he does the shadowed recesses of the human mind, horror and wonder are pierced and in turn pierce his mind. Here in him, the question, mystery and paradox of intent is explored and expressed in such terms as should not leave the reader without serious questions to consider. Michael and Marcus ask what it all really means, but to even consider the answer they find that the lines between reality and beyond are indeed quite thin. Thin enough for a dream to approach being far more, and a reality, so much less. The strange circumstances surrounding his death distract many of his compatriots, but the sudden discovery of an unexpected child shakes him to his foundation and opens the way for his transformation. He discovers a horrible truth about Marcus and during that confrontation the foundation of his reality cracks open beneath him. He becomes the first to transcend mortality only to assume a new mortality.</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Angelica witnesses the final confrontation between Michael and Marcus. In a demonstration of unconscionable power, Michael is beaten down. She helps Michael back to his room and watches over him for the entire night. He confides to Angelica the essence of a meeting he had with one of his old girlfriends and tries to explain how that relates to his fight with Marcus. In the morning, when he awakes, he is not himself any longer.</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The breaking point, an unwise confrontation between her and her older sister's nemesis, shatters the last of Angelica's mental restraints. Out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Angelica faces a tough decison, realizing that everything her sister was lives on in her killer. She begins to understand this aspect of the truth before she narrows the search down to Marcus. She eventually finds herself in the position of having to defend him from the wrath of Kelly and the researchers who consider him to blame for the death of Tony as well. This position is made even more difficult by the fact that marcus has gained an abominable lever over her through the insights of her sister. His efforts to seduce her and his instinct to use her much as he used everyone else in the project to further his own ends infuriates her.</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The inevitable confrontation marks a threshold point separating the mundane from the exotic. Angelica and her associates represent a generation stepping across the threshold of the mind and encountering the Infinite Expression. Unfortunately, there are little problems with each of them and as a result their tentative probing will draw divine attention. This is the heart of the work, this probing of the Umbra, and with it must come certain consequences. They are not the first to access the Umbra, and yet it remains little more than an uneasy suspicion of </w:t>
      </w:r>
      <w:r w:rsidRPr="00AF3F86">
        <w:rPr>
          <w:rFonts w:ascii="Montserrat" w:hAnsi="Montserrat"/>
          <w:i/>
          <w:sz w:val="24"/>
        </w:rPr>
        <w:t>something else</w:t>
      </w:r>
      <w:r w:rsidRPr="00AF3F86">
        <w:rPr>
          <w:rFonts w:ascii="Montserrat" w:hAnsi="Montserrat"/>
          <w:sz w:val="24"/>
        </w:rPr>
        <w:t xml:space="preserve"> people hardly recognized. Their revelation suggests that all the things each has been seeking are attainable with and within each other. The researchers who were sponsoring their education were hoping for just this sort of revelation, and at least one of their group was willing to hand it over to them. However, the Angelica fast becomes alert to the presence of power-minds behind the amiable and trusty researchers. She has to ask </w:t>
      </w:r>
      <w:r w:rsidRPr="00AF3F86">
        <w:rPr>
          <w:rFonts w:ascii="Montserrat" w:hAnsi="Montserrat"/>
          <w:i/>
          <w:sz w:val="24"/>
        </w:rPr>
        <w:t xml:space="preserve">what is really going on. </w:t>
      </w:r>
      <w:r w:rsidRPr="00AF3F86">
        <w:rPr>
          <w:rFonts w:ascii="Montserrat" w:hAnsi="Montserrat"/>
          <w:sz w:val="24"/>
        </w:rPr>
        <w:t xml:space="preserve">The answer is not what she expects. She begins to see a hidden architecture. </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br w:type="page"/>
        <w:t>[rough excerpts]</w:t>
      </w:r>
      <w:r w:rsidRPr="00AF3F86">
        <w:rPr>
          <w:rFonts w:ascii="Montserrat" w:hAnsi="Montserrat"/>
          <w:sz w:val="24"/>
        </w:rPr>
        <w:tab/>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i/>
          <w:sz w:val="24"/>
        </w:rPr>
      </w:pPr>
      <w:r w:rsidRPr="00AF3F86">
        <w:rPr>
          <w:rFonts w:ascii="Montserrat" w:hAnsi="Montserrat"/>
          <w:i/>
          <w:sz w:val="24"/>
        </w:rPr>
        <w:t>[Michael] I stepped through the looking-glass and I became someone entirely different. Which is strange, because I was still me, and more to the point, I was exactly what I ought to be. It's not like I had an opportunity to figure anything out. Not at first, anyway. It started out almost frighteningly. There I was, all of a sudden. Right in the thick of things that had nothing to do, what-so-ever, with my preceding thought. I know it sounds like a dream, but it was—and is—so real to me. Yet there is the fact that my every waking moment was positively plagued by the feeling that nothing was quite the way it should be. I didn't have to go very far to realize this, either. I remember being a boy; naively wise and somber. Or, boyish. I, uh, also remember knowing women. I do mean that in the biblical way. Considering what I am now, you can imagine the kind of confusion I've gone through. But that is not all that struck me as odd. For example, there was nothing overtly magical or miraculous about the other side, in my memory. In fact, there wasn't anything you could point to and say "This is magic," because there really was no such thing. But here, on this side, it all makes perfect sense to me. Which is strange, because that is not the general rule. Oh, sure, there is magic aplenty. Enough for everyone. But, it requires talent. I have no idea where I got such a talent from. I still haven't figured out where I got myself from, to be painfully honest.</w:t>
      </w:r>
    </w:p>
    <w:p w:rsidR="00961472" w:rsidRPr="00AF3F86" w:rsidRDefault="00961472">
      <w:pPr>
        <w:spacing w:line="360" w:lineRule="auto"/>
        <w:jc w:val="both"/>
        <w:rPr>
          <w:rFonts w:ascii="Montserrat" w:hAnsi="Montserrat"/>
          <w:i/>
          <w:sz w:val="24"/>
        </w:rPr>
      </w:pPr>
      <w:r w:rsidRPr="00AF3F86">
        <w:rPr>
          <w:rFonts w:ascii="Montserrat" w:hAnsi="Montserrat"/>
          <w:i/>
          <w:sz w:val="24"/>
        </w:rPr>
        <w:tab/>
        <w:t>What I can say I know is relatively simple. I know who I am, here and now. Here and now, I am true to myself. Beyond that, I am really not that sure of anything. And the magic? Well, as far as I can tell, it seems to be a part of me. If I didn't have it, I'd probably be dead right now. Oh, yeah, there is one more little thing. No one on this side calls it magic. They don't exactly call it any one thing, but I don't know what else to call it. It annoys them whenever I do. They always correct me and say it is this art or that art.</w:t>
      </w:r>
    </w:p>
    <w:p w:rsidR="00961472" w:rsidRPr="00AF3F86" w:rsidRDefault="00961472">
      <w:pPr>
        <w:spacing w:line="360" w:lineRule="auto"/>
        <w:jc w:val="both"/>
        <w:rPr>
          <w:rFonts w:ascii="Montserrat" w:hAnsi="Montserrat"/>
          <w:sz w:val="24"/>
        </w:rPr>
      </w:pPr>
      <w:r w:rsidRPr="00AF3F86">
        <w:rPr>
          <w:rFonts w:ascii="Montserrat" w:hAnsi="Montserrat"/>
          <w:i/>
          <w:sz w:val="24"/>
        </w:rPr>
        <w:tab/>
        <w:t xml:space="preserve">Well, I am in no position to say what is what, or to correct anyone. It occurs to me that I may have simply lost my mind. Maybe. But, what can I do about it now? My only option, the only option in life, was to deal with it. You don't have to believe me. I am probably a fool for trying to write this. If it is a dream, and I am just dreaming, then no one will ever read it. It will simply vanish as I wake up. But, writing it feels real to me. </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i/>
          <w:sz w:val="24"/>
        </w:rPr>
      </w:pPr>
      <w:r w:rsidRPr="00AF3F86">
        <w:rPr>
          <w:rFonts w:ascii="Montserrat" w:hAnsi="Montserrat"/>
          <w:i/>
          <w:sz w:val="24"/>
        </w:rPr>
        <w:tab/>
        <w:t>Under subconscious control, power like this can only be described as magic.</w:t>
      </w:r>
    </w:p>
    <w:p w:rsidR="00961472" w:rsidRPr="00AF3F86" w:rsidRDefault="00961472">
      <w:pPr>
        <w:spacing w:line="360" w:lineRule="auto"/>
        <w:jc w:val="both"/>
        <w:rPr>
          <w:rFonts w:ascii="Montserrat" w:hAnsi="Montserrat"/>
          <w:i/>
          <w:sz w:val="24"/>
        </w:rPr>
      </w:pPr>
      <w:r w:rsidRPr="00AF3F86">
        <w:rPr>
          <w:rFonts w:ascii="Montserrat" w:hAnsi="Montserrat"/>
          <w:i/>
          <w:sz w:val="24"/>
        </w:rPr>
        <w:tab/>
        <w:t>What do you mean?</w:t>
      </w:r>
    </w:p>
    <w:p w:rsidR="00961472" w:rsidRPr="00AF3F86" w:rsidRDefault="00961472">
      <w:pPr>
        <w:spacing w:line="360" w:lineRule="auto"/>
        <w:jc w:val="both"/>
        <w:rPr>
          <w:rFonts w:ascii="Montserrat" w:hAnsi="Montserrat"/>
          <w:sz w:val="24"/>
        </w:rPr>
      </w:pPr>
      <w:r w:rsidRPr="00AF3F86">
        <w:rPr>
          <w:rFonts w:ascii="Montserrat" w:hAnsi="Montserrat"/>
          <w:i/>
          <w:sz w:val="24"/>
        </w:rPr>
        <w:tab/>
        <w:t>The whole science of psionics is about building a useful mechanism to direct and channel a monstrously unstable phenomenon. What we've accomplished so far is simply breaking down the built in restraints of our test subjects' minds. We have proved the existence of a power we have always dreamed of by just acknowledging the potential of the phenomenon our existence is based on. Unfortunately, for all we have tried to accomplish, the mechanism of psionics operates at a level that encompasses the subconscious and unconscious processes of the mind. What we think of as the conscious mind can develop the capacity to control the power, but all it literally does is approve or veto the execution of the power. Depending on the individual, a psionic can permit the manifestation of miraculous feats and events without realizing what they have done. Imagine what could result of this power being freed of rational limitations.</w:t>
      </w:r>
      <w:r w:rsidRPr="00AF3F86">
        <w:rPr>
          <w:rFonts w:ascii="Montserrat" w:hAnsi="Montserrat"/>
          <w:sz w:val="24"/>
        </w:rPr>
        <w:t xml:space="preserve"> </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br w:type="page"/>
        <w:t>Possible Exports</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Dialogues</w:t>
      </w:r>
      <w:r w:rsidRPr="00AF3F86">
        <w:rPr>
          <w:rFonts w:ascii="Montserrat" w:hAnsi="Montserrat"/>
          <w:sz w:val="24"/>
        </w:rPr>
        <w:tab/>
        <w:t xml:space="preserve">AVATAR PROJECT \SEX &amp; DEATH · </w:t>
      </w:r>
      <w:r w:rsidRPr="00AF3F86">
        <w:rPr>
          <w:rFonts w:ascii="Montserrat" w:hAnsi="Montserrat"/>
          <w:sz w:val="24"/>
        </w:rPr>
        <w:fldChar w:fldCharType="begin"/>
      </w:r>
      <w:r w:rsidRPr="00AF3F86">
        <w:rPr>
          <w:rFonts w:ascii="Montserrat" w:hAnsi="Montserrat"/>
          <w:sz w:val="24"/>
        </w:rPr>
        <w:instrText xml:space="preserve"> PAGE  \* MERGEFORMAT </w:instrText>
      </w:r>
      <w:r w:rsidRPr="00AF3F86">
        <w:rPr>
          <w:rFonts w:ascii="Montserrat" w:hAnsi="Montserrat"/>
          <w:sz w:val="24"/>
        </w:rPr>
        <w:fldChar w:fldCharType="separate"/>
      </w:r>
      <w:r w:rsidRPr="00AF3F86">
        <w:rPr>
          <w:rFonts w:ascii="Montserrat" w:hAnsi="Montserrat"/>
          <w:noProof/>
          <w:sz w:val="24"/>
        </w:rPr>
        <w:t>516</w:t>
      </w:r>
      <w:r w:rsidRPr="00AF3F86">
        <w:rPr>
          <w:rFonts w:ascii="Montserrat" w:hAnsi="Montserrat"/>
          <w:sz w:val="24"/>
        </w:rPr>
        <w:fldChar w:fldCharType="end"/>
      </w:r>
      <w:r w:rsidRPr="00AF3F86">
        <w:rPr>
          <w:rFonts w:ascii="Montserrat" w:hAnsi="Montserrat"/>
          <w:sz w:val="24"/>
        </w:rPr>
        <w:t xml:space="preserve"> · </w:t>
      </w:r>
      <w:r w:rsidRPr="00AF3F86">
        <w:rPr>
          <w:rFonts w:ascii="Montserrat" w:hAnsi="Montserrat"/>
          <w:sz w:val="24"/>
        </w:rPr>
        <w:fldChar w:fldCharType="begin"/>
      </w:r>
      <w:r w:rsidRPr="00AF3F86">
        <w:rPr>
          <w:rFonts w:ascii="Montserrat" w:hAnsi="Montserrat"/>
          <w:sz w:val="24"/>
        </w:rPr>
        <w:instrText xml:space="preserve"> NUMWORDS  \* MERGEFORMAT </w:instrText>
      </w:r>
      <w:r w:rsidRPr="00AF3F86">
        <w:rPr>
          <w:rFonts w:ascii="Montserrat" w:hAnsi="Montserrat"/>
          <w:sz w:val="24"/>
        </w:rPr>
        <w:fldChar w:fldCharType="separate"/>
      </w:r>
      <w:r w:rsidRPr="00AF3F86">
        <w:rPr>
          <w:rFonts w:ascii="Montserrat" w:hAnsi="Montserrat"/>
          <w:noProof/>
          <w:sz w:val="24"/>
        </w:rPr>
        <w:t>8</w:t>
      </w:r>
      <w:r w:rsidRPr="00AF3F86">
        <w:rPr>
          <w:rFonts w:ascii="Montserrat" w:hAnsi="Montserrat"/>
          <w:sz w:val="24"/>
        </w:rPr>
        <w:fldChar w:fldCharType="end"/>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Phoenix and Hunter · "Phoenix is not the problem."</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You've got to help me! Phoenix is out of control!</w:t>
      </w:r>
    </w:p>
    <w:p w:rsidR="00961472" w:rsidRPr="00AF3F86" w:rsidRDefault="00961472">
      <w:pPr>
        <w:spacing w:line="360" w:lineRule="auto"/>
        <w:jc w:val="both"/>
        <w:rPr>
          <w:rFonts w:ascii="Montserrat" w:hAnsi="Montserrat"/>
          <w:sz w:val="24"/>
        </w:rPr>
      </w:pPr>
      <w:r w:rsidRPr="00AF3F86">
        <w:rPr>
          <w:rFonts w:ascii="Montserrat" w:hAnsi="Montserrat"/>
          <w:sz w:val="24"/>
        </w:rPr>
        <w:t>I don't see it that way.</w:t>
      </w:r>
    </w:p>
    <w:p w:rsidR="00961472" w:rsidRPr="00AF3F86" w:rsidRDefault="00961472">
      <w:pPr>
        <w:spacing w:line="360" w:lineRule="auto"/>
        <w:jc w:val="both"/>
        <w:rPr>
          <w:rFonts w:ascii="Montserrat" w:hAnsi="Montserrat"/>
          <w:sz w:val="24"/>
        </w:rPr>
      </w:pPr>
      <w:r w:rsidRPr="00AF3F86">
        <w:rPr>
          <w:rFonts w:ascii="Montserrat" w:hAnsi="Montserrat"/>
          <w:sz w:val="24"/>
        </w:rPr>
        <w:t>Weren't you listening? She told you what she was planning to do. She's got to be stopped. She needs help!</w:t>
      </w:r>
    </w:p>
    <w:p w:rsidR="00961472" w:rsidRPr="00AF3F86" w:rsidRDefault="00961472">
      <w:pPr>
        <w:spacing w:line="360" w:lineRule="auto"/>
        <w:jc w:val="both"/>
        <w:rPr>
          <w:rFonts w:ascii="Montserrat" w:hAnsi="Montserrat"/>
          <w:sz w:val="24"/>
        </w:rPr>
      </w:pPr>
      <w:r w:rsidRPr="00AF3F86">
        <w:rPr>
          <w:rFonts w:ascii="Montserrat" w:hAnsi="Montserrat"/>
          <w:sz w:val="24"/>
        </w:rPr>
        <w:t>Phoenix isn't the problem here.</w:t>
      </w:r>
    </w:p>
    <w:p w:rsidR="00961472" w:rsidRPr="00AF3F86" w:rsidRDefault="00961472">
      <w:pPr>
        <w:spacing w:line="360" w:lineRule="auto"/>
        <w:jc w:val="both"/>
        <w:rPr>
          <w:rFonts w:ascii="Montserrat" w:hAnsi="Montserrat"/>
          <w:sz w:val="24"/>
        </w:rPr>
      </w:pPr>
      <w:r w:rsidRPr="00AF3F86">
        <w:rPr>
          <w:rFonts w:ascii="Montserrat" w:hAnsi="Montserrat"/>
          <w:sz w:val="24"/>
        </w:rPr>
        <w:t>You've got to be kidding? Phoenix has tried to kill me at least three times! She killed one of my friends to get at me, and she framed two others for rape and murder. Now she's at it again, killing one of my friends just to make people believe that I am dead! She won't stop until she has completely destroyed me!</w:t>
      </w:r>
    </w:p>
    <w:p w:rsidR="00961472" w:rsidRPr="00AF3F86" w:rsidRDefault="00961472">
      <w:pPr>
        <w:spacing w:line="360" w:lineRule="auto"/>
        <w:jc w:val="both"/>
        <w:rPr>
          <w:rFonts w:ascii="Montserrat" w:hAnsi="Montserrat"/>
          <w:sz w:val="24"/>
        </w:rPr>
      </w:pPr>
      <w:r w:rsidRPr="00AF3F86">
        <w:rPr>
          <w:rFonts w:ascii="Montserrat" w:hAnsi="Montserrat"/>
          <w:sz w:val="24"/>
        </w:rPr>
        <w:t>That's because you are the problem.</w:t>
      </w:r>
    </w:p>
    <w:p w:rsidR="00961472" w:rsidRPr="00AF3F86" w:rsidRDefault="00961472">
      <w:pPr>
        <w:spacing w:line="360" w:lineRule="auto"/>
        <w:jc w:val="both"/>
        <w:rPr>
          <w:rFonts w:ascii="Montserrat" w:hAnsi="Montserrat"/>
          <w:sz w:val="24"/>
        </w:rPr>
      </w:pPr>
      <w:r w:rsidRPr="00AF3F86">
        <w:rPr>
          <w:rFonts w:ascii="Montserrat" w:hAnsi="Montserrat"/>
          <w:sz w:val="24"/>
        </w:rPr>
        <w:t>I don't understand.</w:t>
      </w:r>
    </w:p>
    <w:p w:rsidR="00961472" w:rsidRPr="00AF3F86" w:rsidRDefault="00961472">
      <w:pPr>
        <w:spacing w:line="360" w:lineRule="auto"/>
        <w:jc w:val="both"/>
        <w:rPr>
          <w:rFonts w:ascii="Montserrat" w:hAnsi="Montserrat"/>
          <w:sz w:val="24"/>
        </w:rPr>
      </w:pPr>
      <w:r w:rsidRPr="00AF3F86">
        <w:rPr>
          <w:rFonts w:ascii="Montserrat" w:hAnsi="Montserrat"/>
          <w:sz w:val="24"/>
        </w:rPr>
        <w:t>Obviously. Phoenix accepts that she is you. It is you who refuses to accept that you are Phoenix.</w:t>
      </w:r>
    </w:p>
    <w:p w:rsidR="00961472" w:rsidRPr="00AF3F86" w:rsidRDefault="00961472">
      <w:pPr>
        <w:spacing w:line="360" w:lineRule="auto"/>
        <w:jc w:val="both"/>
        <w:rPr>
          <w:rFonts w:ascii="Montserrat" w:hAnsi="Montserrat"/>
          <w:sz w:val="24"/>
        </w:rPr>
      </w:pPr>
      <w:r w:rsidRPr="00AF3F86">
        <w:rPr>
          <w:rFonts w:ascii="Montserrat" w:hAnsi="Montserrat"/>
          <w:sz w:val="24"/>
        </w:rPr>
        <w:t>But I know that Phoenix and I are the same person.</w:t>
      </w: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No, you deduce that Phoenix and you are the same person. That's not the same thing. In order for you to truly accept that you are Phoenix, you would have to accept the experiences that make Phoenix who she is as your own. That is what Phoenix did before she ever became independent of you. She never had the luxury of denying what happened to her, and as a result she grew from those experiences. That's why she's more powerful than you are. </w:t>
      </w:r>
    </w:p>
    <w:p w:rsidR="00961472" w:rsidRPr="00AF3F86" w:rsidRDefault="00961472">
      <w:pPr>
        <w:spacing w:line="360" w:lineRule="auto"/>
        <w:jc w:val="both"/>
        <w:rPr>
          <w:rFonts w:ascii="Montserrat" w:hAnsi="Montserrat"/>
          <w:sz w:val="24"/>
        </w:rPr>
      </w:pPr>
      <w:r w:rsidRPr="00AF3F86">
        <w:rPr>
          <w:rFonts w:ascii="Montserrat" w:hAnsi="Montserrat"/>
          <w:sz w:val="24"/>
        </w:rPr>
        <w:t>How can I accept her experience when I don't even know what happened to her? What did happen to her?</w:t>
      </w: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You know. That's the problem. You know and you refuse to accept that it happened. You block it out. I could tell you until I was blue in the face, but you will never accept that it happened to you. So, I won't tell you. </w:t>
      </w:r>
    </w:p>
    <w:p w:rsidR="00961472" w:rsidRPr="00AF3F86" w:rsidRDefault="00961472">
      <w:pPr>
        <w:spacing w:line="360" w:lineRule="auto"/>
        <w:jc w:val="both"/>
        <w:rPr>
          <w:rFonts w:ascii="Montserrat" w:hAnsi="Montserrat"/>
          <w:sz w:val="24"/>
        </w:rPr>
      </w:pPr>
      <w:r w:rsidRPr="00AF3F86">
        <w:rPr>
          <w:rFonts w:ascii="Montserrat" w:hAnsi="Montserrat"/>
          <w:sz w:val="24"/>
        </w:rPr>
        <w:t>So, you are refusing to help.</w:t>
      </w: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I can only help you help yourself. I am just saying that what makes you you is your stubborn denial. In a sense, you have a strength that Phoenix never had. You have so much confidence in yourself that you are justified in believing that what happened to her can never happen to you. You had it as a child, and you could say that Phoenix is derived from learning the hard way that it could. </w:t>
      </w:r>
    </w:p>
    <w:p w:rsidR="00961472" w:rsidRPr="00AF3F86" w:rsidRDefault="00961472">
      <w:pPr>
        <w:spacing w:line="360" w:lineRule="auto"/>
        <w:jc w:val="both"/>
        <w:rPr>
          <w:rFonts w:ascii="Montserrat" w:hAnsi="Montserrat"/>
          <w:sz w:val="24"/>
        </w:rPr>
      </w:pPr>
      <w:r w:rsidRPr="00AF3F86">
        <w:rPr>
          <w:rFonts w:ascii="Montserrat" w:hAnsi="Montserrat"/>
          <w:sz w:val="24"/>
        </w:rPr>
        <w:t>If that's true, then how did Phoenix ever manage to accept that she is me? I mean, if my confidence is what defines me, and she never had it, then how can you say she is whole and I am not?</w:t>
      </w: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You keep missing the point. She does accept that she is you, but on a level so deep that it reinforces your own defiance. She accepts that she is you apart from herself. You are her confidence. The embodiment of it. </w:t>
      </w:r>
    </w:p>
    <w:p w:rsidR="00961472" w:rsidRPr="00AF3F86" w:rsidRDefault="00961472">
      <w:pPr>
        <w:spacing w:line="360" w:lineRule="auto"/>
        <w:jc w:val="both"/>
        <w:rPr>
          <w:rFonts w:ascii="Montserrat" w:hAnsi="Montserrat"/>
          <w:sz w:val="24"/>
        </w:rPr>
      </w:pPr>
      <w:r w:rsidRPr="00AF3F86">
        <w:rPr>
          <w:rFonts w:ascii="Montserrat" w:hAnsi="Montserrat"/>
          <w:sz w:val="24"/>
        </w:rPr>
        <w:t>Then how can I be the problem when she is contributing to me as much as I am.</w:t>
      </w: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Because you are the same person. In her understanding, she has to be two people to be whole. On one hand, she hates herself for allowing her to suffer as she did, and that's why she tried to kill you. You are stronger than she is and she resents you for it. She has to, because from her side of your existence, you hate her with all your heart. You would not see it that way, but only hatred is powerful enough to tear a soul apart—to divide you from yourself. The key to her self acceptance lies with you. You loved her on sight. You loved her as a person, you saw her as a unique and worthwhile being, and she sensed that immediately. You taught her to love her self. You made her realize that love was not incompatible with hate, it could be just as strong, just as passionate and fixed on exactly the same thing. She eventually realized that the hatred she always felt you had toward her was actually hatred for something that happened to her, and she too hated it. She could hate it without denying it. You healed her, and that is why she is whole, even though you are not. </w:t>
      </w:r>
    </w:p>
    <w:p w:rsidR="00961472" w:rsidRPr="00AF3F86" w:rsidRDefault="00961472">
      <w:pPr>
        <w:spacing w:line="360" w:lineRule="auto"/>
        <w:jc w:val="both"/>
        <w:rPr>
          <w:rFonts w:ascii="Montserrat" w:hAnsi="Montserrat"/>
          <w:sz w:val="24"/>
        </w:rPr>
      </w:pPr>
      <w:r w:rsidRPr="00AF3F86">
        <w:rPr>
          <w:rFonts w:ascii="Montserrat" w:hAnsi="Montserrat"/>
          <w:sz w:val="24"/>
        </w:rPr>
        <w:t>So, how do we make it work the other way? I don't want to be the problem. I want to be healed too. I want to be whole.</w:t>
      </w:r>
    </w:p>
    <w:p w:rsidR="00961472" w:rsidRPr="00AF3F86" w:rsidRDefault="00961472">
      <w:pPr>
        <w:spacing w:line="360" w:lineRule="auto"/>
        <w:jc w:val="both"/>
        <w:rPr>
          <w:rFonts w:ascii="Montserrat" w:hAnsi="Montserrat"/>
          <w:sz w:val="24"/>
        </w:rPr>
      </w:pPr>
      <w:r w:rsidRPr="00AF3F86">
        <w:rPr>
          <w:rFonts w:ascii="Montserrat" w:hAnsi="Montserrat"/>
          <w:sz w:val="24"/>
        </w:rPr>
        <w:t>I am sure you do. Unfortunately, it can't be that easy for you.</w:t>
      </w:r>
    </w:p>
    <w:p w:rsidR="00961472" w:rsidRPr="00AF3F86" w:rsidRDefault="00961472">
      <w:pPr>
        <w:spacing w:line="360" w:lineRule="auto"/>
        <w:jc w:val="both"/>
        <w:rPr>
          <w:rFonts w:ascii="Montserrat" w:hAnsi="Montserrat"/>
          <w:sz w:val="24"/>
        </w:rPr>
      </w:pPr>
      <w:r w:rsidRPr="00AF3F86">
        <w:rPr>
          <w:rFonts w:ascii="Montserrat" w:hAnsi="Montserrat"/>
          <w:sz w:val="24"/>
        </w:rPr>
        <w:t>Why not?</w:t>
      </w: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Because the only way to heal you is to break you. To hurt you worse than you can imagine being hurt. </w:t>
      </w:r>
    </w:p>
    <w:p w:rsidR="00961472" w:rsidRPr="00AF3F86" w:rsidRDefault="00961472">
      <w:pPr>
        <w:spacing w:line="360" w:lineRule="auto"/>
        <w:jc w:val="both"/>
        <w:rPr>
          <w:rFonts w:ascii="Montserrat" w:hAnsi="Montserrat"/>
          <w:sz w:val="24"/>
        </w:rPr>
      </w:pPr>
      <w:r w:rsidRPr="00AF3F86">
        <w:rPr>
          <w:rFonts w:ascii="Montserrat" w:hAnsi="Montserrat"/>
          <w:sz w:val="24"/>
        </w:rPr>
        <w:t>That's insane.</w:t>
      </w: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That's a necessity of evolution. You can't be whole until you catch up with your self. </w:t>
      </w: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That's not what I meant. I've never been afraid of being hurt. I don't object to being hurt for a reason, but I don't believe that any kind of true healing can involve—require—hurting a person. If a person knows what they are doing, they can heal anything without causing unnecessary pain. </w:t>
      </w:r>
    </w:p>
    <w:p w:rsidR="00961472" w:rsidRPr="00AF3F86" w:rsidRDefault="00961472">
      <w:pPr>
        <w:spacing w:line="360" w:lineRule="auto"/>
        <w:jc w:val="both"/>
        <w:rPr>
          <w:rFonts w:ascii="Montserrat" w:hAnsi="Montserrat"/>
          <w:sz w:val="24"/>
        </w:rPr>
      </w:pPr>
      <w:r w:rsidRPr="00AF3F86">
        <w:rPr>
          <w:rFonts w:ascii="Montserrat" w:hAnsi="Montserrat"/>
          <w:sz w:val="24"/>
        </w:rPr>
        <w:t>Who ever said that pain was unnecessary?</w:t>
      </w:r>
    </w:p>
    <w:p w:rsidR="00961472" w:rsidRPr="00AF3F86" w:rsidRDefault="00961472">
      <w:pPr>
        <w:spacing w:line="360" w:lineRule="auto"/>
        <w:jc w:val="both"/>
        <w:rPr>
          <w:rFonts w:ascii="Montserrat" w:hAnsi="Montserrat"/>
          <w:sz w:val="24"/>
        </w:rPr>
      </w:pPr>
      <w:r w:rsidRPr="00AF3F86">
        <w:rPr>
          <w:rFonts w:ascii="Montserrat" w:hAnsi="Montserrat"/>
          <w:sz w:val="24"/>
        </w:rPr>
        <w:t>I do!</w:t>
      </w: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And that's my point. You have never been hurt. You always turn agony into victory, and cheat yourself of the things you could have learned. </w:t>
      </w:r>
    </w:p>
    <w:p w:rsidR="00961472" w:rsidRPr="00AF3F86" w:rsidRDefault="00961472">
      <w:pPr>
        <w:spacing w:line="360" w:lineRule="auto"/>
        <w:jc w:val="both"/>
        <w:rPr>
          <w:rFonts w:ascii="Montserrat" w:hAnsi="Montserrat"/>
          <w:sz w:val="24"/>
        </w:rPr>
      </w:pPr>
      <w:r w:rsidRPr="00AF3F86">
        <w:rPr>
          <w:rFonts w:ascii="Montserrat" w:hAnsi="Montserrat"/>
          <w:sz w:val="24"/>
        </w:rPr>
        <w:t>I don't believe that.</w:t>
      </w:r>
    </w:p>
    <w:p w:rsidR="00961472" w:rsidRPr="00AF3F86" w:rsidRDefault="00961472">
      <w:pPr>
        <w:spacing w:line="360" w:lineRule="auto"/>
        <w:jc w:val="both"/>
        <w:rPr>
          <w:rFonts w:ascii="Montserrat" w:hAnsi="Montserrat"/>
          <w:sz w:val="24"/>
        </w:rPr>
      </w:pPr>
      <w:r w:rsidRPr="00AF3F86">
        <w:rPr>
          <w:rFonts w:ascii="Montserrat" w:hAnsi="Montserrat"/>
          <w:sz w:val="24"/>
        </w:rPr>
        <w:t xml:space="preserve">I know. Phoenix, you are going to make this almost too easy. </w:t>
      </w: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p>
    <w:p w:rsidR="00961472" w:rsidRPr="00AF3F86" w:rsidRDefault="00961472">
      <w:pPr>
        <w:spacing w:line="360" w:lineRule="auto"/>
        <w:jc w:val="both"/>
        <w:rPr>
          <w:rFonts w:ascii="Montserrat" w:hAnsi="Montserrat"/>
          <w:sz w:val="24"/>
        </w:rPr>
      </w:pPr>
      <w:r w:rsidRPr="00AF3F86">
        <w:rPr>
          <w:rFonts w:ascii="Montserrat" w:hAnsi="Montserrat"/>
          <w:sz w:val="24"/>
        </w:rPr>
        <w:t>Could she return to the haunts of her innocence and resist the temptation to visit that one spot now haunted by her mother's ghost?</w:t>
      </w:r>
    </w:p>
    <w:p w:rsidR="00961472" w:rsidRPr="00AF3F86" w:rsidRDefault="00961472">
      <w:pPr>
        <w:spacing w:line="360" w:lineRule="auto"/>
        <w:jc w:val="both"/>
        <w:rPr>
          <w:rFonts w:ascii="Montserrat" w:hAnsi="Montserrat"/>
          <w:sz w:val="24"/>
        </w:rPr>
      </w:pPr>
      <w:r w:rsidRPr="00AF3F86">
        <w:rPr>
          <w:rFonts w:ascii="Montserrat" w:hAnsi="Montserrat"/>
          <w:sz w:val="24"/>
        </w:rPr>
        <w:tab/>
        <w:t>Would she still find her mother's ghost if she did not?</w:t>
      </w:r>
    </w:p>
    <w:p w:rsidR="00961472" w:rsidRPr="00AF3F86" w:rsidRDefault="00961472">
      <w:pPr>
        <w:spacing w:line="360" w:lineRule="auto"/>
        <w:jc w:val="both"/>
        <w:rPr>
          <w:rFonts w:ascii="Montserrat" w:hAnsi="Montserrat"/>
          <w:sz w:val="24"/>
        </w:rPr>
      </w:pPr>
      <w:r w:rsidRPr="00AF3F86">
        <w:rPr>
          <w:rFonts w:ascii="Montserrat" w:hAnsi="Montserrat"/>
          <w:sz w:val="24"/>
        </w:rPr>
        <w:tab/>
      </w:r>
    </w:p>
    <w:p w:rsidR="00961472" w:rsidRPr="00AF3F86" w:rsidRDefault="00961472">
      <w:pPr>
        <w:spacing w:line="360" w:lineRule="auto"/>
        <w:jc w:val="both"/>
        <w:rPr>
          <w:rFonts w:ascii="Montserrat" w:hAnsi="Montserrat"/>
          <w:sz w:val="24"/>
        </w:rPr>
      </w:pPr>
      <w:r w:rsidRPr="00AF3F86">
        <w:rPr>
          <w:rFonts w:ascii="Montserrat" w:hAnsi="Montserrat"/>
          <w:sz w:val="24"/>
        </w:rPr>
        <w:tab/>
        <w:t>It was the power of the mind that had finally lifted humanity from its isolation on Earth. It was the power of the mind that fueled and sustained the interstellar civilization humanity had become a part of. In spite of how central psionic based research and technology had become to the Established Worlds,</w:t>
      </w:r>
    </w:p>
    <w:sectPr w:rsidR="00961472" w:rsidRPr="00AF3F86">
      <w:headerReference w:type="even" r:id="rI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61472" w:rsidRDefault="00961472">
      <w:r>
        <w:separator/>
      </w:r>
    </w:p>
  </w:endnote>
  <w:endnote w:type="continuationSeparator" w:id="0">
    <w:p w:rsidR="00961472" w:rsidRDefault="009614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T Extra">
    <w:panose1 w:val="05050102010205020202"/>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61472" w:rsidRDefault="00961472">
      <w:r>
        <w:separator/>
      </w:r>
    </w:p>
  </w:footnote>
  <w:footnote w:type="continuationSeparator" w:id="0">
    <w:p w:rsidR="00961472" w:rsidRDefault="00961472">
      <w:r>
        <w:continuationSeparator/>
      </w:r>
    </w:p>
  </w:footnote>
  <w:footnote w:id="1">
    <w:p w:rsidR="00961472" w:rsidRDefault="00961472">
      <w:pPr>
        <w:rPr>
          <w:rFonts w:ascii="Arial Narrow" w:hAnsi="Arial Narrow"/>
        </w:rPr>
      </w:pPr>
      <w:r>
        <w:rPr>
          <w:rFonts w:ascii="Arial Narrow" w:hAnsi="Arial Narrow"/>
        </w:rPr>
        <w:footnoteRef/>
      </w:r>
      <w:r>
        <w:rPr>
          <w:rFonts w:ascii="Arial Narrow" w:hAnsi="Arial Narrow"/>
        </w:rPr>
        <w:t xml:space="preserve"> this designation is temporary pending the articulation of appropriate ranks and duties of officers of the Psionic Corps. Psionic Cops personnel are attached to Naval ships in much the same way as the Marine Corps and are an independent branch of the IAS.</w:t>
      </w:r>
    </w:p>
    <w:p w:rsidR="00961472" w:rsidRDefault="00961472">
      <w:pPr>
        <w:rPr>
          <w:rFonts w:ascii="Arial Narrow" w:hAnsi="Arial Narrow"/>
        </w:rPr>
      </w:pPr>
    </w:p>
  </w:footnote>
  <w:footnote w:id="2">
    <w:p w:rsidR="00961472" w:rsidRDefault="00961472">
      <w:pPr>
        <w:numPr>
          <w:ins w:id="13" w:author="David Roberson" w:date="2005-04-30T01:03:00Z"/>
        </w:numPr>
        <w:rPr>
          <w:ins w:id="14" w:author="David Roberson" w:date="2005-04-30T01:03:00Z"/>
          <w:rFonts w:ascii="Arial Narrow" w:hAnsi="Arial Narrow"/>
        </w:rPr>
      </w:pPr>
      <w:r>
        <w:rPr>
          <w:rFonts w:ascii="Arial Narrow" w:hAnsi="Arial Narrow"/>
        </w:rPr>
        <w:footnoteRef/>
      </w:r>
      <w:r>
        <w:rPr>
          <w:rFonts w:ascii="Arial Narrow" w:hAnsi="Arial Narrow"/>
        </w:rPr>
        <w:t xml:space="preserve"> The interface current they encountered was the opening, or realignment pulse created when the node reassigned itself to the translation net. Confirmation and tuning pulses will follow for a relatively short period making low AOI dives very dangerous for up to a month. Similar if lesser pulses accompany any actual translation in the network, which is as much as the Fleet knows about the phenomenon.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61472" w:rsidRDefault="0096147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27448A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03A976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7909B5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8584D7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F4ACD2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68619F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EDCEE0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944D58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59461C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66EBF7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803111074">
    <w:abstractNumId w:val="9"/>
  </w:num>
  <w:num w:numId="2" w16cid:durableId="1698653077">
    <w:abstractNumId w:val="8"/>
  </w:num>
  <w:num w:numId="3" w16cid:durableId="389378378">
    <w:abstractNumId w:val="0"/>
  </w:num>
  <w:num w:numId="4" w16cid:durableId="1986619620">
    <w:abstractNumId w:val="1"/>
  </w:num>
  <w:num w:numId="5" w16cid:durableId="1327979051">
    <w:abstractNumId w:val="2"/>
  </w:num>
  <w:num w:numId="6" w16cid:durableId="1626623046">
    <w:abstractNumId w:val="3"/>
  </w:num>
  <w:num w:numId="7" w16cid:durableId="1602684414">
    <w:abstractNumId w:val="4"/>
  </w:num>
  <w:num w:numId="8" w16cid:durableId="340133255">
    <w:abstractNumId w:val="5"/>
  </w:num>
  <w:num w:numId="9" w16cid:durableId="1260022280">
    <w:abstractNumId w:val="6"/>
  </w:num>
  <w:num w:numId="10" w16cid:durableId="142740213">
    <w:abstractNumId w:val="7"/>
  </w:num>
  <w:num w:numId="11" w16cid:durableId="2068600363">
    <w:abstractNumId w:val="10"/>
  </w:num>
  <w:num w:numId="12" w16cid:durableId="2119833088">
    <w:abstractNumId w:val="10"/>
  </w:num>
  <w:num w:numId="13" w16cid:durableId="686637715">
    <w:abstractNumId w:val="10"/>
  </w:num>
  <w:num w:numId="14" w16cid:durableId="1078333103">
    <w:abstractNumId w:val="10"/>
  </w:num>
  <w:num w:numId="15" w16cid:durableId="2140949035">
    <w:abstractNumId w:val="10"/>
  </w:num>
  <w:num w:numId="16" w16cid:durableId="424494477">
    <w:abstractNumId w:val="10"/>
  </w:num>
  <w:num w:numId="17" w16cid:durableId="2137676997">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Roberson">
    <w15:presenceInfo w15:providerId="Windows Live" w15:userId="0bded853d814cd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7464D"/>
    <w:rsid w:val="00330574"/>
    <w:rsid w:val="0077464D"/>
    <w:rsid w:val="00961472"/>
    <w:rsid w:val="00AF3F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A46114D-88D2-4457-A966-18785A593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F86"/>
    <w:pPr>
      <w:spacing w:after="240" w:line="276" w:lineRule="auto"/>
    </w:pPr>
    <w:rPr>
      <w:rFonts w:cstheme="minorHAnsi"/>
      <w:sz w:val="28"/>
      <w:szCs w:val="28"/>
    </w:rPr>
  </w:style>
  <w:style w:type="paragraph" w:styleId="Heading1">
    <w:name w:val="heading 1"/>
    <w:basedOn w:val="NoSpacing"/>
    <w:next w:val="Normal"/>
    <w:link w:val="Heading1Char"/>
    <w:qFormat/>
    <w:rsid w:val="00AF3F86"/>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AF3F86"/>
    <w:pPr>
      <w:numPr>
        <w:ilvl w:val="1"/>
        <w:numId w:val="17"/>
      </w:numPr>
      <w:outlineLvl w:val="1"/>
    </w:pPr>
    <w:rPr>
      <w:rFonts w:ascii="Montserrat" w:hAnsi="Montserrat"/>
      <w:sz w:val="48"/>
      <w:szCs w:val="48"/>
    </w:rPr>
  </w:style>
  <w:style w:type="paragraph" w:styleId="Heading3">
    <w:name w:val="heading 3"/>
    <w:basedOn w:val="Heading2"/>
    <w:next w:val="Normal"/>
    <w:link w:val="Heading3Char"/>
    <w:qFormat/>
    <w:rsid w:val="00AF3F86"/>
    <w:pPr>
      <w:outlineLvl w:val="2"/>
    </w:pPr>
    <w:rPr>
      <w:sz w:val="40"/>
    </w:rPr>
  </w:style>
  <w:style w:type="paragraph" w:styleId="Heading4">
    <w:name w:val="heading 4"/>
    <w:basedOn w:val="Heading3"/>
    <w:next w:val="Normal"/>
    <w:link w:val="Heading4Char"/>
    <w:qFormat/>
    <w:rsid w:val="00AF3F86"/>
    <w:pPr>
      <w:numPr>
        <w:ilvl w:val="3"/>
      </w:numPr>
      <w:outlineLvl w:val="3"/>
    </w:pPr>
    <w:rPr>
      <w:sz w:val="32"/>
    </w:rPr>
  </w:style>
  <w:style w:type="paragraph" w:styleId="Heading5">
    <w:name w:val="heading 5"/>
    <w:basedOn w:val="Heading4"/>
    <w:next w:val="Normal"/>
    <w:link w:val="Heading5Char"/>
    <w:qFormat/>
    <w:rsid w:val="00AF3F86"/>
    <w:pPr>
      <w:numPr>
        <w:ilvl w:val="4"/>
      </w:numPr>
      <w:outlineLvl w:val="4"/>
    </w:pPr>
    <w:rPr>
      <w:sz w:val="28"/>
    </w:rPr>
  </w:style>
  <w:style w:type="paragraph" w:styleId="Heading6">
    <w:name w:val="heading 6"/>
    <w:basedOn w:val="Heading5"/>
    <w:next w:val="Normal"/>
    <w:link w:val="Heading6Char"/>
    <w:qFormat/>
    <w:rsid w:val="00AF3F86"/>
    <w:pPr>
      <w:numPr>
        <w:ilvl w:val="5"/>
      </w:numPr>
      <w:outlineLvl w:val="5"/>
    </w:pPr>
    <w:rPr>
      <w:bCs/>
      <w:sz w:val="24"/>
      <w:szCs w:val="24"/>
      <w:u w:val="single"/>
    </w:rPr>
  </w:style>
  <w:style w:type="paragraph" w:styleId="Heading7">
    <w:name w:val="heading 7"/>
    <w:basedOn w:val="Heading6"/>
    <w:next w:val="Normal"/>
    <w:link w:val="Heading7Char"/>
    <w:qFormat/>
    <w:rsid w:val="00AF3F86"/>
    <w:pPr>
      <w:keepNext w:val="0"/>
      <w:numPr>
        <w:ilvl w:val="0"/>
        <w:numId w:val="0"/>
      </w:numPr>
      <w:outlineLvl w:val="6"/>
    </w:pPr>
    <w:rPr>
      <w:b w:val="0"/>
      <w:kern w:val="0"/>
    </w:rPr>
  </w:style>
  <w:style w:type="paragraph" w:styleId="Heading8">
    <w:name w:val="heading 8"/>
    <w:basedOn w:val="Heading6"/>
    <w:next w:val="Normal"/>
    <w:link w:val="Heading8Char"/>
    <w:qFormat/>
    <w:rsid w:val="00AF3F86"/>
    <w:pPr>
      <w:outlineLvl w:val="7"/>
    </w:pPr>
    <w:rPr>
      <w:i/>
      <w:iCs/>
      <w:u w:val="none"/>
    </w:rPr>
  </w:style>
  <w:style w:type="paragraph" w:styleId="Heading9">
    <w:name w:val="heading 9"/>
    <w:basedOn w:val="Heading8"/>
    <w:next w:val="Normal"/>
    <w:link w:val="Heading9Char"/>
    <w:qFormat/>
    <w:rsid w:val="00AF3F86"/>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autoRedefine/>
    <w:pPr>
      <w:keepLines/>
      <w:spacing w:line="360" w:lineRule="auto"/>
      <w:ind w:left="720" w:right="720"/>
      <w:jc w:val="both"/>
    </w:pPr>
    <w:rPr>
      <w:sz w:val="16"/>
    </w:rPr>
  </w:style>
  <w:style w:type="paragraph" w:customStyle="1" w:styleId="BodyTextAthena">
    <w:name w:val="Body Text (Athena)"/>
    <w:basedOn w:val="BodyText"/>
    <w:pPr>
      <w:spacing w:after="140" w:line="480" w:lineRule="auto"/>
    </w:pPr>
    <w:rPr>
      <w:b/>
    </w:rPr>
  </w:style>
  <w:style w:type="paragraph" w:styleId="BodyText">
    <w:name w:val="Body Text"/>
    <w:basedOn w:val="Normal"/>
    <w:semiHidden/>
    <w:pPr>
      <w:keepLines/>
      <w:spacing w:after="120"/>
      <w:jc w:val="both"/>
    </w:pPr>
  </w:style>
  <w:style w:type="paragraph" w:customStyle="1" w:styleId="BodyTextArden">
    <w:name w:val="Body Text (Arden)"/>
    <w:basedOn w:val="BodyText"/>
    <w:pPr>
      <w:spacing w:after="140" w:line="480" w:lineRule="auto"/>
    </w:pPr>
  </w:style>
  <w:style w:type="paragraph" w:customStyle="1" w:styleId="AesDP">
    <w:name w:val="Aes DP"/>
    <w:basedOn w:val="Normal"/>
    <w:pPr>
      <w:keepLines/>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keepLines/>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keepLines/>
      <w:spacing w:after="120"/>
      <w:jc w:val="both"/>
    </w:pPr>
  </w:style>
  <w:style w:type="paragraph" w:customStyle="1" w:styleId="Avonumanche">
    <w:name w:val="Avon uman'che"/>
    <w:basedOn w:val="Normal"/>
    <w:pPr>
      <w:keepLines/>
      <w:ind w:left="1440" w:hanging="1440"/>
      <w:jc w:val="both"/>
    </w:pPr>
    <w:rPr>
      <w:i/>
      <w:sz w:val="14"/>
    </w:rPr>
  </w:style>
  <w:style w:type="paragraph" w:customStyle="1" w:styleId="DragonPhoenixChapterTitle">
    <w:name w:val="Dragon:Phoenix Chapter &amp; Title"/>
    <w:basedOn w:val="AvonDraftBody"/>
    <w:rPr>
      <w:rFonts w:ascii="Onyx" w:hAnsi="Onyx"/>
      <w:sz w:val="4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Number">
    <w:name w:val="Avon Chapter Number"/>
    <w:basedOn w:val="AvonDraftBody"/>
    <w:pPr>
      <w:jc w:val="center"/>
    </w:pPr>
    <w:rPr>
      <w:rFonts w:ascii="Onyx" w:hAnsi="Onyx"/>
      <w:b/>
      <w:sz w:val="144"/>
    </w:rPr>
  </w:style>
  <w:style w:type="paragraph" w:customStyle="1" w:styleId="AvonChapterHeadA">
    <w:name w:val="Avon Chapter Head A"/>
    <w:basedOn w:val="AvonChapterHead"/>
    <w:pPr>
      <w:ind w:right="5760"/>
    </w:pPr>
  </w:style>
  <w:style w:type="paragraph" w:customStyle="1" w:styleId="AvonDraftNotes">
    <w:name w:val="Avon Draft Notes"/>
    <w:basedOn w:val="AvonDraftBody"/>
  </w:style>
  <w:style w:type="paragraph" w:customStyle="1" w:styleId="AvonCastChorus">
    <w:name w:val="Avon Cast/Chorus"/>
    <w:basedOn w:val="AvonDraftNotes"/>
    <w:pPr>
      <w:tabs>
        <w:tab w:val="left" w:pos="1440"/>
      </w:tabs>
      <w:ind w:left="2160" w:hanging="1440"/>
    </w:pPr>
    <w:rPr>
      <w:smallCaps/>
    </w:rPr>
  </w:style>
  <w:style w:type="paragraph" w:customStyle="1" w:styleId="Subheading1">
    <w:name w:val="Subheading 1"/>
    <w:basedOn w:val="Heading1"/>
    <w:next w:val="Normal"/>
    <w:link w:val="Subheading1Char"/>
    <w:qFormat/>
    <w:rsid w:val="00AF3F86"/>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AF3F86"/>
    <w:rPr>
      <w:rFonts w:ascii="Montserrat" w:eastAsia="Montserrat" w:hAnsi="Montserrat" w:cstheme="minorHAnsi"/>
      <w:b/>
      <w:kern w:val="28"/>
      <w:sz w:val="48"/>
      <w:szCs w:val="48"/>
      <w:vertAlign w:val="superscript"/>
    </w:rPr>
  </w:style>
  <w:style w:type="character" w:customStyle="1" w:styleId="Heading1Char">
    <w:name w:val="Heading 1 Char"/>
    <w:link w:val="Heading1"/>
    <w:rsid w:val="00AF3F86"/>
    <w:rPr>
      <w:rFonts w:eastAsia="Times New Roman" w:cstheme="minorHAnsi"/>
      <w:b/>
      <w:kern w:val="28"/>
      <w:sz w:val="56"/>
      <w:szCs w:val="28"/>
    </w:rPr>
  </w:style>
  <w:style w:type="paragraph" w:customStyle="1" w:styleId="Subheading2">
    <w:name w:val="Subheading 2"/>
    <w:basedOn w:val="Subheading1"/>
    <w:next w:val="Normal"/>
    <w:link w:val="Subheading2Char"/>
    <w:qFormat/>
    <w:rsid w:val="00AF3F86"/>
  </w:style>
  <w:style w:type="character" w:customStyle="1" w:styleId="Subheading2Char">
    <w:name w:val="Subheading 2 Char"/>
    <w:link w:val="Subheading2"/>
    <w:rsid w:val="00AF3F86"/>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AF3F86"/>
    <w:rPr>
      <w:sz w:val="40"/>
      <w:szCs w:val="40"/>
    </w:rPr>
  </w:style>
  <w:style w:type="character" w:customStyle="1" w:styleId="Subheading3Char">
    <w:name w:val="Subheading 3 Char"/>
    <w:link w:val="Subheading3"/>
    <w:rsid w:val="00AF3F86"/>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AF3F86"/>
    <w:pPr>
      <w:spacing w:before="240" w:line="240" w:lineRule="auto"/>
    </w:pPr>
    <w:rPr>
      <w:vertAlign w:val="subscript"/>
    </w:rPr>
  </w:style>
  <w:style w:type="character" w:customStyle="1" w:styleId="SuptitleChar">
    <w:name w:val="Suptitle Char"/>
    <w:link w:val="Suptitle"/>
    <w:rsid w:val="00AF3F86"/>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AF3F86"/>
    <w:rPr>
      <w:b w:val="0"/>
      <w:bCs w:val="0"/>
      <w:color w:val="7F7F7F"/>
      <w:vertAlign w:val="superscript"/>
    </w:rPr>
  </w:style>
  <w:style w:type="character" w:customStyle="1" w:styleId="SubtitleChar">
    <w:name w:val="Subtitle Char"/>
    <w:link w:val="Subtitle"/>
    <w:uiPriority w:val="11"/>
    <w:rsid w:val="00AF3F86"/>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AF3F86"/>
    <w:pPr>
      <w:spacing w:after="0"/>
    </w:pPr>
  </w:style>
  <w:style w:type="character" w:customStyle="1" w:styleId="Heading2Char">
    <w:name w:val="Heading 2 Char"/>
    <w:link w:val="Heading2"/>
    <w:rsid w:val="00AF3F86"/>
    <w:rPr>
      <w:rFonts w:ascii="Montserrat" w:eastAsia="Times New Roman" w:hAnsi="Montserrat" w:cstheme="minorHAnsi"/>
      <w:b/>
      <w:kern w:val="28"/>
      <w:sz w:val="48"/>
      <w:szCs w:val="48"/>
    </w:rPr>
  </w:style>
  <w:style w:type="character" w:customStyle="1" w:styleId="Heading3Char">
    <w:name w:val="Heading 3 Char"/>
    <w:link w:val="Heading3"/>
    <w:rsid w:val="00AF3F86"/>
    <w:rPr>
      <w:rFonts w:ascii="Montserrat" w:eastAsia="Times New Roman" w:hAnsi="Montserrat" w:cstheme="minorHAnsi"/>
      <w:b/>
      <w:kern w:val="28"/>
      <w:sz w:val="40"/>
      <w:szCs w:val="48"/>
    </w:rPr>
  </w:style>
  <w:style w:type="character" w:customStyle="1" w:styleId="Heading4Char">
    <w:name w:val="Heading 4 Char"/>
    <w:link w:val="Heading4"/>
    <w:rsid w:val="00AF3F86"/>
    <w:rPr>
      <w:rFonts w:ascii="Montserrat" w:eastAsia="Times New Roman" w:hAnsi="Montserrat" w:cstheme="minorHAnsi"/>
      <w:b/>
      <w:kern w:val="28"/>
      <w:sz w:val="32"/>
      <w:szCs w:val="48"/>
    </w:rPr>
  </w:style>
  <w:style w:type="character" w:customStyle="1" w:styleId="Heading5Char">
    <w:name w:val="Heading 5 Char"/>
    <w:link w:val="Heading5"/>
    <w:rsid w:val="00AF3F86"/>
    <w:rPr>
      <w:rFonts w:ascii="Montserrat" w:eastAsia="Times New Roman" w:hAnsi="Montserrat" w:cstheme="minorHAnsi"/>
      <w:b/>
      <w:kern w:val="28"/>
      <w:sz w:val="28"/>
      <w:szCs w:val="48"/>
    </w:rPr>
  </w:style>
  <w:style w:type="character" w:customStyle="1" w:styleId="Heading6Char">
    <w:name w:val="Heading 6 Char"/>
    <w:link w:val="Heading6"/>
    <w:rsid w:val="00AF3F86"/>
    <w:rPr>
      <w:rFonts w:ascii="Montserrat" w:eastAsia="Times New Roman" w:hAnsi="Montserrat" w:cstheme="minorHAnsi"/>
      <w:b/>
      <w:bCs/>
      <w:kern w:val="28"/>
      <w:sz w:val="24"/>
      <w:szCs w:val="24"/>
      <w:u w:val="single"/>
    </w:rPr>
  </w:style>
  <w:style w:type="character" w:customStyle="1" w:styleId="Heading7Char">
    <w:name w:val="Heading 7 Char"/>
    <w:link w:val="Heading7"/>
    <w:rsid w:val="00AF3F86"/>
    <w:rPr>
      <w:rFonts w:ascii="Montserrat" w:eastAsia="Times New Roman" w:hAnsi="Montserrat" w:cstheme="minorHAnsi"/>
      <w:bCs/>
      <w:sz w:val="24"/>
      <w:szCs w:val="24"/>
      <w:u w:val="single"/>
    </w:rPr>
  </w:style>
  <w:style w:type="character" w:customStyle="1" w:styleId="Heading8Char">
    <w:name w:val="Heading 8 Char"/>
    <w:link w:val="Heading8"/>
    <w:rsid w:val="00AF3F86"/>
    <w:rPr>
      <w:rFonts w:ascii="Montserrat" w:eastAsia="Times New Roman" w:hAnsi="Montserrat" w:cstheme="minorHAnsi"/>
      <w:b/>
      <w:bCs/>
      <w:i/>
      <w:iCs/>
      <w:kern w:val="28"/>
      <w:sz w:val="24"/>
      <w:szCs w:val="24"/>
    </w:rPr>
  </w:style>
  <w:style w:type="character" w:customStyle="1" w:styleId="Heading9Char">
    <w:name w:val="Heading 9 Char"/>
    <w:link w:val="Heading9"/>
    <w:rsid w:val="00AF3F86"/>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AF3F86"/>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AF3F86"/>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AF3F86"/>
    <w:rPr>
      <w:rFonts w:ascii="Montserrat" w:eastAsia="Times New Roman" w:hAnsi="Montserrat" w:cs="Times New Roman"/>
      <w:b/>
      <w:bCs/>
      <w:spacing w:val="-10"/>
      <w:kern w:val="28"/>
      <w:sz w:val="72"/>
      <w:szCs w:val="72"/>
    </w:rPr>
  </w:style>
  <w:style w:type="character" w:styleId="Strong">
    <w:name w:val="Strong"/>
    <w:uiPriority w:val="22"/>
    <w:qFormat/>
    <w:rsid w:val="00AF3F86"/>
    <w:rPr>
      <w:b/>
      <w:bCs/>
    </w:rPr>
  </w:style>
  <w:style w:type="character" w:styleId="Emphasis">
    <w:name w:val="Emphasis"/>
    <w:uiPriority w:val="20"/>
    <w:qFormat/>
    <w:rsid w:val="00AF3F86"/>
    <w:rPr>
      <w:rFonts w:asciiTheme="minorHAnsi" w:hAnsiTheme="minorHAnsi" w:cstheme="minorHAnsi"/>
      <w:i/>
      <w:iCs/>
      <w:sz w:val="28"/>
      <w:szCs w:val="28"/>
    </w:rPr>
  </w:style>
  <w:style w:type="paragraph" w:styleId="ListParagraph">
    <w:name w:val="List Paragraph"/>
    <w:basedOn w:val="Normal"/>
    <w:uiPriority w:val="34"/>
    <w:qFormat/>
    <w:rsid w:val="00AF3F86"/>
    <w:pPr>
      <w:ind w:left="720"/>
      <w:contextualSpacing/>
    </w:pPr>
    <w:rPr>
      <w:rFonts w:eastAsia="Times New Roman"/>
    </w:rPr>
  </w:style>
  <w:style w:type="paragraph" w:styleId="Quote">
    <w:name w:val="Quote"/>
    <w:basedOn w:val="Normal"/>
    <w:next w:val="Normal"/>
    <w:link w:val="QuoteChar"/>
    <w:uiPriority w:val="29"/>
    <w:qFormat/>
    <w:rsid w:val="00AF3F86"/>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AF3F86"/>
    <w:rPr>
      <w:rFonts w:cstheme="minorHAnsi"/>
      <w:sz w:val="28"/>
      <w:szCs w:val="28"/>
    </w:rPr>
  </w:style>
  <w:style w:type="paragraph" w:styleId="IntenseQuote">
    <w:name w:val="Intense Quote"/>
    <w:basedOn w:val="Quote"/>
    <w:next w:val="Normal"/>
    <w:link w:val="IntenseQuoteChar"/>
    <w:uiPriority w:val="30"/>
    <w:qFormat/>
    <w:rsid w:val="00AF3F86"/>
    <w:pPr>
      <w:pBdr>
        <w:left w:val="single" w:sz="18" w:space="7" w:color="auto"/>
      </w:pBdr>
    </w:pPr>
    <w:rPr>
      <w:b/>
      <w:bCs/>
    </w:rPr>
  </w:style>
  <w:style w:type="character" w:customStyle="1" w:styleId="IntenseQuoteChar">
    <w:name w:val="Intense Quote Char"/>
    <w:link w:val="IntenseQuote"/>
    <w:uiPriority w:val="30"/>
    <w:rsid w:val="00AF3F86"/>
    <w:rPr>
      <w:rFonts w:cstheme="minorHAnsi"/>
      <w:b/>
      <w:bCs/>
      <w:sz w:val="28"/>
      <w:szCs w:val="28"/>
    </w:rPr>
  </w:style>
  <w:style w:type="character" w:styleId="SubtleEmphasis">
    <w:name w:val="Subtle Emphasis"/>
    <w:uiPriority w:val="19"/>
    <w:qFormat/>
    <w:rsid w:val="00AF3F86"/>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AF3F86"/>
    <w:rPr>
      <w:rFonts w:asciiTheme="minorHAnsi" w:hAnsiTheme="minorHAnsi" w:cstheme="minorHAnsi"/>
      <w:b/>
      <w:bCs/>
      <w:i/>
      <w:iCs/>
      <w:sz w:val="28"/>
      <w:szCs w:val="28"/>
    </w:rPr>
  </w:style>
  <w:style w:type="character" w:styleId="SubtleReference">
    <w:name w:val="Subtle Reference"/>
    <w:uiPriority w:val="31"/>
    <w:qFormat/>
    <w:rsid w:val="00AF3F86"/>
    <w:rPr>
      <w:caps/>
      <w:color w:val="7F7F7F" w:themeColor="text1" w:themeTint="80"/>
      <w:sz w:val="22"/>
      <w:szCs w:val="22"/>
    </w:rPr>
  </w:style>
  <w:style w:type="character" w:styleId="IntenseReference">
    <w:name w:val="Intense Reference"/>
    <w:uiPriority w:val="32"/>
    <w:qFormat/>
    <w:rsid w:val="00AF3F86"/>
    <w:rPr>
      <w:b/>
      <w:bCs/>
      <w:caps/>
      <w:color w:val="7F7F7F" w:themeColor="text1" w:themeTint="80"/>
      <w:sz w:val="22"/>
      <w:szCs w:val="22"/>
    </w:rPr>
  </w:style>
  <w:style w:type="character" w:styleId="BookTitle">
    <w:name w:val="Book Title"/>
    <w:uiPriority w:val="33"/>
    <w:qFormat/>
    <w:rsid w:val="00AF3F8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184852</Words>
  <Characters>863263</Characters>
  <Application>Microsoft Office Word</Application>
  <DocSecurity>0</DocSecurity>
  <Lines>19619</Lines>
  <Paragraphs>2075</Paragraphs>
  <ScaleCrop>false</ScaleCrop>
  <HeadingPairs>
    <vt:vector size="2" baseType="variant">
      <vt:variant>
        <vt:lpstr>Title</vt:lpstr>
      </vt:variant>
      <vt:variant>
        <vt:i4>1</vt:i4>
      </vt:variant>
    </vt:vector>
  </HeadingPairs>
  <TitlesOfParts>
    <vt:vector size="1" baseType="lpstr">
      <vt:lpstr>OPEN DRAFT</vt:lpstr>
    </vt:vector>
  </TitlesOfParts>
  <Company/>
  <LinksUpToDate>false</LinksUpToDate>
  <CharactersWithSpaces>1046040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DRAFT</dc:title>
  <dc:subject/>
  <dc:creator>David Roberson</dc:creator>
  <cp:keywords/>
  <dc:description/>
  <cp:lastModifiedBy>David Roberson</cp:lastModifiedBy>
  <cp:revision>3</cp:revision>
  <dcterms:created xsi:type="dcterms:W3CDTF">2025-11-12T04:58:00Z</dcterms:created>
  <dcterms:modified xsi:type="dcterms:W3CDTF">2025-11-12T07:16:00Z</dcterms:modified>
</cp:coreProperties>
</file>