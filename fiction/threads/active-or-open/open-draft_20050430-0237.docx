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23C7" w:rsidRPr="0006141B" w:rsidRDefault="003C23C7">
      <w:pPr>
        <w:spacing w:line="360" w:lineRule="auto"/>
        <w:jc w:val="both"/>
        <w:rPr>
          <w:rFonts w:ascii="Montserrat" w:hAnsi="Montserrat"/>
          <w:sz w:val="24"/>
        </w:rPr>
      </w:pPr>
      <w:r w:rsidRPr="0006141B">
        <w:rPr>
          <w:rFonts w:ascii="Montserrat" w:hAnsi="Montserrat"/>
          <w:sz w:val="24"/>
        </w:rPr>
        <w:t>OPEN DRAFT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Placement: Can be used prior to her "abduction" or following the disclosure. At the time the story opens, the only evidence of sentient life elsewhere in the universe was the fatal encounter she witnessed via her mother and a second encounter that left one survivor who became actively psionic as a result of contact with the alien. Terraforming and colonization was limited to the solar system, and exploration was progressing very cautiously. The second encounter prompted an effort to launch a massive exploration and colonization effort beyond the sphere of the solar system. The entities encountered in both cases were descendants of an ancient exodus from Earth, achieved through psionic evolution and magic--arts designed to tap into latent psionic potential.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Thunder rolled menacingly through the trees, echoing in the depths of her belly. She smiled at the odd sensation. The leaves danced in the wind as the storm rolled majestically on its back. The clouds were heavy, painted silver and black as they swallowed the sun. The promise of violence from the sky sat perfectly with her mood as she walked down the road. It had been an hour since she left the campus and set out to calm her thoughts. Instead, her mind had quickened with the approaching storm, her thoughts churning the misty depths of her subconscious. Her sensual smile turned into a hard grin. </w:t>
      </w:r>
    </w:p>
    <w:p w:rsidR="003C23C7" w:rsidRPr="0006141B" w:rsidRDefault="003C23C7">
      <w:pPr>
        <w:spacing w:line="360" w:lineRule="auto"/>
        <w:jc w:val="both"/>
        <w:rPr>
          <w:rFonts w:ascii="Montserrat" w:hAnsi="Montserrat"/>
          <w:sz w:val="24"/>
        </w:rPr>
      </w:pPr>
      <w:r w:rsidRPr="0006141B">
        <w:rPr>
          <w:rFonts w:ascii="Montserrat" w:hAnsi="Montserrat"/>
          <w:sz w:val="24"/>
        </w:rPr>
        <w:tab/>
      </w:r>
      <w:r w:rsidRPr="0006141B">
        <w:rPr>
          <w:rFonts w:ascii="Montserrat" w:hAnsi="Montserrat"/>
          <w:i/>
          <w:sz w:val="24"/>
        </w:rPr>
        <w:t xml:space="preserve">Is it really too much to ask to be left alone? </w:t>
      </w:r>
    </w:p>
    <w:p w:rsidR="003C23C7" w:rsidRPr="0006141B" w:rsidRDefault="003C23C7">
      <w:pPr>
        <w:spacing w:line="360" w:lineRule="auto"/>
        <w:jc w:val="both"/>
        <w:rPr>
          <w:rFonts w:ascii="Montserrat" w:hAnsi="Montserrat"/>
          <w:sz w:val="24"/>
        </w:rPr>
      </w:pPr>
      <w:r w:rsidRPr="0006141B">
        <w:rPr>
          <w:rFonts w:ascii="Montserrat" w:hAnsi="Montserrat"/>
          <w:sz w:val="24"/>
        </w:rPr>
        <w:tab/>
      </w:r>
      <w:r w:rsidRPr="0006141B">
        <w:rPr>
          <w:rFonts w:ascii="Montserrat" w:hAnsi="Montserrat"/>
          <w:i/>
          <w:sz w:val="24"/>
        </w:rPr>
        <w:t xml:space="preserve">Obviously it is, </w:t>
      </w:r>
      <w:r w:rsidRPr="0006141B">
        <w:rPr>
          <w:rFonts w:ascii="Montserrat" w:hAnsi="Montserrat"/>
          <w:sz w:val="24"/>
        </w:rPr>
        <w:t xml:space="preserve">she told herself a moment later, as she sensed someone turning onto the road behind her. Phoenix was used to being followed. She was used to the uncanny pressure that even the most circumspect pursuer created in her mind. As usual, the person following her was not alone. This one was working with a partner, and the two were so coordinated they had to be communicating with each other. The way the two presences she felt would fall periodically into a resonant state suggested telepathic contact. That only made the game more interesting. It was almost to be expected. No sooner did she try to slip out from under the oppressive cloud of thoughts unleashed in the wake of the delegation arriving to tour the campus than she picked up the presence of attention focused too keenly on her. The minds were unfamiliar to her. These were clearly not any of her regular observers. Her initial assumption had been that she had been pointed out to some of the delegates. Phoenix did not bother to ask herself what interest anyone might have in a mere student. Despite her age, she had a reputation as distinctive as her appearance--if not quite as appealing. The flavor of those minds was unusual, evincing the qualities of recognition and attraction overlaying quiet depths of intrigue and concern.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had set out to lose her unwanted admirers--if indeed that was what they were. She had left the campus and cut through the streets of the surrounding community. She did not expect members of the senate delegation to abandon the purpose of their visit to pursue her, but these strangers did not seem to give the tour a second thought. If they truly were part of the delegation, they would have to be part of an official's entourage or security. It was difficult to read their minds, being limited to passive perception, but she had picked up enough to know that her pursuers were disciplined and motivated by a sense of duty.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They were also very good at staying out of sight. On the winding road she walked, her shadow could slip behind a tree as quickly as she could turn around. The two had dropped back once she had left behind the populated streets, but they had remained steadfastly on her tail. By this point, they knew she was sensing them, and she was certain that they were tracking her with equally enhanced sensed. Unless she made an effort to perceive them actively, she could not know who or what they really were, nor could she initiate any action against them or retaliate quickly to any initiative on their part. Of course, she did not dare to initiate any sort of engagement. Within the Human Establishment of the Aegis Empire, psionic assets were strictly regulated. It was not illegal to be psionic. Not precisely. It was simply against the law for a psionic to use her abilities without a license. A typical civilian license could be obtained by any psionic who could demonstrate restraint, precision and discretion in the control of her ability, and comprehension of the rules and restrictions governing Class I Psionic Activity. Phoenix had a Class II license, and expected her pursuers to be at least that, if not Class III. Anyone who took an undue interest in her would know that her ability far outstripped the classification scheme. Only a fool would send someone after her who not only possessed a high potential, but would be able to get away with using it.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Anyone really interested in doing her in only had to trick her into exceeding her license.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frowned. She had been in the Avatar Program too long. A little bit of paranoia was to be expected of those enrolled in the program. Her experience had all but convinced her that someone was out to punch her ticket. It was not entirely her fault. Or, perhaps it was. It had been almost nine years, but still no one had forgotten her reaction to her mother's death. No one had been injured, and the campus had been rebuilt almost as quickly as her mind had torn it down.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stumbled to a halt. </w:t>
      </w:r>
    </w:p>
    <w:p w:rsidR="003C23C7" w:rsidRPr="0006141B" w:rsidRDefault="003C23C7">
      <w:pPr>
        <w:spacing w:line="360" w:lineRule="auto"/>
        <w:jc w:val="both"/>
        <w:rPr>
          <w:rFonts w:ascii="Montserrat" w:hAnsi="Montserrat"/>
          <w:sz w:val="24"/>
        </w:rPr>
      </w:pPr>
      <w:r w:rsidRPr="0006141B">
        <w:rPr>
          <w:rFonts w:ascii="Montserrat" w:hAnsi="Montserrat"/>
          <w:sz w:val="24"/>
        </w:rPr>
        <w:tab/>
        <w:t>It always happened like that. She still ached at the thought of her mother, and no matter how careful she was, her mind would wander right back to the memory of that day as soon as she became distracted or lowered her guard. Phoenix's eyes had snapped shut in pain, and it took her a few moments to blink away the tears that had welled up. As her vision cleared, she realized that her mind had tricked her twice. While she was preoccupied with the presence of her silent pursuers, her feet had led her back to the last place she had seen her mother alive with her own eyes. Phoenix debated silently whether or not to turn onto the path leading onto her mother's private estate. It was a large property, and the grounds had been the haven of her childhood. There were so many things she had not seen in the intervening years. Could she return to the haunts of her innocence and resist the temptation to visit that one spot now haunted by her mother's ghost?</w:t>
      </w:r>
    </w:p>
    <w:p w:rsidR="003C23C7" w:rsidRPr="0006141B" w:rsidRDefault="003C23C7">
      <w:pPr>
        <w:spacing w:line="360" w:lineRule="auto"/>
        <w:jc w:val="both"/>
        <w:rPr>
          <w:rFonts w:ascii="Montserrat" w:hAnsi="Montserrat"/>
          <w:sz w:val="24"/>
        </w:rPr>
      </w:pPr>
      <w:r w:rsidRPr="0006141B">
        <w:rPr>
          <w:rFonts w:ascii="Montserrat" w:hAnsi="Montserrat"/>
          <w:sz w:val="24"/>
        </w:rPr>
        <w:tab/>
        <w:t>Would she still find her mother's ghost if she did not?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It was the power of the mind that had finally lifted humanity from its isolation on Earth. It was the power of the mind that fueled and sustained the intergalactic civilization humanity had become a part of. In spite of how central the mind had become to the Established Races, there was still so much that no one knew about the mind. The ghost of her mother was a mystery that had challenged Phoenix for almost a decade. Phoenix did not really mind being haunted by her mother, but the questions of how and why tortured her, for she feared she understood the cause only too well.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Her feet decided for her, carrying her through the front gate and down the main path. Phoenix was not afraid to confront her mother's ghost. She simply wished for some way to do so without being forced to confront her self. As she approached the house, she paused and sent out a warning. This was sacred ground to her, and pursuers, whatever their intentions, were not welcome. A licensed psionic was free to do whatever she pleased in the privacy of her own home. As long as her influence did not extend beyond the bounds of her legal property, her mind had free reign. Phoenix did not hesitate to remind her pursuers of that.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sensed the presence at the foot of the path behind her, pausing as the wind and dancing leaves all visibly stilled. The second presence joined the first to observe the leaves hovering silently in the grip of Phoenix's mind. They watched as she swiftly sorted through the collection of animate and inanimate material, and released the birds and forest creatures from the static matrix of her psychokinetic field. Once she was certain she had made her point, she relaxed her grip and allowed nature to run its course. The wind could blow, and the rain could fall, and bodies could pass as before, but only at her indulgence. Phoenix was actively asserting herself within the sphere of her mother's estate, and no one she knew had the power to challenge her once she was so aroused.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was not surprised that the pair simply stood at the edge of her mind's envelope and waited.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shrugged, and focused her attention on the grounds around her. Her pulse and breathing had unconsciously quickened as she advanced on the house. That had nothing to do with the use of her psi, and everything to do with the dreadful and delighted anticipation of where she already knew she was going. Her face became flushed and damp, and her limbs began to tremble as she tried to slow her approach. It had been nine years, but she still did not think she was ready for this.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Swallowing hard, she managed to stop and turn around.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For a moment, one of her secret fears returned to her. Could her patrons, her masters and mentors, know her dark secret? Was this some kind of test? Were those two strangers deliberately herding her here to this confrontation? Her temperature abruptly dropped, and her skin prickled with goose bumps. If they did know, she was in danger. There were several kinds of danger that evolved from such an understanding of her past. If her masters had set this up, if this was any kind of test at all, it was not a test of self-control. If they knew, and had arranged this, it could only be because they were certain she would fail--because she was intended to fail. Her psyche had been studied in detail, mapped and analyzed to the point where her sanity frayed. If they wanted to provoke her, to make her give them an excuse to take her out, they would know exactly how to do it. This was nothing like looking in the mirror and seeing her mother's face. Everyone saw the resemblance there. If she went to the house and saw her mother there, it would prove her suspicions about what had really happened that day. She did not know how she would react to that, but she did have a basis of comparison.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tried to take a deep breath, feeling the part world she had taken absolute control over, and forced herself to relinquish her grip. No one had ever realized how much power she had unconsciously wielded as a child. No one had noticed her taking the campus into her mind as the final moments of her mother's life played out in the depths of space. No one had been prepared for the world to shatter when her mind was struck with the blow of her mother's death. If she had not channeled most of her power to her mother, in her last desperate defense, her grip could easily have encompassed the world, and the world would have shattered as easily as the three hundred acre campus. Phoenix stood there panting and shuddering as she considered the course of her thoughts. It was all supposition, and the basic assumption was itself too dangerous to consider. She could not afford to believe that her secret was known. What she knew about that day, that terrible moment, was instinctive, intuitive, a flash of understanding as the memory played through her. She had never dared to think it, to frame it in concepts that another mind could recognize. Her guilt was perceived as survivor's guilt. There was no way for anyone to suspect. Who would conceive of it on her own? Phoenix had never heard of anything like what feared she had done.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managed to get a hold of herself as the realization settled in. If her masters knew, they probably would not even bother with an excuse. They would not want to risk provoking another episode like that again. They would use the resources at their disposal to get her in her sleep. She would never have a warning, if it came to that. But, every moment she was alive she was assured that they did not know and that she was safe.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Just the same, Phoenix found herself profoundly curious about the two who had followed her. She focused her eyes back on the trail and looked at them. Phoenix straightened her spine as she realized that they had come into view and were approaching her. They must have taken the dismissal of her psychokinetic field as an invitation to approach. She quickly schooled her features. Her face looked calm and mildly curious as they came to a halt in front of her.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As hard as it was to compose herself before they good a good look at her, she struggled harder to maintain her poise as she realized the pair were not human. She no longer needed to ask them what their interest was.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AV-0000-D-DaughterSelves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Placement: Can be used prior to or after her "abduction" and prior to her meeting with the directors about the disclosure.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CHAPTER</w:t>
      </w:r>
    </w:p>
    <w:p w:rsidR="003C23C7" w:rsidRPr="0006141B" w:rsidRDefault="003C23C7">
      <w:pPr>
        <w:spacing w:line="360" w:lineRule="auto"/>
        <w:jc w:val="both"/>
        <w:rPr>
          <w:rFonts w:ascii="Montserrat" w:hAnsi="Montserrat"/>
          <w:sz w:val="24"/>
        </w:rPr>
      </w:pPr>
      <w:r w:rsidRPr="0006141B">
        <w:rPr>
          <w:rFonts w:ascii="Montserrat" w:hAnsi="Montserrat"/>
          <w:sz w:val="24"/>
        </w:rPr>
        <w:t>01</w:t>
      </w:r>
      <w:r w:rsidRPr="0006141B">
        <w:rPr>
          <w:rFonts w:ascii="Montserrat" w:hAnsi="Montserrat"/>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 breeze teased the scent of new rain about the room. She knelt within the cozy sphere of illumination cast by an antique lamp on the low table. Apart from that, the old house was steeped in shadows. She was savoring the last bite of her meal as twilight deepened the evening sky. Setting the bowl down on the table her hand paused. She noticed the strange hesitation--the chopsticks in her fingers hovering at the rim of the bowl--as a sudden thrill darted up her spine to snarl at the nape of her neck. Purely out of habit, she disguised the betraying hesitation by deftly aligning the slender utensils in a chord intersecting ninety degrees of arc along the rim of the bowl. Rising from the cushion, she glided over to the sideboard, gathered tea settings for two, and fetched the pot from the hot plate. As she was setting the tray down, she heard the front door open and shut. A brief wind cut through the house, peppering her with droplets and dancing against the paddles of the wind chimes, conjuring a delicate rain of notes to welcome her unannounced visitor.</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he called softly from the shadows. He slipped out of his jacket and hung it on a hook inside the door. His footsteps approached from the foyer. "Am I interrupting?" he asked as he entered the room, pausing outside the fall of light.</w:t>
      </w:r>
    </w:p>
    <w:p w:rsidR="003C23C7" w:rsidRPr="0006141B" w:rsidRDefault="003C23C7">
      <w:pPr>
        <w:spacing w:line="360" w:lineRule="auto"/>
        <w:jc w:val="both"/>
        <w:rPr>
          <w:rFonts w:ascii="Montserrat" w:hAnsi="Montserrat"/>
          <w:sz w:val="24"/>
        </w:rPr>
      </w:pPr>
      <w:r w:rsidRPr="0006141B">
        <w:rPr>
          <w:rFonts w:ascii="Montserrat" w:hAnsi="Montserrat"/>
          <w:sz w:val="24"/>
        </w:rPr>
        <w:tab/>
        <w:t>She shrugged, "I have remembered as much as I can stand. And then some." He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It surprised her that it came out sounding so bitter. She had no business making that kind of comment. This was the first time she had bothered to come home herself. She had been eleven years old when her mother died--when the trauma ignited her latent psionics and forced her to share her death. He had come with her when the discovery of her awakened abilities forced her relocation to a psionic reservation. She had no idea if he had ever paid their old home a visit, and she found herself hoping she had not forced him to it unprepared. When he offered no comment, she slipped away from the table and pulled a hot towel out of the warmer. Stepping back into the pool of light, she continued politely, "Please, come in, have a seat. I'm sure you have had a long walk. I have made tea, if you would like."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He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She folded gracefully into an accustomed kneel and poured for them. He accepted his cup with quiet thanks, content for the moment to absorb another measure of warmth through his hands. </w:t>
      </w:r>
    </w:p>
    <w:p w:rsidR="003C23C7" w:rsidRPr="0006141B" w:rsidRDefault="003C23C7">
      <w:pPr>
        <w:spacing w:line="360" w:lineRule="auto"/>
        <w:jc w:val="both"/>
        <w:rPr>
          <w:rFonts w:ascii="Montserrat" w:hAnsi="Montserrat"/>
          <w:sz w:val="24"/>
        </w:rPr>
      </w:pPr>
      <w:r w:rsidRPr="0006141B">
        <w:rPr>
          <w:rFonts w:ascii="Montserrat" w:hAnsi="Montserrat"/>
          <w:sz w:val="24"/>
        </w:rPr>
        <w:tab/>
        <w:t>She sipped from her cup, peering at him through a veil of steam. He wore a dress-down uniform, which told her he was back on active duty. She had not expected that. From his insignia she discovered he had attained the rank of captain. It would be child's play to sift his thoughts for the news he brought, but she had been too well trained to dare such a gross invasion of privacy. The same would not apply to surface thoughts, as they tended to invade her mind from all points--like a constant bath of light. Instead, she questioned him softly about his walk and the inconvenient timing of the downpour.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rsidR="003C23C7" w:rsidRPr="0006141B" w:rsidRDefault="003C23C7">
      <w:pPr>
        <w:spacing w:line="360" w:lineRule="auto"/>
        <w:jc w:val="both"/>
        <w:rPr>
          <w:rFonts w:ascii="Montserrat" w:hAnsi="Montserrat"/>
          <w:sz w:val="24"/>
        </w:rPr>
      </w:pPr>
      <w:r w:rsidRPr="0006141B">
        <w:rPr>
          <w:rFonts w:ascii="Montserrat" w:hAnsi="Montserrat"/>
          <w:sz w:val="24"/>
        </w:rPr>
        <w:tab/>
        <w:t>"Which reminds me," he added as his train of thought intersected the matter that had brought him, "I picked up your mail." He looked at her with sudden sobriety. She held his eyes for a moment and then nodded slightly for him to continue. "Phoenix Ember Nin," he smiled, drawing the long envelope from the inside pocket of his tunic, "let me be the first to congratulate you." she accepted the archaic document, breaking the wax seal and quickly scanning the text. "Naturally, I don't know what it says, but I know how the Project works. They want you working for them as soon as possible, so they will have pushed to get you accepted into the Academy as soon after graduation as possible. I expect you leave as early as dawn tomorrow," he stated. "I suspect you already knew this, though," he added, giving the darkened room a glance. He held her eyes with his as he asked, "What did they give you?" He maintained eye contact as he finally took a sip of his tea.</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took a deep breath, held it for a short count, and then said, "Command track, with an emphasis in Tactics. And you're right, I ship out tomorrow. I can't believe it. Eight years of freedom," she sighed. A few years ago, she had been less than pleased to learn that, as a psionic, she was required to enlist in the psionic corps and serve a minimum of eight years in one of the military branches. At least, if she wanted to earn her license to practice psionics outside of military or reservation jurisdiction, she noted. Phoenix needed that license. She did not care to think about the alternative. Her attitude changed when she was still in her first form at academy prep school. That was when the psi corps discovered that she was a full spectrum, class III active. Sparing seven thousand pages of technical language, that meant there was very little she could not do if she really put her mind to it. In a heartbeat she was drafted into the Avatar Program. She did not have a lot of positive things to say about that, so she did not even bother to try. By comparison, she considered the Navy to be Paradise. "I wonder if she still remember how to dream?" she murmured to herself.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Her father coughed, almost choking on his tea. Kevin Zhan understood the little comment far better than he should have. She blushed as she realized it.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stared at him hard and asked, "I suppose you heard about that little scandal?"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Her blunt approach caught him off guard. He looked up at her, and again started coughing to hide his laughter. At least this time he did not have a mouthful of tea to complicate things. By the time he regained his composure, he still had not figured out a way to address it delicately. She assumed that he did indeed know what had happened. Neither of them needed to mention it, but the gist of it was simple. A person's mind could play tricks on her, and during adolescence a girl could dream some pretty interesting dreams. Not that it was a problem, that sort of thing was perfectly natural. Of course she was a full spectrum psionic, so it should hardly be surprising that some of her dreams had taken on their own reality. Everyone who witnessed or found out about it had an opinion--weird, kinky, perverted, funny. On the other hand, her Project supervisors took the "man of her dreams" to be a sign that she had dangerously inadequate control over her powers. Aegis Security\Intelligence Agency, in charge of the Avatar Project, was not one of those agencies that used words like 'termination' euphemistically. She got that message with perfect clarity.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Her thoughts must have appeared on her face. He clearly picked up on them. </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he began, but he paused to reconsider, dabbing at his shirtfront with the towel. As he sopped up the puddles on the table, she poured him some more tea. "They're just people," he began again, "People make mistakes, and sometimes other people get hurt. Are you ever going to let it go? What do they have to do for you to forgive them?"</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did not know how to answer. She do not think her father understood what she was upset about. Or maybe he understood too well. He had seen where her thoughts were leading. Her mother. Her death had awakened her to the true nature of the Avatar Project. She had come to terms with everything except the lies. Once she knew what was really going on, she realized what a brilliant solution the Avatar Project was to the problem of emerging psionics. Unfortunately, it was first necessary to discover that the life she had lived up to that point had been a carefully fabricated lie. Her mother had served in Navy uniform, but her commission had not been in the Navy any more than her father's was.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had been in her mind, in telepathic contact, when her mother died. She learned things at that moment which contradicted hundreds of assumptions she held dear about life. She was too aware of the truth when the government came in with the lies and cover-ups it used to soothe loved ones past the death of an operative. When she blew up over that, she wound up living on the reservation where she was suckered into another lie. The reservation had been perfect. It ought to have been, the whole society had been carefully developed as a way to control psionics--a cunningly crafted illusion that shattered as soon as she left the reservation to enter the academy prep school.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wondered why it continued to bother her so much. </w:t>
      </w:r>
    </w:p>
    <w:p w:rsidR="003C23C7" w:rsidRPr="0006141B" w:rsidRDefault="003C23C7">
      <w:pPr>
        <w:spacing w:line="360" w:lineRule="auto"/>
        <w:jc w:val="both"/>
        <w:rPr>
          <w:rFonts w:ascii="Montserrat" w:hAnsi="Montserrat"/>
          <w:sz w:val="24"/>
        </w:rPr>
      </w:pPr>
      <w:r w:rsidRPr="0006141B">
        <w:rPr>
          <w:rFonts w:ascii="Montserrat" w:hAnsi="Montserrat"/>
          <w:sz w:val="24"/>
        </w:rPr>
        <w:tab/>
        <w:t>She could understand the government's reasons for creating and maintaining an invisible service branch. The Psionic Corps' primary purpose was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was safe, a regulated byproduct of military augmentation. Would the common man feel safe around his psionic neighbor if he knew that the only thing holding her in check was the absolute conviction, instilled by her government, that the slightest abuse of her power would result in her instant and total annihilation?</w:t>
      </w:r>
    </w:p>
    <w:p w:rsidR="003C23C7" w:rsidRPr="0006141B" w:rsidRDefault="003C23C7">
      <w:pPr>
        <w:spacing w:line="360" w:lineRule="auto"/>
        <w:jc w:val="both"/>
        <w:rPr>
          <w:rFonts w:ascii="Montserrat" w:hAnsi="Montserrat"/>
          <w:sz w:val="24"/>
        </w:rPr>
      </w:pPr>
      <w:r w:rsidRPr="0006141B">
        <w:rPr>
          <w:rFonts w:ascii="Montserrat" w:hAnsi="Montserrat"/>
          <w:sz w:val="24"/>
        </w:rPr>
        <w:tab/>
        <w:t>She could accept that. At least it was the truth. It was being lied to that she could not stand.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That was why it was so hard to forgive them, because she knew that the lies had been justified. At that moment, she was sort of avoiding the point. Deep inside she could not forgive them because she had let their fully justifiable fear, their frighteningly logical reasons and terrifyingly ruthless conviction compel her to give up her dreams. If she could have admitted that, then she might have been able to face the fact that it was possible to give people too much power over her life.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can't believe how long your hair has gotten," he interrupted her reverie. She flushed slightly, wondering how long a silence had passed. She looked up at him, her hand automatically going up to stroke the braid. She gave a shy smile as she encountered the warmth of his gaze.  "I am glad you decided not to cut it," he continued, seeing that he had her attention again. "It suits you that way. I remember your mother always wore her hair that way."  </w:t>
      </w:r>
    </w:p>
    <w:p w:rsidR="003C23C7" w:rsidRPr="0006141B" w:rsidRDefault="003C23C7">
      <w:pPr>
        <w:spacing w:line="360" w:lineRule="auto"/>
        <w:jc w:val="both"/>
        <w:rPr>
          <w:rFonts w:ascii="Montserrat" w:hAnsi="Montserrat"/>
          <w:sz w:val="24"/>
        </w:rPr>
      </w:pPr>
      <w:r w:rsidRPr="0006141B">
        <w:rPr>
          <w:rFonts w:ascii="Montserrat" w:hAnsi="Montserrat"/>
          <w:sz w:val="24"/>
        </w:rPr>
        <w:tab/>
        <w:t>"Really?" she echoed inquisitively. "I wasn't sure. I think she taught it to me right here. I don't really remember, it just sort of came back to me as I was sitting here," she pointed out. "Do you miss her?" she asked.</w:t>
      </w:r>
    </w:p>
    <w:p w:rsidR="003C23C7" w:rsidRPr="0006141B" w:rsidRDefault="003C23C7">
      <w:pPr>
        <w:spacing w:line="360" w:lineRule="auto"/>
        <w:jc w:val="both"/>
        <w:rPr>
          <w:rFonts w:ascii="Montserrat" w:hAnsi="Montserrat"/>
          <w:sz w:val="24"/>
        </w:rPr>
      </w:pPr>
      <w:r w:rsidRPr="0006141B">
        <w:rPr>
          <w:rFonts w:ascii="Montserrat" w:hAnsi="Montserrat"/>
          <w:sz w:val="24"/>
        </w:rPr>
        <w:tab/>
        <w:t>"There's a lot of old memories tucked away in here," he deflected. "You had a positive genius for getting into mischief," he laughed. "There were days when you almost frightened your poor mother to death." she opened her mouth to comment on that and he stared her down. "It's a shame you waited so long to come back here," he criticized with a level gaze. She bit her lip. He leaned back and closed his eyes as if in deep contemplation and went on, "Do you remember the time you ran away?' he asked. She could hardly have forgotten, she had gotten myself into such a fit over something that she tore out of the house one evening and got thoroughly lost. She wandered the island for several days before she was found and brought back home. "That was after you moved here from Ao' Ajea with your mother. She told me you had been a holy terror the entire trip. When I asked her what you were all worked up about she said it was over something you felt had been left behind. Do you even remember that time?"</w:t>
      </w:r>
    </w:p>
    <w:p w:rsidR="003C23C7" w:rsidRPr="0006141B" w:rsidRDefault="003C23C7">
      <w:pPr>
        <w:spacing w:line="360" w:lineRule="auto"/>
        <w:jc w:val="both"/>
        <w:rPr>
          <w:rFonts w:ascii="Montserrat" w:hAnsi="Montserrat"/>
          <w:sz w:val="24"/>
        </w:rPr>
      </w:pPr>
      <w:r w:rsidRPr="0006141B">
        <w:rPr>
          <w:rFonts w:ascii="Montserrat" w:hAnsi="Montserrat"/>
          <w:sz w:val="24"/>
        </w:rPr>
        <w:tab/>
        <w:t>"Vaguely," she murmured. She rubbed a thoughtful finger over her lips. "Why?" she prompted. "Is that the reason I ran away? To 'go back to Ajea' to get my--whatever it was--back?" she smiled and shook her head at the notion. "I guess she was a bit too young to grasp the concept of interstellar travel. Wish I could remember what it was that was so important. I wonder if it was worth the three weeks I spent in the hospital with pneumonia. Can you remember what it was?"</w:t>
      </w:r>
    </w:p>
    <w:p w:rsidR="003C23C7" w:rsidRPr="0006141B" w:rsidRDefault="003C23C7">
      <w:pPr>
        <w:spacing w:line="360" w:lineRule="auto"/>
        <w:jc w:val="both"/>
        <w:rPr>
          <w:rFonts w:ascii="Montserrat" w:hAnsi="Montserrat"/>
          <w:sz w:val="24"/>
        </w:rPr>
      </w:pPr>
      <w:r w:rsidRPr="0006141B">
        <w:rPr>
          <w:rFonts w:ascii="Montserrat" w:hAnsi="Montserrat"/>
          <w:sz w:val="24"/>
        </w:rPr>
        <w:tab/>
        <w:t>He smiled and shook his head in apology. "Sorry, your mother didn't say." He fished a pack of cigarettes out of his pocket and looked to her for permission. She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always hated it when you did that." </w:t>
      </w:r>
    </w:p>
    <w:p w:rsidR="003C23C7" w:rsidRPr="0006141B" w:rsidRDefault="003C23C7">
      <w:pPr>
        <w:spacing w:line="360" w:lineRule="auto"/>
        <w:jc w:val="both"/>
        <w:rPr>
          <w:rFonts w:ascii="Montserrat" w:hAnsi="Montserrat"/>
          <w:sz w:val="24"/>
        </w:rPr>
      </w:pPr>
      <w:r w:rsidRPr="0006141B">
        <w:rPr>
          <w:rFonts w:ascii="Montserrat" w:hAnsi="Montserrat"/>
          <w:sz w:val="24"/>
        </w:rPr>
        <w:tab/>
        <w:t>"... gave her a kiss..." he shot a glare at her. Leaning in, he squirted a burst of thought as subtext, «Yes she did, which was why she loved it. Your mother had a quick temper, and a tendency to cry when she was saying goodbye.» He had continued speaking without pause, "...and then ran for the hills while she threw rocks after me." she stared at him wide eyed at that. He winked, and gave a quick jerk on her braid.</w:t>
      </w:r>
    </w:p>
    <w:p w:rsidR="003C23C7" w:rsidRPr="0006141B" w:rsidRDefault="003C23C7">
      <w:pPr>
        <w:spacing w:line="360" w:lineRule="auto"/>
        <w:jc w:val="both"/>
        <w:rPr>
          <w:rFonts w:ascii="Montserrat" w:hAnsi="Montserrat"/>
          <w:sz w:val="24"/>
        </w:rPr>
      </w:pPr>
      <w:r w:rsidRPr="0006141B">
        <w:rPr>
          <w:rFonts w:ascii="Montserrat" w:hAnsi="Montserrat"/>
          <w:sz w:val="24"/>
        </w:rPr>
        <w:tab/>
        <w:t>"I hope some of them hit," she growled.</w:t>
      </w:r>
    </w:p>
    <w:p w:rsidR="003C23C7" w:rsidRPr="0006141B" w:rsidRDefault="003C23C7">
      <w:pPr>
        <w:spacing w:line="360" w:lineRule="auto"/>
        <w:jc w:val="both"/>
        <w:rPr>
          <w:rFonts w:ascii="Montserrat" w:hAnsi="Montserrat"/>
          <w:sz w:val="24"/>
        </w:rPr>
      </w:pPr>
      <w:r w:rsidRPr="0006141B">
        <w:rPr>
          <w:rFonts w:ascii="Montserrat" w:hAnsi="Montserrat"/>
          <w:sz w:val="24"/>
        </w:rPr>
        <w:tab/>
        <w:t>He straightened again, turned a flat look in her direction and said, "I would have been thrilled if some of them hadn't." All at once she started laughing. She turned an incredulous look on him as he calmly puffed away. She ran her hands over her hair and gazed into the garden rain. She contemplated the past, and wondered what the future would bring. She had come to this place trying to figure out how to say goodbye to a ghost. All of a sudden she realized she had it backwards. Why had she waited so long before dropping by to say hello?</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Midnight "abduction"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She sat up in stark terror. From a deep slumber she had snapped wide-awake. There was no mistaking the sensation of a psi-damping field going up. Years of training had her diving into motion. She did not know what the threat was, but she was certain that friendly visitors would not ambush her in her bed in the wee hours of the morning. Unfortunately, her reflexes delivered her right into the hands of a man shaped shadow. That really scared her. Even with a damper, she could sense a mind's presence. The minds of her attackers were so disciplined that they almost merged into the shadows.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Strong arms clamped themselves around her, and she twisted like an otter to break free. </w:t>
      </w:r>
    </w:p>
    <w:p w:rsidR="003C23C7" w:rsidRPr="0006141B" w:rsidRDefault="003C23C7">
      <w:pPr>
        <w:spacing w:line="360" w:lineRule="auto"/>
        <w:jc w:val="both"/>
        <w:rPr>
          <w:rFonts w:ascii="Montserrat" w:hAnsi="Montserrat"/>
          <w:sz w:val="24"/>
        </w:rPr>
      </w:pPr>
      <w:r w:rsidRPr="0006141B">
        <w:rPr>
          <w:rFonts w:ascii="Montserrat" w:hAnsi="Montserrat"/>
          <w:sz w:val="24"/>
        </w:rPr>
        <w:tab/>
        <w:t>This was one of those moments when perception became acute and disjointed. A faint ambient light allowed her to make out the two men who had crept right up to the foot of her bed. At least that was the image she retained from that first instant of panic. As all of the following images collided in a jumble of movement, the strong smell of damp earth caught her attention--a breeze coming through the open window. A cold burn on her neck revealed the source of the mind-deadening field. She whipped around, prepared to make a break for it and barked out as loud as she could, "Lights!"</w:t>
      </w:r>
    </w:p>
    <w:p w:rsidR="003C23C7" w:rsidRPr="0006141B" w:rsidRDefault="003C23C7">
      <w:pPr>
        <w:spacing w:line="360" w:lineRule="auto"/>
        <w:jc w:val="both"/>
        <w:rPr>
          <w:rFonts w:ascii="Montserrat" w:hAnsi="Montserrat"/>
          <w:sz w:val="24"/>
        </w:rPr>
      </w:pPr>
      <w:r w:rsidRPr="0006141B">
        <w:rPr>
          <w:rFonts w:ascii="Montserrat" w:hAnsi="Montserrat"/>
          <w:sz w:val="24"/>
        </w:rPr>
        <w:tab/>
        <w:t>As commanded, the room's lights came up. The sudden brilliance blinded her assailants, but her own eyes, fresh from sleep, adjusted almost instantly. She kicked free from the first man, and threw herself out the window. She rolled forward in the air, then straightened. Her timing was a bit off, so she hit the ground below her window with too much forward momentum. She tucked her shoulder and rolled to her feet. Running for all she was worth, she turned her attention to the collar around her neck. If she was lucky--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did not explode. </w:t>
      </w:r>
    </w:p>
    <w:p w:rsidR="003C23C7" w:rsidRPr="0006141B" w:rsidRDefault="003C23C7">
      <w:pPr>
        <w:spacing w:line="360" w:lineRule="auto"/>
        <w:jc w:val="both"/>
        <w:rPr>
          <w:rFonts w:ascii="Montserrat" w:hAnsi="Montserrat"/>
          <w:sz w:val="24"/>
        </w:rPr>
      </w:pPr>
      <w:r w:rsidRPr="0006141B">
        <w:rPr>
          <w:rFonts w:ascii="Montserrat" w:hAnsi="Montserrat"/>
          <w:sz w:val="24"/>
        </w:rPr>
        <w:tab/>
        <w:t>That was just how her mind interpreted the pulse of the neural disruptor.</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When the insane lightning storm in her head finally subsided, she was lying limp on the ground between two extremely average looking men. The older one could have been somebody's charming uncle, but from where she lay he was the personification of Death. There was no doubt who these two were. As she cursed herself, and wondered what she could have possibly done to bring the ASIA down on her, the elder man knelt beside her. He pressed his fingers to her wrist, and muttered softly, "Impressive. A lot better than I've seen in a long time." When he finished checking her pulse and pupil response, he stood and stepped out of her line of sight. She discovered the lingering paralysis as she tried in vain to follow his movements.  </w:t>
      </w:r>
    </w:p>
    <w:p w:rsidR="003C23C7" w:rsidRPr="0006141B" w:rsidRDefault="003C23C7">
      <w:pPr>
        <w:spacing w:line="360" w:lineRule="auto"/>
        <w:jc w:val="both"/>
        <w:rPr>
          <w:rFonts w:ascii="Montserrat" w:hAnsi="Montserrat"/>
          <w:sz w:val="24"/>
        </w:rPr>
      </w:pPr>
      <w:r w:rsidRPr="0006141B">
        <w:rPr>
          <w:rFonts w:ascii="Montserrat" w:hAnsi="Montserrat"/>
          <w:sz w:val="24"/>
        </w:rPr>
        <w:tab/>
        <w:t>Passing out was merciful.</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Being transported back "home"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Phoenix stared out the window, watching the world stream by through the tinted glass. Everything was gilded with crisp morning light. Her senses longed to embrace the sweet morning, but were filled instead with the musk and oil of beige leather upholstery, and the spice of men's cologne. Her hands fisted in her lap, torturing the brocade fabric of her skirt. It was nearly identical to the one she had awakened wearing the morning of her capture. The morning after her graduation, and well past the time she should have been reporting to the port for her transfer shuttle. Not that she worried about failing to report for duty, like the clothes she wore, a cover story had surely been provided for this little operation. The three day long drive had given her plenty of time to dwell on the circumstances that had brought her to this disturbing pass.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Phoenix </w:t>
      </w:r>
      <w:r w:rsidRPr="0006141B">
        <w:rPr>
          <w:rFonts w:ascii="Montserrat" w:hAnsi="Montserrat"/>
          <w:i/>
          <w:sz w:val="24"/>
        </w:rPr>
        <w:t xml:space="preserve">was </w:t>
      </w:r>
      <w:r w:rsidRPr="0006141B">
        <w:rPr>
          <w:rFonts w:ascii="Montserrat" w:hAnsi="Montserrat"/>
          <w:sz w:val="24"/>
        </w:rPr>
        <w:t xml:space="preserve">an only child. Her father would, but they had said their good-byes and parted company with the understanding that their respective duties would keep their paths from crossing for some time to come.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Her eyes suddenly focused past the rush of scenery, fixating on the immobile clouds. The vast, unmoving sky only enhanced the sensation of a world in flux. She had been a fool to assume that she had seen the last of these terror trips. Phoenix wondered if she was being delivered to her own execution. With ancient eyes in a girl's face, she cast a quick glance at the two men who had herded her all the way from her mother's home on Puget Sound. Both of them remained unknown to her. In spite of a few days traveling in their company, she had not learned much more than their names. The names they used around her, anyway. She could feel them. Their awareness was a constant presence in her mind. Two deep pools unmarred by the ripple of surface thoughts, their minds denied her any clues as to the purpose and personality of either man.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Nothing in their behavior gave her any clues to her fate. Not even their midnight ambush could be taken as an indication of threat. Aegis Security\Intelligence Agents never approached a psionic casually. If a psi had even the slightest warning, it was impossible to subdue her. If she was considered expendable, she would have been executed the instant she had been subdued. Having awakened, Phoenix naturally assumed they wanted something from her before eliminating her. Actually, that was always the case. If she had not been useful, no government would have allowed her to exist. The only thing she knew for sure was that somebody important had plans for her. </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had been in this position often enough to know the unspoken rules. Her present companions were more than an escort. Once they had rendered her helpless, they did take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p>
    <w:p w:rsidR="003C23C7" w:rsidRPr="0006141B" w:rsidRDefault="003C23C7">
      <w:pPr>
        <w:spacing w:line="360" w:lineRule="auto"/>
        <w:jc w:val="both"/>
        <w:rPr>
          <w:rFonts w:ascii="Montserrat" w:hAnsi="Montserrat"/>
          <w:sz w:val="24"/>
        </w:rPr>
      </w:pPr>
      <w:r w:rsidRPr="0006141B">
        <w:rPr>
          <w:rFonts w:ascii="Montserrat" w:hAnsi="Montserrat"/>
          <w:sz w:val="24"/>
        </w:rPr>
        <w:tab/>
        <w:t>She turned her gaze back to the racing scenery.</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Arriving "home". Note, this is the same spaceport where her mother worked for the interface project.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One of the men looked at her in the rearview mirror and said, in a flat voice, "We are almost there. Fifteen minutes in this traffic."</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Phoenix's eyes flicked up to meet his in the mirror. How odd that one of them should volunteer that kind of information. Vague as it was, the hint allowed her to guess where she was going. Looking away from him, Phoenix pressed for more information, "Why take me to </w:t>
      </w:r>
      <w:r w:rsidRPr="0006141B">
        <w:rPr>
          <w:rFonts w:ascii="Montserrat" w:hAnsi="Montserrat"/>
          <w:i/>
          <w:sz w:val="24"/>
        </w:rPr>
        <w:t xml:space="preserve">this </w:t>
      </w:r>
      <w:r w:rsidRPr="0006141B">
        <w:rPr>
          <w:rFonts w:ascii="Montserrat" w:hAnsi="Montserrat"/>
          <w:sz w:val="24"/>
        </w:rPr>
        <w:t xml:space="preserve">space port? If I'm being shipped off planet, wouldn't it have been easier--not to mention quicker--to just go to Olympia? I mean Louisiana was really pretty and all, but Port of Savannah doesn't offer anything better. Does it?" </w:t>
      </w:r>
    </w:p>
    <w:p w:rsidR="003C23C7" w:rsidRPr="0006141B" w:rsidRDefault="003C23C7">
      <w:pPr>
        <w:spacing w:line="360" w:lineRule="auto"/>
        <w:jc w:val="both"/>
        <w:rPr>
          <w:rFonts w:ascii="Montserrat" w:hAnsi="Montserrat"/>
          <w:sz w:val="24"/>
        </w:rPr>
      </w:pPr>
      <w:r w:rsidRPr="0006141B">
        <w:rPr>
          <w:rFonts w:ascii="Montserrat" w:hAnsi="Montserrat"/>
          <w:sz w:val="24"/>
        </w:rPr>
        <w:tab/>
        <w:t>"I'm afraid I couldn't say," he repeated himself for the hundredth time.</w:t>
      </w:r>
    </w:p>
    <w:p w:rsidR="003C23C7" w:rsidRPr="0006141B" w:rsidRDefault="003C23C7">
      <w:pPr>
        <w:spacing w:line="360" w:lineRule="auto"/>
        <w:jc w:val="both"/>
        <w:rPr>
          <w:rFonts w:ascii="Montserrat" w:hAnsi="Montserrat"/>
          <w:sz w:val="24"/>
        </w:rPr>
      </w:pPr>
      <w:r w:rsidRPr="0006141B">
        <w:rPr>
          <w:rFonts w:ascii="Montserrat" w:hAnsi="Montserrat"/>
          <w:sz w:val="24"/>
        </w:rPr>
        <w:tab/>
      </w:r>
      <w:r w:rsidRPr="0006141B">
        <w:rPr>
          <w:rFonts w:ascii="Montserrat" w:hAnsi="Montserrat"/>
          <w:i/>
          <w:sz w:val="24"/>
        </w:rPr>
        <w:t xml:space="preserve">Damn the man. He's too good, </w:t>
      </w:r>
      <w:r w:rsidRPr="0006141B">
        <w:rPr>
          <w:rFonts w:ascii="Montserrat" w:hAnsi="Montserrat"/>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 </w:t>
      </w:r>
    </w:p>
    <w:p w:rsidR="003C23C7" w:rsidRPr="0006141B" w:rsidRDefault="003C23C7">
      <w:pPr>
        <w:spacing w:line="360" w:lineRule="auto"/>
        <w:jc w:val="both"/>
        <w:rPr>
          <w:rFonts w:ascii="Montserrat" w:hAnsi="Montserrat"/>
          <w:sz w:val="24"/>
        </w:rPr>
      </w:pPr>
      <w:r w:rsidRPr="0006141B">
        <w:rPr>
          <w:rFonts w:ascii="Montserrat" w:hAnsi="Montserrat"/>
          <w:i/>
          <w:sz w:val="24"/>
        </w:rPr>
        <w:tab/>
      </w:r>
      <w:r w:rsidRPr="0006141B">
        <w:rPr>
          <w:rFonts w:ascii="Montserrat" w:hAnsi="Montserrat"/>
          <w:sz w:val="24"/>
        </w:rPr>
        <w:t xml:space="preserve">Now that she thought about it, that had been the occasion of her last little joyride. </w:t>
      </w:r>
      <w:r w:rsidRPr="0006141B">
        <w:rPr>
          <w:rFonts w:ascii="Montserrat" w:hAnsi="Montserrat"/>
          <w:i/>
          <w:sz w:val="24"/>
        </w:rPr>
        <w:t>Just once</w:t>
      </w:r>
      <w:r w:rsidRPr="0006141B">
        <w:rPr>
          <w:rFonts w:ascii="Montserrat" w:hAnsi="Montserrat"/>
          <w:sz w:val="24"/>
        </w:rPr>
        <w:t xml:space="preserve">, she thought, </w:t>
      </w:r>
      <w:r w:rsidRPr="0006141B">
        <w:rPr>
          <w:rFonts w:ascii="Montserrat" w:hAnsi="Montserrat"/>
          <w:i/>
          <w:sz w:val="24"/>
        </w:rPr>
        <w:t>I'd like to go somewhere without having to be bagged, tagged and dragged around by these goons. It would almost be worth being blind, to be able to go where I want--and do what I want!</w:t>
      </w:r>
      <w:r w:rsidRPr="0006141B">
        <w:rPr>
          <w:rFonts w:ascii="Montserrat" w:hAnsi="Montserrat"/>
          <w:sz w:val="24"/>
        </w:rPr>
        <w:t xml:space="preserv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perked up as she realized that the car had made the turn off for the international spaceport. </w:t>
      </w:r>
      <w:r w:rsidRPr="0006141B">
        <w:rPr>
          <w:rFonts w:ascii="Montserrat" w:hAnsi="Montserrat"/>
          <w:i/>
          <w:sz w:val="24"/>
        </w:rPr>
        <w:t xml:space="preserve">Well, I made it this far, </w:t>
      </w:r>
      <w:r w:rsidRPr="0006141B">
        <w:rPr>
          <w:rFonts w:ascii="Montserrat" w:hAnsi="Montserrat"/>
          <w:sz w:val="24"/>
        </w:rPr>
        <w:t xml:space="preserve">she thought. </w:t>
      </w:r>
      <w:r w:rsidRPr="0006141B">
        <w:rPr>
          <w:rFonts w:ascii="Montserrat" w:hAnsi="Montserrat"/>
          <w:i/>
          <w:sz w:val="24"/>
        </w:rPr>
        <w:t>That doesn't mean that this is really my destination. Gods, what if they really do want to take me off planet? Accidents are so easy to arrange in space…</w:t>
      </w:r>
    </w:p>
    <w:p w:rsidR="003C23C7" w:rsidRPr="0006141B" w:rsidRDefault="003C23C7">
      <w:pPr>
        <w:spacing w:line="360" w:lineRule="auto"/>
        <w:jc w:val="both"/>
        <w:rPr>
          <w:rFonts w:ascii="Montserrat" w:hAnsi="Montserrat"/>
          <w:sz w:val="24"/>
        </w:rPr>
      </w:pPr>
      <w:r w:rsidRPr="0006141B">
        <w:rPr>
          <w:rFonts w:ascii="Montserrat" w:hAnsi="Montserrat"/>
          <w:sz w:val="24"/>
        </w:rPr>
        <w:tab/>
        <w:t>She bit her lip. Her apprehension was getting out of control. With an effort, she calmed herself.</w:t>
      </w:r>
    </w:p>
    <w:p w:rsidR="003C23C7" w:rsidRPr="0006141B" w:rsidRDefault="003C23C7">
      <w:pPr>
        <w:spacing w:line="360" w:lineRule="auto"/>
        <w:jc w:val="both"/>
        <w:rPr>
          <w:rFonts w:ascii="Montserrat" w:hAnsi="Montserrat"/>
          <w:sz w:val="24"/>
        </w:rPr>
      </w:pPr>
      <w:r w:rsidRPr="0006141B">
        <w:rPr>
          <w:rFonts w:ascii="Montserrat" w:hAnsi="Montserrat"/>
          <w:sz w:val="24"/>
        </w:rPr>
        <w:tab/>
        <w:t>Within minutes, they were pulling into the customs gate. Sam, the driver, carried her papers, and turned them over to the customs agent along with his and his partner's ID's. She stared without moving through the whole affair, desperate to know what was waiting for her ahead.</w:t>
      </w:r>
    </w:p>
    <w:p w:rsidR="003C23C7" w:rsidRPr="0006141B" w:rsidRDefault="003C23C7">
      <w:pPr>
        <w:spacing w:line="360" w:lineRule="auto"/>
        <w:jc w:val="both"/>
        <w:rPr>
          <w:rFonts w:ascii="Montserrat" w:hAnsi="Montserrat"/>
          <w:sz w:val="24"/>
        </w:rPr>
      </w:pPr>
      <w:r w:rsidRPr="0006141B">
        <w:rPr>
          <w:rFonts w:ascii="Montserrat" w:hAnsi="Montserrat"/>
          <w:sz w:val="24"/>
        </w:rPr>
        <w:tab/>
      </w:r>
      <w:r w:rsidRPr="0006141B">
        <w:rPr>
          <w:rFonts w:ascii="Montserrat" w:hAnsi="Montserrat"/>
          <w:i/>
          <w:sz w:val="24"/>
        </w:rPr>
        <w:t xml:space="preserve">With my luck this will turn out to be a prank, </w:t>
      </w:r>
      <w:r w:rsidRPr="0006141B">
        <w:rPr>
          <w:rFonts w:ascii="Montserrat" w:hAnsi="Montserrat"/>
          <w:sz w:val="24"/>
        </w:rPr>
        <w:t xml:space="preserve">Phoenix mused as the man waved them through.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car leapt away from the customs gates, darted across traffic, and made the turn off for the Embassy District. 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p>
    <w:p w:rsidR="003C23C7" w:rsidRPr="0006141B" w:rsidRDefault="003C23C7">
      <w:pPr>
        <w:spacing w:line="360" w:lineRule="auto"/>
        <w:jc w:val="both"/>
        <w:rPr>
          <w:rFonts w:ascii="Montserrat" w:hAnsi="Montserrat"/>
          <w:sz w:val="24"/>
        </w:rPr>
      </w:pPr>
      <w:r w:rsidRPr="0006141B">
        <w:rPr>
          <w:rFonts w:ascii="Montserrat" w:hAnsi="Montserrat"/>
          <w:sz w:val="24"/>
        </w:rPr>
        <w:tab/>
        <w:t>It felt like the first breath of fresh air after days spent suffocating in a box.</w:t>
      </w:r>
    </w:p>
    <w:p w:rsidR="003C23C7" w:rsidRPr="0006141B" w:rsidRDefault="003C23C7">
      <w:pPr>
        <w:spacing w:line="360" w:lineRule="auto"/>
        <w:jc w:val="both"/>
        <w:rPr>
          <w:rFonts w:ascii="Montserrat" w:hAnsi="Montserrat"/>
          <w:sz w:val="24"/>
        </w:rPr>
      </w:pPr>
      <w:r w:rsidRPr="0006141B">
        <w:rPr>
          <w:rFonts w:ascii="Montserrat" w:hAnsi="Montserrat"/>
          <w:sz w:val="24"/>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Possible insertion: This can be preceded by her arrival at her mother's home and the visit by her step-father.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Her keepers broke into her moment of respite and nudged her into the building where she could feel built in damping hit her like a blast in the face. Phoenix had finally stretched and refocused her mind. There was no way she would give up that asset once she had it back. Guarding her psi potential, she staggered through the perimeter of oblivion, her mind threatening to black out.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06141B">
        <w:rPr>
          <w:rFonts w:ascii="Montserrat" w:hAnsi="Montserrat"/>
          <w:i/>
          <w:sz w:val="24"/>
        </w:rPr>
        <w:t xml:space="preserve">God, it's been such a long time! I had forgotten what a shock it is to get through class three shielding. </w:t>
      </w:r>
      <w:r w:rsidRPr="0006141B">
        <w:rPr>
          <w:rFonts w:ascii="Montserrat" w:hAnsi="Montserrat"/>
          <w:sz w:val="24"/>
        </w:rPr>
        <w:t xml:space="preserve">She geared down her thoughts, dimming the force and density of her attention until her awareness fit comfortably within its new limits.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sidRPr="0006141B">
        <w:rPr>
          <w:rFonts w:ascii="Montserrat" w:hAnsi="Montserrat"/>
          <w:i/>
          <w:sz w:val="24"/>
        </w:rPr>
        <w:t xml:space="preserve">see </w:t>
      </w:r>
      <w:r w:rsidRPr="0006141B">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Once again, she was forced to reign in her field of perception. </w:t>
      </w:r>
    </w:p>
    <w:p w:rsidR="003C23C7" w:rsidRPr="0006141B" w:rsidRDefault="003C23C7">
      <w:pPr>
        <w:spacing w:line="360" w:lineRule="auto"/>
        <w:jc w:val="both"/>
        <w:rPr>
          <w:rFonts w:ascii="Montserrat" w:hAnsi="Montserrat"/>
          <w:sz w:val="24"/>
        </w:rPr>
      </w:pPr>
      <w:bookmarkStart w:id="0" w:name="WorkInProgressStart"/>
      <w:bookmarkStart w:id="1" w:name="WorkInProgressEnd"/>
      <w:r w:rsidRPr="0006141B">
        <w:rPr>
          <w:rFonts w:ascii="Montserrat" w:hAnsi="Montserrat"/>
          <w:sz w:val="24"/>
        </w:rPr>
        <w:tab/>
        <w:t xml:space="preserve">Before she could take in the identities of the men in the room, one of them greeted her, "Good morning, Phoenix. It is nice to see you again." Phoenix looked over the small group. </w:t>
      </w:r>
    </w:p>
    <w:p w:rsidR="003C23C7" w:rsidRPr="0006141B" w:rsidRDefault="003C23C7">
      <w:pPr>
        <w:spacing w:line="360" w:lineRule="auto"/>
        <w:jc w:val="both"/>
        <w:rPr>
          <w:rFonts w:ascii="Montserrat" w:hAnsi="Montserrat"/>
          <w:sz w:val="24"/>
        </w:rPr>
      </w:pPr>
      <w:r w:rsidRPr="0006141B">
        <w:rPr>
          <w:rFonts w:ascii="Montserrat" w:hAnsi="Montserrat"/>
          <w:sz w:val="24"/>
        </w:rPr>
        <w:tab/>
        <w:t>All three of them stood as she approached. She recognized them at once. The one who had spoken was Mark Dreyfus, the Imperial Liaison for the Psionic Reservation Compact.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Solar Authority. Phoenix had not seen Dreyfus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rsidR="003C23C7" w:rsidRPr="0006141B" w:rsidRDefault="003C23C7">
      <w:pPr>
        <w:spacing w:line="360" w:lineRule="auto"/>
        <w:jc w:val="both"/>
        <w:rPr>
          <w:rFonts w:ascii="Montserrat" w:hAnsi="Montserrat"/>
          <w:sz w:val="24"/>
        </w:rPr>
      </w:pPr>
      <w:r w:rsidRPr="0006141B">
        <w:rPr>
          <w:rFonts w:ascii="Montserrat" w:hAnsi="Montserrat"/>
          <w:sz w:val="24"/>
        </w:rPr>
        <w:tab/>
        <w:t>She hid her reaction and greeted each of them in turn. Dreyfus gestured for her to take a seat.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"It's been a long time Miss Nin," spoke Director Powers.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rsidR="003C23C7" w:rsidRPr="0006141B" w:rsidRDefault="003C23C7">
      <w:pPr>
        <w:spacing w:line="360" w:lineRule="auto"/>
        <w:jc w:val="both"/>
        <w:rPr>
          <w:rFonts w:ascii="Montserrat" w:hAnsi="Montserrat"/>
          <w:sz w:val="24"/>
        </w:rPr>
      </w:pPr>
      <w:r w:rsidRPr="0006141B">
        <w:rPr>
          <w:rFonts w:ascii="Montserrat" w:hAnsi="Montserrat"/>
          <w:sz w:val="24"/>
        </w:rP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 immediate services." When he paused and looked at her, she gestured for him to go 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"Your mother," he began, "performed a number of important functions as part of her contract with the Aegis. The most sensitive of which most people remained totally unaware of."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sym w:font="MT Extra" w:char="F036"/>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t xml:space="preserve"> work in progress </w:t>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8"/>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 xml:space="preserve">Note: At this point, given Phoenix's age, it is more appropriate to establish her as an academy prep student, on her way to the academy itself. The eight year term mentioned would in fact be spent entirely at the Academy, at which point she would become a licensed psionic, with an obligatory eight year tour in the Psionic Corps. At that point she would be on active duty as an Avatar, serving the Imperial Aegis. </w:t>
      </w:r>
    </w:p>
    <w:p w:rsidR="003C23C7" w:rsidRPr="0006141B" w:rsidRDefault="003C23C7">
      <w:pPr>
        <w:spacing w:line="360" w:lineRule="auto"/>
        <w:jc w:val="both"/>
        <w:rPr>
          <w:rFonts w:ascii="Montserrat" w:hAnsi="Montserrat"/>
          <w:color w:val="0000FF"/>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"Your doctor says you've made remarkable progress," he said slowly, examining the smoldering cherry, "For years, mind you, you've been making </w:t>
      </w:r>
      <w:r w:rsidRPr="0006141B">
        <w:rPr>
          <w:rFonts w:ascii="Montserrat" w:hAnsi="Montserrat"/>
          <w:i/>
          <w:sz w:val="24"/>
        </w:rPr>
        <w:t>remarkable progress</w:t>
      </w:r>
      <w:r w:rsidRPr="0006141B">
        <w:rPr>
          <w:rFonts w:ascii="Montserrat" w:hAnsi="Montserrat"/>
          <w:sz w:val="24"/>
        </w:rPr>
        <w:t>, even considering what we've invested in rehabilitating you." He looked at the two other men, adding, "I truly do hope you have yourself put back together. We cannot wait any longer, I'm afraid."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rsidR="003C23C7" w:rsidRPr="0006141B" w:rsidRDefault="003C23C7">
      <w:pPr>
        <w:spacing w:line="360" w:lineRule="auto"/>
        <w:jc w:val="both"/>
        <w:rPr>
          <w:rFonts w:ascii="Montserrat" w:hAnsi="Montserrat"/>
          <w:sz w:val="24"/>
        </w:rPr>
      </w:pPr>
      <w:r w:rsidRPr="0006141B">
        <w:rPr>
          <w:rFonts w:ascii="Montserrat" w:hAnsi="Montserrat"/>
          <w:sz w:val="24"/>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0"/>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 "We are in a desperate situation and your help is essential to being able to take the right action. I have to ask, are you ready to come on board? Are you ready to serve the Aegis now?"</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Note: Depending on the level of public awareness of psionics, the disclosure could be muted a bit, and if alien contact has already been established, her assignment would simply have a public relations aspect--making her a celebrity psionic--and the disclosure aspect becomes a background element brought out during an interview.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took a deep breath. The sensation of space constricting around her, as the damping field pulled apart the edges of her attention, numbed her thoughts.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3C23C7" w:rsidRPr="0006141B" w:rsidRDefault="003C23C7">
      <w:pPr>
        <w:spacing w:line="360" w:lineRule="auto"/>
        <w:jc w:val="both"/>
        <w:rPr>
          <w:rFonts w:ascii="Montserrat" w:hAnsi="Montserrat"/>
          <w:sz w:val="24"/>
        </w:rPr>
      </w:pPr>
      <w:r w:rsidRPr="0006141B">
        <w:rPr>
          <w:rFonts w:ascii="Montserrat" w:hAnsi="Montserrat"/>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"But, you didn't bring me here to ask me to come back to ISP, Director Craig," she said to him. </w:t>
      </w:r>
      <w:r w:rsidRPr="0006141B">
        <w:rPr>
          <w:rFonts w:ascii="Montserrat" w:hAnsi="Montserrat"/>
          <w:i/>
          <w:sz w:val="24"/>
        </w:rPr>
        <w:t xml:space="preserve">Good Lord in Heaven! </w:t>
      </w:r>
      <w:r w:rsidRPr="0006141B">
        <w:rPr>
          <w:rFonts w:ascii="Montserrat" w:hAnsi="Montserrat"/>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3C23C7" w:rsidRPr="0006141B" w:rsidRDefault="003C23C7">
      <w:pPr>
        <w:spacing w:line="360" w:lineRule="auto"/>
        <w:jc w:val="both"/>
        <w:rPr>
          <w:rFonts w:ascii="Montserrat" w:hAnsi="Montserrat"/>
          <w:sz w:val="24"/>
        </w:rPr>
      </w:pPr>
      <w:r w:rsidRPr="0006141B">
        <w:rPr>
          <w:rFonts w:ascii="Montserrat" w:hAnsi="Montserrat"/>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06141B">
        <w:rPr>
          <w:rFonts w:ascii="Montserrat" w:hAnsi="Montserrat"/>
          <w:i/>
          <w:sz w:val="24"/>
        </w:rPr>
        <w:t xml:space="preserve">Adventure, </w:t>
      </w:r>
      <w:r w:rsidRPr="0006141B">
        <w:rPr>
          <w:rFonts w:ascii="Montserrat" w:hAnsi="Montserrat"/>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06141B">
        <w:rPr>
          <w:rFonts w:ascii="Montserrat" w:hAnsi="Montserrat"/>
          <w:i/>
          <w:sz w:val="24"/>
        </w:rPr>
        <w:t xml:space="preserve">Intrepid. </w:t>
      </w:r>
      <w:r w:rsidRPr="0006141B">
        <w:rPr>
          <w:rFonts w:ascii="Montserrat" w:hAnsi="Montserrat"/>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that she saw vaporize her ship.</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06141B">
        <w:rPr>
          <w:rFonts w:ascii="Montserrat" w:hAnsi="Montserrat"/>
          <w:i/>
          <w:sz w:val="24"/>
        </w:rPr>
        <w:t xml:space="preserve">Adventure </w:t>
      </w:r>
      <w:r w:rsidRPr="0006141B">
        <w:rPr>
          <w:rFonts w:ascii="Montserrat" w:hAnsi="Montserrat"/>
          <w:sz w:val="24"/>
        </w:rPr>
        <w:t>was destroyed, there is a window of opportunity in each case where interception by the contact was possible." There was a moment of silence before he asked, "You do understand what this means, don't you?"</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Phoenix's hand had risen to her mouth, and pain pulled at the corner of her eyes. There was a fevered light in her face as the implications roared through her mind. "It's back-tracking. It's looking for us," she said in a stricken whisper.</w:t>
      </w:r>
    </w:p>
    <w:p w:rsidR="003C23C7" w:rsidRPr="0006141B" w:rsidRDefault="003C23C7">
      <w:pPr>
        <w:spacing w:line="360" w:lineRule="auto"/>
        <w:jc w:val="both"/>
        <w:rPr>
          <w:rFonts w:ascii="Montserrat" w:hAnsi="Montserrat"/>
          <w:sz w:val="24"/>
        </w:rPr>
      </w:pPr>
      <w:r w:rsidRPr="0006141B">
        <w:rPr>
          <w:rFonts w:ascii="Montserrat" w:hAnsi="Montserrat"/>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looked at them all and said firmly, "You can count on me."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06141B">
        <w:rPr>
          <w:rFonts w:ascii="Montserrat" w:hAnsi="Montserrat"/>
          <w:i/>
          <w:sz w:val="24"/>
        </w:rPr>
        <w:t xml:space="preserve">you </w:t>
      </w:r>
      <w:r w:rsidRPr="0006141B">
        <w:rPr>
          <w:rFonts w:ascii="Montserrat" w:hAnsi="Montserrat"/>
          <w:sz w:val="24"/>
        </w:rPr>
        <w:t>had to be brought here today," he finished. He handed her a binder. "This contains the details of the presentation we want you to make to the media," he explained.</w:t>
      </w:r>
    </w:p>
    <w:p w:rsidR="003C23C7" w:rsidRPr="0006141B" w:rsidRDefault="003C23C7">
      <w:pPr>
        <w:spacing w:line="360" w:lineRule="auto"/>
        <w:jc w:val="both"/>
        <w:rPr>
          <w:rFonts w:ascii="Montserrat" w:hAnsi="Montserrat"/>
          <w:sz w:val="24"/>
        </w:rPr>
      </w:pPr>
      <w:r w:rsidRPr="0006141B">
        <w:rPr>
          <w:rFonts w:ascii="Montserrat" w:hAnsi="Montserrat"/>
          <w:sz w:val="24"/>
        </w:rPr>
        <w:tab/>
        <w:t>"Me?!" she retorted. She flipped the binder open and scanned the pages within, hand at her throat. As she saw the gist of it, her throat clenched strangling her words, "No. No, no, no. I can't do this." She tried to give the binder back.</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3C23C7" w:rsidRPr="0006141B" w:rsidRDefault="003C23C7">
      <w:pPr>
        <w:spacing w:line="360" w:lineRule="auto"/>
        <w:jc w:val="both"/>
        <w:rPr>
          <w:rFonts w:ascii="Montserrat" w:hAnsi="Montserrat"/>
          <w:sz w:val="24"/>
        </w:rPr>
      </w:pPr>
      <w:r w:rsidRPr="0006141B">
        <w:rPr>
          <w:rFonts w:ascii="Montserrat" w:hAnsi="Montserrat"/>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3C23C7" w:rsidRPr="0006141B" w:rsidRDefault="003C23C7">
      <w:pPr>
        <w:spacing w:line="360" w:lineRule="auto"/>
        <w:jc w:val="both"/>
        <w:rPr>
          <w:rFonts w:ascii="Montserrat" w:hAnsi="Montserrat"/>
          <w:sz w:val="24"/>
        </w:rPr>
      </w:pPr>
      <w:r w:rsidRPr="0006141B">
        <w:rPr>
          <w:rFonts w:ascii="Montserrat" w:hAnsi="Montserrat"/>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3C23C7" w:rsidRPr="0006141B" w:rsidRDefault="003C23C7">
      <w:pPr>
        <w:spacing w:line="360" w:lineRule="auto"/>
        <w:jc w:val="both"/>
        <w:rPr>
          <w:rFonts w:ascii="Montserrat" w:hAnsi="Montserrat"/>
          <w:sz w:val="24"/>
        </w:rPr>
      </w:pPr>
      <w:r w:rsidRPr="0006141B">
        <w:rPr>
          <w:rFonts w:ascii="Montserrat" w:hAnsi="Montserrat"/>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3C23C7" w:rsidRPr="0006141B" w:rsidRDefault="003C23C7">
      <w:pPr>
        <w:spacing w:line="360" w:lineRule="auto"/>
        <w:jc w:val="both"/>
        <w:rPr>
          <w:rFonts w:ascii="Montserrat" w:hAnsi="Montserrat"/>
          <w:sz w:val="24"/>
        </w:rPr>
      </w:pPr>
      <w:r w:rsidRPr="0006141B">
        <w:rPr>
          <w:rFonts w:ascii="Montserrat" w:hAnsi="Montserrat"/>
          <w:sz w:val="24"/>
        </w:rPr>
        <w:tab/>
        <w:t>Arthur came back from the door and laid a hand on his shoulder. "We've got a second perimeter around the building," he reminded Malthus, having overheard the younger man's last remark.</w:t>
      </w:r>
    </w:p>
    <w:p w:rsidR="003C23C7" w:rsidRPr="0006141B" w:rsidRDefault="003C23C7">
      <w:pPr>
        <w:spacing w:line="360" w:lineRule="auto"/>
        <w:jc w:val="both"/>
        <w:rPr>
          <w:rFonts w:ascii="Montserrat" w:hAnsi="Montserrat"/>
          <w:sz w:val="24"/>
        </w:rPr>
      </w:pPr>
      <w:r w:rsidRPr="0006141B">
        <w:rPr>
          <w:rFonts w:ascii="Montserrat" w:hAnsi="Montserrat"/>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chessboard. He watched the numbers climbing past a hundred iterations of doubling and still it kept rising. The only difference was that the number increased with a slow, menacingly relentless impetus.</w:t>
      </w:r>
    </w:p>
    <w:p w:rsidR="003C23C7" w:rsidRPr="0006141B" w:rsidRDefault="003C23C7">
      <w:pPr>
        <w:spacing w:line="360" w:lineRule="auto"/>
        <w:jc w:val="both"/>
        <w:rPr>
          <w:rFonts w:ascii="Montserrat" w:hAnsi="Montserrat"/>
          <w:sz w:val="24"/>
        </w:rPr>
      </w:pPr>
      <w:r w:rsidRPr="0006141B">
        <w:rPr>
          <w:rFonts w:ascii="Montserrat" w:hAnsi="Montserrat"/>
          <w:sz w:val="24"/>
        </w:rPr>
        <w:tab/>
        <w:t>Arthur squeezed his shoulder, saying gently and firmly, "Just do your job, Sam."</w:t>
      </w:r>
    </w:p>
    <w:p w:rsidR="003C23C7" w:rsidRPr="0006141B" w:rsidRDefault="003C23C7">
      <w:pPr>
        <w:spacing w:line="360" w:lineRule="auto"/>
        <w:jc w:val="both"/>
        <w:rPr>
          <w:rFonts w:ascii="Montserrat" w:hAnsi="Montserrat"/>
          <w:sz w:val="24"/>
        </w:rPr>
      </w:pPr>
      <w:r w:rsidRPr="0006141B">
        <w:rPr>
          <w:rFonts w:ascii="Montserrat" w:hAnsi="Montserrat"/>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one-newton grain of rice.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06141B">
        <w:rPr>
          <w:rFonts w:ascii="Montserrat" w:hAnsi="Montserrat"/>
          <w:i/>
          <w:sz w:val="24"/>
        </w:rPr>
        <w:t xml:space="preserve">want </w:t>
      </w:r>
      <w:r w:rsidRPr="0006141B">
        <w:rPr>
          <w:rFonts w:ascii="Montserrat" w:hAnsi="Montserrat"/>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looked at him and her mouth worked as she tried to find a response.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06141B">
        <w:rPr>
          <w:rFonts w:ascii="Montserrat" w:hAnsi="Montserrat"/>
          <w:i/>
          <w:sz w:val="24"/>
        </w:rPr>
        <w:t xml:space="preserve">are </w:t>
      </w:r>
      <w:r w:rsidRPr="0006141B">
        <w:rPr>
          <w:rFonts w:ascii="Montserrat" w:hAnsi="Montserrat"/>
          <w:sz w:val="24"/>
        </w:rPr>
        <w:t xml:space="preserve">the evidence. Not just what you know, but what you </w:t>
      </w:r>
      <w:r w:rsidRPr="0006141B">
        <w:rPr>
          <w:rFonts w:ascii="Montserrat" w:hAnsi="Montserrat"/>
          <w:i/>
          <w:sz w:val="24"/>
        </w:rPr>
        <w:t>are!"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06141B">
        <w:rPr>
          <w:rFonts w:ascii="Montserrat" w:hAnsi="Montserrat"/>
          <w:i/>
          <w:sz w:val="24"/>
        </w:rPr>
        <w:t xml:space="preserve">believe </w:t>
      </w:r>
      <w:r w:rsidRPr="0006141B">
        <w:rPr>
          <w:rFonts w:ascii="Montserrat" w:hAnsi="Montserrat"/>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3C23C7" w:rsidRPr="0006141B" w:rsidRDefault="003C23C7">
      <w:pPr>
        <w:spacing w:line="360" w:lineRule="auto"/>
        <w:jc w:val="both"/>
        <w:rPr>
          <w:rFonts w:ascii="Montserrat" w:hAnsi="Montserrat"/>
          <w:sz w:val="24"/>
        </w:rPr>
      </w:pPr>
      <w:r w:rsidRPr="0006141B">
        <w:rPr>
          <w:rFonts w:ascii="Montserrat" w:hAnsi="Montserrat"/>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3C23C7" w:rsidRPr="0006141B" w:rsidRDefault="003C23C7">
      <w:pPr>
        <w:spacing w:line="360" w:lineRule="auto"/>
        <w:jc w:val="both"/>
        <w:rPr>
          <w:rFonts w:ascii="Montserrat" w:hAnsi="Montserrat"/>
          <w:sz w:val="24"/>
        </w:rPr>
      </w:pPr>
      <w:r w:rsidRPr="0006141B">
        <w:rPr>
          <w:rFonts w:ascii="Montserrat" w:hAnsi="Montserrat"/>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3C23C7" w:rsidRPr="0006141B" w:rsidRDefault="003C23C7">
      <w:pPr>
        <w:spacing w:line="360" w:lineRule="auto"/>
        <w:jc w:val="both"/>
        <w:rPr>
          <w:rFonts w:ascii="Montserrat" w:hAnsi="Montserrat"/>
          <w:sz w:val="24"/>
        </w:rPr>
      </w:pPr>
      <w:r w:rsidRPr="0006141B">
        <w:rPr>
          <w:rFonts w:ascii="Montserrat" w:hAnsi="Montserrat"/>
          <w:sz w:val="24"/>
        </w:rPr>
        <w:tab/>
        <w:t>"But I don't want to be exposed! God, all I've ever wanted was to be able to go through life like any normal person! You can't do this to me!" she cried.</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3C23C7" w:rsidRPr="0006141B" w:rsidRDefault="003C23C7">
      <w:pPr>
        <w:spacing w:line="360" w:lineRule="auto"/>
        <w:jc w:val="both"/>
        <w:rPr>
          <w:rFonts w:ascii="Montserrat" w:hAnsi="Montserrat"/>
          <w:sz w:val="24"/>
        </w:rPr>
      </w:pPr>
      <w:r w:rsidRPr="0006141B">
        <w:rPr>
          <w:rFonts w:ascii="Montserrat" w:hAnsi="Montserrat"/>
          <w:sz w:val="24"/>
        </w:rPr>
        <w:tab/>
        <w:t>"You are not giving me any choice!" she accused. "Let me face it on my own, in my own way. You just..." she choked, "you just don't have any idea what you are asking me."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06141B">
        <w:rPr>
          <w:rFonts w:ascii="Montserrat" w:hAnsi="Montserrat"/>
          <w:i/>
          <w:sz w:val="24"/>
        </w:rPr>
        <w:t>test</w:t>
      </w:r>
      <w:r w:rsidRPr="0006141B">
        <w:rPr>
          <w:rFonts w:ascii="Montserrat" w:hAnsi="Montserrat"/>
          <w:sz w:val="24"/>
        </w:rPr>
        <w:t xml:space="preserve"> of your resolve, and the proof of your rehabilitation."</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sym w:font="MT Extra" w:char="F031"/>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t xml:space="preserve"> work in progress </w:t>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3"/>
      </w:r>
      <w:bookmarkEnd w:id="1"/>
    </w:p>
    <w:p w:rsidR="003C23C7" w:rsidRPr="0006141B" w:rsidRDefault="003C23C7">
      <w:pPr>
        <w:spacing w:line="360" w:lineRule="auto"/>
        <w:jc w:val="both"/>
        <w:rPr>
          <w:rFonts w:ascii="Montserrat" w:hAnsi="Montserrat"/>
          <w:color w:val="0000FF"/>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CHAPTER</w:t>
      </w:r>
    </w:p>
    <w:p w:rsidR="003C23C7" w:rsidRPr="0006141B" w:rsidRDefault="003C23C7">
      <w:pPr>
        <w:spacing w:line="360" w:lineRule="auto"/>
        <w:jc w:val="both"/>
        <w:rPr>
          <w:rFonts w:ascii="Montserrat" w:hAnsi="Montserrat"/>
          <w:sz w:val="24"/>
        </w:rPr>
      </w:pPr>
      <w:r w:rsidRPr="0006141B">
        <w:rPr>
          <w:rFonts w:ascii="Montserrat" w:hAnsi="Montserrat"/>
          <w:sz w:val="24"/>
        </w:rPr>
        <w:t>02</w:t>
      </w:r>
      <w:r w:rsidRPr="0006141B">
        <w:rPr>
          <w:rFonts w:ascii="Montserrat" w:hAnsi="Montserrat"/>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Note: some elements can be relocated to integrate new material before this… much of this chapter can be used for her arrival "home" prior to being visited by her step-father.</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3C23C7" w:rsidRPr="0006141B" w:rsidRDefault="003C23C7">
      <w:pPr>
        <w:spacing w:line="360" w:lineRule="auto"/>
        <w:jc w:val="both"/>
        <w:rPr>
          <w:rFonts w:ascii="Montserrat" w:hAnsi="Montserrat"/>
          <w:sz w:val="24"/>
        </w:rPr>
      </w:pPr>
      <w:r w:rsidRPr="0006141B">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3C23C7" w:rsidRPr="0006141B" w:rsidRDefault="003C23C7">
      <w:pPr>
        <w:spacing w:line="360" w:lineRule="auto"/>
        <w:jc w:val="both"/>
        <w:rPr>
          <w:rFonts w:ascii="Montserrat" w:hAnsi="Montserrat"/>
          <w:sz w:val="24"/>
        </w:rPr>
      </w:pPr>
      <w:r w:rsidRPr="0006141B">
        <w:rPr>
          <w:rFonts w:ascii="Montserrat" w:hAnsi="Montserrat"/>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If she had any sense, she would just let it go. Forget about it and go on. The truth she still clung to was a punishing lover. Phoenix turned her back on the manicured side yard, with its high, ivy covered walls, lush green carpet of grass and proud oak trees.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Good advice. She couldn't just brush it all away, though. </w:t>
      </w:r>
    </w:p>
    <w:p w:rsidR="003C23C7" w:rsidRPr="0006141B" w:rsidRDefault="003C23C7">
      <w:pPr>
        <w:spacing w:line="360" w:lineRule="auto"/>
        <w:jc w:val="both"/>
        <w:rPr>
          <w:rFonts w:ascii="Montserrat" w:hAnsi="Montserrat"/>
          <w:sz w:val="24"/>
        </w:rPr>
      </w:pPr>
      <w:r w:rsidRPr="0006141B">
        <w:rPr>
          <w:rFonts w:ascii="Montserrat" w:hAnsi="Montserrat"/>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3C23C7" w:rsidRPr="0006141B" w:rsidRDefault="003C23C7">
      <w:pPr>
        <w:spacing w:line="360" w:lineRule="auto"/>
        <w:jc w:val="both"/>
        <w:rPr>
          <w:rFonts w:ascii="Montserrat" w:hAnsi="Montserrat"/>
          <w:sz w:val="24"/>
        </w:rPr>
      </w:pPr>
      <w:r w:rsidRPr="0006141B">
        <w:rPr>
          <w:rFonts w:ascii="Montserrat" w:hAnsi="Montserrat"/>
          <w:sz w:val="24"/>
        </w:rPr>
        <w:tab/>
        <w:t>She didn't want to go through it all again.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As her fingers nervously rubbed against each other, she noticed the stain of makeup her tears had made wet again. The lady's words suddenly came back to her, </w:t>
      </w:r>
      <w:r w:rsidRPr="0006141B">
        <w:rPr>
          <w:rFonts w:ascii="Montserrat" w:hAnsi="Montserrat"/>
          <w:i/>
          <w:sz w:val="24"/>
        </w:rPr>
        <w:t xml:space="preserve">be sure to come back in here afterwards and get this crap cleaned off. It would be a shame to ruin your complexion by forgetting. </w:t>
      </w:r>
      <w:r w:rsidRPr="0006141B">
        <w:rPr>
          <w:rFonts w:ascii="Montserrat" w:hAnsi="Montserrat"/>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06141B">
        <w:rPr>
          <w:rFonts w:ascii="Montserrat" w:hAnsi="Montserrat"/>
          <w:i/>
          <w:sz w:val="24"/>
        </w:rPr>
        <w:t>now</w:t>
      </w:r>
      <w:r w:rsidRPr="0006141B">
        <w:rPr>
          <w:rFonts w:ascii="Montserrat" w:hAnsi="Montserrat"/>
          <w:sz w:val="24"/>
        </w:rPr>
        <w:t xml:space="preserve">. It had no sense of past. It was always new.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water flowing down her body, ran along her arm, deflecting from her cupped fingers to stream between her legs. Licking at her lips. Her eyes closed. The flesh had so many shades of sensitivity, a 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self-hatred, suddenly she had release. The abandonment of passion. A kind of momentary selflessness. A remove from which she could finally see herself, hurt and bleeding. </w:t>
      </w:r>
    </w:p>
    <w:p w:rsidR="003C23C7" w:rsidRPr="0006141B" w:rsidRDefault="003C23C7">
      <w:pPr>
        <w:spacing w:line="360" w:lineRule="auto"/>
        <w:jc w:val="both"/>
        <w:rPr>
          <w:rFonts w:ascii="Montserrat" w:hAnsi="Montserrat"/>
          <w:sz w:val="24"/>
        </w:rPr>
      </w:pPr>
      <w:r w:rsidRPr="0006141B">
        <w:rPr>
          <w:rFonts w:ascii="Montserrat" w:hAnsi="Montserrat"/>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3C23C7" w:rsidRPr="0006141B" w:rsidRDefault="003C23C7">
      <w:pPr>
        <w:spacing w:line="360" w:lineRule="auto"/>
        <w:jc w:val="both"/>
        <w:rPr>
          <w:rFonts w:ascii="Montserrat" w:hAnsi="Montserrat"/>
          <w:sz w:val="24"/>
        </w:rPr>
      </w:pPr>
      <w:r w:rsidRPr="0006141B">
        <w:rPr>
          <w:rFonts w:ascii="Montserrat" w:hAnsi="Montserrat"/>
          <w:sz w:val="24"/>
        </w:rPr>
        <w:tab/>
        <w:t>Did it make her more or less whole?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that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3C23C7" w:rsidRPr="0006141B" w:rsidRDefault="003C23C7">
      <w:pPr>
        <w:spacing w:line="360" w:lineRule="auto"/>
        <w:jc w:val="both"/>
        <w:rPr>
          <w:rFonts w:ascii="Montserrat" w:hAnsi="Montserrat"/>
          <w:sz w:val="24"/>
        </w:rPr>
      </w:pPr>
      <w:r w:rsidRPr="0006141B">
        <w:rPr>
          <w:rFonts w:ascii="Montserrat" w:hAnsi="Montserrat"/>
          <w:sz w:val="24"/>
        </w:rPr>
        <w:tab/>
        <w:t>Above all, what she could see, so clear within her surrender, assured her heart. She could see the grief that was replacing self-hatred.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3C23C7" w:rsidRPr="0006141B" w:rsidRDefault="003C23C7">
      <w:pPr>
        <w:spacing w:line="360" w:lineRule="auto"/>
        <w:jc w:val="both"/>
        <w:rPr>
          <w:rFonts w:ascii="Montserrat" w:hAnsi="Montserrat"/>
          <w:sz w:val="24"/>
        </w:rPr>
      </w:pPr>
      <w:r w:rsidRPr="0006141B">
        <w:rPr>
          <w:rFonts w:ascii="Montserrat" w:hAnsi="Montserrat"/>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3C23C7" w:rsidRPr="0006141B" w:rsidRDefault="003C23C7">
      <w:pPr>
        <w:spacing w:line="360" w:lineRule="auto"/>
        <w:jc w:val="both"/>
        <w:rPr>
          <w:rFonts w:ascii="Montserrat" w:hAnsi="Montserrat"/>
          <w:sz w:val="24"/>
        </w:rPr>
      </w:pPr>
      <w:r w:rsidRPr="0006141B">
        <w:rPr>
          <w:rFonts w:ascii="Montserrat" w:hAnsi="Montserrat"/>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Her eyes drank in both face and body. </w:t>
      </w:r>
      <w:r w:rsidRPr="0006141B">
        <w:rPr>
          <w:rFonts w:ascii="Montserrat" w:hAnsi="Montserrat"/>
          <w:i/>
          <w:sz w:val="24"/>
        </w:rPr>
        <w:t xml:space="preserve">Very plain, lacking in character, and almost too symmetrical to live in, </w:t>
      </w:r>
      <w:r w:rsidRPr="0006141B">
        <w:rPr>
          <w:rFonts w:ascii="Montserrat" w:hAnsi="Montserrat"/>
          <w:sz w:val="24"/>
        </w:rPr>
        <w:t xml:space="preserve">she criticized at a glance. There was a sculpted perfection to her body that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 </w:t>
      </w:r>
      <w:r w:rsidRPr="0006141B">
        <w:rPr>
          <w:rFonts w:ascii="Montserrat" w:hAnsi="Montserrat"/>
          <w:i/>
          <w:sz w:val="24"/>
        </w:rPr>
        <w:t xml:space="preserve">How appropriate, like some perfect camouflage, so intricate in its attention to detail that it cannot help but reveal that the person is really only some animal in disguise! </w:t>
      </w:r>
      <w:r w:rsidRPr="0006141B">
        <w:rPr>
          <w:rFonts w:ascii="Montserrat" w:hAnsi="Montserrat"/>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3C23C7" w:rsidRPr="0006141B" w:rsidRDefault="003C23C7">
      <w:pPr>
        <w:spacing w:line="360" w:lineRule="auto"/>
        <w:jc w:val="both"/>
        <w:rPr>
          <w:rFonts w:ascii="Montserrat" w:hAnsi="Montserrat"/>
          <w:sz w:val="24"/>
        </w:rPr>
      </w:pPr>
      <w:r w:rsidRPr="0006141B">
        <w:rPr>
          <w:rFonts w:ascii="Montserrat" w:hAnsi="Montserrat"/>
          <w:sz w:val="24"/>
        </w:rPr>
        <w:tab/>
        <w:t>Perhaps it was a side effect of her self-healing.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3C23C7" w:rsidRPr="0006141B" w:rsidRDefault="003C23C7">
      <w:pPr>
        <w:spacing w:line="360" w:lineRule="auto"/>
        <w:jc w:val="both"/>
        <w:rPr>
          <w:rFonts w:ascii="Montserrat" w:hAnsi="Montserrat"/>
          <w:sz w:val="24"/>
        </w:rPr>
      </w:pPr>
      <w:r w:rsidRPr="0006141B">
        <w:rPr>
          <w:rFonts w:ascii="Montserrat" w:hAnsi="Montserrat"/>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3C23C7" w:rsidRPr="0006141B" w:rsidRDefault="003C23C7">
      <w:pPr>
        <w:spacing w:line="360" w:lineRule="auto"/>
        <w:jc w:val="both"/>
        <w:rPr>
          <w:rFonts w:ascii="Montserrat" w:hAnsi="Montserrat"/>
          <w:sz w:val="24"/>
        </w:rPr>
      </w:pPr>
      <w:r w:rsidRPr="0006141B">
        <w:rPr>
          <w:rFonts w:ascii="Montserrat" w:hAnsi="Montserrat"/>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last coherent moment returned to her. The bridge of the </w:t>
      </w:r>
      <w:r w:rsidRPr="0006141B">
        <w:rPr>
          <w:rFonts w:ascii="Montserrat" w:hAnsi="Montserrat"/>
          <w:i/>
          <w:sz w:val="24"/>
        </w:rPr>
        <w:t xml:space="preserve">Adventure </w:t>
      </w:r>
      <w:r w:rsidRPr="0006141B">
        <w:rPr>
          <w:rFonts w:ascii="Montserrat" w:hAnsi="Montserrat"/>
          <w:sz w:val="24"/>
        </w:rPr>
        <w:t xml:space="preserve">slumping around her in the awesome heat of the alien's presence. The monster, wearing her own face, was shaking off her one desperate blow and focusing its power for the </w:t>
      </w:r>
      <w:r w:rsidRPr="0006141B">
        <w:rPr>
          <w:rFonts w:ascii="Montserrat" w:hAnsi="Montserrat"/>
          <w:i/>
          <w:sz w:val="24"/>
        </w:rPr>
        <w:t>coup de grace</w:t>
      </w:r>
      <w:r w:rsidRPr="0006141B">
        <w:rPr>
          <w:rFonts w:ascii="Montserrat" w:hAnsi="Montserrat"/>
          <w:sz w:val="24"/>
        </w:rPr>
        <w:t>. For a moment she held herself in a final embrace and then she felt the searing orgasm of death as everything that was her--her mother--was annihilated in the flesh.</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3C23C7" w:rsidRPr="0006141B" w:rsidRDefault="003C23C7">
      <w:pPr>
        <w:spacing w:line="360" w:lineRule="auto"/>
        <w:jc w:val="both"/>
        <w:rPr>
          <w:rFonts w:ascii="Montserrat" w:hAnsi="Montserrat"/>
          <w:sz w:val="24"/>
        </w:rPr>
      </w:pPr>
      <w:r w:rsidRPr="0006141B">
        <w:rPr>
          <w:rFonts w:ascii="Montserrat" w:hAnsi="Montserrat"/>
          <w:sz w:val="24"/>
        </w:rPr>
        <w:tab/>
        <w:t>Her mind recoiled from the paradox.</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At a second glance, the painful illusion shattered. Not her other self. Her reflection. She stared into the glass until the ache was bearable. Once again, she faced the most difficult question in her--Ember's? Phoenix's?--life: </w:t>
      </w:r>
      <w:r w:rsidRPr="0006141B">
        <w:rPr>
          <w:rFonts w:ascii="Montserrat" w:hAnsi="Montserrat"/>
          <w:i/>
          <w:sz w:val="24"/>
        </w:rPr>
        <w:t xml:space="preserve">who am I? </w:t>
      </w:r>
      <w:r w:rsidRPr="0006141B">
        <w:rPr>
          <w:rFonts w:ascii="Montserrat" w:hAnsi="Montserrat"/>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 wave of self-hatred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06141B">
        <w:rPr>
          <w:rFonts w:ascii="Montserrat" w:hAnsi="Montserrat"/>
          <w:i/>
          <w:sz w:val="24"/>
        </w:rPr>
        <w:t>If only I could trust anyone enough to talk about it.</w:t>
      </w:r>
    </w:p>
    <w:p w:rsidR="003C23C7" w:rsidRPr="0006141B" w:rsidRDefault="003C23C7">
      <w:pPr>
        <w:spacing w:line="360" w:lineRule="auto"/>
        <w:jc w:val="both"/>
        <w:rPr>
          <w:rFonts w:ascii="Montserrat" w:hAnsi="Montserrat"/>
          <w:sz w:val="24"/>
        </w:rPr>
      </w:pPr>
      <w:r w:rsidRPr="0006141B">
        <w:rPr>
          <w:rFonts w:ascii="Montserrat" w:hAnsi="Montserrat"/>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that she had been capable of was rage.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3C23C7" w:rsidRPr="0006141B" w:rsidRDefault="003C23C7">
      <w:pPr>
        <w:spacing w:line="360" w:lineRule="auto"/>
        <w:jc w:val="both"/>
        <w:rPr>
          <w:rFonts w:ascii="Montserrat" w:hAnsi="Montserrat"/>
          <w:sz w:val="24"/>
        </w:rPr>
      </w:pPr>
      <w:r w:rsidRPr="0006141B">
        <w:rPr>
          <w:rFonts w:ascii="Montserrat" w:hAnsi="Montserrat"/>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Among the terrible secrets she never suspected were hidden in her mind, which she discovered as she rebuilt it, was that one of her responsibilities as Ember was to destroy </w:t>
      </w:r>
      <w:r w:rsidRPr="0006141B">
        <w:rPr>
          <w:rFonts w:ascii="Montserrat" w:hAnsi="Montserrat"/>
          <w:i/>
          <w:sz w:val="24"/>
        </w:rPr>
        <w:t xml:space="preserve">herself </w:t>
      </w:r>
      <w:r w:rsidRPr="0006141B">
        <w:rPr>
          <w:rFonts w:ascii="Montserrat" w:hAnsi="Montserrat"/>
          <w:sz w:val="24"/>
        </w:rPr>
        <w:t>as Phoenix, should she ever prove mentally unstable; perversely inclined toward violent, or abusive behavior. Angel of wrath that she had become, this served as a warning that surely saved her life by forcing her to temper the rage at her heart.</w:t>
      </w:r>
    </w:p>
    <w:p w:rsidR="003C23C7" w:rsidRPr="0006141B" w:rsidRDefault="003C23C7">
      <w:pPr>
        <w:spacing w:line="360" w:lineRule="auto"/>
        <w:jc w:val="both"/>
        <w:rPr>
          <w:rFonts w:ascii="Montserrat" w:hAnsi="Montserrat"/>
          <w:sz w:val="24"/>
        </w:rPr>
      </w:pPr>
      <w:r w:rsidRPr="0006141B">
        <w:rPr>
          <w:rFonts w:ascii="Montserrat" w:hAnsi="Montserrat"/>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that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3C23C7" w:rsidRPr="0006141B" w:rsidRDefault="003C23C7">
      <w:pPr>
        <w:spacing w:line="360" w:lineRule="auto"/>
        <w:jc w:val="both"/>
        <w:rPr>
          <w:rFonts w:ascii="Montserrat" w:hAnsi="Montserrat"/>
          <w:sz w:val="24"/>
        </w:rPr>
      </w:pPr>
      <w:r w:rsidRPr="0006141B">
        <w:rPr>
          <w:rFonts w:ascii="Montserrat" w:hAnsi="Montserrat"/>
          <w:sz w:val="24"/>
        </w:rPr>
        <w:tab/>
        <w:t>But now, that effort had come to an end. Phoenix's head raised in alert thought. The lie was coming undone! There might be hope yet.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Note: The wounded psionic can remain a significant reason for Morgan being tapped for the project.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bodyguards, Arthur and Samuel, run into the sitting room.</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06141B">
        <w:rPr>
          <w:rFonts w:ascii="Montserrat" w:hAnsi="Montserrat"/>
          <w:i/>
          <w:sz w:val="24"/>
        </w:rPr>
        <w:t xml:space="preserve">she </w:t>
      </w:r>
      <w:r w:rsidRPr="0006141B">
        <w:rPr>
          <w:rFonts w:ascii="Montserrat" w:hAnsi="Montserrat"/>
          <w:sz w:val="24"/>
        </w:rPr>
        <w:t>had seen, to herself.</w:t>
      </w:r>
    </w:p>
    <w:p w:rsidR="003C23C7" w:rsidRPr="0006141B" w:rsidRDefault="003C23C7">
      <w:pPr>
        <w:spacing w:line="360" w:lineRule="auto"/>
        <w:jc w:val="both"/>
        <w:rPr>
          <w:rFonts w:ascii="Montserrat" w:hAnsi="Montserrat"/>
          <w:sz w:val="24"/>
        </w:rPr>
      </w:pPr>
      <w:r w:rsidRPr="0006141B">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3C23C7" w:rsidRPr="0006141B" w:rsidRDefault="003C23C7">
      <w:pPr>
        <w:spacing w:line="360" w:lineRule="auto"/>
        <w:jc w:val="both"/>
        <w:rPr>
          <w:rFonts w:ascii="Montserrat" w:hAnsi="Montserrat"/>
          <w:sz w:val="24"/>
        </w:rPr>
      </w:pPr>
      <w:r w:rsidRPr="0006141B">
        <w:rPr>
          <w:rFonts w:ascii="Montserrat" w:hAnsi="Montserrat"/>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3C23C7" w:rsidRPr="0006141B" w:rsidRDefault="003C23C7">
      <w:pPr>
        <w:spacing w:line="360" w:lineRule="auto"/>
        <w:jc w:val="both"/>
        <w:rPr>
          <w:rFonts w:ascii="Montserrat" w:hAnsi="Montserrat"/>
          <w:sz w:val="24"/>
        </w:rPr>
      </w:pPr>
      <w:r w:rsidRPr="0006141B">
        <w:rPr>
          <w:rFonts w:ascii="Montserrat" w:hAnsi="Montserrat"/>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shrugged, "Well, I assume that this is the pilot from the </w:t>
      </w:r>
      <w:r w:rsidRPr="0006141B">
        <w:rPr>
          <w:rFonts w:ascii="Montserrat" w:hAnsi="Montserrat"/>
          <w:i/>
          <w:sz w:val="24"/>
        </w:rPr>
        <w:t xml:space="preserve">Intrepid," </w:t>
      </w:r>
      <w:r w:rsidRPr="0006141B">
        <w:rPr>
          <w:rFonts w:ascii="Montserrat" w:hAnsi="Montserrat"/>
          <w:sz w:val="24"/>
        </w:rPr>
        <w:t>she aired with irony. Arthur looked at her with a grin, and rubbed the back of his head.</w:t>
      </w:r>
    </w:p>
    <w:p w:rsidR="003C23C7" w:rsidRPr="0006141B" w:rsidRDefault="003C23C7">
      <w:pPr>
        <w:spacing w:line="360" w:lineRule="auto"/>
        <w:jc w:val="both"/>
        <w:rPr>
          <w:rFonts w:ascii="Montserrat" w:hAnsi="Montserrat"/>
          <w:sz w:val="24"/>
        </w:rPr>
      </w:pPr>
      <w:r w:rsidRPr="0006141B">
        <w:rPr>
          <w:rFonts w:ascii="Montserrat" w:hAnsi="Montserrat"/>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p>
    <w:p w:rsidR="003C23C7" w:rsidRPr="0006141B" w:rsidRDefault="003C23C7">
      <w:pPr>
        <w:spacing w:line="360" w:lineRule="auto"/>
        <w:jc w:val="both"/>
        <w:rPr>
          <w:rFonts w:ascii="Montserrat" w:hAnsi="Montserrat"/>
          <w:sz w:val="24"/>
        </w:rPr>
      </w:pPr>
      <w:r w:rsidRPr="0006141B">
        <w:rPr>
          <w:rFonts w:ascii="Montserrat" w:hAnsi="Montserrat"/>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leaned close to her patient and said cheerfully, "Well, Naomi, you are a wreck. I hope you want to get better real quick, because I need someone to talk to too."</w:t>
      </w:r>
    </w:p>
    <w:p w:rsidR="003C23C7" w:rsidRPr="0006141B" w:rsidRDefault="003C23C7">
      <w:pPr>
        <w:spacing w:line="360" w:lineRule="auto"/>
        <w:jc w:val="both"/>
        <w:rPr>
          <w:rFonts w:ascii="Montserrat" w:hAnsi="Montserrat"/>
          <w:color w:val="0000FF"/>
          <w:sz w:val="24"/>
        </w:rPr>
      </w:pPr>
      <w:r w:rsidRPr="0006141B">
        <w:rPr>
          <w:rFonts w:ascii="Montserrat" w:hAnsi="Montserrat"/>
          <w:sz w:val="24"/>
        </w:rPr>
        <w:br w:type="page"/>
      </w:r>
      <w:r w:rsidRPr="0006141B">
        <w:rPr>
          <w:rFonts w:ascii="Montserrat" w:hAnsi="Montserrat"/>
          <w:color w:val="0000FF"/>
          <w:sz w:val="24"/>
        </w:rPr>
        <w:sym w:font="MT Extra" w:char="F036"/>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t xml:space="preserve"> culled material </w:t>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8"/>
      </w:r>
    </w:p>
    <w:p w:rsidR="003C23C7" w:rsidRPr="0006141B" w:rsidRDefault="003C23C7">
      <w:pPr>
        <w:spacing w:line="360" w:lineRule="auto"/>
        <w:jc w:val="both"/>
        <w:rPr>
          <w:rFonts w:ascii="Montserrat" w:hAnsi="Montserrat"/>
          <w:sz w:val="24"/>
        </w:rPr>
      </w:pPr>
      <w:r w:rsidRPr="0006141B">
        <w:rPr>
          <w:rFonts w:ascii="Montserrat" w:hAnsi="Montserrat"/>
          <w:i/>
          <w:sz w:val="24"/>
        </w:rPr>
        <w:t xml:space="preserve">Am I ready for that? </w:t>
      </w:r>
      <w:r w:rsidRPr="0006141B">
        <w:rPr>
          <w:rFonts w:ascii="Montserrat" w:hAnsi="Montserrat"/>
          <w:sz w:val="24"/>
        </w:rPr>
        <w:t xml:space="preserve">It had been a long time since she had been exposed to vacuum.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Beyond them, a brilliant, blue curve of sky beckoned, and her body ached with a need to be cast at that horizon.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Phoenix had been picked up by the pair of ASIA agents and escorted off the island reservation with out explanation.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As if they would give her this much time to think if they intended to kill her. They knew her well enough to know that she was far from helpless without her psi.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Her guess was that the Aegis Security\Intelligence Agency had simply assigned a couple of agents to escort her to her step-father on Venus who would be able to return her--if not back to her home on the reservation--at least to her mother's home on Ao'Ajeo.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If she went back, would the memories still be waiting? Her mother died in the service when she was barely eleven years old.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She averted her thoughts from the many ways in which she had been used and reflected once more on how she had gotten to where she was. After she had been drafted into the Avatar Program, she had been moved to Olympia, where the Academy's affiliate campus and facilities had been relocated after the destruction of its research facilities on Vancouver Island. In the four years of accelerated learning and intense psionic training, she had also been studying an exotic form of martial arts under her father. That training had given her an edge in gymnastic competition. </w:t>
      </w:r>
    </w:p>
    <w:p w:rsidR="003C23C7" w:rsidRPr="0006141B" w:rsidRDefault="003C23C7">
      <w:pPr>
        <w:spacing w:line="360" w:lineRule="auto"/>
        <w:jc w:val="both"/>
        <w:rPr>
          <w:rFonts w:ascii="Montserrat" w:hAnsi="Montserrat"/>
          <w:sz w:val="24"/>
        </w:rPr>
      </w:pPr>
      <w:r w:rsidRPr="0006141B">
        <w:rPr>
          <w:rFonts w:ascii="Montserrat" w:hAnsi="Montserrat"/>
          <w:sz w:val="24"/>
        </w:rPr>
        <w:tab/>
        <w:t>At least until her fever had forced her to withdraw.</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It had been a long time since she had been in the jurisdiction of the Amaranth Empire's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06141B">
        <w:rPr>
          <w:rFonts w:ascii="Montserrat" w:hAnsi="Montserrat"/>
          <w:i/>
          <w:sz w:val="24"/>
        </w:rPr>
        <w:t>They wouldn't.</w:t>
      </w:r>
      <w:r w:rsidRPr="0006141B">
        <w:rPr>
          <w:rFonts w:ascii="Montserrat" w:hAnsi="Montserrat"/>
          <w:sz w:val="24"/>
        </w:rPr>
        <w:t xml:space="preserve"> Which meant that it was the Project, not Control, jerking it's hand on her leash. </w:t>
      </w:r>
    </w:p>
    <w:p w:rsidR="003C23C7" w:rsidRPr="0006141B" w:rsidRDefault="003C23C7">
      <w:pPr>
        <w:spacing w:line="360" w:lineRule="auto"/>
        <w:jc w:val="both"/>
        <w:rPr>
          <w:rFonts w:ascii="Montserrat" w:hAnsi="Montserrat"/>
          <w:sz w:val="24"/>
        </w:rPr>
      </w:pPr>
      <w:r w:rsidRPr="0006141B">
        <w:rPr>
          <w:rFonts w:ascii="Montserrat" w:hAnsi="Montserrat"/>
          <w:sz w:val="24"/>
        </w:rPr>
        <w:tab/>
      </w:r>
      <w:r w:rsidRPr="0006141B">
        <w:rPr>
          <w:rFonts w:ascii="Montserrat" w:hAnsi="Montserrat"/>
          <w:i/>
          <w:sz w:val="24"/>
        </w:rPr>
        <w:t>Thank God.</w:t>
      </w:r>
      <w:r w:rsidRPr="0006141B">
        <w:rPr>
          <w:rFonts w:ascii="Montserrat" w:hAnsi="Montserrat"/>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While her mother had been a loving parent, she had also been very private about her history. In spite of the rapport they shared, Phoenix had never really known much about the woman who had given her birth, and in whose image she had been conceived. Phoenix understood that she had been involved in human-avon relations; to the point where she had spoken the language and adopted the culture at home. Alien as both were to the people she had later grown up with, she had become accustomed to it all before she could speak.</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sym w:font="MT Extra" w:char="F031"/>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t xml:space="preserve"> culled material </w:t>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4"/>
      </w:r>
      <w:r w:rsidRPr="0006141B">
        <w:rPr>
          <w:rFonts w:ascii="Montserrat" w:hAnsi="Montserrat"/>
          <w:color w:val="0000FF"/>
          <w:sz w:val="24"/>
        </w:rPr>
        <w:sym w:font="MT Extra" w:char="F033"/>
      </w:r>
    </w:p>
    <w:p w:rsidR="003C23C7" w:rsidRPr="0006141B" w:rsidRDefault="003C23C7">
      <w:pPr>
        <w:spacing w:line="360" w:lineRule="auto"/>
        <w:jc w:val="both"/>
        <w:rPr>
          <w:rFonts w:ascii="Montserrat" w:hAnsi="Montserrat"/>
          <w:color w:val="0000FF"/>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daughter selves – av-0000-ad</w:t>
      </w:r>
      <w:r w:rsidRPr="0006141B">
        <w:rPr>
          <w:rFonts w:ascii="Montserrat" w:hAnsi="Montserrat"/>
          <w:sz w:val="24"/>
        </w:rPr>
        <w:tab/>
        <w:t>A. V. MORGAN</w:t>
      </w:r>
    </w:p>
    <w:p w:rsidR="003C23C7" w:rsidRPr="0006141B" w:rsidRDefault="003C23C7">
      <w:pPr>
        <w:spacing w:line="360" w:lineRule="auto"/>
        <w:jc w:val="both"/>
        <w:rPr>
          <w:rFonts w:ascii="Montserrat" w:hAnsi="Montserrat"/>
          <w:spacing w:val="-2"/>
          <w:sz w:val="24"/>
        </w:rPr>
      </w:pPr>
      <w:r w:rsidRPr="0006141B">
        <w:rPr>
          <w:rFonts w:ascii="Montserrat" w:hAnsi="Montserrat"/>
          <w:spacing w:val="-2"/>
          <w:sz w:val="24"/>
        </w:rPr>
        <w:t>David Bryan Roberson</w:t>
      </w:r>
      <w:r w:rsidRPr="0006141B">
        <w:rPr>
          <w:rFonts w:ascii="Montserrat" w:hAnsi="Montserrat"/>
          <w:sz w:val="24"/>
        </w:rPr>
        <w:t xml:space="preserve"> • 554-87-4964</w:t>
      </w:r>
      <w:r w:rsidRPr="0006141B">
        <w:rPr>
          <w:rFonts w:ascii="Montserrat" w:hAnsi="Montserrat"/>
          <w:sz w:val="24"/>
        </w:rPr>
        <w:tab/>
      </w:r>
      <w:r w:rsidRPr="0006141B">
        <w:rPr>
          <w:rFonts w:ascii="Montserrat" w:hAnsi="Montserrat"/>
          <w:spacing w:val="-2"/>
          <w:sz w:val="24"/>
        </w:rPr>
        <w:t>200,000-225,000 Words</w:t>
      </w:r>
    </w:p>
    <w:p w:rsidR="003C23C7" w:rsidRPr="0006141B" w:rsidRDefault="003C23C7">
      <w:pPr>
        <w:spacing w:line="360" w:lineRule="auto"/>
        <w:jc w:val="both"/>
        <w:rPr>
          <w:rFonts w:ascii="Montserrat" w:hAnsi="Montserrat"/>
          <w:sz w:val="24"/>
        </w:rPr>
      </w:pPr>
      <w:r w:rsidRPr="0006141B">
        <w:rPr>
          <w:rFonts w:ascii="Montserrat" w:hAnsi="Montserrat"/>
          <w:spacing w:val="-2"/>
          <w:sz w:val="24"/>
        </w:rPr>
        <w:t>2101 Candlewood Pl, Riverbank, Ca 95</w:t>
      </w:r>
      <w:r w:rsidRPr="0006141B">
        <w:rPr>
          <w:rFonts w:ascii="Montserrat" w:hAnsi="Montserrat"/>
          <w:sz w:val="24"/>
        </w:rPr>
        <w:t>367-2134</w:t>
      </w:r>
      <w:r w:rsidRPr="0006141B">
        <w:rPr>
          <w:rFonts w:ascii="Montserrat" w:hAnsi="Montserrat"/>
          <w:sz w:val="24"/>
        </w:rPr>
        <w:tab/>
        <w:t>© 1999 D. Roberson</w:t>
      </w:r>
    </w:p>
    <w:p w:rsidR="003C23C7" w:rsidRPr="0006141B" w:rsidRDefault="003C23C7">
      <w:pPr>
        <w:spacing w:line="360" w:lineRule="auto"/>
        <w:jc w:val="both"/>
        <w:rPr>
          <w:rFonts w:ascii="Montserrat" w:hAnsi="Montserrat"/>
          <w:sz w:val="24"/>
        </w:rPr>
      </w:pPr>
      <w:r w:rsidRPr="0006141B">
        <w:rPr>
          <w:rFonts w:ascii="Montserrat" w:hAnsi="Montserrat"/>
          <w:sz w:val="24"/>
        </w:rPr>
        <w:t>(209)869-4001</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elements of the following work were </w:t>
      </w:r>
      <w:r w:rsidRPr="0006141B">
        <w:rPr>
          <w:rFonts w:ascii="Montserrat" w:hAnsi="Montserrat"/>
          <w:color w:val="0000FF"/>
          <w:sz w:val="24"/>
        </w:rPr>
        <w:t>selected</w:t>
      </w:r>
      <w:r w:rsidRPr="0006141B">
        <w:rPr>
          <w:rFonts w:ascii="Montserrat" w:hAnsi="Montserrat"/>
          <w:sz w:val="24"/>
        </w:rPr>
        <w:t xml:space="preserve"> for use in the revised manuscript draft--</w:t>
      </w:r>
    </w:p>
    <w:p w:rsidR="003C23C7" w:rsidRPr="0006141B" w:rsidRDefault="003C23C7">
      <w:pPr>
        <w:spacing w:line="360" w:lineRule="auto"/>
        <w:jc w:val="both"/>
        <w:rPr>
          <w:rFonts w:ascii="Montserrat" w:hAnsi="Montserrat"/>
          <w:sz w:val="24"/>
        </w:rPr>
      </w:pPr>
      <w:r w:rsidRPr="0006141B">
        <w:rPr>
          <w:rFonts w:ascii="Montserrat" w:hAnsi="Montserrat"/>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u w:val="single"/>
        </w:rPr>
      </w:pPr>
      <w:r w:rsidRPr="0006141B">
        <w:rPr>
          <w:rFonts w:ascii="Montserrat" w:hAnsi="Montserrat"/>
          <w:sz w:val="24"/>
          <w:u w:val="single"/>
        </w:rPr>
        <w:t>CHAPTER</w:t>
      </w:r>
    </w:p>
    <w:p w:rsidR="003C23C7" w:rsidRPr="0006141B" w:rsidRDefault="003C23C7">
      <w:pPr>
        <w:spacing w:line="360" w:lineRule="auto"/>
        <w:jc w:val="both"/>
        <w:rPr>
          <w:rFonts w:ascii="Montserrat" w:hAnsi="Montserrat"/>
          <w:sz w:val="24"/>
        </w:rPr>
      </w:pPr>
      <w:bookmarkStart w:id="2" w:name="chapter01"/>
      <w:bookmarkEnd w:id="2"/>
      <w:r w:rsidRPr="0006141B">
        <w:rPr>
          <w:rFonts w:ascii="Montserrat" w:hAnsi="Montserrat"/>
          <w:sz w:val="24"/>
        </w:rPr>
        <w:t>ONE</w:t>
      </w:r>
      <w:r w:rsidRPr="0006141B">
        <w:rPr>
          <w:rFonts w:ascii="Montserrat" w:hAnsi="Montserrat"/>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Phoenix Ember Nin stared out the window, watching the world stream by through the tinted glass. Everything was gilded with crisp morning light. Her eyes suddenly focused past the moving scenery. They became fixed on the immobile clouds, enhancing the sensation of a world in flux. Beyond them, a brilliant, blue curve of sky beckoned, and her body ached with a need to be cast at that horizon. Her senses keened for the sweet morning, but were filled instead with the musk and oil of the beige leather upholstery, and spice of men's cologne. Her hands fisted in her lap, torturing the brocade fabric of her skirt. She had been a fool to assume that she had seen the last of these terror trips. Phoenix wondered if she was being delivered to her own execution. With ancient eyes in a girl's face, she cast a quick glance at the two men who had herded her all the way from her dormitory in Oregon. Both of them were new to her. In spite of a week traveling in their company, she did not know them. She could feel them. Their awareness was a constant presence in her mind. Two deep pools, unmarred by the ripple of surface thoughts, that denied her any clues as to the purpose and personality of either man. She turned her gaze back to the racing scenery.</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The morning after her graduation, Phoenix had been picked up by the pair of ASIA agents and escorted off the reservation with out explanation. She did not think she had done anything wrong, but since when did that matter? One of the men looked at her in the rearview mirror and said, in a flat voice, "We are almost there. Fifteen minutes in this traffic."</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Phoenix's eyes flicked up to meet his in the mirror. How odd that one of them should volunteer that kind of information. Phoenix had been through this scenario enough times to know the unspoken rules. The agents were more than bodyguards, but she could not go anywhere outside of a reservation without them. True, they protected her from the world at large, but they were also there to protect the world at large from her. If they did not tell her up front, she never knew her destination until she arrived. Vague as it was, that hint had allowed her to guess. Looking away from him, Phoenix pressed for more information, "Why are you taking me to the space port? Am I being removed from the program?" Phoenix had to ask. She had to push. That was her part in the strange ritual.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She did not waste her breath sighing as he repeated for the hundredth time, "I'm sorry. Our instructions are only to deliver you to your contact and keep an eye on you. You will have to ask your contact when you see him."</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r>
      <w:r w:rsidRPr="0006141B">
        <w:rPr>
          <w:rFonts w:ascii="Montserrat" w:hAnsi="Montserrat"/>
          <w:i/>
          <w:color w:val="0000FF"/>
          <w:sz w:val="24"/>
        </w:rPr>
        <w:t xml:space="preserve">Damn the man. He's too good, </w:t>
      </w:r>
      <w:r w:rsidRPr="0006141B">
        <w:rPr>
          <w:rFonts w:ascii="Montserrat" w:hAnsi="Montserrat"/>
          <w:color w:val="0000FF"/>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 </w:t>
      </w:r>
      <w:r w:rsidRPr="0006141B">
        <w:rPr>
          <w:rFonts w:ascii="Montserrat" w:hAnsi="Montserrat"/>
          <w:i/>
          <w:color w:val="0000FF"/>
          <w:sz w:val="24"/>
        </w:rPr>
        <w:t>Just once</w:t>
      </w:r>
      <w:r w:rsidRPr="0006141B">
        <w:rPr>
          <w:rFonts w:ascii="Montserrat" w:hAnsi="Montserrat"/>
          <w:color w:val="0000FF"/>
          <w:sz w:val="24"/>
        </w:rPr>
        <w:t xml:space="preserve">, she thought, </w:t>
      </w:r>
      <w:r w:rsidRPr="0006141B">
        <w:rPr>
          <w:rFonts w:ascii="Montserrat" w:hAnsi="Montserrat"/>
          <w:i/>
          <w:color w:val="0000FF"/>
          <w:sz w:val="24"/>
        </w:rPr>
        <w:t>I'd like to leave a reservation without an escort. It would almost be worth being blind, to be able to go where I want, and do what I want!</w:t>
      </w:r>
      <w:r w:rsidRPr="0006141B">
        <w:rPr>
          <w:rFonts w:ascii="Montserrat" w:hAnsi="Montserrat"/>
          <w:color w:val="0000FF"/>
          <w:sz w:val="24"/>
        </w:rPr>
        <w:t xml:space="preserve">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The three day long drive had given her plenty of time to dwell on the circumstances that had brought her to this disturbing pass. Questions had been raised in the past challenging her ability to control her power. She knew what would happen to her if those doubts were ever substantiated. She wondered who would notice if she never returned from this trip. Phoenix </w:t>
      </w:r>
      <w:r w:rsidRPr="0006141B">
        <w:rPr>
          <w:rFonts w:ascii="Montserrat" w:hAnsi="Montserrat"/>
          <w:i/>
          <w:color w:val="0000FF"/>
          <w:sz w:val="24"/>
        </w:rPr>
        <w:t xml:space="preserve">was </w:t>
      </w:r>
      <w:r w:rsidRPr="0006141B">
        <w:rPr>
          <w:rFonts w:ascii="Montserrat" w:hAnsi="Montserrat"/>
          <w:color w:val="0000FF"/>
          <w:sz w:val="24"/>
        </w:rPr>
        <w:t xml:space="preserve">an only child.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Her mind tested the restraints of the car's psi shielding. Once again, her attention was sucked into that horrible abyss as her probing thoughts were devoured. Her mind felt like flame guttering in a strong wind. The brighter she burned, the greater the gale blew, forever sucking her energy off and turning it against her. She broke off in disgust. As her active fields waned the miasma cleared, allowing her passive mind to regain the deep and textured taste of things around her.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Phoenix perked up as she realized that the car had made the turn off for the international spaceport. </w:t>
      </w:r>
      <w:r w:rsidRPr="0006141B">
        <w:rPr>
          <w:rFonts w:ascii="Montserrat" w:hAnsi="Montserrat"/>
          <w:i/>
          <w:color w:val="0000FF"/>
          <w:sz w:val="24"/>
        </w:rPr>
        <w:t xml:space="preserve">Well, that confirms my guess, </w:t>
      </w:r>
      <w:r w:rsidRPr="0006141B">
        <w:rPr>
          <w:rFonts w:ascii="Montserrat" w:hAnsi="Montserrat"/>
          <w:color w:val="0000FF"/>
          <w:sz w:val="24"/>
        </w:rPr>
        <w:t xml:space="preserve">she thought. </w:t>
      </w:r>
      <w:r w:rsidRPr="0006141B">
        <w:rPr>
          <w:rFonts w:ascii="Montserrat" w:hAnsi="Montserrat"/>
          <w:i/>
          <w:color w:val="0000FF"/>
          <w:sz w:val="24"/>
        </w:rPr>
        <w:t>That doesn't say that this is really my destination. Gods, what if they really do want me to go off planet? Accidents are so easy to arrange in space…</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As if they would give her this much time to think if they intended to kill her. They knew her well enough to know that she was far from helpless without her psi. Her guess was that the Aegis Security and Investigations Agency had simply assigned a couple of agents to escort her to her step-father on Venus who would be able to return her--if not back to her home on the reservation--at least to her mother's home on Ao'Ajeo.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She bit her lip.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Was she ready for that? It had been six years since she had been taken from her old home. If she went back, would the memories still be waiting? Her mother died in the service when she was barely eleven years old. While Ember had been a loving parent, she had also been very private about her history. In spite of the rapport they shared, Ember had never really known much about the woman who had given her birth, and in whose image she had been conceived. Ember understood that she had been involved in human-avon relations; to the point where she had spoken the language and adopted the culture at home. Alien as both were to the common citizens she had later grown up with, she had become accustomed to it all before she could speak.</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Within minutes, they were pulling into the customs gate. Sam Malthus, the driver, carried her papers, and turned them over to the customs agent along with his and his partner's ID's. Phoenix mused as the man waved them through. It had been a long time since she had been in the jurisdiction of the Autonomous Establishments'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06141B">
        <w:rPr>
          <w:rFonts w:ascii="Montserrat" w:hAnsi="Montserrat"/>
          <w:i/>
          <w:color w:val="0000FF"/>
          <w:sz w:val="24"/>
        </w:rPr>
        <w:t>They wouldn't.</w:t>
      </w:r>
      <w:r w:rsidRPr="0006141B">
        <w:rPr>
          <w:rFonts w:ascii="Montserrat" w:hAnsi="Montserrat"/>
          <w:color w:val="0000FF"/>
          <w:sz w:val="24"/>
        </w:rPr>
        <w:t xml:space="preserve"> Which meant that it was the Project, not Control, jerking it's hand on her leash.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r>
      <w:r w:rsidRPr="0006141B">
        <w:rPr>
          <w:rFonts w:ascii="Montserrat" w:hAnsi="Montserrat"/>
          <w:i/>
          <w:color w:val="0000FF"/>
          <w:sz w:val="24"/>
        </w:rPr>
        <w:t>Thank God.</w:t>
      </w:r>
      <w:r w:rsidRPr="0006141B">
        <w:rPr>
          <w:rFonts w:ascii="Montserrat" w:hAnsi="Montserrat"/>
          <w:color w:val="0000FF"/>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The car leapt away from the customs gates, darted across traffic, and made the turn off for the Embassy District. She averted her thoughts from the many ways in which she had been used and reflected once more on how she had gotten to where she was. Her step-father had accompanied her when the death of her mother and the awakening of her psionic ability forced her relocation to a psionic reservation. At the time she had been with her step-father on Venus, so that was where she was stuck until she became licensed. Within two years the Aegis Security and Intelligence Agency (the other ASIA) discovered that she was a full spectrum class III active and immediately drafted her into the Avatar Program. From her father's beautiful home on Venus, she had been moved to Olympia, where the Avatar Program had been relocated after the destruction of the research facilities on her home reservation. In the four years of accelerated learning and intense psionic training, she had also been studying an exotic form of martial arts under her father. That training had given her an edge in gymnastic competition, and had accounted for her recent presence in Oregon.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At least until her fever had forced her to withdraw.</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Her mind opened like a morning bloom. The wings of her perception sprang out of her slender body and stretched in all directions to, over and around the horizons. It felt like the first breath of fresh air after suffocating in a box for days.</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Her keepers broke into her moment of respite and nudged her into the building where she could feel built in damping hit her like a blast in the face. 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06141B">
        <w:rPr>
          <w:rFonts w:ascii="Montserrat" w:hAnsi="Montserrat"/>
          <w:i/>
          <w:color w:val="0000FF"/>
          <w:sz w:val="24"/>
        </w:rPr>
        <w:t xml:space="preserve">God, it has been such a long time! I had forgotten what a shock it is to get through class three shielding. </w:t>
      </w:r>
      <w:r w:rsidRPr="0006141B">
        <w:rPr>
          <w:rFonts w:ascii="Montserrat" w:hAnsi="Montserrat"/>
          <w:color w:val="0000FF"/>
          <w:sz w:val="24"/>
        </w:rPr>
        <w:t xml:space="preserve">She geared down her thoughts, dimming the force and density of her attention until her awareness fit comfortably within its new limits.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sidRPr="0006141B">
        <w:rPr>
          <w:rFonts w:ascii="Montserrat" w:hAnsi="Montserrat"/>
          <w:i/>
          <w:color w:val="0000FF"/>
          <w:sz w:val="24"/>
        </w:rPr>
        <w:t xml:space="preserve">see </w:t>
      </w:r>
      <w:r w:rsidRPr="0006141B">
        <w:rPr>
          <w:rFonts w:ascii="Montserrat" w:hAnsi="Montserrat"/>
          <w:color w:val="0000FF"/>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 Next to him was Martin Craig, Director of Research and Development for the Interface Systems Project, which once had it's main facilities on her home reservation. Across from Craig was Chadwick Powers, National Director of the Psionic Control Division of the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"It's been a long time Miss Nin," spoke Director Powers.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sidRPr="0006141B">
        <w:rPr>
          <w:rFonts w:ascii="Montserrat" w:hAnsi="Montserrat"/>
          <w:i/>
          <w:color w:val="0000FF"/>
          <w:sz w:val="24"/>
        </w:rPr>
        <w:t>remarkable progress</w:t>
      </w:r>
      <w:r w:rsidRPr="0006141B">
        <w:rPr>
          <w:rFonts w:ascii="Montserrat" w:hAnsi="Montserrat"/>
          <w:color w:val="0000FF"/>
          <w:sz w:val="24"/>
        </w:rPr>
        <w:t>, but you have been completely out of circulation." He looked at the two other men, adding, "I truly do hope you have yourself put back together. We cannot wait any longer, I'm afraid."</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on board? Are you ready to serve the Aegis now?"</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"But, you didn't bring me here to ask me to come back to ISP, Director Craig," she said to him. </w:t>
      </w:r>
      <w:r w:rsidRPr="0006141B">
        <w:rPr>
          <w:rFonts w:ascii="Montserrat" w:hAnsi="Montserrat"/>
          <w:i/>
          <w:color w:val="0000FF"/>
          <w:sz w:val="24"/>
        </w:rPr>
        <w:t xml:space="preserve">Good Lord in Heaven! </w:t>
      </w:r>
      <w:r w:rsidRPr="0006141B">
        <w:rPr>
          <w:rFonts w:ascii="Montserrat" w:hAnsi="Montserrat"/>
          <w:color w:val="0000FF"/>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06141B">
        <w:rPr>
          <w:rFonts w:ascii="Montserrat" w:hAnsi="Montserrat"/>
          <w:i/>
          <w:color w:val="0000FF"/>
          <w:sz w:val="24"/>
        </w:rPr>
        <w:t xml:space="preserve">Adventure, </w:t>
      </w:r>
      <w:r w:rsidRPr="0006141B">
        <w:rPr>
          <w:rFonts w:ascii="Montserrat" w:hAnsi="Montserrat"/>
          <w:color w:val="0000FF"/>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06141B">
        <w:rPr>
          <w:rFonts w:ascii="Montserrat" w:hAnsi="Montserrat"/>
          <w:i/>
          <w:color w:val="0000FF"/>
          <w:sz w:val="24"/>
        </w:rPr>
        <w:t xml:space="preserve">Intrepid. </w:t>
      </w:r>
      <w:r w:rsidRPr="0006141B">
        <w:rPr>
          <w:rFonts w:ascii="Montserrat" w:hAnsi="Montserrat"/>
          <w:color w:val="0000FF"/>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that she saw vaporize her ship.</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06141B">
        <w:rPr>
          <w:rFonts w:ascii="Montserrat" w:hAnsi="Montserrat"/>
          <w:i/>
          <w:color w:val="0000FF"/>
          <w:sz w:val="24"/>
        </w:rPr>
        <w:t xml:space="preserve">Adventure </w:t>
      </w:r>
      <w:r w:rsidRPr="0006141B">
        <w:rPr>
          <w:rFonts w:ascii="Montserrat" w:hAnsi="Montserrat"/>
          <w:color w:val="0000FF"/>
          <w:sz w:val="24"/>
        </w:rPr>
        <w:t>was destroyed, there is a window of opportunity in each case where interception by the contact was possible." There was a moment of silence before he asked, "You do understand what this means, don't you?"</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Phoenix's hand had risen to her mouth, and pain pulled at the corner of her eyes. There was a fevered light in her face as the implications roared through her mind. "It's back-tracking. It's looking for us," she said in a stricken whisper.</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Phoenix looked at them all and said firmly, "You can count on me."</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06141B">
        <w:rPr>
          <w:rFonts w:ascii="Montserrat" w:hAnsi="Montserrat"/>
          <w:i/>
          <w:color w:val="0000FF"/>
          <w:sz w:val="24"/>
        </w:rPr>
        <w:t xml:space="preserve">you </w:t>
      </w:r>
      <w:r w:rsidRPr="0006141B">
        <w:rPr>
          <w:rFonts w:ascii="Montserrat" w:hAnsi="Montserrat"/>
          <w:color w:val="0000FF"/>
          <w:sz w:val="24"/>
        </w:rPr>
        <w:t>had to be brought here today," he finished. He handed her a binder. "This contains the details of the presentation we want you to make to the media," he explained.</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"Me?!" she retorted. She flipped the binder open and scanned the pages within, hand at her throat. As she saw the gist of it, her throat clenched strangling her words, "No. No, no, no. I can't do this." She tried to give the binder back.</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3C23C7" w:rsidRPr="0006141B" w:rsidRDefault="003C23C7">
      <w:pPr>
        <w:spacing w:line="360" w:lineRule="auto"/>
        <w:jc w:val="both"/>
        <w:rPr>
          <w:rFonts w:ascii="Montserrat" w:hAnsi="Montserrat"/>
          <w:color w:val="0000FF"/>
          <w:sz w:val="24"/>
        </w:rPr>
      </w:pP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Arthur came back from the door and laid a hand on his shoulder. "We've got a second perimeter around the building," he reminded Malthus, having overheard the younger man's last remark.</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chessboard. He watched the numbers climbing past a hundred iterations of doubling and still it kept rising. The only difference was that the number increased with a slow, menacingly relentless impetus.</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Arthur squeezed his shoulder, saying gently and firmly, "Just do your job, Sam."</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one-newton grain of rice. </w:t>
      </w:r>
    </w:p>
    <w:p w:rsidR="003C23C7" w:rsidRPr="0006141B" w:rsidRDefault="003C23C7">
      <w:pPr>
        <w:spacing w:line="360" w:lineRule="auto"/>
        <w:jc w:val="both"/>
        <w:rPr>
          <w:rFonts w:ascii="Montserrat" w:hAnsi="Montserrat"/>
          <w:color w:val="0000FF"/>
          <w:sz w:val="24"/>
        </w:rPr>
      </w:pP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06141B">
        <w:rPr>
          <w:rFonts w:ascii="Montserrat" w:hAnsi="Montserrat"/>
          <w:i/>
          <w:color w:val="0000FF"/>
          <w:sz w:val="24"/>
        </w:rPr>
        <w:t xml:space="preserve">want </w:t>
      </w:r>
      <w:r w:rsidRPr="0006141B">
        <w:rPr>
          <w:rFonts w:ascii="Montserrat" w:hAnsi="Montserrat"/>
          <w:color w:val="0000FF"/>
          <w:sz w:val="24"/>
        </w:rPr>
        <w:t>to reveal the existence of people like you to the Aegis at large? Do you realize how much effort has gone into trying to prevent this stage of transition in human evolution from exploding into the greatest conflict mankind has ever conceived of? Do you really understand the terrible thing we are really asking you to do?" he challenged fiercely.</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Phoenix looked at him and her mouth worked as she tried to find a response.</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06141B">
        <w:rPr>
          <w:rFonts w:ascii="Montserrat" w:hAnsi="Montserrat"/>
          <w:i/>
          <w:color w:val="0000FF"/>
          <w:sz w:val="24"/>
        </w:rPr>
        <w:t xml:space="preserve">are </w:t>
      </w:r>
      <w:r w:rsidRPr="0006141B">
        <w:rPr>
          <w:rFonts w:ascii="Montserrat" w:hAnsi="Montserrat"/>
          <w:color w:val="0000FF"/>
          <w:sz w:val="24"/>
        </w:rPr>
        <w:t xml:space="preserve">the evidence. Not just what you know, but what you </w:t>
      </w:r>
      <w:r w:rsidRPr="0006141B">
        <w:rPr>
          <w:rFonts w:ascii="Montserrat" w:hAnsi="Montserrat"/>
          <w:i/>
          <w:color w:val="0000FF"/>
          <w:sz w:val="24"/>
        </w:rPr>
        <w:t>are!"</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06141B">
        <w:rPr>
          <w:rFonts w:ascii="Montserrat" w:hAnsi="Montserrat"/>
          <w:i/>
          <w:color w:val="0000FF"/>
          <w:sz w:val="24"/>
        </w:rPr>
        <w:t xml:space="preserve">believe </w:t>
      </w:r>
      <w:r w:rsidRPr="0006141B">
        <w:rPr>
          <w:rFonts w:ascii="Montserrat" w:hAnsi="Montserrat"/>
          <w:color w:val="0000FF"/>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"But I don't want to be exposed! God, all I've ever wanted was to be able to go through life like any normal person! You can't do this to me!" she cried.</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"You are not giving me any choice!" she accused. "Let me face it on my own, in my own way. You just..." she choked, "you just don't have any idea what you are asking me."</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06141B">
        <w:rPr>
          <w:rFonts w:ascii="Montserrat" w:hAnsi="Montserrat"/>
          <w:i/>
          <w:color w:val="0000FF"/>
          <w:sz w:val="24"/>
        </w:rPr>
        <w:t>test</w:t>
      </w:r>
      <w:r w:rsidRPr="0006141B">
        <w:rPr>
          <w:rFonts w:ascii="Montserrat" w:hAnsi="Montserrat"/>
          <w:color w:val="0000FF"/>
          <w:sz w:val="24"/>
        </w:rPr>
        <w:t xml:space="preserve"> of your resolve, and the proof of your rehabilitation."</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rsidR="003C23C7" w:rsidRPr="0006141B" w:rsidRDefault="003C23C7">
      <w:pPr>
        <w:spacing w:line="360" w:lineRule="auto"/>
        <w:jc w:val="both"/>
        <w:rPr>
          <w:rFonts w:ascii="Montserrat" w:hAnsi="Montserrat"/>
          <w:sz w:val="24"/>
        </w:rPr>
      </w:pPr>
      <w:r w:rsidRPr="0006141B">
        <w:rPr>
          <w:rFonts w:ascii="Montserrat" w:hAnsi="Montserrat"/>
          <w:sz w:val="24"/>
        </w:rPr>
        <w:tab/>
        <w:t>"What's the status on that thing?" he asked the young woman.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"We need a bigger unit," the man said as he pulled out his tools and set to examining the circuit grain. "Something with more lateral arrays," he added, addressing the female technician.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rsidR="003C23C7" w:rsidRPr="0006141B" w:rsidRDefault="003C23C7">
      <w:pPr>
        <w:spacing w:line="360" w:lineRule="auto"/>
        <w:jc w:val="both"/>
        <w:rPr>
          <w:rFonts w:ascii="Montserrat" w:hAnsi="Montserrat"/>
          <w:sz w:val="24"/>
        </w:rPr>
      </w:pPr>
      <w:r w:rsidRPr="0006141B">
        <w:rPr>
          <w:rFonts w:ascii="Montserrat" w:hAnsi="Montserrat"/>
          <w:sz w:val="24"/>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u w:val="single"/>
        </w:rPr>
      </w:pPr>
      <w:r w:rsidRPr="0006141B">
        <w:rPr>
          <w:rFonts w:ascii="Montserrat" w:hAnsi="Montserrat"/>
          <w:sz w:val="24"/>
          <w:u w:val="single"/>
        </w:rPr>
        <w:t>CHAPTER</w:t>
      </w:r>
    </w:p>
    <w:p w:rsidR="003C23C7" w:rsidRPr="0006141B" w:rsidRDefault="003C23C7">
      <w:pPr>
        <w:spacing w:line="360" w:lineRule="auto"/>
        <w:jc w:val="both"/>
        <w:rPr>
          <w:rFonts w:ascii="Montserrat" w:hAnsi="Montserrat"/>
          <w:sz w:val="24"/>
        </w:rPr>
      </w:pPr>
      <w:r w:rsidRPr="0006141B">
        <w:rPr>
          <w:rFonts w:ascii="Montserrat" w:hAnsi="Montserrat"/>
          <w:sz w:val="24"/>
        </w:rPr>
        <w:t>TWO</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rsidR="003C23C7" w:rsidRPr="0006141B" w:rsidRDefault="003C23C7">
      <w:pPr>
        <w:spacing w:line="360" w:lineRule="auto"/>
        <w:jc w:val="both"/>
        <w:rPr>
          <w:rFonts w:ascii="Montserrat" w:hAnsi="Montserrat"/>
          <w:sz w:val="24"/>
        </w:rPr>
      </w:pPr>
      <w:r w:rsidRPr="0006141B">
        <w:rPr>
          <w:rFonts w:ascii="Montserrat" w:hAnsi="Montserrat"/>
          <w:sz w:val="24"/>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rsidR="003C23C7" w:rsidRPr="0006141B" w:rsidRDefault="003C23C7">
      <w:pPr>
        <w:spacing w:line="360" w:lineRule="auto"/>
        <w:jc w:val="both"/>
        <w:rPr>
          <w:rFonts w:ascii="Montserrat" w:hAnsi="Montserrat"/>
          <w:sz w:val="24"/>
        </w:rPr>
      </w:pPr>
      <w:r w:rsidRPr="0006141B">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 </w:t>
      </w:r>
      <w:r w:rsidRPr="0006141B">
        <w:rPr>
          <w:rFonts w:ascii="Montserrat" w:hAnsi="Montserrat"/>
          <w:i/>
          <w:sz w:val="24"/>
        </w:rPr>
        <w:t xml:space="preserve">I don't want to be here. </w:t>
      </w:r>
      <w:r w:rsidRPr="0006141B">
        <w:rPr>
          <w:rFonts w:ascii="Montserrat" w:hAnsi="Montserrat"/>
          <w:sz w:val="24"/>
        </w:rPr>
        <w:t xml:space="preserve">She strangled it even as she thought it. She could not think of anything more ridiculous than the idea that what she wanted carried any weight in the world. God help her, if she ever gave in to the need to </w:t>
      </w:r>
      <w:r w:rsidRPr="0006141B">
        <w:rPr>
          <w:rFonts w:ascii="Montserrat" w:hAnsi="Montserrat"/>
          <w:i/>
          <w:sz w:val="24"/>
        </w:rPr>
        <w:t xml:space="preserve">take </w:t>
      </w:r>
      <w:r w:rsidRPr="0006141B">
        <w:rPr>
          <w:rFonts w:ascii="Montserrat" w:hAnsi="Montserrat"/>
          <w:sz w:val="24"/>
        </w:rPr>
        <w:t>what she wanted--to do what was right for herself. Such insubordination would never be tolerated. Self-interest was a luxury a person like her could not afford.</w:t>
      </w:r>
    </w:p>
    <w:p w:rsidR="003C23C7" w:rsidRPr="0006141B" w:rsidRDefault="003C23C7">
      <w:pPr>
        <w:spacing w:line="360" w:lineRule="auto"/>
        <w:jc w:val="both"/>
        <w:rPr>
          <w:rFonts w:ascii="Montserrat" w:hAnsi="Montserrat"/>
          <w:sz w:val="24"/>
        </w:rPr>
      </w:pPr>
      <w:r w:rsidRPr="0006141B">
        <w:rPr>
          <w:rFonts w:ascii="Montserrat" w:hAnsi="Montserrat"/>
          <w:sz w:val="24"/>
        </w:rPr>
        <w:tab/>
        <w:t>Arthur interrupted her desperate thoughts to comment, "These lights are too intense for your complexion. You'll look like a drowned corpse out there. I don't know why no one else thought of it. Well," he sighed, "There's time if you want to do anything about it."</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rsidR="003C23C7" w:rsidRPr="0006141B" w:rsidRDefault="003C23C7">
      <w:pPr>
        <w:spacing w:line="360" w:lineRule="auto"/>
        <w:jc w:val="both"/>
        <w:rPr>
          <w:rFonts w:ascii="Montserrat" w:hAnsi="Montserrat"/>
          <w:sz w:val="24"/>
        </w:rPr>
      </w:pPr>
      <w:r w:rsidRPr="0006141B">
        <w:rPr>
          <w:rFonts w:ascii="Montserrat" w:hAnsi="Montserrat"/>
          <w:sz w:val="24"/>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self-defensive telepathic probe. It took strict concentration for her to quell the reflex. Restrict it to a passive glimpse of surface thoughts and emotions.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06141B">
        <w:rPr>
          <w:rFonts w:ascii="Montserrat" w:hAnsi="Montserrat"/>
          <w:i/>
          <w:sz w:val="24"/>
        </w:rPr>
        <w:t xml:space="preserve">looked </w:t>
      </w:r>
      <w:r w:rsidRPr="0006141B">
        <w:rPr>
          <w:rFonts w:ascii="Montserrat" w:hAnsi="Montserrat"/>
          <w:sz w:val="24"/>
        </w:rPr>
        <w:t xml:space="preserve">at her had triggered it violently. </w:t>
      </w:r>
      <w:r w:rsidRPr="0006141B">
        <w:rPr>
          <w:rFonts w:ascii="Montserrat" w:hAnsi="Montserrat"/>
          <w:i/>
          <w:sz w:val="24"/>
        </w:rPr>
        <w:t xml:space="preserve">It kinda takes the fun out of being a teenager! </w:t>
      </w:r>
      <w:r w:rsidRPr="0006141B">
        <w:rPr>
          <w:rFonts w:ascii="Montserrat" w:hAnsi="Montserrat"/>
          <w:sz w:val="24"/>
        </w:rPr>
        <w:t>She thought sardonically. Having made it through the worst part, Phoenix was able to surrender herself to the woman's ministrations.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06141B">
        <w:rPr>
          <w:rFonts w:ascii="Montserrat" w:hAnsi="Montserrat"/>
          <w:i/>
          <w:sz w:val="24"/>
        </w:rPr>
        <w:t xml:space="preserve">other. </w:t>
      </w:r>
      <w:r w:rsidRPr="0006141B">
        <w:rPr>
          <w:rFonts w:ascii="Montserrat" w:hAnsi="Montserrat"/>
          <w:sz w:val="24"/>
        </w:rPr>
        <w:t>A suggestion of something as powerful and innate to life as sex, and yet something she knew almost nothing about.</w:t>
      </w:r>
      <w:r w:rsidRPr="0006141B">
        <w:rPr>
          <w:rFonts w:ascii="Montserrat" w:hAnsi="Montserrat"/>
          <w:i/>
          <w:sz w:val="24"/>
        </w:rPr>
        <w:t xml:space="preserve"> </w:t>
      </w:r>
    </w:p>
    <w:p w:rsidR="003C23C7" w:rsidRPr="0006141B" w:rsidRDefault="003C23C7">
      <w:pPr>
        <w:spacing w:line="360" w:lineRule="auto"/>
        <w:jc w:val="both"/>
        <w:rPr>
          <w:rFonts w:ascii="Montserrat" w:hAnsi="Montserrat"/>
          <w:sz w:val="24"/>
        </w:rPr>
      </w:pPr>
      <w:r w:rsidRPr="0006141B">
        <w:rPr>
          <w:rFonts w:ascii="Montserrat" w:hAnsi="Montserrat"/>
          <w:sz w:val="24"/>
        </w:rPr>
        <w:tab/>
        <w:t>Trying to figure out what it was almost distracted her.</w:t>
      </w:r>
    </w:p>
    <w:p w:rsidR="003C23C7" w:rsidRPr="0006141B" w:rsidRDefault="003C23C7">
      <w:pPr>
        <w:spacing w:line="360" w:lineRule="auto"/>
        <w:jc w:val="both"/>
        <w:rPr>
          <w:rFonts w:ascii="Montserrat" w:hAnsi="Montserrat"/>
          <w:sz w:val="24"/>
        </w:rPr>
      </w:pPr>
      <w:r w:rsidRPr="0006141B">
        <w:rPr>
          <w:rFonts w:ascii="Montserrat" w:hAnsi="Montserrat"/>
          <w:sz w:val="24"/>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06141B">
        <w:rPr>
          <w:rFonts w:ascii="Montserrat" w:hAnsi="Montserrat"/>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p>
    <w:p w:rsidR="003C23C7" w:rsidRPr="0006141B" w:rsidRDefault="003C23C7">
      <w:pPr>
        <w:spacing w:line="360" w:lineRule="auto"/>
        <w:jc w:val="both"/>
        <w:rPr>
          <w:rFonts w:ascii="Montserrat" w:hAnsi="Montserrat"/>
          <w:sz w:val="24"/>
        </w:rPr>
      </w:pPr>
      <w:r w:rsidRPr="0006141B">
        <w:rPr>
          <w:rFonts w:ascii="Montserrat" w:hAnsi="Montserrat"/>
          <w:sz w:val="24"/>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rsidR="003C23C7" w:rsidRPr="0006141B" w:rsidRDefault="003C23C7">
      <w:pPr>
        <w:spacing w:line="360" w:lineRule="auto"/>
        <w:jc w:val="both"/>
        <w:rPr>
          <w:rFonts w:ascii="Montserrat" w:hAnsi="Montserrat"/>
          <w:sz w:val="24"/>
        </w:rPr>
      </w:pPr>
      <w:r w:rsidRPr="0006141B">
        <w:rPr>
          <w:rFonts w:ascii="Montserrat" w:hAnsi="Montserrat"/>
          <w:sz w:val="24"/>
        </w:rPr>
        <w:tab/>
        <w:t>"Now what is that supposed to mean?" Powers growled looking up from his reports.</w:t>
      </w:r>
    </w:p>
    <w:p w:rsidR="003C23C7" w:rsidRPr="0006141B" w:rsidRDefault="003C23C7">
      <w:pPr>
        <w:spacing w:line="360" w:lineRule="auto"/>
        <w:jc w:val="both"/>
        <w:rPr>
          <w:rFonts w:ascii="Montserrat" w:hAnsi="Montserrat"/>
          <w:sz w:val="24"/>
        </w:rPr>
      </w:pPr>
      <w:r w:rsidRPr="0006141B">
        <w:rPr>
          <w:rFonts w:ascii="Montserrat" w:hAnsi="Montserrat"/>
          <w:sz w:val="24"/>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rsidR="003C23C7" w:rsidRPr="0006141B" w:rsidRDefault="003C23C7">
      <w:pPr>
        <w:spacing w:line="360" w:lineRule="auto"/>
        <w:jc w:val="both"/>
        <w:rPr>
          <w:rFonts w:ascii="Montserrat" w:hAnsi="Montserrat"/>
          <w:sz w:val="24"/>
        </w:rPr>
      </w:pPr>
      <w:r w:rsidRPr="0006141B">
        <w:rPr>
          <w:rFonts w:ascii="Montserrat" w:hAnsi="Montserrat"/>
          <w:sz w:val="24"/>
        </w:rPr>
        <w:tab/>
        <w:t>"Nonsense," powers retorted, "Nobody threatened her."</w:t>
      </w:r>
    </w:p>
    <w:p w:rsidR="003C23C7" w:rsidRPr="0006141B" w:rsidRDefault="003C23C7">
      <w:pPr>
        <w:spacing w:line="360" w:lineRule="auto"/>
        <w:jc w:val="both"/>
        <w:rPr>
          <w:rFonts w:ascii="Montserrat" w:hAnsi="Montserrat"/>
          <w:sz w:val="24"/>
        </w:rPr>
      </w:pPr>
      <w:r w:rsidRPr="0006141B">
        <w:rPr>
          <w:rFonts w:ascii="Montserrat" w:hAnsi="Montserrat"/>
          <w:sz w:val="24"/>
        </w:rPr>
        <w:tab/>
        <w:t>"Chad, a fool and an idiot should not have lasted as long, in your position, as you have managed. Please tell me, what is your secret?"</w:t>
      </w:r>
    </w:p>
    <w:p w:rsidR="003C23C7" w:rsidRPr="0006141B" w:rsidRDefault="003C23C7">
      <w:pPr>
        <w:spacing w:line="360" w:lineRule="auto"/>
        <w:jc w:val="both"/>
        <w:rPr>
          <w:rFonts w:ascii="Montserrat" w:hAnsi="Montserrat"/>
          <w:sz w:val="24"/>
        </w:rPr>
      </w:pPr>
      <w:r w:rsidRPr="0006141B">
        <w:rPr>
          <w:rFonts w:ascii="Montserrat" w:hAnsi="Montserrat"/>
          <w:sz w:val="24"/>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rsidR="003C23C7" w:rsidRPr="0006141B" w:rsidRDefault="003C23C7">
      <w:pPr>
        <w:spacing w:line="360" w:lineRule="auto"/>
        <w:jc w:val="both"/>
        <w:rPr>
          <w:rFonts w:ascii="Montserrat" w:hAnsi="Montserrat"/>
          <w:sz w:val="24"/>
        </w:rPr>
      </w:pPr>
      <w:r w:rsidRPr="0006141B">
        <w:rPr>
          <w:rFonts w:ascii="Montserrat" w:hAnsi="Montserrat"/>
          <w:sz w:val="24"/>
        </w:rPr>
        <w:tab/>
      </w:r>
      <w:r w:rsidRPr="0006141B">
        <w:rPr>
          <w:rFonts w:ascii="Montserrat" w:hAnsi="Montserrat"/>
          <w:i/>
          <w:sz w:val="24"/>
        </w:rPr>
        <w:t xml:space="preserve">"Regardless of what she perceived," </w:t>
      </w:r>
      <w:r w:rsidRPr="0006141B">
        <w:rPr>
          <w:rFonts w:ascii="Montserrat" w:hAnsi="Montserrat"/>
          <w:sz w:val="24"/>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06141B">
        <w:rPr>
          <w:rFonts w:ascii="Montserrat" w:hAnsi="Montserrat"/>
          <w:i/>
          <w:sz w:val="24"/>
        </w:rPr>
        <w:t>means</w:t>
      </w:r>
      <w:r w:rsidRPr="0006141B">
        <w:rPr>
          <w:rFonts w:ascii="Montserrat" w:hAnsi="Montserrat"/>
          <w:sz w:val="24"/>
        </w:rPr>
        <w:t xml:space="preserve"> to deal with dangerous actives. </w:t>
      </w:r>
      <w:r w:rsidRPr="0006141B">
        <w:rPr>
          <w:rFonts w:ascii="Montserrat" w:hAnsi="Montserrat"/>
          <w:i/>
          <w:sz w:val="24"/>
        </w:rPr>
        <w:t>No</w:t>
      </w:r>
      <w:r w:rsidRPr="0006141B">
        <w:rPr>
          <w:rFonts w:ascii="Montserrat" w:hAnsi="Montserrat"/>
          <w:sz w:val="24"/>
        </w:rPr>
        <w:t xml:space="preserve"> active is ever supposed to know that he or </w:t>
      </w:r>
      <w:r w:rsidRPr="0006141B">
        <w:rPr>
          <w:rFonts w:ascii="Montserrat" w:hAnsi="Montserrat"/>
          <w:i/>
          <w:sz w:val="24"/>
        </w:rPr>
        <w:t xml:space="preserve">she </w:t>
      </w:r>
      <w:r w:rsidRPr="0006141B">
        <w:rPr>
          <w:rFonts w:ascii="Montserrat" w:hAnsi="Montserrat"/>
          <w:sz w:val="24"/>
        </w:rPr>
        <w:t>is a</w:t>
      </w:r>
      <w:r w:rsidRPr="0006141B">
        <w:rPr>
          <w:rFonts w:ascii="Montserrat" w:hAnsi="Montserrat"/>
          <w:i/>
          <w:sz w:val="24"/>
        </w:rPr>
        <w:t xml:space="preserve"> dangerous active!</w:t>
      </w:r>
      <w:r w:rsidRPr="0006141B">
        <w:rPr>
          <w:rFonts w:ascii="Montserrat" w:hAnsi="Montserrat"/>
          <w:sz w:val="24"/>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rsidR="003C23C7" w:rsidRPr="0006141B" w:rsidRDefault="003C23C7">
      <w:pPr>
        <w:spacing w:line="360" w:lineRule="auto"/>
        <w:jc w:val="both"/>
        <w:rPr>
          <w:rFonts w:ascii="Montserrat" w:hAnsi="Montserrat"/>
          <w:sz w:val="24"/>
        </w:rPr>
      </w:pPr>
      <w:r w:rsidRPr="0006141B">
        <w:rPr>
          <w:rFonts w:ascii="Montserrat" w:hAnsi="Montserrat"/>
          <w:sz w:val="24"/>
        </w:rPr>
        <w:tab/>
        <w:t>"Mark, just what are you getting at?"</w:t>
      </w:r>
    </w:p>
    <w:p w:rsidR="003C23C7" w:rsidRPr="0006141B" w:rsidRDefault="003C23C7">
      <w:pPr>
        <w:spacing w:line="360" w:lineRule="auto"/>
        <w:jc w:val="both"/>
        <w:rPr>
          <w:rFonts w:ascii="Montserrat" w:hAnsi="Montserrat"/>
          <w:sz w:val="24"/>
        </w:rPr>
      </w:pPr>
      <w:r w:rsidRPr="0006141B">
        <w:rPr>
          <w:rFonts w:ascii="Montserrat" w:hAnsi="Montserrat"/>
          <w:sz w:val="24"/>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rsidR="003C23C7" w:rsidRPr="0006141B" w:rsidRDefault="003C23C7">
      <w:pPr>
        <w:spacing w:line="360" w:lineRule="auto"/>
        <w:jc w:val="both"/>
        <w:rPr>
          <w:rFonts w:ascii="Montserrat" w:hAnsi="Montserrat"/>
          <w:sz w:val="24"/>
        </w:rPr>
      </w:pPr>
      <w:r w:rsidRPr="0006141B">
        <w:rPr>
          <w:rFonts w:ascii="Montserrat" w:hAnsi="Montserrat"/>
          <w:sz w:val="24"/>
        </w:rPr>
        <w:tab/>
        <w:t>There was a knock on the door. Dreyfus's assistant opened the door and announced, "The Prime Minister of the Solar Authority is here. We go on the air in five."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rsidR="003C23C7" w:rsidRPr="0006141B" w:rsidRDefault="003C23C7">
      <w:pPr>
        <w:spacing w:line="360" w:lineRule="auto"/>
        <w:jc w:val="both"/>
        <w:rPr>
          <w:rFonts w:ascii="Montserrat" w:hAnsi="Montserrat"/>
          <w:sz w:val="24"/>
        </w:rPr>
      </w:pPr>
      <w:r w:rsidRPr="0006141B">
        <w:rPr>
          <w:rFonts w:ascii="Montserrat" w:hAnsi="Montserrat"/>
          <w:sz w:val="24"/>
        </w:rPr>
        <w:tab/>
        <w:t>Another part of her said, do--or die.</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rsidR="003C23C7" w:rsidRPr="0006141B" w:rsidRDefault="003C23C7">
      <w:pPr>
        <w:spacing w:line="360" w:lineRule="auto"/>
        <w:jc w:val="both"/>
        <w:rPr>
          <w:rFonts w:ascii="Montserrat" w:hAnsi="Montserrat"/>
          <w:sz w:val="24"/>
        </w:rPr>
      </w:pPr>
      <w:r w:rsidRPr="0006141B">
        <w:rPr>
          <w:rFonts w:ascii="Montserrat" w:hAnsi="Montserrat"/>
          <w:sz w:val="24"/>
        </w:rP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MI 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 </w:t>
      </w:r>
    </w:p>
    <w:p w:rsidR="003C23C7" w:rsidRPr="0006141B" w:rsidRDefault="003C23C7">
      <w:pPr>
        <w:spacing w:line="360" w:lineRule="auto"/>
        <w:jc w:val="both"/>
        <w:rPr>
          <w:rFonts w:ascii="Montserrat" w:hAnsi="Montserrat"/>
          <w:sz w:val="24"/>
        </w:rPr>
      </w:pPr>
      <w:r w:rsidRPr="0006141B">
        <w:rPr>
          <w:rFonts w:ascii="Montserrat" w:hAnsi="Montserrat"/>
          <w:sz w:val="24"/>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rsidR="003C23C7" w:rsidRPr="0006141B" w:rsidRDefault="003C23C7">
      <w:pPr>
        <w:spacing w:line="360" w:lineRule="auto"/>
        <w:jc w:val="both"/>
        <w:rPr>
          <w:rFonts w:ascii="Montserrat" w:hAnsi="Montserrat"/>
          <w:sz w:val="24"/>
        </w:rPr>
      </w:pPr>
      <w:r w:rsidRPr="0006141B">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06141B">
        <w:rPr>
          <w:rFonts w:ascii="Montserrat" w:hAnsi="Montserrat"/>
          <w:i/>
          <w:sz w:val="24"/>
        </w:rPr>
        <w:t xml:space="preserve">Intrepid. </w:t>
      </w:r>
      <w:r w:rsidRPr="0006141B">
        <w:rPr>
          <w:rFonts w:ascii="Montserrat" w:hAnsi="Montserrat"/>
          <w:sz w:val="24"/>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06141B">
        <w:rPr>
          <w:rFonts w:ascii="Montserrat" w:hAnsi="Montserrat"/>
          <w:i/>
          <w:sz w:val="24"/>
        </w:rPr>
        <w:t xml:space="preserve">Adventure </w:t>
      </w:r>
      <w:r w:rsidRPr="0006141B">
        <w:rPr>
          <w:rFonts w:ascii="Montserrat" w:hAnsi="Montserrat"/>
          <w:sz w:val="24"/>
        </w:rPr>
        <w:t>was lost. The evidence, which could not be confirmed or denied at the time, and consisted entirely of information derived from a classified source, was suppressed for reasons of Aegis security.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"Until now," she declared, and Phoenix committed herself at last. "Six years ago, a number of governments, including the Solar Authority, covered up the existence of a witness to the destruction of the deep space explorer </w:t>
      </w:r>
      <w:r w:rsidRPr="0006141B">
        <w:rPr>
          <w:rFonts w:ascii="Montserrat" w:hAnsi="Montserrat"/>
          <w:i/>
          <w:sz w:val="24"/>
        </w:rPr>
        <w:t xml:space="preserve">Adventure, </w:t>
      </w:r>
      <w:r w:rsidRPr="0006141B">
        <w:rPr>
          <w:rFonts w:ascii="Montserrat" w:hAnsi="Montserrat"/>
          <w:sz w:val="24"/>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held her breath.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06141B">
        <w:rPr>
          <w:rFonts w:ascii="Montserrat" w:hAnsi="Montserrat"/>
          <w:i/>
          <w:sz w:val="24"/>
        </w:rPr>
        <w:t xml:space="preserve">Adventure </w:t>
      </w:r>
      <w:r w:rsidRPr="0006141B">
        <w:rPr>
          <w:rFonts w:ascii="Montserrat" w:hAnsi="Montserrat"/>
          <w:sz w:val="24"/>
        </w:rPr>
        <w:t>without admitting that it has lied for almost fifty generations about the existence of people like me. I can promise you that for anything less than a threat to the survival of the human race, I would not have been allowed to come before you with the truth."</w:t>
      </w:r>
    </w:p>
    <w:p w:rsidR="003C23C7" w:rsidRPr="0006141B" w:rsidRDefault="003C23C7">
      <w:pPr>
        <w:spacing w:line="360" w:lineRule="auto"/>
        <w:jc w:val="both"/>
        <w:rPr>
          <w:rFonts w:ascii="Montserrat" w:hAnsi="Montserrat"/>
          <w:sz w:val="24"/>
        </w:rPr>
      </w:pPr>
      <w:r w:rsidRPr="0006141B">
        <w:rPr>
          <w:rFonts w:ascii="Montserrat" w:hAnsi="Montserrat"/>
          <w:sz w:val="24"/>
        </w:rPr>
        <w:tab/>
        <w:t>The crowd uttered its shock. A clamor of voices rose in a demand for answers. "I ask you, ladies and gentlemen, to hold your questions," Phoenix implored, gesturing for people to sit back down and hold their tongues.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"Before I can tell you what happened, I have to explain a few things to establish the nature of my involvement in the final mission of the deep space explorer </w:t>
      </w:r>
      <w:r w:rsidRPr="0006141B">
        <w:rPr>
          <w:rFonts w:ascii="Montserrat" w:hAnsi="Montserrat"/>
          <w:i/>
          <w:sz w:val="24"/>
        </w:rPr>
        <w:t xml:space="preserve">Adventure," </w:t>
      </w:r>
      <w:r w:rsidRPr="0006141B">
        <w:rPr>
          <w:rFonts w:ascii="Montserrat" w:hAnsi="Montserrat"/>
          <w:sz w:val="24"/>
        </w:rPr>
        <w:t xml:space="preserve">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point-to-point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06141B">
        <w:rPr>
          <w:rFonts w:ascii="Montserrat" w:hAnsi="Montserrat"/>
          <w:i/>
          <w:sz w:val="24"/>
        </w:rPr>
        <w:t>Adventure</w:t>
      </w:r>
      <w:r w:rsidRPr="0006141B">
        <w:rPr>
          <w:rFonts w:ascii="Montserrat" w:hAnsi="Montserrat"/>
          <w:sz w:val="24"/>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"At the time that the </w:t>
      </w:r>
      <w:r w:rsidRPr="0006141B">
        <w:rPr>
          <w:rFonts w:ascii="Montserrat" w:hAnsi="Montserrat"/>
          <w:i/>
          <w:sz w:val="24"/>
        </w:rPr>
        <w:t xml:space="preserve">Adventure </w:t>
      </w:r>
      <w:r w:rsidRPr="0006141B">
        <w:rPr>
          <w:rFonts w:ascii="Montserrat" w:hAnsi="Montserrat"/>
          <w:sz w:val="24"/>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Once again Phoenix found herself standing on the deck of the bridge of the </w:t>
      </w:r>
      <w:r w:rsidRPr="0006141B">
        <w:rPr>
          <w:rFonts w:ascii="Montserrat" w:hAnsi="Montserrat"/>
          <w:i/>
          <w:sz w:val="24"/>
        </w:rPr>
        <w:t xml:space="preserve">Adventure </w:t>
      </w:r>
      <w:r w:rsidRPr="0006141B">
        <w:rPr>
          <w:rFonts w:ascii="Montserrat" w:hAnsi="Montserrat"/>
          <w:sz w:val="24"/>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rsidR="003C23C7" w:rsidRPr="0006141B" w:rsidRDefault="003C23C7">
      <w:pPr>
        <w:spacing w:line="360" w:lineRule="auto"/>
        <w:jc w:val="both"/>
        <w:rPr>
          <w:rFonts w:ascii="Montserrat" w:hAnsi="Montserrat"/>
          <w:sz w:val="24"/>
        </w:rPr>
      </w:pPr>
      <w:r w:rsidRPr="0006141B">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rsidR="003C23C7" w:rsidRPr="0006141B" w:rsidRDefault="003C23C7">
      <w:pPr>
        <w:spacing w:line="360" w:lineRule="auto"/>
        <w:jc w:val="both"/>
        <w:rPr>
          <w:rFonts w:ascii="Montserrat" w:hAnsi="Montserrat"/>
          <w:sz w:val="24"/>
        </w:rPr>
      </w:pPr>
      <w:r w:rsidRPr="0006141B">
        <w:rPr>
          <w:rFonts w:ascii="Montserrat" w:hAnsi="Montserrat"/>
          <w:sz w:val="24"/>
        </w:rPr>
        <w:tab/>
        <w:t>"I... Well," she took a deep breath and finally gave a straight answer, "We're not entirely sure. We picked up an anomaly on long-range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broad-spectrum sweeps hoping whatever it was would pass through and bounce back something that we could analyze. But when the return came, it was heavily compressed and laced with light wash.</w:t>
      </w:r>
    </w:p>
    <w:p w:rsidR="003C23C7" w:rsidRPr="0006141B" w:rsidRDefault="003C23C7">
      <w:pPr>
        <w:spacing w:line="360" w:lineRule="auto"/>
        <w:jc w:val="both"/>
        <w:rPr>
          <w:rFonts w:ascii="Montserrat" w:hAnsi="Montserrat"/>
          <w:sz w:val="24"/>
        </w:rPr>
      </w:pPr>
      <w:r w:rsidRPr="0006141B">
        <w:rPr>
          <w:rFonts w:ascii="Montserrat" w:hAnsi="Montserrat"/>
          <w:sz w:val="24"/>
        </w:rPr>
        <w:tab/>
        <w:t>"Light wash? But that would mean..."</w:t>
      </w:r>
    </w:p>
    <w:p w:rsidR="003C23C7" w:rsidRPr="0006141B" w:rsidRDefault="003C23C7">
      <w:pPr>
        <w:spacing w:line="360" w:lineRule="auto"/>
        <w:jc w:val="both"/>
        <w:rPr>
          <w:rFonts w:ascii="Montserrat" w:hAnsi="Montserrat"/>
          <w:sz w:val="24"/>
        </w:rPr>
      </w:pPr>
      <w:r w:rsidRPr="0006141B">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rsidR="003C23C7" w:rsidRPr="0006141B" w:rsidRDefault="003C23C7">
      <w:pPr>
        <w:spacing w:line="360" w:lineRule="auto"/>
        <w:jc w:val="both"/>
        <w:rPr>
          <w:rFonts w:ascii="Montserrat" w:hAnsi="Montserrat"/>
          <w:sz w:val="24"/>
        </w:rPr>
      </w:pPr>
      <w:r w:rsidRPr="0006141B">
        <w:rPr>
          <w:rFonts w:ascii="Montserrat" w:hAnsi="Montserrat"/>
          <w:sz w:val="24"/>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p>
    <w:p w:rsidR="003C23C7" w:rsidRPr="0006141B" w:rsidRDefault="003C23C7">
      <w:pPr>
        <w:spacing w:line="360" w:lineRule="auto"/>
        <w:jc w:val="both"/>
        <w:rPr>
          <w:rFonts w:ascii="Montserrat" w:hAnsi="Montserrat"/>
          <w:sz w:val="24"/>
        </w:rPr>
      </w:pPr>
      <w:r w:rsidRPr="0006141B">
        <w:rPr>
          <w:rFonts w:ascii="Montserrat" w:hAnsi="Montserrat"/>
          <w:sz w:val="24"/>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3C23C7" w:rsidRPr="0006141B" w:rsidRDefault="003C23C7">
      <w:pPr>
        <w:spacing w:line="360" w:lineRule="auto"/>
        <w:jc w:val="both"/>
        <w:rPr>
          <w:rFonts w:ascii="Montserrat" w:hAnsi="Montserrat"/>
          <w:sz w:val="24"/>
        </w:rPr>
      </w:pPr>
      <w:r w:rsidRPr="0006141B">
        <w:rPr>
          <w:rFonts w:ascii="Montserrat" w:hAnsi="Montserrat"/>
          <w:sz w:val="24"/>
        </w:rPr>
        <w:tab/>
        <w:t>"My God!" Craig uttered with shock. "What do you make of it, Ember?"</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don't know </w:t>
      </w:r>
      <w:r w:rsidRPr="0006141B">
        <w:rPr>
          <w:rFonts w:ascii="Montserrat" w:hAnsi="Montserrat"/>
          <w:i/>
          <w:sz w:val="24"/>
        </w:rPr>
        <w:t xml:space="preserve">what </w:t>
      </w:r>
      <w:r w:rsidRPr="0006141B">
        <w:rPr>
          <w:rFonts w:ascii="Montserrat" w:hAnsi="Montserrat"/>
          <w:sz w:val="24"/>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06141B">
        <w:rPr>
          <w:rFonts w:ascii="Montserrat" w:hAnsi="Montserrat"/>
          <w:i/>
          <w:sz w:val="24"/>
        </w:rPr>
        <w:t xml:space="preserve">Adventure </w:t>
      </w:r>
      <w:r w:rsidRPr="0006141B">
        <w:rPr>
          <w:rFonts w:ascii="Montserrat" w:hAnsi="Montserrat"/>
          <w:sz w:val="24"/>
        </w:rPr>
        <w:t>could jump from Sol to Alpha Centauri!" She exclaimed</w:t>
      </w:r>
    </w:p>
    <w:p w:rsidR="003C23C7" w:rsidRPr="0006141B" w:rsidRDefault="003C23C7">
      <w:pPr>
        <w:spacing w:line="360" w:lineRule="auto"/>
        <w:jc w:val="both"/>
        <w:rPr>
          <w:rFonts w:ascii="Montserrat" w:hAnsi="Montserrat"/>
          <w:sz w:val="24"/>
        </w:rPr>
      </w:pPr>
      <w:r w:rsidRPr="0006141B">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rsidR="003C23C7" w:rsidRPr="0006141B" w:rsidRDefault="003C23C7">
      <w:pPr>
        <w:spacing w:line="360" w:lineRule="auto"/>
        <w:jc w:val="both"/>
        <w:rPr>
          <w:rFonts w:ascii="Montserrat" w:hAnsi="Montserrat"/>
          <w:sz w:val="24"/>
        </w:rPr>
      </w:pPr>
      <w:r w:rsidRPr="0006141B">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rsidR="003C23C7" w:rsidRPr="0006141B" w:rsidRDefault="003C23C7">
      <w:pPr>
        <w:spacing w:line="360" w:lineRule="auto"/>
        <w:jc w:val="both"/>
        <w:rPr>
          <w:rFonts w:ascii="Montserrat" w:hAnsi="Montserrat"/>
          <w:sz w:val="24"/>
        </w:rPr>
      </w:pPr>
      <w:r w:rsidRPr="0006141B">
        <w:rPr>
          <w:rFonts w:ascii="Montserrat" w:hAnsi="Montserrat"/>
          <w:sz w:val="24"/>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p>
    <w:p w:rsidR="003C23C7" w:rsidRPr="0006141B" w:rsidRDefault="003C23C7">
      <w:pPr>
        <w:spacing w:line="360" w:lineRule="auto"/>
        <w:jc w:val="both"/>
        <w:rPr>
          <w:rFonts w:ascii="Montserrat" w:hAnsi="Montserrat"/>
          <w:sz w:val="24"/>
        </w:rPr>
      </w:pPr>
      <w:r w:rsidRPr="0006141B">
        <w:rPr>
          <w:rFonts w:ascii="Montserrat" w:hAnsi="Montserrat"/>
          <w:sz w:val="24"/>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rsidR="003C23C7" w:rsidRPr="0006141B" w:rsidRDefault="003C23C7">
      <w:pPr>
        <w:spacing w:line="360" w:lineRule="auto"/>
        <w:jc w:val="both"/>
        <w:rPr>
          <w:rFonts w:ascii="Montserrat" w:hAnsi="Montserrat"/>
          <w:sz w:val="24"/>
        </w:rPr>
      </w:pPr>
      <w:r w:rsidRPr="0006141B">
        <w:rPr>
          <w:rFonts w:ascii="Montserrat" w:hAnsi="Montserrat"/>
          <w:sz w:val="24"/>
        </w:rPr>
        <w:tab/>
        <w:t>"Wait, Ember!" Craig interrupted, "What do you mean hail them?! You don't have any idea how to communicate with them!"</w:t>
      </w:r>
    </w:p>
    <w:p w:rsidR="003C23C7" w:rsidRPr="0006141B" w:rsidRDefault="003C23C7">
      <w:pPr>
        <w:spacing w:line="360" w:lineRule="auto"/>
        <w:jc w:val="both"/>
        <w:rPr>
          <w:rFonts w:ascii="Montserrat" w:hAnsi="Montserrat"/>
          <w:sz w:val="24"/>
        </w:rPr>
      </w:pPr>
      <w:r w:rsidRPr="0006141B">
        <w:rPr>
          <w:rFonts w:ascii="Montserrat" w:hAnsi="Montserrat"/>
          <w:sz w:val="24"/>
        </w:rPr>
        <w:tab/>
        <w:t>"Don't be ridiculous, Director, of course I know how to communicate with them, exactly the same way I am communicating with you. Isn't that one of the reasons why I am on this mission?" Ember challenged.</w:t>
      </w:r>
    </w:p>
    <w:p w:rsidR="003C23C7" w:rsidRPr="0006141B" w:rsidRDefault="003C23C7">
      <w:pPr>
        <w:spacing w:line="360" w:lineRule="auto"/>
        <w:jc w:val="both"/>
        <w:rPr>
          <w:rFonts w:ascii="Montserrat" w:hAnsi="Montserrat"/>
          <w:sz w:val="24"/>
        </w:rPr>
      </w:pPr>
      <w:r w:rsidRPr="0006141B">
        <w:rPr>
          <w:rFonts w:ascii="Montserrat" w:hAnsi="Montserrat"/>
          <w:sz w:val="24"/>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rsidR="003C23C7" w:rsidRPr="0006141B" w:rsidRDefault="003C23C7">
      <w:pPr>
        <w:spacing w:line="360" w:lineRule="auto"/>
        <w:jc w:val="both"/>
        <w:rPr>
          <w:rFonts w:ascii="Montserrat" w:hAnsi="Montserrat"/>
          <w:sz w:val="24"/>
        </w:rPr>
      </w:pPr>
      <w:r w:rsidRPr="0006141B">
        <w:rPr>
          <w:rFonts w:ascii="Montserrat" w:hAnsi="Montserrat"/>
          <w:sz w:val="24"/>
        </w:rPr>
        <w:tab/>
        <w:t>The only physical limit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rsidR="003C23C7" w:rsidRPr="0006141B" w:rsidRDefault="003C23C7">
      <w:pPr>
        <w:spacing w:line="360" w:lineRule="auto"/>
        <w:jc w:val="both"/>
        <w:rPr>
          <w:rFonts w:ascii="Montserrat" w:hAnsi="Montserrat"/>
          <w:sz w:val="24"/>
        </w:rPr>
      </w:pPr>
      <w:r w:rsidRPr="0006141B">
        <w:rPr>
          <w:rFonts w:ascii="Montserrat" w:hAnsi="Montserrat"/>
          <w:sz w:val="24"/>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That was the </w:t>
      </w:r>
      <w:r w:rsidRPr="0006141B">
        <w:rPr>
          <w:rFonts w:ascii="Montserrat" w:hAnsi="Montserrat"/>
          <w:i/>
          <w:sz w:val="24"/>
        </w:rPr>
        <w:t xml:space="preserve">Adventure's </w:t>
      </w:r>
      <w:r w:rsidRPr="0006141B">
        <w:rPr>
          <w:rFonts w:ascii="Montserrat" w:hAnsi="Montserrat"/>
          <w:sz w:val="24"/>
        </w:rPr>
        <w:t>only warning.</w:t>
      </w:r>
    </w:p>
    <w:p w:rsidR="003C23C7" w:rsidRPr="0006141B" w:rsidRDefault="003C23C7">
      <w:pPr>
        <w:spacing w:line="360" w:lineRule="auto"/>
        <w:jc w:val="both"/>
        <w:rPr>
          <w:rFonts w:ascii="Montserrat" w:hAnsi="Montserrat"/>
          <w:i/>
          <w:sz w:val="24"/>
        </w:rPr>
      </w:pPr>
      <w:r w:rsidRPr="0006141B">
        <w:rPr>
          <w:rFonts w:ascii="Montserrat" w:hAnsi="Montserrat"/>
          <w:sz w:val="24"/>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06141B">
        <w:rPr>
          <w:rFonts w:ascii="Montserrat" w:hAnsi="Montserrat"/>
          <w:i/>
          <w:sz w:val="24"/>
        </w:rPr>
        <w:t xml:space="preserve">Adventure </w:t>
      </w:r>
      <w:r w:rsidRPr="0006141B">
        <w:rPr>
          <w:rFonts w:ascii="Montserrat" w:hAnsi="Montserrat"/>
          <w:sz w:val="24"/>
        </w:rPr>
        <w:t xml:space="preserve">the crew was riveted in shock at her declaration, while in mission control Martin Craig was swearing. Ember pondered that preemptive, decapitating strike for one eternal instant. A voice from her past echoed, </w:t>
      </w:r>
      <w:r w:rsidRPr="0006141B">
        <w:rPr>
          <w:rFonts w:ascii="Montserrat" w:hAnsi="Montserrat"/>
          <w:i/>
          <w:sz w:val="24"/>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3C23C7" w:rsidRPr="0006141B" w:rsidRDefault="003C23C7">
      <w:pPr>
        <w:spacing w:line="360" w:lineRule="auto"/>
        <w:jc w:val="both"/>
        <w:rPr>
          <w:rFonts w:ascii="Montserrat" w:hAnsi="Montserrat"/>
          <w:sz w:val="24"/>
        </w:rPr>
      </w:pPr>
      <w:r w:rsidRPr="0006141B">
        <w:rPr>
          <w:rFonts w:ascii="Montserrat" w:hAnsi="Montserrat"/>
          <w:i/>
          <w:sz w:val="24"/>
        </w:rPr>
        <w:tab/>
      </w:r>
      <w:r w:rsidRPr="0006141B">
        <w:rPr>
          <w:rFonts w:ascii="Montserrat" w:hAnsi="Montserrat"/>
          <w:sz w:val="24"/>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06141B">
        <w:rPr>
          <w:rFonts w:ascii="Montserrat" w:hAnsi="Montserrat"/>
          <w:i/>
          <w:sz w:val="24"/>
        </w:rPr>
        <w:t xml:space="preserve">Adventure </w:t>
      </w:r>
      <w:r w:rsidRPr="0006141B">
        <w:rPr>
          <w:rFonts w:ascii="Montserrat" w:hAnsi="Montserrat"/>
          <w:sz w:val="24"/>
        </w:rPr>
        <w:t>was not prepared to execute.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"Ember! Dive! Dive! Get out of there!" He shouted at Phoenix. Ember was already acting. Ember extended her power to its greatest magnitude and gripped her ship and crewmates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3C23C7" w:rsidRPr="0006141B" w:rsidRDefault="003C23C7">
      <w:pPr>
        <w:spacing w:line="360" w:lineRule="auto"/>
        <w:jc w:val="both"/>
        <w:rPr>
          <w:rFonts w:ascii="Montserrat" w:hAnsi="Montserrat"/>
          <w:sz w:val="24"/>
        </w:rPr>
      </w:pPr>
      <w:r w:rsidRPr="0006141B">
        <w:rPr>
          <w:rFonts w:ascii="Montserrat" w:hAnsi="Montserrat"/>
          <w:sz w:val="24"/>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06141B">
        <w:rPr>
          <w:rFonts w:ascii="Montserrat" w:hAnsi="Montserrat"/>
          <w:i/>
          <w:sz w:val="24"/>
        </w:rPr>
        <w:t xml:space="preserve">it </w:t>
      </w:r>
      <w:r w:rsidRPr="0006141B">
        <w:rPr>
          <w:rFonts w:ascii="Montserrat" w:hAnsi="Montserrat"/>
          <w:sz w:val="24"/>
        </w:rPr>
        <w:t>would miss such an opening.</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unable to think of what else she could do, extended all the power she could spare to her mother-self. Phoenix did not dare suggest that Ember flee. Her mother had no intention of leaving her crewmates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06141B">
        <w:rPr>
          <w:rFonts w:ascii="Montserrat" w:hAnsi="Montserrat"/>
          <w:i/>
          <w:sz w:val="24"/>
        </w:rPr>
        <w:t xml:space="preserve">Adventure </w:t>
      </w:r>
      <w:r w:rsidRPr="0006141B">
        <w:rPr>
          <w:rFonts w:ascii="Montserrat" w:hAnsi="Montserrat"/>
          <w:sz w:val="24"/>
        </w:rPr>
        <w:t xml:space="preserve">could easily lose herself.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 </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white-hot nail. Her destroyer was staggered for a moment, and she held herself in a final embrace. As one mind she felt the searing orgasm of death as everything that was Phoenix Ember Nin Senior--beloved mother and goddess to a shattered Phoenix--was annihilated in the flesh.</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06141B">
        <w:rPr>
          <w:rFonts w:ascii="Montserrat" w:hAnsi="Montserrat"/>
          <w:i/>
          <w:sz w:val="24"/>
        </w:rPr>
        <w:t>Adventure</w:t>
      </w:r>
      <w:r w:rsidRPr="0006141B">
        <w:rPr>
          <w:rFonts w:ascii="Montserrat" w:hAnsi="Montserrat"/>
          <w:sz w:val="24"/>
        </w:rPr>
        <w:t>, while quietly dying her mother's death in her memory.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hard-edged voice, "There is not much more I can tell you at this time." </w:t>
      </w:r>
    </w:p>
    <w:p w:rsidR="003C23C7" w:rsidRPr="0006141B" w:rsidRDefault="003C23C7">
      <w:pPr>
        <w:spacing w:line="360" w:lineRule="auto"/>
        <w:jc w:val="both"/>
        <w:rPr>
          <w:rFonts w:ascii="Montserrat" w:hAnsi="Montserrat"/>
          <w:sz w:val="24"/>
        </w:rPr>
      </w:pPr>
      <w:r w:rsidRPr="0006141B">
        <w:rPr>
          <w:rFonts w:ascii="Montserrat" w:hAnsi="Montserrat"/>
          <w:sz w:val="24"/>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u w:val="single"/>
        </w:rPr>
      </w:pPr>
      <w:r w:rsidRPr="0006141B">
        <w:rPr>
          <w:rFonts w:ascii="Montserrat" w:hAnsi="Montserrat"/>
          <w:sz w:val="24"/>
          <w:u w:val="single"/>
        </w:rPr>
        <w:t>CHAPTER</w:t>
      </w:r>
    </w:p>
    <w:p w:rsidR="003C23C7" w:rsidRPr="0006141B" w:rsidRDefault="003C23C7">
      <w:pPr>
        <w:spacing w:line="360" w:lineRule="auto"/>
        <w:jc w:val="both"/>
        <w:rPr>
          <w:rFonts w:ascii="Montserrat" w:hAnsi="Montserrat"/>
          <w:sz w:val="24"/>
        </w:rPr>
      </w:pPr>
      <w:r w:rsidRPr="0006141B">
        <w:rPr>
          <w:rFonts w:ascii="Montserrat" w:hAnsi="Montserrat"/>
          <w:sz w:val="24"/>
        </w:rPr>
        <w:t>THREE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rsidR="003C23C7" w:rsidRPr="0006141B" w:rsidRDefault="003C23C7">
      <w:pPr>
        <w:spacing w:line="360" w:lineRule="auto"/>
        <w:jc w:val="both"/>
        <w:rPr>
          <w:rFonts w:ascii="Montserrat" w:hAnsi="Montserrat"/>
          <w:sz w:val="24"/>
        </w:rPr>
      </w:pPr>
      <w:r w:rsidRPr="0006141B">
        <w:rPr>
          <w:rFonts w:ascii="Montserrat" w:hAnsi="Montserrat"/>
          <w:sz w:val="24"/>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rsidR="003C23C7" w:rsidRPr="0006141B" w:rsidRDefault="003C23C7">
      <w:pPr>
        <w:spacing w:line="360" w:lineRule="auto"/>
        <w:jc w:val="both"/>
        <w:rPr>
          <w:rFonts w:ascii="Montserrat" w:hAnsi="Montserrat"/>
          <w:sz w:val="24"/>
        </w:rPr>
      </w:pPr>
      <w:r w:rsidRPr="0006141B">
        <w:rPr>
          <w:rFonts w:ascii="Montserrat" w:hAnsi="Montserrat"/>
          <w:sz w:val="24"/>
        </w:rPr>
        <w:tab/>
        <w:t>Dreyfus was not aware that the word had been stolen from his lips.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If she had any sense, she would just let it go. Forget about it and go on. The truth she still clung to was a punishing lover. Phoenix turned her back on the manicured side yard, with its high, ivy covered walls, lush green carpet of grass and proud oak trees.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Good advice. She couldn't just brush it all away, though.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She didn't want to go through it all again.</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As her fingers nervously rubbed against each other, she noticed the stain of makeup her tears had made wet again. The lady's words suddenly came back to her, </w:t>
      </w:r>
      <w:r w:rsidRPr="0006141B">
        <w:rPr>
          <w:rFonts w:ascii="Montserrat" w:hAnsi="Montserrat"/>
          <w:i/>
          <w:color w:val="0000FF"/>
          <w:sz w:val="24"/>
        </w:rPr>
        <w:t xml:space="preserve">be sure to come back in here afterwards and get this crap cleaned off. It would be a shame to ruin your complexion by forgetting. </w:t>
      </w:r>
      <w:r w:rsidRPr="0006141B">
        <w:rPr>
          <w:rFonts w:ascii="Montserrat" w:hAnsi="Montserrat"/>
          <w:color w:val="0000FF"/>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06141B">
        <w:rPr>
          <w:rFonts w:ascii="Montserrat" w:hAnsi="Montserrat"/>
          <w:i/>
          <w:color w:val="0000FF"/>
          <w:sz w:val="24"/>
        </w:rPr>
        <w:t>now</w:t>
      </w:r>
      <w:r w:rsidRPr="0006141B">
        <w:rPr>
          <w:rFonts w:ascii="Montserrat" w:hAnsi="Montserrat"/>
          <w:color w:val="0000FF"/>
          <w:sz w:val="24"/>
        </w:rPr>
        <w:t xml:space="preserve">. It had no sense of past. It was always new.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The water flowing down her body, ran along her arm, deflecting from her cupped fingers to stream between her legs. Licking at her lips. Her eyes closed. The flesh had so many shades of sensitivity, a 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Did it make her more or less whole?</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that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Her eyes drank in both face and body. </w:t>
      </w:r>
      <w:r w:rsidRPr="0006141B">
        <w:rPr>
          <w:rFonts w:ascii="Montserrat" w:hAnsi="Montserrat"/>
          <w:i/>
          <w:color w:val="0000FF"/>
          <w:sz w:val="24"/>
        </w:rPr>
        <w:t xml:space="preserve">Very plain, lacking in character, and almost too symmetrical to live in, </w:t>
      </w:r>
      <w:r w:rsidRPr="0006141B">
        <w:rPr>
          <w:rFonts w:ascii="Montserrat" w:hAnsi="Montserrat"/>
          <w:color w:val="0000FF"/>
          <w:sz w:val="24"/>
        </w:rPr>
        <w:t xml:space="preserve">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 </w:t>
      </w:r>
      <w:r w:rsidRPr="0006141B">
        <w:rPr>
          <w:rFonts w:ascii="Montserrat" w:hAnsi="Montserrat"/>
          <w:i/>
          <w:color w:val="0000FF"/>
          <w:sz w:val="24"/>
        </w:rPr>
        <w:t xml:space="preserve">How appropriate, like some perfect camouflage, so intricate in its attention to detail that it cannot help but reveal that the person is really only some animal in disguise! </w:t>
      </w:r>
      <w:r w:rsidRPr="0006141B">
        <w:rPr>
          <w:rFonts w:ascii="Montserrat" w:hAnsi="Montserrat"/>
          <w:color w:val="0000FF"/>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Perhaps it was a side effect of her self-healing.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The last coherent moment returned to her. The bridge of the </w:t>
      </w:r>
      <w:r w:rsidRPr="0006141B">
        <w:rPr>
          <w:rFonts w:ascii="Montserrat" w:hAnsi="Montserrat"/>
          <w:i/>
          <w:color w:val="0000FF"/>
          <w:sz w:val="24"/>
        </w:rPr>
        <w:t xml:space="preserve">Adventure </w:t>
      </w:r>
      <w:r w:rsidRPr="0006141B">
        <w:rPr>
          <w:rFonts w:ascii="Montserrat" w:hAnsi="Montserrat"/>
          <w:color w:val="0000FF"/>
          <w:sz w:val="24"/>
        </w:rPr>
        <w:t xml:space="preserve">slumping around her in the awesome heat of the alien's presence. The monster, wearing her own face, was shaking off her one desperate blow and focusing its power for the </w:t>
      </w:r>
      <w:r w:rsidRPr="0006141B">
        <w:rPr>
          <w:rFonts w:ascii="Montserrat" w:hAnsi="Montserrat"/>
          <w:i/>
          <w:color w:val="0000FF"/>
          <w:sz w:val="24"/>
        </w:rPr>
        <w:t>coup de grace</w:t>
      </w:r>
      <w:r w:rsidRPr="0006141B">
        <w:rPr>
          <w:rFonts w:ascii="Montserrat" w:hAnsi="Montserrat"/>
          <w:color w:val="0000FF"/>
          <w:sz w:val="24"/>
        </w:rPr>
        <w:t>. For a moment she held herself in a final embrace and then she felt the searing orgasm of death as everything that was her--her mother--was annihilated in the flesh.</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Her mind recoiled from the paradox.</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At a second glance, the painful illusion shattered. Not her other self. Her reflection. She stared into the glass until the ache was bearable. Once again, she faced the most difficult question in her--Ember's? Phoenix's?--life: </w:t>
      </w:r>
      <w:r w:rsidRPr="0006141B">
        <w:rPr>
          <w:rFonts w:ascii="Montserrat" w:hAnsi="Montserrat"/>
          <w:i/>
          <w:color w:val="0000FF"/>
          <w:sz w:val="24"/>
        </w:rPr>
        <w:t xml:space="preserve">who am I? </w:t>
      </w:r>
      <w:r w:rsidRPr="0006141B">
        <w:rPr>
          <w:rFonts w:ascii="Montserrat" w:hAnsi="Montserrat"/>
          <w:color w:val="0000FF"/>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A wave of self-hatred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06141B">
        <w:rPr>
          <w:rFonts w:ascii="Montserrat" w:hAnsi="Montserrat"/>
          <w:i/>
          <w:color w:val="0000FF"/>
          <w:sz w:val="24"/>
        </w:rPr>
        <w:t>If only I could trust anyone enough to talk about it.</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Among the terrible secrets she never suspected were hidden in her mind, which she discovered as she rebuilt it, was that one of her responsibilities as Ember was to destroy </w:t>
      </w:r>
      <w:r w:rsidRPr="0006141B">
        <w:rPr>
          <w:rFonts w:ascii="Montserrat" w:hAnsi="Montserrat"/>
          <w:i/>
          <w:color w:val="0000FF"/>
          <w:sz w:val="24"/>
        </w:rPr>
        <w:t xml:space="preserve">herself </w:t>
      </w:r>
      <w:r w:rsidRPr="0006141B">
        <w:rPr>
          <w:rFonts w:ascii="Montserrat" w:hAnsi="Montserrat"/>
          <w:color w:val="0000FF"/>
          <w:sz w:val="24"/>
        </w:rPr>
        <w:t>as Phoenix, should she ever prove mentally unstable; perversely inclined toward violent, or abusive behavior. Angel of wrath that she had become, this served as a warning that surely saved her life by forcing her to temper the rage at her heart.</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But now, that effort had come to an end. Phoenix's head raised in alert thought. The lie was coming undone! There might be hope yet.</w:t>
      </w:r>
    </w:p>
    <w:p w:rsidR="003C23C7" w:rsidRPr="0006141B" w:rsidRDefault="003C23C7">
      <w:pPr>
        <w:spacing w:line="360" w:lineRule="auto"/>
        <w:jc w:val="both"/>
        <w:rPr>
          <w:rFonts w:ascii="Montserrat" w:hAnsi="Montserrat"/>
          <w:color w:val="0000FF"/>
          <w:sz w:val="24"/>
        </w:rPr>
      </w:pP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06141B">
        <w:rPr>
          <w:rFonts w:ascii="Montserrat" w:hAnsi="Montserrat"/>
          <w:i/>
          <w:color w:val="0000FF"/>
          <w:sz w:val="24"/>
        </w:rPr>
        <w:t xml:space="preserve">she </w:t>
      </w:r>
      <w:r w:rsidRPr="0006141B">
        <w:rPr>
          <w:rFonts w:ascii="Montserrat" w:hAnsi="Montserrat"/>
          <w:color w:val="0000FF"/>
          <w:sz w:val="24"/>
        </w:rPr>
        <w:t>had seen, to herself.</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 xml:space="preserve">Phoenix shrugged, "Well, I assume that this is the pilot from the </w:t>
      </w:r>
      <w:r w:rsidRPr="0006141B">
        <w:rPr>
          <w:rFonts w:ascii="Montserrat" w:hAnsi="Montserrat"/>
          <w:i/>
          <w:color w:val="0000FF"/>
          <w:sz w:val="24"/>
        </w:rPr>
        <w:t xml:space="preserve">Intrepid," </w:t>
      </w:r>
      <w:r w:rsidRPr="0006141B">
        <w:rPr>
          <w:rFonts w:ascii="Montserrat" w:hAnsi="Montserrat"/>
          <w:color w:val="0000FF"/>
          <w:sz w:val="24"/>
        </w:rPr>
        <w:t>she aired with irony. Arthur looked at her with a grin, and rubbed the back of his head.</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there's other stuff you all need to do. We'll be fine, so go ahead," she dismissed. Arthur caught the hint, and ushered the rest of the crowd out of the doorway.</w:t>
      </w:r>
    </w:p>
    <w:p w:rsidR="003C23C7" w:rsidRPr="0006141B" w:rsidRDefault="003C23C7">
      <w:pPr>
        <w:spacing w:line="360" w:lineRule="auto"/>
        <w:jc w:val="both"/>
        <w:rPr>
          <w:rFonts w:ascii="Montserrat" w:hAnsi="Montserrat"/>
          <w:color w:val="0000FF"/>
          <w:sz w:val="24"/>
        </w:rPr>
      </w:pPr>
      <w:r w:rsidRPr="0006141B">
        <w:rPr>
          <w:rFonts w:ascii="Montserrat" w:hAnsi="Montserrat"/>
          <w:color w:val="0000FF"/>
          <w:sz w:val="24"/>
        </w:rPr>
        <w:tab/>
        <w:t>Phoenix leaned close to her patient and said cheerfully, "Well, Naomi, you are a wreck. I hope you want to get better real quick, because I need someone to talk to too."</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"Is it just human nature, that every discovery has to be questioned and subjected to demands for proof?" Phoenix asked in disgust. She was sitting in the solar with her two bodyguards,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rsidR="003C23C7" w:rsidRPr="0006141B" w:rsidRDefault="003C23C7">
      <w:pPr>
        <w:spacing w:line="360" w:lineRule="auto"/>
        <w:jc w:val="both"/>
        <w:rPr>
          <w:rFonts w:ascii="Montserrat" w:hAnsi="Montserrat"/>
          <w:sz w:val="24"/>
        </w:rPr>
      </w:pPr>
      <w:r w:rsidRPr="0006141B">
        <w:rPr>
          <w:rFonts w:ascii="Montserrat" w:hAnsi="Montserrat"/>
          <w:sz w:val="24"/>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glared, and killed the power. Neither of the men sitting with her felt the urge to respond to her irate questions. It seemed obvious to them why sane, educated men would get up on their soapboxes and deny the whole thing just out of principle. As Arthur recalled, a certain number of control agent trainees washed out of the program because they simply could not rationalize the facts presented to them, to fit into their worldviews. Phoenix did not need to read their silent minds to see that either. Her gut feeling was that people were generally afraid of potential such as she possessed.</w:t>
      </w:r>
    </w:p>
    <w:p w:rsidR="003C23C7" w:rsidRPr="0006141B" w:rsidRDefault="003C23C7">
      <w:pPr>
        <w:spacing w:line="360" w:lineRule="auto"/>
        <w:jc w:val="both"/>
        <w:rPr>
          <w:rFonts w:ascii="Montserrat" w:hAnsi="Montserrat"/>
          <w:sz w:val="24"/>
        </w:rPr>
      </w:pPr>
      <w:r w:rsidRPr="0006141B">
        <w:rPr>
          <w:rFonts w:ascii="Montserrat" w:hAnsi="Montserrat"/>
          <w:sz w:val="24"/>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That point came home when the three stooges showed up after breakfast. </w:t>
      </w:r>
    </w:p>
    <w:p w:rsidR="003C23C7" w:rsidRPr="0006141B" w:rsidRDefault="003C23C7">
      <w:pPr>
        <w:spacing w:line="360" w:lineRule="auto"/>
        <w:jc w:val="both"/>
        <w:rPr>
          <w:rFonts w:ascii="Montserrat" w:hAnsi="Montserrat"/>
          <w:sz w:val="24"/>
        </w:rPr>
      </w:pPr>
      <w:r w:rsidRPr="0006141B">
        <w:rPr>
          <w:rFonts w:ascii="Montserrat" w:hAnsi="Montserrat"/>
          <w:sz w:val="24"/>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rsidR="003C23C7" w:rsidRPr="0006141B" w:rsidRDefault="003C23C7">
      <w:pPr>
        <w:spacing w:line="360" w:lineRule="auto"/>
        <w:jc w:val="both"/>
        <w:rPr>
          <w:rFonts w:ascii="Montserrat" w:hAnsi="Montserrat"/>
          <w:sz w:val="24"/>
        </w:rPr>
      </w:pPr>
      <w:r w:rsidRPr="0006141B">
        <w:rPr>
          <w:rFonts w:ascii="Montserrat" w:hAnsi="Montserrat"/>
          <w:sz w:val="24"/>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"Have you been watching the news, or maybe some of the talk shows, since yesterday?" Dreyfus asked. </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rsidR="003C23C7" w:rsidRPr="0006141B" w:rsidRDefault="003C23C7">
      <w:pPr>
        <w:spacing w:line="360" w:lineRule="auto"/>
        <w:jc w:val="both"/>
        <w:rPr>
          <w:rFonts w:ascii="Montserrat" w:hAnsi="Montserrat"/>
          <w:sz w:val="24"/>
        </w:rPr>
      </w:pPr>
      <w:r w:rsidRPr="0006141B">
        <w:rPr>
          <w:rFonts w:ascii="Montserrat" w:hAnsi="Montserrat"/>
          <w:sz w:val="24"/>
        </w:rPr>
        <w:tab/>
        <w:t>Naomi was watching her intently. Phoenix wondered if she had been allowed to watch the live coverage of the disclosure. It might explain the way the otherwise catatonic pilot reacted to her. Dreyfus was responding to Phoenix's defense.</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we're not here to criticize. I think you did a wonderful job. Even if you had followed the book in establishing your credentials with the public, I am sure the reactions would have been the same."</w:t>
      </w:r>
    </w:p>
    <w:p w:rsidR="003C23C7" w:rsidRPr="0006141B" w:rsidRDefault="003C23C7">
      <w:pPr>
        <w:spacing w:line="360" w:lineRule="auto"/>
        <w:jc w:val="both"/>
        <w:rPr>
          <w:rFonts w:ascii="Montserrat" w:hAnsi="Montserrat"/>
          <w:sz w:val="24"/>
        </w:rPr>
      </w:pPr>
      <w:r w:rsidRPr="0006141B">
        <w:rPr>
          <w:rFonts w:ascii="Montserrat" w:hAnsi="Montserrat"/>
          <w:sz w:val="24"/>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rsidR="003C23C7" w:rsidRPr="0006141B" w:rsidRDefault="003C23C7">
      <w:pPr>
        <w:spacing w:line="360" w:lineRule="auto"/>
        <w:jc w:val="both"/>
        <w:rPr>
          <w:rFonts w:ascii="Montserrat" w:hAnsi="Montserrat"/>
          <w:sz w:val="24"/>
        </w:rPr>
      </w:pPr>
      <w:r w:rsidRPr="0006141B">
        <w:rPr>
          <w:rFonts w:ascii="Montserrat" w:hAnsi="Montserrat"/>
          <w:sz w:val="24"/>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rsidR="003C23C7" w:rsidRPr="0006141B" w:rsidRDefault="003C23C7">
      <w:pPr>
        <w:spacing w:line="360" w:lineRule="auto"/>
        <w:jc w:val="both"/>
        <w:rPr>
          <w:rFonts w:ascii="Montserrat" w:hAnsi="Montserrat"/>
          <w:sz w:val="24"/>
        </w:rPr>
      </w:pPr>
      <w:r w:rsidRPr="0006141B">
        <w:rPr>
          <w:rFonts w:ascii="Montserrat" w:hAnsi="Montserrat"/>
          <w:sz w:val="24"/>
        </w:rPr>
        <w:tab/>
        <w:t>"So what does that mean in the present?" She questioned.</w:t>
      </w:r>
    </w:p>
    <w:p w:rsidR="003C23C7" w:rsidRPr="0006141B" w:rsidRDefault="003C23C7">
      <w:pPr>
        <w:spacing w:line="360" w:lineRule="auto"/>
        <w:jc w:val="both"/>
        <w:rPr>
          <w:rFonts w:ascii="Montserrat" w:hAnsi="Montserrat"/>
          <w:sz w:val="24"/>
        </w:rPr>
      </w:pPr>
      <w:r w:rsidRPr="0006141B">
        <w:rPr>
          <w:rFonts w:ascii="Montserrat" w:hAnsi="Montserrat"/>
          <w:sz w:val="24"/>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nodded. It fit in with the other pieces pretty well. Now she could say she knew </w:t>
      </w:r>
      <w:r w:rsidRPr="0006141B">
        <w:rPr>
          <w:rFonts w:ascii="Montserrat" w:hAnsi="Montserrat"/>
          <w:i/>
          <w:sz w:val="24"/>
        </w:rPr>
        <w:t>why</w:t>
      </w:r>
      <w:r w:rsidRPr="0006141B">
        <w:rPr>
          <w:rFonts w:ascii="Montserrat" w:hAnsi="Montserrat"/>
          <w:sz w:val="24"/>
        </w:rPr>
        <w:t xml:space="preserve"> they did it. The disclosure of both psionics and the alien threat, the rationale behind what they had asked of her was legitimate. They were facts and she could not dispute them. "Which brings you three back to me," she finally pressed.</w:t>
      </w:r>
    </w:p>
    <w:p w:rsidR="003C23C7" w:rsidRPr="0006141B" w:rsidRDefault="003C23C7">
      <w:pPr>
        <w:spacing w:line="360" w:lineRule="auto"/>
        <w:jc w:val="both"/>
        <w:rPr>
          <w:rFonts w:ascii="Montserrat" w:hAnsi="Montserrat"/>
          <w:sz w:val="24"/>
        </w:rPr>
      </w:pPr>
      <w:r w:rsidRPr="0006141B">
        <w:rPr>
          <w:rFonts w:ascii="Montserrat" w:hAnsi="Montserrat"/>
          <w:sz w:val="24"/>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rsidR="003C23C7" w:rsidRPr="0006141B" w:rsidRDefault="003C23C7">
      <w:pPr>
        <w:spacing w:line="360" w:lineRule="auto"/>
        <w:jc w:val="both"/>
        <w:rPr>
          <w:rFonts w:ascii="Montserrat" w:hAnsi="Montserrat"/>
          <w:sz w:val="24"/>
        </w:rPr>
      </w:pPr>
      <w:r w:rsidRPr="0006141B">
        <w:rPr>
          <w:rFonts w:ascii="Montserrat" w:hAnsi="Montserrat"/>
          <w:sz w:val="24"/>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p>
    <w:p w:rsidR="003C23C7" w:rsidRPr="0006141B" w:rsidRDefault="003C23C7">
      <w:pPr>
        <w:spacing w:line="360" w:lineRule="auto"/>
        <w:jc w:val="both"/>
        <w:rPr>
          <w:rFonts w:ascii="Montserrat" w:hAnsi="Montserrat"/>
          <w:sz w:val="24"/>
        </w:rPr>
      </w:pPr>
      <w:r w:rsidRPr="0006141B">
        <w:rPr>
          <w:rFonts w:ascii="Montserrat" w:hAnsi="Montserrat"/>
          <w:sz w:val="24"/>
        </w:rPr>
        <w:tab/>
        <w:t>"The truth," she said, mostly to herself. "So, what, do I go back in front of the cameras tell them all about the system? What do you want me to do?" She asked.</w:t>
      </w:r>
    </w:p>
    <w:p w:rsidR="003C23C7" w:rsidRPr="0006141B" w:rsidRDefault="003C23C7">
      <w:pPr>
        <w:spacing w:line="360" w:lineRule="auto"/>
        <w:jc w:val="both"/>
        <w:rPr>
          <w:rFonts w:ascii="Montserrat" w:hAnsi="Montserrat"/>
          <w:sz w:val="24"/>
        </w:rPr>
      </w:pPr>
      <w:r w:rsidRPr="0006141B">
        <w:rPr>
          <w:rFonts w:ascii="Montserrat" w:hAnsi="Montserrat"/>
          <w:sz w:val="24"/>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Phoenix's eyebrows shot up. "You're not going to be telling me what to do?"</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06141B">
        <w:rPr>
          <w:rFonts w:ascii="Montserrat" w:hAnsi="Montserrat"/>
          <w:i/>
          <w:sz w:val="24"/>
        </w:rPr>
        <w:t xml:space="preserve">active </w:t>
      </w:r>
      <w:r w:rsidRPr="0006141B">
        <w:rPr>
          <w:rFonts w:ascii="Montserrat" w:hAnsi="Montserrat"/>
          <w:sz w:val="24"/>
        </w:rPr>
        <w:t>free citizen on Earth?"</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u w:val="single"/>
        </w:rPr>
      </w:pPr>
      <w:r w:rsidRPr="0006141B">
        <w:rPr>
          <w:rFonts w:ascii="Montserrat" w:hAnsi="Montserrat"/>
          <w:sz w:val="24"/>
          <w:u w:val="single"/>
        </w:rPr>
        <w:t>CHAPTER</w:t>
      </w:r>
    </w:p>
    <w:p w:rsidR="003C23C7" w:rsidRPr="0006141B" w:rsidRDefault="003C23C7">
      <w:pPr>
        <w:spacing w:line="360" w:lineRule="auto"/>
        <w:jc w:val="both"/>
        <w:rPr>
          <w:rFonts w:ascii="Montserrat" w:hAnsi="Montserrat"/>
          <w:sz w:val="24"/>
        </w:rPr>
      </w:pPr>
      <w:r w:rsidRPr="0006141B">
        <w:rPr>
          <w:rFonts w:ascii="Montserrat" w:hAnsi="Montserrat"/>
          <w:sz w:val="24"/>
        </w:rPr>
        <w:t>FOUR</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rsidR="003C23C7" w:rsidRPr="0006141B" w:rsidRDefault="003C23C7">
      <w:pPr>
        <w:spacing w:line="360" w:lineRule="auto"/>
        <w:jc w:val="both"/>
        <w:rPr>
          <w:rFonts w:ascii="Montserrat" w:hAnsi="Montserrat"/>
          <w:sz w:val="24"/>
        </w:rPr>
      </w:pPr>
      <w:r w:rsidRPr="0006141B">
        <w:rPr>
          <w:rFonts w:ascii="Montserrat" w:hAnsi="Montserrat"/>
          <w:sz w:val="24"/>
        </w:rPr>
        <w:tab/>
        <w:t>She had been bought off quite handsomely!</w:t>
      </w:r>
    </w:p>
    <w:p w:rsidR="003C23C7" w:rsidRPr="0006141B" w:rsidRDefault="003C23C7">
      <w:pPr>
        <w:spacing w:line="360" w:lineRule="auto"/>
        <w:jc w:val="both"/>
        <w:rPr>
          <w:rFonts w:ascii="Montserrat" w:hAnsi="Montserrat"/>
          <w:sz w:val="24"/>
        </w:rPr>
      </w:pPr>
      <w:r w:rsidRPr="0006141B">
        <w:rPr>
          <w:rFonts w:ascii="Montserrat" w:hAnsi="Montserrat"/>
          <w:sz w:val="24"/>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rsidR="003C23C7" w:rsidRPr="0006141B" w:rsidRDefault="003C23C7">
      <w:pPr>
        <w:spacing w:line="360" w:lineRule="auto"/>
        <w:jc w:val="both"/>
        <w:rPr>
          <w:rFonts w:ascii="Montserrat" w:hAnsi="Montserrat"/>
          <w:sz w:val="24"/>
        </w:rPr>
      </w:pPr>
      <w:r w:rsidRPr="0006141B">
        <w:rPr>
          <w:rFonts w:ascii="Montserrat" w:hAnsi="Montserrat"/>
          <w:sz w:val="24"/>
        </w:rPr>
        <w:tab/>
        <w:t>Or until any of the clauses buried in the fine print of her license were tripped.</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rsidR="003C23C7" w:rsidRPr="0006141B" w:rsidRDefault="003C23C7">
      <w:pPr>
        <w:spacing w:line="360" w:lineRule="auto"/>
        <w:jc w:val="both"/>
        <w:rPr>
          <w:rFonts w:ascii="Montserrat" w:hAnsi="Montserrat"/>
          <w:sz w:val="24"/>
        </w:rPr>
      </w:pPr>
      <w:r w:rsidRPr="0006141B">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 </w:t>
      </w:r>
    </w:p>
    <w:p w:rsidR="003C23C7" w:rsidRPr="0006141B" w:rsidRDefault="003C23C7">
      <w:pPr>
        <w:spacing w:line="360" w:lineRule="auto"/>
        <w:jc w:val="both"/>
        <w:rPr>
          <w:rFonts w:ascii="Montserrat" w:hAnsi="Montserrat"/>
          <w:sz w:val="24"/>
        </w:rPr>
      </w:pPr>
      <w:r w:rsidRPr="0006141B">
        <w:rPr>
          <w:rFonts w:ascii="Montserrat" w:hAnsi="Montserrat"/>
          <w:sz w:val="24"/>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psychokinetically engaging the parking break, and killing the engine. Turning, out of breath, to her companion, she smiled, "What do you say we stop for a bite to eat?"</w:t>
      </w:r>
    </w:p>
    <w:p w:rsidR="003C23C7" w:rsidRPr="0006141B" w:rsidRDefault="003C23C7">
      <w:pPr>
        <w:spacing w:line="360" w:lineRule="auto"/>
        <w:jc w:val="both"/>
        <w:rPr>
          <w:rFonts w:ascii="Montserrat" w:hAnsi="Montserrat"/>
          <w:sz w:val="24"/>
        </w:rPr>
      </w:pPr>
      <w:r w:rsidRPr="0006141B">
        <w:rPr>
          <w:rFonts w:ascii="Montserrat" w:hAnsi="Montserrat"/>
          <w:sz w:val="24"/>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Monica Brodin, a renowned columnist and current events headliner for </w:t>
      </w:r>
      <w:r w:rsidRPr="0006141B">
        <w:rPr>
          <w:rFonts w:ascii="Montserrat" w:hAnsi="Montserrat"/>
          <w:i/>
          <w:sz w:val="24"/>
        </w:rPr>
        <w:t xml:space="preserve">life.net.vr </w:t>
      </w:r>
      <w:r w:rsidRPr="0006141B">
        <w:rPr>
          <w:rFonts w:ascii="Montserrat" w:hAnsi="Montserrat"/>
          <w:sz w:val="24"/>
        </w:rP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Of course, the military had possessed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rsidR="003C23C7" w:rsidRPr="0006141B" w:rsidRDefault="003C23C7">
      <w:pPr>
        <w:spacing w:line="360" w:lineRule="auto"/>
        <w:jc w:val="both"/>
        <w:rPr>
          <w:rFonts w:ascii="Montserrat" w:hAnsi="Montserrat"/>
          <w:sz w:val="24"/>
        </w:rPr>
      </w:pPr>
      <w:r w:rsidRPr="0006141B">
        <w:rPr>
          <w:rFonts w:ascii="Montserrat" w:hAnsi="Montserrat"/>
          <w:sz w:val="24"/>
        </w:rPr>
        <w:tab/>
        <w:t>Or, that was what it looked like at the moment.</w:t>
      </w:r>
    </w:p>
    <w:p w:rsidR="003C23C7" w:rsidRPr="0006141B" w:rsidRDefault="003C23C7">
      <w:pPr>
        <w:spacing w:line="360" w:lineRule="auto"/>
        <w:jc w:val="both"/>
        <w:rPr>
          <w:rFonts w:ascii="Montserrat" w:hAnsi="Montserrat"/>
          <w:sz w:val="24"/>
        </w:rPr>
      </w:pPr>
      <w:r w:rsidRPr="0006141B">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rsidR="003C23C7" w:rsidRPr="0006141B" w:rsidRDefault="003C23C7">
      <w:pPr>
        <w:spacing w:line="360" w:lineRule="auto"/>
        <w:jc w:val="both"/>
        <w:rPr>
          <w:rFonts w:ascii="Montserrat" w:hAnsi="Montserrat"/>
          <w:sz w:val="24"/>
        </w:rPr>
      </w:pPr>
      <w:r w:rsidRPr="0006141B">
        <w:rPr>
          <w:rFonts w:ascii="Montserrat" w:hAnsi="Montserrat"/>
          <w:sz w:val="24"/>
        </w:rPr>
        <w:tab/>
        <w:t>"Ms. Nin?" a voice asked from afar. "Are you all right?"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06141B">
        <w:rPr>
          <w:rFonts w:ascii="Montserrat" w:hAnsi="Montserrat"/>
          <w:i/>
          <w:sz w:val="24"/>
        </w:rPr>
        <w:t xml:space="preserve">Sure, I'm fine, I just jumped into your head and got lost for a moment! Nice decor! </w:t>
      </w:r>
      <w:r w:rsidRPr="0006141B">
        <w:rPr>
          <w:rFonts w:ascii="Montserrat" w:hAnsi="Montserrat"/>
          <w:sz w:val="24"/>
        </w:rPr>
        <w:t>Phoenix shook her head as her normal sensory input reasserted itself.</w:t>
      </w:r>
    </w:p>
    <w:p w:rsidR="003C23C7" w:rsidRPr="0006141B" w:rsidRDefault="003C23C7">
      <w:pPr>
        <w:spacing w:line="360" w:lineRule="auto"/>
        <w:jc w:val="both"/>
        <w:rPr>
          <w:rFonts w:ascii="Montserrat" w:hAnsi="Montserrat"/>
          <w:sz w:val="24"/>
        </w:rPr>
      </w:pPr>
      <w:r w:rsidRPr="0006141B">
        <w:rPr>
          <w:rFonts w:ascii="Montserrat" w:hAnsi="Montserrat"/>
          <w:sz w:val="24"/>
        </w:rPr>
        <w:tab/>
        <w:t>Their little luncheon party got itself sorted out shortly. They followed the waitress up the stairs to the table, which was right at the edge of the balcony overlooking the terraces below them. The many-tiered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rsidR="003C23C7" w:rsidRPr="0006141B" w:rsidRDefault="003C23C7">
      <w:pPr>
        <w:spacing w:line="360" w:lineRule="auto"/>
        <w:jc w:val="both"/>
        <w:rPr>
          <w:rFonts w:ascii="Montserrat" w:hAnsi="Montserrat"/>
          <w:sz w:val="24"/>
        </w:rPr>
      </w:pPr>
      <w:r w:rsidRPr="0006141B">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rsidR="003C23C7" w:rsidRPr="0006141B" w:rsidRDefault="003C23C7">
      <w:pPr>
        <w:spacing w:line="360" w:lineRule="auto"/>
        <w:jc w:val="both"/>
        <w:rPr>
          <w:rFonts w:ascii="Montserrat" w:hAnsi="Montserrat"/>
          <w:sz w:val="24"/>
        </w:rPr>
      </w:pPr>
      <w:r w:rsidRPr="0006141B">
        <w:rPr>
          <w:rFonts w:ascii="Montserrat" w:hAnsi="Montserrat"/>
          <w:sz w:val="24"/>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gave a slight smile as Ms. Brodin dodged around openly mentioning her mother's death. "No. Actually, you probably guessed right the first time. I am only seventeen, now. At the time it happened I was still a child."</w:t>
      </w:r>
    </w:p>
    <w:p w:rsidR="003C23C7" w:rsidRPr="0006141B" w:rsidRDefault="003C23C7">
      <w:pPr>
        <w:spacing w:line="360" w:lineRule="auto"/>
        <w:jc w:val="both"/>
        <w:rPr>
          <w:rFonts w:ascii="Montserrat" w:hAnsi="Montserrat"/>
          <w:sz w:val="24"/>
        </w:rPr>
      </w:pPr>
      <w:r w:rsidRPr="0006141B">
        <w:rPr>
          <w:rFonts w:ascii="Montserrat" w:hAnsi="Montserrat"/>
          <w:sz w:val="24"/>
        </w:rPr>
        <w:tab/>
        <w:t>Ms. Brodin raised an eyebrow. "So, you were like, some kind of child prodigy then?" She asked. "I mean you were only, what, eleven years old? What was it like knowing you were so special?'</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rsidR="003C23C7" w:rsidRPr="0006141B" w:rsidRDefault="003C23C7">
      <w:pPr>
        <w:spacing w:line="360" w:lineRule="auto"/>
        <w:jc w:val="both"/>
        <w:rPr>
          <w:rFonts w:ascii="Montserrat" w:hAnsi="Montserrat"/>
          <w:sz w:val="24"/>
        </w:rPr>
      </w:pPr>
      <w:r w:rsidRPr="0006141B">
        <w:rPr>
          <w:rFonts w:ascii="Montserrat" w:hAnsi="Montserrat"/>
          <w:sz w:val="24"/>
        </w:rPr>
        <w:tab/>
        <w:t>"I was aware that I had a degree of talent," Phoenix answered, being almost deliberately obtuse, "but of course all of us had our strengths, so I never perceived anything exceptional in what I could do."</w:t>
      </w:r>
    </w:p>
    <w:p w:rsidR="003C23C7" w:rsidRPr="0006141B" w:rsidRDefault="003C23C7">
      <w:pPr>
        <w:spacing w:line="360" w:lineRule="auto"/>
        <w:jc w:val="both"/>
        <w:rPr>
          <w:rFonts w:ascii="Montserrat" w:hAnsi="Montserrat"/>
          <w:sz w:val="24"/>
        </w:rPr>
      </w:pPr>
      <w:r w:rsidRPr="0006141B">
        <w:rPr>
          <w:rFonts w:ascii="Montserrat" w:hAnsi="Montserrat"/>
          <w:sz w:val="24"/>
        </w:rPr>
        <w:tab/>
        <w:t>"But, if you were average for a child where you grew up, how did you end up involved in a classified government research project?"</w:t>
      </w:r>
    </w:p>
    <w:p w:rsidR="003C23C7" w:rsidRPr="0006141B" w:rsidRDefault="003C23C7">
      <w:pPr>
        <w:spacing w:line="360" w:lineRule="auto"/>
        <w:jc w:val="both"/>
        <w:rPr>
          <w:rFonts w:ascii="Montserrat" w:hAnsi="Montserrat"/>
          <w:sz w:val="24"/>
        </w:rPr>
      </w:pPr>
      <w:r w:rsidRPr="0006141B">
        <w:rPr>
          <w:rFonts w:ascii="Montserrat" w:hAnsi="Montserrat"/>
          <w:sz w:val="24"/>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viewpoint, enhancing the wave nature of electro-magnetic energy. Before his eyes the image froze, the live feed diverted into a graphic buffer while his superior addressed his outburst. </w:t>
      </w:r>
    </w:p>
    <w:p w:rsidR="003C23C7" w:rsidRPr="0006141B" w:rsidRDefault="003C23C7">
      <w:pPr>
        <w:spacing w:line="360" w:lineRule="auto"/>
        <w:jc w:val="both"/>
        <w:rPr>
          <w:rFonts w:ascii="Montserrat" w:hAnsi="Montserrat"/>
          <w:sz w:val="24"/>
        </w:rPr>
      </w:pPr>
      <w:r w:rsidRPr="0006141B">
        <w:rPr>
          <w:rFonts w:ascii="Montserrat" w:hAnsi="Montserrat"/>
          <w:sz w:val="24"/>
        </w:rPr>
        <w:tab/>
        <w:t>"Mr. Powers," the Executive Director of the Psionic Control Agency drawled, "did you have something to wished to share with the board before we continue?"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Powers realized he had spoken aloud and straightened in his chair to face William Tiernan. Clearing his throat he stated firmly, "Sir--gentlemen," he amended, considering his audience, "I am aware that the girl was given </w:t>
      </w:r>
      <w:r w:rsidRPr="0006141B">
        <w:rPr>
          <w:rFonts w:ascii="Montserrat" w:hAnsi="Montserrat"/>
          <w:i/>
          <w:sz w:val="24"/>
        </w:rPr>
        <w:t xml:space="preserve">carte blanche </w:t>
      </w:r>
      <w:r w:rsidRPr="0006141B">
        <w:rPr>
          <w:rFonts w:ascii="Montserrat" w:hAnsi="Montserrat"/>
          <w:sz w:val="24"/>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06141B">
        <w:rPr>
          <w:rFonts w:ascii="Montserrat" w:hAnsi="Montserrat"/>
          <w:i/>
          <w:sz w:val="24"/>
        </w:rPr>
        <w:t xml:space="preserve">easing </w:t>
      </w:r>
      <w:r w:rsidRPr="0006141B">
        <w:rPr>
          <w:rFonts w:ascii="Montserrat" w:hAnsi="Montserrat"/>
          <w:sz w:val="24"/>
        </w:rPr>
        <w:t>fears and tensions. What does she do? She announces that she's 'one of the most dangerous human beings ever born on Earth'!"</w:t>
      </w:r>
    </w:p>
    <w:p w:rsidR="003C23C7" w:rsidRPr="0006141B" w:rsidRDefault="003C23C7">
      <w:pPr>
        <w:spacing w:line="360" w:lineRule="auto"/>
        <w:jc w:val="both"/>
        <w:rPr>
          <w:rFonts w:ascii="Montserrat" w:hAnsi="Montserrat"/>
          <w:sz w:val="24"/>
        </w:rPr>
      </w:pPr>
      <w:r w:rsidRPr="0006141B">
        <w:rPr>
          <w:rFonts w:ascii="Montserrat" w:hAnsi="Montserrat"/>
          <w:sz w:val="24"/>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rsidR="003C23C7" w:rsidRPr="0006141B" w:rsidRDefault="003C23C7">
      <w:pPr>
        <w:spacing w:line="360" w:lineRule="auto"/>
        <w:jc w:val="both"/>
        <w:rPr>
          <w:rFonts w:ascii="Montserrat" w:hAnsi="Montserrat"/>
          <w:sz w:val="24"/>
        </w:rPr>
      </w:pPr>
      <w:r w:rsidRPr="0006141B">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06141B">
        <w:rPr>
          <w:rFonts w:ascii="Montserrat" w:hAnsi="Montserrat"/>
          <w:i/>
          <w:sz w:val="24"/>
        </w:rPr>
        <w:t xml:space="preserve">she </w:t>
      </w:r>
      <w:r w:rsidRPr="0006141B">
        <w:rPr>
          <w:rFonts w:ascii="Montserrat" w:hAnsi="Montserrat"/>
          <w:sz w:val="24"/>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rsidR="003C23C7" w:rsidRPr="0006141B" w:rsidRDefault="003C23C7">
      <w:pPr>
        <w:spacing w:line="360" w:lineRule="auto"/>
        <w:jc w:val="both"/>
        <w:rPr>
          <w:rFonts w:ascii="Montserrat" w:hAnsi="Montserrat"/>
          <w:sz w:val="24"/>
        </w:rPr>
      </w:pPr>
      <w:r w:rsidRPr="0006141B">
        <w:rPr>
          <w:rFonts w:ascii="Montserrat" w:hAnsi="Montserrat"/>
          <w:sz w:val="24"/>
        </w:rPr>
        <w:tab/>
        <w:t>That could not be denied.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It obviously had not even occurred to her to try, she considered with a smirk. The past week of having responsibility for herself placed in her own hands left her no choice now but to deal with the fact. She </w:t>
      </w:r>
      <w:r w:rsidRPr="0006141B">
        <w:rPr>
          <w:rFonts w:ascii="Montserrat" w:hAnsi="Montserrat"/>
          <w:i/>
          <w:sz w:val="24"/>
        </w:rPr>
        <w:t xml:space="preserve">was </w:t>
      </w:r>
      <w:r w:rsidRPr="0006141B">
        <w:rPr>
          <w:rFonts w:ascii="Montserrat" w:hAnsi="Montserrat"/>
          <w:sz w:val="24"/>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resistance. It was a raw force. It repelled her flesh, the way the positive poles of two magnets would abhor making contact.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"It is a question of control," Phoenix continued. The glass shards danced under her direction, gradually sorting themselves out and fitting back together. "Anybody with the wit to predict that the sun will rise tomorrow can see it. The </w:t>
      </w:r>
      <w:r w:rsidRPr="0006141B">
        <w:rPr>
          <w:rFonts w:ascii="Montserrat" w:hAnsi="Montserrat"/>
          <w:i/>
          <w:sz w:val="24"/>
        </w:rPr>
        <w:t xml:space="preserve">implications," </w:t>
      </w:r>
      <w:r w:rsidRPr="0006141B">
        <w:rPr>
          <w:rFonts w:ascii="Montserrat" w:hAnsi="Montserrat"/>
          <w:sz w:val="24"/>
        </w:rPr>
        <w:t xml:space="preserve">Phoenix stressed, as the glass reformed. Her thoughts wandered as the sight brought to mind what she had gone through. The shattered pieces aligned under her direction; a delicate collection of slivered shards, resolving the form, but not the unity, of the glass.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No matter how well the pieces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"What is always seen is </w:t>
      </w:r>
      <w:r w:rsidRPr="0006141B">
        <w:rPr>
          <w:rFonts w:ascii="Montserrat" w:hAnsi="Montserrat"/>
          <w:i/>
          <w:sz w:val="24"/>
        </w:rPr>
        <w:t>power</w:t>
      </w:r>
      <w:r w:rsidRPr="0006141B">
        <w:rPr>
          <w:rFonts w:ascii="Montserrat" w:hAnsi="Montserrat"/>
          <w:sz w:val="24"/>
        </w:rPr>
        <w:t xml:space="preserve">. The </w:t>
      </w:r>
      <w:r w:rsidRPr="0006141B">
        <w:rPr>
          <w:rFonts w:ascii="Montserrat" w:hAnsi="Montserrat"/>
          <w:i/>
          <w:sz w:val="24"/>
        </w:rPr>
        <w:t xml:space="preserve">promise </w:t>
      </w:r>
      <w:r w:rsidRPr="0006141B">
        <w:rPr>
          <w:rFonts w:ascii="Montserrat" w:hAnsi="Montserrat"/>
          <w:sz w:val="24"/>
        </w:rPr>
        <w:t xml:space="preserve">of power," she emphasized. She reached out and ran her finger down the restored glass. She felt a slight shiver. </w:t>
      </w:r>
      <w:r w:rsidRPr="0006141B">
        <w:rPr>
          <w:rFonts w:ascii="Montserrat" w:hAnsi="Montserrat"/>
          <w:i/>
          <w:sz w:val="24"/>
        </w:rPr>
        <w:t xml:space="preserve">What is a scar but the memory of the pain? Without it, can identity transcend change? </w:t>
      </w:r>
      <w:r w:rsidRPr="0006141B">
        <w:rPr>
          <w:rFonts w:ascii="Montserrat" w:hAnsi="Montserrat"/>
          <w:sz w:val="24"/>
        </w:rPr>
        <w:t xml:space="preserve">The parts were there, and still the same, but the way they fit together had forever changed. Even as she was absorbed in this personal reflection, she maintained the thread of her dialogue. "So the question becomes, </w:t>
      </w:r>
      <w:r w:rsidRPr="0006141B">
        <w:rPr>
          <w:rFonts w:ascii="Montserrat" w:hAnsi="Montserrat"/>
          <w:i/>
          <w:sz w:val="24"/>
        </w:rPr>
        <w:t xml:space="preserve">who </w:t>
      </w:r>
      <w:r w:rsidRPr="0006141B">
        <w:rPr>
          <w:rFonts w:ascii="Montserrat" w:hAnsi="Montserrat"/>
          <w:sz w:val="24"/>
        </w:rPr>
        <w:t xml:space="preserve">can be trusted to </w:t>
      </w:r>
      <w:r w:rsidRPr="0006141B">
        <w:rPr>
          <w:rFonts w:ascii="Montserrat" w:hAnsi="Montserrat"/>
          <w:i/>
          <w:sz w:val="24"/>
        </w:rPr>
        <w:t xml:space="preserve">control </w:t>
      </w:r>
      <w:r w:rsidRPr="0006141B">
        <w:rPr>
          <w:rFonts w:ascii="Montserrat" w:hAnsi="Montserrat"/>
          <w:sz w:val="24"/>
        </w:rPr>
        <w:t>this power?" She looked up again at the eyes of her audience.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"Of course, we're talking about </w:t>
      </w:r>
      <w:r w:rsidRPr="0006141B">
        <w:rPr>
          <w:rFonts w:ascii="Montserrat" w:hAnsi="Montserrat"/>
          <w:i/>
          <w:sz w:val="24"/>
        </w:rPr>
        <w:t xml:space="preserve">people </w:t>
      </w:r>
      <w:r w:rsidRPr="0006141B">
        <w:rPr>
          <w:rFonts w:ascii="Montserrat" w:hAnsi="Montserrat"/>
          <w:sz w:val="24"/>
        </w:rPr>
        <w:t xml:space="preserve">here, aren't we?" She smiled. She shook her head. "We are also talking about perception. It is hard, perceiving of power, to know who can be trusted with it. It is a frightening thing to simply trust the power to the person who possesses it. But," she smiled again, exclaiming, "wouldn't it ease your soul if you knew that the person who had the power didn't </w:t>
      </w:r>
      <w:r w:rsidRPr="0006141B">
        <w:rPr>
          <w:rFonts w:ascii="Montserrat" w:hAnsi="Montserrat"/>
          <w:i/>
          <w:sz w:val="24"/>
        </w:rPr>
        <w:t xml:space="preserve">know </w:t>
      </w:r>
      <w:r w:rsidRPr="0006141B">
        <w:rPr>
          <w:rFonts w:ascii="Montserrat" w:hAnsi="Montserrat"/>
          <w:sz w:val="24"/>
        </w:rPr>
        <w:t>she had it!"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Ms. Brodin gaped at her, before a small smile of understanding appeared. This was the reason Phoenix had gone on about how ignorant she had been of the significance of her awesome talents. "Obviously you know </w:t>
      </w:r>
      <w:r w:rsidRPr="0006141B">
        <w:rPr>
          <w:rFonts w:ascii="Montserrat" w:hAnsi="Montserrat"/>
          <w:i/>
          <w:sz w:val="24"/>
        </w:rPr>
        <w:t xml:space="preserve">you </w:t>
      </w:r>
      <w:r w:rsidRPr="0006141B">
        <w:rPr>
          <w:rFonts w:ascii="Montserrat" w:hAnsi="Montserrat"/>
          <w:sz w:val="24"/>
        </w:rPr>
        <w:t xml:space="preserve">have it. Do you think that people will be afraid of you? And if so, what can you really do about it?" She had to ask. </w:t>
      </w:r>
    </w:p>
    <w:p w:rsidR="003C23C7" w:rsidRPr="0006141B" w:rsidRDefault="003C23C7">
      <w:pPr>
        <w:spacing w:line="360" w:lineRule="auto"/>
        <w:jc w:val="both"/>
        <w:rPr>
          <w:rFonts w:ascii="Montserrat" w:hAnsi="Montserrat"/>
          <w:sz w:val="24"/>
        </w:rPr>
      </w:pPr>
      <w:r w:rsidRPr="0006141B">
        <w:rPr>
          <w:rFonts w:ascii="Montserrat" w:hAnsi="Montserrat"/>
          <w:sz w:val="24"/>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rsidR="003C23C7" w:rsidRPr="0006141B" w:rsidRDefault="003C23C7">
      <w:pPr>
        <w:spacing w:line="360" w:lineRule="auto"/>
        <w:jc w:val="both"/>
        <w:rPr>
          <w:rFonts w:ascii="Montserrat" w:hAnsi="Montserrat"/>
          <w:sz w:val="24"/>
        </w:rPr>
      </w:pPr>
      <w:r w:rsidRPr="0006141B">
        <w:rPr>
          <w:rFonts w:ascii="Montserrat" w:hAnsi="Montserrat"/>
          <w:sz w:val="24"/>
        </w:rPr>
        <w:tab/>
        <w:t>"I mean, we have a choice," Phoenix emphasized. "Ready or not, our species is growing up. Because of what is happening out in the rest of the universe, we may just have to grow up a little faster, with a little more effort on everyone's part."</w:t>
      </w:r>
    </w:p>
    <w:p w:rsidR="003C23C7" w:rsidRPr="0006141B" w:rsidRDefault="003C23C7">
      <w:pPr>
        <w:spacing w:line="360" w:lineRule="auto"/>
        <w:jc w:val="both"/>
        <w:rPr>
          <w:rFonts w:ascii="Montserrat" w:hAnsi="Montserrat"/>
          <w:sz w:val="24"/>
        </w:rPr>
      </w:pPr>
      <w:r w:rsidRPr="0006141B">
        <w:rPr>
          <w:rFonts w:ascii="Montserrat" w:hAnsi="Montserrat"/>
          <w:sz w:val="24"/>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Then she considered the possibility that reality </w:t>
      </w:r>
      <w:r w:rsidRPr="0006141B">
        <w:rPr>
          <w:rFonts w:ascii="Montserrat" w:hAnsi="Montserrat"/>
          <w:i/>
          <w:sz w:val="24"/>
        </w:rPr>
        <w:t xml:space="preserve">could </w:t>
      </w:r>
      <w:r w:rsidRPr="0006141B">
        <w:rPr>
          <w:rFonts w:ascii="Montserrat" w:hAnsi="Montserrat"/>
          <w:sz w:val="24"/>
        </w:rPr>
        <w:t xml:space="preserve">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 </w:t>
      </w:r>
      <w:r w:rsidRPr="0006141B">
        <w:rPr>
          <w:rFonts w:ascii="Montserrat" w:hAnsi="Montserrat"/>
          <w:i/>
          <w:sz w:val="24"/>
        </w:rPr>
        <w:t xml:space="preserve">Go ahead and be afraid, just don't be stupid about it. </w:t>
      </w:r>
    </w:p>
    <w:p w:rsidR="003C23C7" w:rsidRPr="0006141B" w:rsidRDefault="003C23C7">
      <w:pPr>
        <w:spacing w:line="360" w:lineRule="auto"/>
        <w:jc w:val="both"/>
        <w:rPr>
          <w:rFonts w:ascii="Montserrat" w:hAnsi="Montserrat"/>
          <w:sz w:val="24"/>
        </w:rPr>
      </w:pPr>
      <w:r w:rsidRPr="0006141B">
        <w:rPr>
          <w:rFonts w:ascii="Montserrat" w:hAnsi="Montserrat"/>
          <w:sz w:val="24"/>
        </w:rPr>
        <w:tab/>
        <w:t>Ms. Brodin looked up and saw the look in Phoenix's eye. Phoenix did not have to say anything. The reporter knew that her panic had been noted, and understood. The girl's expression betrayed none of the satisfaction or superiority that the reporter would have expected to see in a person who knew that she had proved her point. This one shared the horror she inflicted on the sanity of others. Phoenix nodded so subtly the reporter almost missed it, and resumed eating.</w:t>
      </w:r>
    </w:p>
    <w:p w:rsidR="003C23C7" w:rsidRPr="0006141B" w:rsidRDefault="003C23C7">
      <w:pPr>
        <w:spacing w:line="360" w:lineRule="auto"/>
        <w:jc w:val="both"/>
        <w:rPr>
          <w:rFonts w:ascii="Montserrat" w:hAnsi="Montserrat"/>
          <w:sz w:val="24"/>
        </w:rPr>
      </w:pPr>
      <w:r w:rsidRPr="0006141B">
        <w:rPr>
          <w:rFonts w:ascii="Montserrat" w:hAnsi="Montserrat"/>
          <w:sz w:val="24"/>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rsidR="003C23C7" w:rsidRPr="0006141B" w:rsidRDefault="003C23C7">
      <w:pPr>
        <w:spacing w:line="360" w:lineRule="auto"/>
        <w:jc w:val="both"/>
        <w:rPr>
          <w:rFonts w:ascii="Montserrat" w:hAnsi="Montserrat"/>
          <w:sz w:val="24"/>
        </w:rPr>
      </w:pPr>
      <w:r w:rsidRPr="0006141B">
        <w:rPr>
          <w:rFonts w:ascii="Montserrat" w:hAnsi="Montserrat"/>
          <w:sz w:val="24"/>
        </w:rPr>
        <w:tab/>
        <w:t>"So, in spite of being raised to take your abilities for granted, the thought of not having them was unpleasant. Doesn't that sort of contradict your claim that you were raised not to see yourself as superior to the rest of humanity?"</w:t>
      </w:r>
    </w:p>
    <w:p w:rsidR="003C23C7" w:rsidRPr="0006141B" w:rsidRDefault="003C23C7">
      <w:pPr>
        <w:spacing w:line="360" w:lineRule="auto"/>
        <w:jc w:val="both"/>
        <w:rPr>
          <w:rFonts w:ascii="Montserrat" w:hAnsi="Montserrat"/>
          <w:sz w:val="24"/>
        </w:rPr>
      </w:pPr>
      <w:r w:rsidRPr="0006141B">
        <w:rPr>
          <w:rFonts w:ascii="Montserrat" w:hAnsi="Montserrat"/>
          <w:sz w:val="24"/>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rsidR="003C23C7" w:rsidRPr="0006141B" w:rsidRDefault="003C23C7">
      <w:pPr>
        <w:spacing w:line="360" w:lineRule="auto"/>
        <w:jc w:val="both"/>
        <w:rPr>
          <w:rFonts w:ascii="Montserrat" w:hAnsi="Montserrat"/>
          <w:sz w:val="24"/>
        </w:rPr>
      </w:pPr>
      <w:r w:rsidRPr="0006141B">
        <w:rPr>
          <w:rFonts w:ascii="Montserrat" w:hAnsi="Montserrat"/>
          <w:sz w:val="24"/>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frowned. Her next comment was hesitant, almost fearful. "I didn't say that. But, the illustration is still partly accurate. In a cultural context, self-mutilation or social mutilation can and does occur. Without outside influences,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rsidR="003C23C7" w:rsidRPr="0006141B" w:rsidRDefault="003C23C7">
      <w:pPr>
        <w:spacing w:line="360" w:lineRule="auto"/>
        <w:jc w:val="both"/>
        <w:rPr>
          <w:rFonts w:ascii="Montserrat" w:hAnsi="Montserrat"/>
          <w:sz w:val="24"/>
        </w:rPr>
      </w:pPr>
      <w:r w:rsidRPr="0006141B">
        <w:rPr>
          <w:rFonts w:ascii="Montserrat" w:hAnsi="Montserrat"/>
          <w:sz w:val="24"/>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Alexander, her son, was pressed into service hunting down other actives. He lasted about ten years, but he was killed attempting to rescue his own sons from the farm. He died in Andrew Kohler's arms.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 boom. The Project accounted for about half of them before they were old enough to breed. My friend's great grandmother, Amber died young, about three weeks after giving birth to her daughter, Alannah. Alannah married her second-cousin, three generations removed, Alexander. There had been almost a hundred kids in Phoenix and Alannah's generation. They were two, out of ten who lasted long enough to have children of their own.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"Of the seven descendants of Aeslyn Elizabeth Kohler, born in my mother's generation, Alexandrea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were gifted psionics, and all of them believed in pushing the envelope. Before each of them died, and even in dying, they contributed something to the research that had led to the development and refinement of point-to-point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Swallowing she allowed herself to dwell on the events that prefaced her transformation. She set her teeth and got on with it. "The final prototype was installed into the deep space explorer </w:t>
      </w:r>
      <w:r w:rsidRPr="0006141B">
        <w:rPr>
          <w:rFonts w:ascii="Montserrat" w:hAnsi="Montserrat"/>
          <w:i/>
          <w:sz w:val="24"/>
        </w:rPr>
        <w:t xml:space="preserve">Adventure," </w:t>
      </w:r>
      <w:r w:rsidRPr="0006141B">
        <w:rPr>
          <w:rFonts w:ascii="Montserrat" w:hAnsi="Montserrat"/>
          <w:sz w:val="24"/>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06141B">
        <w:rPr>
          <w:rFonts w:ascii="Montserrat" w:hAnsi="Montserrat"/>
          <w:i/>
          <w:sz w:val="24"/>
        </w:rPr>
        <w:t xml:space="preserve">balancing. </w:t>
      </w:r>
      <w:r w:rsidRPr="0006141B">
        <w:rPr>
          <w:rFonts w:ascii="Montserrat" w:hAnsi="Montserrat"/>
          <w:sz w:val="24"/>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rsidR="003C23C7" w:rsidRPr="0006141B" w:rsidRDefault="003C23C7">
      <w:pPr>
        <w:spacing w:line="360" w:lineRule="auto"/>
        <w:jc w:val="both"/>
        <w:rPr>
          <w:rFonts w:ascii="Montserrat" w:hAnsi="Montserrat"/>
          <w:sz w:val="24"/>
        </w:rPr>
      </w:pPr>
      <w:r w:rsidRPr="0006141B">
        <w:rPr>
          <w:rFonts w:ascii="Montserrat" w:hAnsi="Montserrat"/>
          <w:sz w:val="24"/>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rsidR="003C23C7" w:rsidRPr="0006141B" w:rsidRDefault="003C23C7">
      <w:pPr>
        <w:spacing w:line="360" w:lineRule="auto"/>
        <w:jc w:val="both"/>
        <w:rPr>
          <w:rFonts w:ascii="Montserrat" w:hAnsi="Montserrat"/>
          <w:sz w:val="24"/>
        </w:rPr>
      </w:pPr>
      <w:r w:rsidRPr="0006141B">
        <w:rPr>
          <w:rFonts w:ascii="Montserrat" w:hAnsi="Montserrat"/>
          <w:sz w:val="24"/>
        </w:rPr>
        <w:tab/>
        <w:t>He sent command again and a window opened to reveal a pair of icons. The graphic images tilted forward in acknowledgment, and a deep, ringing voice-text issued from one of them. "This is the one you wished us to see? The one who addressed the assembly?"</w:t>
      </w:r>
    </w:p>
    <w:p w:rsidR="003C23C7" w:rsidRPr="0006141B" w:rsidRDefault="003C23C7">
      <w:pPr>
        <w:spacing w:line="360" w:lineRule="auto"/>
        <w:jc w:val="both"/>
        <w:rPr>
          <w:rFonts w:ascii="Montserrat" w:hAnsi="Montserrat"/>
          <w:sz w:val="24"/>
        </w:rPr>
      </w:pPr>
      <w:r w:rsidRPr="0006141B">
        <w:rPr>
          <w:rFonts w:ascii="Montserrat" w:hAnsi="Montserrat"/>
          <w:sz w:val="24"/>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rsidR="003C23C7" w:rsidRPr="0006141B" w:rsidRDefault="003C23C7">
      <w:pPr>
        <w:spacing w:line="360" w:lineRule="auto"/>
        <w:jc w:val="both"/>
        <w:rPr>
          <w:rFonts w:ascii="Montserrat" w:hAnsi="Montserrat"/>
          <w:sz w:val="24"/>
        </w:rPr>
      </w:pPr>
      <w:r w:rsidRPr="0006141B">
        <w:rPr>
          <w:rFonts w:ascii="Montserrat" w:hAnsi="Montserrat"/>
          <w:sz w:val="24"/>
        </w:rPr>
        <w:tab/>
        <w:t>The singing, flute voice-text of the other spoke up, "She commands real-code. Your analysis reveals its integrity. This is not a hoax."</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"No, Ariadne," he replied with satisfaction, "it is not. I told you I'd found a better hacker than you." He chuckled. </w:t>
      </w:r>
    </w:p>
    <w:p w:rsidR="003C23C7" w:rsidRPr="0006141B" w:rsidRDefault="003C23C7">
      <w:pPr>
        <w:spacing w:line="360" w:lineRule="auto"/>
        <w:jc w:val="both"/>
        <w:rPr>
          <w:rFonts w:ascii="Montserrat" w:hAnsi="Montserrat"/>
          <w:sz w:val="24"/>
        </w:rPr>
      </w:pPr>
      <w:r w:rsidRPr="0006141B">
        <w:rPr>
          <w:rFonts w:ascii="Montserrat" w:hAnsi="Montserrat"/>
          <w:sz w:val="24"/>
        </w:rPr>
        <w:tab/>
        <w:t>"Is she a hacker?" The deep moaning voice-text of Diamond queried.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"If she's not a hacker than she's a divine. What difference does it make, since neither one would share her secrets," he pointed out. At their separate nodes, they watched as she drifted back to the railing and spoke to the interviewer. </w:t>
      </w:r>
    </w:p>
    <w:p w:rsidR="003C23C7" w:rsidRPr="0006141B" w:rsidRDefault="003C23C7">
      <w:pPr>
        <w:spacing w:line="360" w:lineRule="auto"/>
        <w:jc w:val="both"/>
        <w:rPr>
          <w:rFonts w:ascii="Montserrat" w:hAnsi="Montserrat"/>
          <w:sz w:val="24"/>
        </w:rPr>
      </w:pPr>
      <w:r w:rsidRPr="0006141B">
        <w:rPr>
          <w:rFonts w:ascii="Montserrat" w:hAnsi="Montserrat"/>
          <w:sz w:val="24"/>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rsidR="003C23C7" w:rsidRPr="0006141B" w:rsidRDefault="003C23C7">
      <w:pPr>
        <w:spacing w:line="360" w:lineRule="auto"/>
        <w:jc w:val="both"/>
        <w:rPr>
          <w:rFonts w:ascii="Montserrat" w:hAnsi="Montserrat"/>
          <w:sz w:val="24"/>
        </w:rPr>
      </w:pPr>
      <w:r w:rsidRPr="0006141B">
        <w:rPr>
          <w:rFonts w:ascii="Montserrat" w:hAnsi="Montserrat"/>
          <w:sz w:val="24"/>
        </w:rPr>
        <w:tab/>
        <w:t>Diamond's voice interrupted, "You were right, geist. Where did you get the tip?"</w:t>
      </w:r>
    </w:p>
    <w:p w:rsidR="003C23C7" w:rsidRPr="0006141B" w:rsidRDefault="003C23C7">
      <w:pPr>
        <w:spacing w:line="360" w:lineRule="auto"/>
        <w:jc w:val="both"/>
        <w:rPr>
          <w:rFonts w:ascii="Montserrat" w:hAnsi="Montserrat"/>
          <w:sz w:val="24"/>
        </w:rPr>
      </w:pPr>
      <w:r w:rsidRPr="0006141B">
        <w:rPr>
          <w:rFonts w:ascii="Montserrat" w:hAnsi="Montserrat"/>
          <w:sz w:val="24"/>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rsidR="003C23C7" w:rsidRPr="0006141B" w:rsidRDefault="003C23C7">
      <w:pPr>
        <w:spacing w:line="360" w:lineRule="auto"/>
        <w:jc w:val="both"/>
        <w:rPr>
          <w:rFonts w:ascii="Montserrat" w:hAnsi="Montserrat"/>
          <w:sz w:val="24"/>
        </w:rPr>
      </w:pPr>
      <w:r w:rsidRPr="0006141B">
        <w:rPr>
          <w:rFonts w:ascii="Montserrat" w:hAnsi="Montserrat"/>
          <w:sz w:val="24"/>
        </w:rPr>
        <w:tab/>
        <w:t>There was a thoughtful silence as the interview ran on. Finally Diamond spoke up. "So, you've brought her to our attention. Now what?"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He stared at the angel before him for a minute before saying, "Wouldn't you like to know exactly who and </w:t>
      </w:r>
      <w:r w:rsidRPr="0006141B">
        <w:rPr>
          <w:rFonts w:ascii="Montserrat" w:hAnsi="Montserrat"/>
          <w:i/>
          <w:sz w:val="24"/>
        </w:rPr>
        <w:t xml:space="preserve">what </w:t>
      </w:r>
      <w:r w:rsidRPr="0006141B">
        <w:rPr>
          <w:rFonts w:ascii="Montserrat" w:hAnsi="Montserrat"/>
          <w:sz w:val="24"/>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rsidR="003C23C7" w:rsidRPr="0006141B" w:rsidRDefault="003C23C7">
      <w:pPr>
        <w:spacing w:line="360" w:lineRule="auto"/>
        <w:jc w:val="both"/>
        <w:rPr>
          <w:rFonts w:ascii="Montserrat" w:hAnsi="Montserrat"/>
          <w:sz w:val="24"/>
        </w:rPr>
      </w:pPr>
      <w:r w:rsidRPr="0006141B">
        <w:rPr>
          <w:rFonts w:ascii="Montserrat" w:hAnsi="Montserrat"/>
          <w:sz w:val="24"/>
        </w:rPr>
        <w:tab/>
        <w:t>"What if she is a divine?" Ariadne challenged.</w:t>
      </w:r>
    </w:p>
    <w:p w:rsidR="003C23C7" w:rsidRPr="0006141B" w:rsidRDefault="003C23C7">
      <w:pPr>
        <w:spacing w:line="360" w:lineRule="auto"/>
        <w:jc w:val="both"/>
        <w:rPr>
          <w:rFonts w:ascii="Montserrat" w:hAnsi="Montserrat"/>
          <w:sz w:val="24"/>
        </w:rPr>
      </w:pPr>
      <w:r w:rsidRPr="0006141B">
        <w:rPr>
          <w:rFonts w:ascii="Montserrat" w:hAnsi="Montserrat"/>
          <w:sz w:val="24"/>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u w:val="single"/>
        </w:rPr>
      </w:pPr>
      <w:r w:rsidRPr="0006141B">
        <w:rPr>
          <w:rFonts w:ascii="Montserrat" w:hAnsi="Montserrat"/>
          <w:sz w:val="24"/>
          <w:u w:val="single"/>
        </w:rPr>
        <w:t>CHAPTER</w:t>
      </w:r>
    </w:p>
    <w:p w:rsidR="003C23C7" w:rsidRPr="0006141B" w:rsidRDefault="003C23C7">
      <w:pPr>
        <w:spacing w:line="360" w:lineRule="auto"/>
        <w:jc w:val="both"/>
        <w:rPr>
          <w:rFonts w:ascii="Montserrat" w:hAnsi="Montserrat"/>
          <w:sz w:val="24"/>
        </w:rPr>
      </w:pPr>
      <w:r w:rsidRPr="0006141B">
        <w:rPr>
          <w:rFonts w:ascii="Montserrat" w:hAnsi="Montserrat"/>
          <w:sz w:val="24"/>
        </w:rPr>
        <w:t>FIVE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amount of time brooding over, and researching Phoenix's claims, and the effort was catching up with him.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rsidR="003C23C7" w:rsidRPr="0006141B" w:rsidRDefault="003C23C7">
      <w:pPr>
        <w:spacing w:line="360" w:lineRule="auto"/>
        <w:jc w:val="both"/>
        <w:rPr>
          <w:rFonts w:ascii="Montserrat" w:hAnsi="Montserrat"/>
          <w:sz w:val="24"/>
        </w:rPr>
      </w:pPr>
      <w:r w:rsidRPr="0006141B">
        <w:rPr>
          <w:rFonts w:ascii="Montserrat" w:hAnsi="Montserrat"/>
          <w:sz w:val="24"/>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 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rsidR="003C23C7" w:rsidRPr="0006141B" w:rsidRDefault="003C23C7">
      <w:pPr>
        <w:spacing w:line="360" w:lineRule="auto"/>
        <w:jc w:val="both"/>
        <w:rPr>
          <w:rFonts w:ascii="Montserrat" w:hAnsi="Montserrat"/>
          <w:sz w:val="24"/>
        </w:rPr>
      </w:pPr>
      <w:r w:rsidRPr="0006141B">
        <w:rPr>
          <w:rFonts w:ascii="Montserrat" w:hAnsi="Montserrat"/>
          <w:sz w:val="24"/>
        </w:rP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rsidR="003C23C7" w:rsidRPr="0006141B" w:rsidRDefault="003C23C7">
      <w:pPr>
        <w:spacing w:line="360" w:lineRule="auto"/>
        <w:jc w:val="both"/>
        <w:rPr>
          <w:rFonts w:ascii="Montserrat" w:hAnsi="Montserrat"/>
          <w:sz w:val="24"/>
        </w:rPr>
      </w:pPr>
      <w:r w:rsidRPr="0006141B">
        <w:rPr>
          <w:rFonts w:ascii="Montserrat" w:hAnsi="Montserrat"/>
          <w:sz w:val="24"/>
        </w:rPr>
        <w:tab/>
        <w:t>Unfortunately he had missed seeing it.</w:t>
      </w:r>
    </w:p>
    <w:p w:rsidR="003C23C7" w:rsidRPr="0006141B" w:rsidRDefault="003C23C7">
      <w:pPr>
        <w:spacing w:line="360" w:lineRule="auto"/>
        <w:jc w:val="both"/>
        <w:rPr>
          <w:rFonts w:ascii="Montserrat" w:hAnsi="Montserrat"/>
          <w:sz w:val="24"/>
        </w:rPr>
      </w:pPr>
      <w:r w:rsidRPr="0006141B">
        <w:rPr>
          <w:rFonts w:ascii="Montserrat" w:hAnsi="Montserrat"/>
          <w:sz w:val="24"/>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 but he had hated the sight of her. His jealousy had turned them into enemies. He had only made it worse by trying to figure out who Phoenix's father could be, so he could confront her mother, his lover, with his pain.</w:t>
      </w:r>
    </w:p>
    <w:p w:rsidR="003C23C7" w:rsidRPr="0006141B" w:rsidRDefault="003C23C7">
      <w:pPr>
        <w:spacing w:line="360" w:lineRule="auto"/>
        <w:jc w:val="both"/>
        <w:rPr>
          <w:rFonts w:ascii="Montserrat" w:hAnsi="Montserrat"/>
          <w:sz w:val="24"/>
        </w:rPr>
      </w:pPr>
      <w:r w:rsidRPr="0006141B">
        <w:rPr>
          <w:rFonts w:ascii="Montserrat" w:hAnsi="Montserrat"/>
          <w:sz w:val="24"/>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rsidR="003C23C7" w:rsidRPr="0006141B" w:rsidRDefault="003C23C7">
      <w:pPr>
        <w:spacing w:line="360" w:lineRule="auto"/>
        <w:jc w:val="both"/>
        <w:rPr>
          <w:rFonts w:ascii="Montserrat" w:hAnsi="Montserrat"/>
          <w:sz w:val="24"/>
        </w:rPr>
      </w:pPr>
      <w:r w:rsidRPr="0006141B">
        <w:rPr>
          <w:rFonts w:ascii="Montserrat" w:hAnsi="Montserrat"/>
          <w:sz w:val="24"/>
        </w:rP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rsidR="003C23C7" w:rsidRPr="0006141B" w:rsidRDefault="003C23C7">
      <w:pPr>
        <w:spacing w:line="360" w:lineRule="auto"/>
        <w:jc w:val="both"/>
        <w:rPr>
          <w:rFonts w:ascii="Montserrat" w:hAnsi="Montserrat"/>
          <w:sz w:val="24"/>
        </w:rPr>
      </w:pPr>
      <w:r w:rsidRPr="0006141B">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rsidR="003C23C7" w:rsidRPr="0006141B" w:rsidRDefault="003C23C7">
      <w:pPr>
        <w:spacing w:line="360" w:lineRule="auto"/>
        <w:jc w:val="both"/>
        <w:rPr>
          <w:rFonts w:ascii="Montserrat" w:hAnsi="Montserrat"/>
          <w:sz w:val="24"/>
        </w:rPr>
      </w:pPr>
      <w:r w:rsidRPr="0006141B">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rsidR="003C23C7" w:rsidRPr="0006141B" w:rsidRDefault="003C23C7">
      <w:pPr>
        <w:spacing w:line="360" w:lineRule="auto"/>
        <w:jc w:val="both"/>
        <w:rPr>
          <w:rFonts w:ascii="Montserrat" w:hAnsi="Montserrat"/>
          <w:sz w:val="24"/>
        </w:rPr>
      </w:pPr>
      <w:r w:rsidRPr="0006141B">
        <w:rPr>
          <w:rFonts w:ascii="Montserrat" w:hAnsi="Montserrat"/>
          <w:sz w:val="24"/>
        </w:rPr>
        <w:tab/>
        <w:t>"Hi, Arthur," she began. "Can we speak freely?"</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It is nice to see you. Of course we can speak freely, but I don't have a lot of time at the moment. I am still in your area, so why don't I drop in when I am finished here?" he asked with a smile.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"Once you subdue her, then what?"</w:t>
      </w:r>
    </w:p>
    <w:p w:rsidR="003C23C7" w:rsidRPr="0006141B" w:rsidRDefault="003C23C7">
      <w:pPr>
        <w:spacing w:line="360" w:lineRule="auto"/>
        <w:jc w:val="both"/>
        <w:rPr>
          <w:rFonts w:ascii="Montserrat" w:hAnsi="Montserrat"/>
          <w:sz w:val="24"/>
        </w:rPr>
      </w:pPr>
      <w:r w:rsidRPr="0006141B">
        <w:rPr>
          <w:rFonts w:ascii="Montserrat" w:hAnsi="Montserrat"/>
          <w:sz w:val="24"/>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rsidR="003C23C7" w:rsidRPr="0006141B" w:rsidRDefault="003C23C7">
      <w:pPr>
        <w:spacing w:line="360" w:lineRule="auto"/>
        <w:jc w:val="both"/>
        <w:rPr>
          <w:rFonts w:ascii="Montserrat" w:hAnsi="Montserrat"/>
          <w:sz w:val="24"/>
        </w:rPr>
      </w:pPr>
      <w:r w:rsidRPr="0006141B">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rsidR="003C23C7" w:rsidRPr="0006141B" w:rsidRDefault="003C23C7">
      <w:pPr>
        <w:spacing w:line="360" w:lineRule="auto"/>
        <w:jc w:val="both"/>
        <w:rPr>
          <w:rFonts w:ascii="Montserrat" w:hAnsi="Montserrat"/>
          <w:sz w:val="24"/>
        </w:rPr>
      </w:pPr>
      <w:r w:rsidRPr="0006141B">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rsidR="003C23C7" w:rsidRPr="0006141B" w:rsidRDefault="003C23C7">
      <w:pPr>
        <w:spacing w:line="360" w:lineRule="auto"/>
        <w:jc w:val="both"/>
        <w:rPr>
          <w:rFonts w:ascii="Montserrat" w:hAnsi="Montserrat"/>
          <w:sz w:val="24"/>
        </w:rPr>
      </w:pPr>
      <w:r w:rsidRPr="0006141B">
        <w:rPr>
          <w:rFonts w:ascii="Montserrat" w:hAnsi="Montserrat"/>
          <w:sz w:val="24"/>
        </w:rPr>
        <w:tab/>
        <w:t>She sat on the edge of the bed and considered it. Precognition was one of the abilities she possessed. But, for good reasons, one that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sidRPr="0006141B">
        <w:rPr>
          <w:rFonts w:ascii="Montserrat" w:hAnsi="Montserrat"/>
          <w:i/>
          <w:sz w:val="24"/>
        </w:rPr>
        <w:t>maître d'</w:t>
      </w:r>
      <w:r w:rsidRPr="0006141B">
        <w:rPr>
          <w:rFonts w:ascii="Montserrat" w:hAnsi="Montserrat"/>
          <w:sz w:val="24"/>
        </w:rP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sidRPr="0006141B">
        <w:rPr>
          <w:rFonts w:ascii="Montserrat" w:hAnsi="Montserrat"/>
          <w:i/>
          <w:sz w:val="24"/>
        </w:rPr>
        <w:t>maître d'</w:t>
      </w:r>
      <w:r w:rsidRPr="0006141B">
        <w:rPr>
          <w:rFonts w:ascii="Montserrat" w:hAnsi="Montserrat"/>
          <w:sz w:val="24"/>
        </w:rPr>
        <w:t xml:space="preserve"> and the proprietor of the bar.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rsidR="003C23C7" w:rsidRPr="0006141B" w:rsidRDefault="003C23C7">
      <w:pPr>
        <w:spacing w:line="360" w:lineRule="auto"/>
        <w:jc w:val="both"/>
        <w:rPr>
          <w:rFonts w:ascii="Montserrat" w:hAnsi="Montserrat"/>
          <w:sz w:val="24"/>
        </w:rPr>
      </w:pPr>
      <w:r w:rsidRPr="0006141B">
        <w:rPr>
          <w:rFonts w:ascii="Montserrat" w:hAnsi="Montserrat"/>
          <w:sz w:val="24"/>
        </w:rPr>
        <w:tab/>
        <w:t>"What is this?" she demanded.</w:t>
      </w:r>
    </w:p>
    <w:p w:rsidR="003C23C7" w:rsidRPr="0006141B" w:rsidRDefault="003C23C7">
      <w:pPr>
        <w:spacing w:line="360" w:lineRule="auto"/>
        <w:jc w:val="both"/>
        <w:rPr>
          <w:rFonts w:ascii="Montserrat" w:hAnsi="Montserrat"/>
          <w:sz w:val="24"/>
        </w:rPr>
      </w:pPr>
      <w:r w:rsidRPr="0006141B">
        <w:rPr>
          <w:rFonts w:ascii="Montserrat" w:hAnsi="Montserrat"/>
          <w:sz w:val="24"/>
        </w:rP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rsidR="003C23C7" w:rsidRPr="0006141B" w:rsidRDefault="003C23C7">
      <w:pPr>
        <w:spacing w:line="360" w:lineRule="auto"/>
        <w:jc w:val="both"/>
        <w:rPr>
          <w:rFonts w:ascii="Montserrat" w:hAnsi="Montserrat"/>
          <w:sz w:val="24"/>
        </w:rPr>
      </w:pPr>
      <w:r w:rsidRPr="0006141B">
        <w:rPr>
          <w:rFonts w:ascii="Montserrat" w:hAnsi="Montserrat"/>
          <w:sz w:val="24"/>
        </w:rPr>
        <w:tab/>
        <w:t>"You could have told Athena," he complained, cutting her off before she could reply, "but, never 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rsidR="003C23C7" w:rsidRPr="0006141B" w:rsidRDefault="003C23C7">
      <w:pPr>
        <w:spacing w:line="360" w:lineRule="auto"/>
        <w:jc w:val="both"/>
        <w:rPr>
          <w:rFonts w:ascii="Montserrat" w:hAnsi="Montserrat"/>
          <w:sz w:val="24"/>
        </w:rPr>
      </w:pPr>
      <w:r w:rsidRPr="0006141B">
        <w:rPr>
          <w:rFonts w:ascii="Montserrat" w:hAnsi="Montserrat"/>
          <w:sz w:val="24"/>
        </w:rPr>
        <w:tab/>
        <w:t>"What's going on?" she asked in confusion.</w:t>
      </w:r>
    </w:p>
    <w:p w:rsidR="003C23C7" w:rsidRPr="0006141B" w:rsidRDefault="003C23C7">
      <w:pPr>
        <w:spacing w:line="360" w:lineRule="auto"/>
        <w:jc w:val="both"/>
        <w:rPr>
          <w:rFonts w:ascii="Montserrat" w:hAnsi="Montserrat"/>
          <w:sz w:val="24"/>
        </w:rPr>
      </w:pPr>
      <w:r w:rsidRPr="0006141B">
        <w:rPr>
          <w:rFonts w:ascii="Montserrat" w:hAnsi="Montserrat"/>
          <w:sz w:val="24"/>
        </w:rPr>
        <w:tab/>
        <w:t>"The Avon Emperor has invited the Aegis into an alliance against our common enemy," he replied.</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"That's not Arthur."</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first words out of her mouth were not subject to thought, "But you're Conner!" </w:t>
      </w:r>
    </w:p>
    <w:p w:rsidR="003C23C7" w:rsidRPr="0006141B" w:rsidRDefault="003C23C7">
      <w:pPr>
        <w:spacing w:line="360" w:lineRule="auto"/>
        <w:jc w:val="both"/>
        <w:rPr>
          <w:rFonts w:ascii="Montserrat" w:hAnsi="Montserrat"/>
          <w:sz w:val="24"/>
        </w:rPr>
      </w:pPr>
      <w:r w:rsidRPr="0006141B">
        <w:rPr>
          <w:rFonts w:ascii="Montserrat" w:hAnsi="Montserrat"/>
          <w:sz w:val="24"/>
        </w:rPr>
        <w:tab/>
        <w:t>The strangely familiar woman raised an eyebrow, as she quipped, "At the moment, that's Connie, I guess. How could you tell?"</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rsidR="003C23C7" w:rsidRPr="0006141B" w:rsidRDefault="003C23C7">
      <w:pPr>
        <w:spacing w:line="360" w:lineRule="auto"/>
        <w:jc w:val="both"/>
        <w:rPr>
          <w:rFonts w:ascii="Montserrat" w:hAnsi="Montserrat"/>
          <w:sz w:val="24"/>
        </w:rPr>
      </w:pPr>
      <w:r w:rsidRPr="0006141B">
        <w:rPr>
          <w:rFonts w:ascii="Montserrat" w:hAnsi="Montserrat"/>
          <w:sz w:val="24"/>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 "What the hell is going on?" Phoenix demanded, once they emerged together in the darkness. At a glance she took in their destination. A small park, about a mile from where they had met, stood revealed in the moonlight.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"Connor!" she growled. </w:t>
      </w:r>
    </w:p>
    <w:p w:rsidR="003C23C7" w:rsidRPr="0006141B" w:rsidRDefault="003C23C7">
      <w:pPr>
        <w:spacing w:line="360" w:lineRule="auto"/>
        <w:jc w:val="both"/>
        <w:rPr>
          <w:rFonts w:ascii="Montserrat" w:hAnsi="Montserrat"/>
          <w:sz w:val="24"/>
        </w:rPr>
      </w:pPr>
      <w:r w:rsidRPr="0006141B">
        <w:rPr>
          <w:rFonts w:ascii="Montserrat" w:hAnsi="Montserrat"/>
          <w:sz w:val="24"/>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rsidR="003C23C7" w:rsidRPr="0006141B" w:rsidRDefault="003C23C7">
      <w:pPr>
        <w:spacing w:line="360" w:lineRule="auto"/>
        <w:jc w:val="both"/>
        <w:rPr>
          <w:rFonts w:ascii="Montserrat" w:hAnsi="Montserrat"/>
          <w:sz w:val="24"/>
        </w:rPr>
      </w:pPr>
      <w:r w:rsidRPr="0006141B">
        <w:rPr>
          <w:rFonts w:ascii="Montserrat" w:hAnsi="Montserrat"/>
          <w:sz w:val="24"/>
        </w:rPr>
        <w:tab/>
        <w:t>"But why? Why change at all? What is going on?!" she demanded again.</w:t>
      </w:r>
    </w:p>
    <w:p w:rsidR="003C23C7" w:rsidRPr="0006141B" w:rsidRDefault="003C23C7">
      <w:pPr>
        <w:spacing w:line="360" w:lineRule="auto"/>
        <w:jc w:val="both"/>
        <w:rPr>
          <w:rFonts w:ascii="Montserrat" w:hAnsi="Montserrat"/>
          <w:sz w:val="24"/>
        </w:rPr>
      </w:pPr>
      <w:r w:rsidRPr="0006141B">
        <w:rPr>
          <w:rFonts w:ascii="Montserrat" w:hAnsi="Montserrat"/>
          <w:sz w:val="24"/>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rsidR="003C23C7" w:rsidRPr="0006141B" w:rsidRDefault="003C23C7">
      <w:pPr>
        <w:spacing w:line="360" w:lineRule="auto"/>
        <w:jc w:val="both"/>
        <w:rPr>
          <w:rFonts w:ascii="Montserrat" w:hAnsi="Montserrat"/>
          <w:sz w:val="24"/>
        </w:rPr>
      </w:pPr>
      <w:r w:rsidRPr="0006141B">
        <w:rPr>
          <w:rFonts w:ascii="Montserrat" w:hAnsi="Montserrat"/>
          <w:sz w:val="24"/>
        </w:rPr>
        <w:tab/>
        <w:t>"Connor, that's not a disguise! You're a girl! A woman, whatever," she waved her hands. "I mean, how...?" she swallowed and tried to catch her thoughts, finally accusing, "How could you?!"</w:t>
      </w:r>
    </w:p>
    <w:p w:rsidR="003C23C7" w:rsidRPr="0006141B" w:rsidRDefault="003C23C7">
      <w:pPr>
        <w:spacing w:line="360" w:lineRule="auto"/>
        <w:jc w:val="both"/>
        <w:rPr>
          <w:rFonts w:ascii="Montserrat" w:hAnsi="Montserrat"/>
          <w:sz w:val="24"/>
        </w:rPr>
      </w:pPr>
      <w:r w:rsidRPr="0006141B">
        <w:rPr>
          <w:rFonts w:ascii="Montserrat" w:hAnsi="Montserrat"/>
          <w:sz w:val="24"/>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rsidR="003C23C7" w:rsidRPr="0006141B" w:rsidRDefault="003C23C7">
      <w:pPr>
        <w:spacing w:line="360" w:lineRule="auto"/>
        <w:jc w:val="both"/>
        <w:rPr>
          <w:rFonts w:ascii="Montserrat" w:hAnsi="Montserrat"/>
          <w:sz w:val="24"/>
        </w:rPr>
      </w:pPr>
      <w:r w:rsidRPr="0006141B">
        <w:rPr>
          <w:rFonts w:ascii="Montserrat" w:hAnsi="Montserrat"/>
          <w:sz w:val="24"/>
        </w:rPr>
        <w:tab/>
        <w:t>"I can't tell you, Phoenix, because I don't know. My guess is that that wasn't the ASIA. I think it was something potentially far more dangerous."</w:t>
      </w:r>
    </w:p>
    <w:p w:rsidR="003C23C7" w:rsidRPr="0006141B" w:rsidRDefault="003C23C7">
      <w:pPr>
        <w:spacing w:line="360" w:lineRule="auto"/>
        <w:jc w:val="both"/>
        <w:rPr>
          <w:rFonts w:ascii="Montserrat" w:hAnsi="Montserrat"/>
          <w:sz w:val="24"/>
        </w:rPr>
      </w:pPr>
      <w:r w:rsidRPr="0006141B">
        <w:rPr>
          <w:rFonts w:ascii="Montserrat" w:hAnsi="Montserrat"/>
          <w:sz w:val="24"/>
        </w:rPr>
        <w:tab/>
        <w:t>"What?"</w:t>
      </w:r>
    </w:p>
    <w:p w:rsidR="003C23C7" w:rsidRPr="0006141B" w:rsidRDefault="003C23C7">
      <w:pPr>
        <w:spacing w:line="360" w:lineRule="auto"/>
        <w:jc w:val="both"/>
        <w:rPr>
          <w:rFonts w:ascii="Montserrat" w:hAnsi="Montserrat"/>
          <w:sz w:val="24"/>
        </w:rPr>
      </w:pPr>
      <w:r w:rsidRPr="0006141B">
        <w:rPr>
          <w:rFonts w:ascii="Montserrat" w:hAnsi="Montserrat"/>
          <w:sz w:val="24"/>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thought about it a minute before asking, "If this is true, and if Arthur is one of them, why would he send you to rescue me and protect me? And if he's not really one of them, then why did he set me up to fall into a trap?"</w:t>
      </w:r>
    </w:p>
    <w:p w:rsidR="003C23C7" w:rsidRPr="0006141B" w:rsidRDefault="003C23C7">
      <w:pPr>
        <w:spacing w:line="360" w:lineRule="auto"/>
        <w:jc w:val="both"/>
        <w:rPr>
          <w:rFonts w:ascii="Montserrat" w:hAnsi="Montserrat"/>
          <w:sz w:val="24"/>
        </w:rPr>
      </w:pPr>
      <w:r w:rsidRPr="0006141B">
        <w:rPr>
          <w:rFonts w:ascii="Montserrat" w:hAnsi="Montserrat"/>
          <w:sz w:val="24"/>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"And how do you know that?" </w:t>
      </w:r>
    </w:p>
    <w:p w:rsidR="003C23C7" w:rsidRPr="0006141B" w:rsidRDefault="003C23C7">
      <w:pPr>
        <w:spacing w:line="360" w:lineRule="auto"/>
        <w:jc w:val="both"/>
        <w:rPr>
          <w:rFonts w:ascii="Montserrat" w:hAnsi="Montserrat"/>
          <w:sz w:val="24"/>
        </w:rPr>
      </w:pPr>
      <w:r w:rsidRPr="0006141B">
        <w:rPr>
          <w:rFonts w:ascii="Montserrat" w:hAnsi="Montserrat"/>
          <w:sz w:val="24"/>
        </w:rPr>
        <w:tab/>
        <w:t>"That's simple. He was already there disguised as you."</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rsidR="003C23C7" w:rsidRPr="0006141B" w:rsidRDefault="003C23C7">
      <w:pPr>
        <w:spacing w:line="360" w:lineRule="auto"/>
        <w:jc w:val="both"/>
        <w:rPr>
          <w:rFonts w:ascii="Montserrat" w:hAnsi="Montserrat"/>
          <w:i/>
          <w:sz w:val="24"/>
        </w:rPr>
      </w:pPr>
      <w:r w:rsidRPr="0006141B">
        <w:rPr>
          <w:rFonts w:ascii="Montserrat" w:hAnsi="Montserrat"/>
          <w:sz w:val="24"/>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t>
      </w:r>
      <w:r w:rsidRPr="0006141B">
        <w:rPr>
          <w:rFonts w:ascii="Montserrat" w:hAnsi="Montserrat"/>
          <w:i/>
          <w:sz w:val="24"/>
        </w:rPr>
        <w:t>What do I want?</w:t>
      </w:r>
    </w:p>
    <w:p w:rsidR="003C23C7" w:rsidRPr="0006141B" w:rsidRDefault="003C23C7">
      <w:pPr>
        <w:spacing w:line="360" w:lineRule="auto"/>
        <w:jc w:val="both"/>
        <w:rPr>
          <w:rFonts w:ascii="Montserrat" w:hAnsi="Montserrat"/>
          <w:sz w:val="24"/>
        </w:rPr>
      </w:pPr>
      <w:r w:rsidRPr="0006141B">
        <w:rPr>
          <w:rFonts w:ascii="Montserrat" w:hAnsi="Montserrat"/>
          <w:i/>
          <w:sz w:val="24"/>
        </w:rPr>
        <w:tab/>
      </w:r>
      <w:r w:rsidRPr="0006141B">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 confirmation. </w:t>
      </w:r>
    </w:p>
    <w:p w:rsidR="003C23C7" w:rsidRPr="0006141B" w:rsidRDefault="003C23C7">
      <w:pPr>
        <w:spacing w:line="360" w:lineRule="auto"/>
        <w:jc w:val="both"/>
        <w:rPr>
          <w:rFonts w:ascii="Montserrat" w:hAnsi="Montserrat"/>
          <w:sz w:val="24"/>
        </w:rPr>
      </w:pPr>
      <w:r w:rsidRPr="0006141B">
        <w:rPr>
          <w:rFonts w:ascii="Montserrat" w:hAnsi="Montserrat"/>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3C23C7" w:rsidRPr="0006141B" w:rsidRDefault="003C23C7">
      <w:pPr>
        <w:spacing w:line="360" w:lineRule="auto"/>
        <w:jc w:val="both"/>
        <w:rPr>
          <w:rFonts w:ascii="Montserrat" w:hAnsi="Montserrat"/>
          <w:sz w:val="24"/>
        </w:rPr>
      </w:pPr>
      <w:r w:rsidRPr="0006141B">
        <w:rPr>
          <w:rFonts w:ascii="Montserrat" w:hAnsi="Montserrat"/>
          <w:sz w:val="24"/>
        </w:rPr>
        <w:tab/>
        <w:t>These parts of her held a desire which eclipsed her mind and body, yet escaped her conscious recognition in both.</w:t>
      </w:r>
    </w:p>
    <w:p w:rsidR="003C23C7" w:rsidRPr="0006141B" w:rsidRDefault="003C23C7">
      <w:pPr>
        <w:spacing w:line="360" w:lineRule="auto"/>
        <w:jc w:val="both"/>
        <w:rPr>
          <w:rFonts w:ascii="Montserrat" w:hAnsi="Montserrat"/>
          <w:sz w:val="24"/>
        </w:rPr>
      </w:pPr>
      <w:r w:rsidRPr="0006141B">
        <w:rPr>
          <w:rFonts w:ascii="Montserrat" w:hAnsi="Montserrat"/>
          <w:sz w:val="24"/>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rsidR="003C23C7" w:rsidRPr="0006141B" w:rsidRDefault="003C23C7">
      <w:pPr>
        <w:spacing w:line="360" w:lineRule="auto"/>
        <w:jc w:val="both"/>
        <w:rPr>
          <w:rFonts w:ascii="Montserrat" w:hAnsi="Montserrat"/>
          <w:sz w:val="24"/>
        </w:rPr>
      </w:pPr>
      <w:r w:rsidRPr="0006141B">
        <w:rPr>
          <w:rFonts w:ascii="Montserrat" w:hAnsi="Montserrat"/>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Such as now. </w:t>
      </w:r>
    </w:p>
    <w:p w:rsidR="003C23C7" w:rsidRPr="0006141B" w:rsidRDefault="003C23C7">
      <w:pPr>
        <w:spacing w:line="360" w:lineRule="auto"/>
        <w:jc w:val="both"/>
        <w:rPr>
          <w:rFonts w:ascii="Montserrat" w:hAnsi="Montserrat"/>
          <w:sz w:val="24"/>
        </w:rPr>
      </w:pPr>
      <w:r w:rsidRPr="0006141B">
        <w:rPr>
          <w:rFonts w:ascii="Montserrat" w:hAnsi="Montserrat"/>
          <w:sz w:val="24"/>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rsidR="003C23C7" w:rsidRPr="0006141B" w:rsidRDefault="003C23C7">
      <w:pPr>
        <w:spacing w:line="360" w:lineRule="auto"/>
        <w:jc w:val="both"/>
        <w:rPr>
          <w:rFonts w:ascii="Montserrat" w:hAnsi="Montserrat"/>
          <w:sz w:val="24"/>
        </w:rPr>
      </w:pPr>
      <w:r w:rsidRPr="0006141B">
        <w:rPr>
          <w:rFonts w:ascii="Montserrat" w:hAnsi="Montserrat"/>
          <w:sz w:val="24"/>
        </w:rP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was launching herself at the glass once more, when he fired.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sidRPr="0006141B">
        <w:rPr>
          <w:rFonts w:ascii="Montserrat" w:hAnsi="Montserrat"/>
          <w:i/>
          <w:sz w:val="24"/>
        </w:rPr>
        <w:t>known</w:t>
      </w:r>
      <w:r w:rsidRPr="0006141B">
        <w:rPr>
          <w:rFonts w:ascii="Montserrat" w:hAnsi="Montserrat"/>
          <w:sz w:val="24"/>
        </w:rP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3C23C7" w:rsidRPr="0006141B" w:rsidRDefault="003C23C7">
      <w:pPr>
        <w:spacing w:line="360" w:lineRule="auto"/>
        <w:jc w:val="both"/>
        <w:rPr>
          <w:rFonts w:ascii="Montserrat" w:hAnsi="Montserrat"/>
          <w:sz w:val="24"/>
        </w:rPr>
      </w:pPr>
      <w:r w:rsidRPr="0006141B">
        <w:rPr>
          <w:rFonts w:ascii="Montserrat" w:hAnsi="Montserrat"/>
          <w:sz w:val="24"/>
        </w:rPr>
        <w:tab/>
        <w:t>She had been picking it up around her in the past few days but had not bothered to place its source, and could not piece together an exact association from her collection of memories.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i/>
          <w:sz w:val="24"/>
        </w:rPr>
      </w:pPr>
      <w:r w:rsidRPr="0006141B">
        <w:rPr>
          <w:rFonts w:ascii="Montserrat" w:hAnsi="Montserrat"/>
          <w:sz w:val="24"/>
        </w:rPr>
        <w:br w:type="page"/>
      </w:r>
      <w:r w:rsidRPr="0006141B">
        <w:rPr>
          <w:rFonts w:ascii="Montserrat" w:hAnsi="Montserrat"/>
          <w:i/>
          <w:sz w:val="24"/>
        </w:rPr>
        <w:t xml:space="preserve">(^_^) </w:t>
      </w:r>
      <w:r w:rsidRPr="0006141B">
        <w:rPr>
          <w:rFonts w:ascii="Montserrat" w:hAnsi="Montserrat"/>
          <w:i/>
          <w:sz w:val="24"/>
        </w:rPr>
        <w:tab/>
      </w:r>
    </w:p>
    <w:p w:rsidR="003C23C7" w:rsidRPr="0006141B" w:rsidRDefault="003C23C7">
      <w:pPr>
        <w:spacing w:line="360" w:lineRule="auto"/>
        <w:jc w:val="both"/>
        <w:rPr>
          <w:rFonts w:ascii="Montserrat" w:hAnsi="Montserrat"/>
          <w:i/>
          <w:sz w:val="24"/>
        </w:rPr>
      </w:pPr>
    </w:p>
    <w:p w:rsidR="003C23C7" w:rsidRPr="0006141B" w:rsidRDefault="003C23C7">
      <w:pPr>
        <w:spacing w:line="360" w:lineRule="auto"/>
        <w:jc w:val="both"/>
        <w:rPr>
          <w:rFonts w:ascii="Montserrat" w:hAnsi="Montserrat"/>
          <w:i/>
          <w:sz w:val="24"/>
        </w:rPr>
      </w:pPr>
      <w:r w:rsidRPr="0006141B">
        <w:rPr>
          <w:rFonts w:ascii="Montserrat" w:hAnsi="Montserrat"/>
          <w:i/>
          <w:sz w:val="24"/>
        </w:rPr>
        <w:t xml:space="preserve">Loose threads: </w:t>
      </w:r>
    </w:p>
    <w:p w:rsidR="003C23C7" w:rsidRPr="0006141B" w:rsidRDefault="003C23C7">
      <w:pPr>
        <w:spacing w:line="360" w:lineRule="auto"/>
        <w:jc w:val="both"/>
        <w:rPr>
          <w:rFonts w:ascii="Montserrat" w:hAnsi="Montserrat"/>
          <w:i/>
          <w:sz w:val="24"/>
        </w:rPr>
      </w:pPr>
    </w:p>
    <w:p w:rsidR="003C23C7" w:rsidRPr="0006141B" w:rsidRDefault="003C23C7">
      <w:pPr>
        <w:spacing w:line="360" w:lineRule="auto"/>
        <w:jc w:val="both"/>
        <w:rPr>
          <w:rFonts w:ascii="Montserrat" w:hAnsi="Montserrat"/>
          <w:i/>
          <w:sz w:val="24"/>
        </w:rPr>
      </w:pPr>
      <w:r w:rsidRPr="0006141B">
        <w:rPr>
          <w:rFonts w:ascii="Montserrat" w:hAnsi="Montserrat"/>
          <w:i/>
          <w:sz w:val="24"/>
        </w:rPr>
        <w:t>Arthur Remmington, acting through a slip-puppet that was tortured and killed, remains alive and in the shadows.</w:t>
      </w:r>
    </w:p>
    <w:p w:rsidR="003C23C7" w:rsidRPr="0006141B" w:rsidRDefault="003C23C7">
      <w:pPr>
        <w:spacing w:line="360" w:lineRule="auto"/>
        <w:jc w:val="both"/>
        <w:rPr>
          <w:rFonts w:ascii="Montserrat" w:hAnsi="Montserrat"/>
          <w:i/>
          <w:sz w:val="24"/>
        </w:rPr>
      </w:pPr>
    </w:p>
    <w:p w:rsidR="003C23C7" w:rsidRPr="0006141B" w:rsidRDefault="003C23C7">
      <w:pPr>
        <w:spacing w:line="360" w:lineRule="auto"/>
        <w:jc w:val="both"/>
        <w:rPr>
          <w:rFonts w:ascii="Montserrat" w:hAnsi="Montserrat"/>
          <w:i/>
          <w:sz w:val="24"/>
        </w:rPr>
      </w:pPr>
      <w:r w:rsidRPr="0006141B">
        <w:rPr>
          <w:rFonts w:ascii="Montserrat" w:hAnsi="Montserrat"/>
          <w:i/>
          <w:sz w:val="24"/>
        </w:rPr>
        <w:t xml:space="preserve">Thorn, (Arkham) the hacker who managed to become a Senator for the State of California, and his lieutenants, Diamond and Ariadne, pull up their roots and relocate to Ao'Ajeo to pursue their interest in Phoenix. </w:t>
      </w:r>
    </w:p>
    <w:p w:rsidR="003C23C7" w:rsidRPr="0006141B" w:rsidRDefault="003C23C7">
      <w:pPr>
        <w:spacing w:line="360" w:lineRule="auto"/>
        <w:jc w:val="both"/>
        <w:rPr>
          <w:rFonts w:ascii="Montserrat" w:hAnsi="Montserrat"/>
          <w:i/>
          <w:sz w:val="24"/>
        </w:rPr>
      </w:pPr>
    </w:p>
    <w:p w:rsidR="003C23C7" w:rsidRPr="0006141B" w:rsidRDefault="003C23C7">
      <w:pPr>
        <w:spacing w:line="360" w:lineRule="auto"/>
        <w:jc w:val="both"/>
        <w:rPr>
          <w:rFonts w:ascii="Montserrat" w:hAnsi="Montserrat"/>
          <w:i/>
          <w:sz w:val="24"/>
        </w:rPr>
      </w:pPr>
      <w:r w:rsidRPr="0006141B">
        <w:rPr>
          <w:rFonts w:ascii="Montserrat" w:hAnsi="Montserrat"/>
          <w:i/>
          <w:sz w:val="24"/>
        </w:rPr>
        <w:t>Naomi and Connie accompany Phoenix, her father and Athena to Ao'Ajeo, remaining in contact with Phoenix until her exile.</w:t>
      </w:r>
    </w:p>
    <w:p w:rsidR="003C23C7" w:rsidRPr="0006141B" w:rsidRDefault="003C23C7">
      <w:pPr>
        <w:spacing w:line="360" w:lineRule="auto"/>
        <w:jc w:val="both"/>
        <w:rPr>
          <w:rFonts w:ascii="Montserrat" w:hAnsi="Montserrat"/>
          <w:i/>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(^_^) </w:t>
      </w:r>
      <w:r w:rsidRPr="0006141B">
        <w:rPr>
          <w:rFonts w:ascii="Montserrat" w:hAnsi="Montserrat"/>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terrible news aired the next morning.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 body, matching hers in every detail had appeared in a police morgue, and </w:t>
      </w:r>
    </w:p>
    <w:p w:rsidR="003C23C7" w:rsidRPr="0006141B" w:rsidRDefault="003C23C7">
      <w:pPr>
        <w:spacing w:line="360" w:lineRule="auto"/>
        <w:jc w:val="both"/>
        <w:rPr>
          <w:rFonts w:ascii="Montserrat" w:hAnsi="Montserrat"/>
          <w:sz w:val="24"/>
        </w:rPr>
      </w:pPr>
      <w:r w:rsidRPr="0006141B">
        <w:rPr>
          <w:rFonts w:ascii="Montserrat" w:hAnsi="Montserrat"/>
          <w:sz w:val="24"/>
        </w:rPr>
        <w:tab/>
        <w:t>… at home when they came to inform her hosts of what they had assumed to be her death. Phoenix offered no explanation, when she was asked.</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So had whoever killed her. The body had been altered to appear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Anastasia Neve Kohler: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Morgan Erin Wildmuir: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Christian Allan Temple: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Mason Damon Drake: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Michael Thomas Kinkade: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Alexander James Maxwell: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"thank you, lieutenant," the x said dismissing the officer who had announced them. As the group filed in the x urged them to take their seats. I held my breath as the x waved </w:t>
      </w:r>
      <w:r w:rsidRPr="0006141B">
        <w:rPr>
          <w:rFonts w:ascii="Montserrat" w:hAnsi="Montserrat"/>
          <w:i/>
          <w:sz w:val="24"/>
        </w:rPr>
        <w:t xml:space="preserve">him </w:t>
      </w:r>
      <w:r w:rsidRPr="0006141B">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rsidR="003C23C7" w:rsidRPr="0006141B" w:rsidRDefault="003C23C7">
      <w:pPr>
        <w:spacing w:line="360" w:lineRule="auto"/>
        <w:jc w:val="both"/>
        <w:rPr>
          <w:rFonts w:ascii="Montserrat" w:hAnsi="Montserrat"/>
          <w:sz w:val="24"/>
        </w:rPr>
      </w:pPr>
      <w:r w:rsidRPr="0006141B">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quirked an eyebrow and frowned as he paused to regard me. I searched my memory--a part acquired from my mother's mind--and recalled the early drafts of the </w:t>
      </w:r>
      <w:r w:rsidRPr="0006141B">
        <w:rPr>
          <w:rFonts w:ascii="Montserrat" w:hAnsi="Montserrat"/>
          <w:i/>
          <w:sz w:val="24"/>
        </w:rPr>
        <w:t>explorer</w:t>
      </w:r>
      <w:r w:rsidRPr="0006141B">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06141B">
        <w:rPr>
          <w:rFonts w:ascii="Montserrat" w:hAnsi="Montserrat"/>
          <w:i/>
          <w:sz w:val="24"/>
        </w:rPr>
        <w:t>Adventure.</w:t>
      </w:r>
      <w:r w:rsidRPr="0006141B">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rsidR="003C23C7" w:rsidRPr="0006141B" w:rsidRDefault="003C23C7">
      <w:pPr>
        <w:spacing w:line="360" w:lineRule="auto"/>
        <w:jc w:val="both"/>
        <w:rPr>
          <w:rFonts w:ascii="Montserrat" w:hAnsi="Montserrat"/>
          <w:sz w:val="24"/>
        </w:rPr>
      </w:pPr>
      <w:r w:rsidRPr="0006141B">
        <w:rPr>
          <w:rFonts w:ascii="Montserrat" w:hAnsi="Montserrat"/>
          <w:sz w:val="24"/>
        </w:rPr>
        <w:tab/>
        <w:t>the x smiled.</w:t>
      </w:r>
    </w:p>
    <w:p w:rsidR="003C23C7" w:rsidRPr="0006141B" w:rsidRDefault="003C23C7">
      <w:pPr>
        <w:spacing w:line="360" w:lineRule="auto"/>
        <w:jc w:val="both"/>
        <w:rPr>
          <w:rFonts w:ascii="Montserrat" w:hAnsi="Montserrat"/>
          <w:sz w:val="24"/>
        </w:rPr>
      </w:pPr>
      <w:r w:rsidRPr="0006141B">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3C23C7" w:rsidRPr="0006141B" w:rsidRDefault="003C23C7">
      <w:pPr>
        <w:spacing w:line="360" w:lineRule="auto"/>
        <w:jc w:val="both"/>
        <w:rPr>
          <w:rFonts w:ascii="Montserrat" w:hAnsi="Montserrat"/>
          <w:sz w:val="24"/>
        </w:rPr>
      </w:pPr>
      <w:r w:rsidRPr="0006141B">
        <w:rPr>
          <w:rFonts w:ascii="Montserrat" w:hAnsi="Montserrat"/>
          <w:sz w:val="24"/>
        </w:rPr>
        <w:tab/>
        <w:t>I think I held my breath. My mother's dream, and the cause of her death.</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 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3C23C7" w:rsidRPr="0006141B" w:rsidRDefault="003C23C7">
      <w:pPr>
        <w:spacing w:line="360" w:lineRule="auto"/>
        <w:jc w:val="both"/>
        <w:rPr>
          <w:rFonts w:ascii="Montserrat" w:hAnsi="Montserrat"/>
          <w:sz w:val="24"/>
        </w:rPr>
      </w:pPr>
      <w:r w:rsidRPr="0006141B">
        <w:rPr>
          <w:rFonts w:ascii="Montserrat" w:hAnsi="Montserrat"/>
          <w:sz w:val="24"/>
        </w:rPr>
        <w:tab/>
        <w:t>"our intentions," he returned to the specifics of our briefing, "broadly put, are to make sure that they understand that we will not be intimidated or turned from our objectives in space. Since we can't talk to them, we have to accomplish this through our actions. So, it going get hairy out there on occasions.</w:t>
      </w:r>
    </w:p>
    <w:p w:rsidR="003C23C7" w:rsidRPr="0006141B" w:rsidRDefault="003C23C7">
      <w:pPr>
        <w:spacing w:line="360" w:lineRule="auto"/>
        <w:jc w:val="both"/>
        <w:rPr>
          <w:rFonts w:ascii="Montserrat" w:hAnsi="Montserrat"/>
          <w:sz w:val="24"/>
        </w:rPr>
      </w:pPr>
      <w:r w:rsidRPr="0006141B">
        <w:rPr>
          <w:rFonts w:ascii="Montserrat" w:hAnsi="Montserrat"/>
          <w:sz w:val="24"/>
        </w:rPr>
        <w:tab/>
        <w:t>"if, when we deploy, we come across hostiles Û 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3C23C7" w:rsidRPr="0006141B" w:rsidRDefault="003C23C7">
      <w:pPr>
        <w:spacing w:line="360" w:lineRule="auto"/>
        <w:jc w:val="both"/>
        <w:rPr>
          <w:rFonts w:ascii="Montserrat" w:hAnsi="Montserrat"/>
          <w:sz w:val="24"/>
        </w:rPr>
      </w:pPr>
      <w:r w:rsidRPr="0006141B">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rsidR="003C23C7" w:rsidRPr="0006141B" w:rsidRDefault="003C23C7">
      <w:pPr>
        <w:spacing w:line="360" w:lineRule="auto"/>
        <w:jc w:val="both"/>
        <w:rPr>
          <w:rFonts w:ascii="Montserrat" w:hAnsi="Montserrat"/>
          <w:sz w:val="24"/>
        </w:rPr>
      </w:pPr>
      <w:r w:rsidRPr="0006141B">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rsidR="003C23C7" w:rsidRPr="0006141B" w:rsidRDefault="003C23C7">
      <w:pPr>
        <w:spacing w:line="360" w:lineRule="auto"/>
        <w:jc w:val="both"/>
        <w:rPr>
          <w:rFonts w:ascii="Montserrat" w:hAnsi="Montserrat"/>
          <w:sz w:val="24"/>
        </w:rPr>
      </w:pPr>
      <w:r w:rsidRPr="0006141B">
        <w:rPr>
          <w:rFonts w:ascii="Montserrat" w:hAnsi="Montserrat"/>
          <w:sz w:val="24"/>
        </w:rPr>
        <w:tab/>
        <w:t>i'm pretty sure I was blushing. Ember and x shared a smile and connor just looked innocent.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rsidR="003C23C7" w:rsidRPr="0006141B" w:rsidRDefault="003C23C7">
      <w:pPr>
        <w:spacing w:line="360" w:lineRule="auto"/>
        <w:jc w:val="both"/>
        <w:rPr>
          <w:rFonts w:ascii="Montserrat" w:hAnsi="Montserrat"/>
          <w:sz w:val="24"/>
        </w:rPr>
      </w:pPr>
      <w:r w:rsidRPr="0006141B">
        <w:rPr>
          <w:rFonts w:ascii="Montserrat" w:hAnsi="Montserrat"/>
          <w:sz w:val="24"/>
        </w:rP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rsidR="003C23C7" w:rsidRPr="0006141B" w:rsidRDefault="003C23C7">
      <w:pPr>
        <w:spacing w:line="360" w:lineRule="auto"/>
        <w:jc w:val="both"/>
        <w:rPr>
          <w:rFonts w:ascii="Montserrat" w:hAnsi="Montserrat"/>
          <w:sz w:val="24"/>
        </w:rPr>
      </w:pPr>
      <w:r w:rsidRPr="0006141B">
        <w:rPr>
          <w:rFonts w:ascii="Montserrat" w:hAnsi="Montserrat"/>
          <w:sz w:val="24"/>
        </w:rPr>
        <w:tab/>
        <w:t>"So, now the military is having doubts, eh?" she asked.</w:t>
      </w:r>
    </w:p>
    <w:p w:rsidR="003C23C7" w:rsidRPr="0006141B" w:rsidRDefault="003C23C7">
      <w:pPr>
        <w:spacing w:line="360" w:lineRule="auto"/>
        <w:jc w:val="both"/>
        <w:rPr>
          <w:rFonts w:ascii="Montserrat" w:hAnsi="Montserrat"/>
          <w:sz w:val="24"/>
        </w:rPr>
      </w:pPr>
      <w:r w:rsidRPr="0006141B">
        <w:rPr>
          <w:rFonts w:ascii="Montserrat" w:hAnsi="Montserrat"/>
          <w:sz w:val="24"/>
        </w:rPr>
        <w:tab/>
        <w:t>"Well, no. But not for lack of paranoid pressure from the civilian establishment," he answered. "Your name came up again. Some of your friends in ISP have assembled a profile on you trying to build a case for their belief that you are a reactor pile a few rods short of critical mass. There was some noise about having you ejected from the operational side of this mission. Of course there are objections to allowing any of the selected actives to act as part of this entourage," he complained. "Naturally, these objections were overruled, but some of the allegations they are making do worry some of the brass higher up."</w:t>
      </w:r>
    </w:p>
    <w:p w:rsidR="003C23C7" w:rsidRPr="0006141B" w:rsidRDefault="003C23C7">
      <w:pPr>
        <w:spacing w:line="360" w:lineRule="auto"/>
        <w:jc w:val="both"/>
        <w:rPr>
          <w:rFonts w:ascii="Montserrat" w:hAnsi="Montserrat"/>
          <w:sz w:val="24"/>
        </w:rPr>
      </w:pPr>
      <w:r w:rsidRPr="0006141B">
        <w:rPr>
          <w:rFonts w:ascii="Montserrat" w:hAnsi="Montserrat"/>
          <w:sz w:val="24"/>
        </w:rPr>
        <w:tab/>
        <w:t>"You mean the allegations that, without some form of neural leash or synaptic lock to prevent us from 'exercising our natural authority' in light of native practices, the authority of the lead delegate is dangerously undermined?" Phoenix  corrected, scowling. "It's the same kind of thinking that led to acts to ban psionics from terrestrial environments and habitats--like planets and space stations. Never mind that such laws leave us nowhere to actually live. Whoever thought up these 'mind-control' fantasies obviously had no psi capability what-so-ever."</w:t>
      </w:r>
    </w:p>
    <w:p w:rsidR="003C23C7" w:rsidRPr="0006141B" w:rsidRDefault="003C23C7">
      <w:pPr>
        <w:spacing w:line="360" w:lineRule="auto"/>
        <w:jc w:val="both"/>
        <w:rPr>
          <w:rFonts w:ascii="Montserrat" w:hAnsi="Montserrat"/>
          <w:sz w:val="24"/>
        </w:rPr>
      </w:pPr>
      <w:r w:rsidRPr="0006141B">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to trap them in the depths of one's own self. Deeper than the most sexual intimacy. She had tried it once. It was--thought and speech converged, "...unbelievably indecent!" she finally gasped.</w:t>
      </w:r>
    </w:p>
    <w:p w:rsidR="003C23C7" w:rsidRPr="0006141B" w:rsidRDefault="003C23C7">
      <w:pPr>
        <w:spacing w:line="360" w:lineRule="auto"/>
        <w:jc w:val="both"/>
        <w:rPr>
          <w:rFonts w:ascii="Montserrat" w:hAnsi="Montserrat"/>
          <w:sz w:val="24"/>
        </w:rPr>
      </w:pPr>
      <w:r w:rsidRPr="0006141B">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p>
    <w:p w:rsidR="003C23C7" w:rsidRPr="0006141B" w:rsidRDefault="003C23C7">
      <w:pPr>
        <w:spacing w:line="360" w:lineRule="auto"/>
        <w:jc w:val="both"/>
        <w:rPr>
          <w:rFonts w:ascii="Montserrat" w:hAnsi="Montserrat"/>
          <w:sz w:val="24"/>
        </w:rPr>
      </w:pPr>
      <w:r w:rsidRPr="0006141B">
        <w:rPr>
          <w:rFonts w:ascii="Montserrat" w:hAnsi="Montserrat"/>
          <w:sz w:val="24"/>
        </w:rPr>
        <w:tab/>
        <w:t>"So what was the Secretary of State's response?" Phoenix asked while he laughed softly at the expression on her face. He took a deep breath to calm himself and ran his hands through his hair. When he started chuckling again, she snarled, "Well? What did they say?"</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didn't get an answer, as Athena showed up right then with Connie and Naomi.</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br w:type="page"/>
        <w:t>Passages</w:t>
      </w:r>
      <w:r w:rsidRPr="0006141B">
        <w:rPr>
          <w:rFonts w:ascii="Montserrat" w:hAnsi="Montserrat"/>
          <w:sz w:val="24"/>
        </w:rPr>
        <w:tab/>
        <w:t xml:space="preserve"> of Book One----------------------------------------------------------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Other things...</w:t>
      </w:r>
    </w:p>
    <w:p w:rsidR="003C23C7" w:rsidRPr="0006141B" w:rsidRDefault="003C23C7">
      <w:pPr>
        <w:pStyle w:val="AvonDraftNotes"/>
        <w:ind w:left="0" w:right="0"/>
        <w:rPr>
          <w:del w:id="3" w:author="David Roberson" w:date="2005-04-30T01:03:00Z"/>
          <w:rFonts w:ascii="Montserrat" w:hAnsi="Montserrat"/>
          <w:caps/>
          <w:vanish/>
          <w:sz w:val="24"/>
        </w:rPr>
      </w:pPr>
      <w:r w:rsidRPr="0006141B">
        <w:rPr>
          <w:rFonts w:ascii="Montserrat" w:hAnsi="Montserrat"/>
          <w:sz w:val="24"/>
        </w:rPr>
        <w:t>th</w:t>
      </w:r>
    </w:p>
    <w:p w:rsidR="003C23C7" w:rsidRPr="0006141B" w:rsidRDefault="003C23C7">
      <w:pPr>
        <w:spacing w:line="360" w:lineRule="auto"/>
        <w:jc w:val="both"/>
        <w:rPr>
          <w:rFonts w:ascii="Montserrat" w:hAnsi="Montserrat"/>
          <w:sz w:val="24"/>
        </w:rPr>
      </w:pPr>
      <w:del w:id="4" w:author="David Roberson" w:date="2005-04-30T01:03:00Z">
        <w:r w:rsidRPr="0006141B">
          <w:rPr>
            <w:rFonts w:ascii="Montserrat" w:hAnsi="Montserrat"/>
            <w:caps/>
            <w:vanish/>
            <w:sz w:val="24"/>
          </w:rPr>
          <w:delText>th</w:delText>
        </w:r>
      </w:del>
      <w:r w:rsidRPr="0006141B">
        <w:rPr>
          <w:rFonts w:ascii="Montserrat" w:hAnsi="Montserrat"/>
          <w:sz w:val="24"/>
        </w:rPr>
        <w:t xml:space="preserve">e mike before he greeted the press. </w:t>
      </w:r>
      <w:del w:id="5" w:author="David Roberson" w:date="2005-04-30T01:03:00Z">
        <w:r w:rsidRPr="0006141B">
          <w:rPr>
            <w:rFonts w:ascii="Montserrat" w:hAnsi="Montserrat"/>
            <w:caps/>
            <w:vanish/>
            <w:sz w:val="24"/>
          </w:rPr>
          <w:delText>“Never,</w:delText>
        </w:r>
      </w:del>
      <w:r w:rsidRPr="0006141B">
        <w:rPr>
          <w:rFonts w:ascii="Montserrat" w:hAnsi="Montserrat"/>
          <w:sz w:val="24"/>
        </w:rPr>
        <w:t>"Never, in the history of the Human Race, has a head of state had to come before his or her people with as dire an announcement as I am compelled to make today."</w:t>
      </w:r>
    </w:p>
    <w:p w:rsidR="003C23C7" w:rsidRPr="0006141B" w:rsidRDefault="003C23C7">
      <w:pPr>
        <w:spacing w:line="360" w:lineRule="auto"/>
        <w:jc w:val="both"/>
        <w:rPr>
          <w:rFonts w:ascii="Montserrat" w:hAnsi="Montserrat"/>
          <w:sz w:val="24"/>
        </w:rPr>
      </w:pPr>
    </w:p>
    <w:p w:rsidR="003C23C7" w:rsidRPr="0006141B" w:rsidRDefault="003C23C7">
      <w:pPr>
        <w:pStyle w:val="AvonDraftNotes"/>
        <w:ind w:left="0" w:right="0"/>
        <w:rPr>
          <w:del w:id="6" w:author="David Roberson" w:date="2005-04-30T01:03:00Z"/>
          <w:rFonts w:ascii="Montserrat" w:hAnsi="Montserrat"/>
          <w:caps/>
          <w:vanish/>
          <w:sz w:val="24"/>
        </w:rPr>
      </w:pPr>
      <w:del w:id="7" w:author="David Roberson" w:date="2005-04-30T01:03:00Z">
        <w:r w:rsidRPr="0006141B">
          <w:rPr>
            <w:rFonts w:ascii="Montserrat" w:hAnsi="Montserrat"/>
            <w:caps/>
            <w:vanish/>
            <w:sz w:val="24"/>
          </w:rPr>
          <w:delText>today.”</w:delText>
        </w:r>
      </w:del>
    </w:p>
    <w:p w:rsidR="003C23C7" w:rsidRPr="0006141B" w:rsidRDefault="003C23C7">
      <w:pPr>
        <w:pStyle w:val="AvonDraftNotes"/>
        <w:ind w:left="0" w:right="0"/>
        <w:rPr>
          <w:del w:id="8" w:author="David Roberson" w:date="2005-04-30T01:03:00Z"/>
          <w:rFonts w:ascii="Montserrat" w:hAnsi="Montserrat"/>
          <w:caps/>
          <w:vanish/>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These two unrelated accounts describe virtually identical events. Each of these ships was intercepted, and upon attempting to initiate contact, were destroyed by what is presumed to be a vessel of alien </w:t>
      </w:r>
      <w:del w:id="9" w:author="David Roberson" w:date="2005-04-30T01:03:00Z">
        <w:r w:rsidRPr="0006141B">
          <w:rPr>
            <w:rFonts w:ascii="Montserrat" w:hAnsi="Montserrat"/>
            <w:caps/>
            <w:vanish/>
            <w:sz w:val="24"/>
          </w:rPr>
          <w:delText>origin,”</w:delText>
        </w:r>
      </w:del>
      <w:r w:rsidRPr="0006141B">
        <w:rPr>
          <w:rFonts w:ascii="Montserrat" w:hAnsi="Montserrat"/>
          <w:sz w:val="24"/>
        </w:rPr>
        <w:t xml:space="preserve">origin," he took a long pause to pan across the entire audience, to let that revelation sink in. </w:t>
      </w:r>
    </w:p>
    <w:p w:rsidR="003C23C7" w:rsidRPr="0006141B" w:rsidRDefault="003C23C7">
      <w:pPr>
        <w:pStyle w:val="AvonDraftNotes"/>
        <w:ind w:left="0" w:right="0"/>
        <w:rPr>
          <w:del w:id="10" w:author="David Roberson" w:date="2005-04-30T01:03:00Z"/>
          <w:rFonts w:ascii="Montserrat" w:hAnsi="Montserrat"/>
          <w:caps/>
          <w:vanish/>
          <w:sz w:val="24"/>
        </w:rPr>
      </w:pPr>
    </w:p>
    <w:p w:rsidR="003C23C7" w:rsidRPr="0006141B" w:rsidRDefault="003C23C7">
      <w:pPr>
        <w:spacing w:line="360" w:lineRule="auto"/>
        <w:jc w:val="both"/>
        <w:rPr>
          <w:rFonts w:ascii="Montserrat" w:hAnsi="Montserrat"/>
          <w:sz w:val="24"/>
        </w:rPr>
      </w:pPr>
      <w:del w:id="11" w:author="David Roberson" w:date="2005-04-30T01:03:00Z">
        <w:r w:rsidRPr="0006141B">
          <w:rPr>
            <w:rFonts w:ascii="Montserrat" w:hAnsi="Montserrat"/>
            <w:caps/>
            <w:vanish/>
            <w:sz w:val="24"/>
          </w:rPr>
          <w:tab/>
          <w:delText>“This</w:delText>
        </w:r>
      </w:del>
      <w:r w:rsidRPr="0006141B">
        <w:rPr>
          <w:rFonts w:ascii="Montserrat" w:hAnsi="Montserrat"/>
          <w:sz w:val="24"/>
        </w:rPr>
        <w:tab/>
        <w:t xml:space="preserve">"This new information was inserted in an autopsy program modeling and analyzing the cumulative mission data of twelve other missing ships. This new data confirmed the existence of a window of opportunity, in each, case where other interceptions by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sidRPr="0006141B">
        <w:rPr>
          <w:rFonts w:ascii="Montserrat" w:hAnsi="Montserrat"/>
          <w:i/>
          <w:sz w:val="24"/>
        </w:rPr>
        <w:t xml:space="preserve">Adventure's </w:t>
      </w:r>
      <w:r w:rsidRPr="0006141B">
        <w:rPr>
          <w:rFonts w:ascii="Montserrat" w:hAnsi="Montserrat"/>
          <w:sz w:val="24"/>
        </w:rPr>
        <w:t xml:space="preserve">destruction to that of the </w:t>
      </w:r>
      <w:r w:rsidRPr="0006141B">
        <w:rPr>
          <w:rFonts w:ascii="Montserrat" w:hAnsi="Montserrat"/>
          <w:i/>
          <w:sz w:val="24"/>
        </w:rPr>
        <w:t xml:space="preserve">Intrepid, </w:t>
      </w:r>
      <w:r w:rsidRPr="0006141B">
        <w:rPr>
          <w:rFonts w:ascii="Montserrat" w:hAnsi="Montserrat"/>
          <w:sz w:val="24"/>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rsidR="003C23C7" w:rsidRPr="0006141B" w:rsidRDefault="003C23C7">
      <w:pPr>
        <w:spacing w:line="360" w:lineRule="auto"/>
        <w:jc w:val="both"/>
        <w:rPr>
          <w:rFonts w:ascii="Montserrat" w:hAnsi="Montserrat"/>
          <w:sz w:val="24"/>
        </w:rPr>
      </w:pPr>
      <w:r w:rsidRPr="0006141B">
        <w:rPr>
          <w:rFonts w:ascii="Montserrat" w:hAnsi="Montserrat"/>
          <w:sz w:val="24"/>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information:  A witness to the brutal attack on the </w:t>
      </w:r>
      <w:r w:rsidRPr="0006141B">
        <w:rPr>
          <w:rFonts w:ascii="Montserrat" w:hAnsi="Montserrat"/>
          <w:i/>
          <w:sz w:val="24"/>
        </w:rPr>
        <w:t>Adventure.</w:t>
      </w:r>
      <w:r w:rsidRPr="0006141B">
        <w:rPr>
          <w:rFonts w:ascii="Montserrat" w:hAnsi="Montserrat"/>
          <w:sz w:val="24"/>
        </w:rPr>
        <w:t xml:space="preserve">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 Disclosure </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06141B">
        <w:rPr>
          <w:rFonts w:ascii="Montserrat" w:hAnsi="Montserrat"/>
          <w:i/>
          <w:sz w:val="24"/>
        </w:rPr>
        <w:t xml:space="preserve">had </w:t>
      </w:r>
      <w:r w:rsidRPr="0006141B">
        <w:rPr>
          <w:rFonts w:ascii="Montserrat" w:hAnsi="Montserrat"/>
          <w:sz w:val="24"/>
        </w:rPr>
        <w:t>to be told. And I had been chosen to tell them.</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06141B">
        <w:rPr>
          <w:rFonts w:ascii="Montserrat" w:hAnsi="Montserrat"/>
          <w:i/>
          <w:sz w:val="24"/>
        </w:rPr>
        <w:t>test</w:t>
      </w:r>
      <w:r w:rsidRPr="0006141B">
        <w:rPr>
          <w:rFonts w:ascii="Montserrat" w:hAnsi="Montserrat"/>
          <w:sz w:val="24"/>
        </w:rPr>
        <w:t xml:space="preserve"> of my rehabilitation. It doesn't take much for a telepath to recognize a veiled threat. I was well aware of the fate of an unstable psi. </w:t>
      </w:r>
    </w:p>
    <w:p w:rsidR="003C23C7" w:rsidRPr="0006141B" w:rsidRDefault="003C23C7">
      <w:pPr>
        <w:spacing w:line="360" w:lineRule="auto"/>
        <w:jc w:val="both"/>
        <w:rPr>
          <w:rFonts w:ascii="Montserrat" w:hAnsi="Montserrat"/>
          <w:sz w:val="24"/>
        </w:rPr>
      </w:pPr>
      <w:r w:rsidRPr="0006141B">
        <w:rPr>
          <w:rFonts w:ascii="Montserrat" w:hAnsi="Montserrat"/>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rsidR="003C23C7" w:rsidRPr="0006141B" w:rsidRDefault="003C23C7">
      <w:pPr>
        <w:spacing w:line="360" w:lineRule="auto"/>
        <w:jc w:val="both"/>
        <w:rPr>
          <w:rFonts w:ascii="Montserrat" w:hAnsi="Montserrat"/>
          <w:sz w:val="24"/>
        </w:rPr>
      </w:pPr>
      <w:r w:rsidRPr="0006141B">
        <w:rPr>
          <w:rFonts w:ascii="Montserrat" w:hAnsi="Montserrat"/>
          <w:sz w:val="24"/>
        </w:rPr>
        <w:tab/>
        <w:t>I was already being devoured by my angst.</w:t>
      </w:r>
    </w:p>
    <w:p w:rsidR="003C23C7" w:rsidRPr="0006141B" w:rsidRDefault="003C23C7">
      <w:pPr>
        <w:spacing w:line="360" w:lineRule="auto"/>
        <w:jc w:val="both"/>
        <w:rPr>
          <w:rFonts w:ascii="Montserrat" w:hAnsi="Montserrat"/>
          <w:sz w:val="24"/>
        </w:rPr>
      </w:pPr>
      <w:r w:rsidRPr="0006141B">
        <w:rPr>
          <w:rFonts w:ascii="Montserrat" w:hAnsi="Montserrat"/>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rsidR="003C23C7" w:rsidRPr="0006141B" w:rsidRDefault="003C23C7">
      <w:pPr>
        <w:spacing w:line="360" w:lineRule="auto"/>
        <w:jc w:val="both"/>
        <w:rPr>
          <w:rFonts w:ascii="Montserrat" w:hAnsi="Montserrat"/>
          <w:sz w:val="24"/>
        </w:rPr>
      </w:pPr>
      <w:r w:rsidRPr="0006141B">
        <w:rPr>
          <w:rFonts w:ascii="Montserrat" w:hAnsi="Montserrat"/>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have to explain a few things to establish the nature of my involvement in the final mission of the deep space explorer </w:t>
      </w:r>
      <w:r w:rsidRPr="0006141B">
        <w:rPr>
          <w:rFonts w:ascii="Montserrat" w:hAnsi="Montserrat"/>
          <w:i/>
          <w:sz w:val="24"/>
        </w:rPr>
        <w:t>Adventure.</w:t>
      </w:r>
      <w:r w:rsidRPr="0006141B">
        <w:rPr>
          <w:rFonts w:ascii="Montserrat" w:hAnsi="Montserrat"/>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06141B">
        <w:rPr>
          <w:rFonts w:ascii="Montserrat" w:hAnsi="Montserrat"/>
          <w:i/>
          <w:sz w:val="24"/>
        </w:rPr>
        <w:t>Adventure</w:t>
      </w:r>
      <w:r w:rsidRPr="0006141B">
        <w:rPr>
          <w:rFonts w:ascii="Montserrat" w:hAnsi="Montserrat"/>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"At the time that the </w:t>
      </w:r>
      <w:r w:rsidRPr="0006141B">
        <w:rPr>
          <w:rFonts w:ascii="Montserrat" w:hAnsi="Montserrat"/>
          <w:i/>
          <w:sz w:val="24"/>
        </w:rPr>
        <w:t xml:space="preserve">Adventure </w:t>
      </w:r>
      <w:r w:rsidRPr="0006141B">
        <w:rPr>
          <w:rFonts w:ascii="Montserrat" w:hAnsi="Montserrat"/>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06141B">
        <w:rPr>
          <w:rFonts w:ascii="Montserrat" w:hAnsi="Montserrat"/>
          <w:i/>
          <w:sz w:val="24"/>
        </w:rPr>
        <w:t>Adventure</w:t>
      </w:r>
      <w:r w:rsidRPr="0006141B">
        <w:rPr>
          <w:rFonts w:ascii="Montserrat" w:hAnsi="Montserrat"/>
          <w:sz w:val="24"/>
        </w:rPr>
        <w:t xml:space="preserve">, while quietly dying her mother's death in her memory.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would not have thought it could have been re-opened at this late a date, but confronted with this impossibly human alien, and her terrifying first words, I had learned otherwise. I had always need to know </w:t>
      </w:r>
      <w:r w:rsidRPr="0006141B">
        <w:rPr>
          <w:rFonts w:ascii="Montserrat" w:hAnsi="Montserrat"/>
          <w:i/>
          <w:sz w:val="24"/>
        </w:rPr>
        <w:t xml:space="preserve">why </w:t>
      </w:r>
      <w:r w:rsidRPr="0006141B">
        <w:rPr>
          <w:rFonts w:ascii="Montserrat" w:hAnsi="Montserrat"/>
          <w:sz w:val="24"/>
        </w:rPr>
        <w:t>this horrible thing had happened. The idea that my mother died for breaking a law she had no idea existed was both terrible and promising. I don't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Reflection</w:t>
      </w:r>
    </w:p>
    <w:p w:rsidR="003C23C7" w:rsidRPr="0006141B" w:rsidRDefault="003C23C7">
      <w:pPr>
        <w:spacing w:line="360" w:lineRule="auto"/>
        <w:jc w:val="both"/>
        <w:rPr>
          <w:rFonts w:ascii="Montserrat" w:hAnsi="Montserrat"/>
          <w:sz w:val="24"/>
        </w:rPr>
      </w:pPr>
      <w:r w:rsidRPr="0006141B">
        <w:rPr>
          <w:rFonts w:ascii="Montserrat" w:hAnsi="Montserrat"/>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3C23C7" w:rsidRPr="0006141B" w:rsidRDefault="003C23C7">
      <w:pPr>
        <w:spacing w:line="360" w:lineRule="auto"/>
        <w:jc w:val="both"/>
        <w:rPr>
          <w:rFonts w:ascii="Montserrat" w:hAnsi="Montserrat"/>
          <w:sz w:val="24"/>
        </w:rPr>
      </w:pPr>
      <w:r w:rsidRPr="0006141B">
        <w:rPr>
          <w:rFonts w:ascii="Montserrat" w:hAnsi="Montserrat"/>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On my mother the same features had been exotically beautiful, while on me they just seemed somehow unfinished.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w:t>
      </w:r>
    </w:p>
    <w:p w:rsidR="003C23C7" w:rsidRPr="0006141B" w:rsidRDefault="003C23C7">
      <w:pPr>
        <w:spacing w:line="360" w:lineRule="auto"/>
        <w:jc w:val="both"/>
        <w:rPr>
          <w:rFonts w:ascii="Montserrat" w:hAnsi="Montserrat"/>
          <w:sz w:val="24"/>
        </w:rPr>
      </w:pPr>
      <w:r w:rsidRPr="0006141B">
        <w:rPr>
          <w:rFonts w:ascii="Montserrat" w:hAnsi="Montserrat"/>
          <w:sz w:val="24"/>
        </w:rP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At a second glance, the painful illusion shattered.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sidRPr="0006141B">
        <w:rPr>
          <w:rFonts w:ascii="Montserrat" w:hAnsi="Montserrat"/>
          <w:i/>
          <w:sz w:val="24"/>
        </w:rPr>
        <w:t>Adventure</w:t>
      </w:r>
      <w:r w:rsidRPr="0006141B">
        <w:rPr>
          <w:rFonts w:ascii="Montserrat" w:hAnsi="Montserrat"/>
          <w:sz w:val="24"/>
        </w:rPr>
        <w:t xml:space="preserve"> I was forced to expose myself and the existence of active psionics.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 Damned and Divine </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sidRPr="0006141B">
        <w:rPr>
          <w:rFonts w:ascii="Montserrat" w:hAnsi="Montserrat"/>
          <w:i/>
          <w:sz w:val="24"/>
        </w:rPr>
        <w:t>why</w:t>
      </w:r>
      <w:r w:rsidRPr="0006141B">
        <w:rPr>
          <w:rFonts w:ascii="Montserrat" w:hAnsi="Montserrat"/>
          <w:sz w:val="24"/>
        </w:rPr>
        <w:t xml:space="preserve"> they did it. One, they </w:t>
      </w:r>
      <w:r w:rsidRPr="0006141B">
        <w:rPr>
          <w:rFonts w:ascii="Montserrat" w:hAnsi="Montserrat"/>
          <w:i/>
          <w:sz w:val="24"/>
        </w:rPr>
        <w:t>needed</w:t>
      </w:r>
      <w:r w:rsidRPr="0006141B">
        <w:rPr>
          <w:rFonts w:ascii="Montserrat" w:hAnsi="Montserrat"/>
          <w:sz w:val="24"/>
        </w:rPr>
        <w:t xml:space="preserve"> to disclose the existence of active psionics to the public; our population was growing too fast for the government to hide. Two, the threat of alien invasion, while providing the people something to think about </w:t>
      </w:r>
      <w:r w:rsidRPr="0006141B">
        <w:rPr>
          <w:rFonts w:ascii="Montserrat" w:hAnsi="Montserrat"/>
          <w:i/>
          <w:sz w:val="24"/>
        </w:rPr>
        <w:t>besides</w:t>
      </w:r>
      <w:r w:rsidRPr="0006141B">
        <w:rPr>
          <w:rFonts w:ascii="Montserrat" w:hAnsi="Montserrat"/>
          <w:sz w:val="24"/>
        </w:rPr>
        <w:t xml:space="preserve"> us, was something the government discovered it could not hide as other exploratory missions went missing. Three, I </w:t>
      </w:r>
      <w:r w:rsidRPr="0006141B">
        <w:rPr>
          <w:rFonts w:ascii="Montserrat" w:hAnsi="Montserrat"/>
          <w:i/>
          <w:sz w:val="24"/>
        </w:rPr>
        <w:t>was</w:t>
      </w:r>
      <w:r w:rsidRPr="0006141B">
        <w:rPr>
          <w:rFonts w:ascii="Montserrat" w:hAnsi="Montserrat"/>
          <w:sz w:val="24"/>
        </w:rPr>
        <w:t xml:space="preserve"> the closest thing to an eye-witness available to offer testimonial support for that government announcement.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Those are facts and I cannot dispute them.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rsidR="003C23C7" w:rsidRPr="0006141B" w:rsidRDefault="003C23C7">
      <w:pPr>
        <w:spacing w:line="360" w:lineRule="auto"/>
        <w:jc w:val="both"/>
        <w:rPr>
          <w:rFonts w:ascii="Montserrat" w:hAnsi="Montserrat"/>
          <w:sz w:val="24"/>
        </w:rPr>
      </w:pPr>
      <w:r w:rsidRPr="0006141B">
        <w:rPr>
          <w:rFonts w:ascii="Montserrat" w:hAnsi="Montserrat"/>
          <w:sz w:val="24"/>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rsidR="003C23C7" w:rsidRPr="0006141B" w:rsidRDefault="003C23C7">
      <w:pPr>
        <w:spacing w:line="360" w:lineRule="auto"/>
        <w:jc w:val="both"/>
        <w:rPr>
          <w:rFonts w:ascii="Montserrat" w:hAnsi="Montserrat"/>
          <w:sz w:val="24"/>
        </w:rPr>
      </w:pPr>
      <w:r w:rsidRPr="0006141B">
        <w:rPr>
          <w:rFonts w:ascii="Montserrat" w:hAnsi="Montserrat"/>
          <w:sz w:val="24"/>
        </w:rPr>
        <w:tab/>
        <w:t>I knew from the beginning that I was doing untold damage with these demonstrations, and it came home hard when I was asked to prove too much. I stood before a crowd in an amphitheater in the San Francisco East Bay when I heard that particular challenge amidst a sea of clamoring voices. I stopped, and when I spoke everyone heard me.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"No," I declared, "I will </w:t>
      </w:r>
      <w:r w:rsidRPr="0006141B">
        <w:rPr>
          <w:rFonts w:ascii="Montserrat" w:hAnsi="Montserrat"/>
          <w:i/>
          <w:sz w:val="24"/>
        </w:rPr>
        <w:t>not</w:t>
      </w:r>
      <w:r w:rsidRPr="0006141B">
        <w:rPr>
          <w:rFonts w:ascii="Montserrat" w:hAnsi="Montserrat"/>
          <w:sz w:val="24"/>
        </w:rPr>
        <w:t xml:space="preserve"> read your mind." At the tone in my voice, the audience fell eerily silent. I had not refused a request, and in their minds I had answered a million times to the question </w:t>
      </w:r>
      <w:r w:rsidRPr="0006141B">
        <w:rPr>
          <w:rFonts w:ascii="Montserrat" w:hAnsi="Montserrat"/>
          <w:i/>
          <w:sz w:val="24"/>
        </w:rPr>
        <w:t xml:space="preserve">what am I thinking? </w:t>
      </w:r>
      <w:r w:rsidRPr="0006141B">
        <w:rPr>
          <w:rFonts w:ascii="Montserrat" w:hAnsi="Montserrat"/>
          <w:sz w:val="24"/>
        </w:rPr>
        <w:t xml:space="preserve"> As they stared at me in confusion I suddenly realized that it was not enough for them to </w:t>
      </w:r>
      <w:r w:rsidRPr="0006141B">
        <w:rPr>
          <w:rFonts w:ascii="Montserrat" w:hAnsi="Montserrat"/>
          <w:i/>
          <w:sz w:val="24"/>
        </w:rPr>
        <w:t>believe</w:t>
      </w:r>
      <w:r w:rsidRPr="0006141B">
        <w:rPr>
          <w:rFonts w:ascii="Montserrat" w:hAnsi="Montserrat"/>
          <w:sz w:val="24"/>
        </w:rPr>
        <w:t xml:space="preserve">. I wanted them to </w:t>
      </w:r>
      <w:r w:rsidRPr="0006141B">
        <w:rPr>
          <w:rFonts w:ascii="Montserrat" w:hAnsi="Montserrat"/>
          <w:i/>
          <w:sz w:val="24"/>
        </w:rPr>
        <w:t xml:space="preserve">understand. </w:t>
      </w:r>
      <w:r w:rsidRPr="0006141B">
        <w:rPr>
          <w:rFonts w:ascii="Montserrat" w:hAnsi="Montserrat"/>
          <w:sz w:val="24"/>
        </w:rPr>
        <w:t xml:space="preserve">"Telepathy is more intimate than sex," I proclaimed. "I </w:t>
      </w:r>
      <w:r w:rsidRPr="0006141B">
        <w:rPr>
          <w:rFonts w:ascii="Montserrat" w:hAnsi="Montserrat"/>
          <w:i/>
          <w:sz w:val="24"/>
        </w:rPr>
        <w:t>am</w:t>
      </w:r>
      <w:r w:rsidRPr="0006141B">
        <w:rPr>
          <w:rFonts w:ascii="Montserrat" w:hAnsi="Montserrat"/>
          <w:sz w:val="24"/>
        </w:rPr>
        <w:t xml:space="preserve"> a minor, thank you." That caught their attention. A few of them even laughed at my weak joke. But they were still confused, so I explained, "There is a difference between </w:t>
      </w:r>
      <w:r w:rsidRPr="0006141B">
        <w:rPr>
          <w:rFonts w:ascii="Montserrat" w:hAnsi="Montserrat"/>
          <w:i/>
          <w:sz w:val="24"/>
        </w:rPr>
        <w:t>reading</w:t>
      </w:r>
      <w:r w:rsidRPr="0006141B">
        <w:rPr>
          <w:rFonts w:ascii="Montserrat" w:hAnsi="Montserrat"/>
          <w:sz w:val="24"/>
        </w:rPr>
        <w:t xml:space="preserve"> a mind and simply </w:t>
      </w:r>
      <w:r w:rsidRPr="0006141B">
        <w:rPr>
          <w:rFonts w:ascii="Montserrat" w:hAnsi="Montserrat"/>
          <w:i/>
          <w:sz w:val="24"/>
        </w:rPr>
        <w:t>overlapping</w:t>
      </w:r>
      <w:r w:rsidRPr="0006141B">
        <w:rPr>
          <w:rFonts w:ascii="Montserrat" w:hAnsi="Montserrat"/>
          <w:sz w:val="24"/>
        </w:rPr>
        <w:t xml:space="preserve"> it.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sidRPr="0006141B">
        <w:rPr>
          <w:rFonts w:ascii="Montserrat" w:hAnsi="Montserrat"/>
          <w:i/>
          <w:sz w:val="24"/>
        </w:rPr>
        <w:t>rape</w:t>
      </w:r>
      <w:r w:rsidRPr="0006141B">
        <w:rPr>
          <w:rFonts w:ascii="Montserrat" w:hAnsi="Montserrat"/>
          <w:sz w:val="24"/>
        </w:rPr>
        <w:t xml:space="preserve">," I  paused for emphasis, staring several of them in the eyes, "and the victim is as much a participant in that act as they would be in any </w:t>
      </w:r>
      <w:r w:rsidRPr="0006141B">
        <w:rPr>
          <w:rFonts w:ascii="Montserrat" w:hAnsi="Montserrat"/>
          <w:i/>
          <w:sz w:val="24"/>
        </w:rPr>
        <w:t>physical</w:t>
      </w:r>
      <w:r w:rsidRPr="0006141B">
        <w:rPr>
          <w:rFonts w:ascii="Montserrat" w:hAnsi="Montserrat"/>
          <w:sz w:val="24"/>
        </w:rPr>
        <w:t xml:space="preserve"> rape. Mind rape is usually only committed by a </w:t>
      </w:r>
      <w:r w:rsidRPr="0006141B">
        <w:rPr>
          <w:rFonts w:ascii="Montserrat" w:hAnsi="Montserrat"/>
          <w:i/>
          <w:sz w:val="24"/>
        </w:rPr>
        <w:t>latent</w:t>
      </w:r>
      <w:r w:rsidRPr="0006141B">
        <w:rPr>
          <w:rFonts w:ascii="Montserrat" w:hAnsi="Montserrat"/>
          <w:sz w:val="24"/>
        </w:rPr>
        <w:t xml:space="preserve"> psionic, and usually the victim is an active. Helpless as they are invaded," I pressed the point, "</w:t>
      </w:r>
      <w:r w:rsidRPr="0006141B">
        <w:rPr>
          <w:rFonts w:ascii="Montserrat" w:hAnsi="Montserrat"/>
          <w:i/>
          <w:sz w:val="24"/>
        </w:rPr>
        <w:t>penetrated</w:t>
      </w:r>
      <w:r w:rsidRPr="0006141B">
        <w:rPr>
          <w:rFonts w:ascii="Montserrat" w:hAnsi="Montserrat"/>
          <w:sz w:val="24"/>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rsidR="003C23C7" w:rsidRPr="0006141B" w:rsidRDefault="003C23C7">
      <w:pPr>
        <w:spacing w:line="360" w:lineRule="auto"/>
        <w:jc w:val="both"/>
        <w:rPr>
          <w:rFonts w:ascii="Montserrat" w:hAnsi="Montserrat"/>
          <w:sz w:val="24"/>
        </w:rPr>
      </w:pPr>
      <w:r w:rsidRPr="0006141B">
        <w:rPr>
          <w:rFonts w:ascii="Montserrat" w:hAnsi="Montserrat"/>
          <w:sz w:val="24"/>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w:t>
      </w:r>
      <w:r w:rsidRPr="0006141B">
        <w:rPr>
          <w:rFonts w:ascii="Montserrat" w:hAnsi="Montserrat"/>
          <w:i/>
          <w:sz w:val="24"/>
        </w:rPr>
        <w:t xml:space="preserve"> gospel</w:t>
      </w:r>
      <w:r w:rsidRPr="0006141B">
        <w:rPr>
          <w:rFonts w:ascii="Montserrat" w:hAnsi="Montserrat"/>
          <w:sz w:val="24"/>
        </w:rPr>
        <w:t xml:space="preserve">. I held out my mind and sipped their adulation, their awe, and I tasted ecstasy, love, terror, devotion. </w:t>
      </w:r>
    </w:p>
    <w:p w:rsidR="003C23C7" w:rsidRPr="0006141B" w:rsidRDefault="003C23C7">
      <w:pPr>
        <w:spacing w:line="360" w:lineRule="auto"/>
        <w:jc w:val="both"/>
        <w:rPr>
          <w:rFonts w:ascii="Montserrat" w:hAnsi="Montserrat"/>
          <w:sz w:val="24"/>
        </w:rPr>
      </w:pPr>
      <w:r w:rsidRPr="0006141B">
        <w:rPr>
          <w:rFonts w:ascii="Montserrat" w:hAnsi="Montserrat"/>
          <w:sz w:val="24"/>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w:t>
      </w:r>
      <w:r w:rsidRPr="0006141B">
        <w:rPr>
          <w:rFonts w:ascii="Montserrat" w:hAnsi="Montserrat"/>
          <w:i/>
          <w:sz w:val="24"/>
        </w:rPr>
        <w:t xml:space="preserve">really </w:t>
      </w:r>
      <w:r w:rsidRPr="0006141B">
        <w:rPr>
          <w:rFonts w:ascii="Montserrat" w:hAnsi="Montserrat"/>
          <w:sz w:val="24"/>
        </w:rPr>
        <w:t>believe in. I almost had it. I thought about what I had just retreated from. They want to believe, but the fact is that they don't understand. "Oh, my god!" I gasped as it hit me. I knew what I had done wrong. I looked back at the crowd from off-stage and whispered.</w:t>
      </w:r>
    </w:p>
    <w:p w:rsidR="003C23C7" w:rsidRPr="0006141B" w:rsidRDefault="003C23C7">
      <w:pPr>
        <w:spacing w:line="360" w:lineRule="auto"/>
        <w:jc w:val="both"/>
        <w:rPr>
          <w:rFonts w:ascii="Montserrat" w:hAnsi="Montserrat"/>
          <w:sz w:val="24"/>
        </w:rPr>
      </w:pPr>
      <w:r w:rsidRPr="0006141B">
        <w:rPr>
          <w:rFonts w:ascii="Montserrat" w:hAnsi="Montserrat"/>
          <w:sz w:val="24"/>
        </w:rPr>
        <w:tab/>
        <w:t>"People want proof so they can be free to believe without having to understand what they believe in!" I was simply freeing people from the need to think for themselves! As I realized it I felt sick. I felt damned.</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Fame and infamy</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Potential</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Isolation's end</w:t>
      </w:r>
    </w:p>
    <w:p w:rsidR="003C23C7" w:rsidRPr="0006141B" w:rsidRDefault="003C23C7">
      <w:pPr>
        <w:spacing w:line="360" w:lineRule="auto"/>
        <w:jc w:val="both"/>
        <w:rPr>
          <w:rFonts w:ascii="Montserrat" w:hAnsi="Montserrat"/>
          <w:sz w:val="24"/>
        </w:rPr>
      </w:pPr>
      <w:r w:rsidRPr="0006141B">
        <w:rPr>
          <w:rFonts w:ascii="Montserrat" w:hAnsi="Montserrat"/>
          <w:sz w:val="24"/>
        </w:rPr>
        <w:t>I had cut my ties to the project pretty thoroughly when I left. The last thing I would have ever expected was for them to track me down several years later and ask me to come back to the project and rejoin the space program. Imagine my surprise. I had been out of contact for some time, so he had to track me down at my current home in Scotland. I was there alone. And now that the past, in the form of one captain O'Neal, had intruded on my isolation, I was forced to realize that I was lonely.</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Recruitment</w:t>
      </w:r>
    </w:p>
    <w:p w:rsidR="003C23C7" w:rsidRPr="0006141B" w:rsidRDefault="003C23C7">
      <w:pPr>
        <w:spacing w:line="360" w:lineRule="auto"/>
        <w:jc w:val="both"/>
        <w:rPr>
          <w:rFonts w:ascii="Montserrat" w:hAnsi="Montserrat"/>
          <w:sz w:val="24"/>
        </w:rPr>
      </w:pPr>
      <w:r w:rsidRPr="0006141B">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sideboard and gathered tea settings for two, and fetched the pot from the hot plate. As I was setting the tray down, I heard the front door sliding open and shut. A brief wind cut through the house, peppering me with droplets, and dancing against the paddles and ribbons of the wind chimes, conjuring a delicate rain of notes to welcome my unannounced visitor.</w:t>
      </w:r>
    </w:p>
    <w:p w:rsidR="003C23C7" w:rsidRPr="0006141B" w:rsidRDefault="003C23C7">
      <w:pPr>
        <w:spacing w:line="360" w:lineRule="auto"/>
        <w:jc w:val="both"/>
        <w:rPr>
          <w:rFonts w:ascii="Montserrat" w:hAnsi="Montserrat"/>
          <w:sz w:val="24"/>
        </w:rPr>
      </w:pPr>
      <w:r w:rsidRPr="0006141B">
        <w:rPr>
          <w:rFonts w:ascii="Montserrat" w:hAnsi="Montserrat"/>
          <w:sz w:val="24"/>
        </w:rPr>
        <w:tab/>
        <w:t>"Ms. Ember," he greeted me from the shadows. He slipped out of his jacket and hung it on a hook inside the door. "Don't you think you went a bit out of your way to cut your ties with the project?" He asked as he entered the room, pausing outside the fall of light.</w:t>
      </w:r>
    </w:p>
    <w:p w:rsidR="003C23C7" w:rsidRPr="0006141B" w:rsidRDefault="003C23C7">
      <w:pPr>
        <w:spacing w:line="360" w:lineRule="auto"/>
        <w:jc w:val="both"/>
        <w:rPr>
          <w:rFonts w:ascii="Montserrat" w:hAnsi="Montserrat"/>
          <w:sz w:val="24"/>
        </w:rPr>
      </w:pPr>
      <w:r w:rsidRPr="0006141B">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O'Neal 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3C23C7" w:rsidRPr="0006141B" w:rsidRDefault="003C23C7">
      <w:pPr>
        <w:spacing w:line="360" w:lineRule="auto"/>
        <w:jc w:val="both"/>
        <w:rPr>
          <w:rFonts w:ascii="Montserrat" w:hAnsi="Montserrat"/>
          <w:sz w:val="24"/>
        </w:rPr>
      </w:pPr>
      <w:r w:rsidRPr="0006141B">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"Phoenix,"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06141B">
        <w:rPr>
          <w:rFonts w:ascii="Montserrat" w:hAnsi="Montserrat"/>
          <w:i/>
          <w:sz w:val="24"/>
        </w:rPr>
        <w:t>ask</w:t>
      </w:r>
      <w:r w:rsidRPr="0006141B">
        <w:rPr>
          <w:rFonts w:ascii="Montserrat" w:hAnsi="Montserrat"/>
          <w:sz w:val="24"/>
        </w:rPr>
        <w:t xml:space="preserve"> you to come back." He held my eyes with his as he asked, "will you come back?" He maintained eye contact as he finally took a sip of his tea.</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3C23C7" w:rsidRPr="0006141B" w:rsidRDefault="003C23C7">
      <w:pPr>
        <w:spacing w:line="360" w:lineRule="auto"/>
        <w:jc w:val="both"/>
        <w:rPr>
          <w:rFonts w:ascii="Montserrat" w:hAnsi="Montserrat"/>
          <w:sz w:val="24"/>
        </w:rPr>
      </w:pPr>
      <w:r w:rsidRPr="0006141B">
        <w:rPr>
          <w:rFonts w:ascii="Montserrat" w:hAnsi="Montserrat"/>
          <w:sz w:val="24"/>
        </w:rPr>
        <w:tab/>
        <w:t>"Phoenix," he began to protest and dropped it, dabbing at his shirtfront with the towel. As he sopped up the puddles on the table, I poured him some more tea. "They're just people," he began again, "people make mistakes, and sometimes other people get hurt. Are you ever going to let it go? What do we have to do for you to forgive us?"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06141B">
        <w:rPr>
          <w:rFonts w:ascii="Montserrat" w:hAnsi="Montserrat"/>
          <w:i/>
          <w:sz w:val="24"/>
        </w:rPr>
        <w:t>me</w:t>
      </w:r>
      <w:r w:rsidRPr="0006141B">
        <w:rPr>
          <w:rFonts w:ascii="Montserrat" w:hAnsi="Montserrat"/>
          <w:sz w:val="24"/>
        </w:rPr>
        <w: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he interrupted my reflection. I flushed slightly, wondering how long a silence had passed. Seeing that he had my attention again, he continued. "I understand how you feel, but that is history now. We really need you now. </w:t>
      </w:r>
      <w:r w:rsidRPr="0006141B">
        <w:rPr>
          <w:rFonts w:ascii="Montserrat" w:hAnsi="Montserrat"/>
          <w:i/>
          <w:sz w:val="24"/>
        </w:rPr>
        <w:t xml:space="preserve">I </w:t>
      </w:r>
      <w:r w:rsidRPr="0006141B">
        <w:rPr>
          <w:rFonts w:ascii="Montserrat" w:hAnsi="Montserrat"/>
          <w:sz w:val="24"/>
        </w:rPr>
        <w:t xml:space="preserve">need you," he emphasized. </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i/>
          <w:sz w:val="24"/>
        </w:rPr>
        <w:t xml:space="preserve">You </w:t>
      </w:r>
      <w:r w:rsidRPr="0006141B">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06141B">
        <w:rPr>
          <w:rFonts w:ascii="Montserrat" w:hAnsi="Montserrat"/>
          <w:i/>
          <w:sz w:val="24"/>
        </w:rPr>
        <w:t xml:space="preserve">was </w:t>
      </w:r>
      <w:r w:rsidRPr="0006141B">
        <w:rPr>
          <w:rFonts w:ascii="Montserrat" w:hAnsi="Montserrat"/>
          <w:sz w:val="24"/>
        </w:rPr>
        <w:t xml:space="preserve">indispensable. That doesn't mean I'm qualified to complete her work for the project," I pointed out. </w:t>
      </w:r>
    </w:p>
    <w:p w:rsidR="003C23C7" w:rsidRPr="0006141B" w:rsidRDefault="003C23C7">
      <w:pPr>
        <w:spacing w:line="360" w:lineRule="auto"/>
        <w:jc w:val="both"/>
        <w:rPr>
          <w:rFonts w:ascii="Montserrat" w:hAnsi="Montserrat"/>
          <w:sz w:val="24"/>
        </w:rPr>
      </w:pPr>
      <w:r w:rsidRPr="0006141B">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"Curiouser and curiouser," I murmured. I rubbed a thoughtful finger over my lips. "You said </w:t>
      </w:r>
      <w:r w:rsidRPr="0006141B">
        <w:rPr>
          <w:rFonts w:ascii="Montserrat" w:hAnsi="Montserrat"/>
          <w:i/>
          <w:sz w:val="24"/>
        </w:rPr>
        <w:t xml:space="preserve">they </w:t>
      </w:r>
      <w:r w:rsidRPr="0006141B">
        <w:rPr>
          <w:rFonts w:ascii="Montserrat" w:hAnsi="Montserrat"/>
          <w:sz w:val="24"/>
        </w:rPr>
        <w:t xml:space="preserve">want me back; </w:t>
      </w:r>
      <w:r w:rsidRPr="0006141B">
        <w:rPr>
          <w:rFonts w:ascii="Montserrat" w:hAnsi="Montserrat"/>
          <w:i/>
          <w:sz w:val="24"/>
        </w:rPr>
        <w:t>you</w:t>
      </w:r>
      <w:r w:rsidRPr="0006141B">
        <w:rPr>
          <w:rFonts w:ascii="Montserrat" w:hAnsi="Montserrat"/>
          <w:sz w:val="24"/>
        </w:rPr>
        <w:t xml:space="preserve"> need me. Why?" I prompted. "Give me an answer that makes sense."</w:t>
      </w:r>
    </w:p>
    <w:p w:rsidR="003C23C7" w:rsidRPr="0006141B" w:rsidRDefault="003C23C7">
      <w:pPr>
        <w:spacing w:line="360" w:lineRule="auto"/>
        <w:jc w:val="both"/>
        <w:rPr>
          <w:rFonts w:ascii="Montserrat" w:hAnsi="Montserrat"/>
          <w:sz w:val="24"/>
        </w:rPr>
      </w:pPr>
      <w:r w:rsidRPr="0006141B">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rsidR="003C23C7" w:rsidRPr="0006141B" w:rsidRDefault="003C23C7">
      <w:pPr>
        <w:spacing w:line="360" w:lineRule="auto"/>
        <w:jc w:val="both"/>
        <w:rPr>
          <w:rFonts w:ascii="Montserrat" w:hAnsi="Montserrat"/>
          <w:sz w:val="24"/>
        </w:rPr>
      </w:pPr>
      <w:r w:rsidRPr="0006141B">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3C23C7" w:rsidRPr="0006141B" w:rsidRDefault="003C23C7">
      <w:pPr>
        <w:spacing w:line="360" w:lineRule="auto"/>
        <w:jc w:val="both"/>
        <w:rPr>
          <w:rFonts w:ascii="Montserrat" w:hAnsi="Montserrat"/>
          <w:sz w:val="24"/>
        </w:rPr>
      </w:pPr>
      <w:r w:rsidRPr="0006141B">
        <w:rPr>
          <w:rFonts w:ascii="Montserrat" w:hAnsi="Montserrat"/>
          <w:sz w:val="24"/>
        </w:rPr>
        <w:tab/>
        <w:t>"They would never get me on one of those ships if I didn't want to be there," I growled.</w:t>
      </w:r>
    </w:p>
    <w:p w:rsidR="003C23C7" w:rsidRPr="0006141B" w:rsidRDefault="003C23C7">
      <w:pPr>
        <w:spacing w:line="360" w:lineRule="auto"/>
        <w:jc w:val="both"/>
        <w:rPr>
          <w:rFonts w:ascii="Montserrat" w:hAnsi="Montserrat"/>
          <w:sz w:val="24"/>
        </w:rPr>
      </w:pPr>
      <w:r w:rsidRPr="0006141B">
        <w:rPr>
          <w:rFonts w:ascii="Montserrat" w:hAnsi="Montserrat"/>
          <w:sz w:val="24"/>
        </w:rPr>
        <w:tab/>
        <w:t>He turned a flat look in my direction and said, "if it came to that I wish it were true."</w:t>
      </w:r>
    </w:p>
    <w:p w:rsidR="003C23C7" w:rsidRPr="0006141B" w:rsidRDefault="003C23C7">
      <w:pPr>
        <w:spacing w:line="360" w:lineRule="auto"/>
        <w:jc w:val="both"/>
        <w:rPr>
          <w:rFonts w:ascii="Montserrat" w:hAnsi="Montserrat"/>
          <w:sz w:val="24"/>
        </w:rPr>
      </w:pPr>
      <w:r w:rsidRPr="0006141B">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3C23C7" w:rsidRPr="0006141B" w:rsidRDefault="003C23C7">
      <w:pPr>
        <w:spacing w:line="360" w:lineRule="auto"/>
        <w:jc w:val="both"/>
        <w:rPr>
          <w:rFonts w:ascii="Montserrat" w:hAnsi="Montserrat"/>
          <w:sz w:val="24"/>
        </w:rPr>
      </w:pPr>
      <w:r w:rsidRPr="0006141B">
        <w:rPr>
          <w:rFonts w:ascii="Montserrat" w:hAnsi="Montserrat"/>
          <w:sz w:val="24"/>
        </w:rPr>
        <w:tab/>
        <w:t>He returned the slightest of nods.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Fear</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3C23C7" w:rsidRPr="0006141B" w:rsidRDefault="003C23C7">
      <w:pPr>
        <w:spacing w:line="360" w:lineRule="auto"/>
        <w:jc w:val="both"/>
        <w:rPr>
          <w:rFonts w:ascii="Montserrat" w:hAnsi="Montserrat"/>
          <w:sz w:val="24"/>
        </w:rPr>
      </w:pPr>
      <w:r w:rsidRPr="0006141B">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06141B">
        <w:rPr>
          <w:rFonts w:ascii="Montserrat" w:hAnsi="Montserrat"/>
          <w:i/>
          <w:sz w:val="24"/>
        </w:rPr>
        <w:t xml:space="preserve">faux pas. </w:t>
      </w:r>
      <w:r w:rsidRPr="0006141B">
        <w:rPr>
          <w:rFonts w:ascii="Montserrat" w:hAnsi="Montserrat"/>
          <w:sz w:val="24"/>
        </w:rPr>
        <w:t>At first I just looked and studied what could be seen from my perspective.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06141B">
        <w:rPr>
          <w:rFonts w:ascii="Montserrat" w:hAnsi="Montserrat"/>
          <w:i/>
          <w:sz w:val="24"/>
        </w:rPr>
        <w:t>Actually, psi potential often continues growing even in latents like myself. The problem is that integrating that potential with my adult mind would unhinge or shatter my perception of reality.</w:t>
      </w:r>
      <w:r w:rsidRPr="0006141B">
        <w:rPr>
          <w:rFonts w:ascii="Montserrat" w:hAnsi="Montserrat"/>
          <w:sz w:val="24"/>
        </w:rPr>
        <w:t xml:space="preserve"> </w:t>
      </w:r>
    </w:p>
    <w:p w:rsidR="003C23C7" w:rsidRPr="0006141B" w:rsidRDefault="003C23C7">
      <w:pPr>
        <w:spacing w:line="360" w:lineRule="auto"/>
        <w:jc w:val="both"/>
        <w:rPr>
          <w:rFonts w:ascii="Montserrat" w:hAnsi="Montserrat"/>
          <w:sz w:val="24"/>
        </w:rPr>
      </w:pPr>
      <w:r w:rsidRPr="0006141B">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He looked at me and answered, "Phoenix,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understood that he was afraid. I did not understand his fear. "How do you deal with it?" I asked in a subdued tone.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"That is simple," he said, "I </w:t>
      </w:r>
      <w:r w:rsidRPr="0006141B">
        <w:rPr>
          <w:rFonts w:ascii="Montserrat" w:hAnsi="Montserrat"/>
          <w:i/>
          <w:sz w:val="24"/>
        </w:rPr>
        <w:t>deal</w:t>
      </w:r>
      <w:r w:rsidRPr="0006141B">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the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06141B">
        <w:rPr>
          <w:rFonts w:ascii="Montserrat" w:hAnsi="Montserrat"/>
          <w:i/>
          <w:sz w:val="24"/>
        </w:rPr>
        <w:t xml:space="preserve">had </w:t>
      </w:r>
      <w:r w:rsidRPr="0006141B">
        <w:rPr>
          <w:rFonts w:ascii="Montserrat" w:hAnsi="Montserrat"/>
          <w:sz w:val="24"/>
        </w:rPr>
        <w:t>been impossible to figure out where I left off and she began. The greatest part of my bereavement had been the amputation of this wiser part of myself that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3C23C7" w:rsidRPr="0006141B" w:rsidRDefault="003C23C7">
      <w:pPr>
        <w:spacing w:line="360" w:lineRule="auto"/>
        <w:jc w:val="both"/>
        <w:rPr>
          <w:rFonts w:ascii="Montserrat" w:hAnsi="Montserrat"/>
          <w:sz w:val="24"/>
        </w:rPr>
      </w:pPr>
      <w:r w:rsidRPr="0006141B">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3C23C7" w:rsidRPr="0006141B" w:rsidRDefault="003C23C7">
      <w:pPr>
        <w:spacing w:line="360" w:lineRule="auto"/>
        <w:jc w:val="both"/>
        <w:rPr>
          <w:rFonts w:ascii="Montserrat" w:hAnsi="Montserrat"/>
          <w:sz w:val="24"/>
        </w:rPr>
      </w:pPr>
      <w:r w:rsidRPr="0006141B">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that exclusively generates destructive interference. The project to which I'd been recalled was deeply involved in developing these toys. Which had a lot to do with </w:t>
      </w:r>
      <w:r w:rsidRPr="0006141B">
        <w:rPr>
          <w:rFonts w:ascii="Montserrat" w:hAnsi="Montserrat"/>
          <w:i/>
          <w:sz w:val="24"/>
        </w:rPr>
        <w:t>why</w:t>
      </w:r>
      <w:r w:rsidRPr="0006141B">
        <w:rPr>
          <w:rFonts w:ascii="Montserrat" w:hAnsi="Montserrat"/>
          <w:sz w:val="24"/>
        </w:rPr>
        <w:t xml:space="preserve"> I was actually recalled.</w:t>
      </w:r>
    </w:p>
    <w:p w:rsidR="003C23C7" w:rsidRPr="0006141B" w:rsidRDefault="003C23C7">
      <w:pPr>
        <w:spacing w:line="360" w:lineRule="auto"/>
        <w:jc w:val="both"/>
        <w:rPr>
          <w:rFonts w:ascii="Montserrat" w:hAnsi="Montserrat"/>
          <w:sz w:val="24"/>
        </w:rPr>
      </w:pPr>
      <w:r w:rsidRPr="0006141B">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prophecy. They are going to create the threat they fear by trying to destroy it where it doesn't even exist."</w:t>
      </w:r>
    </w:p>
    <w:p w:rsidR="003C23C7" w:rsidRPr="0006141B" w:rsidRDefault="003C23C7">
      <w:pPr>
        <w:spacing w:line="360" w:lineRule="auto"/>
        <w:jc w:val="both"/>
        <w:rPr>
          <w:rFonts w:ascii="Montserrat" w:hAnsi="Montserrat"/>
          <w:sz w:val="24"/>
        </w:rPr>
      </w:pPr>
      <w:r w:rsidRPr="0006141B">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3C23C7" w:rsidRPr="0006141B" w:rsidRDefault="003C23C7">
      <w:pPr>
        <w:spacing w:line="360" w:lineRule="auto"/>
        <w:jc w:val="both"/>
        <w:rPr>
          <w:rFonts w:ascii="Montserrat" w:hAnsi="Montserrat"/>
          <w:sz w:val="24"/>
        </w:rPr>
      </w:pPr>
      <w:r w:rsidRPr="0006141B">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3C23C7" w:rsidRPr="0006141B" w:rsidRDefault="003C23C7">
      <w:pPr>
        <w:spacing w:line="360" w:lineRule="auto"/>
        <w:jc w:val="both"/>
        <w:rPr>
          <w:rFonts w:ascii="Montserrat" w:hAnsi="Montserrat"/>
          <w:sz w:val="24"/>
        </w:rPr>
      </w:pPr>
      <w:r w:rsidRPr="0006141B">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Asset training</w:t>
      </w:r>
    </w:p>
    <w:p w:rsidR="003C23C7" w:rsidRPr="0006141B" w:rsidRDefault="003C23C7">
      <w:pPr>
        <w:spacing w:line="360" w:lineRule="auto"/>
        <w:jc w:val="both"/>
        <w:rPr>
          <w:rFonts w:ascii="Montserrat" w:hAnsi="Montserrat"/>
          <w:sz w:val="24"/>
        </w:rPr>
      </w:pPr>
      <w:r w:rsidRPr="0006141B">
        <w:rPr>
          <w:rFonts w:ascii="Montserrat" w:hAnsi="Montserrat"/>
          <w:sz w:val="24"/>
        </w:rPr>
        <w:t>On the problems related to getting me united with my assigned group</w:t>
      </w:r>
    </w:p>
    <w:p w:rsidR="003C23C7" w:rsidRPr="0006141B" w:rsidRDefault="003C23C7">
      <w:pPr>
        <w:spacing w:line="360" w:lineRule="auto"/>
        <w:jc w:val="both"/>
        <w:rPr>
          <w:rFonts w:ascii="Montserrat" w:hAnsi="Montserrat"/>
          <w:sz w:val="24"/>
        </w:rPr>
      </w:pPr>
      <w:r w:rsidRPr="0006141B">
        <w:rPr>
          <w:rFonts w:ascii="Montserrat" w:hAnsi="Montserrat"/>
          <w:sz w:val="24"/>
        </w:rPr>
        <w:tab/>
        <w:t>"So, Phoenix, your detractors had the matter brought before the board. They proceeded to attack your qualifications, seeking grounds to disqualify you for the naval side of operation. Inevitably they pointed out that you are not a naval officer, and you have no military experience what-so-ever.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rsidR="003C23C7" w:rsidRPr="0006141B" w:rsidRDefault="003C23C7">
      <w:pPr>
        <w:spacing w:line="360" w:lineRule="auto"/>
        <w:jc w:val="both"/>
        <w:rPr>
          <w:rFonts w:ascii="Montserrat" w:hAnsi="Montserrat"/>
          <w:sz w:val="24"/>
        </w:rPr>
      </w:pPr>
      <w:r w:rsidRPr="0006141B">
        <w:rPr>
          <w:rFonts w:ascii="Montserrat" w:hAnsi="Montserrat"/>
          <w:sz w:val="24"/>
        </w:rPr>
        <w:tab/>
        <w:t>"What!?" I interrupted in disbelief.</w:t>
      </w:r>
    </w:p>
    <w:p w:rsidR="003C23C7" w:rsidRPr="0006141B" w:rsidRDefault="003C23C7">
      <w:pPr>
        <w:spacing w:line="360" w:lineRule="auto"/>
        <w:jc w:val="both"/>
        <w:rPr>
          <w:rFonts w:ascii="Montserrat" w:hAnsi="Montserrat"/>
          <w:sz w:val="24"/>
        </w:rPr>
      </w:pPr>
      <w:r w:rsidRPr="0006141B">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Phoenix, my plan to short cut you into active duty was nipped in the bud."</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At first I just stared at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Beauty</w:t>
      </w:r>
    </w:p>
    <w:p w:rsidR="003C23C7" w:rsidRPr="0006141B" w:rsidRDefault="003C23C7">
      <w:pPr>
        <w:spacing w:line="360" w:lineRule="auto"/>
        <w:jc w:val="both"/>
        <w:rPr>
          <w:rFonts w:ascii="Montserrat" w:hAnsi="Montserrat"/>
          <w:sz w:val="24"/>
        </w:rPr>
      </w:pPr>
      <w:r w:rsidRPr="0006141B">
        <w:rPr>
          <w:rFonts w:ascii="Montserrat" w:hAnsi="Montserrat"/>
          <w:sz w:val="24"/>
        </w:rPr>
        <w:t>I was unable to see myself through my friend's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cannot be ignored. Beauty, however is very different.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I have no idea what it is like to feel beautiful. I am or the firm opinion that an individual is constitutionally incapable of believing in his or her own beauty. Of course when you are talking about beauty, it is </w:t>
      </w:r>
      <w:r w:rsidRPr="0006141B">
        <w:rPr>
          <w:rFonts w:ascii="Montserrat" w:hAnsi="Montserrat"/>
          <w:i/>
          <w:sz w:val="24"/>
        </w:rPr>
        <w:t>all</w:t>
      </w:r>
      <w:r w:rsidRPr="0006141B">
        <w:rPr>
          <w:rFonts w:ascii="Montserrat" w:hAnsi="Montserrat"/>
          <w:sz w:val="24"/>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Telepathy</w:t>
      </w:r>
    </w:p>
    <w:p w:rsidR="003C23C7" w:rsidRPr="0006141B" w:rsidRDefault="003C23C7">
      <w:pPr>
        <w:spacing w:line="360" w:lineRule="auto"/>
        <w:jc w:val="both"/>
        <w:rPr>
          <w:rFonts w:ascii="Montserrat" w:hAnsi="Montserrat"/>
          <w:sz w:val="24"/>
        </w:rPr>
      </w:pPr>
      <w:r w:rsidRPr="0006141B">
        <w:rPr>
          <w:rFonts w:ascii="Montserrat" w:hAnsi="Montserrat"/>
          <w:sz w:val="24"/>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rsidR="003C23C7" w:rsidRPr="0006141B" w:rsidRDefault="003C23C7">
      <w:pPr>
        <w:spacing w:line="360" w:lineRule="auto"/>
        <w:jc w:val="both"/>
        <w:rPr>
          <w:rFonts w:ascii="Montserrat" w:hAnsi="Montserrat"/>
          <w:sz w:val="24"/>
        </w:rPr>
      </w:pPr>
      <w:r w:rsidRPr="0006141B">
        <w:rPr>
          <w:rFonts w:ascii="Montserrat" w:hAnsi="Montserrat"/>
          <w:sz w:val="24"/>
        </w:rPr>
        <w:tab/>
        <w:t>most people find the exercise profoundly disturbing. In point of fact, most of the active use of psionics is disturbing, if you want to put it mildly. I am not sure how else to explain it, but I have gotten used to it.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Trials</w:t>
      </w:r>
    </w:p>
    <w:p w:rsidR="003C23C7" w:rsidRPr="0006141B" w:rsidRDefault="003C23C7">
      <w:pPr>
        <w:spacing w:line="360" w:lineRule="auto"/>
        <w:jc w:val="both"/>
        <w:rPr>
          <w:rFonts w:ascii="Montserrat" w:hAnsi="Montserrat"/>
          <w:sz w:val="24"/>
        </w:rPr>
      </w:pPr>
      <w:r w:rsidRPr="0006141B">
        <w:rPr>
          <w:rFonts w:ascii="Montserrat" w:hAnsi="Montserrat"/>
          <w:sz w:val="24"/>
        </w:rPr>
        <w:t>I opened my eyes. Faint light traced the narrow confines of the sleeper-cell with each rhythmic pulse of the message light. Unlike the nerve-twisting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 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"did I call at a bad time?" He asked. </w:t>
      </w:r>
    </w:p>
    <w:p w:rsidR="003C23C7" w:rsidRPr="0006141B" w:rsidRDefault="003C23C7">
      <w:pPr>
        <w:spacing w:line="360" w:lineRule="auto"/>
        <w:jc w:val="both"/>
        <w:rPr>
          <w:rFonts w:ascii="Montserrat" w:hAnsi="Montserrat"/>
          <w:sz w:val="24"/>
        </w:rPr>
      </w:pPr>
      <w:r w:rsidRPr="0006141B">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he chuckled; he was no doubt familiar with the joys of having "all the comforts of home" stuffed into a measly two cubic meters.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it had been a gamble, but it had paid off. </w:t>
      </w:r>
    </w:p>
    <w:p w:rsidR="003C23C7" w:rsidRPr="0006141B" w:rsidRDefault="003C23C7">
      <w:pPr>
        <w:spacing w:line="360" w:lineRule="auto"/>
        <w:jc w:val="both"/>
        <w:rPr>
          <w:rFonts w:ascii="Montserrat" w:hAnsi="Montserrat"/>
          <w:sz w:val="24"/>
        </w:rPr>
      </w:pPr>
      <w:r w:rsidRPr="0006141B">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06141B">
        <w:rPr>
          <w:rFonts w:ascii="Montserrat" w:hAnsi="Montserrat"/>
          <w:i/>
          <w:sz w:val="24"/>
        </w:rPr>
        <w:t xml:space="preserve">Just show up. It would be better arguing with them after the fact, </w:t>
      </w:r>
      <w:r w:rsidRPr="0006141B">
        <w:rPr>
          <w:rFonts w:ascii="Montserrat" w:hAnsi="Montserrat"/>
          <w:sz w:val="24"/>
        </w:rPr>
        <w:t xml:space="preserve">he had said. Just show up. Break out of the reservation, book interplanetary passage to a corporate-military belt station and </w:t>
      </w:r>
      <w:r w:rsidRPr="0006141B">
        <w:rPr>
          <w:rFonts w:ascii="Montserrat" w:hAnsi="Montserrat"/>
          <w:i/>
          <w:sz w:val="24"/>
        </w:rPr>
        <w:t>pray</w:t>
      </w:r>
      <w:r w:rsidRPr="0006141B">
        <w:rPr>
          <w:rFonts w:ascii="Montserrat" w:hAnsi="Montserrat"/>
          <w:sz w:val="24"/>
        </w:rPr>
        <w:t xml:space="preserve"> I don't get arrested--that's what he was really saying. Still, I had made it this far. It was up to him to clean up the mess when it was over.</w:t>
      </w:r>
    </w:p>
    <w:p w:rsidR="003C23C7" w:rsidRPr="0006141B" w:rsidRDefault="003C23C7">
      <w:pPr>
        <w:spacing w:line="360" w:lineRule="auto"/>
        <w:jc w:val="both"/>
        <w:rPr>
          <w:rFonts w:ascii="Montserrat" w:hAnsi="Montserrat"/>
          <w:sz w:val="24"/>
        </w:rPr>
      </w:pPr>
      <w:r w:rsidRPr="0006141B">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3C23C7" w:rsidRPr="0006141B" w:rsidRDefault="003C23C7">
      <w:pPr>
        <w:spacing w:line="360" w:lineRule="auto"/>
        <w:jc w:val="both"/>
        <w:rPr>
          <w:rFonts w:ascii="Montserrat" w:hAnsi="Montserrat"/>
          <w:sz w:val="24"/>
        </w:rPr>
      </w:pPr>
      <w:r w:rsidRPr="0006141B">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3C23C7" w:rsidRPr="0006141B" w:rsidRDefault="003C23C7">
      <w:pPr>
        <w:spacing w:line="360" w:lineRule="auto"/>
        <w:jc w:val="both"/>
        <w:rPr>
          <w:rFonts w:ascii="Montserrat" w:hAnsi="Montserrat"/>
          <w:sz w:val="24"/>
        </w:rPr>
      </w:pPr>
      <w:r w:rsidRPr="0006141B">
        <w:rPr>
          <w:rFonts w:ascii="Montserrat" w:hAnsi="Montserrat"/>
          <w:sz w:val="24"/>
        </w:rPr>
        <w:tab/>
        <w:t>"no problem, ms. Ember.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raised an eyebrow. I didn't have to read him mind to know that he was hoping for a reward for his special efforts on my behalf. But how should I read the subtext? </w:t>
      </w:r>
      <w:r w:rsidRPr="0006141B">
        <w:rPr>
          <w:rFonts w:ascii="Montserrat" w:hAnsi="Montserrat"/>
          <w:i/>
          <w:sz w:val="24"/>
        </w:rPr>
        <w:t xml:space="preserve">Pay soon. I'll arrange cover for our activity. Don't put me off, or squeeze out of it, or i'll make you regret it. I promise you, that won't be fun. </w:t>
      </w:r>
      <w:r w:rsidRPr="0006141B">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subtext: </w:t>
      </w:r>
      <w:r w:rsidRPr="0006141B">
        <w:rPr>
          <w:rFonts w:ascii="Montserrat" w:hAnsi="Montserrat"/>
          <w:i/>
          <w:sz w:val="24"/>
        </w:rPr>
        <w:t xml:space="preserve">don't be pushy. I'll think about it, but I want to meet you in person before I meet you anywhere in private. </w:t>
      </w:r>
      <w:r w:rsidRPr="0006141B">
        <w:rPr>
          <w:rFonts w:ascii="Montserrat" w:hAnsi="Montserrat"/>
          <w:sz w:val="24"/>
        </w:rPr>
        <w:t>He nodded and smiled a half smile, "I understand. I hope to hear from you then."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3C23C7" w:rsidRPr="0006141B" w:rsidRDefault="003C23C7">
      <w:pPr>
        <w:spacing w:line="360" w:lineRule="auto"/>
        <w:jc w:val="both"/>
        <w:rPr>
          <w:rFonts w:ascii="Montserrat" w:hAnsi="Montserrat"/>
          <w:sz w:val="24"/>
        </w:rPr>
      </w:pPr>
      <w:r w:rsidRPr="0006141B">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3C23C7" w:rsidRPr="0006141B" w:rsidRDefault="003C23C7">
      <w:pPr>
        <w:spacing w:line="360" w:lineRule="auto"/>
        <w:jc w:val="both"/>
        <w:rPr>
          <w:rFonts w:ascii="Montserrat" w:hAnsi="Montserrat"/>
          <w:sz w:val="24"/>
        </w:rPr>
      </w:pPr>
      <w:r w:rsidRPr="0006141B">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rsidR="003C23C7" w:rsidRPr="0006141B" w:rsidRDefault="003C23C7">
      <w:pPr>
        <w:spacing w:line="360" w:lineRule="auto"/>
        <w:jc w:val="both"/>
        <w:rPr>
          <w:rFonts w:ascii="Montserrat" w:hAnsi="Montserrat"/>
          <w:sz w:val="24"/>
        </w:rPr>
      </w:pPr>
      <w:r w:rsidRPr="0006141B">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3C23C7" w:rsidRPr="0006141B" w:rsidRDefault="003C23C7">
      <w:pPr>
        <w:spacing w:line="360" w:lineRule="auto"/>
        <w:jc w:val="both"/>
        <w:rPr>
          <w:rFonts w:ascii="Montserrat" w:hAnsi="Montserrat"/>
          <w:sz w:val="24"/>
        </w:rPr>
      </w:pPr>
      <w:r w:rsidRPr="0006141B">
        <w:rPr>
          <w:rFonts w:ascii="Montserrat" w:hAnsi="Montserrat"/>
          <w:sz w:val="24"/>
        </w:rPr>
        <w:tab/>
        <w:t>anonymity is the most valuable possession an active psi has.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3C23C7" w:rsidRPr="0006141B" w:rsidRDefault="003C23C7">
      <w:pPr>
        <w:spacing w:line="360" w:lineRule="auto"/>
        <w:jc w:val="both"/>
        <w:rPr>
          <w:rFonts w:ascii="Montserrat" w:hAnsi="Montserrat"/>
          <w:sz w:val="24"/>
        </w:rPr>
      </w:pPr>
      <w:r w:rsidRPr="0006141B">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at first it is not obvious, but I discovered that while there were indeed some people who moved about totally naked--indecently exposed and thus vulnerable to the eye--one mostly saw people who merely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worst--or perhaps </w:t>
      </w:r>
      <w:r w:rsidRPr="0006141B">
        <w:rPr>
          <w:rFonts w:ascii="Montserrat" w:hAnsi="Montserrat"/>
          <w:i/>
          <w:sz w:val="24"/>
        </w:rPr>
        <w:t>best</w:t>
      </w:r>
      <w:r w:rsidRPr="0006141B">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3C23C7" w:rsidRPr="0006141B" w:rsidRDefault="003C23C7">
      <w:pPr>
        <w:spacing w:line="360" w:lineRule="auto"/>
        <w:jc w:val="both"/>
        <w:rPr>
          <w:rFonts w:ascii="Montserrat" w:hAnsi="Montserrat"/>
          <w:sz w:val="24"/>
        </w:rPr>
      </w:pPr>
      <w:r w:rsidRPr="0006141B">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of course while covering everything but the face--from the tips of my fingers and toes, to the top of my throat--when molded to a body's contour it </w:t>
      </w:r>
      <w:r w:rsidRPr="0006141B">
        <w:rPr>
          <w:rFonts w:ascii="Montserrat" w:hAnsi="Montserrat"/>
          <w:i/>
          <w:sz w:val="24"/>
        </w:rPr>
        <w:t>hides</w:t>
      </w:r>
      <w:r w:rsidRPr="0006141B">
        <w:rPr>
          <w:rFonts w:ascii="Montserrat" w:hAnsi="Montserrat"/>
          <w:sz w:val="24"/>
        </w:rPr>
        <w:t xml:space="preserve"> nothing what-so-ever. A fact not designed to comfort self-conscious males </w:t>
      </w:r>
      <w:r w:rsidRPr="0006141B">
        <w:rPr>
          <w:rFonts w:ascii="Montserrat" w:hAnsi="Montserrat"/>
          <w:i/>
          <w:sz w:val="24"/>
        </w:rPr>
        <w:t xml:space="preserve">or </w:t>
      </w:r>
      <w:r w:rsidRPr="0006141B">
        <w:rPr>
          <w:rFonts w:ascii="Montserrat" w:hAnsi="Montserrat"/>
          <w:sz w:val="24"/>
        </w:rPr>
        <w:t xml:space="preserve">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my body sleeve is made from the same material. While being useless for exposure to a vacuum, it had the distinct advantages of being durable, self cleaning, and immune to bullets and knives. I am not too proud to have my life saved by my underwear. </w:t>
      </w:r>
    </w:p>
    <w:p w:rsidR="003C23C7" w:rsidRPr="0006141B" w:rsidRDefault="003C23C7">
      <w:pPr>
        <w:spacing w:line="360" w:lineRule="auto"/>
        <w:jc w:val="both"/>
        <w:rPr>
          <w:rFonts w:ascii="Montserrat" w:hAnsi="Montserrat"/>
          <w:sz w:val="24"/>
        </w:rPr>
      </w:pPr>
      <w:r w:rsidRPr="0006141B">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 </w:t>
      </w:r>
    </w:p>
    <w:p w:rsidR="003C23C7" w:rsidRPr="0006141B" w:rsidRDefault="003C23C7">
      <w:pPr>
        <w:spacing w:line="360" w:lineRule="auto"/>
        <w:jc w:val="both"/>
        <w:rPr>
          <w:rFonts w:ascii="Montserrat" w:hAnsi="Montserrat"/>
          <w:sz w:val="24"/>
        </w:rPr>
      </w:pPr>
      <w:r w:rsidRPr="0006141B">
        <w:rPr>
          <w:rFonts w:ascii="Montserrat" w:hAnsi="Montserrat"/>
          <w:sz w:val="24"/>
        </w:rPr>
        <w:tab/>
        <w:t>in spite of the urge to burn the papers, I tucked my orders into my pocket.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seeing the time I had to wait, I made my way up to the observation deck and watched for the arrival of the seed ship prototype, </w:t>
      </w:r>
      <w:r w:rsidRPr="0006141B">
        <w:rPr>
          <w:rFonts w:ascii="Montserrat" w:hAnsi="Montserrat"/>
          <w:i/>
          <w:sz w:val="24"/>
        </w:rPr>
        <w:t>gabriel.</w:t>
      </w:r>
      <w:r w:rsidRPr="0006141B">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3C23C7" w:rsidRPr="0006141B" w:rsidRDefault="003C23C7">
      <w:pPr>
        <w:spacing w:line="360" w:lineRule="auto"/>
        <w:jc w:val="both"/>
        <w:rPr>
          <w:rFonts w:ascii="Montserrat" w:hAnsi="Montserrat"/>
          <w:sz w:val="24"/>
        </w:rPr>
      </w:pPr>
      <w:r w:rsidRPr="0006141B">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"ember," he greeted me with a nod, "nice of you to join us." Between us, it was a slap. I turned and stared at him incredulously for a moment before shaking my head and walking away.</w:t>
      </w:r>
    </w:p>
    <w:p w:rsidR="003C23C7" w:rsidRPr="0006141B" w:rsidRDefault="003C23C7">
      <w:pPr>
        <w:spacing w:line="360" w:lineRule="auto"/>
        <w:jc w:val="both"/>
        <w:rPr>
          <w:rFonts w:ascii="Montserrat" w:hAnsi="Montserrat"/>
          <w:sz w:val="24"/>
        </w:rPr>
      </w:pPr>
      <w:r w:rsidRPr="0006141B">
        <w:rPr>
          <w:rFonts w:ascii="Montserrat" w:hAnsi="Montserrat"/>
          <w:sz w:val="24"/>
        </w:rPr>
        <w:tab/>
        <w:t>"what?" He called after me.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almost turned back to explain, when my stomach decided to remind me of its existence. </w:t>
      </w:r>
      <w:r w:rsidRPr="0006141B">
        <w:rPr>
          <w:rFonts w:ascii="Montserrat" w:hAnsi="Montserrat"/>
          <w:i/>
          <w:sz w:val="24"/>
        </w:rPr>
        <w:t>Should've taken care of that,</w:t>
      </w:r>
      <w:r w:rsidRPr="0006141B">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3C23C7" w:rsidRPr="0006141B" w:rsidRDefault="003C23C7">
      <w:pPr>
        <w:spacing w:line="360" w:lineRule="auto"/>
        <w:jc w:val="both"/>
        <w:rPr>
          <w:rFonts w:ascii="Montserrat" w:hAnsi="Montserrat"/>
          <w:sz w:val="24"/>
        </w:rPr>
      </w:pPr>
      <w:r w:rsidRPr="0006141B">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group--which had grown to a full dozen in my absence.</w:t>
      </w:r>
    </w:p>
    <w:p w:rsidR="003C23C7" w:rsidRPr="0006141B" w:rsidRDefault="003C23C7">
      <w:pPr>
        <w:spacing w:line="360" w:lineRule="auto"/>
        <w:jc w:val="both"/>
        <w:rPr>
          <w:rFonts w:ascii="Montserrat" w:hAnsi="Montserrat"/>
          <w:sz w:val="24"/>
        </w:rPr>
      </w:pPr>
      <w:r w:rsidRPr="0006141B">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3C23C7" w:rsidRPr="0006141B" w:rsidRDefault="003C23C7">
      <w:pPr>
        <w:spacing w:line="360" w:lineRule="auto"/>
        <w:jc w:val="both"/>
        <w:rPr>
          <w:rFonts w:ascii="Montserrat" w:hAnsi="Montserrat"/>
          <w:sz w:val="24"/>
        </w:rPr>
      </w:pPr>
      <w:r w:rsidRPr="0006141B">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3C23C7" w:rsidRPr="0006141B" w:rsidRDefault="003C23C7">
      <w:pPr>
        <w:spacing w:line="360" w:lineRule="auto"/>
        <w:jc w:val="both"/>
        <w:rPr>
          <w:rFonts w:ascii="Montserrat" w:hAnsi="Montserrat"/>
          <w:sz w:val="24"/>
        </w:rPr>
      </w:pPr>
      <w:r w:rsidRPr="0006141B">
        <w:rPr>
          <w:rFonts w:ascii="Montserrat" w:hAnsi="Montserrat"/>
          <w:sz w:val="24"/>
        </w:rPr>
        <w:tab/>
        <w:t>as the group pulled out their orders, thompson smiled wryly and added, "this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"ember,"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was starting to feel like a bone with two dogs. </w:t>
      </w:r>
    </w:p>
    <w:p w:rsidR="003C23C7" w:rsidRPr="0006141B" w:rsidRDefault="003C23C7">
      <w:pPr>
        <w:spacing w:line="360" w:lineRule="auto"/>
        <w:jc w:val="both"/>
        <w:rPr>
          <w:rFonts w:ascii="Montserrat" w:hAnsi="Montserrat"/>
          <w:sz w:val="24"/>
        </w:rPr>
      </w:pPr>
      <w:r w:rsidRPr="0006141B">
        <w:rPr>
          <w:rFonts w:ascii="Montserrat" w:hAnsi="Montserrat"/>
          <w:sz w:val="24"/>
        </w:rPr>
        <w:tab/>
        <w:t>"thanks," I said wryly, following her up through the ship's access. At the top of the gangway, I turned to the chief petty officer, "active ember, Phoenix eve, reporting. Permission to come aboard?"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3C23C7" w:rsidRPr="0006141B" w:rsidRDefault="003C23C7">
      <w:pPr>
        <w:spacing w:line="360" w:lineRule="auto"/>
        <w:jc w:val="both"/>
        <w:rPr>
          <w:rFonts w:ascii="Montserrat" w:hAnsi="Montserrat"/>
          <w:sz w:val="24"/>
        </w:rPr>
      </w:pPr>
      <w:r w:rsidRPr="0006141B">
        <w:rPr>
          <w:rFonts w:ascii="Montserrat" w:hAnsi="Montserrat"/>
          <w:sz w:val="24"/>
        </w:rPr>
        <w:tab/>
        <w:t>"mind your manners mr. Grant," she countered taking my arm guiding me past. Aside, she murmured, "ms. Ember,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b/>
      </w:r>
      <w:r w:rsidRPr="0006141B">
        <w:rPr>
          <w:rFonts w:ascii="Montserrat" w:hAnsi="Montserrat"/>
          <w:sz w:val="24"/>
        </w:rPr>
        <w:br w:type="page"/>
        <w:t>CHAPTER three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Exodus</w:t>
      </w:r>
      <w:r w:rsidRPr="0006141B">
        <w:rPr>
          <w:rFonts w:ascii="Montserrat" w:hAnsi="Montserrat"/>
          <w:sz w:val="24"/>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that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In spite of the sense of unrelenting pressure felt by all involved in the groundwork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06141B">
        <w:rPr>
          <w:rFonts w:ascii="Montserrat" w:hAnsi="Montserrat"/>
          <w:i/>
          <w:sz w:val="24"/>
        </w:rPr>
        <w:t>Gabriel,</w:t>
      </w:r>
      <w:r w:rsidRPr="0006141B">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3C23C7" w:rsidRPr="0006141B" w:rsidRDefault="003C23C7">
      <w:pPr>
        <w:spacing w:line="360" w:lineRule="auto"/>
        <w:jc w:val="both"/>
        <w:rPr>
          <w:rFonts w:ascii="Montserrat" w:hAnsi="Montserrat"/>
          <w:sz w:val="24"/>
        </w:rPr>
      </w:pPr>
      <w:r w:rsidRPr="0006141B">
        <w:rPr>
          <w:rFonts w:ascii="Montserrat" w:hAnsi="Montserrat"/>
          <w:sz w:val="24"/>
        </w:rPr>
        <w:tab/>
        <w:t>Connor, ember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Ember was new to both of us. Friendly, vivacious and serene, she was a born peacemaker and an adventurous soul. Ember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Departure</w:t>
      </w:r>
      <w:r w:rsidRPr="0006141B">
        <w:rPr>
          <w:rFonts w:ascii="Montserrat" w:hAnsi="Montserrat"/>
          <w:sz w:val="24"/>
        </w:rPr>
        <w:tab/>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three-month schedule of departures seemed to be on track. O'Neal retained command of </w:t>
      </w:r>
      <w:r w:rsidRPr="0006141B">
        <w:rPr>
          <w:rFonts w:ascii="Montserrat" w:hAnsi="Montserrat"/>
          <w:i/>
          <w:sz w:val="24"/>
        </w:rPr>
        <w:t>Gabriel,</w:t>
      </w:r>
      <w:r w:rsidRPr="0006141B">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Call it animism if you will, but anything with as much processing capability as </w:t>
      </w:r>
      <w:r w:rsidRPr="0006141B">
        <w:rPr>
          <w:rFonts w:ascii="Montserrat" w:hAnsi="Montserrat"/>
          <w:i/>
          <w:sz w:val="24"/>
        </w:rPr>
        <w:t>Gabriel</w:t>
      </w:r>
      <w:r w:rsidRPr="0006141B">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ember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3C23C7" w:rsidRPr="0006141B" w:rsidRDefault="003C23C7">
      <w:pPr>
        <w:spacing w:line="360" w:lineRule="auto"/>
        <w:jc w:val="both"/>
        <w:rPr>
          <w:rFonts w:ascii="Montserrat" w:hAnsi="Montserrat"/>
          <w:sz w:val="24"/>
        </w:rPr>
      </w:pPr>
      <w:r w:rsidRPr="0006141B">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In the course of mission prep and pre-launch countdown, I engaged my mind at a second magnitude, or class two threshold, allowing me a sharper grasp of the texture of </w:t>
      </w:r>
      <w:r w:rsidRPr="0006141B">
        <w:rPr>
          <w:rFonts w:ascii="Montserrat" w:hAnsi="Montserrat"/>
          <w:i/>
          <w:sz w:val="24"/>
        </w:rPr>
        <w:t>gabriel's</w:t>
      </w:r>
      <w:r w:rsidRPr="0006141B">
        <w:rPr>
          <w:rFonts w:ascii="Montserrat" w:hAnsi="Montserrat"/>
          <w:sz w:val="24"/>
        </w:rPr>
        <w:t xml:space="preserve"> field architecture. Unlike the majority of the crew--for whom </w:t>
      </w:r>
      <w:r w:rsidRPr="0006141B">
        <w:rPr>
          <w:rFonts w:ascii="Montserrat" w:hAnsi="Montserrat"/>
          <w:i/>
          <w:sz w:val="24"/>
        </w:rPr>
        <w:t>gabriel's</w:t>
      </w:r>
      <w:r w:rsidRPr="0006141B">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3C23C7" w:rsidRPr="0006141B" w:rsidRDefault="003C23C7">
      <w:pPr>
        <w:spacing w:line="360" w:lineRule="auto"/>
        <w:jc w:val="both"/>
        <w:rPr>
          <w:rFonts w:ascii="Montserrat" w:hAnsi="Montserrat"/>
          <w:sz w:val="24"/>
        </w:rPr>
      </w:pP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david aes · sports and culls</w:t>
      </w:r>
    </w:p>
    <w:p w:rsidR="003C23C7" w:rsidRPr="0006141B" w:rsidRDefault="003C23C7">
      <w:pPr>
        <w:spacing w:line="360" w:lineRule="auto"/>
        <w:jc w:val="both"/>
        <w:rPr>
          <w:rFonts w:ascii="Montserrat" w:hAnsi="Montserrat"/>
          <w:sz w:val="24"/>
        </w:rPr>
      </w:pP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cannot say that it is wrong to take things for granted. Still given a choice in taking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rsidR="003C23C7" w:rsidRPr="0006141B" w:rsidRDefault="003C23C7">
      <w:pPr>
        <w:spacing w:line="360" w:lineRule="auto"/>
        <w:jc w:val="both"/>
        <w:rPr>
          <w:rFonts w:ascii="Montserrat" w:hAnsi="Montserrat"/>
          <w:sz w:val="24"/>
        </w:rPr>
      </w:pPr>
      <w:r w:rsidRPr="0006141B">
        <w:rPr>
          <w:rFonts w:ascii="Montserrat" w:hAnsi="Montserrat"/>
          <w:sz w:val="24"/>
        </w:rPr>
        <w:tab/>
        <w:t>Whereas an artist benefits from faith in herself--eternally struggling to justify that faith.</w:t>
      </w:r>
    </w:p>
    <w:p w:rsidR="003C23C7" w:rsidRPr="0006141B" w:rsidRDefault="003C23C7">
      <w:pPr>
        <w:spacing w:line="360" w:lineRule="auto"/>
        <w:jc w:val="both"/>
        <w:rPr>
          <w:rFonts w:ascii="Montserrat" w:hAnsi="Montserrat"/>
          <w:sz w:val="24"/>
        </w:rPr>
      </w:pPr>
      <w:r w:rsidRPr="0006141B">
        <w:rPr>
          <w:rFonts w:ascii="Montserrat" w:hAnsi="Montserrat"/>
          <w:sz w:val="24"/>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rsidR="003C23C7" w:rsidRPr="0006141B" w:rsidRDefault="003C23C7">
      <w:pPr>
        <w:spacing w:line="360" w:lineRule="auto"/>
        <w:jc w:val="both"/>
        <w:rPr>
          <w:rFonts w:ascii="Montserrat" w:hAnsi="Montserrat"/>
          <w:sz w:val="24"/>
        </w:rPr>
      </w:pP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realized all of this slowly over the years. </w:t>
      </w:r>
    </w:p>
    <w:p w:rsidR="003C23C7" w:rsidRPr="0006141B" w:rsidRDefault="003C23C7">
      <w:pPr>
        <w:pStyle w:val="AvonDraftNotes"/>
        <w:ind w:left="0" w:right="0"/>
        <w:rPr>
          <w:rFonts w:ascii="Montserrat" w:hAnsi="Montserrat"/>
          <w:sz w:val="24"/>
        </w:rPr>
      </w:pPr>
      <w:r w:rsidRPr="0006141B">
        <w:rPr>
          <w:rFonts w:ascii="Montserrat" w:hAnsi="Montserrat"/>
          <w:sz w:val="24"/>
        </w:rPr>
        <w:tab/>
      </w:r>
    </w:p>
    <w:p w:rsidR="003C23C7" w:rsidRPr="0006141B" w:rsidRDefault="003C23C7">
      <w:pPr>
        <w:pStyle w:val="AvonDraftNotes"/>
        <w:ind w:left="0" w:right="0"/>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Reservations and projects</w:t>
      </w:r>
    </w:p>
    <w:p w:rsidR="003C23C7" w:rsidRPr="0006141B" w:rsidRDefault="003C23C7">
      <w:pPr>
        <w:spacing w:line="360" w:lineRule="auto"/>
        <w:jc w:val="both"/>
        <w:rPr>
          <w:rFonts w:ascii="Montserrat" w:hAnsi="Montserrat"/>
          <w:sz w:val="24"/>
        </w:rPr>
      </w:pPr>
      <w:r w:rsidRPr="0006141B">
        <w:rPr>
          <w:rFonts w:ascii="Montserrat" w:hAnsi="Montserrat"/>
          <w:sz w:val="24"/>
        </w:rPr>
        <w:tab/>
        <w:t>sleepers, dampers, neural locks and leashes</w:t>
      </w:r>
    </w:p>
    <w:p w:rsidR="003C23C7" w:rsidRPr="0006141B" w:rsidRDefault="003C23C7">
      <w:pPr>
        <w:spacing w:line="360" w:lineRule="auto"/>
        <w:jc w:val="both"/>
        <w:rPr>
          <w:rFonts w:ascii="Montserrat" w:hAnsi="Montserrat"/>
          <w:sz w:val="24"/>
        </w:rPr>
      </w:pPr>
      <w:r w:rsidRPr="0006141B">
        <w:rPr>
          <w:rFonts w:ascii="Montserrat" w:hAnsi="Montserrat"/>
          <w:sz w:val="24"/>
        </w:rPr>
        <w:tab/>
        <w:t>psionic ratings; active, latent, geometric scale, access scale, class--order of magnitude scale</w:t>
      </w:r>
    </w:p>
    <w:p w:rsidR="003C23C7" w:rsidRPr="0006141B" w:rsidRDefault="003C23C7">
      <w:pPr>
        <w:spacing w:line="360" w:lineRule="auto"/>
        <w:jc w:val="both"/>
        <w:rPr>
          <w:rFonts w:ascii="Montserrat" w:hAnsi="Montserrat"/>
          <w:sz w:val="24"/>
        </w:rPr>
      </w:pPr>
      <w:r w:rsidRPr="0006141B">
        <w:rPr>
          <w:rFonts w:ascii="Montserrat" w:hAnsi="Montserrat"/>
          <w:sz w:val="24"/>
        </w:rPr>
        <w:tab/>
        <w:t>field tech; interface drive--drive core and field array, field architecture, field sail</w:t>
      </w:r>
    </w:p>
    <w:p w:rsidR="003C23C7" w:rsidRPr="0006141B" w:rsidRDefault="003C23C7">
      <w:pPr>
        <w:spacing w:line="360" w:lineRule="auto"/>
        <w:jc w:val="both"/>
        <w:rPr>
          <w:rFonts w:ascii="Montserrat" w:hAnsi="Montserrat"/>
          <w:sz w:val="24"/>
        </w:rPr>
      </w:pPr>
      <w:r w:rsidRPr="0006141B">
        <w:rPr>
          <w:rFonts w:ascii="Montserrat" w:hAnsi="Montserrat"/>
          <w:sz w:val="24"/>
        </w:rPr>
        <w:tab/>
        <w:t>interface navigation: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rsidR="003C23C7" w:rsidRPr="0006141B" w:rsidRDefault="003C23C7">
      <w:pPr>
        <w:spacing w:line="360" w:lineRule="auto"/>
        <w:jc w:val="both"/>
        <w:rPr>
          <w:rFonts w:ascii="Montserrat" w:hAnsi="Montserrat"/>
          <w:sz w:val="24"/>
        </w:rPr>
      </w:pPr>
      <w:r w:rsidRPr="0006141B">
        <w:rPr>
          <w:rFonts w:ascii="Montserrat" w:hAnsi="Montserrat"/>
          <w:sz w:val="24"/>
        </w:rPr>
        <w:tab/>
        <w:t>angle of interface--controls point to point reference in a four-dimensional field matrix</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there is nothing as dangerous as the interface between the physical and the athenal. </w:t>
      </w:r>
    </w:p>
    <w:p w:rsidR="003C23C7" w:rsidRPr="0006141B" w:rsidRDefault="003C23C7">
      <w:pPr>
        <w:spacing w:line="360" w:lineRule="auto"/>
        <w:jc w:val="both"/>
        <w:rPr>
          <w:rFonts w:ascii="Montserrat" w:hAnsi="Montserrat"/>
          <w:sz w:val="24"/>
        </w:rPr>
      </w:pPr>
      <w:r w:rsidRPr="0006141B">
        <w:rPr>
          <w:rFonts w:ascii="Montserrat" w:hAnsi="Montserrat"/>
          <w:sz w:val="24"/>
        </w:rPr>
        <w:tab/>
        <w:t>surface navigation:</w:t>
      </w:r>
    </w:p>
    <w:p w:rsidR="003C23C7" w:rsidRPr="0006141B" w:rsidRDefault="003C23C7">
      <w:pPr>
        <w:spacing w:line="360" w:lineRule="auto"/>
        <w:jc w:val="both"/>
        <w:rPr>
          <w:rFonts w:ascii="Montserrat" w:hAnsi="Montserrat"/>
          <w:sz w:val="24"/>
        </w:rPr>
      </w:pPr>
      <w:r w:rsidRPr="0006141B">
        <w:rPr>
          <w:rFonts w:ascii="Montserrat" w:hAnsi="Montserrat"/>
          <w:sz w:val="24"/>
        </w:rPr>
        <w:tab/>
        <w:t>sector quadrants--1° x 1° garc · 360° x 360° radial grid in concentric shells 1,000 light-years deep</w:t>
      </w:r>
    </w:p>
    <w:p w:rsidR="003C23C7" w:rsidRPr="0006141B" w:rsidRDefault="003C23C7">
      <w:pPr>
        <w:spacing w:line="360" w:lineRule="auto"/>
        <w:jc w:val="both"/>
        <w:rPr>
          <w:rFonts w:ascii="Montserrat" w:hAnsi="Montserrat"/>
          <w:sz w:val="24"/>
        </w:rPr>
      </w:pP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You plot the displacement and shift to a position at depth. What is really happening is that you are storing a pattern in memory, and then shifting your attention to a defined graphic position. At that point you bend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 Scan the compressed field to confirm continuity, when you catch up with yourself imprint at the surface and wait for the displacement to collapse</w:t>
      </w:r>
    </w:p>
    <w:p w:rsidR="003C23C7" w:rsidRPr="0006141B" w:rsidRDefault="003C23C7">
      <w:pPr>
        <w:spacing w:line="360" w:lineRule="auto"/>
        <w:jc w:val="both"/>
        <w:rPr>
          <w:rFonts w:ascii="Montserrat" w:hAnsi="Montserrat"/>
          <w:i/>
          <w:sz w:val="24"/>
        </w:rPr>
      </w:pPr>
      <w:r w:rsidRPr="0006141B">
        <w:rPr>
          <w:rFonts w:ascii="Montserrat" w:hAnsi="Montserrat"/>
          <w:sz w:val="24"/>
        </w:rPr>
        <w:tab/>
        <w:t>We are already at two-hundred degrees of chord. That puts us outside of the sphere of our universe! You know the theory! The closest relative points are not on the same world-sheet we left</w:t>
      </w:r>
    </w:p>
    <w:p w:rsidR="003C23C7" w:rsidRPr="0006141B" w:rsidRDefault="003C23C7">
      <w:pPr>
        <w:spacing w:line="360" w:lineRule="auto"/>
        <w:jc w:val="both"/>
        <w:rPr>
          <w:rFonts w:ascii="Montserrat" w:hAnsi="Montserrat"/>
          <w:sz w:val="24"/>
        </w:rPr>
      </w:pPr>
      <w:r w:rsidRPr="0006141B">
        <w:rPr>
          <w:rFonts w:ascii="Montserrat" w:hAnsi="Montserrat"/>
          <w:i/>
          <w:sz w:val="24"/>
        </w:rPr>
        <w:tab/>
      </w:r>
      <w:r w:rsidRPr="0006141B">
        <w:rPr>
          <w:rFonts w:ascii="Montserrat" w:hAnsi="Montserrat"/>
          <w:sz w:val="24"/>
        </w:rPr>
        <w:t>ch 7</w:t>
      </w:r>
      <w:r w:rsidRPr="0006141B">
        <w:rPr>
          <w:rFonts w:ascii="Montserrat" w:hAnsi="Montserrat"/>
          <w:sz w:val="24"/>
        </w:rPr>
        <w:tab/>
        <w:t>approach at ao</w:t>
      </w:r>
    </w:p>
    <w:p w:rsidR="003C23C7" w:rsidRPr="0006141B" w:rsidRDefault="003C23C7">
      <w:pPr>
        <w:spacing w:line="360" w:lineRule="auto"/>
        <w:jc w:val="both"/>
        <w:rPr>
          <w:rFonts w:ascii="Montserrat" w:hAnsi="Montserrat"/>
          <w:sz w:val="24"/>
        </w:rPr>
      </w:pP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ch 6</w:t>
      </w:r>
      <w:r w:rsidRPr="0006141B">
        <w:rPr>
          <w:rFonts w:ascii="Montserrat" w:hAnsi="Montserrat"/>
          <w:sz w:val="24"/>
        </w:rPr>
        <w:tab/>
        <w:t>boundaries · love and hate</w:t>
      </w:r>
    </w:p>
    <w:p w:rsidR="003C23C7" w:rsidRPr="0006141B" w:rsidRDefault="003C23C7">
      <w:pPr>
        <w:spacing w:line="360" w:lineRule="auto"/>
        <w:jc w:val="both"/>
        <w:rPr>
          <w:rFonts w:ascii="Montserrat" w:hAnsi="Montserrat"/>
          <w:sz w:val="24"/>
        </w:rPr>
      </w:pP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albedo, mantle, umbra, aura, corona</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truth is always a searing and blinding light. It is easier to look at it through reflection on its different and constituent parts. </w:t>
      </w:r>
    </w:p>
    <w:p w:rsidR="003C23C7" w:rsidRPr="0006141B" w:rsidRDefault="003C23C7">
      <w:pPr>
        <w:spacing w:line="360" w:lineRule="auto"/>
        <w:jc w:val="both"/>
        <w:rPr>
          <w:rFonts w:ascii="Montserrat" w:hAnsi="Montserrat"/>
          <w:sz w:val="24"/>
        </w:rPr>
      </w:pPr>
      <w:r w:rsidRPr="0006141B">
        <w:rPr>
          <w:rFonts w:ascii="Montserrat" w:hAnsi="Montserrat"/>
          <w:sz w:val="24"/>
        </w:rPr>
        <w:tab/>
        <w:t>odd bits of reflection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rsidR="003C23C7" w:rsidRPr="0006141B" w:rsidRDefault="003C23C7">
      <w:pPr>
        <w:spacing w:line="360" w:lineRule="auto"/>
        <w:jc w:val="both"/>
        <w:rPr>
          <w:rFonts w:ascii="Montserrat" w:hAnsi="Montserrat"/>
          <w:sz w:val="24"/>
        </w:rPr>
      </w:pP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rsidR="003C23C7" w:rsidRPr="0006141B" w:rsidRDefault="003C23C7">
      <w:pPr>
        <w:spacing w:line="360" w:lineRule="auto"/>
        <w:jc w:val="both"/>
        <w:rPr>
          <w:rFonts w:ascii="Montserrat" w:hAnsi="Montserrat"/>
          <w:sz w:val="24"/>
        </w:rPr>
      </w:pP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rsidR="003C23C7" w:rsidRPr="0006141B" w:rsidRDefault="003C23C7">
      <w:pPr>
        <w:spacing w:line="360" w:lineRule="auto"/>
        <w:jc w:val="both"/>
        <w:rPr>
          <w:rFonts w:ascii="Montserrat" w:hAnsi="Montserrat"/>
          <w:sz w:val="24"/>
        </w:rPr>
      </w:pPr>
      <w:r w:rsidRPr="0006141B">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rsidR="003C23C7" w:rsidRPr="0006141B" w:rsidRDefault="003C23C7">
      <w:pPr>
        <w:spacing w:line="360" w:lineRule="auto"/>
        <w:jc w:val="both"/>
        <w:rPr>
          <w:rFonts w:ascii="Montserrat" w:hAnsi="Montserrat"/>
          <w:sz w:val="24"/>
        </w:rPr>
      </w:pPr>
      <w:r w:rsidRPr="0006141B">
        <w:rPr>
          <w:rFonts w:ascii="Montserrat" w:hAnsi="Montserrat"/>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That uproar had been nothing beside what had happened when aoun's kind had discovered their own compatibility with the alyn. Aoun turned her thoughts away from that with painful determination. Aoun focused back on their ill-conceived child. "there is a chance," the shadow began thoughtfully, "we can't escape the consequences of what we have done, but we might be able to salvage </w:t>
      </w:r>
      <w:r w:rsidRPr="0006141B">
        <w:rPr>
          <w:rFonts w:ascii="Montserrat" w:hAnsi="Montserrat"/>
          <w:i/>
          <w:sz w:val="24"/>
        </w:rPr>
        <w:t>her</w:t>
      </w:r>
      <w:r w:rsidRPr="0006141B">
        <w:rPr>
          <w:rFonts w:ascii="Montserrat" w:hAnsi="Montserrat"/>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p>
    <w:p w:rsidR="003C23C7" w:rsidRPr="0006141B" w:rsidRDefault="003C23C7">
      <w:pPr>
        <w:spacing w:line="360" w:lineRule="auto"/>
        <w:jc w:val="both"/>
        <w:rPr>
          <w:rFonts w:ascii="Montserrat" w:hAnsi="Montserrat"/>
          <w:sz w:val="24"/>
        </w:rPr>
      </w:pPr>
      <w:r w:rsidRPr="0006141B">
        <w:rPr>
          <w:rFonts w:ascii="Montserrat" w:hAnsi="Montserrat"/>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rsidR="003C23C7" w:rsidRPr="0006141B" w:rsidRDefault="003C23C7">
      <w:pPr>
        <w:spacing w:line="360" w:lineRule="auto"/>
        <w:jc w:val="both"/>
        <w:rPr>
          <w:rFonts w:ascii="Montserrat" w:hAnsi="Montserrat"/>
          <w:sz w:val="24"/>
        </w:rPr>
      </w:pP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3C23C7" w:rsidRPr="0006141B" w:rsidRDefault="003C23C7">
      <w:pPr>
        <w:spacing w:line="360" w:lineRule="auto"/>
        <w:jc w:val="both"/>
        <w:rPr>
          <w:rFonts w:ascii="Montserrat" w:hAnsi="Montserrat"/>
          <w:spacing w:val="-1"/>
          <w:sz w:val="24"/>
        </w:rPr>
      </w:pPr>
      <w:r w:rsidRPr="0006141B">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06141B">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3C23C7" w:rsidRPr="0006141B" w:rsidRDefault="003C23C7">
      <w:pPr>
        <w:spacing w:line="360" w:lineRule="auto"/>
        <w:jc w:val="both"/>
        <w:rPr>
          <w:rFonts w:ascii="Montserrat" w:hAnsi="Montserrat"/>
          <w:sz w:val="24"/>
        </w:rPr>
      </w:pPr>
      <w:r w:rsidRPr="0006141B">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06141B">
        <w:rPr>
          <w:rFonts w:ascii="Montserrat" w:hAnsi="Montserrat"/>
          <w:i/>
          <w:sz w:val="24"/>
        </w:rPr>
        <w:t>. I know this and I know I can't escape this.</w:t>
      </w:r>
      <w:r w:rsidRPr="0006141B">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06141B">
        <w:rPr>
          <w:rFonts w:ascii="Montserrat" w:hAnsi="Montserrat"/>
          <w:i/>
          <w:sz w:val="24"/>
        </w:rPr>
        <w:t>av</w:t>
      </w:r>
      <w:r w:rsidRPr="0006141B">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06141B">
        <w:rPr>
          <w:rFonts w:ascii="Montserrat" w:hAnsi="Montserrat"/>
          <w:sz w:val="24"/>
        </w:rPr>
        <w:t xml:space="preserve">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rsidR="003C23C7" w:rsidRPr="0006141B" w:rsidRDefault="003C23C7">
      <w:pPr>
        <w:spacing w:line="360" w:lineRule="auto"/>
        <w:jc w:val="both"/>
        <w:rPr>
          <w:rFonts w:ascii="Montserrat" w:hAnsi="Montserrat"/>
          <w:sz w:val="24"/>
        </w:rPr>
      </w:pPr>
      <w:r w:rsidRPr="0006141B">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rsidR="003C23C7" w:rsidRPr="0006141B" w:rsidRDefault="003C23C7">
      <w:pPr>
        <w:pStyle w:val="AvonDraftNotes"/>
        <w:ind w:left="0" w:right="0"/>
        <w:rPr>
          <w:rFonts w:ascii="Montserrat" w:hAnsi="Montserrat"/>
          <w:sz w:val="24"/>
        </w:rPr>
      </w:pPr>
      <w:r w:rsidRPr="0006141B">
        <w:rPr>
          <w:rFonts w:ascii="Montserrat" w:hAnsi="Montserrat"/>
          <w:sz w:val="24"/>
        </w:rPr>
        <w:tab/>
      </w:r>
    </w:p>
    <w:p w:rsidR="003C23C7" w:rsidRPr="0006141B" w:rsidRDefault="003C23C7">
      <w:pPr>
        <w:pStyle w:val="AvonDraftNotes"/>
        <w:ind w:left="0" w:right="0"/>
        <w:rPr>
          <w:rFonts w:ascii="Montserrat" w:hAnsi="Montserrat"/>
          <w:sz w:val="24"/>
        </w:rPr>
      </w:pPr>
    </w:p>
    <w:p w:rsidR="003C23C7" w:rsidRPr="0006141B" w:rsidRDefault="003C23C7">
      <w:pPr>
        <w:pStyle w:val="AvonDraftNotes"/>
        <w:ind w:left="0" w:right="0"/>
        <w:rPr>
          <w:rFonts w:ascii="Montserrat" w:hAnsi="Montserrat"/>
          <w:sz w:val="24"/>
        </w:rPr>
      </w:pPr>
      <w:r w:rsidRPr="0006141B">
        <w:rPr>
          <w:rFonts w:ascii="Montserrat" w:hAnsi="Montserrat"/>
          <w:sz w:val="24"/>
        </w:rPr>
        <w:t>/--0 - 7--/</w:t>
      </w:r>
      <w:r w:rsidRPr="0006141B">
        <w:rPr>
          <w:rFonts w:ascii="Montserrat" w:hAnsi="Montserrat"/>
          <w:sz w:val="24"/>
        </w:rPr>
        <w:tab/>
      </w:r>
    </w:p>
    <w:p w:rsidR="003C23C7" w:rsidRPr="0006141B" w:rsidRDefault="003C23C7">
      <w:pPr>
        <w:pStyle w:val="AvonDraftNotes"/>
        <w:ind w:left="0" w:right="0"/>
        <w:rPr>
          <w:rFonts w:ascii="Montserrat" w:hAnsi="Montserrat"/>
          <w:sz w:val="24"/>
        </w:rPr>
      </w:pPr>
      <w:r w:rsidRPr="0006141B">
        <w:rPr>
          <w:rFonts w:ascii="Montserrat" w:hAnsi="Montserrat"/>
          <w:sz w:val="24"/>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rsidR="003C23C7" w:rsidRPr="0006141B" w:rsidRDefault="003C23C7">
      <w:pPr>
        <w:pStyle w:val="AvonDraftNotes"/>
        <w:ind w:left="0" w:right="0"/>
        <w:rPr>
          <w:rFonts w:ascii="Montserrat" w:hAnsi="Montserrat"/>
          <w:sz w:val="24"/>
        </w:rPr>
      </w:pPr>
      <w:r w:rsidRPr="0006141B">
        <w:rPr>
          <w:rFonts w:ascii="Montserrat" w:hAnsi="Montserrat"/>
          <w:caps/>
          <w:sz w:val="24"/>
        </w:rPr>
        <w:tab/>
      </w:r>
      <w:r w:rsidRPr="0006141B">
        <w:rPr>
          <w:rFonts w:ascii="Montserrat" w:hAnsi="Montserrat"/>
          <w:sz w:val="24"/>
        </w:rPr>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instincts--her intuition--she would have.</w:t>
      </w:r>
    </w:p>
    <w:p w:rsidR="003C23C7" w:rsidRPr="0006141B" w:rsidRDefault="003C23C7">
      <w:pPr>
        <w:pStyle w:val="AvonDraftNotes"/>
        <w:ind w:left="0" w:right="0"/>
        <w:rPr>
          <w:rFonts w:ascii="Montserrat" w:hAnsi="Montserrat"/>
          <w:sz w:val="24"/>
        </w:rPr>
      </w:pPr>
      <w:r w:rsidRPr="0006141B">
        <w:rPr>
          <w:rFonts w:ascii="Montserrat" w:hAnsi="Montserrat"/>
          <w:sz w:val="24"/>
        </w:rPr>
        <w:t>/--7 - 11--/</w:t>
      </w:r>
    </w:p>
    <w:p w:rsidR="003C23C7" w:rsidRPr="0006141B" w:rsidRDefault="003C23C7">
      <w:pPr>
        <w:pStyle w:val="AvonDraftNotes"/>
        <w:ind w:left="0" w:right="0"/>
        <w:rPr>
          <w:rFonts w:ascii="Montserrat" w:hAnsi="Montserrat"/>
          <w:sz w:val="24"/>
        </w:rPr>
      </w:pPr>
      <w:r w:rsidRPr="0006141B">
        <w:rPr>
          <w:rFonts w:ascii="Montserrat" w:hAnsi="Montserrat"/>
          <w:sz w:val="24"/>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rsidR="003C23C7" w:rsidRPr="0006141B" w:rsidRDefault="003C23C7">
      <w:pPr>
        <w:spacing w:line="360" w:lineRule="auto"/>
        <w:jc w:val="both"/>
        <w:rPr>
          <w:rFonts w:ascii="Montserrat" w:hAnsi="Montserrat"/>
          <w:sz w:val="24"/>
        </w:rPr>
      </w:pPr>
      <w:r w:rsidRPr="0006141B">
        <w:rPr>
          <w:rFonts w:ascii="Montserrat" w:hAnsi="Montserrat"/>
          <w:sz w:val="24"/>
        </w:rPr>
        <w:br w:type="page"/>
      </w:r>
      <w:r w:rsidRPr="0006141B">
        <w:rPr>
          <w:rFonts w:ascii="Montserrat" w:hAnsi="Montserrat"/>
          <w:sz w:val="24"/>
        </w:rPr>
        <w:br w:type="page"/>
      </w:r>
    </w:p>
    <w:p w:rsidR="003C23C7" w:rsidRPr="0006141B" w:rsidRDefault="003C23C7">
      <w:pPr>
        <w:spacing w:line="360" w:lineRule="auto"/>
        <w:jc w:val="both"/>
        <w:rPr>
          <w:rFonts w:ascii="Montserrat" w:hAnsi="Montserrat"/>
          <w:sz w:val="24"/>
        </w:rPr>
      </w:pPr>
      <w:r w:rsidRPr="0006141B">
        <w:rPr>
          <w:rFonts w:ascii="Montserrat" w:hAnsi="Montserrat"/>
          <w:sz w:val="24"/>
        </w:rPr>
        <w:tab/>
        <w:t>that is, approximately 1.267650600228 x 1030 n (newtons, or the force necessary to accelerate one kilogram at one meter per second, squared) at the low end of class three. Which translates into force capable of accelerating a mass of 1,267,650,600,228,000,000,000,000,000,000 kg at 1 m/s2</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b/>
        <w:t>mass of earth: 5.974 x 1024 kg · 5,974,000,000,000,000,000,000,000 kg</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1.267650600228 x 1030 n / 5.974 x 1024 kg = 212,194.6100148 m/s2 </w:t>
      </w:r>
    </w:p>
    <w:p w:rsidR="003C23C7" w:rsidRPr="0006141B" w:rsidRDefault="003C23C7">
      <w:pPr>
        <w:spacing w:line="360" w:lineRule="auto"/>
        <w:jc w:val="both"/>
        <w:rPr>
          <w:rFonts w:ascii="Montserrat" w:hAnsi="Montserrat"/>
          <w:sz w:val="24"/>
        </w:rPr>
      </w:pPr>
      <w:r w:rsidRPr="0006141B">
        <w:rPr>
          <w:rFonts w:ascii="Montserrat" w:hAnsi="Montserrat"/>
          <w:sz w:val="24"/>
        </w:rPr>
        <w:tab/>
        <w:t>or 212.1946100148 km/s2</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b/>
        <w:t>mass of sol: 1.989019404 x 1030 · 1,989,019,404,000,000,000,000,000,000,000 kg</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b/>
        <w:t>1.267650600228 x 1030 n / 1.989019404 x 1030 kg = 0.6373244009982 m/s2</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Phoenix asked if there was a conference going on. It was just a guess, but it paid off. "It was on the news this morning. The Prime Minister of the Solar Authority called for an Assembly. An emergency conference. I can't tell you anything more than that," Arthur Remington, the senior agent, responded.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raised an eyebrow. </w:t>
      </w:r>
      <w:r w:rsidRPr="0006141B">
        <w:rPr>
          <w:rFonts w:ascii="Montserrat" w:hAnsi="Montserrat"/>
          <w:i/>
          <w:sz w:val="24"/>
        </w:rPr>
        <w:t xml:space="preserve">No, you don't need to tell me more than that. All of a sudden this seems very familiar, </w:t>
      </w:r>
      <w:r w:rsidRPr="0006141B">
        <w:rPr>
          <w:rFonts w:ascii="Montserrat" w:hAnsi="Montserrat"/>
          <w:sz w:val="24"/>
        </w:rPr>
        <w:t xml:space="preserve">she thought to herself. She had been summoned to such assemblies before as an observer. Covert security, really. An assassin could not hide from a telepath, especially not when the telepath in question was between the ages of seven and nine. Certainly not when the girl in question thought she was playing a game. Phoenix still could not believe how easy she had been to manipulate. She could still hear the leading taunt that had hooked her. </w:t>
      </w:r>
      <w:r w:rsidRPr="0006141B">
        <w:rPr>
          <w:rFonts w:ascii="Montserrat" w:hAnsi="Montserrat"/>
          <w:i/>
          <w:sz w:val="24"/>
        </w:rPr>
        <w:t xml:space="preserve">Hey, Phoenix, do you think you can find someone in this crowd? This person is supposed to be thinking about one of the people you met earlier, as a target thought. No other clues. It can be a man or a woman. Maybe one, maybe more. This person might even be trying to control their surface thoughts. </w:t>
      </w:r>
      <w:r w:rsidRPr="0006141B">
        <w:rPr>
          <w:rFonts w:ascii="Montserrat" w:hAnsi="Montserrat"/>
          <w:sz w:val="24"/>
        </w:rPr>
        <w:t>Phoenix had not always found the search object, but she had loved to play the game. Sometimes it had been more complicated, but it always involved a distinct, and out of place element. Phoenix swallowed as she thought about it. A very dangerous game to let a child play, given a child's sense of consequences.</w:t>
      </w:r>
    </w:p>
    <w:p w:rsidR="003C23C7" w:rsidRPr="0006141B" w:rsidRDefault="003C23C7">
      <w:pPr>
        <w:spacing w:line="360" w:lineRule="auto"/>
        <w:jc w:val="both"/>
        <w:rPr>
          <w:rFonts w:ascii="Montserrat" w:hAnsi="Montserrat"/>
          <w:sz w:val="24"/>
        </w:rPr>
      </w:pPr>
      <w:r w:rsidRPr="0006141B">
        <w:rPr>
          <w:rFonts w:ascii="Montserrat" w:hAnsi="Montserrat"/>
          <w:sz w:val="24"/>
        </w:rPr>
        <w:tab/>
        <w:t>Still, she knew the truth now, and she felt a kind of relief. She had known for some time that they would start making demands of her again. Phoenix wished they would simply leave her alone, but she did not fool herself. She was a valuable resource. She had been born to be exploited. But, of the many things that had been asked of her and her gifted mind, Threat Search was one of the few things she could honestly say she was happy to do. Phoenix allowed herself a small smile and felt some of her self-assurance return to her. To think that she had grown so paranoid that she had feared and expected some horrible demand would be made of her again.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First month. </w:t>
      </w:r>
    </w:p>
    <w:p w:rsidR="003C23C7" w:rsidRPr="0006141B" w:rsidRDefault="003C23C7">
      <w:pPr>
        <w:spacing w:line="360" w:lineRule="auto"/>
        <w:jc w:val="both"/>
        <w:rPr>
          <w:rFonts w:ascii="Montserrat" w:hAnsi="Montserrat"/>
          <w:sz w:val="24"/>
        </w:rPr>
      </w:pPr>
      <w:r w:rsidRPr="0006141B">
        <w:rPr>
          <w:rFonts w:ascii="Montserrat" w:hAnsi="Montserrat"/>
          <w:sz w:val="24"/>
        </w:rPr>
        <w:t>What is psionics, both as a science and as an art?</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One hundred and ten years ago a pair of scientists discovered a way to unlock the potential of the human mind. </w:t>
      </w:r>
    </w:p>
    <w:p w:rsidR="003C23C7" w:rsidRPr="0006141B" w:rsidRDefault="003C23C7">
      <w:pPr>
        <w:spacing w:line="360" w:lineRule="auto"/>
        <w:jc w:val="both"/>
        <w:rPr>
          <w:rFonts w:ascii="Montserrat" w:hAnsi="Montserrat"/>
          <w:sz w:val="24"/>
        </w:rPr>
      </w:pPr>
      <w:r w:rsidRPr="0006141B">
        <w:rPr>
          <w:rFonts w:ascii="Montserrat" w:hAnsi="Montserrat"/>
          <w:sz w:val="24"/>
        </w:rPr>
        <w:t>According to physics there are many things which are mechanically impossible</w:t>
      </w:r>
    </w:p>
    <w:p w:rsidR="003C23C7" w:rsidRPr="0006141B" w:rsidRDefault="003C23C7">
      <w:pPr>
        <w:spacing w:line="360" w:lineRule="auto"/>
        <w:jc w:val="both"/>
        <w:rPr>
          <w:rFonts w:ascii="Montserrat" w:hAnsi="Montserrat"/>
          <w:sz w:val="24"/>
        </w:rPr>
      </w:pPr>
      <w:r w:rsidRPr="0006141B">
        <w:rPr>
          <w:rFonts w:ascii="Montserrat" w:hAnsi="Montserrat"/>
          <w:sz w:val="24"/>
        </w:rPr>
        <w:t>That is because physics, as a science, deals solely with structure</w:t>
      </w:r>
    </w:p>
    <w:p w:rsidR="003C23C7" w:rsidRPr="0006141B" w:rsidRDefault="003C23C7">
      <w:pPr>
        <w:spacing w:line="360" w:lineRule="auto"/>
        <w:jc w:val="both"/>
        <w:rPr>
          <w:rFonts w:ascii="Montserrat" w:hAnsi="Montserrat"/>
          <w:sz w:val="24"/>
        </w:rPr>
      </w:pPr>
      <w:r w:rsidRPr="0006141B">
        <w:rPr>
          <w:rFonts w:ascii="Montserrat" w:hAnsi="Montserrat"/>
          <w:sz w:val="24"/>
        </w:rPr>
        <w:t>Psionics is an entirely different science dealing with architecture</w:t>
      </w:r>
    </w:p>
    <w:p w:rsidR="003C23C7" w:rsidRPr="0006141B" w:rsidRDefault="003C23C7">
      <w:pPr>
        <w:spacing w:line="360" w:lineRule="auto"/>
        <w:jc w:val="both"/>
        <w:rPr>
          <w:rFonts w:ascii="Montserrat" w:hAnsi="Montserrat"/>
          <w:sz w:val="24"/>
        </w:rPr>
      </w:pPr>
      <w:r w:rsidRPr="0006141B">
        <w:rPr>
          <w:rFonts w:ascii="Montserrat" w:hAnsi="Montserrat"/>
          <w:sz w:val="24"/>
        </w:rPr>
        <w:t>Psionics could be considered a superior science if it were not for that fact that physics can encompass a foundation from which applied psionics can derive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Phoenix took advantage of the constant travel, and exposure in the public eye, to reduce the chances of her being targeted for a second attempt. Connor had advised her to follow the principle of mobility. They paid for their accommodations in cash, and traveled under their own power. The only time she was where anyone could expect her, she was in front of a crowd. Between the original disclosure, the constant exposure, and the desperate measures, Phoenix never had a moment to sort out her thoughts. The whole affair seemed to have burst into a dead run from the word go.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b/>
        <w:t>Phoenix wondered where the girl who was carefully and painfully knitting her life back together, only a month ago, had gone. She had been replaced with a girl who spent her days plagued by questions about the events that had killed her mother, and the mystery surrounding the murder of her anonymous surrogate, and her nights engrossed in the damage to Naomi's psyche. It seemed like she could not turn around without confronting some new reminder of her pain, and she never had a chance to deal with it. She did her best to roll with the punches and stay ahead of the game. She could not even remember the last time she had a free moment to simply cry.</w:t>
      </w:r>
    </w:p>
    <w:p w:rsidR="003C23C7" w:rsidRPr="0006141B" w:rsidRDefault="003C23C7">
      <w:pPr>
        <w:spacing w:line="360" w:lineRule="auto"/>
        <w:jc w:val="both"/>
        <w:rPr>
          <w:rFonts w:ascii="Montserrat" w:hAnsi="Montserrat"/>
          <w:sz w:val="24"/>
        </w:rPr>
      </w:pPr>
      <w:r w:rsidRPr="0006141B">
        <w:rPr>
          <w:rFonts w:ascii="Montserrat" w:hAnsi="Montserrat"/>
          <w:sz w:val="24"/>
        </w:rPr>
        <w:tab/>
        <w:t>She devoted her time to public relations soothing institutional and individual fears of psionic potential, and diagnosing her patient</w:t>
      </w:r>
    </w:p>
    <w:p w:rsidR="003C23C7" w:rsidRPr="0006141B" w:rsidRDefault="003C23C7">
      <w:pPr>
        <w:spacing w:line="360" w:lineRule="auto"/>
        <w:jc w:val="both"/>
        <w:rPr>
          <w:rFonts w:ascii="Montserrat" w:hAnsi="Montserrat"/>
          <w:sz w:val="24"/>
        </w:rPr>
      </w:pPr>
      <w:r w:rsidRPr="0006141B">
        <w:rPr>
          <w:rFonts w:ascii="Montserrat" w:hAnsi="Montserrat"/>
          <w:sz w:val="24"/>
        </w:rPr>
        <w:tab/>
        <w:t>It didn't take a genius to imagine the potential for evil and mischief present in the real and imagined powers of psi</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CHILDHOOD ELEMENTS</w:t>
      </w:r>
    </w:p>
    <w:p w:rsidR="003C23C7" w:rsidRPr="0006141B" w:rsidRDefault="003C23C7">
      <w:pPr>
        <w:spacing w:line="360" w:lineRule="auto"/>
        <w:jc w:val="both"/>
        <w:rPr>
          <w:rFonts w:ascii="Montserrat" w:hAnsi="Montserrat"/>
          <w:sz w:val="24"/>
        </w:rPr>
      </w:pPr>
    </w:p>
    <w:p w:rsidR="003C23C7" w:rsidRPr="0006141B" w:rsidRDefault="003C23C7">
      <w:pPr>
        <w:pStyle w:val="AvonDraftBody"/>
        <w:ind w:left="0" w:right="0"/>
        <w:rPr>
          <w:rFonts w:ascii="Montserrat" w:hAnsi="Montserrat"/>
          <w:sz w:val="24"/>
        </w:rPr>
      </w:pPr>
    </w:p>
    <w:p w:rsidR="003C23C7" w:rsidRPr="0006141B" w:rsidRDefault="003C23C7">
      <w:pPr>
        <w:pStyle w:val="AvonDraftBody"/>
        <w:ind w:left="0" w:right="0"/>
        <w:rPr>
          <w:rFonts w:ascii="Montserrat" w:hAnsi="Montserrat"/>
          <w:sz w:val="24"/>
        </w:rPr>
      </w:pPr>
      <w:r w:rsidRPr="0006141B">
        <w:rPr>
          <w:rFonts w:ascii="Montserrat" w:hAnsi="Montserrat"/>
          <w:sz w:val="24"/>
        </w:rPr>
        <w:t>OMNI</w:t>
      </w:r>
    </w:p>
    <w:p w:rsidR="003C23C7" w:rsidRPr="0006141B" w:rsidRDefault="003C23C7">
      <w:pPr>
        <w:pStyle w:val="AvonDraftBody"/>
        <w:ind w:left="0" w:right="0"/>
        <w:rPr>
          <w:rFonts w:ascii="Montserrat" w:hAnsi="Montserrat"/>
          <w:sz w:val="24"/>
        </w:rPr>
      </w:pPr>
    </w:p>
    <w:p w:rsidR="003C23C7" w:rsidRPr="0006141B" w:rsidRDefault="003C23C7">
      <w:pPr>
        <w:pStyle w:val="AvonDraftBody"/>
        <w:ind w:left="0" w:right="0"/>
        <w:rPr>
          <w:rFonts w:ascii="Montserrat" w:hAnsi="Montserrat"/>
          <w:sz w:val="24"/>
        </w:rPr>
      </w:pPr>
      <w:r w:rsidRPr="0006141B">
        <w:rPr>
          <w:rFonts w:ascii="Montserrat" w:hAnsi="Montserrat"/>
          <w:sz w:val="24"/>
        </w:rPr>
        <w:t xml:space="preserve">The story begins with the last events of Arden Athena's life. Arden brought her daughter home for her naming, introducing her to her siblings for the first time. Athenasia, Anastasia and Alexander were all seven years old, and the difference between avon and human years was still small enough for their inclusion in the Seventh Year Naming Rites. Arden was part of a three way marriage. As a woman, Arden was married to Ash. As a man, Arden was married to Ember. Ash and Ember's compliments were married to each other. Each of Arden's twin daughters knew a different Arden, to one he was a father and to the other she was a mother. Her mentor and ex-lover, Artemis, had taken her son under his wing. Their seperation had been a precaution taken to prevent the children from developing a latent psionic fusion. It was a precaution taken with all twins, even compliments and redoubts. For the children, it was their first experience with their native culture, having been born and raised on Earth.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The children took to each other, and given the environment they were in, were able to come to terms with Alexander's condition more easily than they would have on Earth. Of the adopted human sexes, being female was instinctive. The avon mind and spirit fixated on it if denied the expression of the avon sex. Alexander identified as male, but like most avon could only be male through an act of will, and he was still mastering the technique. In his next life he would attain the instinctive control necessarry to be born and live male without exception, if he so chose. The girls experimented with the technique as well--their first conscious attempt to access and harness their psionic potential. The only thing that exceeded their interest in their new found ambisexuallity was their first exposure to dragons. At an age when human children's heads were full of fairy tales and never never land, the strange sights and sensations of their native world were intoxicating.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Arden already knew that these were her last days. It was a destiny she had known for most of her adult life, and a consequence of her paradoxical origins. Only four people knew that she had come to face her death, but with the enemies she had made over the past three decades, many people knew that coming for the rites had exposed her to great danger. Because of her enemies in the Aegis, she had made her home and established the Avon Embassy on Earth. Those enemies were mostly rebel, criminal or terrorist dissidents who wanted her dead for her part in thwarting various plots and conspiracies. Because of her enemies in Oasis, she had been sent into the Aegis to establish the embassy--a critical role, but one that also put her out of the reach of domestic rivals and assassins. Earth's status as a quarantined world, and the tight security maintained around it had been a blessing as much as it could be a curse, since it provided a measure of safety for her children. Knowing what she did about them, that was her paramount concern.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Arden made arrangements for her children's return to Earth, and nominated her successor to the embassy--the man which her daughters had been told was their father, and who was her mate and legal husband on Earth. Her son was to remain seperated, returning to live with Arden's "cousin" and her mate, Artemis. As far as anyone on Earth was concerned, the girls were Alexander's first cousins, and while old fashioned, a legitimate candidate for an arranged marriage. As a formality, Alexander and Anastasia were betrothed at their naming--which among avon identified them as compliments. Athenasia had become very close to Phoenix Ash and Phoenix Ember, to whom she was tentatively promised, since she was named heir to Arden's titles and estates. Her enemies had waited until the naming to make their attack. Their intention had been to kill her, and abduct or possess her heir to seize control of her house. A visit from the sleeper assassin was Arden's only warning. Knowing what had to happen, Arden had taken the matter into her own hands. After four decades, her nemesis finally killed her. Morgan then abducted Athenasia.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This was a critical event for Morgan as well. It would be her death, but also her conception as a sleeper and the key to her rebirth in the mind of Athenasia as her alter ego. The girl's mind proved to be virtually invulnerable to possession, so in spite of initial objections to employing Morgan as their agent, she was given a shot at possessing the child. Morgan studied the child's mind for the benefit of the onlookers and announced that she had found one vulnerability. The only problem was, that trying to exploit it might kill Morgan in the process and only succeed in seeding the girl's mind with a dormant sleeper. As expected they responded that it offered her the best odds of survival, since suceeding meant she would still be useful to them. Morgan's assault on Athenasia's mind was devestating. Not only did it kill Morgan and leave the seeds of a dormant sleeper, it violently awakened her psionic potential. The fury of her enraged mind drove the conspirators to flight and led those who were seeking the abducted child directly to her. Anastasia--her sister, her mother and her self combined--took her in hand and quieted the storm within her. In a strange way, the resemblance between Morgan and Arden caused the fact of their deaths to become confused in her mind, leaving her with the strange feeling that she had somehow devoured her mother's mind--a belief that would come to haunt her in the years to come. The girls returned to their home on Earth with their father, who was now responsible for the embassy, and the raising of the twins. </w:t>
      </w:r>
    </w:p>
    <w:p w:rsidR="003C23C7" w:rsidRPr="0006141B" w:rsidRDefault="003C23C7">
      <w:pPr>
        <w:pStyle w:val="AvonDraftBody"/>
        <w:ind w:left="0" w:right="0"/>
        <w:rPr>
          <w:rFonts w:ascii="Montserrat" w:hAnsi="Montserrat"/>
          <w:sz w:val="24"/>
        </w:rPr>
      </w:pPr>
      <w:r w:rsidRPr="0006141B">
        <w:rPr>
          <w:rFonts w:ascii="Montserrat" w:hAnsi="Montserrat"/>
          <w:sz w:val="24"/>
        </w:rPr>
        <w:br w:type="page"/>
      </w:r>
    </w:p>
    <w:p w:rsidR="003C23C7" w:rsidRPr="0006141B" w:rsidRDefault="003C23C7">
      <w:pPr>
        <w:pStyle w:val="AvonDraftBody"/>
        <w:ind w:left="0" w:right="0"/>
        <w:rPr>
          <w:rFonts w:ascii="Montserrat" w:hAnsi="Montserrat"/>
          <w:sz w:val="24"/>
        </w:rPr>
      </w:pPr>
      <w:r w:rsidRPr="0006141B">
        <w:rPr>
          <w:rFonts w:ascii="Montserrat" w:hAnsi="Montserrat"/>
          <w:sz w:val="24"/>
        </w:rPr>
        <w:t>ONE</w:t>
      </w:r>
    </w:p>
    <w:p w:rsidR="003C23C7" w:rsidRPr="0006141B" w:rsidRDefault="003C23C7">
      <w:pPr>
        <w:pStyle w:val="AvonDraftBody"/>
        <w:ind w:left="0" w:right="0"/>
        <w:rPr>
          <w:rFonts w:ascii="Montserrat" w:hAnsi="Montserrat"/>
          <w:sz w:val="24"/>
        </w:rPr>
      </w:pPr>
    </w:p>
    <w:p w:rsidR="003C23C7" w:rsidRPr="0006141B" w:rsidRDefault="003C23C7">
      <w:pPr>
        <w:pStyle w:val="AvonDraftBody"/>
        <w:ind w:left="0" w:right="0"/>
        <w:rPr>
          <w:rFonts w:ascii="Montserrat" w:hAnsi="Montserrat"/>
          <w:sz w:val="24"/>
        </w:rPr>
      </w:pPr>
      <w:r w:rsidRPr="0006141B">
        <w:rPr>
          <w:rFonts w:ascii="Montserrat" w:hAnsi="Montserrat"/>
          <w:sz w:val="24"/>
        </w:rPr>
        <w:t xml:space="preserve">All was quiet when Arden arrived home. Morgan Manor was dark. The only light emanated from amongst the carefully manicured trees and bushes. She slowed to a stop at the head of the round about and killed the engine. As her hand pulled back she had a strange feeling that something was not right. The feeling became stronger as she released the catch and started opening the door. As she looked up, it finally hit her. There was nothing special about turning off the ignition or opening the door, but in her memory, she had never performed those actions in her present settings before. She stared at the tall main doors and took a deep breath. Her husband had told her she would get a big surprise on her birthday, and he had been right. For the first time in eight years, her trusty, reliable, English butler was not standing there at the door with the staff. The young man who saw to the estate's vehicles had not stepped up and opened the car's door. No hand was extended to her before her own hand could fall on the ignition. None of that had really sunk in until the sudden silence.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Her shock made the strange clicks and whirring from under the sleek hood something to truly marvel at. Had she ever before taken the time to notice that the throaty sports car always took its time to go to sleep, purring to itself in contentment after loping across the countryside? </w:t>
      </w:r>
    </w:p>
    <w:p w:rsidR="003C23C7" w:rsidRPr="0006141B" w:rsidRDefault="003C23C7">
      <w:pPr>
        <w:pStyle w:val="AvonDraftBody"/>
        <w:ind w:left="0" w:right="0"/>
        <w:rPr>
          <w:rFonts w:ascii="Montserrat" w:hAnsi="Montserrat"/>
          <w:sz w:val="24"/>
        </w:rPr>
      </w:pPr>
      <w:r w:rsidRPr="0006141B">
        <w:rPr>
          <w:rFonts w:ascii="Montserrat" w:hAnsi="Montserrat"/>
          <w:sz w:val="24"/>
        </w:rPr>
        <w:tab/>
      </w:r>
      <w:r w:rsidRPr="0006141B">
        <w:rPr>
          <w:rFonts w:ascii="Montserrat" w:hAnsi="Montserrat"/>
          <w:i/>
          <w:sz w:val="24"/>
        </w:rPr>
        <w:t xml:space="preserve">If they all plan to jump out and surprise me, </w:t>
      </w:r>
      <w:r w:rsidRPr="0006141B">
        <w:rPr>
          <w:rFonts w:ascii="Montserrat" w:hAnsi="Montserrat"/>
          <w:sz w:val="24"/>
        </w:rPr>
        <w:t xml:space="preserve">she thought to herself, as she slipped out of the car and approached the door, </w:t>
      </w:r>
      <w:r w:rsidRPr="0006141B">
        <w:rPr>
          <w:rFonts w:ascii="Montserrat" w:hAnsi="Montserrat"/>
          <w:i/>
          <w:sz w:val="24"/>
        </w:rPr>
        <w:t xml:space="preserve">why on Earth alert me by changing their whole routine? </w:t>
      </w:r>
      <w:r w:rsidRPr="0006141B">
        <w:rPr>
          <w:rFonts w:ascii="Montserrat" w:hAnsi="Montserrat"/>
          <w:sz w:val="24"/>
        </w:rPr>
        <w:t xml:space="preserve">She shook her head with a wry smile and tried to press the latch. Her eyebrows flew up as the door latch resisted. It was locked. She glared at the door in disbelief. Here she was at the door to her own house, unable to let herself in because she did not even have a…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"The keys are still in the ignition!" she blurted.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After mentally kicking herself, she bounced back over to the car. Once again, she was confounded by an unresponsive door latch. She heaved a great sigh. Looking through the window of the locked door, she saw the keys dangling from the ignition and started laughing. She never made these mistakes at the other end of her commute. She ran her fingers lightly over the handle and closed her eyes. In virtually all aspects of her life, she was autonomous. Her independent nature ran so strongly that she had great difficulty depending on others to get things done. Stumbling around like an idiot over the simple details of getting out of her car and into her own house made her realize how much she had come to rely on her household staff. It had been worth the trouble to learn. Now that she was thinking again, she smiled.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It was time to demonstrate why the world rarely ever defeated her.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Like most of humanity, the vast majority of her mind's potential lay dormant. In her case, that was a matter of choice. Unlike most of the people around her, she had discovered a long time ago how to wake that potential up. She quickly calmed and cleared her mind. She opened her eyes and looked at the world. It was a strange and unfamiliar place. Her eyes darted around, striving to nail everything down and put it into perspective. This was the difficult part, she forced herself to stop looking at the environment around her and willed herself to actually see it. Her gaze became unfocused and the realization finally came. She was dreaming. So, she opened her eyes. Nothing had changed. She looked at the world the same way. The only difference was now she was </w:t>
      </w:r>
      <w:r w:rsidRPr="0006141B">
        <w:rPr>
          <w:rFonts w:ascii="Montserrat" w:hAnsi="Montserrat"/>
          <w:i/>
          <w:sz w:val="24"/>
        </w:rPr>
        <w:t>aware</w:t>
      </w:r>
      <w:r w:rsidRPr="0006141B">
        <w:rPr>
          <w:rFonts w:ascii="Montserrat" w:hAnsi="Montserrat"/>
          <w:sz w:val="24"/>
        </w:rPr>
        <w:t xml:space="preserve"> of it. Instead of being an isolated body within the world, she had opened her mind and let the world into herself. She glanced down at the car and her eyes saw the light reflecting off its surfaces. Directed by her sight, her vision unfolded, penetrating the car and revealing it to her with a sense that was entirely graphic but as deep and intimate as touch.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As she began to feel the car--kinesthetically, the way she normally felt her body--she became aware of the forces that acted on it and through it. A tremendous rushing force, an eternal waterfall, raced down from the infinite heavens, trying to carry her and the car along in the tide, but a powerful current was rushing up at the same time to meet it, a sea of rough and glittering particles bouyed up on each other in furious agitation. This storm of invisible forces collided in a tremendous standing wave and the world she was looking at danced in its grip.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Everything was in motion, but the net effect of that motion was the stillness of the world. A world that was an illusion, a product of an interface between space and time. A world that was resolving in a conjunction of force and form. It could all be quite intimidating, but--abstract or manifest--an expression, no matter how complex, intevitably boiled down to one thing. Information. Hence, matter and energy, the expression of structure in space and time, ultimately translated into thought. In what other media could information find its simplest expression--or its native home?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Science may not have reached the point where theories about the nature of the mind could be tested and applied, but nature did not wait for science. The holy grail of physics, a unified field theory, had been phrased, tested and applied--written in the complex manuscript of Arden Athenasia Virginia Morgan's genetic code. An instinct, which circumstances had stimulated, that she had seized and carefully cultivated into something more sophisticated. Her mind embraced the information which defined the composition, state, and disposition of the inner latch. The information was both complex and simple. Her objective was elementary, so she ignored the high resolution details and focused on bluntest aspect of its design.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It was a simple, two position switch. In the normal course of events, an action would change the information at the core of the expression. In this instance, a change in the information would produce an action. She thought it, and the latch popped out of its recessed seating. She opened the door, and retrieved the keys.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The locking latch was ice cold when she went to lock the door again. "Oops," she smiled softly. By changing the information which defined the latch, she had provoked a spontaneous action. In the absence of more specific direction, the energy to fulfill the imperitive--to correct the expression of the latch to match its altered definition--had come from the object's internal store of kinetic energy. Such pronounced side effects happened when the scope of a translation was too narrowly focused. If a broader focus was used, the mind tended to minimize the impact of a translation by dispersing the reflex--the world's reaction to the use of psionics--across a larger domain.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For Arden, the whole procedure had involved little time or reflection. All she was concerned about was getting in the house and finding out what everyone was up to. In the process, her mind slipped back into quiessence. The foyer was dark as she entered. Determined to try and be surprised when everyone jumped out of the shadows, she calmly closed and locked the door and walked cautiously through the darkened house. By the time she had toured half the house she realized that her suspicions had been wrong. She did not need awakened senses to tell that the house was deserted. As she entered the kitchen, she turned on the light.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The indicator on the answering machine blazed a steady red, announcing that there were no messages waiting. A quick sweep of the table and counters revealed a void of communication as well. No note, no message, she was actually beginning to worry as she flopped down in a chair. She debated for a moment, and then got up to retreive the phone. She carried the remote back to her seat and checked her voice mail.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After listening to the chain of missives waiting in the message queue--all business, and nothing personal--she placed a quick call to the servant's quarters. Through the window, she saw a light go on in the building opposite, and then the reassuring voice of her butler came on the line.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"Quarters," Ira Montgomery answered in a calm, clear tone.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"How on Earth do you manage to sound awake and alert when we both know you were dead to the world a second ago?" she asked pleasantly. </w:t>
      </w:r>
    </w:p>
    <w:p w:rsidR="003C23C7" w:rsidRPr="0006141B" w:rsidRDefault="003C23C7">
      <w:pPr>
        <w:pStyle w:val="AvonDraftBody"/>
        <w:ind w:left="0" w:right="0"/>
        <w:rPr>
          <w:rFonts w:ascii="Montserrat" w:hAnsi="Montserrat"/>
          <w:sz w:val="24"/>
        </w:rPr>
      </w:pPr>
      <w:r w:rsidRPr="0006141B">
        <w:rPr>
          <w:rFonts w:ascii="Montserrat" w:hAnsi="Montserrat"/>
          <w:sz w:val="24"/>
        </w:rPr>
        <w:tab/>
        <w:t>"Ms. Morgan," he stated, almost concealing his surprise, "conscious or not, a good servant always has his mind on his responsabilities. On the other hand, a call from the main house was rather unexpected this evening, so if you'll forgive me, I was startled quite awake."</w:t>
      </w:r>
    </w:p>
    <w:p w:rsidR="003C23C7" w:rsidRPr="0006141B" w:rsidRDefault="003C23C7">
      <w:pPr>
        <w:pStyle w:val="AvonDraftBody"/>
        <w:ind w:left="0" w:right="0"/>
        <w:rPr>
          <w:rFonts w:ascii="Montserrat" w:hAnsi="Montserrat"/>
          <w:sz w:val="24"/>
        </w:rPr>
      </w:pPr>
      <w:r w:rsidRPr="0006141B">
        <w:rPr>
          <w:rFonts w:ascii="Montserrat" w:hAnsi="Montserrat"/>
          <w:sz w:val="24"/>
        </w:rPr>
        <w:tab/>
        <w:t>"I see," she replied. Then, after a second recanted, "No. I don't see. I am not angry, but tell me why you would be surprised to get a call from me when no one was here to see me in?"</w:t>
      </w:r>
    </w:p>
    <w:p w:rsidR="003C23C7" w:rsidRPr="0006141B" w:rsidRDefault="003C23C7">
      <w:pPr>
        <w:pStyle w:val="AvonDraftBody"/>
        <w:ind w:left="0" w:right="0"/>
        <w:rPr>
          <w:rFonts w:ascii="Montserrat" w:hAnsi="Montserrat"/>
          <w:sz w:val="24"/>
        </w:rPr>
      </w:pPr>
      <w:r w:rsidRPr="0006141B">
        <w:rPr>
          <w:rFonts w:ascii="Montserrat" w:hAnsi="Montserrat"/>
          <w:sz w:val="24"/>
        </w:rPr>
        <w:tab/>
        <w:t>"Madam," he responded with a hint of embarrassment, "the entire staff, myself included, were excused from the main house for the evening by your husband. When Mr. Morgan left this afternoon I assumed he intended to meet up with you at the office and take you out for a birthday celebration. Your daughter accompanied him, but to be honest he did not confide his full intentions to me."</w:t>
      </w:r>
    </w:p>
    <w:p w:rsidR="003C23C7" w:rsidRPr="0006141B" w:rsidRDefault="003C23C7">
      <w:pPr>
        <w:pStyle w:val="AvonDraftBody"/>
        <w:ind w:left="0" w:right="0"/>
        <w:rPr>
          <w:rFonts w:ascii="Montserrat" w:hAnsi="Montserrat"/>
          <w:sz w:val="24"/>
        </w:rPr>
      </w:pPr>
      <w:r w:rsidRPr="0006141B">
        <w:rPr>
          <w:rFonts w:ascii="Montserrat" w:hAnsi="Montserrat"/>
          <w:sz w:val="24"/>
        </w:rPr>
        <w:tab/>
        <w:t>"He didn't confide in me either, I'm afraid. He hinted at some big surprise for tonight but I never received any calls or messages suggesting anything like that. Then again, I did finish up early today and I didn't exactly come straight home." She sighed, imagining the look on Ash's face when he showed up at the office and learned she had gone home. Since it was Athena's birthday as well, he would not have ruined her evening coming all the way back home just to collect Arden. If he had, he would have probably shown up at the same time she had and most of the evening would have been wasted. "I expect that he will be entertaining Athena by himself tonight."</w:t>
      </w:r>
    </w:p>
    <w:p w:rsidR="003C23C7" w:rsidRPr="0006141B" w:rsidRDefault="003C23C7">
      <w:pPr>
        <w:pStyle w:val="AvonDraftBody"/>
        <w:ind w:left="0" w:right="0"/>
        <w:rPr>
          <w:rFonts w:ascii="Montserrat" w:hAnsi="Montserrat"/>
          <w:sz w:val="24"/>
        </w:rPr>
      </w:pPr>
      <w:r w:rsidRPr="0006141B">
        <w:rPr>
          <w:rFonts w:ascii="Montserrat" w:hAnsi="Montserrat"/>
          <w:sz w:val="24"/>
        </w:rPr>
        <w:tab/>
        <w:t>"I suppose you haven't eaten then," Ira guessed. "I'll be right up. There is still time to salvage the evening. I'll personally prepare a suitable birthday dinner and get you settled in for the night."</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"No, Ira," she replied wistfully, "No reason for you to go to so much trouble. I'm not really hungry. All I need is a swim, a bath and bed. I don't often get the house to myself and I can't remember the last time I went skinny dipping. You go back to bed." Ira chuckled on the other end of the line and gracefully bid her good night. She smiled as she fondly remembered giving the poor man a shock the day they met. </w:t>
      </w:r>
    </w:p>
    <w:p w:rsidR="003C23C7" w:rsidRPr="0006141B" w:rsidRDefault="003C23C7">
      <w:pPr>
        <w:pStyle w:val="AvonDraftBody"/>
        <w:ind w:left="0" w:right="0"/>
        <w:rPr>
          <w:rFonts w:ascii="Montserrat" w:hAnsi="Montserrat"/>
          <w:sz w:val="24"/>
        </w:rPr>
      </w:pPr>
      <w:r w:rsidRPr="0006141B">
        <w:rPr>
          <w:rFonts w:ascii="Montserrat" w:hAnsi="Montserrat"/>
          <w:sz w:val="24"/>
        </w:rPr>
        <w:tab/>
        <w:t>The manor had been built atrium style around a series of interlocking pools and waterfalls. An abstract reflection of the house above, often times the quiekest route from one part of the house to another was through the water. It was the perfect excuse to indulge her nudist tendancies, since skin dried about a hundred times faster than a bathing suit. When her dream house ended up being so big that a live in staff was an obvious necessity, Ira Montgomery had been the only applicant for the position of major domo who did not even bat an eye at the interview. When he arrived, Ash had simply handed him a stack of towels and sent him into the atrium. She swam in from the yard, slipped out of the water and started asking him questions. He paused only long enough to hand her a towel, and responded amicably to all of her questions--never once breaking eye contact or indicating in any other way that anything unusual was afoot.</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As she had hoped when she hired him, the first time he caught her hovering six feet off the floor he reacted with the same aplomb.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The only reason she had not indulged her habit for more than a year was because her daughter had inherited her disdain for clothing. How was she supposed to tell a six year old girl to keep her clothes on if she kept taking hers off?  She laughed at the thought as she stripped down. Like a few other rooms, the kitchen was separate from the atrium structure of the manor, because of humidity. She set the atrium lights on the timer and switched off the one in the kitchen.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She left her clothes folded in a neat pile on the table as she slipped into the atrium and headed for the nearest water course. The pool system was complex enough that a person could swim several laps around the house and follow a different course each lap. By her third lap she was relaxed enough to turn in. Every room had an access to the aquarium, either a patio or private nook, and some rooms could only be reached via the water. Among them, her private bedroom. Heading towards the waterfall in the main pool, she dived under. The sandy, black bottom and natural rock walls of the pool made it difficult to see how far under the waterfall one could go. She slipped past the first egress, which came up in a bathroom, and dived even deeper. When she came back up to the surface she was in her own private pool, the center piece of her sanctum sanctorium.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She slipped out of the water, meandered into the bathroom for a quick shower and dried off without turning on any lights. Enough moonlight filtered in through the skylights for her to find towels and a comb. After wringing the water out of the heavy mass of hair and rubbing it down vigorously with a fresh towel, she combed out the tangles and braided it. By that time enough residual moisture had evaporated from her skin for her to climb into bed. She was half asleep by the time she had pulled the comforter up around her shoulders and gave a deep, relaxed sigh. Not a bad way to spend her birthday, she thought absently. She tried not miss the presence of her husband, or the almost ritual embrace with which they had marked the occasion every year--save one--until now. Seven years ago, she had celebrated her birthday by giving birth, so it was easy to make an exception in that case. This time there was no excuse, just poor execution, and it was hard not to be disappointed. </w:t>
      </w:r>
    </w:p>
    <w:p w:rsidR="003C23C7" w:rsidRPr="0006141B" w:rsidRDefault="003C23C7">
      <w:pPr>
        <w:pStyle w:val="AvonDraftBody"/>
        <w:ind w:left="0" w:right="0"/>
        <w:rPr>
          <w:rFonts w:ascii="Montserrat" w:hAnsi="Montserrat"/>
          <w:sz w:val="24"/>
        </w:rPr>
      </w:pPr>
    </w:p>
    <w:p w:rsidR="003C23C7" w:rsidRPr="0006141B" w:rsidRDefault="003C23C7">
      <w:pPr>
        <w:pStyle w:val="AvonDraftBody"/>
        <w:ind w:left="0" w:right="0"/>
        <w:rPr>
          <w:rFonts w:ascii="Montserrat" w:hAnsi="Montserrat"/>
          <w:sz w:val="24"/>
        </w:rPr>
      </w:pPr>
      <w:r w:rsidRPr="0006141B">
        <w:rPr>
          <w:rFonts w:ascii="Montserrat" w:hAnsi="Montserrat"/>
          <w:sz w:val="24"/>
        </w:rPr>
        <w:t xml:space="preserve">Athena awoke with the usual complaint. She was reminding herself, for the thousandth time it seemed, that she had to use the bathroom before going to bed, when she realized she did not remember getting in bed. The last thing she remembered was the hypnotic rumble of the car as it went across the Golden Gate Bridge. That brought back to mind the exciting night she had spent celebrating her birthday with her father. The food, the games, and that last big drink she just had to finish--no wonder her bladder felt like it was going to explode. </w:t>
      </w:r>
    </w:p>
    <w:p w:rsidR="003C23C7" w:rsidRPr="0006141B" w:rsidRDefault="003C23C7">
      <w:pPr>
        <w:pStyle w:val="AvonDraftBody"/>
        <w:ind w:left="0" w:right="0"/>
        <w:rPr>
          <w:rFonts w:ascii="Montserrat" w:hAnsi="Montserrat"/>
          <w:sz w:val="24"/>
        </w:rPr>
      </w:pPr>
      <w:r w:rsidRPr="0006141B">
        <w:rPr>
          <w:rFonts w:ascii="Montserrat" w:hAnsi="Montserrat"/>
          <w:sz w:val="24"/>
        </w:rPr>
        <w:tab/>
        <w:t>She rushed into the bathroom on silent feet, not even bothering with the light. She pulled up her nightgown and hopped onto the toilet seat just in time. She sat there for a bit, releasing a deep sigh of relief. As she sat there she noticed something strange. The main pool had a channel that ran under this bathroom. She used this access almost every day to get in and out of the pool at the beginning and end of her swim. In all that time, she never noticed a light fixture anywhere around the access, but there was clearly light emanating from the bottom of the pool.</w:t>
      </w:r>
    </w:p>
    <w:p w:rsidR="003C23C7" w:rsidRPr="0006141B" w:rsidRDefault="003C23C7">
      <w:pPr>
        <w:pStyle w:val="AvonDraftBody"/>
        <w:ind w:left="0" w:right="0"/>
        <w:rPr>
          <w:rFonts w:ascii="Montserrat" w:hAnsi="Montserrat"/>
          <w:sz w:val="24"/>
        </w:rPr>
      </w:pPr>
      <w:r w:rsidRPr="0006141B">
        <w:rPr>
          <w:rFonts w:ascii="Montserrat" w:hAnsi="Montserrat"/>
          <w:sz w:val="24"/>
        </w:rPr>
        <w:tab/>
        <w:t>She finished her business, and cleaned up before coming closer to the edge of the access pool. She peered through the water, and decided it had to be coming from all the way down near the bottom. She prided herself on her ability to dive to the bottom and linger there for minutes at a time, and it irked her that there was a square inch of the aquarium's depth which she was not intimately familiar with. A mischevious little grin tickled the corner of her mouth as she made her decision. She slipped out of her nightgown, and eased into the water. She would just take a look, not a big deal, and hardly worth the effort of getting into her bathing suit after all. Once she was in the water it was so easy to indulge in a few laps, and it was the middle of the night, so who was to see her breaking her mother's rule about skinny dipping?</w:t>
      </w:r>
    </w:p>
    <w:p w:rsidR="003C23C7" w:rsidRPr="0006141B" w:rsidRDefault="003C23C7">
      <w:pPr>
        <w:pStyle w:val="AvonDraftBody"/>
        <w:ind w:left="0" w:right="0"/>
        <w:rPr>
          <w:rFonts w:ascii="Montserrat" w:hAnsi="Montserrat"/>
          <w:sz w:val="24"/>
        </w:rPr>
      </w:pPr>
    </w:p>
    <w:p w:rsidR="003C23C7" w:rsidRPr="0006141B" w:rsidRDefault="003C23C7">
      <w:pPr>
        <w:pStyle w:val="AvonDraftBody"/>
        <w:ind w:left="0" w:right="0"/>
        <w:rPr>
          <w:rFonts w:ascii="Montserrat" w:hAnsi="Montserrat"/>
          <w:sz w:val="24"/>
        </w:rPr>
      </w:pPr>
      <w:r w:rsidRPr="0006141B">
        <w:rPr>
          <w:rFonts w:ascii="Montserrat" w:hAnsi="Montserrat"/>
          <w:sz w:val="24"/>
        </w:rPr>
        <w:t>She did not wake up until the bed heaved gently under his weight. His powerful arms moved over her. One hand slipped in under her hip, hooking around and sliding up to rest over her heart while the other caught her by the belly and slipped down to part her thighs. A smooth stream of motion that spooned her body tight against his. As her eyes opened, they gazed upon the clock. The day was not quite over yet, she realized with a smile. A gentle light danced across the walls, thrown out by the candles cluttering the low bookcases. His flesh was cool against hers--for the most obvious reason, she realized with a sigh. At least he had slid the comforter off of her before joining her in bed. "You're wet," Arden complained mischeviously.</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"So are you," Ash retorted with a wry tone. </w:t>
      </w:r>
    </w:p>
    <w:p w:rsidR="003C23C7" w:rsidRPr="0006141B" w:rsidRDefault="003C23C7">
      <w:pPr>
        <w:pStyle w:val="AvonDraftBody"/>
        <w:ind w:left="0" w:right="0"/>
        <w:rPr>
          <w:rFonts w:ascii="Montserrat" w:hAnsi="Montserrat"/>
          <w:sz w:val="24"/>
        </w:rPr>
      </w:pPr>
      <w:r w:rsidRPr="0006141B">
        <w:rPr>
          <w:rFonts w:ascii="Montserrat" w:hAnsi="Montserrat"/>
          <w:sz w:val="24"/>
        </w:rPr>
        <w:tab/>
        <w:t>"Dreaming of you," she confided, placing her hands over his, "and my dream came true."</w:t>
      </w:r>
    </w:p>
    <w:p w:rsidR="003C23C7" w:rsidRPr="0006141B" w:rsidRDefault="003C23C7">
      <w:pPr>
        <w:pStyle w:val="AvonDraftBody"/>
        <w:ind w:left="0" w:right="0"/>
        <w:rPr>
          <w:rFonts w:ascii="Montserrat" w:hAnsi="Montserrat"/>
          <w:sz w:val="24"/>
        </w:rPr>
      </w:pPr>
      <w:r w:rsidRPr="0006141B">
        <w:rPr>
          <w:rFonts w:ascii="Montserrat" w:hAnsi="Montserrat"/>
          <w:sz w:val="24"/>
        </w:rPr>
        <w:tab/>
        <w:t>Finding her ready--and being more than able himself--he indulged one of her favorite delights by entering her at once. The long slow thrust took her breath away, and completed their embrace. As he lay virtually still, pressed against her back, his free hand could explore her exposed front, from face and fingertips down to her knees. His damp skin increased the friction of his long strokes. His playfull fingers teased and petted her most sensative areas, as he engaged her in conversation. Her only reply to his touch lay within herself, but she could tease him just as mercilessly. He told her about his day, and asked her about hers. It seemed they had missed meeting each other through a genuine comedy of errors. They laughed over each other's frustrations at finding they had missed each other. Neither of them noticed as the sound of water lapping in the pool became a bit more energetic, and it had subsided by the time they had sobered again.</w:t>
      </w:r>
    </w:p>
    <w:p w:rsidR="003C23C7" w:rsidRPr="0006141B" w:rsidRDefault="003C23C7">
      <w:pPr>
        <w:pStyle w:val="AvonDraftBody"/>
        <w:ind w:left="0" w:right="0"/>
        <w:rPr>
          <w:rFonts w:ascii="Montserrat" w:hAnsi="Montserrat"/>
          <w:sz w:val="24"/>
        </w:rPr>
      </w:pPr>
      <w:r w:rsidRPr="0006141B">
        <w:rPr>
          <w:rFonts w:ascii="Montserrat" w:hAnsi="Montserrat"/>
          <w:sz w:val="24"/>
        </w:rPr>
        <w:tab/>
        <w:t>"Was she upset that I wasn't there?" she asked, when he finished describing the scene at her office.</w:t>
      </w:r>
    </w:p>
    <w:p w:rsidR="003C23C7" w:rsidRPr="0006141B" w:rsidRDefault="003C23C7">
      <w:pPr>
        <w:pStyle w:val="AvonDraftBody"/>
        <w:ind w:left="0" w:right="0"/>
        <w:rPr>
          <w:rFonts w:ascii="Montserrat" w:hAnsi="Montserrat"/>
          <w:sz w:val="24"/>
        </w:rPr>
      </w:pPr>
      <w:r w:rsidRPr="0006141B">
        <w:rPr>
          <w:rFonts w:ascii="Montserrat" w:hAnsi="Montserrat"/>
          <w:sz w:val="24"/>
        </w:rPr>
        <w:tab/>
        <w:t>"A little," he admitted. "It really means a lot to her that you both were born on the same day."</w:t>
      </w:r>
    </w:p>
    <w:p w:rsidR="003C23C7" w:rsidRPr="0006141B" w:rsidRDefault="003C23C7">
      <w:pPr>
        <w:pStyle w:val="AvonDraftBody"/>
        <w:ind w:left="0" w:right="0"/>
        <w:rPr>
          <w:rFonts w:ascii="Montserrat" w:hAnsi="Montserrat"/>
          <w:sz w:val="24"/>
        </w:rPr>
      </w:pPr>
      <w:r w:rsidRPr="0006141B">
        <w:rPr>
          <w:rFonts w:ascii="Montserrat" w:hAnsi="Montserrat"/>
          <w:sz w:val="24"/>
        </w:rPr>
        <w:tab/>
        <w:t>"So where did you two go?"</w:t>
      </w:r>
    </w:p>
    <w:p w:rsidR="003C23C7" w:rsidRPr="0006141B" w:rsidRDefault="003C23C7">
      <w:pPr>
        <w:pStyle w:val="AvonDraftBody"/>
        <w:ind w:left="0" w:right="0"/>
        <w:rPr>
          <w:rFonts w:ascii="Montserrat" w:hAnsi="Montserrat"/>
          <w:sz w:val="24"/>
        </w:rPr>
      </w:pPr>
      <w:r w:rsidRPr="0006141B">
        <w:rPr>
          <w:rFonts w:ascii="Montserrat" w:hAnsi="Montserrat"/>
          <w:sz w:val="24"/>
        </w:rPr>
        <w:tab/>
        <w:t>"We went down to the waterfront, and walked from the park to the pier. I think we went into every store and attraction on the way before we finally got around to eating. She insisted on stopping first to look at the sea lions, and then she dragged me into the arcade--it's almost frightening how good she is at video games."</w:t>
      </w:r>
    </w:p>
    <w:p w:rsidR="003C23C7" w:rsidRPr="0006141B" w:rsidRDefault="003C23C7">
      <w:pPr>
        <w:pStyle w:val="AvonDraftBody"/>
        <w:ind w:left="0" w:right="0"/>
        <w:rPr>
          <w:rFonts w:ascii="Montserrat" w:hAnsi="Montserrat"/>
          <w:sz w:val="24"/>
        </w:rPr>
      </w:pPr>
      <w:r w:rsidRPr="0006141B">
        <w:rPr>
          <w:rFonts w:ascii="Montserrat" w:hAnsi="Montserrat"/>
          <w:sz w:val="24"/>
        </w:rPr>
        <w:tab/>
        <w:t>"Where did you eat?"</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"Do you know the really expensive restaurant at the end of the pier?" he asked. She nodded. "That's the one. But don't worry, we brought you something, so you didn't miss out completely." She gave him a hug--in a manner of speaking--in gratitude and encouraged him to go on. She shuddered at his non-verbal reply and smiled as he described their walk back down the waterfront. They had stopped at the wax museum, a dozen more shops and another arcade before they retrieved their car. "And of course, as she does with everthing, she went at it all full tilt. Poor thing was unconscious by the time we were across the bridge. I had to carry her in from the car. She didn't even wake up when I put her to bed. I swear, sometimes I think her bedsheets are laced with speed--the way that girl reacts to being in bed."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"Well, put on some music in case she does wake up," Arden hinted, reminding him that her little sanctuary was a lot closer to Athena's room than their bedroom was. Athena did not know about this room, but if she was given a mystery to explore she would find it or die trying. Loud music might wake her up, but it would not demand any special investigation the way other--and as yet unexplained--sounds would. It was also a way to suggest that they pick up the tempo. He held on to her, rolling onto his back to reach the remote for the stereo that lay on top of the bookcase on his side of the bed. </w:t>
      </w:r>
    </w:p>
    <w:p w:rsidR="003C23C7" w:rsidRPr="0006141B" w:rsidRDefault="003C23C7">
      <w:pPr>
        <w:pStyle w:val="AvonDraftBody"/>
        <w:ind w:left="0" w:right="0"/>
        <w:rPr>
          <w:rFonts w:ascii="Montserrat" w:hAnsi="Montserrat"/>
          <w:sz w:val="24"/>
        </w:rPr>
      </w:pPr>
      <w:r w:rsidRPr="0006141B">
        <w:rPr>
          <w:rFonts w:ascii="Montserrat" w:hAnsi="Montserrat"/>
          <w:sz w:val="24"/>
        </w:rPr>
        <w:tab/>
        <w:t>"How loud?"</w:t>
      </w:r>
    </w:p>
    <w:p w:rsidR="003C23C7" w:rsidRPr="0006141B" w:rsidRDefault="003C23C7">
      <w:pPr>
        <w:pStyle w:val="AvonDraftBody"/>
        <w:ind w:left="0" w:right="0"/>
        <w:rPr>
          <w:rFonts w:ascii="Montserrat" w:hAnsi="Montserrat"/>
          <w:sz w:val="24"/>
        </w:rPr>
      </w:pPr>
      <w:r w:rsidRPr="0006141B">
        <w:rPr>
          <w:rFonts w:ascii="Montserrat" w:hAnsi="Montserrat"/>
          <w:sz w:val="24"/>
        </w:rPr>
        <w:tab/>
        <w:t>"How loud are you going to make me?"</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He chuckled and the speakers roared into full concert voice, playing something with a fast, thumping rhythm and enough moaning and wailing to drownd out a chorus of love sick cats.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While he was still on his back, she pivoted around on top of him and came back down straddling him face forward--without quite breaking their connection. Now her hands were free to explore and excite, but most important she was able to capture his mouth with her own.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Before she could, he rose up to meet her, folding his arms around her and limiting her hips to a shallow range of motion. Their first kiss of the night was long and sweet, followed by increasing passion as her body began to undulate to the beat. When she reached her first peak he was no where near his limit. The music changed, as she rose and fell through successive climaxes, several times before he lay back, allowing her full freedom of motion and the power to truly torment him. As he approached the edge, he rolled with her, setting her gently on her back. From the superior position he carefully approached the edge and skirted it for the remainder of the song. They followed the music to the highest peak together. They collapsed into a vibrating, boneless heap in the following silence.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When he realized that Arden's leg was pinned at full extension between them he shifted his weight. As he turned to the side, she pivoted again without disengaging and they were back in their starting position.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From the firmess of his resolve, she decided he had climaxed without ejaculation and was more than ready to continue. She tapped him on the thigh and he moved with her as she rolled onto her hands and knees.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In a variation of their opening embrace, his hands were free to explore and allowed him the leverage to move himself or her to exploit their most sensative area of contact. In this position he could make music playing her. With the control it gave him, he quickly pushed her past her limits, taking her beyond the threshold of pain or pleasure and plunging her into the abyss of agony and ecstasy. He was not hurting her, but the stimulation had an intensity she had only known in childbirth. Her arms gave out and she still managed to get louder though her face was pressed deep into a pillow. Aside from each femur, rigid only by virtue of his weight pressing down on the mattress through them, her bones shook as her muscles spasmed under the onslaught of sensation in the startling, rhythmic cascade of a seizure. An overwhelmed mind's only way to vent the energy generated in the synaptic storm of a boundless orgasm. </w:t>
      </w:r>
    </w:p>
    <w:p w:rsidR="003C23C7" w:rsidRPr="0006141B" w:rsidRDefault="003C23C7">
      <w:pPr>
        <w:pStyle w:val="AvonDraftBody"/>
        <w:ind w:left="0" w:right="0"/>
        <w:rPr>
          <w:rFonts w:ascii="Montserrat" w:hAnsi="Montserrat"/>
          <w:sz w:val="24"/>
        </w:rPr>
      </w:pPr>
      <w:r w:rsidRPr="0006141B">
        <w:rPr>
          <w:rFonts w:ascii="Montserrat" w:hAnsi="Montserrat"/>
          <w:sz w:val="24"/>
        </w:rPr>
        <w:tab/>
        <w:t>She had no idea when he was finally spent. He simply lay forward across her back and held her down while the tempest ran its course. The constant stream of muscle contractions had aroused him again before her brain was able to sort out the fundamental state of her body. The trembling did not stop--might not stop for quite a while--but she reached back to tap his thigh indicating that she was coherent again. He gently eased them back down onto their sides, once more returning to their starting position. Her throat was sore--though she did not remember screaming--so she spoke softly.</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"Hell has threatened no greater torture, Heaven holds no greater bliss. I have danced in Death's embrace, my lover killed me with a kiss," she murmured in awe.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"It took a bit more effort than that," he replied soberly.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She turned towards him, levering herself up to make a reply but her voice escaped in a gasp. "How long have you been standing there?" she asked as soon as she regained her voice. Ash jumped, glanced at her for only a split second and then looked in the direction of his wife's shocked stare. At the foot of the bed, their daughter, pale and wild eyed, stared back at them. She wore no more than they, being smart enough to strip off her night gown before going into the water. Her hair was damp but her skin was dry. Athena had not answered, but it was clear that she had been there long enough.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Ash moved to disengage, but Arden stopped him with a gentle but firm hand. His thoughts whirled, but he realized immediately that this cat could not be put back in the bag. Trying to hide or distance the act of penetration would succeed only in projecting shame, and a healthy person--they both had long agreed--should never be ashamed of sex.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Athena finally gained her voice. "That must really hurt," she observed in a shocky voice. "You… you were screaming. You screamed so much..." her voice cracked and she swallowed hard. Before either parent could respond she truly startled them. "I thought sex was supposed to feel good..." Her eyes snapped back to theirs, having drifted a bit south, as she cut that thought off abruptly. "I thought making babies," she quickly corrected, "was supposed to be fun." Her expression begged for reassurance.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"What..." Arden stopped, not sure which of her daughter's thoughts was the most crucial to answer first. "What do you know about that?" she asked. At this point she did disengage to go to her daughter's side. She kneeled on the floor beside her daughter, and took Athena's hands in hers, being very careful not to let anything drip on the girl. "About…" she began to clarify, and realized she had to say it, "about sex I mean."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"I know I'm not supposed to know about that yet," she answered carefully.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Ash slipped off of the bed and fetched a couple of towels, handing one to Arden and one to Athena. He took another from the stack for himself. Both parents exchanged a look. Under other circumstances, Arden might have been compelled to delve into the source of her daughter's unexpected knowledge. At that moment, such an inquiry could only divert them from a more critical issue. It was obvious Athena knew more than they expected, and not enough for that knowledge to be safe or healthy. "No, Phoenix," Arden replied, with as little hesitation as possible, "it's not that you're not supposed to know, it's just that it is better for you if you don't know about it." </w:t>
      </w:r>
    </w:p>
    <w:p w:rsidR="003C23C7" w:rsidRPr="0006141B" w:rsidRDefault="003C23C7">
      <w:pPr>
        <w:pStyle w:val="AvonDraftBody"/>
        <w:ind w:left="0" w:right="0"/>
        <w:rPr>
          <w:rFonts w:ascii="Montserrat" w:hAnsi="Montserrat"/>
          <w:sz w:val="24"/>
        </w:rPr>
      </w:pPr>
      <w:r w:rsidRPr="0006141B">
        <w:rPr>
          <w:rFonts w:ascii="Montserrat" w:hAnsi="Montserrat"/>
          <w:sz w:val="24"/>
        </w:rPr>
        <w:tab/>
        <w:t>"Why?"</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"You know, that's the funny thing," Arden replied in faint dismay. "You can't understand why it's better for children not to know about sex unless you already know about sex. And," she added, "since you are child it doesn't exactly make sense to teach you about it so you will understand why it would be better not to know." Ash and Arden watched Athena fumble with her towel, and turn that over in her head, as they cleaned themselves off. "Except you already know a little bit about it. That changes things," Arden announced. </w:t>
      </w:r>
    </w:p>
    <w:p w:rsidR="003C23C7" w:rsidRPr="0006141B" w:rsidRDefault="003C23C7">
      <w:pPr>
        <w:pStyle w:val="AvonDraftBody"/>
        <w:ind w:left="0" w:right="0"/>
        <w:rPr>
          <w:rFonts w:ascii="Montserrat" w:hAnsi="Montserrat"/>
          <w:sz w:val="24"/>
        </w:rPr>
      </w:pPr>
      <w:r w:rsidRPr="0006141B">
        <w:rPr>
          <w:rFonts w:ascii="Montserrat" w:hAnsi="Montserrat"/>
          <w:sz w:val="24"/>
        </w:rPr>
        <w:tab/>
        <w:t>"How?" the girl inquired.</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"It's a question of innocence versus ignorance. It's better for children if they don't know anything about sex. In that sense, they are innocent. But, knowing about sex is not really a bad thing. It's knowing only a little bit about sex or not understanding what you know about sex," </w:t>
      </w:r>
      <w:r w:rsidRPr="0006141B">
        <w:rPr>
          <w:rFonts w:ascii="Montserrat" w:hAnsi="Montserrat"/>
          <w:i/>
          <w:sz w:val="24"/>
        </w:rPr>
        <w:t xml:space="preserve">or anything, pick a topic, </w:t>
      </w:r>
      <w:r w:rsidRPr="0006141B">
        <w:rPr>
          <w:rFonts w:ascii="Montserrat" w:hAnsi="Montserrat"/>
          <w:sz w:val="24"/>
        </w:rPr>
        <w:t xml:space="preserve">she thought to herself, "that can be bad, because that's just ignorance. And ignorance is what really causes people to get hurt," Arden explained.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"I don't understand," the girl admitted with a furrowed brow. </w:t>
      </w:r>
    </w:p>
    <w:p w:rsidR="003C23C7" w:rsidRPr="0006141B" w:rsidRDefault="003C23C7">
      <w:pPr>
        <w:pStyle w:val="AvonDraftBody"/>
        <w:ind w:left="0" w:right="0"/>
        <w:rPr>
          <w:rFonts w:ascii="Montserrat" w:hAnsi="Montserrat"/>
          <w:sz w:val="24"/>
        </w:rPr>
      </w:pPr>
      <w:r w:rsidRPr="0006141B">
        <w:rPr>
          <w:rFonts w:ascii="Montserrat" w:hAnsi="Montserrat"/>
          <w:sz w:val="24"/>
        </w:rPr>
        <w:tab/>
        <w:t>"I know, Phoenix," she finished cleaning herself up, and started drying the girl's hair with the other towel. "That why," she added with a winning smile, "I'm going to teach you about it. I have to do it right if I'm going to do it at all, so this is going to be a lot like Show and Tell." In a small corner of her mind, she admitted to herself that she was winging it. Not that she had much choice. She knew her daughter well enough to know that she would pursue the matter on her own if her curiosity was not fully satisfied. Somehow, Arden had to accomplish that without encouraging her daughter to more parcitipatory endeavors. It was not as if her daughter had not already seen it all, and bringing it all out in the open reinforced the idea that sex was not something to be ashamed of. Athena was already full of questions, so it made more sense to provoke them now and be certain they were answered and understood rather than wait for the girl to find her own answers to them. "It's really important for you to ask questions and tell me what you are thinking, okay?"</w:t>
      </w:r>
    </w:p>
    <w:p w:rsidR="003C23C7" w:rsidRPr="0006141B" w:rsidRDefault="003C23C7">
      <w:pPr>
        <w:pStyle w:val="AvonDraftBody"/>
        <w:ind w:left="0" w:right="0"/>
        <w:rPr>
          <w:rFonts w:ascii="Montserrat" w:hAnsi="Montserrat"/>
          <w:sz w:val="24"/>
        </w:rPr>
      </w:pPr>
      <w:r w:rsidRPr="0006141B">
        <w:rPr>
          <w:rFonts w:ascii="Montserrat" w:hAnsi="Montserrat"/>
          <w:sz w:val="24"/>
        </w:rPr>
        <w:tab/>
        <w:t>Athena nodded. She opened her mouth, but there were two things that were bothering her and it took her a minute to decide which question to ask first. The scene she had witnessed was burned indelibly into her mind. It still disturbed her but her mother was not moving like she was in pain, so she set the first question aside to ask, "How come sex is a secret? Why would I get in trouble for knowing or talking about it?"</w:t>
      </w:r>
    </w:p>
    <w:p w:rsidR="003C23C7" w:rsidRPr="0006141B" w:rsidRDefault="003C23C7">
      <w:pPr>
        <w:pStyle w:val="AvonDraftBody"/>
        <w:ind w:left="0" w:right="0"/>
        <w:rPr>
          <w:rFonts w:ascii="Montserrat" w:hAnsi="Montserrat"/>
          <w:sz w:val="24"/>
        </w:rPr>
      </w:pPr>
      <w:r w:rsidRPr="0006141B">
        <w:rPr>
          <w:rFonts w:ascii="Montserrat" w:hAnsi="Montserrat"/>
          <w:sz w:val="24"/>
        </w:rPr>
        <w:tab/>
        <w:t>"Well," her mother replied, "you really don't need to know about it yet. Sex is a grown up thing, like driving a car. To do it right your body has to be all grown up, and if you don't do it right you can get hurt."</w:t>
      </w:r>
    </w:p>
    <w:p w:rsidR="003C23C7" w:rsidRPr="0006141B" w:rsidRDefault="003C23C7">
      <w:pPr>
        <w:pStyle w:val="AvonDraftBody"/>
        <w:ind w:left="0" w:right="0"/>
        <w:rPr>
          <w:rFonts w:ascii="Montserrat" w:hAnsi="Montserrat"/>
          <w:sz w:val="24"/>
        </w:rPr>
      </w:pPr>
      <w:r w:rsidRPr="0006141B">
        <w:rPr>
          <w:rFonts w:ascii="Montserrat" w:hAnsi="Montserrat"/>
          <w:sz w:val="24"/>
        </w:rPr>
        <w:tab/>
        <w:t>"Is that why you were screaming?" Athena pounced. "Were you just doing it wrong?"</w:t>
      </w:r>
    </w:p>
    <w:p w:rsidR="003C23C7" w:rsidRPr="0006141B" w:rsidRDefault="003C23C7">
      <w:pPr>
        <w:pStyle w:val="AvonDraftBody"/>
        <w:ind w:left="0" w:right="0"/>
        <w:rPr>
          <w:rFonts w:ascii="Montserrat" w:hAnsi="Montserrat"/>
          <w:sz w:val="24"/>
        </w:rPr>
      </w:pPr>
      <w:r w:rsidRPr="0006141B">
        <w:rPr>
          <w:rFonts w:ascii="Montserrat" w:hAnsi="Montserrat"/>
          <w:sz w:val="24"/>
        </w:rPr>
        <w:tab/>
        <w:t>Ash laughed, in spite of himself and Arden glared at him. Athena just stared in surprise. Ash cleared his throat and took the bull by the horns. "Actually, your mother was making all that noise because we were doing it just right." Athena met that with obvious suspicion. He squatted down beside her and began tickling her. He kept at it until she was squealing with childish delight and then he stopped. "There, do you see? That didn't hurt, did it?"</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Athena caught her breath, grinning and glaring at him and suddenly saw his point. "So," she began cautiously, "It's like being tickled, or riding a roller coaster, you are just having so much fun that you can't help but scream. But," she temporized, "if that's what happens if you are doing it right, how do you tell if you are doing it wrong? I mean, it looks like it would hurt, and it sounds like it does hurt," she added as the vision repeated itself in her mind again. There was no question that the act of penetration disturbed her--and little doubt it intrigued her as well. For both reasons, a point that simply had to be addressed. </w:t>
      </w:r>
    </w:p>
    <w:p w:rsidR="003C23C7" w:rsidRPr="0006141B" w:rsidRDefault="003C23C7">
      <w:pPr>
        <w:pStyle w:val="AvonDraftBody"/>
        <w:ind w:left="0" w:right="0"/>
        <w:rPr>
          <w:rFonts w:ascii="Montserrat" w:hAnsi="Montserrat"/>
          <w:sz w:val="24"/>
        </w:rPr>
      </w:pPr>
      <w:r w:rsidRPr="0006141B">
        <w:rPr>
          <w:rFonts w:ascii="Montserrat" w:hAnsi="Montserrat"/>
          <w:sz w:val="24"/>
        </w:rPr>
        <w:tab/>
        <w:t>"I'll be honest with you," her mother responded, all serious, "The first time you have sex, it really does hurt. If you are really young, or you are a lot smaller than your partner, it can hurt a lot every time. If a little girl like you had sex it would hurt very bad and cause all sorts of problems. But if you wait 'til you grow up, and you learn how to do it right, it only hurts one time and it starts feeling really good right after that."</w:t>
      </w:r>
    </w:p>
    <w:p w:rsidR="003C23C7" w:rsidRPr="0006141B" w:rsidRDefault="003C23C7">
      <w:pPr>
        <w:pStyle w:val="AvonDraftBody"/>
        <w:ind w:left="0" w:right="0"/>
        <w:rPr>
          <w:rFonts w:ascii="Montserrat" w:hAnsi="Montserrat"/>
          <w:sz w:val="24"/>
        </w:rPr>
      </w:pPr>
      <w:r w:rsidRPr="0006141B">
        <w:rPr>
          <w:rFonts w:ascii="Montserrat" w:hAnsi="Montserrat"/>
          <w:sz w:val="24"/>
        </w:rPr>
        <w:tab/>
        <w:t>"Really?"</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"Really truly," Arden promised. "Come here, I'll show you." She grabbed her husband's hand, still holding her daughter's, and dragged everyone onto the bed. "I want to make this very clear," she began as Ash gave her a concerned look. He had guessed her intentions at the start of this peculiar conversation. "It is not normal for grown ups to have sex in front of little children. What we are doing tonight is so you can learn, so you can see what sex is and ask about what you don't understand. We won't ever do this again, so pay attention and remember what you see so if you ever have questions in the future you can refer back to this demonstration. If you ever catch us, or any grown ups, having sex the polite thing to do is respect their privacy and excuse yourself as quickly and quietly as possible." It was obvious from the girl's expression that Arden had her full attention. Past experience had taught Arden that her daughter tended to learn more, and with a higher level of comprehension than her years might normally suggest. If she was told, she was also quick to pick up on the difference between normal and abnormal behavior. "It is a crime for grown ups to have sex with litle kids so if anyone ever tries with you, or if you ever see it happen," she advised, "you need to tell me or your father as soon as possible so we can get help and stop that person from doing it again as fast as possible, do you understand?" </w:t>
      </w:r>
    </w:p>
    <w:p w:rsidR="003C23C7" w:rsidRPr="0006141B" w:rsidRDefault="003C23C7">
      <w:pPr>
        <w:pStyle w:val="AvonDraftBody"/>
        <w:ind w:left="0" w:right="0"/>
        <w:rPr>
          <w:rFonts w:ascii="Montserrat" w:hAnsi="Montserrat"/>
          <w:sz w:val="24"/>
        </w:rPr>
      </w:pPr>
      <w:r w:rsidRPr="0006141B">
        <w:rPr>
          <w:rFonts w:ascii="Montserrat" w:hAnsi="Montserrat"/>
          <w:sz w:val="24"/>
        </w:rPr>
        <w:tab/>
        <w:t>"Yes."</w:t>
      </w:r>
    </w:p>
    <w:p w:rsidR="003C23C7" w:rsidRPr="0006141B" w:rsidRDefault="003C23C7">
      <w:pPr>
        <w:pStyle w:val="AvonDraftBody"/>
        <w:ind w:left="0" w:right="0"/>
        <w:rPr>
          <w:rFonts w:ascii="Montserrat" w:hAnsi="Montserrat"/>
          <w:sz w:val="24"/>
        </w:rPr>
      </w:pPr>
      <w:r w:rsidRPr="0006141B">
        <w:rPr>
          <w:rFonts w:ascii="Montserrat" w:hAnsi="Montserrat"/>
          <w:sz w:val="24"/>
        </w:rPr>
        <w:tab/>
        <w:t>"Good. Now, first things first," she began, ushering everyone to the center of the bed. When everyone was sitting knee to knee, in a little triangle, she went over the basics. "You already know about the difference between boys and girls, and the difference between little boys and grown men--and of course you and me."</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"Men and boys are both male and have a penis. Women and girls are both female and have a vagina," Athena recited, "That's the difference in sex." It was a lesson which had begun at the end of an argument with a little boy. She had attempted to prove that she was every bit as good as he was. Having been called a tomboy so often, she had gotten the idea that somehow made her a boy. He proved her wrong, rather demonstratively, and it had been left to her parents to sooth the bewildered little girl. Something occurred to her and she interrupted with, "Since I can talk about it, I wanted to ask you something about sex, because you taught me that my sex was female and that was why I was a girl. If sex is being male or female, how come trying to make a baby is also called sex?" she wondered aloud. </w:t>
      </w:r>
    </w:p>
    <w:p w:rsidR="003C23C7" w:rsidRPr="0006141B" w:rsidRDefault="003C23C7">
      <w:pPr>
        <w:pStyle w:val="AvonDraftBody"/>
        <w:ind w:left="0" w:right="0"/>
        <w:rPr>
          <w:rFonts w:ascii="Montserrat" w:hAnsi="Montserrat"/>
          <w:sz w:val="24"/>
        </w:rPr>
      </w:pPr>
      <w:r w:rsidRPr="0006141B">
        <w:rPr>
          <w:rFonts w:ascii="Montserrat" w:hAnsi="Montserrat"/>
          <w:sz w:val="24"/>
        </w:rPr>
        <w:tab/>
        <w:t>"People normally use 'sex' and 'gender' to refer to the difference between males and females. Because male parts and female parts--the different sexes--are designed to fit together, people like to call putting male and female parts together 'having sex' or just 'sex'," her mother explained. "A more proper word for it is 'intercourse'."</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"Oh. Okay," Athena filed that away and returned to the question she had been asked. "There are a lot of differences between little boys and girls and grown up men and women. For one thing grown ups are bigger and older. But, what really makes boys and girls different from men and women," she observed, "are the changes that their bodies have to go through before they are all grown up. Those changes are the difference between being a child and being an adult." </w:t>
      </w:r>
    </w:p>
    <w:p w:rsidR="003C23C7" w:rsidRPr="0006141B" w:rsidRDefault="003C23C7">
      <w:pPr>
        <w:pStyle w:val="AvonDraftBody"/>
        <w:ind w:left="0" w:right="0"/>
        <w:rPr>
          <w:rFonts w:ascii="Montserrat" w:hAnsi="Montserrat"/>
          <w:sz w:val="24"/>
        </w:rPr>
      </w:pPr>
      <w:r w:rsidRPr="0006141B">
        <w:rPr>
          <w:rFonts w:ascii="Montserrat" w:hAnsi="Montserrat"/>
          <w:sz w:val="24"/>
        </w:rPr>
        <w:tab/>
        <w:t>"Correct," her mother said. "Do you remember what those changes are?"</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Athena nodded and went on, "When little boys grow up their voices get deeper, their muscles get stronger, they grow hair all over especially on their faces, in their armpits and pubic region, and their penises get bigger. When little girls grow up they also grow armpit and pubic hair, but their voices change only a little, and their muscles don't get as strong, but they grow breasts and start having periods." Athena paused, thinking furiously.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The shock was wearing off, as she started drawing on the things her mother had taught her. Her mother had explained how children grew up to be adults when she started asking about the differences she had seen between herself and her mother--and between a certain little boy and her father. She had also asked why people </w:t>
      </w:r>
      <w:r w:rsidRPr="0006141B">
        <w:rPr>
          <w:rFonts w:ascii="Montserrat" w:hAnsi="Montserrat"/>
          <w:i/>
          <w:sz w:val="24"/>
        </w:rPr>
        <w:t>were</w:t>
      </w:r>
      <w:r w:rsidRPr="0006141B">
        <w:rPr>
          <w:rFonts w:ascii="Montserrat" w:hAnsi="Montserrat"/>
          <w:sz w:val="24"/>
        </w:rPr>
        <w:t xml:space="preserve"> different sexes, and why people had to change so much to be grown up. "Until puberty," she thought aloud, "boys and girls are a lot alike. Puberty changes boys and girls into young men and women so that they can become fathers and mothers."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When that had been explained to her, it had seemed kind of obvious. Every mother she knew was a woman, and every father she knew was a man. It had been like getting an answer that did not actually explain anything. It also might have been why, when she had asked her mother where people came from, she had never connected the explanation--where babies came from--to the differences between men and women, nor why those differences existed. "The changes make them different because they have to be able to do different things," she guessed.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"But that's not the exact reason," she added, pausing again as she continued to assimilate new information. Until she had witnessed the act of penetration, she had no clue how a father and mother mixed the two parts of themselves--a sperm and an ova--together to make a baby start growing. All she had known was that once those two parts got together, a baby really got started on its own. That part was no longer a mystery, and it became the next logical step in her analysis, "The real reason why boys and girls are different is because their bodies have to grow up to fit together in a very specific way just to make babies."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She stared at her parents in a daze, and finished her thought. "If people didn't have sex," she began, putting the final pieces in place and letting the idea settle in, "there would be no people." She let out a long breath, and drew another before demanding, "How could you--why would you--keep that a secret?" She shook her head, before either parent could answer her. It was the question she had started with, and she had a feeling that she could figure it out for her self if she thought it through. She ran through the information a few more times, sorting through the chain of cause and effect, and each time the whole mystery became simpler and more elegant. People were designed to have sex. All of the complex details worked themselves out. The differences were so obvious that a man and a woman could not help but figure out how they fit together. </w:t>
      </w:r>
    </w:p>
    <w:p w:rsidR="003C23C7" w:rsidRPr="0006141B" w:rsidRDefault="003C23C7">
      <w:pPr>
        <w:pStyle w:val="AvonDraftBody"/>
        <w:ind w:left="0" w:right="0"/>
        <w:rPr>
          <w:rFonts w:ascii="Montserrat" w:hAnsi="Montserrat"/>
          <w:sz w:val="24"/>
        </w:rPr>
      </w:pPr>
      <w:r w:rsidRPr="0006141B">
        <w:rPr>
          <w:rFonts w:ascii="Montserrat" w:hAnsi="Montserrat"/>
          <w:sz w:val="24"/>
        </w:rPr>
        <w:tab/>
        <w:t>"It's so simple even a child could do it," she said with more sober realization. "That's what you're afraid of," Athena announced, looking her mother square in the eye. "That's what parents are afraid of, that children will try to have sex as soon as they figure out what it is." Her mind suddenly flashed back to a game she and a boy had played a few times and had another realization. "They don't even have to really know what it is," she ammended. "All they really have to do is look at themselves and figure out how the pieces go together."</w:t>
      </w:r>
    </w:p>
    <w:p w:rsidR="003C23C7" w:rsidRPr="0006141B" w:rsidRDefault="003C23C7">
      <w:pPr>
        <w:pStyle w:val="AvonDraftBody"/>
        <w:ind w:left="0" w:right="0"/>
        <w:rPr>
          <w:rFonts w:ascii="Montserrat" w:hAnsi="Montserrat"/>
          <w:sz w:val="24"/>
        </w:rPr>
      </w:pPr>
      <w:r w:rsidRPr="0006141B">
        <w:rPr>
          <w:rFonts w:ascii="Montserrat" w:hAnsi="Montserrat"/>
          <w:sz w:val="24"/>
        </w:rPr>
        <w:tab/>
        <w:t>"Yes," Arden admitted freely. "Do you know why? Do you understand why that would be a problem? Can you imagine how a young girl could get hurt by experimenting with sex?" Athena strained to figure it out, but her thoughts and impressions essentially boiled down to 'doing it wrong', which in her mind made it that much more important to be taught how to do it right. "On one hand, I agree with you, but let me ask you this; what happens if you do have sex, and you do everything right?"</w:t>
      </w:r>
    </w:p>
    <w:p w:rsidR="003C23C7" w:rsidRPr="0006141B" w:rsidRDefault="003C23C7">
      <w:pPr>
        <w:pStyle w:val="AvonDraftBody"/>
        <w:ind w:left="0" w:right="0"/>
        <w:rPr>
          <w:rFonts w:ascii="Montserrat" w:hAnsi="Montserrat"/>
          <w:sz w:val="24"/>
        </w:rPr>
      </w:pPr>
      <w:r w:rsidRPr="0006141B">
        <w:rPr>
          <w:rFonts w:ascii="Montserrat" w:hAnsi="Montserrat"/>
          <w:sz w:val="24"/>
        </w:rPr>
        <w:tab/>
        <w:t>"You have a lot of fun," her daughter suggested meekly.</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"That is true," Arden admitted with a slight blush, "but it's only part of the picture. Sex did not evolve simply so that people could have fun. That's just an added benefit--and honestly the cause of the biggest problems with sex." Before Athena could ask her to explain how that was so, she reiterated the question.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"You have a baby," Athena responded, having grasped her mother's point.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"Exactly," Arden said. "You have a baby." Athena clearly did not see the problem with that, so her mother explained. "You will still be a young girl when your body is ready to have a baby--maybe eleven or twelve years old. That's almost ten years before you will be </w:t>
      </w:r>
      <w:r w:rsidRPr="0006141B">
        <w:rPr>
          <w:rFonts w:ascii="Montserrat" w:hAnsi="Montserrat"/>
          <w:i/>
          <w:sz w:val="24"/>
        </w:rPr>
        <w:t>legally</w:t>
      </w:r>
      <w:r w:rsidRPr="0006141B">
        <w:rPr>
          <w:rFonts w:ascii="Montserrat" w:hAnsi="Montserrat"/>
          <w:sz w:val="24"/>
        </w:rPr>
        <w:t xml:space="preserve"> old enough to even </w:t>
      </w:r>
      <w:r w:rsidRPr="0006141B">
        <w:rPr>
          <w:rFonts w:ascii="Montserrat" w:hAnsi="Montserrat"/>
          <w:i/>
          <w:sz w:val="24"/>
        </w:rPr>
        <w:t xml:space="preserve">have </w:t>
      </w:r>
      <w:r w:rsidRPr="0006141B">
        <w:rPr>
          <w:rFonts w:ascii="Montserrat" w:hAnsi="Montserrat"/>
          <w:sz w:val="24"/>
        </w:rPr>
        <w:t>sex. Can you imagine what kinds of problems you would have if you became a mother when you were still just a child yourself?"</w:t>
      </w:r>
    </w:p>
    <w:p w:rsidR="003C23C7" w:rsidRPr="0006141B" w:rsidRDefault="003C23C7">
      <w:pPr>
        <w:pStyle w:val="AvonDraftBody"/>
        <w:ind w:left="0" w:right="0"/>
        <w:rPr>
          <w:rFonts w:ascii="Montserrat" w:hAnsi="Montserrat"/>
          <w:sz w:val="24"/>
        </w:rPr>
      </w:pPr>
      <w:r w:rsidRPr="0006141B">
        <w:rPr>
          <w:rFonts w:ascii="Montserrat" w:hAnsi="Montserrat"/>
          <w:sz w:val="24"/>
        </w:rPr>
        <w:tab/>
        <w:t>Athena thought about that, and admitted that it would be kind of odd. It was difficult to imagine, and on one level she simply denied the possability. "Isn't it possible to have sex without having a baby?"</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"Without getting pregnant?" her mother corrected. "I'll be honest. Even without protection, some people can have sex every day and never get pregnant. Some people get pregnant the very first time. There are even people who get pregnant without actually having sex--without penetration I mean. Even with protection you can still get pregnant. The only one hundred percent effective form of safe sex is not having sex at all. Anything else and you take a chance, and a little girl simply must not take that chance without great consideration. Athena," she took her daughter's hands and looked deeply into her eyes, "sex is one of the best things in life, but it is not a game. It is fun, I won't lie to you--whether you are trying to </w:t>
      </w:r>
      <w:r w:rsidRPr="0006141B">
        <w:rPr>
          <w:rFonts w:ascii="Montserrat" w:hAnsi="Montserrat"/>
          <w:i/>
          <w:sz w:val="24"/>
        </w:rPr>
        <w:t>get</w:t>
      </w:r>
      <w:r w:rsidRPr="0006141B">
        <w:rPr>
          <w:rFonts w:ascii="Montserrat" w:hAnsi="Montserrat"/>
          <w:sz w:val="24"/>
        </w:rPr>
        <w:t xml:space="preserve"> pregnant or just have a wonderful time with someone you really care about. But I am only telling you that so you can look forward to having something wonderful when you are grown up. It is not for children."</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"How do you know that?" Athena challenged.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Arden and Ash were shocked at their daughter's tone of voice.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Athena actually startled herself with her vehemence. She realized that she was afraid. Afraid that her mother would deny her the freedom to explore a whole new set of possabilities that had opened within her mind. The truth was, she was a very sensual and expressive person, for all she was only seven years old. As far as the risk of getting hurt went, she didn't mind as long as she learned--experienced something that could increase her understanding of life and herself. She understood precaution, and when possible avoided things that did hurt her, but not without knowing what she was avoiding. Until confronted with the possability that what she was witnessing could be excruciatingly painful, she had watched her parents and knew with absolute conviction that if she had a choice, she wanted to be where her mother had been, in her father's arms, experiencing everything she was experiencing.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Even with the prospect that the act promised terrible pain, she had recognized that she would gladly pay that price to be there. It was an aspect of her personality, perhaps permaturely developed, that deeply defined her. Not a desire to feel pain, but a willingness to accept pain as a part of life. To experience even the extremes of life. What she had seen had awakened that thirst for extremity, and once awakened, it demanded to be quenched. That was all that gave her the gall to make her shocking proposition. "Maybe now is the best time," she argued, "because I can't </w:t>
      </w:r>
      <w:r w:rsidRPr="0006141B">
        <w:rPr>
          <w:rFonts w:ascii="Montserrat" w:hAnsi="Montserrat"/>
          <w:i/>
          <w:sz w:val="24"/>
        </w:rPr>
        <w:t>get</w:t>
      </w:r>
      <w:r w:rsidRPr="0006141B">
        <w:rPr>
          <w:rFonts w:ascii="Montserrat" w:hAnsi="Montserrat"/>
          <w:sz w:val="24"/>
        </w:rPr>
        <w:t xml:space="preserve"> pregnant. In that sense, I </w:t>
      </w:r>
      <w:r w:rsidRPr="0006141B">
        <w:rPr>
          <w:rFonts w:ascii="Montserrat" w:hAnsi="Montserrat"/>
          <w:i/>
          <w:sz w:val="24"/>
        </w:rPr>
        <w:t>am</w:t>
      </w:r>
      <w:r w:rsidRPr="0006141B">
        <w:rPr>
          <w:rFonts w:ascii="Montserrat" w:hAnsi="Montserrat"/>
          <w:sz w:val="24"/>
        </w:rPr>
        <w:t xml:space="preserve"> way to young. I know I'm small, and I know that there is a lot I don't know or understand yet--but I can't learn if I don't do it."</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Arden stared at her for a moment, and without really thinking about it asked, "Are you seven or seventeen?" This was a side of her daughter that she had never really seen. It forced her to reassess, to consider the situation in terms specific to her daughter rather than social or cultural precedent.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Her thoughts focused, and she opened her inner eye, seeking insight that a normal mother could only guess at. She had expected her daughter's mind to be in chaos, but was surprised. How long had it been since she had bothered to really see her daughter? The mind contained within that little body was by no means immature. There was a lack of experience, to be sure, but her daughter's perspective, her integrity, her personality were all fully developed. Her daughter was as sophisticated and coherent as she was. It was like confronting an adult in a child's body, and there was no question that something entirely sexual had awakened within the girl's intensly sensual nature. It made her ask herself, how would she feel if she found herself living in a child's body--to be perceived as a child, but to possess all the same imperitives she did now? How would she deal with not having the freedom to express herself, to fulfill those imperitives? Knowing what she knew, about what was to come, it was a question she was forced to weigh heavily. </w:t>
      </w:r>
    </w:p>
    <w:p w:rsidR="003C23C7" w:rsidRPr="0006141B" w:rsidRDefault="003C23C7">
      <w:pPr>
        <w:pStyle w:val="AvonDraftBody"/>
        <w:ind w:left="0" w:right="0"/>
        <w:rPr>
          <w:rFonts w:ascii="Montserrat" w:hAnsi="Montserrat"/>
          <w:sz w:val="24"/>
        </w:rPr>
      </w:pPr>
      <w:r w:rsidRPr="0006141B">
        <w:rPr>
          <w:rFonts w:ascii="Montserrat" w:hAnsi="Montserrat"/>
          <w:sz w:val="24"/>
        </w:rPr>
        <w:tab/>
        <w:t>"Ash," she addressed softly, "look at her." He gave her a strange look, and turned back to their daughter. "No. I mean, really look at her," she commanded.</w:t>
      </w:r>
    </w:p>
    <w:p w:rsidR="003C23C7" w:rsidRPr="0006141B" w:rsidRDefault="003C23C7">
      <w:pPr>
        <w:pStyle w:val="AvonDraftBody"/>
        <w:ind w:left="0" w:right="0"/>
        <w:rPr>
          <w:rFonts w:ascii="Montserrat" w:hAnsi="Montserrat"/>
          <w:sz w:val="24"/>
        </w:rPr>
      </w:pPr>
      <w:r w:rsidRPr="0006141B">
        <w:rPr>
          <w:rFonts w:ascii="Montserrat" w:hAnsi="Montserrat"/>
          <w:sz w:val="24"/>
        </w:rPr>
        <w:tab/>
        <w:t>Ash opened his own mind and reached out to his daughter. He gave a sharp gasp and turned back to lock eyes with Arden. "She's…" he began, and her thoughts intruded.</w:t>
      </w:r>
    </w:p>
    <w:p w:rsidR="003C23C7" w:rsidRPr="0006141B" w:rsidRDefault="003C23C7">
      <w:pPr>
        <w:pStyle w:val="AvonDraftBody"/>
        <w:ind w:left="0" w:right="0"/>
        <w:rPr>
          <w:rFonts w:ascii="Montserrat" w:hAnsi="Montserrat"/>
          <w:i/>
          <w:sz w:val="24"/>
        </w:rPr>
      </w:pPr>
      <w:r w:rsidRPr="0006141B">
        <w:rPr>
          <w:rFonts w:ascii="Montserrat" w:hAnsi="Montserrat"/>
          <w:sz w:val="24"/>
        </w:rPr>
        <w:tab/>
      </w:r>
      <w:r w:rsidRPr="0006141B">
        <w:rPr>
          <w:rFonts w:ascii="Montserrat" w:hAnsi="Montserrat"/>
          <w:i/>
          <w:sz w:val="24"/>
        </w:rPr>
        <w:t xml:space="preserve">She's waking up to who she was. This is not a child we are dealing with. </w:t>
      </w:r>
    </w:p>
    <w:p w:rsidR="003C23C7" w:rsidRPr="0006141B" w:rsidRDefault="003C23C7">
      <w:pPr>
        <w:pStyle w:val="AvonDraftBody"/>
        <w:ind w:left="0" w:right="0"/>
        <w:rPr>
          <w:rFonts w:ascii="Montserrat" w:hAnsi="Montserrat"/>
          <w:i/>
          <w:sz w:val="24"/>
        </w:rPr>
      </w:pPr>
      <w:r w:rsidRPr="0006141B">
        <w:rPr>
          <w:rFonts w:ascii="Montserrat" w:hAnsi="Montserrat"/>
          <w:i/>
          <w:sz w:val="24"/>
        </w:rPr>
        <w:tab/>
        <w:t xml:space="preserve">But, </w:t>
      </w:r>
      <w:r w:rsidRPr="0006141B">
        <w:rPr>
          <w:rFonts w:ascii="Montserrat" w:hAnsi="Montserrat"/>
          <w:sz w:val="24"/>
        </w:rPr>
        <w:t xml:space="preserve">his mind struggled with it. </w:t>
      </w:r>
      <w:r w:rsidRPr="0006141B">
        <w:rPr>
          <w:rFonts w:ascii="Montserrat" w:hAnsi="Montserrat"/>
          <w:i/>
          <w:sz w:val="24"/>
        </w:rPr>
        <w:t>But she's…</w:t>
      </w:r>
    </w:p>
    <w:p w:rsidR="003C23C7" w:rsidRPr="0006141B" w:rsidRDefault="003C23C7">
      <w:pPr>
        <w:pStyle w:val="AvonDraftBody"/>
        <w:ind w:left="0" w:right="0"/>
        <w:rPr>
          <w:rFonts w:ascii="Montserrat" w:hAnsi="Montserrat"/>
          <w:i/>
          <w:sz w:val="24"/>
        </w:rPr>
      </w:pPr>
      <w:r w:rsidRPr="0006141B">
        <w:rPr>
          <w:rFonts w:ascii="Montserrat" w:hAnsi="Montserrat"/>
          <w:i/>
          <w:sz w:val="24"/>
        </w:rPr>
        <w:tab/>
        <w:t>She is. She will be. But she won't realize it until after. It raises an interesting question. How do we respect who she is without addressing who she was?</w:t>
      </w:r>
    </w:p>
    <w:p w:rsidR="003C23C7" w:rsidRPr="0006141B" w:rsidRDefault="003C23C7">
      <w:pPr>
        <w:pStyle w:val="AvonDraftBody"/>
        <w:ind w:left="0" w:right="0"/>
        <w:rPr>
          <w:rFonts w:ascii="Montserrat" w:hAnsi="Montserrat"/>
          <w:sz w:val="24"/>
        </w:rPr>
      </w:pPr>
      <w:r w:rsidRPr="0006141B">
        <w:rPr>
          <w:rFonts w:ascii="Montserrat" w:hAnsi="Montserrat"/>
          <w:i/>
          <w:sz w:val="24"/>
        </w:rPr>
        <w:tab/>
        <w:t xml:space="preserve">You should remember what to do, </w:t>
      </w:r>
      <w:r w:rsidRPr="0006141B">
        <w:rPr>
          <w:rFonts w:ascii="Montserrat" w:hAnsi="Montserrat"/>
          <w:sz w:val="24"/>
        </w:rPr>
        <w:t xml:space="preserve">he reminded her. </w:t>
      </w:r>
    </w:p>
    <w:p w:rsidR="003C23C7" w:rsidRPr="0006141B" w:rsidRDefault="003C23C7">
      <w:pPr>
        <w:pStyle w:val="AvonDraftBody"/>
        <w:ind w:left="0" w:right="0"/>
        <w:rPr>
          <w:rFonts w:ascii="Montserrat" w:hAnsi="Montserrat"/>
          <w:i/>
          <w:sz w:val="24"/>
        </w:rPr>
      </w:pPr>
      <w:r w:rsidRPr="0006141B">
        <w:rPr>
          <w:rFonts w:ascii="Montserrat" w:hAnsi="Montserrat"/>
          <w:i/>
          <w:sz w:val="24"/>
        </w:rPr>
        <w:tab/>
        <w:t>There were too many details to remember them all. I was supposed to be able to rely on my intuition when it came to this anyway.</w:t>
      </w:r>
    </w:p>
    <w:p w:rsidR="003C23C7" w:rsidRPr="0006141B" w:rsidRDefault="003C23C7">
      <w:pPr>
        <w:pStyle w:val="AvonDraftBody"/>
        <w:ind w:left="0" w:right="0"/>
        <w:rPr>
          <w:rFonts w:ascii="Montserrat" w:hAnsi="Montserrat"/>
          <w:i/>
          <w:sz w:val="24"/>
        </w:rPr>
      </w:pPr>
      <w:r w:rsidRPr="0006141B">
        <w:rPr>
          <w:rFonts w:ascii="Montserrat" w:hAnsi="Montserrat"/>
          <w:i/>
          <w:sz w:val="24"/>
        </w:rPr>
        <w:tab/>
        <w:t>What does your intuition say now?</w:t>
      </w:r>
    </w:p>
    <w:p w:rsidR="003C23C7" w:rsidRPr="0006141B" w:rsidRDefault="003C23C7">
      <w:pPr>
        <w:pStyle w:val="AvonDraftBody"/>
        <w:ind w:left="0" w:right="0"/>
        <w:rPr>
          <w:rFonts w:ascii="Montserrat" w:hAnsi="Montserrat"/>
          <w:i/>
          <w:sz w:val="24"/>
        </w:rPr>
      </w:pPr>
      <w:r w:rsidRPr="0006141B">
        <w:rPr>
          <w:rFonts w:ascii="Montserrat" w:hAnsi="Montserrat"/>
          <w:i/>
          <w:sz w:val="24"/>
        </w:rPr>
        <w:tab/>
        <w:t>My intuition says she is only asking for what she needs, Ash. I've been on Earth so long I've started thinking like a human. I think I accepted the idea that she was supposed to grow up believing she was human, ergo she really had to grow up human. You know we don't deny our own children this if they ask for it.</w:t>
      </w:r>
    </w:p>
    <w:p w:rsidR="003C23C7" w:rsidRPr="0006141B" w:rsidRDefault="003C23C7">
      <w:pPr>
        <w:pStyle w:val="AvonDraftBody"/>
        <w:ind w:left="0" w:right="0"/>
        <w:rPr>
          <w:rFonts w:ascii="Montserrat" w:hAnsi="Montserrat"/>
          <w:sz w:val="24"/>
        </w:rPr>
      </w:pPr>
      <w:r w:rsidRPr="0006141B">
        <w:rPr>
          <w:rFonts w:ascii="Montserrat" w:hAnsi="Montserrat"/>
          <w:i/>
          <w:sz w:val="24"/>
        </w:rPr>
        <w:tab/>
        <w:t xml:space="preserve"> No. We don't. On the other hand, she is old enough, and we knew she would have to go to her Naming, and risk discovering the truth. She has to know our ways before the time comes for her to truly go home, this is as good a way to begin as any. Besides, if we don't take her in hand, she will take herself in hand and on Earth it really is a bad idea. </w:t>
      </w:r>
    </w:p>
    <w:p w:rsidR="003C23C7" w:rsidRPr="0006141B" w:rsidRDefault="003C23C7">
      <w:pPr>
        <w:pStyle w:val="AvonDraftBody"/>
        <w:ind w:left="0" w:right="0"/>
        <w:rPr>
          <w:rFonts w:ascii="Montserrat" w:hAnsi="Montserrat"/>
          <w:sz w:val="24"/>
        </w:rPr>
      </w:pPr>
    </w:p>
    <w:p w:rsidR="003C23C7" w:rsidRPr="0006141B" w:rsidRDefault="003C23C7">
      <w:pPr>
        <w:pStyle w:val="AvonDraftBody"/>
        <w:ind w:left="0" w:right="0"/>
        <w:rPr>
          <w:rFonts w:ascii="Montserrat" w:hAnsi="Montserrat"/>
          <w:sz w:val="24"/>
        </w:rPr>
      </w:pPr>
      <w:r w:rsidRPr="0006141B">
        <w:rPr>
          <w:rFonts w:ascii="Montserrat" w:hAnsi="Montserrat"/>
          <w:sz w:val="24"/>
        </w:rPr>
        <w:br w:type="page"/>
      </w:r>
    </w:p>
    <w:p w:rsidR="003C23C7" w:rsidRPr="0006141B" w:rsidRDefault="003C23C7">
      <w:pPr>
        <w:pStyle w:val="AvonDraftBody"/>
        <w:ind w:left="0" w:right="0"/>
        <w:rPr>
          <w:rFonts w:ascii="Montserrat" w:hAnsi="Montserrat"/>
          <w:sz w:val="24"/>
        </w:rPr>
      </w:pPr>
      <w:r w:rsidRPr="0006141B">
        <w:rPr>
          <w:rFonts w:ascii="Montserrat" w:hAnsi="Montserrat"/>
          <w:sz w:val="24"/>
        </w:rPr>
        <w:t>TWO</w:t>
      </w:r>
    </w:p>
    <w:p w:rsidR="003C23C7" w:rsidRPr="0006141B" w:rsidRDefault="003C23C7">
      <w:pPr>
        <w:pStyle w:val="AvonDraftBody"/>
        <w:ind w:left="0" w:right="0"/>
        <w:rPr>
          <w:rFonts w:ascii="Montserrat" w:hAnsi="Montserrat"/>
          <w:sz w:val="24"/>
        </w:rPr>
      </w:pPr>
    </w:p>
    <w:p w:rsidR="003C23C7" w:rsidRPr="0006141B" w:rsidRDefault="003C23C7">
      <w:pPr>
        <w:pStyle w:val="AvonDraftBody"/>
        <w:ind w:left="0" w:right="0"/>
        <w:rPr>
          <w:rFonts w:ascii="Montserrat" w:hAnsi="Montserrat"/>
          <w:sz w:val="24"/>
        </w:rPr>
      </w:pPr>
      <w:r w:rsidRPr="0006141B">
        <w:rPr>
          <w:rFonts w:ascii="Montserrat" w:hAnsi="Montserrat"/>
          <w:sz w:val="24"/>
        </w:rPr>
        <w:t xml:space="preserve">She felt funny as her parents studied her so intently. She felt a dreadful certainty that she had crossed the line, and that her parents would reject her appeal. She tried to appreciate the difficulty they faced, trying to protect her from dangers she could not see. It never occurred to her that they would deny her something simply because it was fun. When the answer was no, there was usually a very good reason, and they always tried to make sure she understood that reason. It was just that, in this case, she had a strong opinion herself, and was not inclined to take 'no' for an answer. It put her in the awkward position of contemplating defiance of their authority. That was not something she was entirely comfortable with. </w:t>
      </w:r>
    </w:p>
    <w:p w:rsidR="003C23C7" w:rsidRPr="0006141B" w:rsidRDefault="003C23C7">
      <w:pPr>
        <w:pStyle w:val="AvonDraftBody"/>
        <w:ind w:left="0" w:right="0"/>
        <w:rPr>
          <w:rFonts w:ascii="Montserrat" w:hAnsi="Montserrat"/>
          <w:sz w:val="24"/>
        </w:rPr>
      </w:pPr>
      <w:r w:rsidRPr="0006141B">
        <w:rPr>
          <w:rFonts w:ascii="Montserrat" w:hAnsi="Montserrat"/>
          <w:sz w:val="24"/>
        </w:rPr>
        <w:tab/>
        <w:t>"If I had to base it on this conversation," her mother suddenly said, "I think I'd put your age a lot closer to seventeen." Athena recognized from her tone that her mother's attitude had changed significantly. "Even then," her mother went on, "I think I would be shy about letting a seventeen year old girl with a seven year old body explore sex on her own. So it is time for us to be real honest with each other, Phoenix. Even if I tell you not to, you will pursue this anyway. Won't you?"</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Athena nodded. </w:t>
      </w:r>
    </w:p>
    <w:p w:rsidR="003C23C7" w:rsidRPr="0006141B" w:rsidRDefault="003C23C7">
      <w:pPr>
        <w:pStyle w:val="AvonDraftBody"/>
        <w:ind w:left="0" w:right="0"/>
        <w:rPr>
          <w:rFonts w:ascii="Montserrat" w:hAnsi="Montserrat"/>
          <w:sz w:val="24"/>
        </w:rPr>
      </w:pPr>
      <w:r w:rsidRPr="0006141B">
        <w:rPr>
          <w:rFonts w:ascii="Montserrat" w:hAnsi="Montserrat"/>
          <w:sz w:val="24"/>
        </w:rPr>
        <w:tab/>
        <w:t>Arden sighed. At least the girl was unhesitatingly honest. "How were you planning to explore this?" she asked.</w:t>
      </w:r>
    </w:p>
    <w:p w:rsidR="003C23C7" w:rsidRPr="0006141B" w:rsidRDefault="003C23C7">
      <w:pPr>
        <w:pStyle w:val="AvonDraftBody"/>
        <w:ind w:left="0" w:right="0"/>
        <w:rPr>
          <w:rFonts w:ascii="Montserrat" w:hAnsi="Montserrat"/>
          <w:sz w:val="24"/>
        </w:rPr>
      </w:pPr>
      <w:r w:rsidRPr="0006141B">
        <w:rPr>
          <w:rFonts w:ascii="Montserrat" w:hAnsi="Montserrat"/>
          <w:sz w:val="24"/>
        </w:rPr>
        <w:tab/>
        <w:t>"I was hoping you would help me," Athena said. "I know I can trust you and Dad. I am sure you could find a safe way to do it so no one gets hurt. If I have to figure it out for myself," she considered aloud, "I guess I am willing to get hurt. But I'll try to be careful. I don't want to get into trouble, so I guess I would find someone a little bit older--someone who knows about sex, but isn't an adult."</w:t>
      </w:r>
    </w:p>
    <w:p w:rsidR="003C23C7" w:rsidRPr="0006141B" w:rsidRDefault="003C23C7">
      <w:pPr>
        <w:pStyle w:val="AvonDraftBody"/>
        <w:ind w:left="0" w:right="0"/>
        <w:rPr>
          <w:rFonts w:ascii="Montserrat" w:hAnsi="Montserrat"/>
          <w:sz w:val="24"/>
        </w:rPr>
      </w:pPr>
      <w:r w:rsidRPr="0006141B">
        <w:rPr>
          <w:rFonts w:ascii="Montserrat" w:hAnsi="Montserrat"/>
          <w:sz w:val="24"/>
        </w:rPr>
        <w:tab/>
        <w:t>"That's encouraging someone to become a child molester," Ash stated.</w:t>
      </w:r>
    </w:p>
    <w:p w:rsidR="003C23C7" w:rsidRPr="0006141B" w:rsidRDefault="003C23C7">
      <w:pPr>
        <w:pStyle w:val="AvonDraftBody"/>
        <w:ind w:left="0" w:right="0"/>
        <w:rPr>
          <w:rFonts w:ascii="Montserrat" w:hAnsi="Montserrat"/>
          <w:sz w:val="24"/>
        </w:rPr>
      </w:pPr>
      <w:r w:rsidRPr="0006141B">
        <w:rPr>
          <w:rFonts w:ascii="Montserrat" w:hAnsi="Montserrat"/>
          <w:sz w:val="24"/>
        </w:rPr>
        <w:tab/>
        <w:t>Athena sighed. That did not take much effort to understand. "I can't do it with anyone without some sort of problem," she admitted. "I know better than to ask someone my own age to do this--though I can think of some times we've done things awefully close to it. If I ask anyone older, then it's child molesting. Even if I want it done. And if they will do it for me, they might just as likely do it to some other kid." She took a deep breath. "There is the other side of that," she pointed out. "A real child molester can have me and that saves another kid from being with him."</w:t>
      </w:r>
    </w:p>
    <w:p w:rsidR="003C23C7" w:rsidRPr="0006141B" w:rsidRDefault="003C23C7">
      <w:pPr>
        <w:pStyle w:val="AvonDraftBody"/>
        <w:ind w:left="0" w:right="0"/>
        <w:rPr>
          <w:rFonts w:ascii="Montserrat" w:hAnsi="Montserrat"/>
          <w:sz w:val="24"/>
        </w:rPr>
      </w:pPr>
      <w:r w:rsidRPr="0006141B">
        <w:rPr>
          <w:rFonts w:ascii="Montserrat" w:hAnsi="Montserrat"/>
          <w:sz w:val="24"/>
        </w:rPr>
        <w:tab/>
        <w:t>"I find that thought more than a little frightening, Phoenix," her mother cautioned. "Don't you think that's taking things a little too far?"</w:t>
      </w:r>
    </w:p>
    <w:p w:rsidR="003C23C7" w:rsidRPr="0006141B" w:rsidRDefault="003C23C7">
      <w:pPr>
        <w:pStyle w:val="AvonDraftBody"/>
        <w:ind w:left="0" w:right="0"/>
        <w:rPr>
          <w:rFonts w:ascii="Montserrat" w:hAnsi="Montserrat"/>
          <w:sz w:val="24"/>
        </w:rPr>
      </w:pPr>
      <w:r w:rsidRPr="0006141B">
        <w:rPr>
          <w:rFonts w:ascii="Montserrat" w:hAnsi="Montserrat"/>
          <w:sz w:val="24"/>
        </w:rPr>
        <w:tab/>
        <w:t>"Yes," Athena agreed emphatically. "But it's not like I can do this alone, and since I'm admitting that I am going to do it, I might as well admit that my options aren't very pretty. I wish the world were different, but I'm not going to let the world get in my way just because it isn't."</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Arden recognized that sentiment and allowed a faint smile. It was interesting looking at her daughter in this new light. The girl knew the difference between right and wrong. She could see it in her thoughts and in heard it in her words. It was the complexity of her understanding that had been difficult to apprehend without a little telepathic insight. To do what she felt was right for her, Athena was willing to do something other people felt was totally wrong. It bothered her that her actions could indirectly lead to harm for other people, but took responsibility for the personal risks without qualm. She made up her mind. "I am not about to let you go hunting for child molesters to help you explore your own sexuality. The problem with helping you is it would technically make your father and I child molesters ourselves, because no one is going to believe that you made this decision and forced it on us."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Athena thought about that for a moment and replied, "Well, I guess that makes me an adult molester then."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That took her parents aback. "Do you care to explain that?" Ash challenged. </w:t>
      </w:r>
    </w:p>
    <w:p w:rsidR="003C23C7" w:rsidRPr="0006141B" w:rsidRDefault="003C23C7">
      <w:pPr>
        <w:pStyle w:val="AvonDraftBody"/>
        <w:ind w:left="0" w:right="0"/>
        <w:rPr>
          <w:rFonts w:ascii="Montserrat" w:hAnsi="Montserrat"/>
          <w:sz w:val="24"/>
        </w:rPr>
      </w:pPr>
      <w:r w:rsidRPr="0006141B">
        <w:rPr>
          <w:rFonts w:ascii="Montserrat" w:hAnsi="Montserrat"/>
          <w:sz w:val="24"/>
        </w:rPr>
        <w:tab/>
        <w:t>"Sure," Athena consented. "If I take advantage of my status as a child--who must be protected from unnecessary harm--to make an adult have sex with me, then I am guilty of adult molesting. You think kids don't know what kind of power they have over adults?"</w:t>
      </w:r>
    </w:p>
    <w:p w:rsidR="003C23C7" w:rsidRPr="0006141B" w:rsidRDefault="003C23C7">
      <w:pPr>
        <w:pStyle w:val="AvonDraftBody"/>
        <w:ind w:left="0" w:right="0"/>
        <w:rPr>
          <w:rFonts w:ascii="Montserrat" w:hAnsi="Montserrat"/>
          <w:sz w:val="24"/>
        </w:rPr>
      </w:pPr>
      <w:r w:rsidRPr="0006141B">
        <w:rPr>
          <w:rFonts w:ascii="Montserrat" w:hAnsi="Montserrat"/>
          <w:sz w:val="24"/>
        </w:rPr>
        <w:tab/>
        <w:t>"Can you believe that?" Ash demanded of his wife, in disbelief.</w:t>
      </w:r>
    </w:p>
    <w:p w:rsidR="003C23C7" w:rsidRPr="0006141B" w:rsidRDefault="003C23C7">
      <w:pPr>
        <w:pStyle w:val="AvonDraftBody"/>
        <w:ind w:left="0" w:right="0"/>
        <w:rPr>
          <w:rFonts w:ascii="Montserrat" w:hAnsi="Montserrat"/>
          <w:sz w:val="24"/>
        </w:rPr>
      </w:pPr>
      <w:r w:rsidRPr="0006141B">
        <w:rPr>
          <w:rFonts w:ascii="Montserrat" w:hAnsi="Montserrat"/>
          <w:sz w:val="24"/>
        </w:rPr>
        <w:tab/>
        <w:t>"Hey," the girl said, "I don't want to hurt anyone. I just want to have sex."</w:t>
      </w:r>
    </w:p>
    <w:p w:rsidR="003C23C7" w:rsidRPr="0006141B" w:rsidRDefault="003C23C7">
      <w:pPr>
        <w:pStyle w:val="AvonDraftBody"/>
        <w:ind w:left="0" w:right="0"/>
        <w:rPr>
          <w:rFonts w:ascii="Montserrat" w:hAnsi="Montserrat"/>
          <w:sz w:val="24"/>
        </w:rPr>
      </w:pPr>
      <w:r w:rsidRPr="0006141B">
        <w:rPr>
          <w:rFonts w:ascii="Montserrat" w:hAnsi="Montserrat"/>
          <w:sz w:val="24"/>
        </w:rPr>
        <w:tab/>
        <w:t>"But you're only..."</w:t>
      </w:r>
    </w:p>
    <w:p w:rsidR="003C23C7" w:rsidRPr="0006141B" w:rsidRDefault="003C23C7">
      <w:pPr>
        <w:pStyle w:val="AvonDraftBody"/>
        <w:ind w:left="0" w:right="0"/>
        <w:rPr>
          <w:rFonts w:ascii="Montserrat" w:hAnsi="Montserrat"/>
          <w:sz w:val="24"/>
        </w:rPr>
      </w:pPr>
      <w:r w:rsidRPr="0006141B">
        <w:rPr>
          <w:rFonts w:ascii="Montserrat" w:hAnsi="Montserrat"/>
          <w:sz w:val="24"/>
        </w:rPr>
        <w:tab/>
        <w:t>"Seven years old," she interrupted, "I know."</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"I don't think I'll ever get used to this," Ash commented. "Are we really going to do this?" he demanded. He looked between mother and daughter and saw their determination to meet this head on. He sighed. </w:t>
      </w:r>
    </w:p>
    <w:p w:rsidR="003C23C7" w:rsidRPr="0006141B" w:rsidRDefault="003C23C7">
      <w:pPr>
        <w:pStyle w:val="AvonDraftBody"/>
        <w:ind w:left="0" w:right="0"/>
        <w:rPr>
          <w:rFonts w:ascii="Montserrat" w:hAnsi="Montserrat"/>
          <w:sz w:val="24"/>
        </w:rPr>
      </w:pPr>
      <w:r w:rsidRPr="0006141B">
        <w:rPr>
          <w:rFonts w:ascii="Montserrat" w:hAnsi="Montserrat"/>
          <w:sz w:val="24"/>
        </w:rPr>
        <w:tab/>
        <w:t>Arden looked at him and decided to spare him. She knew what he was worried about, it had not slipped her mind for an instant. "Certainly not the way either of you think," she said. "For one thing, her body won't be ready for sex for years. Right now, sex is all in her mind, and that's where it's going to stay."</w:t>
      </w:r>
    </w:p>
    <w:p w:rsidR="003C23C7" w:rsidRPr="0006141B" w:rsidRDefault="003C23C7">
      <w:pPr>
        <w:pStyle w:val="AvonDraftBody"/>
        <w:ind w:left="0" w:right="0"/>
        <w:rPr>
          <w:rFonts w:ascii="Montserrat" w:hAnsi="Montserrat"/>
          <w:sz w:val="24"/>
        </w:rPr>
      </w:pPr>
      <w:r w:rsidRPr="0006141B">
        <w:rPr>
          <w:rFonts w:ascii="Montserrat" w:hAnsi="Montserrat"/>
          <w:sz w:val="24"/>
        </w:rPr>
        <w:tab/>
        <w:t>"What do you mean?" Athena demanded, sensing that she was about to be put off. Her weight shifted as she considered running for it.</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Her mother caught her and swept her into her lap in one swift and easy movement. "Relax. The last thing I'm going to do is let you get hurt. If you want my help you have to accept that I am going to help </w:t>
      </w:r>
      <w:r w:rsidRPr="0006141B">
        <w:rPr>
          <w:rFonts w:ascii="Montserrat" w:hAnsi="Montserrat"/>
          <w:i/>
          <w:sz w:val="24"/>
        </w:rPr>
        <w:t>my</w:t>
      </w:r>
      <w:r w:rsidRPr="0006141B">
        <w:rPr>
          <w:rFonts w:ascii="Montserrat" w:hAnsi="Montserrat"/>
          <w:sz w:val="24"/>
        </w:rPr>
        <w:t xml:space="preserve"> way. I know what you really want, so trust me, I won't try to cheat you of that. I'll just find a way to deliver that won't do damage to your body."</w:t>
      </w:r>
    </w:p>
    <w:p w:rsidR="003C23C7" w:rsidRPr="0006141B" w:rsidRDefault="003C23C7">
      <w:pPr>
        <w:pStyle w:val="AvonDraftBody"/>
        <w:ind w:left="0" w:right="0"/>
        <w:rPr>
          <w:rFonts w:ascii="Montserrat" w:hAnsi="Montserrat"/>
          <w:sz w:val="24"/>
        </w:rPr>
      </w:pPr>
      <w:r w:rsidRPr="0006141B">
        <w:rPr>
          <w:rFonts w:ascii="Montserrat" w:hAnsi="Montserrat"/>
          <w:sz w:val="24"/>
        </w:rPr>
        <w:tab/>
        <w:t>"How?" father and daughter asked in unison.</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"As I said," she replied with a grin, "it's all in your mind." Arden entered her daughter's mind more deeply, looking for a connection that had existed between them since Athena had been conceived. The very connection that had caused her to put her daugher's thoughts at increasing distance over the years. Once found, the rapport, an instinctive bond between mother and child, awakened to its former strength. Arden's awareness split into two domains, one in which she had lived her whole life, and another which corresponded to her daughter--mind, body and spirit. For a moment, she enjoyed the feeling of being a little girl sitting in her mother's lap wondering what she was trying to do. With a minor adjustment that little girl suddenly found out what it was like to be a mother sitting with her daughter in her lap.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The sudden awe on Athena's face was all the explanation Ash needed. </w:t>
      </w:r>
    </w:p>
    <w:p w:rsidR="003C23C7" w:rsidRPr="0006141B" w:rsidRDefault="003C23C7">
      <w:pPr>
        <w:pStyle w:val="AvonDraftBody"/>
        <w:ind w:left="0" w:right="0"/>
        <w:rPr>
          <w:rFonts w:ascii="Montserrat" w:hAnsi="Montserrat"/>
          <w:sz w:val="24"/>
        </w:rPr>
      </w:pPr>
      <w:r w:rsidRPr="0006141B">
        <w:rPr>
          <w:rFonts w:ascii="Montserrat" w:hAnsi="Montserrat"/>
          <w:sz w:val="24"/>
        </w:rPr>
        <w:tab/>
        <w:t>"The answer to all our problems," Arden said then, "is to introduce our little girl here to a part of her heritage she did not know about before."</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"What is this?" the astonished girl asked, half expecting the wonder of this strange new occurance to distract her entirely from the question of sex, only to discover that she suddenly had direct access to answers for all her questions about what it was to be a woman. </w:t>
      </w:r>
    </w:p>
    <w:p w:rsidR="003C23C7" w:rsidRPr="0006141B" w:rsidRDefault="003C23C7">
      <w:pPr>
        <w:pStyle w:val="AvonDraftBody"/>
        <w:ind w:left="0" w:right="0"/>
        <w:rPr>
          <w:rFonts w:ascii="Montserrat" w:hAnsi="Montserrat"/>
          <w:sz w:val="24"/>
        </w:rPr>
      </w:pPr>
      <w:r w:rsidRPr="0006141B">
        <w:rPr>
          <w:rFonts w:ascii="Montserrat" w:hAnsi="Montserrat"/>
          <w:sz w:val="24"/>
        </w:rPr>
        <w:tab/>
        <w:t>"That," her father grinned, "is a form of what humans call telepathy."</w:t>
      </w:r>
    </w:p>
    <w:p w:rsidR="003C23C7" w:rsidRPr="0006141B" w:rsidRDefault="003C23C7">
      <w:pPr>
        <w:pStyle w:val="AvonDraftBody"/>
        <w:ind w:left="0" w:right="0"/>
        <w:rPr>
          <w:rFonts w:ascii="Montserrat" w:hAnsi="Montserrat"/>
          <w:sz w:val="24"/>
        </w:rPr>
      </w:pPr>
      <w:r w:rsidRPr="0006141B">
        <w:rPr>
          <w:rFonts w:ascii="Montserrat" w:hAnsi="Montserrat"/>
          <w:sz w:val="24"/>
        </w:rPr>
        <w:tab/>
        <w:t>"Humans?" Athena could not help but pick up on the distinction.</w:t>
      </w:r>
    </w:p>
    <w:p w:rsidR="003C23C7" w:rsidRPr="0006141B" w:rsidRDefault="003C23C7">
      <w:pPr>
        <w:pStyle w:val="AvonDraftBody"/>
        <w:ind w:left="0" w:right="0"/>
        <w:rPr>
          <w:rFonts w:ascii="Montserrat" w:hAnsi="Montserrat"/>
          <w:sz w:val="24"/>
        </w:rPr>
      </w:pPr>
      <w:r w:rsidRPr="0006141B">
        <w:rPr>
          <w:rFonts w:ascii="Montserrat" w:hAnsi="Montserrat"/>
          <w:sz w:val="24"/>
        </w:rPr>
        <w:tab/>
        <w:t>"We'll explain that part later, okay?" her mother interrupted. She turned her daughter in her lap and looked into her eyes. "How are you doing? Do you feel disoriented or sick?"</w:t>
      </w:r>
    </w:p>
    <w:p w:rsidR="003C23C7" w:rsidRPr="0006141B" w:rsidRDefault="003C23C7">
      <w:pPr>
        <w:pStyle w:val="AvonDraftBody"/>
        <w:ind w:left="0" w:right="0"/>
        <w:rPr>
          <w:rFonts w:ascii="Montserrat" w:hAnsi="Montserrat"/>
          <w:sz w:val="24"/>
        </w:rPr>
      </w:pPr>
      <w:r w:rsidRPr="0006141B">
        <w:rPr>
          <w:rFonts w:ascii="Montserrat" w:hAnsi="Montserrat"/>
          <w:sz w:val="24"/>
        </w:rPr>
        <w:tab/>
        <w:t>"No, I feel like I'm in two places at the same time. It's so neat!"</w:t>
      </w:r>
    </w:p>
    <w:p w:rsidR="003C23C7" w:rsidRPr="0006141B" w:rsidRDefault="003C23C7">
      <w:pPr>
        <w:pStyle w:val="AvonDraftBody"/>
        <w:ind w:left="0" w:right="0"/>
        <w:rPr>
          <w:rFonts w:ascii="Montserrat" w:hAnsi="Montserrat"/>
          <w:sz w:val="24"/>
        </w:rPr>
      </w:pPr>
      <w:r w:rsidRPr="0006141B">
        <w:rPr>
          <w:rFonts w:ascii="Montserrat" w:hAnsi="Montserrat"/>
          <w:sz w:val="24"/>
        </w:rPr>
        <w:tab/>
        <w:t>"Can you move okay?"</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Athena looked down at her hands, then crawled out of her mother's lap to prowl about the bed. "Yeah," she concluded. "I really don't feel that different, but it's strange being able to see myself crawling around." She sat up and waved at her mother. She crumpled into a giggling heap on the bed.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Arden got up and collected her daughter in her arms. "Alright, you seem to handle this well enough." She carried Athena over to a round, wicker frame seat, and plopped her down on the huge, fluffy cushion. "Stay and watch from this chair," she instructed. "You will be seeing and feeling everything I do, so you don't need to be in bed. You won't be in anyone's way and if you react to any feedback you won't fall off and roll into the pool." Athena sat up and realized that the deep cushion and big bowl of the chair effectively enveloped her--a regular bed for someone her size.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"This is really happening," she said in amazement. She watched her mother prowl back to the bed--prowling right along with her in her second sight. Her mind was drinking the experience in, savoring every detail, and humming with a sensation of rightness--an apprehension of fulfillment, as if it recognized the dimensions she herself would one day inhabit in her own right. </w:t>
      </w:r>
    </w:p>
    <w:p w:rsidR="003C23C7" w:rsidRPr="0006141B" w:rsidRDefault="003C23C7">
      <w:pPr>
        <w:pStyle w:val="AvonDraftBody"/>
        <w:ind w:left="0" w:right="0"/>
        <w:rPr>
          <w:rFonts w:ascii="Montserrat" w:hAnsi="Montserrat"/>
          <w:sz w:val="24"/>
        </w:rPr>
      </w:pPr>
    </w:p>
    <w:p w:rsidR="003C23C7" w:rsidRPr="0006141B" w:rsidRDefault="003C23C7">
      <w:pPr>
        <w:pStyle w:val="AvonDraftBody"/>
        <w:ind w:left="0" w:right="0"/>
        <w:rPr>
          <w:rFonts w:ascii="Montserrat" w:hAnsi="Montserrat"/>
          <w:sz w:val="24"/>
        </w:rPr>
      </w:pPr>
      <w:r w:rsidRPr="0006141B">
        <w:rPr>
          <w:rFonts w:ascii="Montserrat" w:hAnsi="Montserrat"/>
          <w:sz w:val="24"/>
        </w:rPr>
        <w:t xml:space="preserve">Athena lay at the very center of the bed, nestled between her mother and father. It had been hard to partake and yet not participate. When it was over, they seemed to understand her need to join them, to touch and be touched. Not the way a man and a woman touched. She understood that now. Her mother really had given her what she hungered for. It satisfied the naked desire she had felt at the sight of her mother in her father's embrace. With her curiosity soothed, it had been essential to remind herself where she truly fit in her parent's lives, to assure herself that she was still a child. What she felt had been awesome, but now </w:t>
      </w:r>
      <w:r w:rsidRPr="0006141B">
        <w:rPr>
          <w:rFonts w:ascii="Montserrat" w:hAnsi="Montserrat"/>
          <w:i/>
          <w:sz w:val="24"/>
        </w:rPr>
        <w:t>how</w:t>
      </w:r>
      <w:r w:rsidRPr="0006141B">
        <w:rPr>
          <w:rFonts w:ascii="Montserrat" w:hAnsi="Montserrat"/>
          <w:sz w:val="24"/>
        </w:rPr>
        <w:t xml:space="preserve"> she had felt it had become a more crucial concern. The door between herself and her mother had remained open. In fact, she had the unshakable conviction that it might never close again. Tuned into the vibrating warmth of her mother's body, her own body ached in sympathy.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As she lay there, she struggled to comprehend just how intimately she had been touched. The manner in which she had been penetrated, and had penetrated at the same time, still intrigued her. It was a lesson that could not have been conveyed in words. Having experienced that intimacy at the same time she experienced sex, it was clear that physical intimacy could not compare to the boundless intercourse of two minds that were nothing more than naked to one another. Trying to imagine what could happen if her mind embraced her mother's, if they allowed themselves to explore one another even the least bit, was like trying to imagine having sex without the least hint of experience--only a hundred times so. </w:t>
      </w:r>
    </w:p>
    <w:p w:rsidR="003C23C7" w:rsidRPr="0006141B" w:rsidRDefault="003C23C7">
      <w:pPr>
        <w:pStyle w:val="AvonDraftBody"/>
        <w:ind w:left="0" w:right="0"/>
        <w:rPr>
          <w:rFonts w:ascii="Montserrat" w:hAnsi="Montserrat"/>
          <w:sz w:val="24"/>
        </w:rPr>
      </w:pPr>
      <w:r w:rsidRPr="0006141B">
        <w:rPr>
          <w:rFonts w:ascii="Montserrat" w:hAnsi="Montserrat"/>
          <w:sz w:val="24"/>
        </w:rPr>
        <w:tab/>
        <w:t>Having been introduced to this, she understood, an introduction to sex was really such a minor thing. Certainly, sex had been wonderful to experience, and she would love to experience it again. It was like music for the sense of touch. Enlightened by the experience, the way her own body had responded assured her that she could explore that music quite effectively on her own. The only problem was finding a partner built to her scale who had an equal understanding of that music and its evocation. Not to mention respect and responsibility for the potential consequences of making it. She wondered if that insight was where the phrase "facing the music" came from. It was crystal clear now that such a partner was essential and she would wait eagerly for the day when she would find one. Until then, all she could do was bask in the music which her parents could create, they way she had before her mother closed the door on her. A door that no longer existed.</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She smiled in contentment. That thought had reminded her where the desire had come from. The sight of her parents had awakened a memory that had formed before words and concepts ruled her mind. Her need had been to reclaim that memory, to associate with it in the present tense, and it brought with it a host of other memories she would never have seen otherwise. </w:t>
      </w:r>
    </w:p>
    <w:p w:rsidR="003C23C7" w:rsidRPr="0006141B" w:rsidRDefault="003C23C7">
      <w:pPr>
        <w:pStyle w:val="AvonDraftBody"/>
        <w:ind w:left="0" w:right="0"/>
        <w:rPr>
          <w:rFonts w:ascii="Montserrat" w:hAnsi="Montserrat"/>
          <w:sz w:val="24"/>
        </w:rPr>
      </w:pPr>
      <w:r w:rsidRPr="0006141B">
        <w:rPr>
          <w:rFonts w:ascii="Montserrat" w:hAnsi="Montserrat"/>
          <w:sz w:val="24"/>
        </w:rPr>
        <w:tab/>
        <w:t>There was a lot more to her than she had thought. The depths in which so many of her questions had dropped, and from which so many answers had risen was a well of experience she could not quantify. It was almost as if she had lived a lot longer than seven years. Like the life she was living was a fresh chapter in a very thick book that she had just picked up and started reading again after a long absence. She could not remember how the story went before, only that she was now exactly who and what she had wanted to be and that made her very happy. Contentment like she had never known settled upon her like a comforting weight--like the weight of a lover--and carried her off to sleep.</w:t>
      </w:r>
    </w:p>
    <w:p w:rsidR="003C23C7" w:rsidRPr="0006141B" w:rsidRDefault="003C23C7">
      <w:pPr>
        <w:pStyle w:val="AvonDraftBody"/>
        <w:ind w:left="0" w:right="0"/>
        <w:rPr>
          <w:rFonts w:ascii="Montserrat" w:hAnsi="Montserrat"/>
          <w:sz w:val="24"/>
        </w:rPr>
      </w:pPr>
    </w:p>
    <w:p w:rsidR="003C23C7" w:rsidRPr="0006141B" w:rsidRDefault="003C23C7">
      <w:pPr>
        <w:pStyle w:val="AvonDraftBody"/>
        <w:ind w:left="0" w:right="0"/>
        <w:rPr>
          <w:rFonts w:ascii="Montserrat" w:hAnsi="Montserrat"/>
          <w:sz w:val="24"/>
        </w:rPr>
      </w:pPr>
      <w:r w:rsidRPr="0006141B">
        <w:rPr>
          <w:rFonts w:ascii="Montserrat" w:hAnsi="Montserrat"/>
          <w:sz w:val="24"/>
        </w:rPr>
        <w:t xml:space="preserve">The three of them awoke to the shrill cry of the phone. Arden picked up the receiver and listened for a moment to a concerned Ira Montgomery. One of the maids had found Athena's nightgown in the bathroom, and went into her room to check on her. The empty bed, and the girl's absence anywhere else, triggered an alarm throughout the house. Arden blushed and apologised for the staff's distress, explaining that Athena was with her. Once assured of the girl's whereabouts, Ira informed the rest of the staff to stop searching the aquarium, and announced breakfast. Arden, Ash and Athena took a quick swim--unavoidable considering the nature of the room they had been in--and then showered and dressed for the morning meal.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While they were getting dressed, Ash turned to Arden. </w:t>
      </w:r>
      <w:r w:rsidRPr="0006141B">
        <w:rPr>
          <w:rFonts w:ascii="Montserrat" w:hAnsi="Montserrat"/>
          <w:i/>
          <w:sz w:val="24"/>
        </w:rPr>
        <w:t>Is she still tuned in?</w:t>
      </w:r>
    </w:p>
    <w:p w:rsidR="003C23C7" w:rsidRPr="0006141B" w:rsidRDefault="003C23C7">
      <w:pPr>
        <w:pStyle w:val="AvonDraftBody"/>
        <w:ind w:left="0" w:right="0"/>
        <w:rPr>
          <w:rFonts w:ascii="Montserrat" w:hAnsi="Montserrat"/>
          <w:i/>
          <w:sz w:val="24"/>
        </w:rPr>
      </w:pPr>
      <w:r w:rsidRPr="0006141B">
        <w:rPr>
          <w:rFonts w:ascii="Montserrat" w:hAnsi="Montserrat"/>
          <w:sz w:val="24"/>
        </w:rPr>
        <w:tab/>
      </w:r>
      <w:r w:rsidRPr="0006141B">
        <w:rPr>
          <w:rFonts w:ascii="Montserrat" w:hAnsi="Montserrat"/>
          <w:i/>
          <w:sz w:val="24"/>
        </w:rPr>
        <w:t xml:space="preserve">It's going pretty much the way we suspected. </w:t>
      </w:r>
      <w:r w:rsidRPr="0006141B">
        <w:rPr>
          <w:rFonts w:ascii="Montserrat" w:hAnsi="Montserrat"/>
          <w:sz w:val="24"/>
        </w:rPr>
        <w:t xml:space="preserve">They were exchanging thoughts silently to prevent their daughter from listening in. They would have to from this point on. </w:t>
      </w:r>
      <w:r w:rsidRPr="0006141B">
        <w:rPr>
          <w:rFonts w:ascii="Montserrat" w:hAnsi="Montserrat"/>
          <w:i/>
          <w:sz w:val="24"/>
        </w:rPr>
        <w:t>Now that the door is open, she unconsciously refuses to let it close,</w:t>
      </w:r>
      <w:r w:rsidRPr="0006141B">
        <w:rPr>
          <w:rFonts w:ascii="Montserrat" w:hAnsi="Montserrat"/>
          <w:sz w:val="24"/>
        </w:rPr>
        <w:t xml:space="preserve"> Arden replied. She fastened the waistband of her skirt, and adjusted her blouse while Ash picked up the brush and began to stroke her hair. </w:t>
      </w:r>
      <w:r w:rsidRPr="0006141B">
        <w:rPr>
          <w:rFonts w:ascii="Montserrat" w:hAnsi="Montserrat"/>
          <w:i/>
          <w:sz w:val="24"/>
        </w:rPr>
        <w:t xml:space="preserve">She's using her own ability to maintain the rapport. Fortunately, she seems to be able to ignore what she is perceiving from me by focusing on her own domain. Unless I see, or feel or hear something she finds interesting, she's content to block me out of her conscious thoughts. </w:t>
      </w:r>
    </w:p>
    <w:p w:rsidR="003C23C7" w:rsidRPr="0006141B" w:rsidRDefault="003C23C7">
      <w:pPr>
        <w:pStyle w:val="AvonDraftBody"/>
        <w:ind w:left="0" w:right="0"/>
        <w:rPr>
          <w:rFonts w:ascii="Montserrat" w:hAnsi="Montserrat"/>
          <w:sz w:val="24"/>
        </w:rPr>
      </w:pPr>
      <w:r w:rsidRPr="0006141B">
        <w:rPr>
          <w:rFonts w:ascii="Montserrat" w:hAnsi="Montserrat"/>
          <w:i/>
          <w:sz w:val="24"/>
        </w:rPr>
        <w:tab/>
        <w:t xml:space="preserve">Hmmm. I guess that puts a damper on our activities, </w:t>
      </w:r>
      <w:r w:rsidRPr="0006141B">
        <w:rPr>
          <w:rFonts w:ascii="Montserrat" w:hAnsi="Montserrat"/>
          <w:sz w:val="24"/>
        </w:rPr>
        <w:t>Ash thought unhappily.</w:t>
      </w:r>
    </w:p>
    <w:p w:rsidR="003C23C7" w:rsidRPr="0006141B" w:rsidRDefault="003C23C7">
      <w:pPr>
        <w:pStyle w:val="AvonDraftBody"/>
        <w:ind w:left="0" w:right="0"/>
        <w:rPr>
          <w:rFonts w:ascii="Montserrat" w:hAnsi="Montserrat"/>
          <w:i/>
          <w:sz w:val="24"/>
        </w:rPr>
      </w:pPr>
      <w:r w:rsidRPr="0006141B">
        <w:rPr>
          <w:rFonts w:ascii="Montserrat" w:hAnsi="Montserrat"/>
          <w:i/>
          <w:sz w:val="24"/>
        </w:rPr>
        <w:tab/>
        <w:t xml:space="preserve">No. </w:t>
      </w:r>
      <w:r w:rsidRPr="0006141B">
        <w:rPr>
          <w:rFonts w:ascii="Montserrat" w:hAnsi="Montserrat"/>
          <w:sz w:val="24"/>
        </w:rPr>
        <w:t xml:space="preserve">Arden countered. She slipped into a chair to make it easier for Ash to brush her hair. He gathered the long, silken mass into one hand and worked his way from the tips to the roots. </w:t>
      </w:r>
      <w:r w:rsidRPr="0006141B">
        <w:rPr>
          <w:rFonts w:ascii="Montserrat" w:hAnsi="Montserrat"/>
          <w:i/>
          <w:sz w:val="24"/>
        </w:rPr>
        <w:t xml:space="preserve">That makes it more important for us to forget she's watching and conduct ourselves as normal. It would be too frustrating to do otherwise, and she would pick up on it and wonder why. </w:t>
      </w:r>
    </w:p>
    <w:p w:rsidR="003C23C7" w:rsidRPr="0006141B" w:rsidRDefault="003C23C7">
      <w:pPr>
        <w:pStyle w:val="AvonDraftBody"/>
        <w:ind w:left="0" w:right="0"/>
        <w:rPr>
          <w:rFonts w:ascii="Montserrat" w:hAnsi="Montserrat"/>
          <w:i/>
          <w:sz w:val="24"/>
        </w:rPr>
      </w:pPr>
      <w:r w:rsidRPr="0006141B">
        <w:rPr>
          <w:rFonts w:ascii="Montserrat" w:hAnsi="Montserrat"/>
          <w:i/>
          <w:sz w:val="24"/>
        </w:rPr>
        <w:tab/>
        <w:t xml:space="preserve">Arden, </w:t>
      </w:r>
      <w:r w:rsidRPr="0006141B">
        <w:rPr>
          <w:rFonts w:ascii="Montserrat" w:hAnsi="Montserrat"/>
          <w:sz w:val="24"/>
        </w:rPr>
        <w:t xml:space="preserve">he protested, </w:t>
      </w:r>
      <w:r w:rsidRPr="0006141B">
        <w:rPr>
          <w:rFonts w:ascii="Montserrat" w:hAnsi="Montserrat"/>
          <w:i/>
          <w:sz w:val="24"/>
        </w:rPr>
        <w:t>we've been protecting her from a lot more than just sex.</w:t>
      </w:r>
    </w:p>
    <w:p w:rsidR="003C23C7" w:rsidRPr="0006141B" w:rsidRDefault="003C23C7">
      <w:pPr>
        <w:pStyle w:val="AvonDraftBody"/>
        <w:ind w:left="0" w:right="0"/>
        <w:rPr>
          <w:rFonts w:ascii="Montserrat" w:hAnsi="Montserrat"/>
          <w:i/>
          <w:sz w:val="24"/>
        </w:rPr>
      </w:pPr>
      <w:r w:rsidRPr="0006141B">
        <w:rPr>
          <w:rFonts w:ascii="Montserrat" w:hAnsi="Montserrat"/>
          <w:i/>
          <w:sz w:val="24"/>
        </w:rPr>
        <w:tab/>
        <w:t xml:space="preserve">It's only going to be for a few more days. It's all going to be waiting for us when we go back home. At least this way we get a chance to see how she handles it beforehand. </w:t>
      </w:r>
    </w:p>
    <w:p w:rsidR="003C23C7" w:rsidRPr="0006141B" w:rsidRDefault="003C23C7">
      <w:pPr>
        <w:pStyle w:val="AvonDraftBody"/>
        <w:ind w:left="0" w:right="0"/>
        <w:rPr>
          <w:rFonts w:ascii="Montserrat" w:hAnsi="Montserrat"/>
          <w:i/>
          <w:sz w:val="24"/>
        </w:rPr>
      </w:pPr>
      <w:r w:rsidRPr="0006141B">
        <w:rPr>
          <w:rFonts w:ascii="Montserrat" w:hAnsi="Montserrat"/>
          <w:i/>
          <w:sz w:val="24"/>
        </w:rPr>
        <w:tab/>
        <w:t>We took care to warn her about sex, but this is going by without mention.</w:t>
      </w:r>
    </w:p>
    <w:p w:rsidR="003C23C7" w:rsidRPr="0006141B" w:rsidRDefault="003C23C7">
      <w:pPr>
        <w:pStyle w:val="AvonDraftBody"/>
        <w:ind w:left="0" w:right="0"/>
        <w:rPr>
          <w:rFonts w:ascii="Montserrat" w:hAnsi="Montserrat"/>
          <w:i/>
          <w:sz w:val="24"/>
        </w:rPr>
      </w:pPr>
      <w:r w:rsidRPr="0006141B">
        <w:rPr>
          <w:rFonts w:ascii="Montserrat" w:hAnsi="Montserrat"/>
          <w:i/>
          <w:sz w:val="24"/>
        </w:rPr>
        <w:tab/>
        <w:t xml:space="preserve">Nothing we could say would make sense to her, </w:t>
      </w:r>
      <w:r w:rsidRPr="0006141B">
        <w:rPr>
          <w:rFonts w:ascii="Montserrat" w:hAnsi="Montserrat"/>
          <w:sz w:val="24"/>
        </w:rPr>
        <w:t>Arden asserted. Spoken communication relied on shared concepts associated with perceptual impressions. A person really could not talk about something she did not understand--something she had no personal experience with--without some form of relational context. Without direct experience, psionics was a thing of myths and metaphors.</w:t>
      </w:r>
      <w:r w:rsidRPr="0006141B">
        <w:rPr>
          <w:rFonts w:ascii="Montserrat" w:hAnsi="Montserrat"/>
          <w:i/>
          <w:sz w:val="24"/>
        </w:rPr>
        <w:t xml:space="preserve"> She needs to experience this and formulate her own questions. How can she understand the answers when she doesn't even understand the questions yet?</w:t>
      </w:r>
    </w:p>
    <w:p w:rsidR="003C23C7" w:rsidRPr="0006141B" w:rsidRDefault="003C23C7">
      <w:pPr>
        <w:pStyle w:val="AvonDraftBody"/>
        <w:ind w:left="0" w:right="0"/>
        <w:rPr>
          <w:rFonts w:ascii="Montserrat" w:hAnsi="Montserrat"/>
          <w:i/>
          <w:sz w:val="24"/>
        </w:rPr>
      </w:pPr>
      <w:r w:rsidRPr="0006141B">
        <w:rPr>
          <w:rFonts w:ascii="Montserrat" w:hAnsi="Montserrat"/>
          <w:i/>
          <w:sz w:val="24"/>
        </w:rPr>
        <w:tab/>
        <w:t>I'm not arguing with that, but you had plans for today. Remember? You and your other were going to get together today for your own little celebration. You can bet that will pique her interest.</w:t>
      </w:r>
    </w:p>
    <w:p w:rsidR="003C23C7" w:rsidRPr="0006141B" w:rsidRDefault="003C23C7">
      <w:pPr>
        <w:pStyle w:val="AvonDraftBody"/>
        <w:ind w:left="0" w:right="0"/>
        <w:rPr>
          <w:rFonts w:ascii="Montserrat" w:hAnsi="Montserrat"/>
          <w:i/>
          <w:sz w:val="24"/>
        </w:rPr>
      </w:pPr>
      <w:r w:rsidRPr="0006141B">
        <w:rPr>
          <w:rFonts w:ascii="Montserrat" w:hAnsi="Montserrat"/>
          <w:i/>
          <w:sz w:val="24"/>
        </w:rPr>
        <w:tab/>
        <w:t xml:space="preserve">I think she's already picked up on him. </w:t>
      </w:r>
      <w:r w:rsidRPr="0006141B">
        <w:rPr>
          <w:rFonts w:ascii="Montserrat" w:hAnsi="Montserrat"/>
          <w:sz w:val="24"/>
        </w:rPr>
        <w:t xml:space="preserve">Arden confessed. </w:t>
      </w:r>
      <w:r w:rsidRPr="0006141B">
        <w:rPr>
          <w:rFonts w:ascii="Montserrat" w:hAnsi="Montserrat"/>
          <w:i/>
          <w:sz w:val="24"/>
        </w:rPr>
        <w:t>We've been independent of each other for some time now, but our minds will never be truly separate. Her connection to me automatically extends to him. Since it's just a question of how long it takes her to look past me to notice it, it makes sense to bring it up quick. So,</w:t>
      </w:r>
      <w:r w:rsidRPr="0006141B">
        <w:rPr>
          <w:rFonts w:ascii="Montserrat" w:hAnsi="Montserrat"/>
          <w:sz w:val="24"/>
        </w:rPr>
        <w:t xml:space="preserve"> Arden resolved, </w:t>
      </w:r>
      <w:r w:rsidRPr="0006141B">
        <w:rPr>
          <w:rFonts w:ascii="Montserrat" w:hAnsi="Montserrat"/>
          <w:i/>
          <w:sz w:val="24"/>
        </w:rPr>
        <w:t>I'm taking her with me to work. That gives her a chance to see him with her own eyes before encountering her in the mind's eye. Of course, that's not the only thing she needs to confront. I contacted him and told him to bring Anastasia with him.</w:t>
      </w:r>
    </w:p>
    <w:p w:rsidR="003C23C7" w:rsidRPr="0006141B" w:rsidRDefault="003C23C7">
      <w:pPr>
        <w:pStyle w:val="AvonDraftBody"/>
        <w:ind w:left="0" w:right="0"/>
        <w:rPr>
          <w:rFonts w:ascii="Montserrat" w:hAnsi="Montserrat"/>
          <w:i/>
          <w:sz w:val="24"/>
        </w:rPr>
      </w:pPr>
      <w:r w:rsidRPr="0006141B">
        <w:rPr>
          <w:rFonts w:ascii="Montserrat" w:hAnsi="Montserrat"/>
          <w:i/>
          <w:sz w:val="24"/>
        </w:rPr>
        <w:tab/>
        <w:t xml:space="preserve">You're kidding. I thought they weren't supposed to meet until Naming. </w:t>
      </w:r>
    </w:p>
    <w:p w:rsidR="003C23C7" w:rsidRPr="0006141B" w:rsidRDefault="003C23C7">
      <w:pPr>
        <w:pStyle w:val="AvonDraftBody"/>
        <w:ind w:left="0" w:right="0"/>
        <w:rPr>
          <w:rFonts w:ascii="Montserrat" w:hAnsi="Montserrat"/>
          <w:i/>
          <w:sz w:val="24"/>
        </w:rPr>
      </w:pPr>
      <w:r w:rsidRPr="0006141B">
        <w:rPr>
          <w:rFonts w:ascii="Montserrat" w:hAnsi="Montserrat"/>
          <w:i/>
          <w:sz w:val="24"/>
        </w:rPr>
        <w:tab/>
        <w:t xml:space="preserve">That's a technicality. Anastasia managed to weed her way into his mind and, in the process,  established that she had the coherence to face her twin. They are the right age, and we've determined that they are not a danger to each other, so we might as well introduce them now and get acquainted before going home. </w:t>
      </w:r>
    </w:p>
    <w:p w:rsidR="003C23C7" w:rsidRPr="0006141B" w:rsidRDefault="003C23C7">
      <w:pPr>
        <w:pStyle w:val="AvonDraftBody"/>
        <w:ind w:left="0" w:right="0"/>
        <w:rPr>
          <w:rFonts w:ascii="Montserrat" w:hAnsi="Montserrat"/>
          <w:i/>
          <w:sz w:val="24"/>
        </w:rPr>
      </w:pPr>
      <w:r w:rsidRPr="0006141B">
        <w:rPr>
          <w:rFonts w:ascii="Montserrat" w:hAnsi="Montserrat"/>
          <w:i/>
          <w:sz w:val="24"/>
        </w:rPr>
        <w:tab/>
        <w:t xml:space="preserve">They're your daughters, so I leave it up to you. </w:t>
      </w:r>
    </w:p>
    <w:p w:rsidR="003C23C7" w:rsidRPr="0006141B" w:rsidRDefault="003C23C7">
      <w:pPr>
        <w:pStyle w:val="AvonDraftBody"/>
        <w:ind w:left="0" w:right="0"/>
        <w:rPr>
          <w:rFonts w:ascii="Montserrat" w:hAnsi="Montserrat"/>
          <w:sz w:val="24"/>
        </w:rPr>
      </w:pPr>
      <w:r w:rsidRPr="0006141B">
        <w:rPr>
          <w:rFonts w:ascii="Montserrat" w:hAnsi="Montserrat"/>
          <w:i/>
          <w:sz w:val="24"/>
        </w:rPr>
        <w:tab/>
      </w:r>
      <w:r w:rsidRPr="0006141B">
        <w:rPr>
          <w:rFonts w:ascii="Montserrat" w:hAnsi="Montserrat"/>
          <w:sz w:val="24"/>
        </w:rPr>
        <w:t xml:space="preserve">In the way of such things, the thought of Athena and Asia quickly brought to mind the sibling who made them triplets. </w:t>
      </w:r>
    </w:p>
    <w:p w:rsidR="003C23C7" w:rsidRPr="0006141B" w:rsidRDefault="003C23C7">
      <w:pPr>
        <w:pStyle w:val="AvonDraftBody"/>
        <w:ind w:left="0" w:right="0"/>
        <w:rPr>
          <w:rFonts w:ascii="Montserrat" w:hAnsi="Montserrat"/>
          <w:sz w:val="24"/>
        </w:rPr>
      </w:pPr>
    </w:p>
    <w:p w:rsidR="003C23C7" w:rsidRPr="0006141B" w:rsidRDefault="003C23C7">
      <w:pPr>
        <w:pStyle w:val="AvonDraftBody"/>
        <w:ind w:left="0" w:right="0"/>
        <w:rPr>
          <w:rFonts w:ascii="Montserrat" w:hAnsi="Montserrat"/>
          <w:sz w:val="24"/>
        </w:rPr>
      </w:pPr>
      <w:r w:rsidRPr="0006141B">
        <w:rPr>
          <w:rFonts w:ascii="Montserrat" w:hAnsi="Montserrat"/>
          <w:sz w:val="24"/>
        </w:rPr>
        <w:t xml:space="preserve">Alexandrea was perched on Artemis' bed when he woke up. The first thing he thought was how much like her mother she looked. The thought crossed his mind whenever he looked upon her child. Knowing that there were three of them, he looked forward to seeing them together. Almost as much as he looked forward to seeing Arden again. He knew that Arden was not the wife he had lost, but he had come to love her for who she was before losing her to an arranged marriage. Her resemblance to his wife had made him cross the boundary of his role as her mentor. She had been the only thing keeping him in touch with the real world after his wife's death. He had become her mentor as a consequence of what he had done to her, hating her for setting his wife free while at the same time fascinated by the similarities and differences between the two women.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Seeing those same features as they developed on her child's face had been equally fascinating. In a way, it was almost a shame. having watched the girl grow up, he had reached the conclusion that she should have been born a boy. </w:t>
      </w:r>
    </w:p>
    <w:p w:rsidR="003C23C7" w:rsidRPr="0006141B" w:rsidRDefault="003C23C7">
      <w:pPr>
        <w:pStyle w:val="AvonDraftBody"/>
        <w:ind w:left="0" w:right="0"/>
        <w:rPr>
          <w:rFonts w:ascii="Montserrat" w:hAnsi="Montserrat"/>
          <w:sz w:val="24"/>
        </w:rPr>
      </w:pPr>
      <w:r w:rsidRPr="0006141B">
        <w:rPr>
          <w:rFonts w:ascii="Montserrat" w:hAnsi="Montserrat"/>
          <w:sz w:val="24"/>
        </w:rPr>
        <w:tab/>
        <w:t>She sat there, legs crossed and arms dangling easily on her knees. Her eyes met his frankly, waiting for his gaze to focus past the lingering dreams and connect with the real world. She wore her pajama bottoms and a baseball cap, hair tucked up out of sight, looking every bit the alert "young man" she had convinced so many neighborhood boys she was. Her body was harder than a young girl's, from the intense, athletic activity that filled her days. Once she had determined that Artemis was awake, she asked a question.</w:t>
      </w:r>
    </w:p>
    <w:p w:rsidR="003C23C7" w:rsidRPr="0006141B" w:rsidRDefault="003C23C7">
      <w:pPr>
        <w:pStyle w:val="AvonDraftBody"/>
        <w:ind w:left="0" w:right="0"/>
        <w:rPr>
          <w:rFonts w:ascii="Montserrat" w:hAnsi="Montserrat"/>
          <w:sz w:val="24"/>
        </w:rPr>
      </w:pPr>
      <w:r w:rsidRPr="0006141B">
        <w:rPr>
          <w:rFonts w:ascii="Montserrat" w:hAnsi="Montserrat"/>
          <w:sz w:val="24"/>
        </w:rPr>
        <w:tab/>
        <w:t>"How long does it take for wishes to come true?" she demanded.</w:t>
      </w:r>
    </w:p>
    <w:p w:rsidR="003C23C7" w:rsidRPr="0006141B" w:rsidRDefault="003C23C7">
      <w:pPr>
        <w:pStyle w:val="AvonDraftBody"/>
        <w:ind w:left="0" w:right="0"/>
        <w:rPr>
          <w:rFonts w:ascii="Montserrat" w:hAnsi="Montserrat"/>
          <w:sz w:val="24"/>
        </w:rPr>
      </w:pPr>
      <w:r w:rsidRPr="0006141B">
        <w:rPr>
          <w:rFonts w:ascii="Montserrat" w:hAnsi="Montserrat"/>
          <w:sz w:val="24"/>
        </w:rPr>
        <w:tab/>
        <w:t>Artemis sat up and looked at her. The baseball cap was a new one, a souvenir from the game they had gone to for her birthday. Her expression was intense and haunted by some ghost of disappointment. "That depends on the wish," he answered, once he had propped himself up against the headboard. "It also depends on the way you look at the world. Some people make wishes because they believe that the things they want are impossible to attain, so they have to be wished for. Those wishes usually don't come true," he cautioned, "because deep down, the person who makes the wish would never believe it could come true. What kind of wish are we talking about?"</w:t>
      </w:r>
    </w:p>
    <w:p w:rsidR="003C23C7" w:rsidRPr="0006141B" w:rsidRDefault="003C23C7">
      <w:pPr>
        <w:pStyle w:val="AvonDraftBody"/>
        <w:ind w:left="0" w:right="0"/>
        <w:rPr>
          <w:rFonts w:ascii="Montserrat" w:hAnsi="Montserrat"/>
          <w:sz w:val="24"/>
        </w:rPr>
      </w:pPr>
      <w:r w:rsidRPr="0006141B">
        <w:rPr>
          <w:rFonts w:ascii="Montserrat" w:hAnsi="Montserrat"/>
          <w:sz w:val="24"/>
        </w:rPr>
        <w:tab/>
        <w:t>Alex frowned. "A birthday wish," she began. "A wish I believe can come true."</w:t>
      </w:r>
    </w:p>
    <w:p w:rsidR="003C23C7" w:rsidRPr="0006141B" w:rsidRDefault="003C23C7">
      <w:pPr>
        <w:pStyle w:val="AvonDraftBody"/>
        <w:ind w:left="0" w:right="0"/>
        <w:rPr>
          <w:rFonts w:ascii="Montserrat" w:hAnsi="Montserrat"/>
          <w:sz w:val="24"/>
        </w:rPr>
      </w:pPr>
      <w:r w:rsidRPr="0006141B">
        <w:rPr>
          <w:rFonts w:ascii="Montserrat" w:hAnsi="Montserrat"/>
          <w:sz w:val="24"/>
        </w:rPr>
        <w:tab/>
        <w:t>"Do you know it can come true?"</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"Yes," she replied, but there was that ghost of frustration or disappointment in her voice. She crossed her arms and her features firmed. "I just don't know exactly how to make it come true," she ammended. </w:t>
      </w:r>
    </w:p>
    <w:p w:rsidR="003C23C7" w:rsidRPr="0006141B" w:rsidRDefault="003C23C7">
      <w:pPr>
        <w:pStyle w:val="AvonDraftBody"/>
        <w:ind w:left="0" w:right="0"/>
        <w:rPr>
          <w:rFonts w:ascii="Montserrat" w:hAnsi="Montserrat"/>
          <w:sz w:val="24"/>
        </w:rPr>
      </w:pPr>
      <w:r w:rsidRPr="0006141B">
        <w:rPr>
          <w:rFonts w:ascii="Montserrat" w:hAnsi="Montserrat"/>
          <w:sz w:val="24"/>
        </w:rPr>
        <w:tab/>
        <w:t>"So," Artemis pressed, "you wished for something you believe you can do yourself? Or that someone else can do?"</w:t>
      </w:r>
    </w:p>
    <w:p w:rsidR="003C23C7" w:rsidRPr="0006141B" w:rsidRDefault="003C23C7">
      <w:pPr>
        <w:pStyle w:val="AvonDraftBody"/>
        <w:ind w:left="0" w:right="0"/>
        <w:rPr>
          <w:rFonts w:ascii="Montserrat" w:hAnsi="Montserrat"/>
          <w:sz w:val="24"/>
        </w:rPr>
      </w:pPr>
      <w:r w:rsidRPr="0006141B">
        <w:rPr>
          <w:rFonts w:ascii="Montserrat" w:hAnsi="Montserrat"/>
          <w:sz w:val="24"/>
        </w:rPr>
        <w:tab/>
        <w:t>"I wished for something to help me be who I am," Alex clarified.</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Artemis only had to look at her to guess what that might be. He studied her thoughtfully. He had known this would come up. She was too self possessed to fear bringing it up. She was too confident to bring it up until she had exhausted what she considered to be her own resources. The result of all her past efforts were staring him in the face, and another parent might choose not to see them. Might be too attached to the idea of the daughter to see the son who was struggling to emerge. Might be too afraid of the consequences of permitting or encouraging their child to assert a gender in defiance of their physical sex. Alex had no doubts or questions about who she was, but an adult's doubts could so easily become her own if she were forced to compromise her own identity to conform to the one such an adult might feel defined her. </w:t>
      </w:r>
    </w:p>
    <w:p w:rsidR="003C23C7" w:rsidRPr="0006141B" w:rsidRDefault="003C23C7">
      <w:pPr>
        <w:pStyle w:val="AvonDraftBody"/>
        <w:ind w:left="0" w:right="0"/>
        <w:rPr>
          <w:rFonts w:ascii="Montserrat" w:hAnsi="Montserrat"/>
          <w:sz w:val="24"/>
        </w:rPr>
      </w:pPr>
      <w:r w:rsidRPr="0006141B">
        <w:rPr>
          <w:rFonts w:ascii="Montserrat" w:hAnsi="Montserrat"/>
          <w:sz w:val="24"/>
        </w:rPr>
        <w:tab/>
        <w:t>"You want to be a boy," Artemis finally said aloud.</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"I am a boy," Alex replied without hesitating. She lost a bit of that confidence, when her conscience forced her to acknowlege the physical contradiction. "I am a boy, but I look like a girl. I don't think I am the same as other boys, even though I am just like them. There's something missing," she trailed off. </w:t>
      </w:r>
    </w:p>
    <w:p w:rsidR="003C23C7" w:rsidRPr="0006141B" w:rsidRDefault="003C23C7">
      <w:pPr>
        <w:pStyle w:val="AvonDraftBody"/>
        <w:ind w:left="0" w:right="0"/>
        <w:rPr>
          <w:rFonts w:ascii="Montserrat" w:hAnsi="Montserrat"/>
          <w:sz w:val="24"/>
        </w:rPr>
      </w:pPr>
      <w:r w:rsidRPr="0006141B">
        <w:rPr>
          <w:rFonts w:ascii="Montserrat" w:hAnsi="Montserrat"/>
          <w:sz w:val="24"/>
        </w:rPr>
        <w:tab/>
        <w:t>Artemis considered that for a moment. He was fairly certain that she had never seen a man or a boy naked. The two of them traveled a great deal, so she did not really go to school. Artemis had gotten the certifications necessarry to teach the child himself. She made friends quickly when they remained in an area for more than a few days, but she never had the opportunity to  get too close to them, and rarely was she ever left alone with them. Clearly, in spite of that, she had finally discovered that the differences between boys and girls extended beyond attitudes and personalities.</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Unlike Alex's mother, Artemis had never concealed the existence of his own powers from the child in his care. He had been as frank about his true nature as Arden had so recently been about sex. He smiled to himself. Arden's distress had caught his attention during the night. As keenly attuned to her as he was, he could not have missed it, and he had not envied her the task she had stumbled into. Of the three children, Athena was by far the most unpredictable. Of course, that had a lot to do with who she had been before.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Artemis forced himself to stop thinking about her. Particularily about who she had been. There was no question he had loved her from first sight, but after all this time he still had not paid back his debt for what he had done to her. It would be a long time before she would begin to remember who she was. She had been forced to start all over to heal from the damage he had done.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Artimis forced himself to stop thinking about her. This time, he focused his attention on Alex, and her--his--predicament. His mind tried to find its way back into its old rut, but the child in front of him eventually distracted him and the urge lapsed.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"I think its time to really look at the difference between boys and girls," Artemis announced, returning to his derailed thoughts. Without ceremony, he shifted from his usual adult form to its seven year old analog. Alex had watched his father's transformations before. He accepted them with a child's understanding of magic and miracles. Artemis had explained that most people never discovered their own power or learned how to use it, and Alex figured out on his own that most people did not believe in such things even when they happened to see them first hand. He learned not to talk about his father's abilities at about the same time he was learning to talk. He had been sensative to the adult notion of nonsense wherein all the hopes and dreams that children embodied were consigned to oblivion. </w:t>
      </w:r>
    </w:p>
    <w:p w:rsidR="003C23C7" w:rsidRPr="0006141B" w:rsidRDefault="003C23C7">
      <w:pPr>
        <w:pStyle w:val="AvonDraftBody"/>
        <w:ind w:left="0" w:right="0"/>
        <w:rPr>
          <w:rFonts w:ascii="Montserrat" w:hAnsi="Montserrat"/>
          <w:sz w:val="24"/>
        </w:rPr>
      </w:pPr>
      <w:r w:rsidRPr="0006141B">
        <w:rPr>
          <w:rFonts w:ascii="Montserrat" w:hAnsi="Montserrat"/>
          <w:sz w:val="24"/>
        </w:rPr>
        <w:tab/>
        <w:t>"Come on," Artemis said, grabbing Alex's hand and leading him into the bathroom. Inside, there was a tailor's mirror. "Take off your pants," Artemis instructed as he pulled off the shirt that now hung on him like a tent. The two of them stood there and looked at themselves in the mirror. As Alex's eyes shifted back and forth between their reflections, Artemis pointed out, "You see, it's not just that you look like a girl. You have a girl's body. I mean, that's the way you were born. Most people would look at you and say that since you are a girl you have to be a girl. I sort of feel sorry for people who think that what you are determines who you are, but that's the kind of thinking that makes them powerless."</w:t>
      </w:r>
    </w:p>
    <w:p w:rsidR="003C23C7" w:rsidRPr="0006141B" w:rsidRDefault="003C23C7">
      <w:pPr>
        <w:pStyle w:val="AvonDraftBody"/>
        <w:ind w:left="0" w:right="0"/>
        <w:rPr>
          <w:rFonts w:ascii="Montserrat" w:hAnsi="Montserrat"/>
          <w:sz w:val="24"/>
        </w:rPr>
      </w:pPr>
      <w:r w:rsidRPr="0006141B">
        <w:rPr>
          <w:rFonts w:ascii="Montserrat" w:hAnsi="Montserrat"/>
          <w:sz w:val="24"/>
        </w:rPr>
        <w:tab/>
        <w:t>Alex stared at himself and cringed. He had never felt entirely alien in his own body, but standing next to Artemis, he felt a sudden stab of pain at the differences between them. It set his head spinning. He liked his body, but he understood that it effectively banned him from any hope of manhood. "Maybe," he began, feeling a terrible twisting inside, "maybe I really am a girl. If this is the way I was born, then maybe I need to be a girl."</w:t>
      </w:r>
    </w:p>
    <w:p w:rsidR="003C23C7" w:rsidRPr="0006141B" w:rsidRDefault="003C23C7">
      <w:pPr>
        <w:pStyle w:val="AvonDraftBody"/>
        <w:ind w:left="0" w:right="0"/>
        <w:rPr>
          <w:rFonts w:ascii="Montserrat" w:hAnsi="Montserrat"/>
          <w:sz w:val="24"/>
        </w:rPr>
      </w:pPr>
      <w:r w:rsidRPr="0006141B">
        <w:rPr>
          <w:rFonts w:ascii="Montserrat" w:hAnsi="Montserrat"/>
          <w:sz w:val="24"/>
        </w:rPr>
        <w:tab/>
        <w:t>"The only thing you need to be," Artemis replied critically, "is yourself. Is this really the first time you ever saw a boy naked?"</w:t>
      </w:r>
    </w:p>
    <w:p w:rsidR="003C23C7" w:rsidRPr="0006141B" w:rsidRDefault="003C23C7">
      <w:pPr>
        <w:pStyle w:val="AvonDraftBody"/>
        <w:ind w:left="0" w:right="0"/>
        <w:rPr>
          <w:rFonts w:ascii="Montserrat" w:hAnsi="Montserrat"/>
          <w:sz w:val="24"/>
        </w:rPr>
      </w:pPr>
      <w:r w:rsidRPr="0006141B">
        <w:rPr>
          <w:rFonts w:ascii="Montserrat" w:hAnsi="Montserrat"/>
          <w:sz w:val="24"/>
        </w:rPr>
        <w:tab/>
        <w:t>Alex blushed and nodded.</w:t>
      </w:r>
    </w:p>
    <w:p w:rsidR="003C23C7" w:rsidRPr="0006141B" w:rsidRDefault="003C23C7">
      <w:pPr>
        <w:pStyle w:val="AvonDraftBody"/>
        <w:ind w:left="0" w:right="0"/>
        <w:rPr>
          <w:rFonts w:ascii="Montserrat" w:hAnsi="Montserrat"/>
          <w:sz w:val="24"/>
        </w:rPr>
      </w:pPr>
      <w:r w:rsidRPr="0006141B">
        <w:rPr>
          <w:rFonts w:ascii="Montserrat" w:hAnsi="Montserrat"/>
          <w:sz w:val="24"/>
        </w:rPr>
        <w:tab/>
        <w:t>"So, how did you know that something was missing?"</w:t>
      </w:r>
    </w:p>
    <w:p w:rsidR="003C23C7" w:rsidRPr="0006141B" w:rsidRDefault="003C23C7">
      <w:pPr>
        <w:pStyle w:val="AvonDraftBody"/>
        <w:ind w:left="0" w:right="0"/>
        <w:rPr>
          <w:rFonts w:ascii="Montserrat" w:hAnsi="Montserrat"/>
          <w:sz w:val="24"/>
        </w:rPr>
      </w:pPr>
      <w:r w:rsidRPr="0006141B">
        <w:rPr>
          <w:rFonts w:ascii="Montserrat" w:hAnsi="Montserrat"/>
          <w:sz w:val="24"/>
        </w:rPr>
        <w:tab/>
        <w:t>"That's what the other boys said."</w:t>
      </w:r>
    </w:p>
    <w:p w:rsidR="003C23C7" w:rsidRPr="0006141B" w:rsidRDefault="003C23C7">
      <w:pPr>
        <w:pStyle w:val="AvonDraftBody"/>
        <w:ind w:left="0" w:right="0"/>
        <w:rPr>
          <w:rFonts w:ascii="Montserrat" w:hAnsi="Montserrat"/>
          <w:sz w:val="24"/>
        </w:rPr>
      </w:pPr>
      <w:r w:rsidRPr="0006141B">
        <w:rPr>
          <w:rFonts w:ascii="Montserrat" w:hAnsi="Montserrat"/>
          <w:sz w:val="24"/>
        </w:rPr>
        <w:tab/>
        <w:t>"Why? I mean, maybe you should explain what happened. What did they say exactly? What were you doing when they said it. You know?"</w:t>
      </w:r>
    </w:p>
    <w:p w:rsidR="003C23C7" w:rsidRPr="0006141B" w:rsidRDefault="003C23C7">
      <w:pPr>
        <w:pStyle w:val="AvonDraftBody"/>
        <w:ind w:left="0" w:right="0"/>
        <w:rPr>
          <w:rFonts w:ascii="Montserrat" w:hAnsi="Montserrat"/>
          <w:sz w:val="24"/>
        </w:rPr>
      </w:pPr>
      <w:r w:rsidRPr="0006141B">
        <w:rPr>
          <w:rFonts w:ascii="Montserrat" w:hAnsi="Montserrat"/>
          <w:sz w:val="24"/>
        </w:rPr>
        <w:tab/>
        <w:t>Alex told him. A few days before, he had hooked up with a bunch of local kids at a play ground and they had offered to make Alex a part of their gang. They took him down to the river and showed him a path through the woods. There was a sort of obstacle course he was supposed to run. If he beat any of them to the clubhouse he could join. When he arrived there, he discovered that the other boys had taken a short cut. They then offered him a second chance, because Alex had come close to beating them in spite of the shortcut. They took him to a huge rock pile overlooking the river and told him that if he jumped off the high rock, they would let him join. As he had stripped down, they stared at him in shock. Now Alex understood why they had suddenly started jeering and laughing at him. When Alex had tried to defend his manhood, they just pushed him down, threw his clothes in the river and walked away, after delivering the final insult. "You can't be a boy if you don't have a penis!" Which at the time made no sense to him.</w:t>
      </w:r>
    </w:p>
    <w:p w:rsidR="003C23C7" w:rsidRPr="0006141B" w:rsidRDefault="003C23C7">
      <w:pPr>
        <w:pStyle w:val="AvonDraftBody"/>
        <w:ind w:left="0" w:right="0"/>
        <w:rPr>
          <w:rFonts w:ascii="Montserrat" w:hAnsi="Montserrat"/>
          <w:sz w:val="24"/>
        </w:rPr>
      </w:pPr>
      <w:r w:rsidRPr="0006141B">
        <w:rPr>
          <w:rFonts w:ascii="Montserrat" w:hAnsi="Montserrat"/>
          <w:sz w:val="24"/>
        </w:rPr>
        <w:tab/>
        <w:t>Looking at Artemis, he did not need to be told what he was missing. "I don't want anyone to treat me like that again," he concluded. "So, that's what I wished for for my birthday. I did not know a penis was a body part. Why didn't you ever tell me?"</w:t>
      </w:r>
    </w:p>
    <w:p w:rsidR="003C23C7" w:rsidRPr="0006141B" w:rsidRDefault="003C23C7">
      <w:pPr>
        <w:pStyle w:val="AvonDraftBody"/>
        <w:ind w:left="0" w:right="0"/>
        <w:rPr>
          <w:rFonts w:ascii="Montserrat" w:hAnsi="Montserrat"/>
          <w:sz w:val="24"/>
        </w:rPr>
      </w:pPr>
      <w:r w:rsidRPr="0006141B">
        <w:rPr>
          <w:rFonts w:ascii="Montserrat" w:hAnsi="Montserrat"/>
          <w:sz w:val="24"/>
        </w:rPr>
        <w:tab/>
        <w:t>"Alex, I wanted you to figure out who you were without being influenced by what you thought other people thought or saw when they looked at you. Who you are is the most important thing. Once you know who you are, you can make your own decision about what to be."</w:t>
      </w:r>
    </w:p>
    <w:p w:rsidR="003C23C7" w:rsidRPr="0006141B" w:rsidRDefault="003C23C7">
      <w:pPr>
        <w:pStyle w:val="AvonDraftBody"/>
        <w:ind w:left="0" w:right="0"/>
        <w:rPr>
          <w:rFonts w:ascii="Montserrat" w:hAnsi="Montserrat"/>
          <w:sz w:val="24"/>
        </w:rPr>
      </w:pPr>
      <w:r w:rsidRPr="0006141B">
        <w:rPr>
          <w:rFonts w:ascii="Montserrat" w:hAnsi="Montserrat"/>
          <w:sz w:val="24"/>
        </w:rPr>
        <w:tab/>
        <w:t>"Yeah," Alex nodded, "But I didn't know I had to change my body to be a boy. I don't know how to change my body. I don't know if I want to change my body. I'm used to it."</w:t>
      </w:r>
    </w:p>
    <w:p w:rsidR="003C23C7" w:rsidRPr="0006141B" w:rsidRDefault="003C23C7">
      <w:pPr>
        <w:pStyle w:val="AvonDraftBody"/>
        <w:ind w:left="0" w:right="0"/>
        <w:rPr>
          <w:rFonts w:ascii="Montserrat" w:hAnsi="Montserrat"/>
          <w:sz w:val="24"/>
        </w:rPr>
      </w:pPr>
      <w:r w:rsidRPr="0006141B">
        <w:rPr>
          <w:rFonts w:ascii="Montserrat" w:hAnsi="Montserrat"/>
          <w:sz w:val="24"/>
        </w:rPr>
        <w:tab/>
        <w:t>"I can understand that. If you don't want to be a boy, you don't have to"</w:t>
      </w:r>
    </w:p>
    <w:p w:rsidR="003C23C7" w:rsidRPr="0006141B" w:rsidRDefault="003C23C7">
      <w:pPr>
        <w:pStyle w:val="AvonDraftBody"/>
        <w:ind w:left="0" w:right="0"/>
        <w:rPr>
          <w:rFonts w:ascii="Montserrat" w:hAnsi="Montserrat"/>
          <w:sz w:val="24"/>
        </w:rPr>
      </w:pPr>
      <w:r w:rsidRPr="0006141B">
        <w:rPr>
          <w:rFonts w:ascii="Montserrat" w:hAnsi="Montserrat"/>
          <w:sz w:val="24"/>
        </w:rPr>
        <w:tab/>
        <w:t>"But I do!" Alex insisted, struggling with instinct and apprehension.</w:t>
      </w:r>
    </w:p>
    <w:p w:rsidR="003C23C7" w:rsidRPr="0006141B" w:rsidRDefault="003C23C7">
      <w:pPr>
        <w:pStyle w:val="AvonDraftBody"/>
        <w:ind w:left="0" w:right="0"/>
        <w:rPr>
          <w:rFonts w:ascii="Montserrat" w:hAnsi="Montserrat"/>
          <w:sz w:val="24"/>
        </w:rPr>
      </w:pPr>
      <w:r w:rsidRPr="0006141B">
        <w:rPr>
          <w:rFonts w:ascii="Montserrat" w:hAnsi="Montserrat"/>
          <w:sz w:val="24"/>
        </w:rPr>
        <w:tab/>
        <w:t>"Well," Artemis said, "I can show you how to change your body. Your girl body will always be there, so you can always go back to it if you find you're not comfortable really being a boy. For that matter, even if you are happy being a boy, you can't change the way you were born. This is your first body, and you will always be inclined to change back to it even if you know how to change into something else. You will have to work really hard to stay a boy if you like it."</w:t>
      </w:r>
    </w:p>
    <w:p w:rsidR="003C23C7" w:rsidRPr="0006141B" w:rsidRDefault="003C23C7">
      <w:pPr>
        <w:pStyle w:val="AvonDraftBody"/>
        <w:ind w:left="0" w:right="0"/>
        <w:rPr>
          <w:rFonts w:ascii="Montserrat" w:hAnsi="Montserrat"/>
          <w:sz w:val="24"/>
        </w:rPr>
      </w:pPr>
      <w:r w:rsidRPr="0006141B">
        <w:rPr>
          <w:rFonts w:ascii="Montserrat" w:hAnsi="Montserrat"/>
          <w:sz w:val="24"/>
        </w:rPr>
        <w:tab/>
        <w:t>Alex thought about that for several moments. Finally, with a deep sigh, he turned to Artemis and pleaded, "Show me."</w:t>
      </w:r>
    </w:p>
    <w:p w:rsidR="003C23C7" w:rsidRPr="0006141B" w:rsidRDefault="003C23C7">
      <w:pPr>
        <w:pStyle w:val="AvonDraftBody"/>
        <w:ind w:left="0" w:right="0"/>
        <w:rPr>
          <w:rFonts w:ascii="Montserrat" w:hAnsi="Montserrat"/>
          <w:sz w:val="24"/>
        </w:rPr>
      </w:pPr>
      <w:r w:rsidRPr="0006141B">
        <w:rPr>
          <w:rFonts w:ascii="Montserrat" w:hAnsi="Montserrat"/>
          <w:sz w:val="24"/>
        </w:rPr>
        <w:tab/>
      </w:r>
    </w:p>
    <w:p w:rsidR="003C23C7" w:rsidRPr="0006141B" w:rsidRDefault="003C23C7">
      <w:pPr>
        <w:pStyle w:val="AvonDraftBody"/>
        <w:ind w:left="0" w:right="0"/>
        <w:rPr>
          <w:rFonts w:ascii="Montserrat" w:hAnsi="Montserrat"/>
          <w:sz w:val="24"/>
        </w:rPr>
      </w:pPr>
      <w:r w:rsidRPr="0006141B">
        <w:rPr>
          <w:rFonts w:ascii="Montserrat" w:hAnsi="Montserrat"/>
          <w:sz w:val="24"/>
        </w:rPr>
        <w:t xml:space="preserve">Anastasia woke up and looked out the window. The world unfurled beneath her like a detailed miniature. Her parents had roused her out of bed before dawn to catch a last minute flight to San Francisco, and despite the excitement, she had drifted off to sleep several times. Even as she resolved this time not to doze off again, she fit the pieces of the puzzle below her together and realized that her resoution was rather moot. They were circling above the San Francisco Bay awaiting their turn to land. She allowed herself a deep sigh of disappointment at missing most fo the flight, but then dismissed the matter by focusing on what lay ahead.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Like herself, her mother had slept most of the way down the coast. Of course, she was not really her mother--it was hard to digest that, given the relationship they had enjoyed for all of her short life, but the new facts she had gleaned from her father's mind still assaulted her preconceptions in a relentless effort to resolve a larger picture. Ember leaned comfortable against her father, who was watching her. As aware of her as she had become of him. She studied him and struggled with the notion that somehow her father was also her mother.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Her mind was not ready for that idea still, so she focused on the detail that had intrigued her the most since it had confronted her. She had a twin sister, and meeting her for the first time was her belated birthday present.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All things considered, this moment--the moments glittering so tantelizingly on the temporal horizon--was worth the fear and frustration of tumbling down a narrow ravine. Scared and struggling in the bottomless, cold water, she had cried out in the only way she could. She had reached out to her mother, in her mind, hoping and praying that somehow she would realize she was missing and come looking for her. Desperation fueled her effort, and broke down a door she had not realized existed.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While her father rushed to her rescue, she poured through his mind. Her shock at finding herself in a man's body had propelled her past the surface of perception and into an ocean of information more than sufficient to distract her from her own peril. Long after the crisis was over, she had puzzled over the odd bits of information she had uncovered within him. Some things had been merely shocking, like discovering that neither she, nor her family, were precisely human.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It had not been impossible to believe. She could hardly count the times she had felt like an alien among her friends and their families. It had only gotten worse when she started school. She had always had the feeling that the limits other people accepted did not necessarily apply to her, an instinct which had guided her desperate plea. Of course, her self assurance had more than a little to do with how she ended up trapped in a flooded ravine. Now that she knew that the rules were different for her, and why, she was anxious to discover what the new rules were. </w:t>
      </w:r>
    </w:p>
    <w:p w:rsidR="003C23C7" w:rsidRPr="0006141B" w:rsidRDefault="003C23C7">
      <w:pPr>
        <w:pStyle w:val="AvonDraftBody"/>
        <w:ind w:left="0" w:right="0"/>
        <w:rPr>
          <w:rFonts w:ascii="Montserrat" w:hAnsi="Montserrat"/>
          <w:sz w:val="24"/>
        </w:rPr>
      </w:pPr>
      <w:r w:rsidRPr="0006141B">
        <w:rPr>
          <w:rFonts w:ascii="Montserrat" w:hAnsi="Montserrat"/>
          <w:sz w:val="24"/>
        </w:rPr>
        <w:tab/>
      </w:r>
      <w:r w:rsidRPr="0006141B">
        <w:rPr>
          <w:rFonts w:ascii="Montserrat" w:hAnsi="Montserrat"/>
          <w:i/>
          <w:sz w:val="24"/>
        </w:rPr>
        <w:t xml:space="preserve">You'll know soon enough, </w:t>
      </w:r>
      <w:r w:rsidRPr="0006141B">
        <w:rPr>
          <w:rFonts w:ascii="Montserrat" w:hAnsi="Montserrat"/>
          <w:sz w:val="24"/>
        </w:rPr>
        <w:t xml:space="preserve">her father/mother sent. </w:t>
      </w:r>
    </w:p>
    <w:p w:rsidR="003C23C7" w:rsidRPr="0006141B" w:rsidRDefault="003C23C7">
      <w:pPr>
        <w:pStyle w:val="AvonDraftBody"/>
        <w:ind w:left="0" w:right="0"/>
        <w:rPr>
          <w:rFonts w:ascii="Montserrat" w:hAnsi="Montserrat"/>
          <w:sz w:val="24"/>
        </w:rPr>
      </w:pPr>
      <w:r w:rsidRPr="0006141B">
        <w:rPr>
          <w:rFonts w:ascii="Montserrat" w:hAnsi="Montserrat"/>
          <w:i/>
          <w:sz w:val="24"/>
        </w:rPr>
        <w:tab/>
        <w:t xml:space="preserve">I still don't know how you can be who you are inside, </w:t>
      </w:r>
      <w:r w:rsidRPr="0006141B">
        <w:rPr>
          <w:rFonts w:ascii="Montserrat" w:hAnsi="Montserrat"/>
          <w:sz w:val="24"/>
        </w:rPr>
        <w:t>she sent back.</w:t>
      </w:r>
    </w:p>
    <w:p w:rsidR="003C23C7" w:rsidRPr="0006141B" w:rsidRDefault="003C23C7">
      <w:pPr>
        <w:pStyle w:val="AvonDraftBody"/>
        <w:ind w:left="0" w:right="0"/>
        <w:rPr>
          <w:rFonts w:ascii="Montserrat" w:hAnsi="Montserrat"/>
          <w:i/>
          <w:sz w:val="24"/>
        </w:rPr>
      </w:pPr>
      <w:r w:rsidRPr="0006141B">
        <w:rPr>
          <w:rFonts w:ascii="Montserrat" w:hAnsi="Montserrat"/>
          <w:i/>
          <w:sz w:val="24"/>
        </w:rPr>
        <w:tab/>
        <w:t>We are who we are. It's the beginning and end of the mystery. The understanding of what you can be if you choose. Once you understand who you are, you are free to be what ever your own potential allows. The only limits are the rules you have to understand to make it happen.</w:t>
      </w:r>
    </w:p>
    <w:p w:rsidR="003C23C7" w:rsidRPr="0006141B" w:rsidRDefault="003C23C7">
      <w:pPr>
        <w:pStyle w:val="AvonDraftBody"/>
        <w:ind w:left="0" w:right="0"/>
        <w:rPr>
          <w:rFonts w:ascii="Montserrat" w:hAnsi="Montserrat"/>
          <w:sz w:val="24"/>
        </w:rPr>
      </w:pPr>
      <w:r w:rsidRPr="0006141B">
        <w:rPr>
          <w:rFonts w:ascii="Montserrat" w:hAnsi="Montserrat"/>
          <w:i/>
          <w:sz w:val="24"/>
        </w:rPr>
        <w:tab/>
        <w:t xml:space="preserve">I am not sure that's an answer I can use, </w:t>
      </w:r>
      <w:r w:rsidRPr="0006141B">
        <w:rPr>
          <w:rFonts w:ascii="Montserrat" w:hAnsi="Montserrat"/>
          <w:sz w:val="24"/>
        </w:rPr>
        <w:t xml:space="preserve">she replied. </w:t>
      </w:r>
    </w:p>
    <w:p w:rsidR="003C23C7" w:rsidRPr="0006141B" w:rsidRDefault="003C23C7">
      <w:pPr>
        <w:pStyle w:val="AvonDraftBody"/>
        <w:ind w:left="0" w:right="0"/>
        <w:rPr>
          <w:rFonts w:ascii="Montserrat" w:hAnsi="Montserrat"/>
          <w:i/>
          <w:sz w:val="24"/>
        </w:rPr>
      </w:pPr>
      <w:r w:rsidRPr="0006141B">
        <w:rPr>
          <w:rFonts w:ascii="Montserrat" w:hAnsi="Montserrat"/>
          <w:i/>
          <w:sz w:val="24"/>
        </w:rPr>
        <w:tab/>
        <w:t xml:space="preserve">I know. There's still a lot to learn. Just be patient. We are almost there, </w:t>
      </w:r>
      <w:r w:rsidRPr="0006141B">
        <w:rPr>
          <w:rFonts w:ascii="Montserrat" w:hAnsi="Montserrat"/>
          <w:sz w:val="24"/>
        </w:rPr>
        <w:t xml:space="preserve">he informed her, just before the attitude of the plane changed and the pilot announced landing procedures. </w:t>
      </w:r>
      <w:r w:rsidRPr="0006141B">
        <w:rPr>
          <w:rFonts w:ascii="Montserrat" w:hAnsi="Montserrat"/>
          <w:i/>
          <w:sz w:val="24"/>
        </w:rPr>
        <w:t xml:space="preserve">Answers are always there. It's the questions that take so much effort to get right. Once you can ask the right questions, the answers are obvious. </w:t>
      </w:r>
    </w:p>
    <w:p w:rsidR="003C23C7" w:rsidRPr="0006141B" w:rsidRDefault="003C23C7">
      <w:pPr>
        <w:pStyle w:val="AvonDraftBody"/>
        <w:ind w:left="0" w:right="0"/>
        <w:rPr>
          <w:rFonts w:ascii="Montserrat" w:hAnsi="Montserrat"/>
          <w:sz w:val="24"/>
        </w:rPr>
      </w:pPr>
      <w:r w:rsidRPr="0006141B">
        <w:rPr>
          <w:rFonts w:ascii="Montserrat" w:hAnsi="Montserrat"/>
          <w:i/>
          <w:sz w:val="24"/>
        </w:rPr>
        <w:tab/>
        <w:t xml:space="preserve">I almost understand what you mean, </w:t>
      </w:r>
      <w:r w:rsidRPr="0006141B">
        <w:rPr>
          <w:rFonts w:ascii="Montserrat" w:hAnsi="Montserrat"/>
          <w:sz w:val="24"/>
        </w:rPr>
        <w:t xml:space="preserve">Asia replied with a wry smile. </w:t>
      </w:r>
    </w:p>
    <w:p w:rsidR="003C23C7" w:rsidRPr="0006141B" w:rsidRDefault="003C23C7">
      <w:pPr>
        <w:pStyle w:val="AvonDraftBody"/>
        <w:ind w:left="0" w:right="0"/>
        <w:rPr>
          <w:rFonts w:ascii="Montserrat" w:hAnsi="Montserrat"/>
          <w:sz w:val="24"/>
        </w:rPr>
      </w:pPr>
    </w:p>
    <w:p w:rsidR="003C23C7" w:rsidRPr="0006141B" w:rsidRDefault="003C23C7">
      <w:pPr>
        <w:pStyle w:val="AvonDraftBody"/>
        <w:ind w:left="0" w:right="0"/>
        <w:rPr>
          <w:rFonts w:ascii="Montserrat" w:hAnsi="Montserrat"/>
          <w:sz w:val="24"/>
        </w:rPr>
      </w:pPr>
      <w:r w:rsidRPr="0006141B">
        <w:rPr>
          <w:rFonts w:ascii="Montserrat" w:hAnsi="Montserrat"/>
          <w:sz w:val="24"/>
        </w:rPr>
        <w:t>Athena was pressed against the glass of the private lounge. She was studying the planes avidly while her mind turned over the things her mother had told her on the way to the airport. She had absorbed the strange revelations in spite of the distracted state she had been in. For one thing, she could hardly believe what her mother was telling her, but that she told her those things with Ira Montgomery present in the back of the limo really perplexed her. If what her mother was revealing was such a secret, why was she sharing that information with their butler present. It was not that she doubted the well mannered Englishman's integrity. Far from it. But if the secret had been kept from her, secrets about who and what she really was, how could her mother be so careless now?</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That had only been her first thought. She had kept studying his reaction, and reached the conclusion that he had known. Her respect for the man who was such an subtle yet intimate influence on her young life rose by an order of magnitude. A reflection of the esteem in which her mother obviously held him. A significant regard, since it was aparent that he really was human, and all the wonders he had witnessed in their company--or rather, her mother's company--had never phased or troubled him.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Her mother's briefing had not had time to settle in. As a result, she still experienced a shock when Ira escorted the three people they had been waiting for into the room. Athena turned around as Ira announced them and froze. Aside from her gaze, she could not make herself move. Her eyes simply did not know where to rest. She could not look at that other girl without a strange sense of being in two places at once--a particularily odd sensation given that on one hand she was, since she still perceived her mother so directly. Perhaps it was only that the resemblance between her and the girl was so striking she could easily imagine herself in her twin's place, even though she was not actually sharing her perceptions.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The girl's father and mother presented just as much difficulty to her stunned eyes. The woman could easily have been her mother's twin, save for the pale luster of her chalk blond hair, green eyes and darker complexion. The man was essentially her father with her mother's coloring, as opposed to her father's dark mahoghany mane, and deep blue eyes. He had the same grey eyes, pale skin and deep red hair she did. That his daughter had. As she looked at him, she realized that she could </w:t>
      </w:r>
      <w:r w:rsidRPr="0006141B">
        <w:rPr>
          <w:rFonts w:ascii="Montserrat" w:hAnsi="Montserrat"/>
          <w:i/>
          <w:sz w:val="24"/>
        </w:rPr>
        <w:t>feel</w:t>
      </w:r>
      <w:r w:rsidRPr="0006141B">
        <w:rPr>
          <w:rFonts w:ascii="Montserrat" w:hAnsi="Montserrat"/>
          <w:sz w:val="24"/>
        </w:rPr>
        <w:t xml:space="preserve"> him.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She actually slid down to the floor as something within her took notice and recognized his physical dimensions with the same satisfaction she had felt at experiencing her mother's perceptions. Her brain tried to twist itself around the sudden realization that she was looking at her real father. She was looking at her mother. It was true, and she could not imagine how it made sense, but in a wordless way, it did. The recognition was instant. There before her was a biological truth as natural as breathing. Her eyes closed and her head began to spin. She knew it instinctively, and it was utterly alien to her. To deny it was like denying herself breath. She did not even struggle as the world tried to leap away from her. </w:t>
      </w:r>
    </w:p>
    <w:p w:rsidR="003C23C7" w:rsidRPr="0006141B" w:rsidRDefault="003C23C7">
      <w:pPr>
        <w:pStyle w:val="AvonDraftBody"/>
        <w:ind w:left="0" w:right="0"/>
        <w:rPr>
          <w:rFonts w:ascii="Montserrat" w:hAnsi="Montserrat"/>
          <w:sz w:val="24"/>
        </w:rPr>
      </w:pPr>
      <w:r w:rsidRPr="0006141B">
        <w:rPr>
          <w:rFonts w:ascii="Montserrat" w:hAnsi="Montserrat"/>
          <w:sz w:val="24"/>
        </w:rPr>
        <w:tab/>
        <w:t>She could feel warm hands reaching into the abyss after her. Familiar hands. Male and female hands that did not belong to her, but which she would one day possess in her own right. At the last moment, as lips strove to close over her own, she drew in a ragged gasp. Her eyes fluttered open, but dark confusion swam in her view for the few moments it took for oxygen to reach her brain.</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The sight of Arden, a man and a woman, resolved with a heady rush. The image she saw was not what she expected. She was seeing things that danced in her vision, metphoric images struggling to assume a reletivistic context. Arden, her mother and her father, were like two sides of a coin minted in three dimensions. Two separate people, and yet one person. The question was obvious, from this perspective. What was the expression of a whole person in human terms? How could her mother have realized her full potential as just a man or just a woman? The answer was so obvious. Be both. And clearly she had. Her eyes drifted past her parent, and skittered across the metaphoric background for a moment, before she realized that she was dreaming.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She opened her eyes and saw her mother leaning over her with a concerned expression. Her father--her thoughts whirled as she asked herself what she was supposed to call the man she had thought of as her father, if she had no choice but to call this other side of her mother "father"...kneeled at her other side with identical concern. She took a few more breaths, and then said aloud, "If I had not seen it with my..." she frowned, she had needed more than sight for this. She rephrased, "If I had not </w:t>
      </w:r>
      <w:r w:rsidRPr="0006141B">
        <w:rPr>
          <w:rFonts w:ascii="Montserrat" w:hAnsi="Montserrat"/>
          <w:i/>
          <w:sz w:val="24"/>
        </w:rPr>
        <w:t>seen</w:t>
      </w:r>
      <w:r w:rsidRPr="0006141B">
        <w:rPr>
          <w:rFonts w:ascii="Montserrat" w:hAnsi="Montserrat"/>
          <w:sz w:val="24"/>
        </w:rPr>
        <w:t xml:space="preserve"> it," stressing the word to imply greater vision, "I would never have believed it."</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"Are you okay?" she heard her voice ask.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Athena sat up and looked at her twin. Only the absence of an echo within her own head told her that she nad not spoken. Listening to herself through her mother's ears, she had gotten used to the sound of her own voice, though. She could honestly say it was identical to her sister's. She could not help but laugh.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"You're okay," Athena observed once she had sobered up again.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"I was a wreck when I first figured it out," Asia admitted easily. "I still have a hard time believing it, but you're right, until you actually </w:t>
      </w:r>
      <w:r w:rsidRPr="0006141B">
        <w:rPr>
          <w:rFonts w:ascii="Montserrat" w:hAnsi="Montserrat"/>
          <w:i/>
          <w:sz w:val="24"/>
        </w:rPr>
        <w:t xml:space="preserve">see </w:t>
      </w:r>
      <w:r w:rsidRPr="0006141B">
        <w:rPr>
          <w:rFonts w:ascii="Montserrat" w:hAnsi="Montserrat"/>
          <w:sz w:val="24"/>
        </w:rPr>
        <w:t>it, it is impossible to imagine." Anastasia turned to the red headed couple, "The question is, why?"</w:t>
      </w:r>
    </w:p>
    <w:p w:rsidR="003C23C7" w:rsidRPr="0006141B" w:rsidRDefault="003C23C7">
      <w:pPr>
        <w:pStyle w:val="AvonDraftBody"/>
        <w:ind w:left="0" w:right="0"/>
        <w:rPr>
          <w:rFonts w:ascii="Montserrat" w:hAnsi="Montserrat"/>
          <w:sz w:val="24"/>
        </w:rPr>
      </w:pPr>
      <w:r w:rsidRPr="0006141B">
        <w:rPr>
          <w:rFonts w:ascii="Montserrat" w:hAnsi="Montserrat"/>
          <w:sz w:val="24"/>
        </w:rPr>
        <w:tab/>
        <w:t>"There is more than one answer. The first and simplest answer is that this is our true nature. The second, and I think the answer to the question you are really asking, is because we live in a human world, and it would not have helped either of you to know what you were or what you would become until you were old enough to understand that humans don't know about us, and until they are ready, should not know about us. We can talk about that later," Arden said in eerie unison. "For now, let's go somewhere private and get to know each other."</w:t>
      </w:r>
    </w:p>
    <w:p w:rsidR="003C23C7" w:rsidRPr="0006141B" w:rsidRDefault="003C23C7">
      <w:pPr>
        <w:pStyle w:val="AvonDraftBody"/>
        <w:ind w:left="0" w:right="0"/>
        <w:rPr>
          <w:rFonts w:ascii="Montserrat" w:hAnsi="Montserrat"/>
          <w:sz w:val="24"/>
        </w:rPr>
      </w:pPr>
      <w:r w:rsidRPr="0006141B">
        <w:rPr>
          <w:rFonts w:ascii="Montserrat" w:hAnsi="Montserrat"/>
          <w:sz w:val="24"/>
        </w:rPr>
        <w:tab/>
        <w:t>The girls exchanged a look and nodded agreement.</w:t>
      </w:r>
    </w:p>
    <w:p w:rsidR="003C23C7" w:rsidRPr="0006141B" w:rsidRDefault="003C23C7">
      <w:pPr>
        <w:pStyle w:val="AvonDraftBody"/>
        <w:ind w:left="0" w:right="0"/>
        <w:rPr>
          <w:rFonts w:ascii="Montserrat" w:hAnsi="Montserrat"/>
          <w:sz w:val="24"/>
        </w:rPr>
      </w:pPr>
    </w:p>
    <w:p w:rsidR="003C23C7" w:rsidRPr="0006141B" w:rsidRDefault="003C23C7">
      <w:pPr>
        <w:pStyle w:val="AvonDraftBody"/>
        <w:ind w:left="0" w:right="0"/>
        <w:rPr>
          <w:rFonts w:ascii="Montserrat" w:hAnsi="Montserrat"/>
          <w:sz w:val="24"/>
        </w:rPr>
      </w:pPr>
      <w:r w:rsidRPr="0006141B">
        <w:rPr>
          <w:rFonts w:ascii="Montserrat" w:hAnsi="Montserrat"/>
          <w:sz w:val="24"/>
        </w:rPr>
        <w:t xml:space="preserve">Anastasia and Athenasia sat across from each other in the living room of their mother's San Francisco apartment. They had accompanied their mother and father up from her offices in the same building. The woman Anastasia had thought of as her mother until recently had excused herself to go shopping, knowing exactly what the two girls knew as they sat there alone. </w:t>
      </w:r>
    </w:p>
    <w:p w:rsidR="003C23C7" w:rsidRPr="0006141B" w:rsidRDefault="003C23C7">
      <w:pPr>
        <w:pStyle w:val="AvonDraftBody"/>
        <w:ind w:left="0" w:right="0"/>
        <w:rPr>
          <w:rFonts w:ascii="Montserrat" w:hAnsi="Montserrat"/>
          <w:sz w:val="24"/>
        </w:rPr>
      </w:pPr>
      <w:r w:rsidRPr="0006141B">
        <w:rPr>
          <w:rFonts w:ascii="Montserrat" w:hAnsi="Montserrat"/>
          <w:sz w:val="24"/>
        </w:rPr>
        <w:tab/>
        <w:t>"They're going to have sex," Asia commented.</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"They're going to have sex," Athena agreed. It had been obvious from the moment their mother and father touched that they would. That they had to. Arden paid a price for having realized her full potential. She had divided herself and the whole of herself demanded the fulfillment of her design. Man and woman, two expressions that were designed to embrace one another. Given the bonds the girls had established with their parents, there was no denying it. No avoiding it either. They had sat there, quietly blushing, as their parents excused themselves and entered the master bedroom. Both girls wanted to leave, to give Arden the privacy they felt sh-he deserved, but something told them there was no safe distance. They both knew better than to be in public while tuned in to what was already beginning.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They both tried not to look, as it were, but there was so much curiosity in them, they could not help it.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"I already know what it feels like for him," Asia murmured. "I suppose you know what it's like for her?" Athena nodded. She explained what had happened the night before, and confessed to being curious about what her father--what Ash had felt at the time. "I suppose I envy you that," Asia said, softly. "I did not mean to spy on him, but I just couldn't tune him out like I thought I would be able to. Once it happened once, it really didn't matter anymore. I just wished he had been a woman. I mean," she blushed, "I wouldn't feel so strange about it if I was a boy, or if he was a woman. Of course, he is a woman," she added with a grin.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"I wish I knew how </w:t>
      </w:r>
      <w:r w:rsidRPr="0006141B">
        <w:rPr>
          <w:rFonts w:ascii="Montserrat" w:hAnsi="Montserrat"/>
          <w:i/>
          <w:sz w:val="24"/>
        </w:rPr>
        <w:t>that</w:t>
      </w:r>
      <w:r w:rsidRPr="0006141B">
        <w:rPr>
          <w:rFonts w:ascii="Montserrat" w:hAnsi="Montserrat"/>
          <w:sz w:val="24"/>
        </w:rPr>
        <w:t xml:space="preserve"> happened," Athena interjected. </w:t>
      </w:r>
    </w:p>
    <w:p w:rsidR="003C23C7" w:rsidRPr="0006141B" w:rsidRDefault="003C23C7">
      <w:pPr>
        <w:pStyle w:val="AvonDraftBody"/>
        <w:ind w:left="0" w:right="0"/>
        <w:rPr>
          <w:rFonts w:ascii="Montserrat" w:hAnsi="Montserrat"/>
          <w:sz w:val="24"/>
        </w:rPr>
      </w:pPr>
      <w:r w:rsidRPr="0006141B">
        <w:rPr>
          <w:rFonts w:ascii="Montserrat" w:hAnsi="Montserrat"/>
          <w:sz w:val="24"/>
        </w:rPr>
        <w:tab/>
        <w:t>"You are wondering if it will happen to you," Asia corrected sympathetically.</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Athena thought about her reaction the previous night and confessed, "I hope it does." Asia looked at her curiously. Athena shrugged, "In a way this makes sense to me. I mean, if I were going to experiment with sex, I think it would be a lot safer if I was having sex with myself--my other self, I guess. I'd rather wait until I really knew what I was doing before doing this with someone else." Athena had no doubt that this conversation was far beyond the pale of what seven year old girls talked to each other about, but in a way she was grateful for Anastasia's presence. They were both confronting the same unknown without any guidelines to follow. She was even grateful for something so odd to focus on, because she still had no idea how to address the sudden addition of a twin sibling to her life.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From the moment they had met, and begun to encounter levels of similarity beyond the way they looked, there had been a promise of tension and friction equal to the allure of their resemblance. For one thing, Anastasia also had the nickname "Phoenix", which made a lot of sense given her first name. Personality and manner also betrayed similar currents in the way they thought and perceived the universe. They had just met, and yet they already carried on like life long friends. Given the introduction of telepathy, it made a strange kind of sense that they had been kept seperated from one another for so long.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"I was wondering," Anastasia confessed, still following her train of thought, "if there already is some male version of me somewhere, that they just haven't gotten around to telling me about." Athena raised an eyebrow, but clearly, if they could be kept ignorant of each other, then they could be just as ignorant of masculine compliments.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"That would be too strange," Athena muttered apprehensively. "That would be even more strange than meeting you, and you saw how well I handled that." The girls laughed. The conversation just stuttered to a halt then as the tacit music shattered their concentration. The two moved only to put more distance between them. It would have been all too easy to get closer to one another--too close--if they had not, and both of them understood it would not have been of their own will as much as a submission to the siren song that had captured them. </w:t>
      </w:r>
    </w:p>
    <w:p w:rsidR="003C23C7" w:rsidRPr="0006141B" w:rsidRDefault="003C23C7">
      <w:pPr>
        <w:pStyle w:val="AvonDraftBody"/>
        <w:ind w:left="0" w:right="0"/>
        <w:rPr>
          <w:rFonts w:ascii="Montserrat" w:hAnsi="Montserrat"/>
          <w:sz w:val="24"/>
        </w:rPr>
      </w:pPr>
    </w:p>
    <w:p w:rsidR="003C23C7" w:rsidRPr="0006141B" w:rsidRDefault="003C23C7">
      <w:pPr>
        <w:pStyle w:val="AvonDraftBody"/>
        <w:ind w:left="0" w:right="0"/>
        <w:rPr>
          <w:rFonts w:ascii="Montserrat" w:hAnsi="Montserrat"/>
          <w:sz w:val="24"/>
        </w:rPr>
      </w:pPr>
      <w:r w:rsidRPr="0006141B">
        <w:rPr>
          <w:rFonts w:ascii="Montserrat" w:hAnsi="Montserrat"/>
          <w:i/>
          <w:sz w:val="24"/>
        </w:rPr>
        <w:t>It would have nice if they had been older before facing this,</w:t>
      </w:r>
      <w:r w:rsidRPr="0006141B">
        <w:rPr>
          <w:rFonts w:ascii="Montserrat" w:hAnsi="Montserrat"/>
          <w:sz w:val="24"/>
        </w:rPr>
        <w:t xml:space="preserve"> he thought. She did not need to reply, for their thoughts were so deeply intertwined that he had felt her agreement before he had even found words to frame the thought. Even as they danced that ancient dance, a large part of their conjoined attention was focused on the two girls. Together they admired their restraint, knowning how sensual they both were, and knowing how what they were doing was effecting them. Among their own kind, it was common for children in full rapport to respond to such input with more abandon. It was even acceptable, because as Athena put it, they were too young to risk the greatest consequence of such activity. It had to be acceptible. It was the price that had to be paid for the mental gifts their race had evolved. On one hand, there were no walls in a telepathic society. Shame was considered more obscene than sex, because no one wanted to feel another's shame, and few people really objected to feeling another's pleasure. On the other hand, the power itself demanded some powerful anchorage or a mind simple became uprooted itself from the body.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Sexual activity was introduced hand in hand with psionic ability, because it was a powerful, and persistant anchor. Lesser sensualities, like eating and exercise played a part, but sex was never discouraged. As a result, their native attitudes about sex and intimacy were very different from their human cousins'. </w:t>
      </w:r>
    </w:p>
    <w:p w:rsidR="003C23C7" w:rsidRPr="0006141B" w:rsidRDefault="003C23C7">
      <w:pPr>
        <w:pStyle w:val="AvonDraftBody"/>
        <w:ind w:left="0" w:right="0"/>
        <w:rPr>
          <w:rFonts w:ascii="Montserrat" w:hAnsi="Montserrat"/>
          <w:sz w:val="24"/>
        </w:rPr>
      </w:pPr>
      <w:r w:rsidRPr="0006141B">
        <w:rPr>
          <w:rFonts w:ascii="Montserrat" w:hAnsi="Montserrat"/>
          <w:sz w:val="24"/>
        </w:rPr>
        <w:tab/>
      </w:r>
      <w:r w:rsidRPr="0006141B">
        <w:rPr>
          <w:rFonts w:ascii="Montserrat" w:hAnsi="Montserrat"/>
          <w:i/>
          <w:sz w:val="24"/>
        </w:rPr>
        <w:t xml:space="preserve">They are not the first to start this young. They are just the only ones who had to do it in a human world, </w:t>
      </w:r>
      <w:r w:rsidRPr="0006141B">
        <w:rPr>
          <w:rFonts w:ascii="Montserrat" w:hAnsi="Montserrat"/>
          <w:sz w:val="24"/>
        </w:rPr>
        <w:t xml:space="preserve">she reminded him. </w:t>
      </w:r>
      <w:r w:rsidRPr="0006141B">
        <w:rPr>
          <w:rFonts w:ascii="Montserrat" w:hAnsi="Montserrat"/>
          <w:i/>
          <w:sz w:val="24"/>
        </w:rPr>
        <w:t>Besides, I wanted them here to see this. It's time they discovered what they really are, and I want them to know about it before they go home.</w:t>
      </w:r>
      <w:r w:rsidRPr="0006141B">
        <w:rPr>
          <w:rFonts w:ascii="Montserrat" w:hAnsi="Montserrat"/>
          <w:sz w:val="24"/>
        </w:rPr>
        <w:t xml:space="preserve"> He silently agreed. He wondered if the girls were sensative enough to realize that the intercourse they were witnessing was as much spiritual as physical. Could they feel the tension he and she were working so hard, so carefully, to relax? Could they feel the walls between the male and the female minds that their intimacy was designed to bring down?</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It was a long, delicate process. The years they had spent apart had made it so. In a way, the effort it took them to become one was the key reason their own kind had adopted humanity--once they had discovered it. To divide, to go out and live apart, seeking human style pairings, and even marrying and raising families, before returning to each other. The prospect of reunion only became richer and more promising over time. Time meant experience, and it was the tricky demands of weaving the disparate experiences of multiple lives together that enriched the reunion.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By the time Arden was truly one mind in two bodies again, her daughters had recognized that something truly significant was happening and they looked on with profound interest. Having intended for her daughters to witness this, she called them to witness the transformation they had no choice but to feel. As the girls entered, Arden was nestled against her other, in her favorite position. He penetrated her from behind as they lay on their sides. As the girls watched, their bodies wavered for an instant. In one short, simple and direct translation, the two bodies merged into one.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Arden lay on her side for a moment, enjoying the bath of invisible power that had dissolved and reconstituted her body with such dispatch. Her daughters looked at her with fascination, feeling as well as she had the abrupt transition from duality to unity. From male and female to something that was both without being either. Their mother was virtually the same as she had been, except that she had become more androgynous. She was flat chested like a man, but with the same stature and proportions she had enjoyed as a woman. Her body looked a little harder, displaying the firm muscle tone of a predator or an athlete. Her reproductive organs were internal at the moment, but from the sensations they still picked up from her, they could tell that she possessed a single reproductive system with dual applications. Knowing nothing of this third sex, they were able to deduce that it was capible of performing all the functions--and assuming the necessary forms--for sex as they currently understood it. </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Arden anticipated their first question. "Our people didn't have a concept of physical sexes until we encountered humans, so we don't have a word to describe our sex or gender," she explained as she stood up. "We were simply </w:t>
      </w:r>
      <w:r w:rsidRPr="0006141B">
        <w:rPr>
          <w:rFonts w:ascii="Montserrat" w:hAnsi="Montserrat"/>
          <w:i/>
          <w:sz w:val="24"/>
        </w:rPr>
        <w:t>avon.</w:t>
      </w:r>
      <w:r w:rsidRPr="0006141B">
        <w:rPr>
          <w:rFonts w:ascii="Montserrat" w:hAnsi="Montserrat"/>
          <w:sz w:val="24"/>
        </w:rPr>
        <w:t xml:space="preserve"> Because of the resemblance between us and women, we use the female pronouns when we speak human languages. It is an easy adjustment, and there was no way to indroduce words for a third sex or gender into every human language--especially on worlds where humans are not aware that there is another 'human' race."</w:t>
      </w:r>
    </w:p>
    <w:p w:rsidR="003C23C7" w:rsidRPr="0006141B" w:rsidRDefault="003C23C7">
      <w:pPr>
        <w:pStyle w:val="AvonDraftBody"/>
        <w:ind w:left="0" w:right="0"/>
        <w:rPr>
          <w:rFonts w:ascii="Montserrat" w:hAnsi="Montserrat"/>
          <w:sz w:val="24"/>
        </w:rPr>
      </w:pPr>
      <w:r w:rsidRPr="0006141B">
        <w:rPr>
          <w:rFonts w:ascii="Montserrat" w:hAnsi="Montserrat"/>
          <w:sz w:val="24"/>
        </w:rPr>
        <w:tab/>
        <w:t>"Another human race?" Athena asked. "I thought you just told us that we weren't human." Arden had told her again on the way to her office, to ensure that everyone in the car was on the same page. The existence of psionic power had been enough for the girls to accept that they were aliens, but now that they could see how alien they were--or would have been if they were not girls.</w:t>
      </w:r>
    </w:p>
    <w:p w:rsidR="003C23C7" w:rsidRPr="0006141B" w:rsidRDefault="003C23C7">
      <w:pPr>
        <w:pStyle w:val="AvonDraftBody"/>
        <w:ind w:left="0" w:right="0"/>
        <w:rPr>
          <w:rFonts w:ascii="Montserrat" w:hAnsi="Montserrat"/>
          <w:sz w:val="24"/>
        </w:rPr>
      </w:pPr>
      <w:r w:rsidRPr="0006141B">
        <w:rPr>
          <w:rFonts w:ascii="Montserrat" w:hAnsi="Montserrat"/>
          <w:sz w:val="24"/>
        </w:rPr>
        <w:tab/>
        <w:t>"Another human race," Arden nodded, "but not what you would call a direct relative. Our people evolved independantly from humans. Because our two races evolved and adapted in similar environments, and flourished in the possession of similar survival traits, we became genetically congruent. We're genetic cousins, so to speak. A true rarity in the universe," she grinned. "Isolated populations possessing intelligence and psionic potential, and naturally capible of limited interbreeding."</w:t>
      </w:r>
    </w:p>
    <w:p w:rsidR="003C23C7" w:rsidRPr="0006141B" w:rsidRDefault="003C23C7">
      <w:pPr>
        <w:pStyle w:val="AvonDraftBody"/>
        <w:ind w:left="0" w:right="0"/>
        <w:rPr>
          <w:rFonts w:ascii="Montserrat" w:hAnsi="Montserrat"/>
          <w:sz w:val="24"/>
        </w:rPr>
      </w:pPr>
      <w:r w:rsidRPr="0006141B">
        <w:rPr>
          <w:rFonts w:ascii="Montserrat" w:hAnsi="Montserrat"/>
          <w:sz w:val="24"/>
        </w:rPr>
        <w:tab/>
        <w:t>The girls sturggled with that. Each of them had been exposed to the concepts their mother had used. They owed that to their own curiosity and the incessant questions they plagued their parents with. Arden beamed with pride as the two took so long to find a genuine question. "Limited interbreeding?" they asked in unison.</w:t>
      </w:r>
    </w:p>
    <w:p w:rsidR="003C23C7" w:rsidRPr="0006141B" w:rsidRDefault="003C23C7">
      <w:pPr>
        <w:pStyle w:val="AvonDraftBody"/>
        <w:ind w:left="0" w:right="0"/>
        <w:rPr>
          <w:rFonts w:ascii="Montserrat" w:hAnsi="Montserrat"/>
          <w:sz w:val="24"/>
        </w:rPr>
      </w:pPr>
      <w:r w:rsidRPr="0006141B">
        <w:rPr>
          <w:rFonts w:ascii="Montserrat" w:hAnsi="Montserrat"/>
          <w:sz w:val="24"/>
        </w:rPr>
        <w:tab/>
        <w:t xml:space="preserve">"I think you both have to learn a lot more about genetics to understand the complete answer," she assessed, "but the simple version is that human and avon mothers pass on the same genetic information, in pretty much the same way. An avon mother could have a child with a human father and the child would be born human, and a human mother could have a child with an avon father and the child would be born avon. But," she ammended, "there are instances where the matter is more complicated than that, but you will have time to learn all of this as you grow up. All you need to know is that we're not human, but we have so much in common with humans that we're practically family."  </w:t>
      </w:r>
    </w:p>
    <w:p w:rsidR="003C23C7" w:rsidRPr="0006141B" w:rsidRDefault="003C23C7">
      <w:pPr>
        <w:pStyle w:val="AvonDraftBody"/>
        <w:ind w:left="0" w:right="0"/>
        <w:rPr>
          <w:rFonts w:ascii="Montserrat" w:hAnsi="Montserrat"/>
          <w:sz w:val="24"/>
        </w:rPr>
      </w:pPr>
    </w:p>
    <w:p w:rsidR="003C23C7" w:rsidRPr="0006141B" w:rsidRDefault="003C23C7">
      <w:pPr>
        <w:pStyle w:val="AvonDraftBody"/>
        <w:ind w:left="0" w:right="0"/>
        <w:rPr>
          <w:rFonts w:ascii="Montserrat" w:hAnsi="Montserrat"/>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 Awakening to sexuality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 xml:space="preserve">Arden's eyes snapped open as, far away, her mother woke up. </w:t>
      </w:r>
      <w:r w:rsidRPr="0006141B">
        <w:rPr>
          <w:rFonts w:ascii="Montserrat" w:hAnsi="Montserrat" w:cs="Arial"/>
          <w:i/>
          <w:sz w:val="24"/>
        </w:rPr>
        <w:t xml:space="preserve">Mmm. Do we have to get up? </w:t>
      </w:r>
      <w:r w:rsidRPr="0006141B">
        <w:rPr>
          <w:rFonts w:ascii="Montserrat" w:hAnsi="Montserrat" w:cs="Arial"/>
          <w:sz w:val="24"/>
        </w:rPr>
        <w:t xml:space="preserve">she thought. Instead of an answer, her body was lifted from the bed and stripped out of the over-sized T-shirt Arden used for a night gown. </w:t>
      </w:r>
      <w:r w:rsidRPr="0006141B">
        <w:rPr>
          <w:rFonts w:ascii="Montserrat" w:hAnsi="Montserrat" w:cs="Arial"/>
          <w:i/>
          <w:sz w:val="24"/>
        </w:rPr>
        <w:t xml:space="preserve">OK, OK, I'm up, I'm up! </w:t>
      </w:r>
      <w:r w:rsidRPr="0006141B">
        <w:rPr>
          <w:rFonts w:ascii="Montserrat" w:hAnsi="Montserrat" w:cs="Arial"/>
          <w:sz w:val="24"/>
        </w:rPr>
        <w:t xml:space="preserve">her thoughts squealed before her mother could thrust her body into the shower. </w:t>
      </w:r>
      <w:r w:rsidRPr="0006141B">
        <w:rPr>
          <w:rFonts w:ascii="Montserrat" w:hAnsi="Montserrat" w:cs="Arial"/>
          <w:i/>
          <w:sz w:val="24"/>
        </w:rPr>
        <w:t xml:space="preserve">Good girl, </w:t>
      </w:r>
      <w:r w:rsidRPr="0006141B">
        <w:rPr>
          <w:rFonts w:ascii="Montserrat" w:hAnsi="Montserrat" w:cs="Arial"/>
          <w:sz w:val="24"/>
        </w:rPr>
        <w:t xml:space="preserve">her other self thought, mental fingers running through her daughter's hair to untangle the braid she had worn to bed. Alexandrea Erin Sinclair examined her daughter's body. Arden had been in perfect synch with Alex since she had reached menarche a few months ago, and Alex was amazed to discover that they had even ovulated at the same time. She guided her daughter's mind through the same examination and then watched as her daughter dismantled the unfertilized ovum with a shared silent prayer. Alex didn't expect her daughter to run out and get herself pregnant at eleven years old, but she had learned that there was only one way to be sure. For a telepath there could be no abortion, only prevention.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Alex hugged her daughter with her thoughts, and started seeing to her own body maintenance as Arden slipped into the shower. Alex cast an inquiring, </w:t>
      </w:r>
      <w:r w:rsidRPr="0006141B">
        <w:rPr>
          <w:rFonts w:ascii="Montserrat" w:hAnsi="Montserrat" w:cs="Arial"/>
          <w:i/>
          <w:sz w:val="24"/>
        </w:rPr>
        <w:t xml:space="preserve">What time is it there? </w:t>
      </w:r>
      <w:r w:rsidRPr="0006141B">
        <w:rPr>
          <w:rFonts w:ascii="Montserrat" w:hAnsi="Montserrat" w:cs="Arial"/>
          <w:sz w:val="24"/>
        </w:rPr>
        <w:t xml:space="preserve">at Arden, who reached out for the sun. </w:t>
      </w:r>
      <w:r w:rsidRPr="0006141B">
        <w:rPr>
          <w:rFonts w:ascii="Montserrat" w:hAnsi="Montserrat" w:cs="Arial"/>
          <w:i/>
          <w:sz w:val="24"/>
        </w:rPr>
        <w:t xml:space="preserve">It's pretty late, feels like the sun's going to go down soon, say seventeen hundred local time. </w:t>
      </w:r>
      <w:r w:rsidRPr="0006141B">
        <w:rPr>
          <w:rFonts w:ascii="Montserrat" w:hAnsi="Montserrat" w:cs="Arial"/>
          <w:sz w:val="24"/>
        </w:rPr>
        <w:t xml:space="preserve">Alex nodded to herself, sending back, </w:t>
      </w:r>
      <w:r w:rsidRPr="0006141B">
        <w:rPr>
          <w:rFonts w:ascii="Montserrat" w:hAnsi="Montserrat" w:cs="Arial"/>
          <w:i/>
          <w:sz w:val="24"/>
        </w:rPr>
        <w:t xml:space="preserve">Matching me is really screwing up your rhythms, Arden. I'm sorry. </w:t>
      </w:r>
      <w:r w:rsidRPr="0006141B">
        <w:rPr>
          <w:rFonts w:ascii="Montserrat" w:hAnsi="Montserrat" w:cs="Arial"/>
          <w:sz w:val="24"/>
        </w:rPr>
        <w:t>Arden shrugged, as the water danced down her body,</w:t>
      </w:r>
      <w:r w:rsidRPr="0006141B">
        <w:rPr>
          <w:rFonts w:ascii="Montserrat" w:hAnsi="Montserrat" w:cs="Arial"/>
          <w:i/>
          <w:sz w:val="24"/>
        </w:rPr>
        <w:t xml:space="preserve"> Don't worry, Mom, I'm fine. </w:t>
      </w:r>
      <w:r w:rsidRPr="0006141B">
        <w:rPr>
          <w:rFonts w:ascii="Montserrat" w:hAnsi="Montserrat" w:cs="Arial"/>
          <w:sz w:val="24"/>
        </w:rPr>
        <w:t xml:space="preserve">Alex sighed and nodded, the priorities of the mission demanded that her daughter's hours run in synch with hers. Arden didn't worry about the little details, she was happy enough to be awake and bathed in time to treat her mother to a spectacular sunset.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Alex savored the gift of her daughter's senses. She found it almost impossible to hide her concern from Arden, given the way their identities had become merged during the days, weeks and now months, while the </w:t>
      </w:r>
      <w:r w:rsidRPr="0006141B">
        <w:rPr>
          <w:rFonts w:ascii="Montserrat" w:hAnsi="Montserrat" w:cs="Arial"/>
          <w:i/>
          <w:sz w:val="24"/>
        </w:rPr>
        <w:t xml:space="preserve">Adventure </w:t>
      </w:r>
      <w:r w:rsidRPr="0006141B">
        <w:rPr>
          <w:rFonts w:ascii="Montserrat" w:hAnsi="Montserrat" w:cs="Arial"/>
          <w:sz w:val="24"/>
        </w:rPr>
        <w:t>was being run through deeper dives and proportionately greater leaps across space. Alex could not help being worried about the way Arden's body was wrenching itself to adjust for the time dilation Alex's body experienced in translation. Nor could she guess the potential damage, given the amount of time they spent attuned to each other during their waking moments, could be doing to Arden. Or herself. It rivaled the bonding they had experienced during Alex's pregnancy with Arden. In a lot of ways Erin and Arden had become two sides of the same coin.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Arden's innocence was almost painful to behold. Behind the studied seriousness, that made her seem so much more mature than a girl her age ought to have been, was a wide eyed naïf in love with life and its wonder. Arden abandoned herself completely and without restraint unto the objects of her affection. It was the only way she knew how to express love, losing herself in the wonder and mystery of a person or thing, and Arden loved her mother more than life itself. For Alex, who loved her daughter no less, and perhaps more fearfully, her greatest fear was that one day her mind would give in and devour that willing self sacrifice. Alex forced those thoughts away from her daughter.</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Arden was aware that her mother's mind was hiding things from her, but she chose to ignore it. She simply savored the sensation of her mother filling her awareness, looking through her eyes, sharing every nuance of sensation her little body could produce. The past four years had been an adventure in which, to her utter happiness, she had made herself an indispensable asset to her mother's success. Arden did not understand the full ramifications of what her mother was trying to achieve. All she needed to know was that it was important to her mother. It was not a mystery to Arden. She knew, in a very literal sense, that the foundations of her very identity resided in Alexandrea Erin Sinclair. </w:t>
      </w:r>
      <w:r w:rsidRPr="0006141B">
        <w:rPr>
          <w:rFonts w:ascii="Montserrat" w:hAnsi="Montserrat" w:cs="Arial"/>
          <w:i/>
          <w:sz w:val="24"/>
        </w:rPr>
        <w:t>Mother</w:t>
      </w:r>
      <w:r w:rsidRPr="0006141B">
        <w:rPr>
          <w:rFonts w:ascii="Montserrat" w:hAnsi="Montserrat" w:cs="Arial"/>
          <w:sz w:val="24"/>
        </w:rPr>
        <w:t xml:space="preserve"> and </w:t>
      </w:r>
      <w:r w:rsidRPr="0006141B">
        <w:rPr>
          <w:rFonts w:ascii="Montserrat" w:hAnsi="Montserrat" w:cs="Arial"/>
          <w:i/>
          <w:sz w:val="24"/>
        </w:rPr>
        <w:t>goddess</w:t>
      </w:r>
      <w:r w:rsidRPr="0006141B">
        <w:rPr>
          <w:rFonts w:ascii="Montserrat" w:hAnsi="Montserrat" w:cs="Arial"/>
          <w:sz w:val="24"/>
        </w:rPr>
        <w:t xml:space="preserve"> meant much the same thing to young Arden.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r>
      <w:r w:rsidRPr="0006141B">
        <w:rPr>
          <w:rFonts w:ascii="Montserrat" w:hAnsi="Montserrat" w:cs="Arial"/>
          <w:i/>
          <w:sz w:val="24"/>
        </w:rPr>
        <w:t xml:space="preserve">Was it a mistake? </w:t>
      </w:r>
      <w:r w:rsidRPr="0006141B">
        <w:rPr>
          <w:rFonts w:ascii="Montserrat" w:hAnsi="Montserrat" w:cs="Arial"/>
          <w:sz w:val="24"/>
        </w:rPr>
        <w:t xml:space="preserve">their minds suddenly echoed, as they chanced as one across mar on their conscience. In between jumps, Arden would watch the activity aboard the ship through her mother's eyes. Occasionally, while her mother took over Arden's body to enjoy a taste of childhood, Arden was able to become a part of the crew, and take part in ship-board camaraderie. Neither of them had wanted to examine where that had led. In her mother's body, she gotten a taste of adulthood and its complex experiences. Alex carefully pointed out, </w:t>
      </w:r>
      <w:r w:rsidRPr="0006141B">
        <w:rPr>
          <w:rFonts w:ascii="Montserrat" w:hAnsi="Montserrat" w:cs="Arial"/>
          <w:i/>
          <w:sz w:val="24"/>
        </w:rPr>
        <w:t xml:space="preserve">It's not like you were ignorant. You have eavesdropped on my love making ever since you first tasted how it made my body feel. </w:t>
      </w:r>
      <w:r w:rsidRPr="0006141B">
        <w:rPr>
          <w:rFonts w:ascii="Montserrat" w:hAnsi="Montserrat" w:cs="Arial"/>
          <w:sz w:val="24"/>
        </w:rPr>
        <w:t xml:space="preserve">They looked at it together, finally. Experiences that she had once known through her mother, she explored for herself in her mother's body. Experiences which she could not have through herself for years yet, but which her mother allowed because a healthy sexuality develops through the education, not the punishment, of a child's curiosity.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r>
      <w:r w:rsidRPr="0006141B">
        <w:rPr>
          <w:rFonts w:ascii="Montserrat" w:hAnsi="Montserrat" w:cs="Arial"/>
          <w:i/>
          <w:sz w:val="24"/>
        </w:rPr>
        <w:t>I don't know if lending you my body to satisfy your curiosity would be considered moral, Arden, but if it helps you avoid getting hurt in the future, then I refuse to believe that it was wrong.</w:t>
      </w:r>
      <w:r w:rsidRPr="0006141B">
        <w:rPr>
          <w:rFonts w:ascii="Montserrat" w:hAnsi="Montserrat" w:cs="Arial"/>
          <w:sz w:val="24"/>
        </w:rPr>
        <w:t xml:space="preserve"> Alex had no intention to starve or inhibit the development of what nature intended for her girl to have in her own time. All too soon, considering that Arden </w:t>
      </w:r>
      <w:r w:rsidRPr="0006141B">
        <w:rPr>
          <w:rFonts w:ascii="Montserrat" w:hAnsi="Montserrat" w:cs="Arial"/>
          <w:i/>
          <w:sz w:val="24"/>
        </w:rPr>
        <w:t>had</w:t>
      </w:r>
      <w:r w:rsidRPr="0006141B">
        <w:rPr>
          <w:rFonts w:ascii="Montserrat" w:hAnsi="Montserrat" w:cs="Arial"/>
          <w:sz w:val="24"/>
        </w:rPr>
        <w:t xml:space="preserve"> reached menarche during this mad, delightful time. So, instead of trying to deny it, she saw to it that her daughter's eyes were opened to responsibility which must go in hand with the freedoms and pleasures of adulthood.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Arden spent a while confiding in her mother her hopes and fears for the future, as the sky deepened from reds and golds, to purple and indigo. As the impossibly luscious deep blue of twilight was just becoming salted with stars, their attention was pulled back to the ship where Erin was informed of the strange celestial object that had been spotted. Erin ran to the bridge in response to that summons, to see for herself. Arden felt Erin's excitement at the sighting of the strange object that fatal day as if it had been her own. </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sz w:val="24"/>
        </w:rPr>
      </w:pPr>
      <w:r w:rsidRPr="0006141B">
        <w:rPr>
          <w:rFonts w:ascii="Montserrat" w:hAnsi="Montserrat" w:cs="Arial"/>
          <w:sz w:val="24"/>
        </w:rPr>
        <w:t xml:space="preserve">.·. The Moment of Truth </w:t>
      </w:r>
      <w:r w:rsidRPr="0006141B">
        <w:rPr>
          <w:rFonts w:ascii="Montserrat" w:hAnsi="Montserrat"/>
          <w:sz w:val="24"/>
        </w:rPr>
        <w:t>CHAPTER ONE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 breeze teased the scent of new rain around the sole occupant of the house. Apart from a cozy sphere of illumination cast by an antique lamp on the low table, the interior was steeped in shadows. As twilight deepened the afterglow of evening's passion, the young lady savored the last bite of her meal. Naomi set her bowl down on the table. Her hand paused in the act of resting her chopsticks on the rim of the bowl, as a sudden thrill darted up her spine to snarl at the nape of her neck. She covered up the betraying hesitation by deftly aligning the slender utensils in a chord intersecting ninety degrees of arc along the rim of the bowl. Rising from her cusion, she glided over to the side board and gathered tea settings for two, and fetched the pot from the hot plate. As she was setting the tray down, she heard the front door sliding open and shut. A brief wind cut through the house, peppering her with droplets, and dancing against the paddles and ribbons of wind-chimes conjuring a delicate rain of notes to welcome her unnanounced visitor.</w:t>
      </w:r>
    </w:p>
    <w:p w:rsidR="003C23C7" w:rsidRPr="0006141B" w:rsidRDefault="003C23C7">
      <w:pPr>
        <w:spacing w:line="360" w:lineRule="auto"/>
        <w:jc w:val="both"/>
        <w:rPr>
          <w:rFonts w:ascii="Montserrat" w:hAnsi="Montserrat"/>
          <w:sz w:val="24"/>
        </w:rPr>
      </w:pPr>
      <w:r w:rsidRPr="0006141B">
        <w:rPr>
          <w:rFonts w:ascii="Montserrat" w:hAnsi="Montserrat"/>
          <w:sz w:val="24"/>
        </w:rPr>
        <w:tab/>
        <w:t>He spoke before he emerged from the shadows. "Don't you think you went a little out of the way to wait for their decision?" her friend and superior officer asked.</w:t>
      </w:r>
    </w:p>
    <w:p w:rsidR="003C23C7" w:rsidRPr="0006141B" w:rsidRDefault="003C23C7">
      <w:pPr>
        <w:spacing w:line="360" w:lineRule="auto"/>
        <w:jc w:val="both"/>
        <w:rPr>
          <w:rFonts w:ascii="Montserrat" w:hAnsi="Montserrat"/>
          <w:sz w:val="24"/>
        </w:rPr>
      </w:pPr>
      <w:r w:rsidRPr="0006141B">
        <w:rPr>
          <w:rFonts w:ascii="Montserrat" w:hAnsi="Montserrat"/>
          <w:sz w:val="24"/>
        </w:rPr>
        <w:tab/>
        <w:t>She shrugged, "I doubt I could go far enough away to convince them that their decision could not be influenced." She met his eyes, even though they were obscured by shadow. "How do people so afraid of the future end up being the one's who dictate how the rest of us are allowed to go forth to meet it?" she asked, rhetorically. She slipped away from the table and pulled a hot towel out of the warmer. Stepping back into the pool of light, she continued politely, "Please, come in, have a seat. I'm sure you have had a long walk. I have made tea, if you would like."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Captain O'Neal sensed the change in her manner and accepted the invitation gracefully. Stepping forward, he accepted the towel from her outstretched hand, savoring the heat on his face and hands. He settled onto the cushion, one leg tucked in, the other stretched under the low table to spare his knees. She folded gracfully into an accustomed kneel and poured for them. He accepted his cup with a quiet thanks, content to absorb another measure of warmth through his hands for the moment. </w:t>
      </w:r>
    </w:p>
    <w:p w:rsidR="003C23C7" w:rsidRPr="0006141B" w:rsidRDefault="003C23C7">
      <w:pPr>
        <w:spacing w:line="360" w:lineRule="auto"/>
        <w:jc w:val="both"/>
        <w:rPr>
          <w:rFonts w:ascii="Montserrat" w:hAnsi="Montserrat"/>
          <w:sz w:val="24"/>
        </w:rPr>
      </w:pPr>
      <w:r w:rsidRPr="0006141B">
        <w:rPr>
          <w:rFonts w:ascii="Montserrat" w:hAnsi="Montserrat"/>
          <w:sz w:val="24"/>
        </w:rPr>
        <w:tab/>
        <w:t>She sipped from her cup, peering at him through a veil of steam. It would be child's play to sift his thoughts for the news he brought, but she was too well trained to dare such a gross invasion of privacy. Instead she questioned him softly about his walk and the inconvenient timing of the down pour. He smiled, confessing to mixed ire and wonder at the elemental display. In all probability, this might be the last rain he would feel for the rest of his life. On Earth, at any rate. Who knew what they might find in the depths of space. The next time he tasted rain on his lips he would be surveying some future home for humans he would never know; perhaps children of the children of friends he would leave behind.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"Which," he finally said, as his train of thought intersected the matter which had brought him, "only makes me wonder if what I came here to say is really good news or bad." He looked at Naomi with sudden sobriety. She held his eyes for a moment and then nodded slightly for him to continue. He sighed. "Your selection for the team has been approved. The objections didn't stand up to scrutiny," he relayed. </w:t>
      </w:r>
    </w:p>
    <w:p w:rsidR="003C23C7" w:rsidRPr="0006141B" w:rsidRDefault="003C23C7">
      <w:pPr>
        <w:spacing w:line="360" w:lineRule="auto"/>
        <w:jc w:val="both"/>
        <w:rPr>
          <w:rFonts w:ascii="Montserrat" w:hAnsi="Montserrat"/>
          <w:sz w:val="24"/>
        </w:rPr>
      </w:pPr>
      <w:r w:rsidRPr="0006141B">
        <w:rPr>
          <w:rFonts w:ascii="Montserrat" w:hAnsi="Montserrat"/>
          <w:sz w:val="24"/>
        </w:rPr>
        <w:tab/>
        <w:t>Naomi took a deep breath, held it for a short count, and then asked her question. "Can you tell me now what the objections were?"</w:t>
      </w:r>
    </w:p>
    <w:p w:rsidR="003C23C7" w:rsidRPr="0006141B" w:rsidRDefault="003C23C7">
      <w:pPr>
        <w:spacing w:line="360" w:lineRule="auto"/>
        <w:jc w:val="both"/>
        <w:rPr>
          <w:rFonts w:ascii="Montserrat" w:hAnsi="Montserrat"/>
          <w:sz w:val="24"/>
        </w:rPr>
      </w:pPr>
      <w:r w:rsidRPr="0006141B">
        <w:rPr>
          <w:rFonts w:ascii="Montserrat" w:hAnsi="Montserrat"/>
          <w:sz w:val="24"/>
        </w:rPr>
        <w:tab/>
        <w:t>He shrugged. "I really don't understand it myself. You are a qualified officer. There really cannot be any objections to you on those grounds, although there were points raised on that issue. From what I understand, the objections were raised from outside of the navy. Special interest groups," he pointed out, "have been building their power-bases on growing sentiment against upper class psi-actives. In a typical bureaucratic-hamstring-maneuver they pounced on your selection simply to stir up anti-psi sentiment to shore up their positions with their voting blocks." He sneered his opinion of this example of partisian politics, and then folded the towel in his lap with a sigh.</w:t>
      </w:r>
    </w:p>
    <w:p w:rsidR="003C23C7" w:rsidRPr="0006141B" w:rsidRDefault="003C23C7">
      <w:pPr>
        <w:spacing w:line="360" w:lineRule="auto"/>
        <w:jc w:val="both"/>
        <w:rPr>
          <w:rFonts w:ascii="Montserrat" w:hAnsi="Montserrat"/>
          <w:sz w:val="24"/>
        </w:rPr>
      </w:pPr>
      <w:r w:rsidRPr="0006141B">
        <w:rPr>
          <w:rFonts w:ascii="Montserrat" w:hAnsi="Montserrat"/>
          <w:sz w:val="24"/>
        </w:rPr>
        <w:tab/>
        <w:t>"Well, I'm certainly not the only class two psionic scheduled to participate in the mission," she pointed out, shaking her head sadly, "with our current technology, over ninety percent of the ships' systems are inaccessible to monitoring, or maintainance, without P-II technicians."</w:t>
      </w:r>
    </w:p>
    <w:p w:rsidR="003C23C7" w:rsidRPr="0006141B" w:rsidRDefault="003C23C7">
      <w:pPr>
        <w:spacing w:line="360" w:lineRule="auto"/>
        <w:jc w:val="both"/>
        <w:rPr>
          <w:rFonts w:ascii="Montserrat" w:hAnsi="Montserrat"/>
          <w:sz w:val="24"/>
        </w:rPr>
      </w:pPr>
      <w:r w:rsidRPr="0006141B">
        <w:rPr>
          <w:rFonts w:ascii="Montserrat" w:hAnsi="Montserrat"/>
          <w:sz w:val="24"/>
        </w:rPr>
        <w:tab/>
        <w:t>"Yes, well, obviously," he continued, "attacking essential personnel would be stupid even for them. That is why they homed in on you. While there is no established precedent against commissioning a P-II as an officer, P-II capability is not essential to your job. In their words, you are grossly over-qualified for the position you were assigned. Honestly, if these people had their way, you would never have been admitted to the academy, or commissioned by the Solar Authority," he stated, finally taking a sip of his tea, while she refreshed her cup.</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Naomi was well aware of the New Conservatives' agenda. She was even more keen to the dread which served as the impetus of their movement. "I understand that there were, um, </w:t>
      </w:r>
      <w:r w:rsidRPr="0006141B">
        <w:rPr>
          <w:rFonts w:ascii="Montserrat" w:hAnsi="Montserrat"/>
          <w:i/>
          <w:sz w:val="24"/>
        </w:rPr>
        <w:t>special concerns</w:t>
      </w:r>
      <w:r w:rsidRPr="0006141B">
        <w:rPr>
          <w:rFonts w:ascii="Montserrat" w:hAnsi="Montserrat"/>
          <w:sz w:val="24"/>
        </w:rPr>
        <w:t xml:space="preserve"> expressed by the NC delegates," she prompted. He coughed, almost choking on his tea. O'Neal had been having similar thoughts, but still hadn't figured out how to bring it up delicatley. Her blunt approach caught him off guard.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"Um, well, yes," he sputtered, dabbing at his tunic front with the towel. As he sopped up the puddles on the table, she poured him some more tea. "You mean the allegations that, as an officer, you do not have any form of neural leash or synaptic lock to prevent you from, </w:t>
      </w:r>
      <w:r w:rsidRPr="0006141B">
        <w:rPr>
          <w:rFonts w:ascii="Montserrat" w:hAnsi="Montserrat"/>
          <w:i/>
          <w:sz w:val="24"/>
        </w:rPr>
        <w:t>ahem</w:t>
      </w:r>
      <w:r w:rsidRPr="0006141B">
        <w:rPr>
          <w:rFonts w:ascii="Montserrat" w:hAnsi="Montserrat"/>
          <w:sz w:val="24"/>
        </w:rPr>
        <w:t>, exercising your abilities with authority."</w:t>
      </w:r>
    </w:p>
    <w:p w:rsidR="003C23C7" w:rsidRPr="0006141B" w:rsidRDefault="003C23C7">
      <w:pPr>
        <w:spacing w:line="360" w:lineRule="auto"/>
        <w:jc w:val="both"/>
        <w:rPr>
          <w:rFonts w:ascii="Montserrat" w:hAnsi="Montserrat"/>
          <w:sz w:val="24"/>
        </w:rPr>
      </w:pPr>
      <w:r w:rsidRPr="0006141B">
        <w:rPr>
          <w:rFonts w:ascii="Montserrat" w:hAnsi="Montserrat"/>
          <w:sz w:val="24"/>
        </w:rPr>
        <w:tab/>
        <w:t>"Whover thought up these 'mind-control' fantasies obviously had no psi capability what-so-ever," she commented acerbically.</w:t>
      </w:r>
    </w:p>
    <w:p w:rsidR="003C23C7" w:rsidRPr="0006141B" w:rsidRDefault="003C23C7">
      <w:pPr>
        <w:spacing w:line="360" w:lineRule="auto"/>
        <w:jc w:val="both"/>
        <w:rPr>
          <w:rFonts w:ascii="Montserrat" w:hAnsi="Montserrat"/>
          <w:sz w:val="24"/>
        </w:rPr>
      </w:pPr>
      <w:r w:rsidRPr="0006141B">
        <w:rPr>
          <w:rFonts w:ascii="Montserrat" w:hAnsi="Montserrat"/>
          <w:sz w:val="24"/>
        </w:rPr>
        <w:tab/>
        <w:t>He leaned back and closed his eyes as if in deep contemplation, replying, "And, naturally, having no capability," he smiled, "they are not particularily inclined to take your, or any other telepath's word for it that psychic domination is impractical to the point of ridiculousness."</w:t>
      </w:r>
    </w:p>
    <w:p w:rsidR="003C23C7" w:rsidRPr="0006141B" w:rsidRDefault="003C23C7">
      <w:pPr>
        <w:spacing w:line="360" w:lineRule="auto"/>
        <w:jc w:val="both"/>
        <w:rPr>
          <w:rFonts w:ascii="Montserrat" w:hAnsi="Montserrat"/>
          <w:sz w:val="24"/>
        </w:rPr>
      </w:pPr>
      <w:r w:rsidRPr="0006141B">
        <w:rPr>
          <w:rFonts w:ascii="Montserrat" w:hAnsi="Montserrat"/>
          <w:sz w:val="24"/>
        </w:rPr>
        <w:tab/>
        <w:t>She sighed softly and gazed into the depths of the lamp. She combed her fingers over her hair, tucking loose wisps behind her ear. "There are easier ways to make people do what you want," she murmured, "and most of them don't call for exposing the deepest and most intimate precincts of your soul to the pawn." She felt his eyes studying her as she reflected on the hard lessons she learned as a child, before her abilities had been harnessed by discipline. "The problem with these people," she went on, pushing her thoughts aside, "is they have no real concept of intimacy. Sure, I could take everyone over, and if I were real clever about it, I could seize control of the ship, but not without letting every person on the ship know things about me I wouldn't tell my own mother. It's just... unbelievably indecent!" she protested, with an air of vague disgust.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O'Neal did not know how to respond to that, so he sipped his tea for a few minutes, and stared past Naomi, into the rain stirred garden. While she schooled her thoughts, he considered voicing his own sentiments regarding similar experiences. 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detectible potential were so overwhelmed by the input that they recoiled from it. The potential typically atrophied throughout infancy and childhood. He frowned. </w:t>
      </w:r>
      <w:r w:rsidRPr="0006141B">
        <w:rPr>
          <w:rFonts w:ascii="Montserrat" w:hAnsi="Montserrat"/>
          <w:i/>
          <w:sz w:val="24"/>
        </w:rPr>
        <w:t xml:space="preserve">Actually, psi potential often continues growing even in latents like myself. The problem is that integrating that potential with my adult mind would unhinge or shatter my perception of reality.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"As I said," he began, cutting off his own line of thought, "the objections didn't stand up to scrutiny. After all, what where they asserting? That, in spite of your superior reputation and qualifications as an officer, and a record of unquestionable conduct, your registered but </w:t>
      </w:r>
      <w:r w:rsidRPr="0006141B">
        <w:rPr>
          <w:rFonts w:ascii="Montserrat" w:hAnsi="Montserrat"/>
          <w:i/>
          <w:sz w:val="24"/>
        </w:rPr>
        <w:t xml:space="preserve">extraneous </w:t>
      </w:r>
      <w:r w:rsidRPr="0006141B">
        <w:rPr>
          <w:rFonts w:ascii="Montserrat" w:hAnsi="Montserrat"/>
          <w:sz w:val="24"/>
        </w:rPr>
        <w:t>capabilities as a full spectrum psionic make you a certifiable threat to the safety and welfare of your ship and her complement?"</w:t>
      </w:r>
    </w:p>
    <w:p w:rsidR="003C23C7" w:rsidRPr="0006141B" w:rsidRDefault="003C23C7">
      <w:pPr>
        <w:spacing w:line="360" w:lineRule="auto"/>
        <w:jc w:val="both"/>
        <w:rPr>
          <w:rFonts w:ascii="Montserrat" w:hAnsi="Montserrat"/>
          <w:sz w:val="24"/>
        </w:rPr>
      </w:pPr>
      <w:r w:rsidRPr="0006141B">
        <w:rPr>
          <w:rFonts w:ascii="Montserrat" w:hAnsi="Montserrat"/>
          <w:sz w:val="24"/>
        </w:rPr>
        <w:tab/>
        <w:t>"So what was the board's response?" she asked while he laughed softly at the expression on her face. He took a deep breath to calm himself and ran his hands through his hair. When he started chuckling again, she snarled, "Well? What did they say?"</w:t>
      </w:r>
    </w:p>
    <w:p w:rsidR="003C23C7" w:rsidRPr="0006141B" w:rsidRDefault="003C23C7">
      <w:pPr>
        <w:spacing w:line="360" w:lineRule="auto"/>
        <w:jc w:val="both"/>
        <w:rPr>
          <w:rFonts w:ascii="Montserrat" w:hAnsi="Montserrat"/>
          <w:sz w:val="24"/>
        </w:rPr>
      </w:pPr>
      <w:r w:rsidRPr="0006141B">
        <w:rPr>
          <w:rFonts w:ascii="Montserrat" w:hAnsi="Montserrat"/>
          <w:sz w:val="24"/>
        </w:rPr>
        <w:tab/>
        <w:t>"Naturally," he related, "the board admitted that it was very concerned with the problem, and thanked the delegates for pointing out their oversight..."</w:t>
      </w:r>
    </w:p>
    <w:p w:rsidR="003C23C7" w:rsidRPr="0006141B" w:rsidRDefault="003C23C7">
      <w:pPr>
        <w:spacing w:line="360" w:lineRule="auto"/>
        <w:jc w:val="both"/>
        <w:rPr>
          <w:rFonts w:ascii="Montserrat" w:hAnsi="Montserrat"/>
          <w:sz w:val="24"/>
        </w:rPr>
      </w:pPr>
      <w:r w:rsidRPr="0006141B">
        <w:rPr>
          <w:rFonts w:ascii="Montserrat" w:hAnsi="Montserrat"/>
          <w:sz w:val="24"/>
        </w:rPr>
        <w:tab/>
        <w:t>"What!?" she interrupted in disbelief.</w:t>
      </w:r>
    </w:p>
    <w:p w:rsidR="003C23C7" w:rsidRPr="0006141B" w:rsidRDefault="003C23C7">
      <w:pPr>
        <w:spacing w:line="360" w:lineRule="auto"/>
        <w:jc w:val="both"/>
        <w:rPr>
          <w:rFonts w:ascii="Montserrat" w:hAnsi="Montserrat"/>
          <w:sz w:val="24"/>
        </w:rPr>
      </w:pPr>
      <w:r w:rsidRPr="0006141B">
        <w:rPr>
          <w:rFonts w:ascii="Montserrat" w:hAnsi="Montserrat"/>
          <w:sz w:val="24"/>
        </w:rPr>
        <w:tab/>
        <w:t>O'Neal took another breath and continued, "Well, obviously it would not do to leave such an asset unemployed. Especially since the original project proposal, calling specifically for the inclusion of psi-active assets, defined a very different function from what P-II techs are capable of performing."</w:t>
      </w:r>
    </w:p>
    <w:p w:rsidR="003C23C7" w:rsidRPr="0006141B" w:rsidRDefault="003C23C7">
      <w:pPr>
        <w:spacing w:line="360" w:lineRule="auto"/>
        <w:jc w:val="both"/>
        <w:rPr>
          <w:rFonts w:ascii="Montserrat" w:hAnsi="Montserrat"/>
          <w:sz w:val="24"/>
        </w:rPr>
      </w:pPr>
      <w:r w:rsidRPr="0006141B">
        <w:rPr>
          <w:rFonts w:ascii="Montserrat" w:hAnsi="Montserrat"/>
          <w:sz w:val="24"/>
        </w:rPr>
        <w:tab/>
        <w:t>She quirked an eyebrow and frowned as he paused to regard her. She searched her memory and recalled the early drafts of the survey and exploration proposals. She scanned the text in her mind and suddenly saw what he meant. "Of course," she whispered. "The original proposal was drafted before the publication of the Sinclair-Drake Unified Field Theory, so psionics had not been considered a technical science. They didn't know the relationship between psionics and physics, so they assumed that psi-active assets would be employed primarily for..." Naomi's voice had gotten more excited as she traced this line of thought, but she could not bring herself to utter her conclusion.</w:t>
      </w:r>
    </w:p>
    <w:p w:rsidR="003C23C7" w:rsidRPr="0006141B" w:rsidRDefault="003C23C7">
      <w:pPr>
        <w:spacing w:line="360" w:lineRule="auto"/>
        <w:jc w:val="both"/>
        <w:rPr>
          <w:rFonts w:ascii="Montserrat" w:hAnsi="Montserrat"/>
          <w:sz w:val="24"/>
        </w:rPr>
      </w:pPr>
      <w:r w:rsidRPr="0006141B">
        <w:rPr>
          <w:rFonts w:ascii="Montserrat" w:hAnsi="Montserrat"/>
          <w:sz w:val="24"/>
        </w:rPr>
        <w:tab/>
        <w:t>It did not matter, O'Neal could not resist adding, "...'seeking out new life, and new civilizations'. Lieutenant Kinkaid, in light of that reminder, it seems that the board has concluded that your capabilities as an officer are just as valuable to the mission as your capabilities as a psi-active. On those grounds, Lieutenant, there was no call for them to dismiss your selection for the mission. Crew allocations are being redrawn to permit a team of commissioned P-II's on each of the Explorer vessels. Your responsibilities, in breif, are to assist in the selection and cataloguing of life bearing worlds--as I understand that even simple organic complexes produce a detectible field to a trained psi," she nodded as he looked at her for confirmation. This had not been discovered until P-II technicians arrived to establish research habitats for the survey missions on Mars and Venus. The technicians had been lured into the discovery of what was still under debate as potential life forms. O'Neal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3C23C7" w:rsidRPr="0006141B" w:rsidRDefault="003C23C7">
      <w:pPr>
        <w:spacing w:line="360" w:lineRule="auto"/>
        <w:jc w:val="both"/>
        <w:rPr>
          <w:rFonts w:ascii="Montserrat" w:hAnsi="Montserrat"/>
          <w:sz w:val="24"/>
        </w:rPr>
      </w:pPr>
      <w:r w:rsidRPr="0006141B">
        <w:rPr>
          <w:rFonts w:ascii="Montserrat" w:hAnsi="Montserrat"/>
          <w:sz w:val="24"/>
        </w:rPr>
        <w:br w:type="page"/>
        <w:t>CHAPTER ONE ALTERNATAE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 board and gathered tea settings for two, and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rsidR="003C23C7" w:rsidRPr="0006141B" w:rsidRDefault="003C23C7">
      <w:pPr>
        <w:spacing w:line="360" w:lineRule="auto"/>
        <w:jc w:val="both"/>
        <w:rPr>
          <w:rFonts w:ascii="Montserrat" w:hAnsi="Montserrat"/>
          <w:sz w:val="24"/>
        </w:rPr>
      </w:pPr>
      <w:r w:rsidRPr="0006141B">
        <w:rPr>
          <w:rFonts w:ascii="Montserrat" w:hAnsi="Montserrat"/>
          <w:sz w:val="24"/>
        </w:rPr>
        <w:tab/>
        <w:t>"Ms. Sinclair," he greeted me from the shadows. He slipped out of his jacket and hung it on a hook inside the door. "Don't you think you went a bit out of your way to cut your ties with the project?" he asked as he entered the room, pausing outside the fall of light.</w:t>
      </w:r>
    </w:p>
    <w:p w:rsidR="003C23C7" w:rsidRPr="0006141B" w:rsidRDefault="003C23C7">
      <w:pPr>
        <w:spacing w:line="360" w:lineRule="auto"/>
        <w:jc w:val="both"/>
        <w:rPr>
          <w:rFonts w:ascii="Montserrat" w:hAnsi="Montserrat"/>
          <w:sz w:val="24"/>
        </w:rPr>
      </w:pPr>
      <w:r w:rsidRPr="0006141B">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O'Neal--that's Alan Eric O'Neal in full--sensed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3C23C7" w:rsidRPr="0006141B" w:rsidRDefault="003C23C7">
      <w:pPr>
        <w:spacing w:line="360" w:lineRule="auto"/>
        <w:jc w:val="both"/>
        <w:rPr>
          <w:rFonts w:ascii="Montserrat" w:hAnsi="Montserrat"/>
          <w:sz w:val="24"/>
        </w:rPr>
      </w:pPr>
      <w:r w:rsidRPr="0006141B">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"Arden,"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06141B">
        <w:rPr>
          <w:rFonts w:ascii="Montserrat" w:hAnsi="Montserrat"/>
          <w:i/>
          <w:sz w:val="24"/>
        </w:rPr>
        <w:t>ask</w:t>
      </w:r>
      <w:r w:rsidRPr="0006141B">
        <w:rPr>
          <w:rFonts w:ascii="Montserrat" w:hAnsi="Montserrat"/>
          <w:sz w:val="24"/>
        </w:rPr>
        <w:t xml:space="preserve"> you to come back." He held my eyes with his as he asked, "Will you come back?" He maintained eye contact as he finally took a sip of his tea.</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3C23C7" w:rsidRPr="0006141B" w:rsidRDefault="003C23C7">
      <w:pPr>
        <w:spacing w:line="360" w:lineRule="auto"/>
        <w:jc w:val="both"/>
        <w:rPr>
          <w:rFonts w:ascii="Montserrat" w:hAnsi="Montserrat"/>
          <w:sz w:val="24"/>
        </w:rPr>
      </w:pPr>
      <w:r w:rsidRPr="0006141B">
        <w:rPr>
          <w:rFonts w:ascii="Montserrat" w:hAnsi="Montserrat"/>
          <w:sz w:val="24"/>
        </w:rPr>
        <w:tab/>
        <w:t>"Arden,"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rsidR="003C23C7" w:rsidRPr="0006141B" w:rsidRDefault="003C23C7">
      <w:pPr>
        <w:spacing w:line="360" w:lineRule="auto"/>
        <w:jc w:val="both"/>
        <w:rPr>
          <w:rFonts w:ascii="Montserrat" w:hAnsi="Montserrat"/>
          <w:sz w:val="24"/>
        </w:rPr>
      </w:pPr>
      <w:r w:rsidRPr="0006141B">
        <w:rPr>
          <w:rFonts w:ascii="Montserrat" w:hAnsi="Montserrat" w:cs="Arial"/>
          <w:sz w:val="24"/>
        </w:rPr>
        <w:t>At that time it happened I was still a child.</w:t>
      </w:r>
      <w:r w:rsidRPr="0006141B">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06141B">
        <w:rPr>
          <w:rFonts w:ascii="Montserrat" w:hAnsi="Montserrat"/>
          <w:i/>
          <w:sz w:val="24"/>
        </w:rPr>
        <w:t>me</w:t>
      </w:r>
      <w:r w:rsidRPr="0006141B">
        <w:rPr>
          <w:rFonts w:ascii="Montserrat" w:hAnsi="Montserrat"/>
          <w:sz w:val="24"/>
        </w:rPr>
        <w:t xml:space="preserve">. I'd had no idea that I was special. I never realized I existed in a controlled environment. I was trained, like all the other children </w:t>
      </w:r>
      <w:r w:rsidRPr="0006141B">
        <w:rPr>
          <w:rFonts w:ascii="Montserrat" w:hAnsi="Montserrat" w:cs="Arial"/>
          <w:sz w:val="24"/>
        </w:rPr>
        <w:t>on the reservation,</w:t>
      </w:r>
      <w:r w:rsidRPr="0006141B">
        <w:rPr>
          <w:rFonts w:ascii="Montserrat" w:hAnsi="Montserrat"/>
          <w:sz w:val="24"/>
        </w:rPr>
        <w:t>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rsidR="003C23C7" w:rsidRPr="0006141B" w:rsidRDefault="003C23C7">
      <w:pPr>
        <w:spacing w:line="360" w:lineRule="auto"/>
        <w:jc w:val="both"/>
        <w:rPr>
          <w:rFonts w:ascii="Montserrat" w:hAnsi="Montserrat"/>
          <w:sz w:val="24"/>
        </w:rPr>
      </w:pPr>
      <w:r w:rsidRPr="0006141B">
        <w:rPr>
          <w:rFonts w:ascii="Montserrat" w:hAnsi="Montserrat"/>
          <w:sz w:val="24"/>
        </w:rPr>
        <w:tab/>
      </w:r>
      <w:r w:rsidRPr="0006141B">
        <w:rPr>
          <w:rFonts w:ascii="Montserrat" w:hAnsi="Montserrat" w:cs="Arial"/>
          <w:sz w:val="24"/>
        </w:rPr>
        <w:t xml:space="preserve">Deep space explorers had been commissioned with FTL drives developed more than thirty years before I was born. It was an established fact to me. I grew up as an unwitting resource the government exploited to make more practical interstellar travel a reality.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06141B">
        <w:rPr>
          <w:rFonts w:ascii="Montserrat" w:hAnsi="Montserrat" w:cs="Arial"/>
          <w:i/>
          <w:sz w:val="24"/>
        </w:rPr>
        <w:t>Adventure.</w:t>
      </w:r>
      <w:r w:rsidRPr="0006141B">
        <w:rPr>
          <w:rFonts w:ascii="Montserrat" w:hAnsi="Montserrat" w:cs="Arial"/>
          <w:sz w:val="24"/>
        </w:rPr>
        <w:t xml:space="preserve">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 </w:t>
      </w:r>
      <w:r w:rsidRPr="0006141B">
        <w:rPr>
          <w:rFonts w:ascii="Montserrat" w:hAnsi="Montserrat"/>
          <w:sz w:val="24"/>
        </w:rPr>
        <w:t>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p>
    <w:p w:rsidR="003C23C7" w:rsidRPr="0006141B" w:rsidRDefault="003C23C7">
      <w:pPr>
        <w:spacing w:line="360" w:lineRule="auto"/>
        <w:jc w:val="both"/>
        <w:rPr>
          <w:rFonts w:ascii="Montserrat" w:hAnsi="Montserrat" w:cs="Arial"/>
          <w:sz w:val="24"/>
        </w:rPr>
      </w:pPr>
      <w:r w:rsidRPr="0006141B">
        <w:rPr>
          <w:rFonts w:ascii="Montserrat" w:hAnsi="Montserrat"/>
          <w:sz w:val="24"/>
        </w:rPr>
        <w:tab/>
        <w:t xml:space="preserve">My innocence came to an end when I was only eleven years old. </w:t>
      </w:r>
      <w:r w:rsidRPr="0006141B">
        <w:rPr>
          <w:rFonts w:ascii="Montserrat" w:hAnsi="Montserrat" w:cs="Arial"/>
          <w:sz w:val="24"/>
        </w:rPr>
        <w:t xml:space="preserve">I had been relaying the status of the drive trials for about a month, as the </w:t>
      </w:r>
      <w:r w:rsidRPr="0006141B">
        <w:rPr>
          <w:rFonts w:ascii="Montserrat" w:hAnsi="Montserrat" w:cs="Arial"/>
          <w:i/>
          <w:sz w:val="24"/>
        </w:rPr>
        <w:t xml:space="preserve">Adventure </w:t>
      </w:r>
      <w:r w:rsidRPr="0006141B">
        <w:rPr>
          <w:rFonts w:ascii="Montserrat" w:hAnsi="Montserrat" w:cs="Arial"/>
          <w:sz w:val="24"/>
        </w:rPr>
        <w:t>ran through deeper dives and proportionately greater jumps. In between jumps I would watch the</w:t>
      </w:r>
      <w:r w:rsidRPr="0006141B">
        <w:rPr>
          <w:rFonts w:ascii="Montserrat" w:hAnsi="Montserrat"/>
          <w:sz w:val="24"/>
        </w:rPr>
        <w:t xml:space="preserve">The truth about psionic research, the government cover-up, the use of psionic ability by the government to develop technology for the exploration of space and all the other experiences and </w:t>
      </w:r>
      <w:r w:rsidRPr="0006141B">
        <w:rPr>
          <w:rFonts w:ascii="Montserrat" w:hAnsi="Montserrat" w:cs="Arial"/>
          <w:sz w:val="24"/>
        </w:rPr>
        <w:t xml:space="preserve">activity aboard the ship through my mother's eyes. In a lot of ways, Erin and I were two sides of the same coin. Our minds virtually operated as one. So I felt her excitement at the sighting of the strange object that fatal day as if it had been my own.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I--Erin--stood on the deck of the bridge and looked with wonder at the strange object as it approached. I--Arden--grabbed the lieutenant outside of the control center on Earth and told him what Erin was seeing. Lieutenant O'Neal concealed his shock and quickly ushered me in to mission control and walked me straight to the director. Martin Cannon Craig listened to Alan O'Neal's hasty explanation before turning and grabbing me hard by my arms. He looked me carefully in the eye and commanded, "Let me talk to Erin, quickly." I turned my--Erin's--attention back to Earth leaving me--Arden–to watch everything while my attention was split. I answered.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"Craig, you are not going to believe this!" I crowed with excitement. "We've been watching it approach for about an hour, but this is the first sign we've had that it is more than a celestial object. It turned toward us not two minutes ago and it is getting closer!"</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"My god!" Craig uttered with shock. "What do you make of it Erin?"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 don't know </w:t>
      </w:r>
      <w:r w:rsidRPr="0006141B">
        <w:rPr>
          <w:rFonts w:ascii="Montserrat" w:hAnsi="Montserrat" w:cs="Arial"/>
          <w:i/>
          <w:sz w:val="24"/>
        </w:rPr>
        <w:t xml:space="preserve">what </w:t>
      </w:r>
      <w:r w:rsidRPr="0006141B">
        <w:rPr>
          <w:rFonts w:ascii="Montserrat" w:hAnsi="Montserrat" w:cs="Arial"/>
          <w:sz w:val="24"/>
        </w:rPr>
        <w:t xml:space="preserve">to make of it. Whatever it is we have only just begun to get visuals of it that show more than a glint of light. Whatever it is it is a luminous body. From about three astronomical units away it has an apparent magnitude of about minus fourteen, about half that of the Sun viewed from Earth. We've been reading a fourth magnitude power output from it on the geometric scale. That is just unbelievable! If that's its drive rating, then this ship could jump accurately between galaxies about as well as </w:t>
      </w:r>
      <w:r w:rsidRPr="0006141B">
        <w:rPr>
          <w:rFonts w:ascii="Montserrat" w:hAnsi="Montserrat" w:cs="Arial"/>
          <w:i/>
          <w:sz w:val="24"/>
        </w:rPr>
        <w:t xml:space="preserve">Adventure </w:t>
      </w:r>
      <w:r w:rsidRPr="0006141B">
        <w:rPr>
          <w:rFonts w:ascii="Montserrat" w:hAnsi="Montserrat" w:cs="Arial"/>
          <w:sz w:val="24"/>
        </w:rPr>
        <w:t xml:space="preserve">could jump from Sol to Alpha Centauri!" I exclaimed.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"Are you positive that there is an intelligence behind that power?" Craig challenged. I--Arden--winced and turned my attention back to my body as he shook me.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"Craig, you are hurting us," I--Erin--complained before responding, "I don't know if there is intelligence behind it, but it certainly is aware of us. It was sailing by at a good clip when our first scans hit it. It instantly changed vectors to intercept us. That's why I think I was reading a drive output, because this object obviously has control of its momentum and inertia if it can maneuver like that. Wait, hold on..." I--Arden--had been monitoring the ship again when I noticed the upset among the crew. I--Erin--picked it up and shifted my attention to see what had changed. The object had closed rapidly to within a thousand kilometers and then stopped dead. "Craig," I said carefully, "it has stopped. We have been keeping station since our first long range scans. There is no doubt that it is taking a look at us now. I don't sense any..."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 felt myself shoved back into my body, cut off from all but the faintest echo of Erin. Craig was shaking my arm wanting to know why I had cut off in the middle like that. "Mr. Craig, she pushed me out and blocked her mind. Why would she do that?" I asked puzzled. I reached out and probed against my mother's mind. I couldn't imagine any reason why she would cut me off like that. I worried at her shields until they relaxed enough to let me in. As I looked around the bridge, I saw the pallor of the crew's faces and smelled the scent of fear. I--Erin--spoke tersely to Craig, "Director, the intelligence has just probed us. Whatever it is, it is a high order psionic, and it just peeled our minds like grapes and downed them whole. I... I'm a little shaken. I did my best to block Arden from their perception. Hold on a second while we try to hail them."</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"Wait, Erin!" Craig interrupted, "What do you mean hail them? You don't have any idea how to communicate with them!"</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"Don't be ridiculous, Director, of course I know how to communicate with them, exactly the same way I am communicating with you. Isn't that one of the reasons why I am on this mission?" I--Erin--challenged. Erin was preparing to reach out with her mind so she was already tuning me out to protect me. This was Erin's dream. First contact. I--Erin--almost could not believe my good luck. I--Arden--would not allow myself to be cut out of the excitement, so I--Erin--subdued and disguised my daughter-self. I probed across the surface feeling for the edges of this unseen intelligence. The overwhelming scan I had just endured had given me a trace to find that alien mind. A stranger's mind is harder to read than a friend's. The only physical limits on the range of telepathy is familiarity. A mind you know is easy to find across any gap, but a mind you don't know you have to access through a sensory scan of that mind's physical expression. That was probably why that mind sweep had been so intense. I faced the same problem, since I had nothing to train my attention on except the locus of that alien object in space.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 reached out across the void and felt my way into the heart of that brilliant vessel. I could have analyzed the structures of the organic creatures inside its shell and built up a picture of the alien, but my attention was focused on finding a higher organ that would give me access to their thoughts. What I touched was vile. That mind tasted of anger and contempt. That was my only warning.</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"They're attacking!" Our voices screamed in unison. On the </w:t>
      </w:r>
      <w:r w:rsidRPr="0006141B">
        <w:rPr>
          <w:rFonts w:ascii="Montserrat" w:hAnsi="Montserrat" w:cs="Arial"/>
          <w:i/>
          <w:sz w:val="24"/>
        </w:rPr>
        <w:t xml:space="preserve">Adventure </w:t>
      </w:r>
      <w:r w:rsidRPr="0006141B">
        <w:rPr>
          <w:rFonts w:ascii="Montserrat" w:hAnsi="Montserrat" w:cs="Arial"/>
          <w:sz w:val="24"/>
        </w:rPr>
        <w:t xml:space="preserve">the crew was riveted in shock at our declaration, while in mission control Martin Craig was swearing. He tried to act immediately, issuing orders that the crew of the </w:t>
      </w:r>
      <w:r w:rsidRPr="0006141B">
        <w:rPr>
          <w:rFonts w:ascii="Montserrat" w:hAnsi="Montserrat" w:cs="Arial"/>
          <w:i/>
          <w:sz w:val="24"/>
        </w:rPr>
        <w:t xml:space="preserve">Adventure </w:t>
      </w:r>
      <w:r w:rsidRPr="0006141B">
        <w:rPr>
          <w:rFonts w:ascii="Montserrat" w:hAnsi="Montserrat" w:cs="Arial"/>
          <w:sz w:val="24"/>
        </w:rPr>
        <w:t>was not prepared to execute.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"Erin! Dive! Dive! Get out of there!" He shouted at me--Arden. I was already acting. I--Erin--extended my power to its greatest magnitude and gripped my ship and crew mates in a psychokinetic field. The barrage was violent and sudden. It was hopeless. The raw power at the alien's disposal was an order of magnitude greater than mine. Double a thousand times over what I could manage. I--Arden--extended all the power I could spare to my mother-self. If there had been time, the ship could have made a crash translation. In the interface the </w:t>
      </w:r>
      <w:r w:rsidRPr="0006141B">
        <w:rPr>
          <w:rFonts w:ascii="Montserrat" w:hAnsi="Montserrat" w:cs="Arial"/>
          <w:i/>
          <w:sz w:val="24"/>
        </w:rPr>
        <w:t xml:space="preserve">Adventure </w:t>
      </w:r>
      <w:r w:rsidRPr="0006141B">
        <w:rPr>
          <w:rFonts w:ascii="Montserrat" w:hAnsi="Montserrat" w:cs="Arial"/>
          <w:sz w:val="24"/>
        </w:rPr>
        <w:t xml:space="preserve">could easily lose herself. I--Erin--held out for an eternal seven minutes, as the forces generated from the aliens threatened to crush my mind. I cringed as the strain began to burn out synapses in my--Erin's--mind. I felt myself being torn out of my flesh. I felt the agony of my body burning away in layers as my resistance was overpowered. For a moment I held myself in a final embrace and then I felt the searing orgasm of death as everything that was me--my mother--was annihilated in the flesh. I felt her--my?--last thoughts shifting up into the interface and tried to hold myself together. I had been one mind existing in two bodies when I--my mother--died. After the shock wore off I realized I still had an anchor back to reality. A bridge across which I could retreat and survive. As I opened my eyes I faced the most difficult question in my--Erin's? Arden's?--life: Who am I? In my mind I am my own daughter. In my memory I am my own mother.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 mother and a daughter died that day, and what I am now was born from the ashes. That moment was just one tiny part of the human cost of earth's first encounter with an alien intelligence.</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 Childhood's end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If anything, that revelation inspired my anguish to turn into rage against the project. I could not deal with what I learned. They had created an ideal place for me to grow up--far better than the civilian world outside it. They had given me a perfect childhood and it had turned out to be a carefully crafted lie. Among the terrible secrets I never suspected were hidden in her mind, which became mine, was that one of her responsibilities was to destroy </w:t>
      </w:r>
      <w:r w:rsidRPr="0006141B">
        <w:rPr>
          <w:rFonts w:ascii="Montserrat" w:hAnsi="Montserrat" w:cs="Arial"/>
          <w:i/>
          <w:sz w:val="24"/>
        </w:rPr>
        <w:t>me</w:t>
      </w:r>
      <w:r w:rsidRPr="0006141B">
        <w:rPr>
          <w:rFonts w:ascii="Montserrat" w:hAnsi="Montserrat" w:cs="Arial"/>
          <w:sz w:val="24"/>
        </w:rPr>
        <w:t>, should I ever prove mentally unstable; inclined toward violent, or abusive behavior. I find it amazing that I or any other child on the reservation survived growing up,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/--0 - 7--/</w:t>
      </w: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instincts--her intuition--she would have.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/--7 - 11--/</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br w:type="page"/>
        <w:t>av</w:t>
      </w:r>
      <w:r w:rsidRPr="0006141B">
        <w:rPr>
          <w:rFonts w:ascii="Montserrat" w:hAnsi="Montserrat" w:cs="Arial"/>
          <w:sz w:val="24"/>
        </w:rPr>
        <w:tab/>
        <w:t>i</w:t>
      </w:r>
      <w:r w:rsidRPr="0006141B">
        <w:rPr>
          <w:rFonts w:ascii="Montserrat" w:hAnsi="Montserrat" w:cs="Arial"/>
          <w:sz w:val="24"/>
        </w:rPr>
        <w:tab/>
        <w:t>background</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sz w:val="24"/>
        </w:rPr>
      </w:pPr>
      <w:r w:rsidRPr="0006141B">
        <w:rPr>
          <w:rFonts w:ascii="Montserrat" w:hAnsi="Montserrat" w:cs="Arial"/>
          <w:sz w:val="24"/>
        </w:rPr>
        <w:t>0-7</w:t>
      </w:r>
      <w:r w:rsidRPr="0006141B">
        <w:rPr>
          <w:rFonts w:ascii="Montserrat" w:hAnsi="Montserrat" w:cs="Arial"/>
          <w:sz w:val="24"/>
        </w:rPr>
        <w:tab/>
        <w:t>i grew up on a psionic reservation and research project. psionic ability was common, and we were all subtly conditioned in the ethics and etiquitte of using our ability. i'd had no idea that i was special. i never realized i existed in a controlled environment. i was trained, like all the other children 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r w:rsidRPr="0006141B">
        <w:rPr>
          <w:rFonts w:ascii="Montserrat" w:hAnsi="Montserrat"/>
          <w:sz w:val="24"/>
        </w:rPr>
        <w:t xml:space="preserve">memories of my mother's life exploded through my mind at the instant of her death light years away. That moment was just one tiny part of the human cost of Earth's first encounter with an alien intelligence.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06141B">
        <w:rPr>
          <w:rFonts w:ascii="Montserrat" w:hAnsi="Montserrat"/>
          <w:i/>
          <w:sz w:val="24"/>
        </w:rPr>
        <w:t>Adventure.</w:t>
      </w:r>
      <w:r w:rsidRPr="0006141B">
        <w:rPr>
          <w:rFonts w:ascii="Montserrat" w:hAnsi="Montserrat"/>
          <w:sz w:val="24"/>
        </w:rP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also wonder what they were thinking when they dragged that same girl in front of cameras, six years later, to relate the details of the first-contact disaster to the world? I know </w:t>
      </w:r>
      <w:r w:rsidRPr="0006141B">
        <w:rPr>
          <w:rFonts w:ascii="Montserrat" w:hAnsi="Montserrat"/>
          <w:i/>
          <w:sz w:val="24"/>
        </w:rPr>
        <w:t>why</w:t>
      </w:r>
      <w:r w:rsidRPr="0006141B">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some credentials to establish with the public; I had to demonstrate and define some of my abilities. Thus, our carefully guarded existence was traded to win support for an accelerated space colonization and militarization effort. I have no notion of whether my keepers gave any thought to how the event would make me feel. It sure made for great journalism, though; a tragic figure bravely describing the last moments of the deep space explorer </w:t>
      </w:r>
      <w:r w:rsidRPr="0006141B">
        <w:rPr>
          <w:rFonts w:ascii="Montserrat" w:hAnsi="Montserrat"/>
          <w:i/>
          <w:sz w:val="24"/>
        </w:rPr>
        <w:t>Adventure</w:t>
      </w:r>
      <w:r w:rsidRPr="0006141B">
        <w:rPr>
          <w:rFonts w:ascii="Montserrat" w:hAnsi="Montserrat"/>
          <w:sz w:val="24"/>
        </w:rPr>
        <w:t xml:space="preserve">, quietly dying her mother's death in her memory. </w:t>
      </w:r>
    </w:p>
    <w:p w:rsidR="003C23C7" w:rsidRPr="0006141B" w:rsidRDefault="003C23C7">
      <w:pPr>
        <w:spacing w:line="360" w:lineRule="auto"/>
        <w:jc w:val="both"/>
        <w:rPr>
          <w:rFonts w:ascii="Montserrat" w:hAnsi="Montserrat"/>
          <w:sz w:val="24"/>
        </w:rPr>
      </w:pPr>
      <w:r w:rsidRPr="0006141B">
        <w:rPr>
          <w:rFonts w:ascii="Montserrat" w:hAnsi="Montserrat"/>
          <w:sz w:val="24"/>
        </w:rPr>
        <w:tab/>
        <w:t>Maybe the wound healed better for being reopened and liberally bled.</w:t>
      </w:r>
    </w:p>
    <w:p w:rsidR="003C23C7" w:rsidRPr="0006141B" w:rsidRDefault="003C23C7">
      <w:pPr>
        <w:spacing w:line="360" w:lineRule="auto"/>
        <w:jc w:val="both"/>
        <w:rPr>
          <w:rFonts w:ascii="Montserrat" w:hAnsi="Montserrat"/>
          <w:sz w:val="24"/>
        </w:rPr>
      </w:pPr>
      <w:r w:rsidRPr="0006141B">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3C23C7" w:rsidRPr="0006141B" w:rsidRDefault="003C23C7">
      <w:pPr>
        <w:spacing w:line="360" w:lineRule="auto"/>
        <w:jc w:val="both"/>
        <w:rPr>
          <w:rFonts w:ascii="Montserrat" w:hAnsi="Montserrat"/>
          <w:sz w:val="24"/>
        </w:rPr>
      </w:pPr>
      <w:r w:rsidRPr="0006141B">
        <w:rPr>
          <w:rFonts w:ascii="Montserrat" w:hAnsi="Montserrat"/>
          <w:sz w:val="24"/>
        </w:rPr>
        <w:tab/>
        <w:t>Imagine my surprise. I had been out of contact for some time, so he had to track me down at my current home in Scotland. I was there alone. And now that the past, in the form of one Captain O'Neal, had intruded on my isolation, I was forced to realize that I was lonely. 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"Arden," he interrupted my reflection. I flushed slightly, wondering how long a silence had passed. Seeing that he had my attention again, he continued. "I understand how you feel, but that is history now. We really need you now. </w:t>
      </w:r>
      <w:r w:rsidRPr="0006141B">
        <w:rPr>
          <w:rFonts w:ascii="Montserrat" w:hAnsi="Montserrat"/>
          <w:i/>
          <w:sz w:val="24"/>
        </w:rPr>
        <w:t xml:space="preserve">I </w:t>
      </w:r>
      <w:r w:rsidRPr="0006141B">
        <w:rPr>
          <w:rFonts w:ascii="Montserrat" w:hAnsi="Montserrat"/>
          <w:sz w:val="24"/>
        </w:rPr>
        <w:t xml:space="preserve">need you," he emphasized. </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i/>
          <w:sz w:val="24"/>
        </w:rPr>
        <w:t xml:space="preserve">You </w:t>
      </w:r>
      <w:r w:rsidRPr="0006141B">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06141B">
        <w:rPr>
          <w:rFonts w:ascii="Montserrat" w:hAnsi="Montserrat"/>
          <w:i/>
          <w:sz w:val="24"/>
        </w:rPr>
        <w:t xml:space="preserve">was </w:t>
      </w:r>
      <w:r w:rsidRPr="0006141B">
        <w:rPr>
          <w:rFonts w:ascii="Montserrat" w:hAnsi="Montserrat"/>
          <w:sz w:val="24"/>
        </w:rPr>
        <w:t xml:space="preserve">indispensable. That doesn't mean I'm qualified to complete her work for the project," I pointed out. </w:t>
      </w:r>
    </w:p>
    <w:p w:rsidR="003C23C7" w:rsidRPr="0006141B" w:rsidRDefault="003C23C7">
      <w:pPr>
        <w:spacing w:line="360" w:lineRule="auto"/>
        <w:jc w:val="both"/>
        <w:rPr>
          <w:rFonts w:ascii="Montserrat" w:hAnsi="Montserrat"/>
          <w:sz w:val="24"/>
        </w:rPr>
      </w:pPr>
      <w:r w:rsidRPr="0006141B">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"Curiouser and curiouser," I murmured. I rubbed a thoughtful finger over my lips. "You said </w:t>
      </w:r>
      <w:r w:rsidRPr="0006141B">
        <w:rPr>
          <w:rFonts w:ascii="Montserrat" w:hAnsi="Montserrat"/>
          <w:i/>
          <w:sz w:val="24"/>
        </w:rPr>
        <w:t xml:space="preserve">they </w:t>
      </w:r>
      <w:r w:rsidRPr="0006141B">
        <w:rPr>
          <w:rFonts w:ascii="Montserrat" w:hAnsi="Montserrat"/>
          <w:sz w:val="24"/>
        </w:rPr>
        <w:t xml:space="preserve">want me back; </w:t>
      </w:r>
      <w:r w:rsidRPr="0006141B">
        <w:rPr>
          <w:rFonts w:ascii="Montserrat" w:hAnsi="Montserrat"/>
          <w:i/>
          <w:sz w:val="24"/>
        </w:rPr>
        <w:t>you</w:t>
      </w:r>
      <w:r w:rsidRPr="0006141B">
        <w:rPr>
          <w:rFonts w:ascii="Montserrat" w:hAnsi="Montserrat"/>
          <w:sz w:val="24"/>
        </w:rPr>
        <w:t xml:space="preserve"> need me. Why?" I prompted. "Give me an answer that makes sense."</w:t>
      </w:r>
    </w:p>
    <w:p w:rsidR="003C23C7" w:rsidRPr="0006141B" w:rsidRDefault="003C23C7">
      <w:pPr>
        <w:spacing w:line="360" w:lineRule="auto"/>
        <w:jc w:val="both"/>
        <w:rPr>
          <w:rFonts w:ascii="Montserrat" w:hAnsi="Montserrat"/>
          <w:sz w:val="24"/>
        </w:rPr>
      </w:pPr>
      <w:r w:rsidRPr="0006141B">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rsidR="003C23C7" w:rsidRPr="0006141B" w:rsidRDefault="003C23C7">
      <w:pPr>
        <w:spacing w:line="360" w:lineRule="auto"/>
        <w:jc w:val="both"/>
        <w:rPr>
          <w:rFonts w:ascii="Montserrat" w:hAnsi="Montserrat"/>
          <w:sz w:val="24"/>
        </w:rPr>
      </w:pPr>
      <w:r w:rsidRPr="0006141B">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3C23C7" w:rsidRPr="0006141B" w:rsidRDefault="003C23C7">
      <w:pPr>
        <w:spacing w:line="360" w:lineRule="auto"/>
        <w:jc w:val="both"/>
        <w:rPr>
          <w:rFonts w:ascii="Montserrat" w:hAnsi="Montserrat"/>
          <w:sz w:val="24"/>
        </w:rPr>
      </w:pPr>
      <w:r w:rsidRPr="0006141B">
        <w:rPr>
          <w:rFonts w:ascii="Montserrat" w:hAnsi="Montserrat"/>
          <w:sz w:val="24"/>
        </w:rPr>
        <w:tab/>
        <w:t>"They would never get me on one of those ships if I didn't want to be there," I growled.</w:t>
      </w:r>
    </w:p>
    <w:p w:rsidR="003C23C7" w:rsidRPr="0006141B" w:rsidRDefault="003C23C7">
      <w:pPr>
        <w:spacing w:line="360" w:lineRule="auto"/>
        <w:jc w:val="both"/>
        <w:rPr>
          <w:rFonts w:ascii="Montserrat" w:hAnsi="Montserrat"/>
          <w:sz w:val="24"/>
        </w:rPr>
      </w:pPr>
      <w:r w:rsidRPr="0006141B">
        <w:rPr>
          <w:rFonts w:ascii="Montserrat" w:hAnsi="Montserrat"/>
          <w:sz w:val="24"/>
        </w:rPr>
        <w:tab/>
        <w:t>He turned a flat look in my direction and said, "If it came to that I wish it were true."</w:t>
      </w:r>
    </w:p>
    <w:p w:rsidR="003C23C7" w:rsidRPr="0006141B" w:rsidRDefault="003C23C7">
      <w:pPr>
        <w:spacing w:line="360" w:lineRule="auto"/>
        <w:jc w:val="both"/>
        <w:rPr>
          <w:rFonts w:ascii="Montserrat" w:hAnsi="Montserrat"/>
          <w:sz w:val="24"/>
        </w:rPr>
      </w:pPr>
      <w:r w:rsidRPr="0006141B">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3C23C7" w:rsidRPr="0006141B" w:rsidRDefault="003C23C7">
      <w:pPr>
        <w:spacing w:line="360" w:lineRule="auto"/>
        <w:jc w:val="both"/>
        <w:rPr>
          <w:rFonts w:ascii="Montserrat" w:hAnsi="Montserrat"/>
          <w:sz w:val="24"/>
        </w:rPr>
      </w:pPr>
      <w:r w:rsidRPr="0006141B">
        <w:rPr>
          <w:rFonts w:ascii="Montserrat" w:hAnsi="Montserrat"/>
          <w:sz w:val="24"/>
        </w:rPr>
        <w:tab/>
        <w:t>He returned the slightest of nods.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prrp's--psionic reservation and research project's were international. latent psionics had been disclosed with the publication of the sinclair-drake unified field theory, but active psionics had been held close to the chest. active psis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7</w:t>
      </w:r>
      <w:r w:rsidRPr="0006141B">
        <w:rPr>
          <w:rFonts w:ascii="Montserrat" w:hAnsi="Montserrat" w:cs="Arial"/>
          <w:sz w:val="24"/>
        </w:rPr>
        <w:tab/>
        <w:t>i was awakened to my full potential violently. i was asleep and i felt someone force their way into my mind. i struggled, instinctively rejecting this penetration of myself. i was overpowered at first and the psychic rape continued. as the probing became unbearably deep something in me snapped, and i lashed out. i stabbed deep into my assailant's mind and then shoved everything away from me to lick my wounds. or rather, i apparently shoved myself away from everything and almost died. without my mother's training i would have.</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7-11</w:t>
      </w:r>
      <w:r w:rsidRPr="0006141B">
        <w:rPr>
          <w:rFonts w:ascii="Montserrat" w:hAnsi="Montserrat" w:cs="Arial"/>
          <w:sz w:val="24"/>
        </w:rPr>
        <w:tab/>
        <w:t xml:space="preserve">i never knew who had raped my mind, although he had exposed himself intimately to the core in doing so. i would have to look deep into peoples' minds to check them, and it simply wasn't done. my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i became involved as a "contractor", working on the experimental cores and array elements. the final prototype was installed into the deep space explorer </w:t>
      </w:r>
      <w:r w:rsidRPr="0006141B">
        <w:rPr>
          <w:rFonts w:ascii="Montserrat" w:hAnsi="Montserrat" w:cs="Arial"/>
          <w:i/>
          <w:sz w:val="24"/>
        </w:rPr>
        <w:t>adventure.</w:t>
      </w:r>
      <w:r w:rsidRPr="0006141B">
        <w:rPr>
          <w:rFonts w:ascii="Montserrat" w:hAnsi="Montserrat" w:cs="Arial"/>
          <w:sz w:val="24"/>
        </w:rP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sz w:val="24"/>
        </w:rPr>
      </w:pPr>
      <w:r w:rsidRPr="0006141B">
        <w:rPr>
          <w:rFonts w:ascii="Montserrat" w:hAnsi="Montserrat" w:cs="Arial"/>
          <w:sz w:val="24"/>
        </w:rPr>
        <w:t>11-17</w:t>
      </w:r>
      <w:r w:rsidRPr="0006141B">
        <w:rPr>
          <w:rFonts w:ascii="Montserrat" w:hAnsi="Montserrat" w:cs="Arial"/>
          <w:sz w:val="24"/>
        </w:rPr>
        <w:tab/>
        <w:t xml:space="preserve">the moment of truth. my innocence came to an end when i was only eleven years old.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 that moment was just one tiny part of the human cost of earth's first encounter with an alien intelligence. my childhood was shattered by the death of my mother. i had relayed a report of the </w:t>
      </w:r>
      <w:r w:rsidRPr="0006141B">
        <w:rPr>
          <w:rFonts w:ascii="Montserrat" w:hAnsi="Montserrat" w:cs="Arial"/>
          <w:i/>
          <w:sz w:val="24"/>
        </w:rPr>
        <w:t>adventure's</w:t>
      </w:r>
      <w:r w:rsidRPr="0006141B">
        <w:rPr>
          <w:rFonts w:ascii="Montserrat" w:hAnsi="Montserrat" w:cs="Arial"/>
          <w:sz w:val="24"/>
        </w:rPr>
        <w:t xml:space="preserve"> destruction, but was drowning in a lifetime of my mother's memories. my autistic withdrawal lasted for about a year. my recovery took longer, about five years. i had to deal with all of the secrets bared by my mother's memories. like, 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r w:rsidRPr="0006141B">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3C23C7" w:rsidRPr="0006141B" w:rsidRDefault="003C23C7">
      <w:pPr>
        <w:spacing w:line="360" w:lineRule="auto"/>
        <w:jc w:val="both"/>
        <w:rPr>
          <w:rFonts w:ascii="Montserrat" w:hAnsi="Montserrat"/>
          <w:sz w:val="24"/>
        </w:rPr>
      </w:pPr>
      <w:r w:rsidRPr="0006141B">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06141B">
        <w:rPr>
          <w:rFonts w:ascii="Montserrat" w:hAnsi="Montserrat"/>
          <w:i/>
          <w:sz w:val="24"/>
        </w:rPr>
        <w:t xml:space="preserve">faux pas. </w:t>
      </w:r>
      <w:r w:rsidRPr="0006141B">
        <w:rPr>
          <w:rFonts w:ascii="Montserrat" w:hAnsi="Montserrat"/>
          <w:sz w:val="24"/>
        </w:rPr>
        <w:t>At first I just looked and studied what could be seen from my perspective.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06141B">
        <w:rPr>
          <w:rFonts w:ascii="Montserrat" w:hAnsi="Montserrat"/>
          <w:i/>
          <w:sz w:val="24"/>
        </w:rPr>
        <w:t>Actually, psi potential often continues growing even in latents like myself. The problem is that integrating that potential with my adult mind would unhinge or shatter my perception of reality.</w:t>
      </w:r>
      <w:r w:rsidRPr="0006141B">
        <w:rPr>
          <w:rFonts w:ascii="Montserrat" w:hAnsi="Montserrat"/>
          <w:sz w:val="24"/>
        </w:rPr>
        <w:t xml:space="preserve"> </w:t>
      </w:r>
    </w:p>
    <w:p w:rsidR="003C23C7" w:rsidRPr="0006141B" w:rsidRDefault="003C23C7">
      <w:pPr>
        <w:spacing w:line="360" w:lineRule="auto"/>
        <w:jc w:val="both"/>
        <w:rPr>
          <w:rFonts w:ascii="Montserrat" w:hAnsi="Montserrat"/>
          <w:sz w:val="24"/>
        </w:rPr>
      </w:pPr>
      <w:r w:rsidRPr="0006141B">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He looked at me and answered, "Arden,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understood that he was afraid. I did not understand his fear. "How do you deal with it?" I asked in a subdued tone.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"That is simple," he said, "I </w:t>
      </w:r>
      <w:r w:rsidRPr="0006141B">
        <w:rPr>
          <w:rFonts w:ascii="Montserrat" w:hAnsi="Montserrat"/>
          <w:i/>
          <w:sz w:val="24"/>
        </w:rPr>
        <w:t>deal</w:t>
      </w:r>
      <w:r w:rsidRPr="0006141B">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06141B">
        <w:rPr>
          <w:rFonts w:ascii="Montserrat" w:hAnsi="Montserrat"/>
          <w:i/>
          <w:sz w:val="24"/>
        </w:rPr>
        <w:t xml:space="preserve">had </w:t>
      </w:r>
      <w:r w:rsidRPr="0006141B">
        <w:rPr>
          <w:rFonts w:ascii="Montserrat" w:hAnsi="Montserrat"/>
          <w:sz w:val="24"/>
        </w:rP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3C23C7" w:rsidRPr="0006141B" w:rsidRDefault="003C23C7">
      <w:pPr>
        <w:spacing w:line="360" w:lineRule="auto"/>
        <w:jc w:val="both"/>
        <w:rPr>
          <w:rFonts w:ascii="Montserrat" w:hAnsi="Montserrat"/>
          <w:sz w:val="24"/>
        </w:rPr>
      </w:pPr>
      <w:r w:rsidRPr="0006141B">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3C23C7" w:rsidRPr="0006141B" w:rsidRDefault="003C23C7">
      <w:pPr>
        <w:spacing w:line="360" w:lineRule="auto"/>
        <w:jc w:val="both"/>
        <w:rPr>
          <w:rFonts w:ascii="Montserrat" w:hAnsi="Montserrat"/>
          <w:sz w:val="24"/>
        </w:rPr>
      </w:pPr>
      <w:r w:rsidRPr="0006141B">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I'd been recalled was deeply involved in developing these toys. Which had a lot to do with </w:t>
      </w:r>
      <w:r w:rsidRPr="0006141B">
        <w:rPr>
          <w:rFonts w:ascii="Montserrat" w:hAnsi="Montserrat"/>
          <w:i/>
          <w:sz w:val="24"/>
        </w:rPr>
        <w:t>why</w:t>
      </w:r>
      <w:r w:rsidRPr="0006141B">
        <w:rPr>
          <w:rFonts w:ascii="Montserrat" w:hAnsi="Montserrat"/>
          <w:sz w:val="24"/>
        </w:rPr>
        <w:t xml:space="preserve"> I was actually recalled.</w:t>
      </w:r>
    </w:p>
    <w:p w:rsidR="003C23C7" w:rsidRPr="0006141B" w:rsidRDefault="003C23C7">
      <w:pPr>
        <w:spacing w:line="360" w:lineRule="auto"/>
        <w:jc w:val="both"/>
        <w:rPr>
          <w:rFonts w:ascii="Montserrat" w:hAnsi="Montserrat"/>
          <w:sz w:val="24"/>
        </w:rPr>
      </w:pPr>
      <w:r w:rsidRPr="0006141B">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prophesy. They are going to create the threat they fear by trying to destroy it where it doesn't even exist."</w:t>
      </w:r>
    </w:p>
    <w:p w:rsidR="003C23C7" w:rsidRPr="0006141B" w:rsidRDefault="003C23C7">
      <w:pPr>
        <w:spacing w:line="360" w:lineRule="auto"/>
        <w:jc w:val="both"/>
        <w:rPr>
          <w:rFonts w:ascii="Montserrat" w:hAnsi="Montserrat"/>
          <w:sz w:val="24"/>
        </w:rPr>
      </w:pPr>
      <w:r w:rsidRPr="0006141B">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3C23C7" w:rsidRPr="0006141B" w:rsidRDefault="003C23C7">
      <w:pPr>
        <w:spacing w:line="360" w:lineRule="auto"/>
        <w:jc w:val="both"/>
        <w:rPr>
          <w:rFonts w:ascii="Montserrat" w:hAnsi="Montserrat"/>
          <w:sz w:val="24"/>
        </w:rPr>
      </w:pPr>
      <w:r w:rsidRPr="0006141B">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3C23C7" w:rsidRPr="0006141B" w:rsidRDefault="003C23C7">
      <w:pPr>
        <w:spacing w:line="360" w:lineRule="auto"/>
        <w:jc w:val="both"/>
        <w:rPr>
          <w:rFonts w:ascii="Montserrat" w:hAnsi="Montserrat"/>
          <w:sz w:val="24"/>
        </w:rPr>
      </w:pPr>
      <w:r w:rsidRPr="0006141B">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rsidR="003C23C7" w:rsidRPr="0006141B" w:rsidRDefault="003C23C7">
      <w:pPr>
        <w:spacing w:line="360" w:lineRule="auto"/>
        <w:jc w:val="both"/>
        <w:rPr>
          <w:rFonts w:ascii="Montserrat" w:hAnsi="Montserrat"/>
          <w:sz w:val="24"/>
        </w:rPr>
      </w:pPr>
      <w:r w:rsidRPr="0006141B">
        <w:rPr>
          <w:rFonts w:ascii="Montserrat" w:hAnsi="Montserrat"/>
          <w:sz w:val="24"/>
        </w:rPr>
        <w:br w:type="page"/>
        <w:t>CHAPTER TWO</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"Did I call at a bad time?" he asked. </w:t>
      </w:r>
    </w:p>
    <w:p w:rsidR="003C23C7" w:rsidRPr="0006141B" w:rsidRDefault="003C23C7">
      <w:pPr>
        <w:spacing w:line="360" w:lineRule="auto"/>
        <w:jc w:val="both"/>
        <w:rPr>
          <w:rFonts w:ascii="Montserrat" w:hAnsi="Montserrat"/>
          <w:sz w:val="24"/>
        </w:rPr>
      </w:pPr>
      <w:r w:rsidRPr="0006141B">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He chuckled; he was no doubt familiar with the joys of having "all the comforts of home" stuffed into a measly two cubic meters.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It had been a gamble, but it had paid off. </w:t>
      </w:r>
    </w:p>
    <w:p w:rsidR="003C23C7" w:rsidRPr="0006141B" w:rsidRDefault="003C23C7">
      <w:pPr>
        <w:spacing w:line="360" w:lineRule="auto"/>
        <w:jc w:val="both"/>
        <w:rPr>
          <w:rFonts w:ascii="Montserrat" w:hAnsi="Montserrat"/>
          <w:sz w:val="24"/>
        </w:rPr>
      </w:pPr>
      <w:r w:rsidRPr="0006141B">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06141B">
        <w:rPr>
          <w:rFonts w:ascii="Montserrat" w:hAnsi="Montserrat"/>
          <w:i/>
          <w:sz w:val="24"/>
        </w:rPr>
        <w:t xml:space="preserve">Just show up. It would be better arguing with them after the fact, </w:t>
      </w:r>
      <w:r w:rsidRPr="0006141B">
        <w:rPr>
          <w:rFonts w:ascii="Montserrat" w:hAnsi="Montserrat"/>
          <w:sz w:val="24"/>
        </w:rPr>
        <w:t xml:space="preserve">he had said. Just show up. Break out of the reservation, book interplanetary passage to a corporate-military belt station and </w:t>
      </w:r>
      <w:r w:rsidRPr="0006141B">
        <w:rPr>
          <w:rFonts w:ascii="Montserrat" w:hAnsi="Montserrat"/>
          <w:i/>
          <w:sz w:val="24"/>
        </w:rPr>
        <w:t>pray</w:t>
      </w:r>
      <w:r w:rsidRPr="0006141B">
        <w:rPr>
          <w:rFonts w:ascii="Montserrat" w:hAnsi="Montserrat"/>
          <w:sz w:val="24"/>
        </w:rPr>
        <w:t xml:space="preserve"> I don't get arrested--that's what he was really saying. Still, I had made it this far. It was up to him to clean up the mess when it was over.</w:t>
      </w:r>
    </w:p>
    <w:p w:rsidR="003C23C7" w:rsidRPr="0006141B" w:rsidRDefault="003C23C7">
      <w:pPr>
        <w:spacing w:line="360" w:lineRule="auto"/>
        <w:jc w:val="both"/>
        <w:rPr>
          <w:rFonts w:ascii="Montserrat" w:hAnsi="Montserrat"/>
          <w:sz w:val="24"/>
        </w:rPr>
      </w:pPr>
      <w:r w:rsidRPr="0006141B">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3C23C7" w:rsidRPr="0006141B" w:rsidRDefault="003C23C7">
      <w:pPr>
        <w:spacing w:line="360" w:lineRule="auto"/>
        <w:jc w:val="both"/>
        <w:rPr>
          <w:rFonts w:ascii="Montserrat" w:hAnsi="Montserrat"/>
          <w:sz w:val="24"/>
        </w:rPr>
      </w:pPr>
      <w:r w:rsidRPr="0006141B">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3C23C7" w:rsidRPr="0006141B" w:rsidRDefault="003C23C7">
      <w:pPr>
        <w:spacing w:line="360" w:lineRule="auto"/>
        <w:jc w:val="both"/>
        <w:rPr>
          <w:rFonts w:ascii="Montserrat" w:hAnsi="Montserrat"/>
          <w:sz w:val="24"/>
        </w:rPr>
      </w:pPr>
      <w:r w:rsidRPr="0006141B">
        <w:rPr>
          <w:rFonts w:ascii="Montserrat" w:hAnsi="Montserrat"/>
          <w:sz w:val="24"/>
        </w:rPr>
        <w:tab/>
        <w:t>"No problem, Ms. Sinclair.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raised an eyebrow. I didn't have to read him mind to know that he was hoping for a reward for his special efforts on my behalf. But how should I read the subtext? </w:t>
      </w:r>
      <w:r w:rsidRPr="0006141B">
        <w:rPr>
          <w:rFonts w:ascii="Montserrat" w:hAnsi="Montserrat"/>
          <w:i/>
          <w:sz w:val="24"/>
        </w:rPr>
        <w:t xml:space="preserve">Pay soon. I'll arrange cover for our activity. Don't put me off, or squeeze out of it, or I'll make you regret it. I promise you, that won't be fun. </w:t>
      </w:r>
      <w:r w:rsidRPr="0006141B">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Subtext: </w:t>
      </w:r>
      <w:r w:rsidRPr="0006141B">
        <w:rPr>
          <w:rFonts w:ascii="Montserrat" w:hAnsi="Montserrat"/>
          <w:i/>
          <w:sz w:val="24"/>
        </w:rPr>
        <w:t xml:space="preserve">Don't be pushy. I'll think about it, but I want to meet you in person before I meet you anywhere in private. </w:t>
      </w:r>
      <w:r w:rsidRPr="0006141B">
        <w:rPr>
          <w:rFonts w:ascii="Montserrat" w:hAnsi="Montserrat"/>
          <w:sz w:val="24"/>
        </w:rPr>
        <w:t>He nodded and smiled a half smile, "I understand. I hope to hear from you then."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3C23C7" w:rsidRPr="0006141B" w:rsidRDefault="003C23C7">
      <w:pPr>
        <w:spacing w:line="360" w:lineRule="auto"/>
        <w:jc w:val="both"/>
        <w:rPr>
          <w:rFonts w:ascii="Montserrat" w:hAnsi="Montserrat"/>
          <w:sz w:val="24"/>
        </w:rPr>
      </w:pPr>
      <w:r w:rsidRPr="0006141B">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3C23C7" w:rsidRPr="0006141B" w:rsidRDefault="003C23C7">
      <w:pPr>
        <w:spacing w:line="360" w:lineRule="auto"/>
        <w:jc w:val="both"/>
        <w:rPr>
          <w:rFonts w:ascii="Montserrat" w:hAnsi="Montserrat"/>
          <w:sz w:val="24"/>
        </w:rPr>
      </w:pPr>
      <w:r w:rsidRPr="0006141B">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my hair was red, was perhaps an understatement. By way of my mother and my alleged father, I was one quarter Japanese, a quarter Irish and half Scots. Somehow my genes had combined to produce hair the precise color of freshly spilled blood. A memorable, distinctive feature boldly advertised in the media. On average it took only a puzzled moment for people to place where they had seen it before.</w:t>
      </w:r>
    </w:p>
    <w:p w:rsidR="003C23C7" w:rsidRPr="0006141B" w:rsidRDefault="003C23C7">
      <w:pPr>
        <w:spacing w:line="360" w:lineRule="auto"/>
        <w:jc w:val="both"/>
        <w:rPr>
          <w:rFonts w:ascii="Montserrat" w:hAnsi="Montserrat"/>
          <w:sz w:val="24"/>
        </w:rPr>
      </w:pPr>
      <w:r w:rsidRPr="0006141B">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3C23C7" w:rsidRPr="0006141B" w:rsidRDefault="003C23C7">
      <w:pPr>
        <w:spacing w:line="360" w:lineRule="auto"/>
        <w:jc w:val="both"/>
        <w:rPr>
          <w:rFonts w:ascii="Montserrat" w:hAnsi="Montserrat"/>
          <w:sz w:val="24"/>
        </w:rPr>
      </w:pPr>
      <w:r w:rsidRPr="0006141B">
        <w:rPr>
          <w:rFonts w:ascii="Montserrat" w:hAnsi="Montserrat"/>
          <w:sz w:val="24"/>
        </w:rPr>
        <w:tab/>
        <w:t>Anonymity is the most valuable possession an active psi has.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3C23C7" w:rsidRPr="0006141B" w:rsidRDefault="003C23C7">
      <w:pPr>
        <w:spacing w:line="360" w:lineRule="auto"/>
        <w:jc w:val="both"/>
        <w:rPr>
          <w:rFonts w:ascii="Montserrat" w:hAnsi="Montserrat"/>
          <w:sz w:val="24"/>
        </w:rPr>
      </w:pPr>
      <w:r w:rsidRPr="0006141B">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At first it is not obvious, but I discovered that while there were indeed some people who moved about totally naked--indecently exposed and thus vulnerable to the eye--one mostly saw people who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Worst--or perhaps </w:t>
      </w:r>
      <w:r w:rsidRPr="0006141B">
        <w:rPr>
          <w:rFonts w:ascii="Montserrat" w:hAnsi="Montserrat"/>
          <w:i/>
          <w:sz w:val="24"/>
        </w:rPr>
        <w:t>best</w:t>
      </w:r>
      <w:r w:rsidRPr="0006141B">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My mother had been exotically beautiful, though.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At a second glance, the painful illusion shattered.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stared into the glass until the ache was bearable. I was a pale reflection of her, but I was developing a sense of pride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 almost resented the quirk of chance that gave me a body so easy to love, for it is not often that a mind possesses and is in possession of outward form so resonant with the inner soul. Perhaps being so ill at ease with that blessing explains why it took so long for me to allow myself to appreciate it.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Or perhaps, I had denied myself the embrace of myself for fear of what I stood to lose should I risk life or limb. Maybe that is why most people never find the beauty in themselves; a willful ignorance of what they stand to lose. Or what they have to live for. 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3C23C7" w:rsidRPr="0006141B" w:rsidRDefault="003C23C7">
      <w:pPr>
        <w:spacing w:line="360" w:lineRule="auto"/>
        <w:jc w:val="both"/>
        <w:rPr>
          <w:rFonts w:ascii="Montserrat" w:hAnsi="Montserrat"/>
          <w:sz w:val="24"/>
        </w:rPr>
      </w:pPr>
      <w:r w:rsidRPr="0006141B">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Of course while covering everything but the face--from the tips of my fingers and toes, to the top of my throat--when molded to a body's contour it </w:t>
      </w:r>
      <w:r w:rsidRPr="0006141B">
        <w:rPr>
          <w:rFonts w:ascii="Montserrat" w:hAnsi="Montserrat"/>
          <w:i/>
          <w:sz w:val="24"/>
        </w:rPr>
        <w:t>hides</w:t>
      </w:r>
      <w:r w:rsidRPr="0006141B">
        <w:rPr>
          <w:rFonts w:ascii="Montserrat" w:hAnsi="Montserrat"/>
          <w:sz w:val="24"/>
        </w:rPr>
        <w:t xml:space="preserve"> nothing what-so-ever. A fact not designed to comfort self-conscious males </w:t>
      </w:r>
      <w:r w:rsidRPr="0006141B">
        <w:rPr>
          <w:rFonts w:ascii="Montserrat" w:hAnsi="Montserrat"/>
          <w:i/>
          <w:sz w:val="24"/>
        </w:rPr>
        <w:t xml:space="preserve">or </w:t>
      </w:r>
      <w:r w:rsidRPr="0006141B">
        <w:rPr>
          <w:rFonts w:ascii="Montserrat" w:hAnsi="Montserrat"/>
          <w:sz w:val="24"/>
        </w:rPr>
        <w:t xml:space="preserve">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My body sleeve, while being useless for exposure to a vacuum, had the distinct advantages of being durable, self cleaning, and immune to bullets and knives. I am not too proud to have my life saved by my underwear. </w:t>
      </w:r>
    </w:p>
    <w:p w:rsidR="003C23C7" w:rsidRPr="0006141B" w:rsidRDefault="003C23C7">
      <w:pPr>
        <w:spacing w:line="360" w:lineRule="auto"/>
        <w:jc w:val="both"/>
        <w:rPr>
          <w:rFonts w:ascii="Montserrat" w:hAnsi="Montserrat"/>
          <w:sz w:val="24"/>
        </w:rPr>
      </w:pPr>
      <w:r w:rsidRPr="0006141B">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 </w:t>
      </w:r>
    </w:p>
    <w:p w:rsidR="003C23C7" w:rsidRPr="0006141B" w:rsidRDefault="003C23C7">
      <w:pPr>
        <w:spacing w:line="360" w:lineRule="auto"/>
        <w:jc w:val="both"/>
        <w:rPr>
          <w:rFonts w:ascii="Montserrat" w:hAnsi="Montserrat"/>
          <w:sz w:val="24"/>
        </w:rPr>
      </w:pPr>
      <w:r w:rsidRPr="0006141B">
        <w:rPr>
          <w:rFonts w:ascii="Montserrat" w:hAnsi="Montserrat"/>
          <w:sz w:val="24"/>
        </w:rPr>
        <w:tab/>
        <w:t>In spite of the urge to burn the papers, I tucked my orders into my pocket.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Seeing the time I had to wait, I made my way up to the Observation Deck and watched for the arrival of the seed ship prototype, </w:t>
      </w:r>
      <w:r w:rsidRPr="0006141B">
        <w:rPr>
          <w:rFonts w:ascii="Montserrat" w:hAnsi="Montserrat"/>
          <w:i/>
          <w:sz w:val="24"/>
        </w:rPr>
        <w:t>Gabriel.</w:t>
      </w:r>
      <w:r w:rsidRPr="0006141B">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3C23C7" w:rsidRPr="0006141B" w:rsidRDefault="003C23C7">
      <w:pPr>
        <w:spacing w:line="360" w:lineRule="auto"/>
        <w:jc w:val="both"/>
        <w:rPr>
          <w:rFonts w:ascii="Montserrat" w:hAnsi="Montserrat"/>
          <w:sz w:val="24"/>
        </w:rPr>
      </w:pPr>
      <w:r w:rsidRPr="0006141B">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"Sinclair," he greeted me with a nod, "Nice of you to join us." Between us, it was a slap. I turned and stared at him incredulously for a moment before shaking my head and walking away.</w:t>
      </w:r>
    </w:p>
    <w:p w:rsidR="003C23C7" w:rsidRPr="0006141B" w:rsidRDefault="003C23C7">
      <w:pPr>
        <w:spacing w:line="360" w:lineRule="auto"/>
        <w:jc w:val="both"/>
        <w:rPr>
          <w:rFonts w:ascii="Montserrat" w:hAnsi="Montserrat"/>
          <w:sz w:val="24"/>
        </w:rPr>
      </w:pPr>
      <w:r w:rsidRPr="0006141B">
        <w:rPr>
          <w:rFonts w:ascii="Montserrat" w:hAnsi="Montserrat"/>
          <w:sz w:val="24"/>
        </w:rPr>
        <w:tab/>
        <w:t>"What?" he called after me.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almost turned back to explain, when my stomach decided to remind me of its existence. </w:t>
      </w:r>
      <w:r w:rsidRPr="0006141B">
        <w:rPr>
          <w:rFonts w:ascii="Montserrat" w:hAnsi="Montserrat"/>
          <w:i/>
          <w:sz w:val="24"/>
        </w:rPr>
        <w:t>Should've taken care of that,</w:t>
      </w:r>
      <w:r w:rsidRPr="0006141B">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3C23C7" w:rsidRPr="0006141B" w:rsidRDefault="003C23C7">
      <w:pPr>
        <w:spacing w:line="360" w:lineRule="auto"/>
        <w:jc w:val="both"/>
        <w:rPr>
          <w:rFonts w:ascii="Montserrat" w:hAnsi="Montserrat"/>
          <w:sz w:val="24"/>
        </w:rPr>
      </w:pPr>
      <w:r w:rsidRPr="0006141B">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group--which had grown to a full dozen in my absence.</w:t>
      </w:r>
    </w:p>
    <w:p w:rsidR="003C23C7" w:rsidRPr="0006141B" w:rsidRDefault="003C23C7">
      <w:pPr>
        <w:spacing w:line="360" w:lineRule="auto"/>
        <w:jc w:val="both"/>
        <w:rPr>
          <w:rFonts w:ascii="Montserrat" w:hAnsi="Montserrat"/>
          <w:sz w:val="24"/>
        </w:rPr>
      </w:pPr>
      <w:r w:rsidRPr="0006141B">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3C23C7" w:rsidRPr="0006141B" w:rsidRDefault="003C23C7">
      <w:pPr>
        <w:spacing w:line="360" w:lineRule="auto"/>
        <w:jc w:val="both"/>
        <w:rPr>
          <w:rFonts w:ascii="Montserrat" w:hAnsi="Montserrat"/>
          <w:sz w:val="24"/>
        </w:rPr>
      </w:pPr>
      <w:r w:rsidRPr="0006141B">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3C23C7" w:rsidRPr="0006141B" w:rsidRDefault="003C23C7">
      <w:pPr>
        <w:spacing w:line="360" w:lineRule="auto"/>
        <w:jc w:val="both"/>
        <w:rPr>
          <w:rFonts w:ascii="Montserrat" w:hAnsi="Montserrat"/>
          <w:sz w:val="24"/>
        </w:rPr>
      </w:pPr>
      <w:r w:rsidRPr="0006141B">
        <w:rPr>
          <w:rFonts w:ascii="Montserrat" w:hAnsi="Montserrat"/>
          <w:sz w:val="24"/>
        </w:rPr>
        <w:tab/>
        <w:t>As the group pulled out their orders, Thompson smiled wryly and added, "This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"Sinclair,"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was starting to feel like a bone with two dogs. </w:t>
      </w:r>
    </w:p>
    <w:p w:rsidR="003C23C7" w:rsidRPr="0006141B" w:rsidRDefault="003C23C7">
      <w:pPr>
        <w:spacing w:line="360" w:lineRule="auto"/>
        <w:jc w:val="both"/>
        <w:rPr>
          <w:rFonts w:ascii="Montserrat" w:hAnsi="Montserrat"/>
          <w:sz w:val="24"/>
        </w:rPr>
      </w:pPr>
      <w:r w:rsidRPr="0006141B">
        <w:rPr>
          <w:rFonts w:ascii="Montserrat" w:hAnsi="Montserrat"/>
          <w:sz w:val="24"/>
        </w:rPr>
        <w:tab/>
        <w:t>"Thanks," I said wryly, following her up through the ship's access. At the top of the gangway, I turned to the Chief Petty Officer, "Active Sinclair, Arden Eve, reporting. Permission to come aboard?"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3C23C7" w:rsidRPr="0006141B" w:rsidRDefault="003C23C7">
      <w:pPr>
        <w:spacing w:line="360" w:lineRule="auto"/>
        <w:jc w:val="both"/>
        <w:rPr>
          <w:rFonts w:ascii="Montserrat" w:hAnsi="Montserrat"/>
          <w:sz w:val="24"/>
        </w:rPr>
      </w:pPr>
      <w:r w:rsidRPr="0006141B">
        <w:rPr>
          <w:rFonts w:ascii="Montserrat" w:hAnsi="Montserrat"/>
          <w:sz w:val="24"/>
        </w:rPr>
        <w:tab/>
        <w:t>"Mind your manners Mr. Grant," she countered taking my arm guiding me past. Aside, she murmured, "Ms. Sinclair,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3C23C7" w:rsidRPr="0006141B" w:rsidRDefault="003C23C7">
      <w:pPr>
        <w:spacing w:line="360" w:lineRule="auto"/>
        <w:jc w:val="both"/>
        <w:rPr>
          <w:rFonts w:ascii="Montserrat" w:hAnsi="Montserrat"/>
          <w:sz w:val="24"/>
        </w:rPr>
      </w:pPr>
      <w:r w:rsidRPr="0006141B">
        <w:rPr>
          <w:rFonts w:ascii="Montserrat" w:hAnsi="Montserrat"/>
          <w:sz w:val="24"/>
        </w:rPr>
        <w:tab/>
        <w:t>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I was engaged in thought, not really looking where I was going when I bumped into a man at the next corner.</w:t>
      </w:r>
    </w:p>
    <w:p w:rsidR="003C23C7" w:rsidRPr="0006141B" w:rsidRDefault="003C23C7">
      <w:pPr>
        <w:spacing w:line="360" w:lineRule="auto"/>
        <w:jc w:val="both"/>
        <w:rPr>
          <w:rFonts w:ascii="Montserrat" w:hAnsi="Montserrat"/>
          <w:sz w:val="24"/>
        </w:rPr>
      </w:pPr>
      <w:r w:rsidRPr="0006141B">
        <w:rPr>
          <w:rFonts w:ascii="Montserrat" w:hAnsi="Montserrat"/>
          <w:sz w:val="24"/>
        </w:rPr>
        <w:tab/>
        <w:t>He caught me, absorbing the impact; I ended up held in a loose embrace. His hands rested familiarly on my hips; his eyes locked warmly on my own. "Sorry, Red. Wasn't watching where I was going," he said innocently. Before I could say a word, he had disengaged and was off around the corner.</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turned, completely off balance, to look after him but he had vanished. I shook my head, vaguely alarmed. The man had hands that knew just where to go to disarm me, and I didn't have a clue who he was. I tried to shrug it off and continued on. </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w:t>
      </w:r>
    </w:p>
    <w:p w:rsidR="003C23C7" w:rsidRPr="0006141B" w:rsidRDefault="003C23C7">
      <w:pPr>
        <w:spacing w:line="360" w:lineRule="auto"/>
        <w:jc w:val="both"/>
        <w:rPr>
          <w:rFonts w:ascii="Montserrat" w:hAnsi="Montserrat"/>
          <w:sz w:val="24"/>
        </w:rPr>
      </w:pPr>
      <w:r w:rsidRPr="0006141B">
        <w:rPr>
          <w:rFonts w:ascii="Montserrat" w:hAnsi="Montserrat" w:cs="Arial"/>
          <w:color w:val="000000"/>
          <w:sz w:val="24"/>
        </w:rPr>
        <w:br w:type="page"/>
      </w:r>
      <w:r w:rsidRPr="0006141B">
        <w:rPr>
          <w:rFonts w:ascii="Montserrat" w:hAnsi="Montserrat" w:cs="Arial"/>
          <w:sz w:val="24"/>
        </w:rPr>
        <w:t>0-7</w:t>
      </w:r>
      <w:r w:rsidRPr="0006141B">
        <w:rPr>
          <w:rFonts w:ascii="Montserrat" w:hAnsi="Montserrat" w:cs="Arial"/>
          <w:sz w:val="24"/>
        </w:rPr>
        <w:tab/>
        <w:t>i grew up on a psionic reservation and research project. psionic ability was common, and we were all subtly conditioned in the ethics and etiquitte of using our ability. i'd had no idea that i was special. i never realized i existed in a controlled environment. i was trained, like all the other children 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r w:rsidRPr="0006141B">
        <w:rPr>
          <w:rFonts w:ascii="Montserrat" w:hAnsi="Montserrat"/>
          <w:sz w:val="24"/>
        </w:rPr>
        <w:t xml:space="preserve">Angelica Thompson caught up with me and delivered me to the captain. O'Neal invited me to take a chair and asked Thompson to collect the other members of my group so he could make the introductions. I made myself comfortable, enjoying the view out his stateroom window. It is one of those things about the space age, one only rarely gets to see space. While we waited he asked me to share the details of my trip. He was amused by my simple and direct solution to the problems of getting off the reservation, and acquiring transportation as far as Low Earth Orbit. I found a nice remote corner of the reservation and I flew, under my own power, up to the Luna V transfer station. He listened to the measures I had to take in order to adapt to make this little trek, and I confessed that I would never have thought to try it if it had not been for the fact that my mother had once gone to the moon and back the same way on a bet. Of course for a trained active class three psi, it is no more dangerous than hiking through a desert. </w:t>
      </w:r>
    </w:p>
    <w:p w:rsidR="003C23C7" w:rsidRPr="0006141B" w:rsidRDefault="003C23C7">
      <w:pPr>
        <w:spacing w:line="360" w:lineRule="auto"/>
        <w:jc w:val="both"/>
        <w:rPr>
          <w:rFonts w:ascii="Montserrat" w:hAnsi="Montserrat"/>
          <w:sz w:val="24"/>
        </w:rPr>
      </w:pPr>
      <w:r w:rsidRPr="0006141B">
        <w:rPr>
          <w:rFonts w:ascii="Montserrat" w:hAnsi="Montserrat"/>
          <w:sz w:val="24"/>
        </w:rPr>
        <w:tab/>
        <w:t>O'Neal shook his head, saying wryly, "And I wonder what it is about actives that scares the generals and politicians." We had had many conversations about the antipathy of politicians toward actives, but this was the first time I had heard him add in the military.</w:t>
      </w:r>
    </w:p>
    <w:p w:rsidR="003C23C7" w:rsidRPr="0006141B" w:rsidRDefault="003C23C7">
      <w:pPr>
        <w:spacing w:line="360" w:lineRule="auto"/>
        <w:jc w:val="both"/>
        <w:rPr>
          <w:rFonts w:ascii="Montserrat" w:hAnsi="Montserrat"/>
          <w:sz w:val="24"/>
        </w:rPr>
      </w:pPr>
      <w:r w:rsidRPr="0006141B">
        <w:rPr>
          <w:rFonts w:ascii="Montserrat" w:hAnsi="Montserrat"/>
          <w:sz w:val="24"/>
        </w:rPr>
        <w:tab/>
        <w:t>"So, now the military is having doubts, eh?" I asked.</w:t>
      </w:r>
    </w:p>
    <w:p w:rsidR="003C23C7" w:rsidRPr="0006141B" w:rsidRDefault="003C23C7">
      <w:pPr>
        <w:spacing w:line="360" w:lineRule="auto"/>
        <w:jc w:val="both"/>
        <w:rPr>
          <w:rFonts w:ascii="Montserrat" w:hAnsi="Montserrat"/>
          <w:sz w:val="24"/>
        </w:rPr>
      </w:pPr>
      <w:r w:rsidRPr="0006141B">
        <w:rPr>
          <w:rFonts w:ascii="Montserrat" w:hAnsi="Montserrat"/>
          <w:sz w:val="24"/>
        </w:rPr>
        <w:tab/>
        <w:t>"Well, no. But not for lack of paranoid pressure from the civilian establishment," he answered. "Your name came up again. Some of your friends in Oregon have assembled a profile on you trying to build a case for their belief that you are a reactor pile a few rods short of critical mass. There was some noise about having you ejected from the operational side of Exodus. Of course there are objections to allowing any of the selected actives to remain of the program," he complained. "Naturally, these objections are overruled, but some of the allegations they are making do worry some of the brass higher up."</w:t>
      </w:r>
    </w:p>
    <w:p w:rsidR="003C23C7" w:rsidRPr="0006141B" w:rsidRDefault="003C23C7">
      <w:pPr>
        <w:spacing w:line="360" w:lineRule="auto"/>
        <w:jc w:val="both"/>
        <w:rPr>
          <w:rFonts w:ascii="Montserrat" w:hAnsi="Montserrat"/>
          <w:sz w:val="24"/>
        </w:rPr>
      </w:pPr>
      <w:r w:rsidRPr="0006141B">
        <w:rPr>
          <w:rFonts w:ascii="Montserrat" w:hAnsi="Montserrat"/>
          <w:sz w:val="24"/>
        </w:rPr>
        <w:tab/>
        <w:t>"You mean the allegations that, without some form of neural leash or synaptic lock to prevent us from 'exercising our abilities with authority', the authority of captain is dangerously undermined?" I corrected, scowling. "Whoever thought up these 'mind-control' fantasies obviously had no psi capability what-so-ever."</w:t>
      </w:r>
    </w:p>
    <w:p w:rsidR="003C23C7" w:rsidRPr="0006141B" w:rsidRDefault="003C23C7">
      <w:pPr>
        <w:spacing w:line="360" w:lineRule="auto"/>
        <w:jc w:val="both"/>
        <w:rPr>
          <w:rFonts w:ascii="Montserrat" w:hAnsi="Montserrat"/>
          <w:sz w:val="24"/>
        </w:rPr>
      </w:pPr>
      <w:r w:rsidRPr="0006141B">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3C23C7" w:rsidRPr="0006141B" w:rsidRDefault="003C23C7">
      <w:pPr>
        <w:spacing w:line="360" w:lineRule="auto"/>
        <w:jc w:val="both"/>
        <w:rPr>
          <w:rFonts w:ascii="Montserrat" w:hAnsi="Montserrat"/>
          <w:sz w:val="24"/>
        </w:rPr>
      </w:pPr>
      <w:r w:rsidRPr="0006141B">
        <w:rPr>
          <w:rFonts w:ascii="Montserrat" w:hAnsi="Montserrat"/>
          <w:sz w:val="24"/>
        </w:rPr>
        <w:tab/>
        <w:t>I sighed softly and gazed out into the depths beyond the portal. He watched me as I combed my fingers over my hair, tucking loose wisps behind my ear. "There are easier ways to make people do what you want," I murmured, "and most of them don't call for exposing the deepest and most intimate precincts of your soul." I felt his eyes studying me as I reflected on the hard lessons I had learned as a child, before my abilities had been harnessed by discipline. "The problem with these people," I went on, pushing those thoughts aside, "is they have no real concept of intimacy. Sure, I could take everyone over, and if I were real clever about it, I could seize control of the ship, but not without letting every person on the ship know things about me I wouldn't tell my own mother. It's just..." I didn't have words to describe it. Even as close as my mother and I were, there were things we could hide from each other, but to control another's mind you had to trap them in the depths of your self. Deeper than the most sexual intimacy. I had tried it once. It was, "...unbelievably indecent!" I finally gasped.</w:t>
      </w:r>
    </w:p>
    <w:p w:rsidR="003C23C7" w:rsidRPr="0006141B" w:rsidRDefault="003C23C7">
      <w:pPr>
        <w:spacing w:line="360" w:lineRule="auto"/>
        <w:jc w:val="both"/>
        <w:rPr>
          <w:rFonts w:ascii="Montserrat" w:hAnsi="Montserrat"/>
          <w:sz w:val="24"/>
        </w:rPr>
      </w:pPr>
      <w:r w:rsidRPr="0006141B">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Exodus by these allegations that, in spite of your superior reputation and a record of unquestionable conduct, your capabilities as a full spectrum psionic make you a certifiable threat to the safety and welfare of your ship and her complement."</w:t>
      </w:r>
    </w:p>
    <w:p w:rsidR="003C23C7" w:rsidRPr="0006141B" w:rsidRDefault="003C23C7">
      <w:pPr>
        <w:spacing w:line="360" w:lineRule="auto"/>
        <w:jc w:val="both"/>
        <w:rPr>
          <w:rFonts w:ascii="Montserrat" w:hAnsi="Montserrat"/>
          <w:sz w:val="24"/>
        </w:rPr>
      </w:pPr>
      <w:r w:rsidRPr="0006141B">
        <w:rPr>
          <w:rFonts w:ascii="Montserrat" w:hAnsi="Montserrat"/>
          <w:sz w:val="24"/>
        </w:rPr>
        <w:tab/>
        <w:t>"So what was the board's response?" I asked while he laughed softly at the expression on my face. He took a deep breath to calm himself and ran his hands through his hair. When he started chuckling again, I snarled, "Well? What did they say?"</w:t>
      </w:r>
    </w:p>
    <w:p w:rsidR="003C23C7" w:rsidRPr="0006141B" w:rsidRDefault="003C23C7">
      <w:pPr>
        <w:spacing w:line="360" w:lineRule="auto"/>
        <w:jc w:val="both"/>
        <w:rPr>
          <w:rFonts w:ascii="Montserrat" w:hAnsi="Montserrat"/>
          <w:sz w:val="24"/>
        </w:rPr>
      </w:pPr>
      <w:r w:rsidRPr="0006141B">
        <w:rPr>
          <w:rFonts w:ascii="Montserrat" w:hAnsi="Montserrat"/>
          <w:sz w:val="24"/>
        </w:rPr>
        <w:tab/>
        <w:t>I didn't get an answer, as Thompson had shown up with the two other class three actives of my group.</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prrp's--psionic reservation and research project's were international. latent psionics had been disclosed with the publication of the sinclair-drake unified field theory, but active psionics had been held close to the chest. active psis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7</w:t>
      </w:r>
      <w:r w:rsidRPr="0006141B">
        <w:rPr>
          <w:rFonts w:ascii="Montserrat" w:hAnsi="Montserrat" w:cs="Arial"/>
          <w:sz w:val="24"/>
        </w:rPr>
        <w:tab/>
        <w:t>i was awakened to my full potential violently. i was asleep and i felt someone force their way into my mind. i struggled, instinctively rejecting this penetration of myself. i was overpowered at first and the psychic rape continued. as the probing became unbearably deep something in me snapped, and i lashed out. i stabbed deep into my assailant's mind and then shoved everything away from me to lick my wounds. or rather, i apparently shoved myself away from everything and almost died. without my mother's training i would have.</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7-11</w:t>
      </w:r>
      <w:r w:rsidRPr="0006141B">
        <w:rPr>
          <w:rFonts w:ascii="Montserrat" w:hAnsi="Montserrat" w:cs="Arial"/>
          <w:sz w:val="24"/>
        </w:rPr>
        <w:tab/>
        <w:t xml:space="preserve">i never knew who had raped my mind, although he had exposed himself intimately to the core in doing so. i would have to look deep into peoples' minds to check them, and it simply wasn't done. my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i became involved as a "contractor", working on the experimental cores and array elements. the final prototype was installed into the deep space explorer </w:t>
      </w:r>
      <w:r w:rsidRPr="0006141B">
        <w:rPr>
          <w:rFonts w:ascii="Montserrat" w:hAnsi="Montserrat" w:cs="Arial"/>
          <w:i/>
          <w:sz w:val="24"/>
        </w:rPr>
        <w:t>adventure.</w:t>
      </w:r>
      <w:r w:rsidRPr="0006141B">
        <w:rPr>
          <w:rFonts w:ascii="Montserrat" w:hAnsi="Montserrat" w:cs="Arial"/>
          <w:sz w:val="24"/>
        </w:rP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sz w:val="24"/>
        </w:rPr>
      </w:pPr>
      <w:r w:rsidRPr="0006141B">
        <w:rPr>
          <w:rFonts w:ascii="Montserrat" w:hAnsi="Montserrat" w:cs="Arial"/>
          <w:sz w:val="24"/>
        </w:rPr>
        <w:t>11</w:t>
      </w:r>
      <w:r w:rsidRPr="0006141B">
        <w:rPr>
          <w:rFonts w:ascii="Montserrat" w:hAnsi="Montserrat" w:cs="Arial"/>
          <w:sz w:val="24"/>
        </w:rPr>
        <w:tab/>
        <w:t xml:space="preserve">the moment of truth. my innocence came to an end when i was only eleven years old.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 that moment was just one tiny part of the human cost of earth's first encounter with an alien intelligence. my childhood was shattered by the death of my mother. i had relayed a report of the </w:t>
      </w:r>
      <w:r w:rsidRPr="0006141B">
        <w:rPr>
          <w:rFonts w:ascii="Montserrat" w:hAnsi="Montserrat" w:cs="Arial"/>
          <w:i/>
          <w:sz w:val="24"/>
        </w:rPr>
        <w:t>adventure's</w:t>
      </w:r>
      <w:r w:rsidRPr="0006141B">
        <w:rPr>
          <w:rFonts w:ascii="Montserrat" w:hAnsi="Montserrat" w:cs="Arial"/>
          <w:sz w:val="24"/>
        </w:rPr>
        <w:t xml:space="preserve"> destruction, but was drowning in a lifetime of my mother's memories. my autistic withdrawal lasted for about a year. 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r w:rsidRPr="0006141B">
        <w:rPr>
          <w:rFonts w:ascii="Montserrat" w:hAnsi="Montserrat"/>
          <w:sz w:val="24"/>
        </w:rPr>
        <w:t>At first I just stared at the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but you could have knocked me over with a feather as the captain named him and the young woman who had accompanied him into the captain's stateroom. Connor and I had known each other on the reservation. I guess ten years did make a difference in a man. I struggled to hear the introductions, smile and shake hands with each of them as they were introduced. "Thank you, Angel," O'Neal said, waving them in to a couple of seats. "Arden, allow me to introduce Connor Annan Lennox, one of your classmates from the Curry Reservation in Oregon, and Morgan Ellen Winter from the Essex Reservation in New York. Morgan, Connor, I'd like you to meet Arden Eve Sinclair, who I'm sure you both recognize."</w:t>
      </w:r>
    </w:p>
    <w:p w:rsidR="003C23C7" w:rsidRPr="0006141B" w:rsidRDefault="003C23C7">
      <w:pPr>
        <w:spacing w:line="360" w:lineRule="auto"/>
        <w:jc w:val="both"/>
        <w:rPr>
          <w:rFonts w:ascii="Montserrat" w:hAnsi="Montserrat"/>
          <w:sz w:val="24"/>
        </w:rPr>
      </w:pPr>
      <w:r w:rsidRPr="0006141B">
        <w:rPr>
          <w:rFonts w:ascii="Montserrat" w:hAnsi="Montserrat"/>
          <w:sz w:val="24"/>
        </w:rPr>
        <w:tab/>
        <w:t>We all exchanged pleasantries, and the captain brought them up to date on the problems related to getting me united with my assigned group. Shortly he had caught up to where we had been interrupted by their arrival.</w:t>
      </w:r>
    </w:p>
    <w:p w:rsidR="003C23C7" w:rsidRPr="0006141B" w:rsidRDefault="003C23C7">
      <w:pPr>
        <w:spacing w:line="360" w:lineRule="auto"/>
        <w:jc w:val="both"/>
        <w:rPr>
          <w:rFonts w:ascii="Montserrat" w:hAnsi="Montserrat"/>
          <w:sz w:val="24"/>
        </w:rPr>
      </w:pPr>
      <w:r w:rsidRPr="0006141B">
        <w:rPr>
          <w:rFonts w:ascii="Montserrat" w:hAnsi="Montserrat"/>
          <w:sz w:val="24"/>
        </w:rPr>
        <w:tab/>
        <w:t>"So, Arden's detractors had the matter brought before the Board. They proceeded to attack her qualifications, seeking grounds to disqualify her for the naval side of operation. Inevitably they pointed out that she is not a naval officer. In light of that reminder, it seems that the Board has concluded that your capabilities as ranking officers are judged to be just as valuable to the mission as your capabilities as actives. On those grounds the delegates called for the Board to dismiss your selection for the mission. Naturally," he related, "the Board admitted that it was very concerned with the problem, and thanked the delegates for pointing out their oversight..."</w:t>
      </w:r>
    </w:p>
    <w:p w:rsidR="003C23C7" w:rsidRPr="0006141B" w:rsidRDefault="003C23C7">
      <w:pPr>
        <w:spacing w:line="360" w:lineRule="auto"/>
        <w:jc w:val="both"/>
        <w:rPr>
          <w:rFonts w:ascii="Montserrat" w:hAnsi="Montserrat"/>
          <w:sz w:val="24"/>
        </w:rPr>
      </w:pPr>
      <w:r w:rsidRPr="0006141B">
        <w:rPr>
          <w:rFonts w:ascii="Montserrat" w:hAnsi="Montserrat"/>
          <w:sz w:val="24"/>
        </w:rPr>
        <w:tab/>
        <w:t>"What!?" I interrupted in disbelief.</w:t>
      </w:r>
    </w:p>
    <w:p w:rsidR="003C23C7" w:rsidRPr="0006141B" w:rsidRDefault="003C23C7">
      <w:pPr>
        <w:spacing w:line="360" w:lineRule="auto"/>
        <w:jc w:val="both"/>
        <w:rPr>
          <w:rFonts w:ascii="Montserrat" w:hAnsi="Montserrat"/>
          <w:sz w:val="24"/>
        </w:rPr>
      </w:pPr>
      <w:r w:rsidRPr="0006141B">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three of you. What it means is that all of you are going back to Earth after this shake down and you will be entered into the academy and other prep programs to cultivate the experience the job will call for. Sorry, Arden, my plan to short cut you into active duty was nipped in the bud. Fortunately, it also means that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rsidR="003C23C7" w:rsidRPr="0006141B" w:rsidRDefault="003C23C7">
      <w:pPr>
        <w:spacing w:line="360" w:lineRule="auto"/>
        <w:jc w:val="both"/>
        <w:rPr>
          <w:rFonts w:ascii="Montserrat" w:hAnsi="Montserrat"/>
          <w:sz w:val="24"/>
        </w:rPr>
      </w:pPr>
      <w:r w:rsidRPr="0006141B">
        <w:rPr>
          <w:rFonts w:ascii="Montserrat" w:hAnsi="Montserrat"/>
          <w:sz w:val="24"/>
        </w:rPr>
        <w:tab/>
        <w:t>I quirked an eyebrow and frowned as he paused to regard me. I searched my memory and recalled the early drafts of the survey and exploration proposals calling specifically for the inclusion of psi-active assets. After I scanned the text in my mind and saw that it did define a very different function from what everyone currently assumed. "Of course," I whispered. "The original proposal was drafted before the disclosure and the declassification of the Sinclair-Drake Unified Field Theory, so psionics had not been considered a technical science. They didn't know the relationship between psionics and physics, so they assumed that active assets would be employed primarily for..." my voice had gotten more excited as I traced this line of thought, but I could not bring myself to utter my conclusion.</w:t>
      </w:r>
    </w:p>
    <w:p w:rsidR="003C23C7" w:rsidRPr="0006141B" w:rsidRDefault="003C23C7">
      <w:pPr>
        <w:spacing w:line="360" w:lineRule="auto"/>
        <w:jc w:val="both"/>
        <w:rPr>
          <w:rFonts w:ascii="Montserrat" w:hAnsi="Montserrat"/>
          <w:sz w:val="24"/>
        </w:rPr>
      </w:pPr>
      <w:r w:rsidRPr="0006141B">
        <w:rPr>
          <w:rFonts w:ascii="Montserrat" w:hAnsi="Montserrat"/>
          <w:sz w:val="24"/>
        </w:rPr>
        <w:tab/>
        <w:t>O'Neal smiled.</w:t>
      </w:r>
    </w:p>
    <w:p w:rsidR="003C23C7" w:rsidRPr="0006141B" w:rsidRDefault="003C23C7">
      <w:pPr>
        <w:spacing w:line="360" w:lineRule="auto"/>
        <w:jc w:val="both"/>
        <w:rPr>
          <w:rFonts w:ascii="Montserrat" w:hAnsi="Montserrat"/>
          <w:sz w:val="24"/>
        </w:rPr>
      </w:pPr>
      <w:r w:rsidRPr="0006141B">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Morgan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O'Neal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3C23C7" w:rsidRPr="0006141B" w:rsidRDefault="003C23C7">
      <w:pPr>
        <w:spacing w:line="360" w:lineRule="auto"/>
        <w:jc w:val="both"/>
        <w:rPr>
          <w:rFonts w:ascii="Montserrat" w:hAnsi="Montserrat"/>
          <w:sz w:val="24"/>
        </w:rPr>
      </w:pPr>
      <w:r w:rsidRPr="0006141B">
        <w:rPr>
          <w:rFonts w:ascii="Montserrat" w:hAnsi="Montserrat"/>
          <w:sz w:val="24"/>
        </w:rPr>
        <w:tab/>
        <w:t>I think I held my breath. My mother's dream, and the cause of her death.</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don't think that thought was far from anyone's mind, with me in the room to remind them of the potential cost of this still sought after goal. O'Neal addressed that point at once, "Advanced Reconnaissance is the most vital and dangerous part of our mission. We are not alone out there, and we know absolutely nothing about the competition--except, that they want us to leave them alone." He explained what Solar Authority Intelligence had come up with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3C23C7" w:rsidRPr="0006141B" w:rsidRDefault="003C23C7">
      <w:pPr>
        <w:spacing w:line="360" w:lineRule="auto"/>
        <w:jc w:val="both"/>
        <w:rPr>
          <w:rFonts w:ascii="Montserrat" w:hAnsi="Montserrat"/>
          <w:sz w:val="24"/>
        </w:rPr>
      </w:pPr>
      <w:r w:rsidRPr="0006141B">
        <w:rPr>
          <w:rFonts w:ascii="Montserrat" w:hAnsi="Montserrat"/>
          <w:sz w:val="24"/>
        </w:rPr>
        <w:tab/>
        <w:t>"Our mission," he returned to the specifics of our briefing, "broadly put, is to make sure that they understand that we will not be intimidated or turned from our objectives in space. Since we can't talk to them, we have to accomplish this through our actions. So, it going get hairy out there on occasions.</w:t>
      </w:r>
    </w:p>
    <w:p w:rsidR="003C23C7" w:rsidRPr="0006141B" w:rsidRDefault="003C23C7">
      <w:pPr>
        <w:spacing w:line="360" w:lineRule="auto"/>
        <w:jc w:val="both"/>
        <w:rPr>
          <w:rFonts w:ascii="Montserrat" w:hAnsi="Montserrat"/>
          <w:sz w:val="24"/>
        </w:rPr>
      </w:pPr>
      <w:r w:rsidRPr="0006141B">
        <w:rPr>
          <w:rFonts w:ascii="Montserrat" w:hAnsi="Montserrat"/>
          <w:sz w:val="24"/>
        </w:rPr>
        <w:tab/>
        <w:t>"If, when we deploy, we come across hostiles--and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3C23C7" w:rsidRPr="0006141B" w:rsidRDefault="003C23C7">
      <w:pPr>
        <w:spacing w:line="360" w:lineRule="auto"/>
        <w:jc w:val="both"/>
        <w:rPr>
          <w:rFonts w:ascii="Montserrat" w:hAnsi="Montserrat"/>
          <w:sz w:val="24"/>
        </w:rPr>
      </w:pPr>
      <w:r w:rsidRPr="0006141B">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ship is trimming that edge a little thin, but there aren't enough class three actives to do much better. Three hundred of you is probably more than the gene pool can on Earth can spare.</w:t>
      </w:r>
    </w:p>
    <w:p w:rsidR="003C23C7" w:rsidRPr="0006141B" w:rsidRDefault="003C23C7">
      <w:pPr>
        <w:spacing w:line="360" w:lineRule="auto"/>
        <w:jc w:val="both"/>
        <w:rPr>
          <w:rFonts w:ascii="Montserrat" w:hAnsi="Montserrat"/>
          <w:sz w:val="24"/>
        </w:rPr>
      </w:pPr>
      <w:r w:rsidRPr="0006141B">
        <w:rPr>
          <w:rFonts w:ascii="Montserrat" w:hAnsi="Montserrat"/>
          <w:sz w:val="24"/>
        </w:rPr>
        <w:tab/>
        <w:t>Having covered the essentials, O'Neal dismissed us into Thompson's care to receive our briefing for this shakedown run, our postings, bunking arrangements and a lecture in ship's protocol. I guess some of what was already passing between me and Connor must have been clear enough to see, because as she dropped us off at our assigned berths, she returned to lecture mode. "One more thing, people," Thompson pronounced, "We are going to be a long way from home on this mission. Neither the Captain, nor I have any particular interest in what you do with your free time, but I remind you that where we're going is no place for unplanned pregnancies. You get a situation started, you take it to medical and get signed up for contraception. You will not like the alternative," she reminded us soberingly, making direct eye contact with Morgan and myself.</w:t>
      </w:r>
    </w:p>
    <w:p w:rsidR="003C23C7" w:rsidRPr="0006141B" w:rsidRDefault="003C23C7">
      <w:pPr>
        <w:spacing w:line="360" w:lineRule="auto"/>
        <w:jc w:val="both"/>
        <w:rPr>
          <w:rFonts w:ascii="Montserrat" w:hAnsi="Montserrat"/>
          <w:sz w:val="24"/>
        </w:rPr>
      </w:pPr>
      <w:r w:rsidRPr="0006141B">
        <w:rPr>
          <w:rFonts w:ascii="Montserrat" w:hAnsi="Montserrat"/>
          <w:sz w:val="24"/>
        </w:rPr>
        <w:tab/>
        <w:t>I'm pretty sure I was blushing. Morgan and Angelica shared a smile and Connor just looked innocent.</w:t>
      </w:r>
    </w:p>
    <w:p w:rsidR="003C23C7" w:rsidRPr="0006141B" w:rsidRDefault="003C23C7">
      <w:pPr>
        <w:spacing w:line="360" w:lineRule="auto"/>
        <w:jc w:val="both"/>
        <w:rPr>
          <w:rFonts w:ascii="Montserrat" w:hAnsi="Montserrat"/>
          <w:sz w:val="24"/>
        </w:rPr>
      </w:pPr>
      <w:r w:rsidRPr="0006141B">
        <w:rPr>
          <w:rFonts w:ascii="Montserrat" w:hAnsi="Montserrat"/>
          <w:sz w:val="24"/>
        </w:rPr>
        <w:br w:type="page"/>
        <w:t>CHAPTER THREE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06141B">
        <w:rPr>
          <w:rFonts w:ascii="Montserrat" w:hAnsi="Montserrat"/>
          <w:i/>
          <w:sz w:val="24"/>
        </w:rPr>
        <w:t>Gabriel,</w:t>
      </w:r>
      <w:r w:rsidRPr="0006141B">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3C23C7" w:rsidRPr="0006141B" w:rsidRDefault="003C23C7">
      <w:pPr>
        <w:spacing w:line="360" w:lineRule="auto"/>
        <w:jc w:val="both"/>
        <w:rPr>
          <w:rFonts w:ascii="Montserrat" w:hAnsi="Montserrat"/>
          <w:sz w:val="24"/>
        </w:rPr>
      </w:pPr>
      <w:r w:rsidRPr="0006141B">
        <w:rPr>
          <w:rFonts w:ascii="Montserrat" w:hAnsi="Montserrat"/>
          <w:sz w:val="24"/>
        </w:rPr>
        <w:tab/>
        <w:t>Connor, Morgan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17</w:t>
      </w:r>
      <w:r w:rsidRPr="0006141B">
        <w:rPr>
          <w:rFonts w:ascii="Montserrat" w:hAnsi="Montserrat" w:cs="Arial"/>
          <w:sz w:val="24"/>
        </w:rPr>
        <w:tab/>
        <w:t xml:space="preserve">i was shoved out in front of the international media, where along with the fate of the </w:t>
      </w:r>
      <w:r w:rsidRPr="0006141B">
        <w:rPr>
          <w:rFonts w:ascii="Montserrat" w:hAnsi="Montserrat" w:cs="Arial"/>
          <w:i/>
          <w:sz w:val="24"/>
        </w:rPr>
        <w:t>adventure</w:t>
      </w:r>
      <w:r w:rsidRPr="0006141B">
        <w:rPr>
          <w:rFonts w:ascii="Montserrat" w:hAnsi="Montserrat" w:cs="Arial"/>
          <w:sz w:val="24"/>
        </w:rPr>
        <w:t xml:space="preserve"> i was forced to expose myself and the existance of active psionics. i have wonder what they were thinking when they forced me to relate the details of the first-contact disaster to the world? i have no notion of whether my keepers gave any thought to how the event would make me feel. it sure made for great journalism, though; a tragic figure bravely describing the last moments of the deep space explorer </w:t>
      </w:r>
      <w:r w:rsidRPr="0006141B">
        <w:rPr>
          <w:rFonts w:ascii="Montserrat" w:hAnsi="Montserrat" w:cs="Arial"/>
          <w:i/>
          <w:sz w:val="24"/>
        </w:rPr>
        <w:t>adventure</w:t>
      </w:r>
      <w:r w:rsidRPr="0006141B">
        <w:rPr>
          <w:rFonts w:ascii="Montserrat" w:hAnsi="Montserrat" w:cs="Arial"/>
          <w:sz w:val="24"/>
        </w:rPr>
        <w:t>, quietly dying her mother's death in her memory. maybe the wound healed better for being reopened and liberally bled.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 know </w:t>
      </w:r>
      <w:r w:rsidRPr="0006141B">
        <w:rPr>
          <w:rFonts w:ascii="Montserrat" w:hAnsi="Montserrat" w:cs="Arial"/>
          <w:i/>
          <w:sz w:val="24"/>
        </w:rPr>
        <w:t>why</w:t>
      </w:r>
      <w:r w:rsidRPr="0006141B">
        <w:rPr>
          <w:rFonts w:ascii="Montserrat" w:hAnsi="Montserrat" w:cs="Arial"/>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to establish some credentials with the public; i had to demonstrate and define some of my abilities. thus, our carefully guarded existence was traded to win support for an accelerated space colonization and militarization effort.</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17-21</w:t>
      </w:r>
      <w:r w:rsidRPr="0006141B">
        <w:rPr>
          <w:rFonts w:ascii="Montserrat" w:hAnsi="Montserrat" w:cs="Arial"/>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21</w:t>
      </w:r>
      <w:r w:rsidRPr="0006141B">
        <w:rPr>
          <w:rFonts w:ascii="Montserrat" w:hAnsi="Montserrat" w:cs="Arial"/>
          <w:sz w:val="24"/>
        </w:rPr>
        <w:tab/>
        <w:t xml:space="preserve">i was approached by an old family friend--alan eric o'neal, also a former project member from the reservation where i grew up--and asked to volunteer for operation exodus, before i could be conscripted. imagine my surprise. on his advice i was recruited as a volunteer for operation exodus. at the time all actives were being rounded up and subjected to testing, licensing and regulation. i had been out of contact for some time, so he'd had to track me down at my current home in scotland. i was there alone, and when he intruded on my isolation, i was forced to realize that i was lonely.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21-25</w:t>
      </w:r>
      <w:r w:rsidRPr="0006141B">
        <w:rPr>
          <w:rFonts w:ascii="Montserrat" w:hAnsi="Montserrat" w:cs="Arial"/>
          <w:sz w:val="24"/>
        </w:rPr>
        <w:tab/>
        <w:t>asset training at trinity academy--assigned with connor a. lennox and morgan e. wildmuir. connor, morgan and i departed immediately after the prototype trials for trinity naval academy and military reservation--formerly vancouver island, purchased by the solar authority in twenty-one twelve. the mission specs for exodus called for class three actives to occupy staff positions, which meant we had to attain a lieutenant's rank and grade.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06141B">
        <w:rPr>
          <w:rFonts w:ascii="Montserrat" w:hAnsi="Montserrat" w:cs="Arial"/>
          <w:i/>
          <w:sz w:val="24"/>
        </w:rPr>
        <w:t>gabriel,</w:t>
      </w:r>
      <w:r w:rsidRPr="0006141B">
        <w:rPr>
          <w:rFonts w:ascii="Montserrat" w:hAnsi="Montserrat" w:cs="Arial"/>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25-27</w:t>
      </w:r>
      <w:r w:rsidRPr="0006141B">
        <w:rPr>
          <w:rFonts w:ascii="Montserrat" w:hAnsi="Montserrat" w:cs="Arial"/>
          <w:sz w:val="24"/>
        </w:rPr>
        <w:tab/>
        <w:t>we served several tours on active duty between graduation from trinity and exodus, in the course of which we earned our required rank and qualifications. six years--more or less--had passed quickly and suddenly we found ourselves caught up in the rush of mission prep.</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sz w:val="24"/>
        </w:rPr>
      </w:pPr>
      <w:r w:rsidRPr="0006141B">
        <w:rPr>
          <w:rFonts w:ascii="Montserrat" w:hAnsi="Montserrat" w:cs="Arial"/>
          <w:sz w:val="24"/>
        </w:rPr>
        <w:t>27</w:t>
      </w:r>
      <w:r w:rsidRPr="0006141B">
        <w:rPr>
          <w:rFonts w:ascii="Montserrat" w:hAnsi="Montserrat" w:cs="Arial"/>
          <w:sz w:val="24"/>
        </w:rPr>
        <w:tab/>
        <w:t xml:space="preserve">i said my good-byes to earth about a week before we finally departed, with task group three. i am rushed back to luna v to wait while all of the final details are worked out. we pull out of sol system, may fifth of twenty-one seventeen. </w:t>
      </w:r>
      <w:r w:rsidRPr="0006141B">
        <w:rPr>
          <w:rFonts w:ascii="Montserrat" w:hAnsi="Montserrat"/>
          <w:sz w:val="24"/>
        </w:rPr>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06141B">
        <w:rPr>
          <w:rFonts w:ascii="Montserrat" w:hAnsi="Montserrat"/>
          <w:i/>
          <w:sz w:val="24"/>
        </w:rPr>
        <w:t>Gabriel,</w:t>
      </w:r>
      <w:r w:rsidRPr="0006141B">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Call it animism if you will, but anything with as much processing capability as </w:t>
      </w:r>
      <w:r w:rsidRPr="0006141B">
        <w:rPr>
          <w:rFonts w:ascii="Montserrat" w:hAnsi="Montserrat"/>
          <w:i/>
          <w:sz w:val="24"/>
        </w:rPr>
        <w:t>Gabriel</w:t>
      </w:r>
      <w:r w:rsidRPr="0006141B">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Morgan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3C23C7" w:rsidRPr="0006141B" w:rsidRDefault="003C23C7">
      <w:pPr>
        <w:spacing w:line="360" w:lineRule="auto"/>
        <w:jc w:val="both"/>
        <w:rPr>
          <w:rFonts w:ascii="Montserrat" w:hAnsi="Montserrat"/>
          <w:sz w:val="24"/>
        </w:rPr>
      </w:pPr>
      <w:r w:rsidRPr="0006141B">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In the course of mission prep and pre-launch countdown, I engaged my mind at a second magnitude, or class two threshold, allowing me a sharper grasp of the texture of </w:t>
      </w:r>
      <w:r w:rsidRPr="0006141B">
        <w:rPr>
          <w:rFonts w:ascii="Montserrat" w:hAnsi="Montserrat"/>
          <w:i/>
          <w:sz w:val="24"/>
        </w:rPr>
        <w:t>Gabriel's</w:t>
      </w:r>
      <w:r w:rsidRPr="0006141B">
        <w:rPr>
          <w:rFonts w:ascii="Montserrat" w:hAnsi="Montserrat"/>
          <w:sz w:val="24"/>
        </w:rPr>
        <w:t xml:space="preserve"> field architecture. Unlike the majority of the crew--for whom </w:t>
      </w:r>
      <w:r w:rsidRPr="0006141B">
        <w:rPr>
          <w:rFonts w:ascii="Montserrat" w:hAnsi="Montserrat"/>
          <w:i/>
          <w:sz w:val="24"/>
        </w:rPr>
        <w:t>Gabriel's</w:t>
      </w:r>
      <w:r w:rsidRPr="0006141B">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On the morning of our departure, May 5th, I was sitting in an orchard in one of these hydroponics sections while my mind continued monitoring the field compositions of the ship. Angelica Thompson came across me and asked what I was doing. "Morning, Sir. Just keeping a read on </w:t>
      </w:r>
      <w:r w:rsidRPr="0006141B">
        <w:rPr>
          <w:rFonts w:ascii="Montserrat" w:hAnsi="Montserrat"/>
          <w:i/>
          <w:sz w:val="24"/>
        </w:rPr>
        <w:t>Gabe's</w:t>
      </w:r>
      <w:r w:rsidRPr="0006141B">
        <w:rPr>
          <w:rFonts w:ascii="Montserrat" w:hAnsi="Montserrat"/>
          <w:sz w:val="24"/>
        </w:rPr>
        <w:t xml:space="preserve"> mood," I smiled.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"I'd be careful, she'll hear you," she grinned. Thompson sat down in the shade of the tree with me. She looked tired. Commander Thompson was here for the same reason I was. This atrium was only a short walk from the bridge. In the final hours of our countdown, with the stress mounting, coming here was a total mental and spiritual departure from that tension, free from any sense of displacement from one's responsibilities. </w:t>
      </w:r>
    </w:p>
    <w:p w:rsidR="003C23C7" w:rsidRPr="0006141B" w:rsidRDefault="003C23C7">
      <w:pPr>
        <w:spacing w:line="360" w:lineRule="auto"/>
        <w:jc w:val="both"/>
        <w:rPr>
          <w:rFonts w:ascii="Montserrat" w:hAnsi="Montserrat"/>
          <w:sz w:val="24"/>
        </w:rPr>
      </w:pPr>
      <w:r w:rsidRPr="0006141B">
        <w:rPr>
          <w:rFonts w:ascii="Montserrat" w:hAnsi="Montserrat"/>
          <w:sz w:val="24"/>
        </w:rPr>
        <w:tab/>
        <w:t>"How did you manage to get out of there?" I asked.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"Captain caught me slipping off track," she groaned. She passed her hands across her face, rubbing her eyes with fingers held flat over them. "Told me if I was still on the bridge the next time he looked up I could enjoy the launch sedated in my cabin. I almost wish he'd do it anyway. Even without </w:t>
      </w:r>
      <w:r w:rsidRPr="0006141B">
        <w:rPr>
          <w:rFonts w:ascii="Montserrat" w:hAnsi="Montserrat"/>
          <w:i/>
          <w:sz w:val="24"/>
        </w:rPr>
        <w:t>Gabe's</w:t>
      </w:r>
      <w:r w:rsidRPr="0006141B">
        <w:rPr>
          <w:rFonts w:ascii="Montserrat" w:hAnsi="Montserrat"/>
          <w:sz w:val="24"/>
        </w:rPr>
        <w:t xml:space="preserve"> sense of humor, this has been a bitch of a week." As the executive officer, Thompson had fallen under the bulk of the work of keeping the ship on schedule.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"Rank hath it's privileges," I pointed out with cruel irony. As expected, Thompson turned to glare at me. I just smiled and patted her thigh companionably. "Hopefully this will be the last start we have to make. It really looks like </w:t>
      </w:r>
      <w:r w:rsidRPr="0006141B">
        <w:rPr>
          <w:rFonts w:ascii="Montserrat" w:hAnsi="Montserrat"/>
          <w:i/>
          <w:sz w:val="24"/>
        </w:rPr>
        <w:t>Gabe's</w:t>
      </w:r>
      <w:r w:rsidRPr="0006141B">
        <w:rPr>
          <w:rFonts w:ascii="Montserrat" w:hAnsi="Montserrat"/>
          <w:sz w:val="24"/>
        </w:rPr>
        <w:t xml:space="preserve"> going to behave," I offered for her assurance. then I grinned and added, "Well, if the Captain is threatening to rotate you over achievers out in favor of us bright eyed and bushy tailed second stringers, it looks like I have a chance of riding out the launch in the Disaster Seat." Even with the detailed and sweeping responsibilities assigned to us--that's Connor, Morgan and myself--the Navy had been baffled as to what position we ought to hold relative to the chain of command. Tentatively referring to our department as Assets, the Asset on duty was stationed at an observation console on the bridge. Since we embodied our department the title "Assets" was perforce applied to us, not our posted station. We had taken to calling that observation post the Disaster Seat. "Poor Connor hasn't missed a beat the past week trying to ensure that he is on the watch at zero hour, and the man is wrung out. The Captain won't have to sedate him, just wave a hand in his direction and he'll be out for the count." Connor's promotion to lieutenant commander and appointment as head of our department, had put the spice of rivalry into our relationship, while at the same time banning all the more intimate flavors.</w:t>
      </w:r>
    </w:p>
    <w:p w:rsidR="003C23C7" w:rsidRPr="0006141B" w:rsidRDefault="003C23C7">
      <w:pPr>
        <w:spacing w:line="360" w:lineRule="auto"/>
        <w:jc w:val="both"/>
        <w:rPr>
          <w:rFonts w:ascii="Montserrat" w:hAnsi="Montserrat"/>
          <w:sz w:val="24"/>
        </w:rPr>
      </w:pPr>
      <w:r w:rsidRPr="0006141B">
        <w:rPr>
          <w:rFonts w:ascii="Montserrat" w:hAnsi="Montserrat"/>
          <w:sz w:val="24"/>
        </w:rPr>
        <w:tab/>
        <w:t>"Nasty. You evil little girl. Do you ever show the guy any mercy?" Thompson teased.</w:t>
      </w:r>
    </w:p>
    <w:p w:rsidR="003C23C7" w:rsidRPr="0006141B" w:rsidRDefault="003C23C7">
      <w:pPr>
        <w:spacing w:line="360" w:lineRule="auto"/>
        <w:jc w:val="both"/>
        <w:rPr>
          <w:rFonts w:ascii="Montserrat" w:hAnsi="Montserrat"/>
          <w:sz w:val="24"/>
        </w:rPr>
      </w:pPr>
      <w:r w:rsidRPr="0006141B">
        <w:rPr>
          <w:rFonts w:ascii="Montserrat" w:hAnsi="Montserrat"/>
          <w:sz w:val="24"/>
        </w:rPr>
        <w:tab/>
        <w:t>"Nope, the man's too fond of competing," I responded in a matter-of-fact tone. A momentary silence passed. Seeing that I had the XO on hand, and considering that over the past few years we had become friends, I decided to tap her for some information which Connor had neglected to leak in my direction. "What's the Admiral's ruling on departure? What did they decide in the conference?"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"We're going to proceed," she responded, as if by rote, "by sail, out past the ort cloud before our first coordinated dive. Our task group is going to remain concentrated until we reach our assigned sector. We'll take that leg of the journey in a series of shallow dives. A deeper dive could eliminate the need for multiple dives, but at a much greater risk, so that plan was shelved. When we reach the scatter point, we'll break up into our five squadrons and proceed with advance reconnaissance. Our squadron units will continue to support each other until targets have been selected for direct probing. At each step the process gets longer and more isolated." </w:t>
      </w:r>
    </w:p>
    <w:p w:rsidR="003C23C7" w:rsidRPr="0006141B" w:rsidRDefault="003C23C7">
      <w:pPr>
        <w:spacing w:line="360" w:lineRule="auto"/>
        <w:jc w:val="both"/>
        <w:rPr>
          <w:rFonts w:ascii="Montserrat" w:hAnsi="Montserrat"/>
          <w:sz w:val="24"/>
        </w:rPr>
      </w:pPr>
      <w:r w:rsidRPr="0006141B">
        <w:rPr>
          <w:rFonts w:ascii="Montserrat" w:hAnsi="Montserrat"/>
          <w:sz w:val="24"/>
        </w:rPr>
        <w:tab/>
        <w:t>"Today's agenda is limited to system departure then?" I asked, pleased to hear that the wiser heads had carried the planning session. "As I understand it, even a shallow dive will take a side-real week, barring an emergency abort," I amended with crossed fingers.</w:t>
      </w:r>
    </w:p>
    <w:p w:rsidR="003C23C7" w:rsidRPr="0006141B" w:rsidRDefault="003C23C7">
      <w:pPr>
        <w:spacing w:line="360" w:lineRule="auto"/>
        <w:jc w:val="both"/>
        <w:rPr>
          <w:rFonts w:ascii="Montserrat" w:hAnsi="Montserrat"/>
          <w:sz w:val="24"/>
        </w:rPr>
      </w:pPr>
      <w:r w:rsidRPr="0006141B">
        <w:rPr>
          <w:rFonts w:ascii="Montserrat" w:hAnsi="Montserrat"/>
          <w:sz w:val="24"/>
        </w:rPr>
        <w:tab/>
        <w:t>"You should know better than I," she pointed out. Aside from my known history with the Interface Systems Project, as an active my capacity for mathematics and the conceptualization of higher dimensions made it far easier for me to understand Interface theory and deduce its effects than a latent like Angelica Thompson. She went on, "I can't figure it. All I know is that in a dive, we gain time, and under sail we lose time subjectively speaking, and in reference to an outside observer."</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Which was true, but I didn't have time to explain why, as the captain suddenly showed up and chased Angelica out of the atrium with orders to catch a few hours of sleep. With O'Neal's indulgence, I accompanied him back to the bridge, where Connor was doing his best to appear alert and on top of everything. I scowled at him, because I could see that he was cheating. </w:t>
      </w:r>
    </w:p>
    <w:p w:rsidR="003C23C7" w:rsidRPr="0006141B" w:rsidRDefault="003C23C7">
      <w:pPr>
        <w:spacing w:line="360" w:lineRule="auto"/>
        <w:jc w:val="both"/>
        <w:rPr>
          <w:rFonts w:ascii="Montserrat" w:hAnsi="Montserrat"/>
          <w:sz w:val="24"/>
        </w:rPr>
      </w:pPr>
      <w:r w:rsidRPr="0006141B">
        <w:rPr>
          <w:rFonts w:ascii="Montserrat" w:hAnsi="Montserrat"/>
          <w:sz w:val="24"/>
        </w:rPr>
        <w:tab/>
        <w:t>It is not that hard for an active to augment her own body. Even at a class one threshold, it is the most intimate domain of attention an active knows. She can act on her own biology at a molecular level, counteracting the effects of fatigue, aging, disease and injury. Simple biokinetics. A trained active only needs an instant to regenerate her body from scratch--subjective time in translation is much longer, and the cost in emotional fatigue is devastating. Psychic fatigue is far more dangerous to an active in the face of an emergency than physical fatigue. Oh, of course, there is a point where physical fatigue induces psychic fatigue, but a few hours of sleep is much safer to risk than what Connor was doing.</w:t>
      </w:r>
    </w:p>
    <w:p w:rsidR="003C23C7" w:rsidRPr="0006141B" w:rsidRDefault="003C23C7">
      <w:pPr>
        <w:spacing w:line="360" w:lineRule="auto"/>
        <w:jc w:val="both"/>
        <w:rPr>
          <w:rFonts w:ascii="Montserrat" w:hAnsi="Montserrat"/>
          <w:sz w:val="24"/>
        </w:rPr>
      </w:pPr>
      <w:r w:rsidRPr="0006141B">
        <w:rPr>
          <w:rFonts w:ascii="Montserrat" w:hAnsi="Montserrat"/>
          <w:sz w:val="24"/>
        </w:rPr>
        <w:tab/>
        <w:t>Not that I needed to tell him. He knew what I was thinking the minute I looked at him, and that was guilt telling him, not mind reading. I turned my attention to the rest of the officers on the watch. The men and women assembled on the bridge were all deep into the drone of departure preparations. There was a steady stream of point and counterpoint as they worked their way through their checklists. At the captain's order, I relieved Connor from his watch. It was early, but he had been holding down double and triple watches, sending Morgan and myself throughout the ship hunting out field quirks and system faults on our scheduled watches. He had stood his own shift at Midwatch, then taken my Morning watch while I crawled around in the engineering spaces, then he had lingered on Morgan's Forenoon watch sending her out into the field relays, and he expected to hold out through the launch window, Afternoon watch, his next turn up in rotation.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Hell, I was good from Morning watch through First dog watch. No reason why Connor couldn't pull sixteen hours in the Disaster Seat. In full rotation, however, he had managed to pull those two extra shifts in the middle of his sleep rotation. Of course, I was now standing watch on my recreation shift so that he could get a chance to nap before resuming the watch for his regular rotation. There is simply no justice. Pre-launch went on indifferent to my ire with quiet efficiency. A little less than three hours after I had seen her chased out of the atrium in the forward hydroponics section, Angelica Thompson turned up on the bridge, looking refreshed. </w:t>
      </w:r>
    </w:p>
    <w:p w:rsidR="003C23C7" w:rsidRPr="0006141B" w:rsidRDefault="003C23C7">
      <w:pPr>
        <w:spacing w:line="360" w:lineRule="auto"/>
        <w:jc w:val="both"/>
        <w:rPr>
          <w:rFonts w:ascii="Montserrat" w:hAnsi="Montserrat"/>
          <w:sz w:val="24"/>
        </w:rPr>
      </w:pPr>
      <w:r w:rsidRPr="0006141B">
        <w:rPr>
          <w:rFonts w:ascii="Montserrat" w:hAnsi="Montserrat"/>
          <w:sz w:val="24"/>
        </w:rPr>
        <w:tab/>
        <w:t>"Looking better, XO," the captain greeted looking up from Navigation. He gestured in the direction of the Department Heads and instructed, "Catch up with the program and advise me when you are back on top of things."</w:t>
      </w:r>
    </w:p>
    <w:p w:rsidR="003C23C7" w:rsidRPr="0006141B" w:rsidRDefault="003C23C7">
      <w:pPr>
        <w:spacing w:line="360" w:lineRule="auto"/>
        <w:jc w:val="both"/>
        <w:rPr>
          <w:rFonts w:ascii="Montserrat" w:hAnsi="Montserrat"/>
          <w:sz w:val="24"/>
        </w:rPr>
      </w:pPr>
      <w:r w:rsidRPr="0006141B">
        <w:rPr>
          <w:rFonts w:ascii="Montserrat" w:hAnsi="Montserrat"/>
          <w:sz w:val="24"/>
        </w:rPr>
        <w:tab/>
        <w:t>"Aye, Captain. Parker, Cross, if you would please," she beckoned to the Heads of Engineering and Tactical to follow her over to where the Operations officer was huddled up with the Officer of the Deck. It being the tail of the watch, both Morgan and Connor turned up. At a glance from the captain, I turned over the watch to Connor, after accepting Morgan's report on her survey of the field relays. As Morgan and I turned to quit the bridge, the captain signaled us over to him.</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"Morgan, Arden, hang around. Lennox is holding down the Disaster Seat for launch, but I want both or you on the bridge as we set sail. We'll settle down and go back to your watch schedules once we're over the hump, but I plan to keep Assets busy baby-sitting this bad girl across the threshold," he detailed.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"Aye, aye, Captain," we piped in unison, and then found a bulkhead to press against. Given the relative sizes of the ship and its crew, </w:t>
      </w:r>
      <w:r w:rsidRPr="0006141B">
        <w:rPr>
          <w:rFonts w:ascii="Montserrat" w:hAnsi="Montserrat"/>
          <w:i/>
          <w:sz w:val="24"/>
        </w:rPr>
        <w:t>Gabriel</w:t>
      </w:r>
      <w:r w:rsidRPr="0006141B">
        <w:rPr>
          <w:rFonts w:ascii="Montserrat" w:hAnsi="Montserrat"/>
          <w:sz w:val="24"/>
        </w:rPr>
        <w:t xml:space="preserve"> and her sisters had lavish spaces appointed to all necessary compartments. There was room about the bridge for double watch, as long as the half without seating kept alert to traffic situations. Senior officers and ratings carried over into the Afternoon watch, while the rest took their relief and cleared out. Most to find an observation port from which to enjoy the launch. By the time everything was settled again, Commander Thompson had her final report for the captain.</w:t>
      </w:r>
    </w:p>
    <w:p w:rsidR="003C23C7" w:rsidRPr="0006141B" w:rsidRDefault="003C23C7">
      <w:pPr>
        <w:spacing w:line="360" w:lineRule="auto"/>
        <w:jc w:val="both"/>
        <w:rPr>
          <w:rFonts w:ascii="Montserrat" w:hAnsi="Montserrat"/>
          <w:sz w:val="24"/>
        </w:rPr>
      </w:pPr>
      <w:r w:rsidRPr="0006141B">
        <w:rPr>
          <w:rFonts w:ascii="Montserrat" w:hAnsi="Montserrat"/>
          <w:sz w:val="24"/>
        </w:rPr>
        <w:tab/>
        <w:t>"Final check, green across the board. All systems nominal and ready to go, sir."</w:t>
      </w:r>
    </w:p>
    <w:p w:rsidR="003C23C7" w:rsidRPr="0006141B" w:rsidRDefault="003C23C7">
      <w:pPr>
        <w:spacing w:line="360" w:lineRule="auto"/>
        <w:jc w:val="both"/>
        <w:rPr>
          <w:rFonts w:ascii="Montserrat" w:hAnsi="Montserrat"/>
          <w:sz w:val="24"/>
        </w:rPr>
      </w:pPr>
      <w:r w:rsidRPr="0006141B">
        <w:rPr>
          <w:rFonts w:ascii="Montserrat" w:hAnsi="Montserrat"/>
          <w:sz w:val="24"/>
        </w:rPr>
        <w:tab/>
        <w:t>"Thank you XO," he settled in at the Con. Turning to address the communications officer, he set the ball in motion, "Com, all hands, secure ship. Notify Command/Mission Control, status nominal, all check for go; awaiting clearance to undock and assemble at Point Exodus. Request status all ships Task Group Three. Helm, ready for undock and maneuvering course to formation on my order."</w:t>
      </w:r>
    </w:p>
    <w:p w:rsidR="003C23C7" w:rsidRPr="0006141B" w:rsidRDefault="003C23C7">
      <w:pPr>
        <w:spacing w:line="360" w:lineRule="auto"/>
        <w:jc w:val="both"/>
        <w:rPr>
          <w:rFonts w:ascii="Montserrat" w:hAnsi="Montserrat"/>
          <w:sz w:val="24"/>
        </w:rPr>
      </w:pPr>
      <w:r w:rsidRPr="0006141B">
        <w:rPr>
          <w:rFonts w:ascii="Montserrat" w:hAnsi="Montserrat"/>
          <w:sz w:val="24"/>
        </w:rPr>
        <w:tab/>
        <w:t>"Here we go," I murmured to Morgan. Throughout the bridge, people were stowing away all miscellaneous materials and settling down for launch. Throughout the ship men and women were securing for undock as well, reporting in by section to the Officer of the Deck. By the time Angelica could announce that the ship was secure for departure, the station had replied.</w:t>
      </w:r>
    </w:p>
    <w:p w:rsidR="003C23C7" w:rsidRPr="0006141B" w:rsidRDefault="003C23C7">
      <w:pPr>
        <w:spacing w:line="360" w:lineRule="auto"/>
        <w:jc w:val="both"/>
        <w:rPr>
          <w:rFonts w:ascii="Montserrat" w:hAnsi="Montserrat"/>
          <w:sz w:val="24"/>
        </w:rPr>
      </w:pPr>
      <w:r w:rsidRPr="0006141B">
        <w:rPr>
          <w:rFonts w:ascii="Montserrat" w:hAnsi="Montserrat"/>
          <w:sz w:val="24"/>
        </w:rPr>
        <w:tab/>
        <w:t>"Captain. Com. Reply from C/MC. Clear for undock, proceed to parking station Point Exodus to await formation. Endit."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O'Neal nodded to Lieutenant Kimberly Newman at communications and turned to address Ensign Logan Emerson, "Helm, the order is given." Emerson confirmed the order and shortly we were underway on maneuvering thrusters. </w:t>
      </w:r>
      <w:r w:rsidRPr="0006141B">
        <w:rPr>
          <w:rFonts w:ascii="Montserrat" w:hAnsi="Montserrat"/>
          <w:i/>
          <w:sz w:val="24"/>
        </w:rPr>
        <w:t>Gabriel</w:t>
      </w:r>
      <w:r w:rsidRPr="0006141B">
        <w:rPr>
          <w:rFonts w:ascii="Montserrat" w:hAnsi="Montserrat"/>
          <w:sz w:val="24"/>
        </w:rPr>
        <w:t xml:space="preserve"> went into a stately roll on three axes once clear of the station and lined up on course. On the main holographic display, other ships could be seen peeling away from Luna V to join the group holding station at Point Exodus.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As we approached, the captain asked Newman to hail Admiral Niven's flagship. A few minutes later, Newman announced, "Captain. Com. Message from Admiral Niven. All ships, Task Group Three, assemble in formation. Open command channels and await further instructions. Endit." O'Neal opened a channel through his Com section, and spoke quietly over the link with the Admiral. He signaled for the tactical plot, and the image sprang up overhead. </w:t>
      </w:r>
    </w:p>
    <w:p w:rsidR="003C23C7" w:rsidRPr="0006141B" w:rsidRDefault="003C23C7">
      <w:pPr>
        <w:spacing w:line="360" w:lineRule="auto"/>
        <w:jc w:val="both"/>
        <w:rPr>
          <w:rFonts w:ascii="Montserrat" w:hAnsi="Montserrat"/>
          <w:sz w:val="24"/>
        </w:rPr>
      </w:pPr>
      <w:r w:rsidRPr="0006141B">
        <w:rPr>
          <w:rFonts w:ascii="Montserrat" w:hAnsi="Montserrat"/>
          <w:sz w:val="24"/>
        </w:rPr>
        <w:tab/>
        <w:t>"Helm, form up. Nav, ready to receive course profile from the flag."</w:t>
      </w:r>
    </w:p>
    <w:p w:rsidR="003C23C7" w:rsidRPr="0006141B" w:rsidRDefault="003C23C7">
      <w:pPr>
        <w:spacing w:line="360" w:lineRule="auto"/>
        <w:jc w:val="both"/>
        <w:rPr>
          <w:rFonts w:ascii="Montserrat" w:hAnsi="Montserrat"/>
          <w:sz w:val="24"/>
        </w:rPr>
      </w:pPr>
      <w:r w:rsidRPr="0006141B">
        <w:rPr>
          <w:rFonts w:ascii="Montserrat" w:hAnsi="Montserrat"/>
          <w:sz w:val="24"/>
        </w:rPr>
        <w:tab/>
        <w:t>"Aye, Captain," Emerson and Lieutenant Clark acknowledged in stereo.</w:t>
      </w:r>
    </w:p>
    <w:p w:rsidR="003C23C7" w:rsidRPr="0006141B" w:rsidRDefault="003C23C7">
      <w:pPr>
        <w:spacing w:line="360" w:lineRule="auto"/>
        <w:jc w:val="both"/>
        <w:rPr>
          <w:rFonts w:ascii="Montserrat" w:hAnsi="Montserrat"/>
          <w:sz w:val="24"/>
        </w:rPr>
      </w:pPr>
      <w:r w:rsidRPr="0006141B">
        <w:rPr>
          <w:rFonts w:ascii="Montserrat" w:hAnsi="Montserrat"/>
          <w:sz w:val="24"/>
        </w:rPr>
        <w:tab/>
        <w:t>In a lull, O'Neal leaned over in our direction and said, "I hope you all found time to make your goodbyes. It's going to be quite a while before we'll be back this way, if we ever get back this way at all."</w:t>
      </w:r>
    </w:p>
    <w:p w:rsidR="003C23C7" w:rsidRPr="0006141B" w:rsidRDefault="003C23C7">
      <w:pPr>
        <w:spacing w:line="360" w:lineRule="auto"/>
        <w:jc w:val="both"/>
        <w:rPr>
          <w:rFonts w:ascii="Montserrat" w:hAnsi="Montserrat"/>
          <w:sz w:val="24"/>
        </w:rPr>
      </w:pPr>
      <w:r w:rsidRPr="0006141B">
        <w:rPr>
          <w:rFonts w:ascii="Montserrat" w:hAnsi="Montserrat"/>
          <w:sz w:val="24"/>
        </w:rPr>
        <w:tab/>
        <w:t>"Alan, don't you think you might have said something before we quit dock?" I chided.</w:t>
      </w:r>
    </w:p>
    <w:p w:rsidR="003C23C7" w:rsidRPr="0006141B" w:rsidRDefault="003C23C7">
      <w:pPr>
        <w:spacing w:line="360" w:lineRule="auto"/>
        <w:jc w:val="both"/>
        <w:rPr>
          <w:rFonts w:ascii="Montserrat" w:hAnsi="Montserrat"/>
          <w:sz w:val="24"/>
        </w:rPr>
      </w:pPr>
      <w:r w:rsidRPr="0006141B">
        <w:rPr>
          <w:rFonts w:ascii="Montserrat" w:hAnsi="Montserrat"/>
          <w:sz w:val="24"/>
        </w:rPr>
        <w:tab/>
        <w:t>"Not at all," he rebuffed. "I never encourage last minute doubts. Much easier to wait until there's no point crying about it. Get yourselves comfortable. We have a few hours under sail before we rig for our first dive." Which was good advice. The admiral had called for a slow transition to Tach two--two times the speed of light--for system departure. A number of physicists had lost their shorts betting against the development of faster than light flight. In spite of the fact that the evidence pointed to a wave-speed-in-media problem, an aversion to the idea of an etheric medium persisted in clouding the issue. Other blind spots contributed to the conflict of FTL development. All of the sacred opinions had been challenged by the Sinclair-Drake Unified Field Models, and later the Unified Theory.</w:t>
      </w:r>
    </w:p>
    <w:p w:rsidR="003C23C7" w:rsidRPr="0006141B" w:rsidRDefault="003C23C7">
      <w:pPr>
        <w:spacing w:line="360" w:lineRule="auto"/>
        <w:jc w:val="both"/>
        <w:rPr>
          <w:rFonts w:ascii="Montserrat" w:hAnsi="Montserrat"/>
          <w:sz w:val="24"/>
        </w:rPr>
      </w:pPr>
      <w:r w:rsidRPr="0006141B">
        <w:rPr>
          <w:rFonts w:ascii="Montserrat" w:hAnsi="Montserrat"/>
          <w:sz w:val="24"/>
        </w:rPr>
        <w:tab/>
        <w:t>Did I say it was a simple solution? That's right, it's not. I would love to explain, but that involves an explanation of discrete media, dimensional expression, and field geometry. Simple version then: Picture a water-bug in a pond, the old classic description of wave speed. As the speed of the water-skipper approaches the wave speed of the water, the disturbance caused by the water-skippers efforts build up in a standing wave in his path canceling out the little creature's forward momentum. Same case can apply to a man in a row boat, except in that case it is feasible to overcome the standing wave. The solution in that example, is much the same as the solution to the sound barrier problem which faced human beings in the twentieth century. Cut the wave. In a contiguous medium, an object in motion sets up a disturbance; ergo it is an emitter. Initially it sets up a wavefront one dimension less complex than itself, however in acceleration, it pursues its bow wave, inducing a higher frequency through compression. As a standing wave, this bow wave warps into the dimension of the emitter creating a virtually solid obstacle to the moving body. Also, the more compressed this standing wave becomes the more energy it absorbs from the emitter in motion. In other words it pays more for the privilege of going closer to the wave-speed-constant for that medium.</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Are you asleep yet? No? You must be a closet physicist then--immune to a good lullaby. I don't know why I try to explain these things, I am a psionicist not a physicist; my mind is ideal for manipulating the universe, but merely adequate at talking about it. What I was getting at is that the solution to most wave barrier problems is a geometrical solution. A moving body can be designed to be less of an emitter and more of a knife. </w:t>
      </w:r>
    </w:p>
    <w:p w:rsidR="003C23C7" w:rsidRPr="0006141B" w:rsidRDefault="003C23C7">
      <w:pPr>
        <w:spacing w:line="360" w:lineRule="auto"/>
        <w:jc w:val="both"/>
        <w:rPr>
          <w:rFonts w:ascii="Montserrat" w:hAnsi="Montserrat"/>
          <w:sz w:val="24"/>
        </w:rPr>
      </w:pPr>
      <w:r w:rsidRPr="0006141B">
        <w:rPr>
          <w:rFonts w:ascii="Montserrat" w:hAnsi="Montserrat"/>
          <w:sz w:val="24"/>
        </w:rPr>
        <w:tab/>
        <w:t>At about the point that the standing wave cresting our ships was registering on sensors as a blue corona, we activated our wedges. A field wedge, which cut the wave front by tapping it for energy. This energy augmented our shielding and boosted acceleration efficiency kicking us across the light barrier to Tach one. At that point the drive fields reconfigure to light sail. While there is perceivable light beyond the light barrier, it is out of phase as far as our sensory systems are concerned. One sees what I call ghost light, but what it most resembles is the static one sees with one's eyes closed--except brightly vivid and psychedelic. Special systems have been developed to phase plot ambient light and assemble a representational picture of the universe to a ship underway.</w:t>
      </w:r>
    </w:p>
    <w:p w:rsidR="003C23C7" w:rsidRPr="0006141B" w:rsidRDefault="003C23C7">
      <w:pPr>
        <w:spacing w:line="360" w:lineRule="auto"/>
        <w:jc w:val="both"/>
        <w:rPr>
          <w:rFonts w:ascii="Montserrat" w:hAnsi="Montserrat"/>
          <w:sz w:val="24"/>
        </w:rPr>
      </w:pPr>
      <w:r w:rsidRPr="0006141B">
        <w:rPr>
          <w:rFonts w:ascii="Montserrat" w:hAnsi="Montserrat"/>
          <w:sz w:val="24"/>
        </w:rPr>
        <w:tab/>
        <w:t>Either way, it is a sight to see, and as usual, I lost track of time.</w:t>
      </w:r>
    </w:p>
    <w:p w:rsidR="003C23C7" w:rsidRPr="0006141B" w:rsidRDefault="003C23C7">
      <w:pPr>
        <w:spacing w:line="360" w:lineRule="auto"/>
        <w:jc w:val="both"/>
        <w:rPr>
          <w:rFonts w:ascii="Montserrat" w:hAnsi="Montserrat"/>
          <w:sz w:val="24"/>
        </w:rPr>
      </w:pPr>
      <w:r w:rsidRPr="0006141B">
        <w:rPr>
          <w:rFonts w:ascii="Montserrat" w:hAnsi="Montserrat"/>
          <w:sz w:val="24"/>
        </w:rPr>
        <w:tab/>
        <w:t>"Captain, coming up on the ort cloud," I looked around and noticed Angelica at the Con. I did not see the captain, but a second later I heard his voice over the private link between the Con and his ready room. "Thank you Angelica. I'm on my way."</w:t>
      </w:r>
    </w:p>
    <w:p w:rsidR="003C23C7" w:rsidRPr="0006141B" w:rsidRDefault="003C23C7">
      <w:pPr>
        <w:spacing w:line="360" w:lineRule="auto"/>
        <w:jc w:val="both"/>
        <w:rPr>
          <w:rFonts w:ascii="Montserrat" w:hAnsi="Montserrat"/>
          <w:sz w:val="24"/>
        </w:rPr>
      </w:pPr>
      <w:r w:rsidRPr="0006141B">
        <w:rPr>
          <w:rFonts w:ascii="Montserrat" w:hAnsi="Montserrat"/>
          <w:sz w:val="24"/>
        </w:rPr>
        <w:tab/>
        <w:t>As O'Neal appeared on the bridge, he inquired, "Com. Any word from Niven yet?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"Negative, sir." O'Neal nodded and went to his place on the Con, but did not relieve Angelica, letting her boss the dive as the signal came over from the </w:t>
      </w:r>
      <w:r w:rsidRPr="0006141B">
        <w:rPr>
          <w:rFonts w:ascii="Montserrat" w:hAnsi="Montserrat"/>
          <w:i/>
          <w:sz w:val="24"/>
        </w:rPr>
        <w:t>Azreal.</w:t>
      </w:r>
      <w:r w:rsidRPr="0006141B">
        <w:rPr>
          <w:rFonts w:ascii="Montserrat" w:hAnsi="Montserrat"/>
          <w:sz w:val="24"/>
        </w:rPr>
        <w:t xml:space="preserve"> We took the flag ship's calculations for the dive and set up the Interface Communications Net.</w:t>
      </w:r>
    </w:p>
    <w:p w:rsidR="003C23C7" w:rsidRPr="0006141B" w:rsidRDefault="003C23C7">
      <w:pPr>
        <w:spacing w:line="360" w:lineRule="auto"/>
        <w:jc w:val="both"/>
        <w:rPr>
          <w:rFonts w:ascii="Montserrat" w:hAnsi="Montserrat"/>
          <w:sz w:val="24"/>
        </w:rPr>
      </w:pPr>
      <w:r w:rsidRPr="0006141B">
        <w:rPr>
          <w:rFonts w:ascii="Montserrat" w:hAnsi="Montserrat"/>
          <w:sz w:val="24"/>
        </w:rPr>
        <w:tab/>
        <w:t>"Navigator," Angelica had the reins firmly in her grasp, "set coordinates for dive. Engineering, secure sails, ready for translation." She listened to the confirmation of her orders and she watched the clock. "All hands prepare for dive. Translation in five minutes," she announced as she started the countdown clock.</w:t>
      </w:r>
    </w:p>
    <w:p w:rsidR="003C23C7" w:rsidRPr="0006141B" w:rsidRDefault="003C23C7">
      <w:pPr>
        <w:spacing w:line="360" w:lineRule="auto"/>
        <w:jc w:val="both"/>
        <w:rPr>
          <w:rFonts w:ascii="Montserrat" w:hAnsi="Montserrat"/>
          <w:sz w:val="24"/>
        </w:rPr>
      </w:pPr>
      <w:r w:rsidRPr="0006141B">
        <w:rPr>
          <w:rFonts w:ascii="Montserrat" w:hAnsi="Montserrat"/>
          <w:sz w:val="24"/>
        </w:rPr>
        <w:tab/>
        <w:t>"Ship secure for dive, sir," reported the Officer of the Deck.</w:t>
      </w:r>
    </w:p>
    <w:p w:rsidR="003C23C7" w:rsidRPr="0006141B" w:rsidRDefault="003C23C7">
      <w:pPr>
        <w:spacing w:line="360" w:lineRule="auto"/>
        <w:jc w:val="both"/>
        <w:rPr>
          <w:rFonts w:ascii="Montserrat" w:hAnsi="Montserrat"/>
          <w:sz w:val="24"/>
        </w:rPr>
      </w:pPr>
      <w:r w:rsidRPr="0006141B">
        <w:rPr>
          <w:rFonts w:ascii="Montserrat" w:hAnsi="Montserrat"/>
          <w:sz w:val="24"/>
        </w:rPr>
        <w:tab/>
        <w:t>"Assets, confirm ready for dive?" she quirked an eyebrow at Connor.</w:t>
      </w:r>
    </w:p>
    <w:p w:rsidR="003C23C7" w:rsidRPr="0006141B" w:rsidRDefault="003C23C7">
      <w:pPr>
        <w:spacing w:line="360" w:lineRule="auto"/>
        <w:jc w:val="both"/>
        <w:rPr>
          <w:rFonts w:ascii="Montserrat" w:hAnsi="Montserrat"/>
          <w:sz w:val="24"/>
        </w:rPr>
      </w:pPr>
      <w:r w:rsidRPr="0006141B">
        <w:rPr>
          <w:rFonts w:ascii="Montserrat" w:hAnsi="Montserrat"/>
          <w:sz w:val="24"/>
        </w:rPr>
        <w:tab/>
        <w:t>"Sir, field is intact and translation interface is nominal," he answered without hesitating.</w:t>
      </w:r>
    </w:p>
    <w:p w:rsidR="003C23C7" w:rsidRPr="0006141B" w:rsidRDefault="003C23C7">
      <w:pPr>
        <w:spacing w:line="360" w:lineRule="auto"/>
        <w:jc w:val="both"/>
        <w:rPr>
          <w:rFonts w:ascii="Montserrat" w:hAnsi="Montserrat"/>
          <w:sz w:val="24"/>
        </w:rPr>
      </w:pPr>
      <w:r w:rsidRPr="0006141B">
        <w:rPr>
          <w:rFonts w:ascii="Montserrat" w:hAnsi="Montserrat"/>
          <w:sz w:val="24"/>
        </w:rPr>
        <w:tab/>
        <w:t>"Lieutenant?" she looked to me for confirmation.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concur, sir," I stated. In the excitement of system departure, I had keyed up to a class three threshold. In that state I was aware of every field and particle on the ship. I was ready to pop that ship into the interface on my own. </w:t>
      </w:r>
    </w:p>
    <w:p w:rsidR="003C23C7" w:rsidRPr="0006141B" w:rsidRDefault="003C23C7">
      <w:pPr>
        <w:spacing w:line="360" w:lineRule="auto"/>
        <w:jc w:val="both"/>
        <w:rPr>
          <w:rFonts w:ascii="Montserrat" w:hAnsi="Montserrat"/>
          <w:sz w:val="24"/>
        </w:rPr>
      </w:pPr>
      <w:r w:rsidRPr="0006141B">
        <w:rPr>
          <w:rFonts w:ascii="Montserrat" w:hAnsi="Montserrat"/>
          <w:sz w:val="24"/>
        </w:rPr>
        <w:tab/>
        <w:t>"Com, send confirmation to the Admiral. Helm, begin translation on the Admiral's mark."</w:t>
      </w:r>
    </w:p>
    <w:p w:rsidR="003C23C7" w:rsidRPr="0006141B" w:rsidRDefault="003C23C7">
      <w:pPr>
        <w:spacing w:line="360" w:lineRule="auto"/>
        <w:jc w:val="both"/>
        <w:rPr>
          <w:rFonts w:ascii="Montserrat" w:hAnsi="Montserrat"/>
          <w:sz w:val="24"/>
        </w:rPr>
      </w:pPr>
      <w:r w:rsidRPr="0006141B">
        <w:rPr>
          <w:rFonts w:ascii="Montserrat" w:hAnsi="Montserrat"/>
          <w:sz w:val="24"/>
        </w:rPr>
        <w:tab/>
        <w:t>We all waited, in professional calm, until the order came over the communications net. O'Neal confirmed the order to Helm and Engineering. As the order was executed, I watched the invisible shift of translation. Space, time and mind, as media, contain information--data structures--we experience as matter, energy and thought. In translation, the information representing ships, crews, and our controlled environment is read off into prepared, isolated media, and then the original patterns are wiped. The process is instantaneous, so far as objects in translation are concerned, but an active is frighteningly aware of it.</w:t>
      </w:r>
    </w:p>
    <w:p w:rsidR="003C23C7" w:rsidRPr="0006141B" w:rsidRDefault="003C23C7">
      <w:pPr>
        <w:spacing w:line="360" w:lineRule="auto"/>
        <w:jc w:val="both"/>
        <w:rPr>
          <w:rFonts w:ascii="Montserrat" w:hAnsi="Montserrat"/>
          <w:sz w:val="24"/>
        </w:rPr>
      </w:pPr>
      <w:r w:rsidRPr="0006141B">
        <w:rPr>
          <w:rFonts w:ascii="Montserrat" w:hAnsi="Montserrat"/>
          <w:sz w:val="24"/>
        </w:rPr>
        <w:tab/>
        <w:t>As I was heaving a deep sigh, with the last disassociation from the surface universe, Angelica was receiving reports from the crew. O'Neal was calmly observing us actives, because he was aware of how different the experience was for us. Connor did not look too good, having tapped his reserves too much over the week past. His attention turned from us as Angelica straightened up from a brief conference with the helmsman.</w:t>
      </w:r>
    </w:p>
    <w:p w:rsidR="003C23C7" w:rsidRPr="0006141B" w:rsidRDefault="003C23C7">
      <w:pPr>
        <w:spacing w:line="360" w:lineRule="auto"/>
        <w:jc w:val="both"/>
        <w:rPr>
          <w:rFonts w:ascii="Montserrat" w:hAnsi="Montserrat"/>
          <w:sz w:val="24"/>
        </w:rPr>
      </w:pPr>
      <w:r w:rsidRPr="0006141B">
        <w:rPr>
          <w:rFonts w:ascii="Montserrat" w:hAnsi="Montserrat"/>
          <w:sz w:val="24"/>
        </w:rPr>
        <w:tab/>
        <w:t>"Captain, we are clear of the surface," Angelica reported. With an eye on Helm controls, she elaborated. "Riding at interface depth on ten degrees chord. Continuity stopped at seventeen-hundred-oh-seven hours twenty-nine seconds. Subjective time fifty-three seconds mark." The dive process was a complex mathematical dance. Technically, a ship did not leave its point of departure in real space until a split second after it arrived at its point of destination.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Subjectively, however, when the drive is activated, and the ship is displaced from its position in reality and tucked into a pocket reality, as defined by the field architecture of the ship in question, that artificial bubble of relativity subjects the crew and complement to an illusion of time in transit--despite the fact that a ship is technically immobile during a translation dive. The process of disassociation with spatial-temporal coordinates at a previous here-and-now and the reassociation with a probability set of possible here-and-nows elsewhere in the continuum thought of as normal space takes a continuity-irrelevant processing time for the drive core, the artifact intelligence that controls the translation. Life aboard ship goes on while the ship contemplates its point of insertion. </w:t>
      </w:r>
    </w:p>
    <w:p w:rsidR="003C23C7" w:rsidRPr="0006141B" w:rsidRDefault="003C23C7">
      <w:pPr>
        <w:spacing w:line="360" w:lineRule="auto"/>
        <w:jc w:val="both"/>
        <w:rPr>
          <w:rFonts w:ascii="Montserrat" w:hAnsi="Montserrat"/>
          <w:sz w:val="24"/>
        </w:rPr>
      </w:pPr>
      <w:r w:rsidRPr="0006141B">
        <w:rPr>
          <w:rFonts w:ascii="Montserrat" w:hAnsi="Montserrat"/>
          <w:sz w:val="24"/>
        </w:rPr>
        <w:tab/>
        <w:t>Psionic actives refer to this temporal effect as "panic time", a sudden acceleration experienced during the instant one slips out of the bounds of continuity. If you ever manage to find yourself exposed naked to the interface, I'm sure you will understand the expression implicitly. The time you experience is the same processing time required for a ship to calculate reinsertion. The common term of teleportation is adequate to describe the effect, but translation is a more accurate way to describe the process. Of course, explaining what an interface drive does to its passengers tends to make passengers leery of space travel, and uncertain of their reality.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But that's not the only disturbing aspect of translation.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Theoretically, it is possible to dive from any point in the universe to any other point in the universe without regard to time or distance. However, the greater the relativistic distance between bridged points the more extreme the displacement experienced by the ship, crew and complement. That did not mean much to the psi-latent theorist, but to a psi-active like me it had an obvious significance. The deeper the dive, the greater drain on your resources at the point where you try to regain the surface. At which point you are taxed with a proportionately increased demand on your attention for precision in the effort to come up on the mark.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Of course, this was a shallow dive--or at least that was the intent--if </w:t>
      </w:r>
      <w:r w:rsidRPr="0006141B">
        <w:rPr>
          <w:rFonts w:ascii="Montserrat" w:hAnsi="Montserrat"/>
          <w:i/>
          <w:sz w:val="24"/>
        </w:rPr>
        <w:t>Gabriel</w:t>
      </w:r>
      <w:r w:rsidRPr="0006141B">
        <w:rPr>
          <w:rFonts w:ascii="Montserrat" w:hAnsi="Montserrat"/>
          <w:sz w:val="24"/>
        </w:rPr>
        <w:t xml:space="preserve"> behaved. The thought must have been on O'Neal's mind because he addressed it without and propting by any of us in Assets.</w:t>
      </w:r>
    </w:p>
    <w:p w:rsidR="003C23C7" w:rsidRPr="0006141B" w:rsidRDefault="003C23C7">
      <w:pPr>
        <w:spacing w:line="360" w:lineRule="auto"/>
        <w:jc w:val="both"/>
        <w:rPr>
          <w:rFonts w:ascii="Montserrat" w:hAnsi="Montserrat"/>
          <w:sz w:val="24"/>
        </w:rPr>
      </w:pPr>
      <w:r w:rsidRPr="0006141B">
        <w:rPr>
          <w:rFonts w:ascii="Montserrat" w:hAnsi="Montserrat"/>
          <w:sz w:val="24"/>
        </w:rPr>
        <w:tab/>
        <w:t>"Check bearing and confirm insertion coordinates at the surface on this chord," he ordered the man at navigation. "Project subjective time in interface and report to the XO. Angelica, you still have the Con. I will be in my ready-room with Winter and Sinclair." Angelica nodded and moved to take the Captain's chair as O'Neal slipped away with Morgan and I in tow.</w:t>
      </w:r>
    </w:p>
    <w:p w:rsidR="003C23C7" w:rsidRPr="0006141B" w:rsidRDefault="003C23C7">
      <w:pPr>
        <w:spacing w:line="360" w:lineRule="auto"/>
        <w:jc w:val="both"/>
        <w:rPr>
          <w:rFonts w:ascii="Montserrat" w:hAnsi="Montserrat"/>
          <w:sz w:val="24"/>
        </w:rPr>
      </w:pPr>
      <w:r w:rsidRPr="0006141B">
        <w:rPr>
          <w:rFonts w:ascii="Montserrat" w:hAnsi="Montserrat"/>
          <w:sz w:val="24"/>
        </w:rPr>
        <w:br w:type="page"/>
        <w:t>CHAPTER FOUR</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I could not sleep. I tossed and twisted in the grip of my nest. My body was suspended in a bed of sculpted force, a shaped free fall. A more complex design, actually, than mere null-acceleration, gently but firmly holding my center of gravity within the heart of the field. A more comfortable bed could not be devised. Except that I could not help but see and feel the shaped space that penetrated my body to pin me in place. It took a constant submission of my will to endure that gentle caress, and it had taken me months to teach myself not to fight against that kind of passive influence.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During the week or so of our first dive I managed to curse the designers as far back as their tree-dwelling ancestors. Then I took it back because under normal circumstances I loved my nest. A hollow ovoid chamber about eight feet deep and five feet at its widest diameter, with padded inner surfaces concealing storage cubbies for personal effects. My berthing cell was one of four, stacked two high, two on either side of the compartment access. This put us against the inner bulkhead, close to the compartment door, and created a spacious common area for Morgan, Connor and I. If we weren't actives, and if we three weren't the sum total of our department, Connor would be shacked up with another lieutenant commander in a double, while Morgan and I would have two lieutenants in here with us.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Originally our extra nest had been occupied by Sam Malthus. Formerly an assistant director for the Interface Systems Project, he joined Martin Cannon Craig on the Psi Control Project. At about the time our Asset group was transferred full time to </w:t>
      </w:r>
      <w:r w:rsidRPr="0006141B">
        <w:rPr>
          <w:rFonts w:ascii="Montserrat" w:hAnsi="Montserrat"/>
          <w:i/>
          <w:sz w:val="24"/>
        </w:rPr>
        <w:t>Gabriel</w:t>
      </w:r>
      <w:r w:rsidRPr="0006141B">
        <w:rPr>
          <w:rFonts w:ascii="Montserrat" w:hAnsi="Montserrat"/>
          <w:sz w:val="24"/>
        </w:rPr>
        <w:t xml:space="preserve">, he had been assigned to us as our control officer. He had been rushed through the academy after us and hopped up to lieutenant commander in charge of Assets. As a class three latent, with mind control training, he was theoretically immune to subversion and coercion. Unfortunately he was an asshole, and he wasn't immune to extreme fluctuations in temperature. </w:t>
      </w:r>
    </w:p>
    <w:p w:rsidR="003C23C7" w:rsidRPr="0006141B" w:rsidRDefault="003C23C7">
      <w:pPr>
        <w:spacing w:line="360" w:lineRule="auto"/>
        <w:jc w:val="both"/>
        <w:rPr>
          <w:rFonts w:ascii="Montserrat" w:hAnsi="Montserrat"/>
          <w:sz w:val="24"/>
        </w:rPr>
      </w:pPr>
      <w:r w:rsidRPr="0006141B">
        <w:rPr>
          <w:rFonts w:ascii="Montserrat" w:hAnsi="Montserrat"/>
          <w:sz w:val="24"/>
        </w:rPr>
        <w:tab/>
        <w:t>My present discomfort was karmic payback for the way I had driven Malthus out.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Normally field architecture did not bother me much, but as </w:t>
      </w:r>
      <w:r w:rsidRPr="0006141B">
        <w:rPr>
          <w:rFonts w:ascii="Montserrat" w:hAnsi="Montserrat"/>
          <w:i/>
          <w:sz w:val="24"/>
        </w:rPr>
        <w:t>Gabriel</w:t>
      </w:r>
      <w:r w:rsidRPr="0006141B">
        <w:rPr>
          <w:rFonts w:ascii="Montserrat" w:hAnsi="Montserrat"/>
          <w:sz w:val="24"/>
        </w:rPr>
        <w:t xml:space="preserve"> dove through hyperspace my awareness was enhanced a thousand-fold. To my unblinking inner eye appeared a vast and timeless ocean of potential space. I was keenly aware of the shallow depth at which the twenty ships of Exodus Task Group Three rode. I could feel the shallow regions which mass-points projected into the interface, the beaches of stars and planets. There was a current, a constant twisting sensation as the natural universe spun around the axis of our formation. My mind, stretched tight over the infinite depth of the interface, was trying to orient constantly with the correlatives of normal space within which I instinctively needed a foothold.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To a ship in translation the mass shadows of celestial objects were nothing more than a kind of hyperspatial turbulence. There was no risk of collision to a ship in translation. Objects in the interface projected no material qualities, because the dive interface isolated the ships in transit from the universe. There were other dangers however. The techniques and the technology had all advanced tremendously from the first exploration diver </w:t>
      </w:r>
      <w:r w:rsidRPr="0006141B">
        <w:rPr>
          <w:rFonts w:ascii="Montserrat" w:hAnsi="Montserrat"/>
          <w:i/>
          <w:sz w:val="24"/>
        </w:rPr>
        <w:t>Adventure</w:t>
      </w:r>
      <w:r w:rsidRPr="0006141B">
        <w:rPr>
          <w:rFonts w:ascii="Montserrat" w:hAnsi="Montserrat"/>
          <w:sz w:val="24"/>
        </w:rPr>
        <w:t>, but they still needed an active sitting as a backup to the artifact intelligence executing the dive. Unfortunately, the subjective time in a dive meant that inevitably I had to sleep during translation to be able to function shift on top of shift.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Unfortunately, I had discovered I could not sleep during translation. Trying to do so only made my mental absorption with the interface sharper. I could take sleepers to reduce or block my sensitivity, but only at the cost of negating my function as a back-up. I could meditate to extend the time I could endure before sleepers would become necessary, and there was no reason why I couldn't turn over my responsibilities to Connor and Morgan for long enough to recover my faculties. If I didn't hate the sleepers with a passion. </w:t>
      </w:r>
    </w:p>
    <w:p w:rsidR="003C23C7" w:rsidRPr="0006141B" w:rsidRDefault="003C23C7">
      <w:pPr>
        <w:spacing w:line="360" w:lineRule="auto"/>
        <w:jc w:val="both"/>
        <w:rPr>
          <w:rFonts w:ascii="Montserrat" w:hAnsi="Montserrat"/>
          <w:sz w:val="24"/>
        </w:rPr>
      </w:pPr>
      <w:r w:rsidRPr="0006141B">
        <w:rPr>
          <w:rFonts w:ascii="Montserrat" w:hAnsi="Montserrat"/>
          <w:sz w:val="24"/>
        </w:rPr>
        <w:tab/>
        <w:t>But I was reaching my limit.</w:t>
      </w:r>
    </w:p>
    <w:p w:rsidR="003C23C7" w:rsidRPr="0006141B" w:rsidRDefault="003C23C7">
      <w:pPr>
        <w:spacing w:line="360" w:lineRule="auto"/>
        <w:jc w:val="both"/>
        <w:rPr>
          <w:rFonts w:ascii="Montserrat" w:hAnsi="Montserrat"/>
          <w:sz w:val="24"/>
        </w:rPr>
      </w:pPr>
      <w:r w:rsidRPr="0006141B">
        <w:rPr>
          <w:rFonts w:ascii="Montserrat" w:hAnsi="Montserrat"/>
          <w:sz w:val="24"/>
        </w:rPr>
        <w:tab/>
        <w:t>Opening my eyes, I sighed and wiped a hand over my face. The images of the interface continued to play behind my eyes. I focused on my surroundings to blot the visions out for the moment. The dark, grained, organic-metal surfaces of deck, overhead and bulkheads revealed the growth patterns of the material components of the ship. Even the frame was grown on a molecular level within the directing influence of the field architecture of the ship. As a whole, the ship was as alive as any member of her crew and complement. An artifact life form.</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caught my attention wandering and bit my lip. </w:t>
      </w:r>
    </w:p>
    <w:p w:rsidR="003C23C7" w:rsidRPr="0006141B" w:rsidRDefault="003C23C7">
      <w:pPr>
        <w:spacing w:line="360" w:lineRule="auto"/>
        <w:jc w:val="both"/>
        <w:rPr>
          <w:rFonts w:ascii="Montserrat" w:hAnsi="Montserrat"/>
          <w:sz w:val="24"/>
        </w:rPr>
      </w:pPr>
      <w:r w:rsidRPr="0006141B">
        <w:rPr>
          <w:rFonts w:ascii="Montserrat" w:hAnsi="Montserrat"/>
          <w:sz w:val="24"/>
        </w:rPr>
        <w:tab/>
        <w:t>The display in my nest showed that my shift was still a few hours away. I groaned, and my cabin mate rolled over in her berth across from me and cracked an eye at me. Morgan was on a sleeper. Her face was a mask under its deadening influence. I recognized the look of blind confusion that crossed my friend's face as she found herself unable to reach out and touch my mind. Morgan had become active during an accident about seven years ago. She had awakened to her power defending herself against a direct attack when a rogue active attempted to steal the cutter she had been piloting. I don't know all of the details, but apparently he was a class three fugitive from a European reservation, trying to get away from Earth. In his attempt to mind control Morgan, he jump-started her mind to his level. My own abilities were awakened by an experience quite similar. While my mother was behind the assault in my case, the result was much the same.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potential had been there in both of our cases, and </w:t>
      </w:r>
      <w:r w:rsidRPr="0006141B">
        <w:rPr>
          <w:rFonts w:ascii="Montserrat" w:hAnsi="Montserrat"/>
          <w:i/>
          <w:sz w:val="24"/>
        </w:rPr>
        <w:t xml:space="preserve">is </w:t>
      </w:r>
      <w:r w:rsidRPr="0006141B">
        <w:rPr>
          <w:rFonts w:ascii="Montserrat" w:hAnsi="Montserrat"/>
          <w:sz w:val="24"/>
        </w:rPr>
        <w:t>to a greater or lesser degree in everyone. It just needs a trigger sometimes. A powerful enough psi can do that. If he or she didn't manage to twist your brain into pate first. It is the worst way to come into your power. It makes you hyper-wired and hair triggered. Makes you fight the sleepers and the dampers, or even the force architecture of artifacts and the other field technologies. It also makes you one of the best.</w:t>
      </w:r>
    </w:p>
    <w:p w:rsidR="003C23C7" w:rsidRPr="0006141B" w:rsidRDefault="003C23C7">
      <w:pPr>
        <w:spacing w:line="360" w:lineRule="auto"/>
        <w:jc w:val="both"/>
        <w:rPr>
          <w:rFonts w:ascii="Montserrat" w:hAnsi="Montserrat"/>
          <w:sz w:val="24"/>
        </w:rPr>
      </w:pPr>
      <w:r w:rsidRPr="0006141B">
        <w:rPr>
          <w:rFonts w:ascii="Montserrat" w:hAnsi="Montserrat"/>
          <w:sz w:val="24"/>
        </w:rPr>
        <w:tab/>
        <w:t>I gazed into the eyes of my friend and immediately felt the deadening pall on Morgan's mind. Her thoughts were sluggish, weighed with sleep and haunted by the traces of hyper-dreams seeping around the edges of the drug's influence. "You're going to be a little numb for another day at least, Morgan," I assessed.</w:t>
      </w:r>
    </w:p>
    <w:p w:rsidR="003C23C7" w:rsidRPr="0006141B" w:rsidRDefault="003C23C7">
      <w:pPr>
        <w:spacing w:line="360" w:lineRule="auto"/>
        <w:jc w:val="both"/>
        <w:rPr>
          <w:rFonts w:ascii="Montserrat" w:hAnsi="Montserrat"/>
          <w:sz w:val="24"/>
        </w:rPr>
      </w:pPr>
      <w:r w:rsidRPr="0006141B">
        <w:rPr>
          <w:rFonts w:ascii="Montserrat" w:hAnsi="Montserrat"/>
          <w:sz w:val="24"/>
        </w:rPr>
        <w:tab/>
        <w:t>"I can flush it out of my system quicker if I have to," Morgan replied.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"If you have to," I grinned, "but don't take anything today. If you take another dose you </w:t>
      </w:r>
      <w:r w:rsidRPr="0006141B">
        <w:rPr>
          <w:rFonts w:ascii="Montserrat" w:hAnsi="Montserrat"/>
          <w:i/>
          <w:sz w:val="24"/>
        </w:rPr>
        <w:t xml:space="preserve">won't </w:t>
      </w:r>
      <w:r w:rsidRPr="0006141B">
        <w:rPr>
          <w:rFonts w:ascii="Montserrat" w:hAnsi="Montserrat"/>
          <w:sz w:val="24"/>
        </w:rPr>
        <w:t xml:space="preserve">be able to and I might not be able to stretch it for the two shifts I had planned." </w:t>
      </w:r>
    </w:p>
    <w:p w:rsidR="003C23C7" w:rsidRPr="0006141B" w:rsidRDefault="003C23C7">
      <w:pPr>
        <w:spacing w:line="360" w:lineRule="auto"/>
        <w:jc w:val="both"/>
        <w:rPr>
          <w:rFonts w:ascii="Montserrat" w:hAnsi="Montserrat"/>
          <w:sz w:val="24"/>
        </w:rPr>
      </w:pPr>
      <w:r w:rsidRPr="0006141B">
        <w:rPr>
          <w:rFonts w:ascii="Montserrat" w:hAnsi="Montserrat"/>
          <w:sz w:val="24"/>
        </w:rPr>
        <w:tab/>
        <w:t>"Do you want me ready on stand-by?" Morgan asked.</w:t>
      </w:r>
    </w:p>
    <w:p w:rsidR="003C23C7" w:rsidRPr="0006141B" w:rsidRDefault="003C23C7">
      <w:pPr>
        <w:spacing w:line="360" w:lineRule="auto"/>
        <w:jc w:val="both"/>
        <w:rPr>
          <w:rFonts w:ascii="Montserrat" w:hAnsi="Montserrat"/>
          <w:sz w:val="24"/>
        </w:rPr>
      </w:pPr>
      <w:r w:rsidRPr="0006141B">
        <w:rPr>
          <w:rFonts w:ascii="Montserrat" w:hAnsi="Montserrat"/>
          <w:sz w:val="24"/>
        </w:rPr>
        <w:tab/>
        <w:t>"No, I can still hack my last shift," I answered, as she struggled to slip out of the force cocoon, "Besides, Connor likes doing the overtime. Go back to sleep for now. I'll be fine. Rest while you can." Morgan frowned, but relaxed back into drugged sleep. I smiled at my friend. Morgan was sharp as a razor, and there wasn't a better all-around pilot in the entire navy. Her grasp of the interface was far keener than mine, but I had a few decades worth of experience on her. Morgan was the junior member of the team and I felt some guilt knowing that Morgan was down on sleepers more often due to my stubborn avoidance of them. Of course, Connor was senior to me, and I was his relief. Unlike Morgan and I, he did not have any trouble sleeping in the interface, and managed to get in enough sleep between long watches. I tried hard not to hold it against him, and most of the time I succeeded.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Awake in spite of myself, I wandered into the shower compartment and skinned out of my uniform. In spite of the efficiency of the material, it was a good idea to recondition it from time to time. A special solution would give it enriched raw materials to repair molecular damage, and leach out any trace elements it could not metabolize. So the sheathe went into the purge bath while I stepped into a shower. A sheathe will keep you clean, but it can wear on you and it is no substitute for bathing. As I relaxed in a blanket of steam, my thought wandered to Chief Petty Officer Grant.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It had taken me a while to corner him during that first shake down mission, but when I finally did confront him he was quite forward with an explanation of his reaction to me. Grant had been a yard dog at the station that the </w:t>
      </w:r>
      <w:r w:rsidRPr="0006141B">
        <w:rPr>
          <w:rFonts w:ascii="Montserrat" w:hAnsi="Montserrat"/>
          <w:i/>
          <w:sz w:val="24"/>
        </w:rPr>
        <w:t>Adventure</w:t>
      </w:r>
      <w:r w:rsidRPr="0006141B">
        <w:rPr>
          <w:rFonts w:ascii="Montserrat" w:hAnsi="Montserrat"/>
          <w:sz w:val="24"/>
        </w:rPr>
        <w:t xml:space="preserve"> had operated out of. He had become acquainted with my mother during her assignment aboard that explorer. I guess that he was about in his late twenties, or early thirties then, and while he didn't say anything about it, I suspect that he got to know Erin Sinclair rather well. When her ship was lost, his only knowledge of the fact came from the ship's failure to return and her failure to rendezvous with him as planned. In time he wormed his way into circles where he could get a real answer as to her fate. On learning the story, he enlisted in the system defense forces of the Solar Authority which proceeded the formation of the Astronautical Navy of the Solar Authority. When he saw me the first time, I was about six years older than my last publicity pictures, and a dead ringer for my mom. He surprised me though, when I confronted him, because the thing that had bothered him the most was that I resembled my mother in all the subtle ways as well. Idiom, gesture, carriage, manners; so much so that he really did feel himself in the presence of a ghost.</w:t>
      </w:r>
    </w:p>
    <w:p w:rsidR="003C23C7" w:rsidRPr="0006141B" w:rsidRDefault="003C23C7">
      <w:pPr>
        <w:spacing w:line="360" w:lineRule="auto"/>
        <w:jc w:val="both"/>
        <w:rPr>
          <w:rFonts w:ascii="Montserrat" w:hAnsi="Montserrat"/>
          <w:sz w:val="24"/>
        </w:rPr>
      </w:pPr>
      <w:r w:rsidRPr="0006141B">
        <w:rPr>
          <w:rFonts w:ascii="Montserrat" w:hAnsi="Montserrat"/>
          <w:sz w:val="24"/>
        </w:rPr>
        <w:tab/>
        <w:t>I had explained the nature of our close rapport, to account for the similarity. I also explained how my mom had been my only family and he had adopted me on the spot and told me to regard him as my dear old Uncle Jocko. I was delighted, he is an ornery, salty, sensible man. Jocko, perhaps twenty years older than me, makes a great surrogate father. Still, every time he compares me to my mother it sends a chill through me and sets me off to dwelling on aspects of our relationship I still don't understand.</w:t>
      </w:r>
    </w:p>
    <w:p w:rsidR="003C23C7" w:rsidRPr="0006141B" w:rsidRDefault="003C23C7">
      <w:pPr>
        <w:spacing w:line="360" w:lineRule="auto"/>
        <w:jc w:val="both"/>
        <w:rPr>
          <w:rFonts w:ascii="Montserrat" w:hAnsi="Montserrat"/>
          <w:sz w:val="24"/>
        </w:rPr>
      </w:pPr>
      <w:r w:rsidRPr="0006141B">
        <w:rPr>
          <w:rFonts w:ascii="Montserrat" w:hAnsi="Montserrat"/>
          <w:sz w:val="24"/>
        </w:rPr>
        <w:tab/>
        <w:t>I was lost in thought when it hit me.</w:t>
      </w:r>
    </w:p>
    <w:p w:rsidR="003C23C7" w:rsidRPr="0006141B" w:rsidRDefault="003C23C7">
      <w:pPr>
        <w:spacing w:line="360" w:lineRule="auto"/>
        <w:jc w:val="both"/>
        <w:rPr>
          <w:rFonts w:ascii="Montserrat" w:hAnsi="Montserrat"/>
          <w:sz w:val="24"/>
        </w:rPr>
      </w:pPr>
      <w:r w:rsidRPr="0006141B">
        <w:rPr>
          <w:rFonts w:ascii="Montserrat" w:hAnsi="Montserrat"/>
          <w:sz w:val="24"/>
        </w:rPr>
        <w:tab/>
        <w:t>I gasped and braced myself against the wall, because the first thing I thought was that the internal gravity field had collapsed. Then I realized that the sense of falling away that had torn through my mind was more remote, external. I screamed, "Morgan!" as the alarm klaxons started. I darted out of the shower into the common area as Morgan was wriggling out of her nest. She looked panicked and confused--at my actions I realized. I grabbed her and mumbled in warning, "gotta purge your system," as I invaded her biosphere. The principle psionic abilities are psychokinesis and extra sensory perception. Will and attention. Intent and intuition. Training psionic potential is in part the diffraction of a white light into spectra. One of the six primary colors then, is what we call biokinesis, the manipulation of life (complex bio-electro-chemestry). You could compare what I did at that moment to picking up a book, skimming through the text and ripping out the one or two pages that didn't belong there.</w:t>
      </w:r>
    </w:p>
    <w:p w:rsidR="003C23C7" w:rsidRPr="0006141B" w:rsidRDefault="003C23C7">
      <w:pPr>
        <w:spacing w:line="360" w:lineRule="auto"/>
        <w:jc w:val="both"/>
        <w:rPr>
          <w:rFonts w:ascii="Montserrat" w:hAnsi="Montserrat"/>
          <w:sz w:val="24"/>
        </w:rPr>
      </w:pPr>
      <w:r w:rsidRPr="0006141B">
        <w:rPr>
          <w:rFonts w:ascii="Montserrat" w:hAnsi="Montserrat"/>
          <w:sz w:val="24"/>
        </w:rPr>
        <w:tab/>
        <w:t>Morgan staggered, barely braced by my warning as the weight of the interface crashed into her mind. And at once she understood. "Oh my God! We're off the chord! We're cut off from our reference line. How deep are we?" she cried, grasping my arms in a crushing grip.</w:t>
      </w:r>
    </w:p>
    <w:p w:rsidR="003C23C7" w:rsidRPr="0006141B" w:rsidRDefault="003C23C7">
      <w:pPr>
        <w:spacing w:line="360" w:lineRule="auto"/>
        <w:jc w:val="both"/>
        <w:rPr>
          <w:rFonts w:ascii="Montserrat" w:hAnsi="Montserrat"/>
          <w:sz w:val="24"/>
        </w:rPr>
      </w:pPr>
      <w:r w:rsidRPr="0006141B">
        <w:rPr>
          <w:rFonts w:ascii="Montserrat" w:hAnsi="Montserrat"/>
          <w:sz w:val="24"/>
        </w:rPr>
        <w:tab/>
        <w:t>"Without that reference line, we have essentially dropped to infinite depth," I said. Before either of us could utter another word, the Captain's voice blasted over the com on general address. We were being summoned to the bridge. Immediately. We were out the door at a dead run, neither of us noticing my state of undress. Minutes later we stumbled onto the bridge. The captain took one look at me and dispatched someone to collect my uniform and bring it to me. Then he dragged Morgan and I over to the Disaster Seat. Connor was sitting there, face blanched and locked stiff in his seat. I reached out and discovered his attention was very far away and straining.</w:t>
      </w:r>
    </w:p>
    <w:p w:rsidR="003C23C7" w:rsidRPr="0006141B" w:rsidRDefault="003C23C7">
      <w:pPr>
        <w:spacing w:line="360" w:lineRule="auto"/>
        <w:jc w:val="both"/>
        <w:rPr>
          <w:rFonts w:ascii="Montserrat" w:hAnsi="Montserrat"/>
          <w:sz w:val="24"/>
        </w:rPr>
      </w:pPr>
      <w:r w:rsidRPr="0006141B">
        <w:rPr>
          <w:rFonts w:ascii="Montserrat" w:hAnsi="Montserrat"/>
          <w:sz w:val="24"/>
        </w:rPr>
        <w:tab/>
        <w:t>O'Neal must have guessed I was reading him and pulled me back a step. "Don't break his concentration, right now he s the only link we have with the Task Group," he explained. "I don't know why yet, but the Interface Com Net has crashed," he added as he saw me about to speak. I shook my head and interrupted before he could go on.</w:t>
      </w:r>
    </w:p>
    <w:p w:rsidR="003C23C7" w:rsidRPr="0006141B" w:rsidRDefault="003C23C7">
      <w:pPr>
        <w:spacing w:line="360" w:lineRule="auto"/>
        <w:jc w:val="both"/>
        <w:rPr>
          <w:rFonts w:ascii="Montserrat" w:hAnsi="Montserrat"/>
          <w:sz w:val="24"/>
        </w:rPr>
      </w:pPr>
      <w:r w:rsidRPr="0006141B">
        <w:rPr>
          <w:rFonts w:ascii="Montserrat" w:hAnsi="Montserrat"/>
          <w:sz w:val="24"/>
        </w:rPr>
        <w:tab/>
        <w:t>"Captain, that's not the biggest problem," I declared. O'Neal gave me a stern look. "I'm not sure if Connor would have noticed it, he's not hypersensitive to the Interface. Captain we've dropped off the chord. When we went out of phase with the Task Group that must have cut the Com Net.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Connor interrupted the captain, still in his trance, to announce, "Sir, Hawkins on </w:t>
      </w:r>
      <w:r w:rsidRPr="0006141B">
        <w:rPr>
          <w:rFonts w:ascii="Montserrat" w:hAnsi="Montserrat"/>
          <w:i/>
          <w:sz w:val="24"/>
        </w:rPr>
        <w:t>Azael</w:t>
      </w:r>
      <w:r w:rsidRPr="0006141B">
        <w:rPr>
          <w:rFonts w:ascii="Montserrat" w:hAnsi="Montserrat"/>
          <w:sz w:val="24"/>
        </w:rPr>
        <w:t xml:space="preserve"> reports that they've lost the net as well. I agree with Arden, sir, we've lost the chord somehow. Anything to relay?"</w:t>
      </w:r>
    </w:p>
    <w:p w:rsidR="003C23C7" w:rsidRPr="0006141B" w:rsidRDefault="003C23C7">
      <w:pPr>
        <w:spacing w:line="360" w:lineRule="auto"/>
        <w:jc w:val="both"/>
        <w:rPr>
          <w:rFonts w:ascii="Montserrat" w:hAnsi="Montserrat"/>
          <w:sz w:val="24"/>
        </w:rPr>
      </w:pPr>
      <w:r w:rsidRPr="0006141B">
        <w:rPr>
          <w:rFonts w:ascii="Montserrat" w:hAnsi="Montserrat"/>
          <w:sz w:val="24"/>
        </w:rPr>
        <w:tab/>
        <w:t>O'Neal didn't pause. "Affirmative, relay back our situation and advise strongly making telepathic links ship to ship throughout the Task Group, we'll do the same. If we can regain contact with anybody still on the chord we might be able to correct this situation," he turned to Morgan and me. "This might feel like a mistake to you, but we need answers before we can act. Get in touch with as many other ships as you can."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"Aye, Captain," we snapped, stealing a couple of chairs. Spurred by a renewed sense of "panic time" I shifted up into my highest threshold. Telepathy is a strange ability. It is not remotely a spatial phenomenon. Telepathic proximity is measured in terms of intimacy. During our Asset Training for this mission, each of us assigned to Task Group Three had voluntarily slept at least once with all of the others so that we would have the best chance possible--know each other well enough--to find each other at a time like this. Group by group we drew together in concert until we had a total net that would support itself, a world-mind of sixty people. A waking dream. All three of us noticeably relaxed then, and opened our eyes to report to the captain. </w:t>
      </w:r>
    </w:p>
    <w:p w:rsidR="003C23C7" w:rsidRPr="0006141B" w:rsidRDefault="003C23C7">
      <w:pPr>
        <w:spacing w:line="360" w:lineRule="auto"/>
        <w:jc w:val="both"/>
        <w:rPr>
          <w:rFonts w:ascii="Montserrat" w:hAnsi="Montserrat"/>
          <w:sz w:val="24"/>
        </w:rPr>
      </w:pPr>
      <w:r w:rsidRPr="0006141B">
        <w:rPr>
          <w:rFonts w:ascii="Montserrat" w:hAnsi="Montserrat"/>
          <w:sz w:val="24"/>
        </w:rPr>
        <w:tab/>
        <w:t>First the good news. All ships accounted for. The bad news was that all of the ships had lost the chord at the same time. A consensus of preliminary assessments pointed to a chain translation error. At the beginning of this dive, the coordinated dive program transmitted to all the ships had probably contained a fault. Corrupted data had instructed all of the ships to cut the chord. Without reference points, any dive is an infinite dive, because any group of coordinates is as good as another--the classic definition of a four dimensional geometry, the universe is an object who's center is everywhere and who's circumference is nowhere; all points are in direct contact. At the moment we were literally halfway to anywhere, right in the middle of nowhere.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O'Neal turned to me, "Arden, you are the closest thing we have to an expert in this matter. What is your analysis?" I opened my mouth to object. I didn't see that I knew anything more about this situation than anybody else. Then I realized it wasn't true. Any active has something to say about the mechanics of translation. Not every active participated in translating that understanding into comprehensive physics. I shut my mouth and considered the problem. There is nothing as stupid as a computer, because it will literally do anything you tell it to. An active has a sense of self preservation. Since I was involved in teaching a computer how to translate, I had spent more time than any other active--besides my mother--thinking about what could go wrong in translation, how and why. </w:t>
      </w:r>
    </w:p>
    <w:p w:rsidR="003C23C7" w:rsidRPr="0006141B" w:rsidRDefault="003C23C7">
      <w:pPr>
        <w:spacing w:line="360" w:lineRule="auto"/>
        <w:jc w:val="both"/>
        <w:rPr>
          <w:rFonts w:ascii="Montserrat" w:hAnsi="Montserrat"/>
          <w:sz w:val="24"/>
        </w:rPr>
      </w:pPr>
      <w:r w:rsidRPr="0006141B">
        <w:rPr>
          <w:rFonts w:ascii="Montserrat" w:hAnsi="Montserrat"/>
          <w:sz w:val="24"/>
        </w:rPr>
        <w:tab/>
        <w:t>"We're not hopelessly lost," I assured him, realizing it myself as I told him. "Since we are still experiencing subjective time, the ship is still plotting a chord," I explained. I closed my eyes and analyzed the twisting flow of the interface around us. I could pick up the other ships, each just slightly out of phase, but I could not establish an inertial track with the surface.</w:t>
      </w:r>
    </w:p>
    <w:p w:rsidR="003C23C7" w:rsidRPr="0006141B" w:rsidRDefault="003C23C7">
      <w:pPr>
        <w:spacing w:line="360" w:lineRule="auto"/>
        <w:jc w:val="both"/>
        <w:rPr>
          <w:rFonts w:ascii="Montserrat" w:hAnsi="Montserrat"/>
          <w:sz w:val="24"/>
        </w:rPr>
      </w:pPr>
      <w:r w:rsidRPr="0006141B">
        <w:rPr>
          <w:rFonts w:ascii="Montserrat" w:hAnsi="Montserrat"/>
          <w:sz w:val="24"/>
        </w:rPr>
        <w:tab/>
        <w:t>"What does subjective time have to do with it?" O'Neal broke into my thoughts.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"Time is not a factor in point to point translation," I answered, still trying to figure out what sort of curve the Interface Drive was calculating. "If we hadn't designed the system to check itself, we wouldn't have subjective time. A static translation is instantaneous, but a dynamic translation makes contact with the surface all along our track. Alpha and Omega translations are read-write operations, while the chord translations are read-only translations. Here and now, we are existing in the system's processing loop. I'm not sure you can call this a literal state of existence, because theoretically, we are inhabiting an artificial mental construct," I explained remotely while continuing my scan.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"So far," I amended, "all we have to worry about is the fact that we have lost our inertial plot. We don't know where we are, we just know that we are not where the ship thinks we are. Chances are </w:t>
      </w:r>
      <w:r w:rsidRPr="0006141B">
        <w:rPr>
          <w:rFonts w:ascii="Montserrat" w:hAnsi="Montserrat"/>
          <w:i/>
          <w:sz w:val="24"/>
        </w:rPr>
        <w:t>Gabriel</w:t>
      </w:r>
      <w:r w:rsidRPr="0006141B">
        <w:rPr>
          <w:rFonts w:ascii="Montserrat" w:hAnsi="Montserrat"/>
          <w:sz w:val="24"/>
        </w:rPr>
        <w:t xml:space="preserve"> could reach the end of the program and surface at whatever point falls on the mark. We might be light years off course, but at least we would have emerged on the surface. Alternatively, we could go on forever, live out our lives in these little pocket realities and never reintegrate with the surface. As far as the rest of the universe is concerned, we dissolved and didn't resolve again.</w:t>
      </w:r>
    </w:p>
    <w:p w:rsidR="003C23C7" w:rsidRPr="0006141B" w:rsidRDefault="003C23C7">
      <w:pPr>
        <w:spacing w:line="360" w:lineRule="auto"/>
        <w:jc w:val="both"/>
        <w:rPr>
          <w:rFonts w:ascii="Montserrat" w:hAnsi="Montserrat"/>
          <w:sz w:val="24"/>
        </w:rPr>
      </w:pPr>
      <w:r w:rsidRPr="0006141B">
        <w:rPr>
          <w:rFonts w:ascii="Montserrat" w:hAnsi="Montserrat"/>
          <w:sz w:val="24"/>
        </w:rPr>
        <w:tab/>
        <w:t>"Are you actually saying that the ship creates an artificial reality?," interrupted Angelica Thompson. O'Neal stared at her and then at me and raised his eyebrow.</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"Well, yes and no. It is a pocket reality. We experience it as reality because it provides structured space and time for us to interact in, it is not, however, a part of our native continuity. It is sort of like a waking dream," I elaborated. </w:t>
      </w:r>
    </w:p>
    <w:p w:rsidR="003C23C7" w:rsidRPr="0006141B" w:rsidRDefault="003C23C7">
      <w:pPr>
        <w:spacing w:line="360" w:lineRule="auto"/>
        <w:jc w:val="both"/>
        <w:rPr>
          <w:rFonts w:ascii="Montserrat" w:hAnsi="Montserrat"/>
          <w:sz w:val="24"/>
        </w:rPr>
      </w:pPr>
      <w:r w:rsidRPr="0006141B">
        <w:rPr>
          <w:rFonts w:ascii="Montserrat" w:hAnsi="Montserrat"/>
          <w:sz w:val="24"/>
        </w:rPr>
        <w:tab/>
        <w:t>"Or a nightmare," O'Neal mused. "If we ever get out of this you are going to have to explain this all to me again very carefully. But for now let's work on getting out of this. Can you determine what chord we've shifted to?"</w:t>
      </w:r>
    </w:p>
    <w:p w:rsidR="003C23C7" w:rsidRPr="0006141B" w:rsidRDefault="003C23C7">
      <w:pPr>
        <w:spacing w:line="360" w:lineRule="auto"/>
        <w:jc w:val="both"/>
        <w:rPr>
          <w:rFonts w:ascii="Montserrat" w:hAnsi="Montserrat"/>
          <w:sz w:val="24"/>
        </w:rPr>
      </w:pPr>
      <w:r w:rsidRPr="0006141B">
        <w:rPr>
          <w:rFonts w:ascii="Montserrat" w:hAnsi="Montserrat"/>
          <w:sz w:val="24"/>
        </w:rPr>
        <w:tab/>
        <w:t>I shrugged. I was still looking but I couldn't compensate for our displacement. "No, we're not on a chord exactly. Perhaps we are on a curving reference scheme. Whatever the case may be, it is still trying to get somewhere. It is still thinking about where to go. There is probably some kind of feed-back loop in the calculations which produces a sliding reference. That would account for why I can't achieve my own surface reference. If I knew how we were deviating I might be able to adjust my own calculations."</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My conversation with Captain O'Neal reverberated through the world-mind of our telepathic net. Some captains had to go dig into their technical archives to find confirmation of my basic conclusions. If I'd had another captain besides O'Neal I doubt I would have been listened to. As it was, it summed up the situation. While I slinked away into the Captain's ready room to slither into my uniform, other authorities and assets were consulted. Diagnostic scans on all twenty drives were made and compared, with data from their inertial logs. By the time I stepped back onto the bridge, the captain was making a situation report to the Admiral. Analysis of the logs and current calculations on the drive status repeating display confirmed my suspicions. We were locked into an uncontrolled dive. </w:t>
      </w:r>
    </w:p>
    <w:p w:rsidR="003C23C7" w:rsidRPr="0006141B" w:rsidRDefault="003C23C7">
      <w:pPr>
        <w:spacing w:line="360" w:lineRule="auto"/>
        <w:jc w:val="both"/>
        <w:rPr>
          <w:rFonts w:ascii="Montserrat" w:hAnsi="Montserrat"/>
          <w:sz w:val="24"/>
        </w:rPr>
      </w:pPr>
      <w:r w:rsidRPr="0006141B">
        <w:rPr>
          <w:rFonts w:ascii="Montserrat" w:hAnsi="Montserrat"/>
          <w:sz w:val="24"/>
        </w:rPr>
        <w:tab/>
        <w:t>With great effort, over the next several hours we managed to isolate the corrupted segment of the program and identify it. The fault was in the error checking code. At some point it had gone senile and had started correcting non-existent errors in the chord translations. At some point it had noticed that the resultant data conflicted with the alpha reference point, so it had corrected that bit of data too. From that analysis, we assembled a corrected plot. The news was not good. We were on a tumbling chord, which presented no close surface references.</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No one mentioned sabotage, but it ground at the surface of people's thoughts that a navigational data packet should not have corrupted a resident program in each ship's computers. Not by accident. But, it was feasible that an encrypted key buried in the transmission could have activated a parasite loaded ahead of time into resident memory at a time when an individual, or a small group of individuals might have had access to all the ships in dock at Luna V. In such a manner, the Task Group could be crippled in dive with the sacrifice of only one conspirator. For such sabotage to have been initiated after departure, it would have to have been carried out by an active of class three ranking, or it would have to involve a conspiracy extending to crew members on all twenty ships.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Our situation was too grim to entertain such suspicions. Our first order of business was finding a way to abort the dive without scattering our formation all over the local group of galaxies. Some genius suggested rebooting the system and reloading the programs, until I had to point out that at the moment the computer was running our reality along with those programs. Perhaps with careful psychic surgery, the corrupted programming could be burnt out of the loop, but that would eliminate all automatic error checking, requiring manual error correction and constant supervision. This suggestion at least had more merit, despite having come from </w:t>
      </w:r>
      <w:r w:rsidRPr="0006141B">
        <w:rPr>
          <w:rFonts w:ascii="Montserrat" w:hAnsi="Montserrat"/>
          <w:i/>
          <w:sz w:val="24"/>
        </w:rPr>
        <w:t>Azreal's</w:t>
      </w:r>
      <w:r w:rsidRPr="0006141B">
        <w:rPr>
          <w:rFonts w:ascii="Montserrat" w:hAnsi="Montserrat"/>
          <w:sz w:val="24"/>
        </w:rPr>
        <w:t xml:space="preserve"> staff asset control officer, Commander Craig. As the former Director of the Interface Systems Project, he knew more about these drives than I did.</w:t>
      </w:r>
    </w:p>
    <w:p w:rsidR="003C23C7" w:rsidRPr="0006141B" w:rsidRDefault="003C23C7">
      <w:pPr>
        <w:spacing w:line="360" w:lineRule="auto"/>
        <w:jc w:val="both"/>
        <w:rPr>
          <w:rFonts w:ascii="Montserrat" w:hAnsi="Montserrat"/>
          <w:sz w:val="24"/>
        </w:rPr>
      </w:pPr>
      <w:r w:rsidRPr="0006141B">
        <w:rPr>
          <w:rFonts w:ascii="Montserrat" w:hAnsi="Montserrat"/>
          <w:sz w:val="24"/>
        </w:rPr>
        <w:tab/>
        <w:t>In the meantime, while these decisions were being considered, we were still tumbling through the interface, and the clock was still running. I had burnt out about six hours into the emergency, and the captain ordered me to take the sleepers from my control officer. Things were looking so bad that I didn't even complain. I was wrecked.</w:t>
      </w:r>
    </w:p>
    <w:p w:rsidR="003C23C7" w:rsidRPr="0006141B" w:rsidRDefault="003C23C7">
      <w:pPr>
        <w:spacing w:line="360" w:lineRule="auto"/>
        <w:jc w:val="both"/>
        <w:rPr>
          <w:rFonts w:ascii="Montserrat" w:hAnsi="Montserrat"/>
          <w:sz w:val="24"/>
        </w:rPr>
      </w:pPr>
      <w:r w:rsidRPr="0006141B">
        <w:rPr>
          <w:rFonts w:ascii="Montserrat" w:hAnsi="Montserrat"/>
          <w:sz w:val="24"/>
        </w:rPr>
        <w:tab/>
        <w:t>Morgan and Connor held down the fort for the next forty hours. Connor, unaffected by the interface, was our backbone for the next several weeks, since his endurance made it possible for either myself or Morgan to be down on sleepers without jeopardizing the escape effort. On the first morning after losing the chord, the Admiral ordered the purge of the corrupted programming. From that moment on, one of the three of us was full time engaged in correcting sequencing errors. We managed to smooth out the tumbling in the first week. We calculated a new chord and found ourselves unspeakably deep in the hyperspace matrix.</w:t>
      </w:r>
    </w:p>
    <w:p w:rsidR="003C23C7" w:rsidRPr="0006141B" w:rsidRDefault="003C23C7">
      <w:pPr>
        <w:spacing w:line="360" w:lineRule="auto"/>
        <w:jc w:val="both"/>
        <w:rPr>
          <w:rFonts w:ascii="Montserrat" w:hAnsi="Montserrat"/>
          <w:sz w:val="24"/>
        </w:rPr>
      </w:pPr>
      <w:r w:rsidRPr="0006141B">
        <w:rPr>
          <w:rFonts w:ascii="Montserrat" w:hAnsi="Montserrat"/>
          <w:sz w:val="24"/>
        </w:rPr>
        <w:tab/>
        <w:t>On the tenth day of our emergency, I spoke to Connor aside. "We can't keep this up forever, Cal," I hissed from the console where I was entering chord corrections. He looked at me and frowned. "Don't look at me like that. I know you've plotted out this chord as well as I have. We started from a ten degree chord--a shallow dive inside the curve--and look where we are now. This chord has been opening up in spite of our manual corrections."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"Yes, I know. We've opened up to about an eighty degree chord. Ten more degrees and we will be headed at right angles away from our surface reference," he observed. We were talking about the angle of interface, the calculation of corresponding points in a field--a four dimensional geometry. A shallow angle of interface has a higher positive correspondence with surface continuity. A deeper, yet still acute angle of interface has a lower surface correspondence. A right angle of interface has no surface correspondence, literally zero. All points are equidistant. A straight angle, one hundred and eighty degrees, presents an inverse correspondence with the surface. As the angle becomes more obtuse, the surface correlation becomes negative. Points relative to the surface are remote in continuity, and close in discontinuity. </w:t>
      </w:r>
    </w:p>
    <w:p w:rsidR="003C23C7" w:rsidRPr="0006141B" w:rsidRDefault="003C23C7">
      <w:pPr>
        <w:spacing w:line="360" w:lineRule="auto"/>
        <w:jc w:val="both"/>
        <w:rPr>
          <w:rFonts w:ascii="Montserrat" w:hAnsi="Montserrat"/>
          <w:sz w:val="24"/>
        </w:rPr>
      </w:pPr>
      <w:r w:rsidRPr="0006141B">
        <w:rPr>
          <w:rFonts w:ascii="Montserrat" w:hAnsi="Montserrat"/>
          <w:sz w:val="24"/>
        </w:rPr>
        <w:tab/>
        <w:t>In other words, an obtuse angle of interface makes it easier to move from this galaxy to the next than it would be to move from one side of a room to the other. We discussed this, and he told me that I was not the first active to mention it to him.</w:t>
      </w:r>
    </w:p>
    <w:p w:rsidR="003C23C7" w:rsidRPr="0006141B" w:rsidRDefault="003C23C7">
      <w:pPr>
        <w:spacing w:line="360" w:lineRule="auto"/>
        <w:jc w:val="both"/>
        <w:rPr>
          <w:rFonts w:ascii="Montserrat" w:hAnsi="Montserrat"/>
          <w:sz w:val="24"/>
        </w:rPr>
      </w:pPr>
      <w:r w:rsidRPr="0006141B">
        <w:rPr>
          <w:rFonts w:ascii="Montserrat" w:hAnsi="Montserrat"/>
          <w:sz w:val="24"/>
        </w:rPr>
        <w:tab/>
        <w:t>"The problem is," he concluded to me, "the only way we can think of to prevent further displacement would involve overriding the drive sequence, plotting a new surface reference and forcing convergence with the surface."</w:t>
      </w:r>
    </w:p>
    <w:p w:rsidR="003C23C7" w:rsidRPr="0006141B" w:rsidRDefault="003C23C7">
      <w:pPr>
        <w:spacing w:line="360" w:lineRule="auto"/>
        <w:jc w:val="both"/>
        <w:rPr>
          <w:rFonts w:ascii="Montserrat" w:hAnsi="Montserrat"/>
          <w:sz w:val="24"/>
        </w:rPr>
      </w:pPr>
      <w:r w:rsidRPr="0006141B">
        <w:rPr>
          <w:rFonts w:ascii="Montserrat" w:hAnsi="Montserrat"/>
          <w:sz w:val="24"/>
        </w:rPr>
        <w:tab/>
        <w:t>"Yes exactly!" I exclaimed, "That is what we need to do. Why hasn't anyone mentioned this to the Captain?" I demanded.</w:t>
      </w:r>
    </w:p>
    <w:p w:rsidR="003C23C7" w:rsidRPr="0006141B" w:rsidRDefault="003C23C7">
      <w:pPr>
        <w:spacing w:line="360" w:lineRule="auto"/>
        <w:jc w:val="both"/>
        <w:rPr>
          <w:rFonts w:ascii="Montserrat" w:hAnsi="Montserrat"/>
          <w:sz w:val="24"/>
        </w:rPr>
      </w:pPr>
      <w:r w:rsidRPr="0006141B">
        <w:rPr>
          <w:rFonts w:ascii="Montserrat" w:hAnsi="Montserrat"/>
          <w:sz w:val="24"/>
        </w:rPr>
        <w:tab/>
        <w:t>"Oh, it has been mentioned to the Captain, and the Admiral," he declared almost painfully, "but at the time we also had to point out that, since we dare not cut out the Interface Drive, everything we do is going to be resisted by the drive. I mean we almost literally have to get out and push the ships out of the interface while they are geared and driving in opposition to us. The effort will either kill us or cripple the ships," he pointed out.</w:t>
      </w:r>
    </w:p>
    <w:p w:rsidR="003C23C7" w:rsidRPr="0006141B" w:rsidRDefault="003C23C7">
      <w:pPr>
        <w:spacing w:line="360" w:lineRule="auto"/>
        <w:jc w:val="both"/>
        <w:rPr>
          <w:rFonts w:ascii="Montserrat" w:hAnsi="Montserrat"/>
          <w:sz w:val="24"/>
        </w:rPr>
      </w:pPr>
      <w:r w:rsidRPr="0006141B">
        <w:rPr>
          <w:rFonts w:ascii="Montserrat" w:hAnsi="Montserrat"/>
          <w:sz w:val="24"/>
        </w:rPr>
        <w:tab/>
        <w:t>"Yes. I know," I said in a small voice. "I don't think we have an option though."</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I added my endorsement to the opinion of the other actives who felt that direct action was called for and who were willing to accept the risk. Ten and a half thousand lives were riding on this issue, not counting the twenty million embryos in our care. Our best estimates of what we could do and what the consequences of our actions might be were given to Admiral Niven, and discussed </w:t>
      </w:r>
      <w:r w:rsidRPr="0006141B">
        <w:rPr>
          <w:rFonts w:ascii="Montserrat" w:hAnsi="Montserrat"/>
          <w:i/>
          <w:sz w:val="24"/>
        </w:rPr>
        <w:t xml:space="preserve">in camera, </w:t>
      </w:r>
      <w:r w:rsidRPr="0006141B">
        <w:rPr>
          <w:rFonts w:ascii="Montserrat" w:hAnsi="Montserrat"/>
          <w:sz w:val="24"/>
        </w:rPr>
        <w:t>amongst himself and the captains. Aside from the actives necessary for that communication, the meeting was private. The rest of us, military and civilian alike, held our breaths and hoped for the best.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do not think that most of the crew and compliment ever really understood the risk involved, they simply counted on our ability to overcome this obstacle. I am not even sure that many of them understood the danger to them. It was just an inconvenient hitch in the time schedule to them. A longer dive than was anticipated; but certainly nothing to get excited about. For some people, technology is a religion. I am talking about the kind of people who simply take it on faith that a machine will do what it is supposed to do. They regard those of us who know how and why a machine is supposed to work almost as priests and prophets, and if one tried to educate them in the technical mysteries, one might as well be reciting incantations for all the sense they could make out of it. During those days of uncertainty, I worried occasionally about getting mobbed and lynched for the sin of betraying their faith and failing to appease the whims of the gods of Interface Drives. </w:t>
      </w:r>
    </w:p>
    <w:p w:rsidR="003C23C7" w:rsidRPr="0006141B" w:rsidRDefault="003C23C7">
      <w:pPr>
        <w:spacing w:line="360" w:lineRule="auto"/>
        <w:jc w:val="both"/>
        <w:rPr>
          <w:rFonts w:ascii="Montserrat" w:hAnsi="Montserrat"/>
          <w:sz w:val="24"/>
        </w:rPr>
      </w:pPr>
      <w:r w:rsidRPr="0006141B">
        <w:rPr>
          <w:rFonts w:ascii="Montserrat" w:hAnsi="Montserrat"/>
          <w:sz w:val="24"/>
        </w:rPr>
        <w:tab/>
        <w:t>I don't mean to sound biased, but superstition and ignorance have been linked together since the dawn of thought. Even educated men and women can be ignorant. I'm sure that the ability to place faith in an observed, but incomprehensible truth is a powerful survival trait. I only meant to point out that being between large groups of people and unrecognized danger is a distinct and disconcerting experience. Especially when people's thoughts are audible to you.</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cs="Arial"/>
          <w:color w:val="000000"/>
          <w:sz w:val="24"/>
        </w:rPr>
      </w:pPr>
      <w:r w:rsidRPr="0006141B">
        <w:rPr>
          <w:rFonts w:ascii="Montserrat" w:hAnsi="Montserrat" w:cs="Arial"/>
          <w:color w:val="000000"/>
          <w:sz w:val="24"/>
        </w:rPr>
        <w:tab/>
        <w:t>our task group became lost in translation due to a fatal data corruption. through a heroic effort, we managed to force seventeen of our ships to recover normal space far across the galactic disk. the damage sustained by the ships' drives forced us to seek a viable world to retreat to before our damaged ships failed.</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sz w:val="24"/>
        </w:rPr>
      </w:pPr>
      <w:r w:rsidRPr="0006141B">
        <w:rPr>
          <w:rFonts w:ascii="Montserrat" w:hAnsi="Montserrat" w:cs="Arial"/>
          <w:sz w:val="24"/>
        </w:rPr>
        <w:t>27-37</w:t>
      </w:r>
      <w:r w:rsidRPr="0006141B">
        <w:rPr>
          <w:rFonts w:ascii="Montserrat" w:hAnsi="Montserrat" w:cs="Arial"/>
          <w:sz w:val="24"/>
        </w:rPr>
        <w:tab/>
        <w:t xml:space="preserve">i wonder how many people can say that they owe their happiness to a nervous breakdown? i did, for the days, weeks, months and even years to come. i had been aboard </w:t>
      </w:r>
      <w:r w:rsidRPr="0006141B">
        <w:rPr>
          <w:rFonts w:ascii="Montserrat" w:hAnsi="Montserrat" w:cs="Arial"/>
          <w:i/>
          <w:sz w:val="24"/>
        </w:rPr>
        <w:t>azreal</w:t>
      </w:r>
      <w:r w:rsidRPr="0006141B">
        <w:rPr>
          <w:rFonts w:ascii="Montserrat" w:hAnsi="Montserrat" w:cs="Arial"/>
          <w:sz w:val="24"/>
        </w:rPr>
        <w:t xml:space="preserve"> for three years of our exile by that momentous day. if i had not collapsed, things would have gone very differently, i am sure. connor was demoted for insubordination to commander craig. i think he was delighted to accept that. his rank had been an obstacle to our relationship--as i was technically an officer under him. he actually thanked the captain and then came directly to me and proposed marriage.</w:t>
      </w:r>
      <w:r w:rsidRPr="0006141B">
        <w:rPr>
          <w:rFonts w:ascii="Montserrat" w:hAnsi="Montserrat"/>
          <w:sz w:val="24"/>
        </w:rPr>
        <w:t xml:space="preserve">When the order came I needed all the faith I could drum up so that I could invest it in myself, my two friends, and the other asset teams. It was going to take all of us, acting in concert, to override the drive complexes of our respective ships and divert the task group to a new surface fix. To start with, we targeted a narrow slice of compressed coordinates representing our region of origin. The plan called for closing our depth back to within a ten degree chord relative to the surface. There would be poor odds of achieving a position proximate to either our initial point of dissolution or our intended point of resolution. We would be ecstatic to consider the maneuver successful if we came up within our own galaxy, as all of our calculations were based on a jury rigged corrected displacement plot. </w:t>
      </w:r>
    </w:p>
    <w:p w:rsidR="003C23C7" w:rsidRPr="0006141B" w:rsidRDefault="003C23C7">
      <w:pPr>
        <w:spacing w:line="360" w:lineRule="auto"/>
        <w:jc w:val="both"/>
        <w:rPr>
          <w:rFonts w:ascii="Montserrat" w:hAnsi="Montserrat"/>
          <w:sz w:val="24"/>
        </w:rPr>
      </w:pPr>
      <w:r w:rsidRPr="0006141B">
        <w:rPr>
          <w:rFonts w:ascii="Montserrat" w:hAnsi="Montserrat"/>
          <w:sz w:val="24"/>
        </w:rPr>
        <w:tab/>
        <w:t>As a child I loved to watch action and adventure flicks. Null program. In reality--in space or hyperspace--the last thing you wanted to do in an emergency was rush or guess. If you didn't happen to be dead, you took your time, checked your calculations and acted with precise care. You made fewer mistakes that way, and wasted less time. In those moments you performed like a machine, with metronomic precision. The only thing you had time for was doing your job. If you didn't know your job...? Well, death is every man's privilege. At least you have the satisfaction of going out learning something new.</w:t>
      </w:r>
    </w:p>
    <w:p w:rsidR="003C23C7" w:rsidRPr="0006141B" w:rsidRDefault="003C23C7">
      <w:pPr>
        <w:spacing w:line="360" w:lineRule="auto"/>
        <w:jc w:val="both"/>
        <w:rPr>
          <w:rFonts w:ascii="Montserrat" w:hAnsi="Montserrat"/>
          <w:sz w:val="24"/>
        </w:rPr>
      </w:pPr>
      <w:r w:rsidRPr="0006141B">
        <w:rPr>
          <w:rFonts w:ascii="Montserrat" w:hAnsi="Montserrat"/>
          <w:sz w:val="24"/>
        </w:rPr>
        <w:tab/>
        <w:t>Still, in such an emergency situation, what you feel exceeds the rush of the most exciting thriller you've ever imagined. It's like having to do calculus in the dark, during a thunderstorm, while somebody who doesn't like you holds a gun to your head. You expect to die at any moment, for any reason, but after a while the only thing you can think of is whether or not you will be there to see how the equation works out. You don't rip through the equation, because you really don't know how much time you've got, but you want to have the right answer if you happen to make it to the end, because you certainly don't want to start the experiment over.</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As Connor had predicted, we spent most of our energy fighting the drive. Between us, Morgan and I continued to rotate on light sleepers. On a morning, seven weeks into the struggle we had our first casualty. I was shaking myself out of a haze when Morgan came in to break the news to me.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"Arden," she began with tears brimming, "It's Leslie. She's had a stroke. That leaves just Roberto and Tiffany on the </w:t>
      </w:r>
      <w:r w:rsidRPr="0006141B">
        <w:rPr>
          <w:rFonts w:ascii="Montserrat" w:hAnsi="Montserrat"/>
          <w:i/>
          <w:sz w:val="24"/>
        </w:rPr>
        <w:t>Hanael.</w:t>
      </w:r>
      <w:r w:rsidRPr="0006141B">
        <w:rPr>
          <w:rFonts w:ascii="Montserrat" w:hAnsi="Montserrat"/>
          <w:sz w:val="24"/>
        </w:rPr>
        <w:t xml:space="preserve"> Roberto was on sleepers, so Tiffany is struggling to keep in the link while riding the drive complex." We wrapped each other in our arms and cried for our friend.</w:t>
      </w:r>
    </w:p>
    <w:p w:rsidR="003C23C7" w:rsidRPr="0006141B" w:rsidRDefault="003C23C7">
      <w:pPr>
        <w:spacing w:line="360" w:lineRule="auto"/>
        <w:jc w:val="both"/>
        <w:rPr>
          <w:rFonts w:ascii="Montserrat" w:hAnsi="Montserrat"/>
          <w:sz w:val="24"/>
        </w:rPr>
      </w:pPr>
      <w:r w:rsidRPr="0006141B">
        <w:rPr>
          <w:rFonts w:ascii="Montserrat" w:hAnsi="Montserrat"/>
          <w:sz w:val="24"/>
        </w:rPr>
        <w:tab/>
        <w:t>"Is she still alive?" I asked, choking on the question.</w:t>
      </w:r>
    </w:p>
    <w:p w:rsidR="003C23C7" w:rsidRPr="0006141B" w:rsidRDefault="003C23C7">
      <w:pPr>
        <w:spacing w:line="360" w:lineRule="auto"/>
        <w:jc w:val="both"/>
        <w:rPr>
          <w:rFonts w:ascii="Montserrat" w:hAnsi="Montserrat"/>
          <w:sz w:val="24"/>
        </w:rPr>
      </w:pPr>
      <w:r w:rsidRPr="0006141B">
        <w:rPr>
          <w:rFonts w:ascii="Montserrat" w:hAnsi="Montserrat"/>
          <w:sz w:val="24"/>
        </w:rPr>
        <w:tab/>
        <w:t>"I don't know," she sobbed, "Tiffany hasn't had a moment to spare for her since she took over. We all felt Leslie's blow out on the net. It didn't look good." We held each other for a few more seconds, but I had to go; the longer I delayed joining Connor, the greater the chance that a similar calamity could happen here. Morgan understood, and urged me on, while she dealt with her grief alone for a while, before submitting to her sleeper.</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rushed down to the engine room, after picking up the link to the net from Morgan. I arrived quickly, not stopping for anything. Connor was phased into the drive array, his perceptual and kinetic fields tuned with the drive fields. With no choice but to work with the forces harnessed by the artifact mind, through the fields that expressed its designs, the only way to ensure that the ship reached the surface where we wanted was to deliberately interfere with those fields. We slipped into the array, and used our abilities to bend and twist the field output until it agreed with our calculated corrections. Part of the job was worked in tandem across the thought net, running the calculations and coordinating the dive. </w:t>
      </w:r>
    </w:p>
    <w:p w:rsidR="003C23C7" w:rsidRPr="0006141B" w:rsidRDefault="003C23C7">
      <w:pPr>
        <w:spacing w:line="360" w:lineRule="auto"/>
        <w:jc w:val="both"/>
        <w:rPr>
          <w:rFonts w:ascii="Montserrat" w:hAnsi="Montserrat"/>
          <w:sz w:val="24"/>
        </w:rPr>
      </w:pPr>
      <w:r w:rsidRPr="0006141B">
        <w:rPr>
          <w:rFonts w:ascii="Montserrat" w:hAnsi="Montserrat"/>
          <w:sz w:val="24"/>
        </w:rPr>
        <w:tab/>
        <w:t>"Hey, my favorite girl," Connor greeted me. He was sweating under the strain, but still managed to offer me a grin and a wink. "I hope you are feeling frisky, because our friend here wants to wrestle with you."</w:t>
      </w:r>
    </w:p>
    <w:p w:rsidR="003C23C7" w:rsidRPr="0006141B" w:rsidRDefault="003C23C7">
      <w:pPr>
        <w:spacing w:line="360" w:lineRule="auto"/>
        <w:jc w:val="both"/>
        <w:rPr>
          <w:rFonts w:ascii="Montserrat" w:hAnsi="Montserrat"/>
          <w:sz w:val="24"/>
        </w:rPr>
      </w:pPr>
      <w:r w:rsidRPr="0006141B">
        <w:rPr>
          <w:rFonts w:ascii="Montserrat" w:hAnsi="Montserrat"/>
          <w:sz w:val="24"/>
        </w:rPr>
        <w:tab/>
        <w:t>I smiled, still blowing the cobwebs out of my skull, and retorted, "Oh, are you getting tired? Awwww.... Just goes to show you, a man just can't take the pain. No endurance."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He chuckled, and returned his attention to the task at hand. No doubt I would have to be ready to relieve him soon. I was not about to let the darned fool give himself a stroke. With the others in the net, I lent Tiffany as much support as I could spare to make up for her deficit. Connor did the same while I sweated the override an hour later. More calculus in the dark. Tiffany barely held out until she could be relieved by Roberto, and by that time we had had another casualty. The long hours were telling on us all, and Anna blew taking over for her partner. We almost lost the </w:t>
      </w:r>
      <w:r w:rsidRPr="0006141B">
        <w:rPr>
          <w:rFonts w:ascii="Montserrat" w:hAnsi="Montserrat"/>
          <w:i/>
          <w:sz w:val="24"/>
        </w:rPr>
        <w:t>Serael,</w:t>
      </w:r>
      <w:r w:rsidRPr="0006141B">
        <w:rPr>
          <w:rFonts w:ascii="Montserrat" w:hAnsi="Montserrat"/>
          <w:sz w:val="24"/>
        </w:rPr>
        <w:t xml:space="preserve"> right then. Somehow Kristen managed to shoulder her burden again, while checking Anna's condition. Catatonia. Morgan had to come on early to spell Connor who had overextended himself covering us while the drugs left us incapacitated. Any one of us could go next, and I knew I was at my limit.</w:t>
      </w:r>
    </w:p>
    <w:p w:rsidR="003C23C7" w:rsidRPr="0006141B" w:rsidRDefault="003C23C7">
      <w:pPr>
        <w:spacing w:line="360" w:lineRule="auto"/>
        <w:jc w:val="both"/>
        <w:rPr>
          <w:rFonts w:ascii="Montserrat" w:hAnsi="Montserrat"/>
          <w:sz w:val="24"/>
        </w:rPr>
      </w:pPr>
      <w:r w:rsidRPr="0006141B">
        <w:rPr>
          <w:rFonts w:ascii="Montserrat" w:hAnsi="Montserrat"/>
          <w:sz w:val="24"/>
        </w:rPr>
        <w:br w:type="page"/>
        <w:t>CHAPTER FIVE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By that evening, we had reached our goal. We were in sight of a solid surface fix. All that remained was to make a forced insertion. I was afraid that it would take all three of us together to shove </w:t>
      </w:r>
      <w:r w:rsidRPr="0006141B">
        <w:rPr>
          <w:rFonts w:ascii="Montserrat" w:hAnsi="Montserrat"/>
          <w:i/>
          <w:sz w:val="24"/>
        </w:rPr>
        <w:t>Gabriel</w:t>
      </w:r>
      <w:r w:rsidRPr="0006141B">
        <w:rPr>
          <w:rFonts w:ascii="Montserrat" w:hAnsi="Montserrat"/>
          <w:sz w:val="24"/>
        </w:rPr>
        <w:t xml:space="preserve"> across the threshold, and I tried not to think of what that meant for </w:t>
      </w:r>
      <w:r w:rsidRPr="0006141B">
        <w:rPr>
          <w:rFonts w:ascii="Montserrat" w:hAnsi="Montserrat"/>
          <w:i/>
          <w:sz w:val="24"/>
        </w:rPr>
        <w:t>Hanael</w:t>
      </w:r>
      <w:r w:rsidRPr="0006141B">
        <w:rPr>
          <w:rFonts w:ascii="Montserrat" w:hAnsi="Montserrat"/>
          <w:sz w:val="24"/>
        </w:rPr>
        <w:t xml:space="preserve"> and </w:t>
      </w:r>
      <w:r w:rsidRPr="0006141B">
        <w:rPr>
          <w:rFonts w:ascii="Montserrat" w:hAnsi="Montserrat"/>
          <w:i/>
          <w:sz w:val="24"/>
        </w:rPr>
        <w:t>Serael</w:t>
      </w:r>
      <w:r w:rsidRPr="0006141B">
        <w:rPr>
          <w:rFonts w:ascii="Montserrat" w:hAnsi="Montserrat"/>
          <w:sz w:val="24"/>
        </w:rPr>
        <w:t xml:space="preserve"> (or for Roberto, Tiffany, Kristen and Caleb). Laboring in the Drive Core Annex, my surface thoughts stormed with distractions, as that was the only part of my being not locked into the struggle. Looming at the front of my mind was the terrible cost of failure. I grieved for Anna and Leslie, who had given so much in vain. Oh, we knew that they were alive--in a sense that made it worse, considering--and I ached for the pain they must be suffering. It was torture, but words like that are hollow. I suppose you have to be active to really understand--otherwise it is almost impossible; you have to explain the relationship between brain and mind, and the consequences implicit in that bond.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And yet if I don't try to explain then it is all just words without substance. If you can't feel it in your gut then you don't know what was at stake. No. I won't explain, if it is important to you, you can work out your own explanation--I'll simply illustrate. I don't care to argue it either. Opinion rarely admits much in the way of understanding. All I can say is that those who believe that the brain creates the mind are surprisingly correct, and utterly wrong. Likewise, those who believe that all of existence is a solipsistic event in the mind are equally tapping the mark--and aiming way off target. </w:t>
      </w:r>
    </w:p>
    <w:p w:rsidR="003C23C7" w:rsidRPr="0006141B" w:rsidRDefault="003C23C7">
      <w:pPr>
        <w:spacing w:line="360" w:lineRule="auto"/>
        <w:jc w:val="both"/>
        <w:rPr>
          <w:rFonts w:ascii="Montserrat" w:hAnsi="Montserrat"/>
          <w:sz w:val="24"/>
        </w:rPr>
      </w:pPr>
      <w:r w:rsidRPr="0006141B">
        <w:rPr>
          <w:rFonts w:ascii="Montserrat" w:hAnsi="Montserrat"/>
          <w:sz w:val="24"/>
        </w:rPr>
        <w:tab/>
        <w:t>Physics, the mechanics of space-time, almost perfectly describes the validity of the first argument. The brain, the acme of evolution, is a subtle field generator that generates a quantum level tesserect. A trap of mirrors. What enters that trap is exposed to the most frightening thing imaginable--a reflection of itself. It admits a piece of an absolute, raw field of awareness and forces it into self awareness. Point Paradox. Through positive and negative feedback, the mote of self awareness generates and refines a broader field of awareness we know as mind.</w:t>
      </w:r>
    </w:p>
    <w:p w:rsidR="003C23C7" w:rsidRPr="0006141B" w:rsidRDefault="003C23C7">
      <w:pPr>
        <w:spacing w:line="360" w:lineRule="auto"/>
        <w:jc w:val="both"/>
        <w:rPr>
          <w:rFonts w:ascii="Montserrat" w:hAnsi="Montserrat"/>
          <w:sz w:val="24"/>
        </w:rPr>
      </w:pPr>
      <w:r w:rsidRPr="0006141B">
        <w:rPr>
          <w:rFonts w:ascii="Montserrat" w:hAnsi="Montserrat"/>
          <w:sz w:val="24"/>
        </w:rPr>
        <w:tab/>
        <w:t>Metaphysics--and later Psionics the mechanics of mind-space-time--offers other valid descriptions of how, with the proper initialization of this tuned field of awareness, reality is engaged. It is a valid argument to say that reality is created by the mind; without the participation of mind, the universe is nothing more than a field of information. A statistical model of fantastic complexity, but still nothing more than an equation to be solved. A program running in oblivion.</w:t>
      </w:r>
    </w:p>
    <w:p w:rsidR="003C23C7" w:rsidRPr="0006141B" w:rsidRDefault="003C23C7">
      <w:pPr>
        <w:spacing w:line="360" w:lineRule="auto"/>
        <w:jc w:val="both"/>
        <w:rPr>
          <w:rFonts w:ascii="Montserrat" w:hAnsi="Montserrat"/>
          <w:sz w:val="24"/>
        </w:rPr>
      </w:pPr>
      <w:r w:rsidRPr="0006141B">
        <w:rPr>
          <w:rFonts w:ascii="Montserrat" w:hAnsi="Montserrat"/>
          <w:sz w:val="24"/>
        </w:rPr>
        <w:tab/>
        <w:t>Both those positions were argued by Sinclair and Drake back in 1997, and I doubt I am smart enough to add anything new to their conclusions--they being the mother and father of the science of Psionics. (Yes that last name does sound familiar. Caitlyn Sinclair was the younger sister of my great-great-grandmother Aislynn. Caitlyn became interested in the reconciliation of physics and metaphysics to account for the fact that her older sister could fly.) A mind typically resolves itself into a four-dimensional structure, attuned to a position in space and time through the extensive nervous system of the body. A mind grows dependent on that mirror and if that mirror ever shatters, it savages the mind. This is the agony that assaulted Leslie and Anna. This is the pain I sympathized with as the mirror of my own reflection screamed under the stress of fighting the idiot-savant mind of the Interface Drive.</w:t>
      </w:r>
    </w:p>
    <w:p w:rsidR="003C23C7" w:rsidRPr="0006141B" w:rsidRDefault="003C23C7">
      <w:pPr>
        <w:spacing w:line="360" w:lineRule="auto"/>
        <w:jc w:val="both"/>
        <w:rPr>
          <w:rFonts w:ascii="Montserrat" w:hAnsi="Montserrat"/>
          <w:sz w:val="24"/>
        </w:rPr>
      </w:pPr>
      <w:r w:rsidRPr="0006141B">
        <w:rPr>
          <w:rFonts w:ascii="Montserrat" w:hAnsi="Montserrat"/>
          <w:sz w:val="24"/>
        </w:rPr>
        <w:tab/>
        <w:t>I was so uptight I did not even notice my relief come up.</w:t>
      </w:r>
    </w:p>
    <w:p w:rsidR="003C23C7" w:rsidRPr="0006141B" w:rsidRDefault="003C23C7">
      <w:pPr>
        <w:spacing w:line="360" w:lineRule="auto"/>
        <w:jc w:val="both"/>
        <w:rPr>
          <w:rFonts w:ascii="Montserrat" w:hAnsi="Montserrat"/>
          <w:sz w:val="24"/>
        </w:rPr>
      </w:pPr>
      <w:r w:rsidRPr="0006141B">
        <w:rPr>
          <w:rFonts w:ascii="Montserrat" w:hAnsi="Montserrat"/>
          <w:sz w:val="24"/>
        </w:rPr>
        <w:tab/>
        <w:t>"OK, I've got it Arden," Morgan said, as she took over the struggle. I released my hold on the interface and collapsed back into someone's arms.</w:t>
      </w:r>
    </w:p>
    <w:p w:rsidR="003C23C7" w:rsidRPr="0006141B" w:rsidRDefault="003C23C7">
      <w:pPr>
        <w:spacing w:line="360" w:lineRule="auto"/>
        <w:jc w:val="both"/>
        <w:rPr>
          <w:rFonts w:ascii="Montserrat" w:hAnsi="Montserrat"/>
          <w:sz w:val="24"/>
        </w:rPr>
      </w:pPr>
      <w:r w:rsidRPr="0006141B">
        <w:rPr>
          <w:rFonts w:ascii="Montserrat" w:hAnsi="Montserrat"/>
          <w:sz w:val="24"/>
        </w:rPr>
        <w:tab/>
        <w:t>"Are you OK?" he asked. It was "Uncle" Jocko. I nodded feebly, and accepted his offer of a water flask and drank deeply. "That's a girl," he cooed, stroking my hair back from my face. I had not even noticed that it had come out of its customary braid. I remained limp in his arms for a few minutes before asking him when he had showed up. "Oh, I've been here for a while. Had to make sure you didn't over do it. You mom would never forgive me if I let you kill yourself," he grinned. I sighed a chuckle, reaching up to pat him on the cheek. We were a-tumble on the deck. I looked around and saw Connor enter Engineering. He asked how I was holding up and I confessed that I was wrung out. He tried to hide his fear and apprehension.</w:t>
      </w:r>
    </w:p>
    <w:p w:rsidR="003C23C7" w:rsidRPr="0006141B" w:rsidRDefault="003C23C7">
      <w:pPr>
        <w:spacing w:line="360" w:lineRule="auto"/>
        <w:jc w:val="both"/>
        <w:rPr>
          <w:rFonts w:ascii="Montserrat" w:hAnsi="Montserrat"/>
          <w:sz w:val="24"/>
        </w:rPr>
      </w:pPr>
      <w:r w:rsidRPr="0006141B">
        <w:rPr>
          <w:rFonts w:ascii="Montserrat" w:hAnsi="Montserrat"/>
          <w:sz w:val="24"/>
        </w:rPr>
        <w:tab/>
        <w:t>"Don't worry, Cal," I said, picking up the surge of worry in spite of his studied calm. "I can stretch it for the translation. Just give me a few minutes rest and I'll get back to work."</w:t>
      </w:r>
    </w:p>
    <w:p w:rsidR="003C23C7" w:rsidRPr="0006141B" w:rsidRDefault="003C23C7">
      <w:pPr>
        <w:spacing w:line="360" w:lineRule="auto"/>
        <w:jc w:val="both"/>
        <w:rPr>
          <w:rFonts w:ascii="Montserrat" w:hAnsi="Montserrat"/>
          <w:sz w:val="24"/>
        </w:rPr>
      </w:pPr>
      <w:r w:rsidRPr="0006141B">
        <w:rPr>
          <w:rFonts w:ascii="Montserrat" w:hAnsi="Montserrat"/>
          <w:sz w:val="24"/>
        </w:rPr>
        <w:tab/>
        <w:t>"Don't push too hard Arden, we'll do fine, Morgan and I, you just relax," he ordered sternly. I just wrinkled my nose up. He knew as well as I did that forcing the translation would kill just one person, fighting against the drive. Two actives might accomplish it, but it would be an order of magnitude harder than just twisting the angle of interface. He turned to back up Morgan, while Jocko and I crawled back to our feet and wandered aside to collapse again at a work station. I really looked at him then. His salt and pepper hair was slicked back with sweat, his jaw was shadowed by a day's growth of his beard. I could see it in his eyes that Jocko was bone tired. His legs cramped as he sat down, which gave me an idea of both how long he had hovered near me and how long I had been glued to the interface. That shook me. I looked around and noticed for the first time how hard this emergency was on the rest of the crew. They weren't just lounging about. Technicians must surely have been running a higher maintenance work load, as our steering efforts constantly threatened to overload systems throughout the ship. Subsystems were no doubt crashing as the main computer appropriated processing time on secondary and tertiary systems. All of the plotting these past seven weeks had had to be done manually on slate-terminals, and officers had been combating a rising sense of panic as the sense of danger seeped into people's skulls.</w:t>
      </w:r>
    </w:p>
    <w:p w:rsidR="003C23C7" w:rsidRPr="0006141B" w:rsidRDefault="003C23C7">
      <w:pPr>
        <w:spacing w:line="360" w:lineRule="auto"/>
        <w:jc w:val="both"/>
        <w:rPr>
          <w:rFonts w:ascii="Montserrat" w:hAnsi="Montserrat"/>
          <w:sz w:val="24"/>
        </w:rPr>
      </w:pPr>
      <w:r w:rsidRPr="0006141B">
        <w:rPr>
          <w:rFonts w:ascii="Montserrat" w:hAnsi="Montserrat"/>
          <w:sz w:val="24"/>
        </w:rPr>
        <w:tab/>
        <w:t>I thought of my earlier estimate based on individual, ignorant reactions.</w:t>
      </w:r>
    </w:p>
    <w:p w:rsidR="003C23C7" w:rsidRPr="0006141B" w:rsidRDefault="003C23C7">
      <w:pPr>
        <w:spacing w:line="360" w:lineRule="auto"/>
        <w:jc w:val="both"/>
        <w:rPr>
          <w:rFonts w:ascii="Montserrat" w:hAnsi="Montserrat"/>
          <w:sz w:val="24"/>
        </w:rPr>
      </w:pPr>
      <w:r w:rsidRPr="0006141B">
        <w:rPr>
          <w:rFonts w:ascii="Montserrat" w:hAnsi="Montserrat"/>
          <w:sz w:val="24"/>
        </w:rPr>
        <w:tab/>
        <w:t>I could have used a hole to crawl into at that moment. Instead, as I had my eyes open now, I asked Jocko how other people were faring. He shrugged and said that everyone was doing about as well as could be expected. Non-essential personnel had been required to hole up in their berths and stay out of the way. A little friction, but there was still discipline.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Too soon, Connor was signaling me to form up as we approached our mark. The ships of Task Group Three were forming up inside the curve as best they could. Erring on the side of caution, we should all be lucky to surface within ten astronomical units of each other. The effort of forcing translation would cut off even telepathic communication, so we would proceed to a planned rendezvous upon securing the surface. That black out was going to be hard on me, since I would be unable to avoid worrying about </w:t>
      </w:r>
      <w:r w:rsidRPr="0006141B">
        <w:rPr>
          <w:rFonts w:ascii="Montserrat" w:hAnsi="Montserrat"/>
          <w:i/>
          <w:sz w:val="24"/>
        </w:rPr>
        <w:t>Serael</w:t>
      </w:r>
      <w:r w:rsidRPr="0006141B">
        <w:rPr>
          <w:rFonts w:ascii="Montserrat" w:hAnsi="Montserrat"/>
          <w:sz w:val="24"/>
        </w:rPr>
        <w:t xml:space="preserve"> and </w:t>
      </w:r>
      <w:r w:rsidRPr="0006141B">
        <w:rPr>
          <w:rFonts w:ascii="Montserrat" w:hAnsi="Montserrat"/>
          <w:i/>
          <w:sz w:val="24"/>
        </w:rPr>
        <w:t>Hanael</w:t>
      </w:r>
      <w:r w:rsidRPr="0006141B">
        <w:rPr>
          <w:rFonts w:ascii="Montserrat" w:hAnsi="Montserrat"/>
          <w:sz w:val="24"/>
        </w:rPr>
        <w:t>. There was no helping it, though. I just gritted my teeth and phased into concert with Connor and Morgan.</w:t>
      </w:r>
    </w:p>
    <w:p w:rsidR="003C23C7" w:rsidRPr="0006141B" w:rsidRDefault="003C23C7">
      <w:pPr>
        <w:spacing w:line="360" w:lineRule="auto"/>
        <w:jc w:val="both"/>
        <w:rPr>
          <w:rFonts w:ascii="Montserrat" w:hAnsi="Montserrat"/>
          <w:sz w:val="24"/>
        </w:rPr>
      </w:pPr>
      <w:r w:rsidRPr="0006141B">
        <w:rPr>
          <w:rFonts w:ascii="Montserrat" w:hAnsi="Montserrat"/>
          <w:sz w:val="24"/>
        </w:rPr>
        <w:tab/>
        <w:t>In my mind, naked to the interface, the shallows and beaches of surface space were again visible. We were sliding along the edge of one of these shores, counting on it to help us breach the surface, and depending on that shadow as a guarantee that we were not about to surface blind into the heart of some stellar inferno. Morgan was calling the drill, since she was even more sensitive than me to the interface. We passed our last message over the thought net and then cut contact. Connor and I double teamed the drive array, forcing the angle of insertion to zero. An eternal fifteen minutes. I could almost taste the tender tissue of my brain searing from the power coursing through the lens of my mind.</w:t>
      </w:r>
    </w:p>
    <w:p w:rsidR="003C23C7" w:rsidRPr="0006141B" w:rsidRDefault="003C23C7">
      <w:pPr>
        <w:spacing w:line="360" w:lineRule="auto"/>
        <w:jc w:val="both"/>
        <w:rPr>
          <w:rFonts w:ascii="Montserrat" w:hAnsi="Montserrat"/>
          <w:sz w:val="24"/>
        </w:rPr>
      </w:pPr>
      <w:r w:rsidRPr="0006141B">
        <w:rPr>
          <w:rFonts w:ascii="Montserrat" w:hAnsi="Montserrat"/>
          <w:sz w:val="24"/>
        </w:rPr>
        <w:tab/>
        <w:t>Pain exploded in my head. For a moment I was sure I had blown my mind to bits.</w:t>
      </w:r>
    </w:p>
    <w:p w:rsidR="003C23C7" w:rsidRPr="0006141B" w:rsidRDefault="003C23C7">
      <w:pPr>
        <w:spacing w:line="360" w:lineRule="auto"/>
        <w:jc w:val="both"/>
        <w:rPr>
          <w:rFonts w:ascii="Montserrat" w:hAnsi="Montserrat"/>
          <w:sz w:val="24"/>
        </w:rPr>
      </w:pPr>
      <w:r w:rsidRPr="0006141B">
        <w:rPr>
          <w:rFonts w:ascii="Montserrat" w:hAnsi="Montserrat"/>
          <w:sz w:val="24"/>
        </w:rPr>
        <w:tab/>
        <w:t>It happened too quick, or it was too strange for me to recount; the universe unfolded in new clarity before my astonished inner eye. I saw a host of people, all reflections of myself, linked in rings about me and concentrating. A luminous being glided into view before me. She/he caressed my face with his/her fingertips and smiled. I was so amazed that I did not even flinch when I turned to receive the complimentary caress of a shadow. A devouring darkness that hinted at forms of all manner of beasts and men. Serpent, dinosaur, bird, cat, horse, wolf, fish, man, woman; all these things and yet none. All possible suggestion without commitment to anything. And as my eyes met this strange apparition, I fell head first into twisting oblivion. I seemed to fall for eternity until I slammed bodily to the deck in the core annex.</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heard Connor bark out, "Now!" and felt, with an echo of that strange clarity, the universe roll, whole and unblemished into the grip of my outstretched mind. This sensation was accompanied by an immediate sensation of falling as Morgan split the core, severing the focus of the interface drive. The drive field, and all the subordinate systems that comprised the ship's invisible field architecture were snuffed at once. I had never experienced anything like it. A ship's drive, once activated is meant to remain active for the life of the ship. It is only cut to disassemble the key stone of the field systems, the artifact mind. Reactivating it would be a bitch, and not a living soul could be within a thousand yards of the ship, save the one active employed to prep the fugues, close the trap and light the mirror of the new ship mind. </w:t>
      </w:r>
    </w:p>
    <w:p w:rsidR="003C23C7" w:rsidRPr="0006141B" w:rsidRDefault="003C23C7">
      <w:pPr>
        <w:spacing w:line="360" w:lineRule="auto"/>
        <w:jc w:val="both"/>
        <w:rPr>
          <w:rFonts w:ascii="Montserrat" w:hAnsi="Montserrat"/>
          <w:sz w:val="24"/>
        </w:rPr>
      </w:pPr>
      <w:r w:rsidRPr="0006141B">
        <w:rPr>
          <w:rFonts w:ascii="Montserrat" w:hAnsi="Montserrat"/>
          <w:sz w:val="24"/>
        </w:rPr>
        <w:tab/>
        <w:t>Gabriel was dead.</w:t>
      </w:r>
    </w:p>
    <w:p w:rsidR="003C23C7" w:rsidRPr="0006141B" w:rsidRDefault="003C23C7">
      <w:pPr>
        <w:spacing w:line="360" w:lineRule="auto"/>
        <w:jc w:val="both"/>
        <w:rPr>
          <w:rFonts w:ascii="Montserrat" w:hAnsi="Montserrat"/>
          <w:sz w:val="24"/>
        </w:rPr>
      </w:pPr>
      <w:r w:rsidRPr="0006141B">
        <w:rPr>
          <w:rFonts w:ascii="Montserrat" w:hAnsi="Montserrat"/>
          <w:sz w:val="24"/>
        </w:rPr>
        <w:tab/>
        <w:t>There had been no other way to force the ship to phase with the surface--resolve within the universe. As I sat up, Connor collapsed where he was standing and cackled with relief. He flipped majestically head over heels while laughing all the harder. I was shaking from my own reaction. Morgan was hugging the drive core shielding, like a little girl sprawling across the chest of her father's corpse. In a stricken voice she announced that the drive was inactive and that it was safe to purge the core composites and peripheral systems. Her announcement was picked up by an open mike and the captain returned his congratulations. The sounds of celebration echoed in the background from the bridge, but that could not penetrate the solemn atmosphere pervading Engineering. The engineering technicians, ratings and officers shared instead a sense of mourning with the three of us.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Jocko was stunned at our attitude, and when he questioned me about my long face, I told him, as best I could, that we had killed our ship to save ourselves. The engineers knew it, they worked too close to Gabriel not to feel it. </w:t>
      </w:r>
      <w:r w:rsidRPr="0006141B">
        <w:rPr>
          <w:rFonts w:ascii="Montserrat" w:hAnsi="Montserrat"/>
          <w:i/>
          <w:sz w:val="24"/>
        </w:rPr>
        <w:t>Gabriel,</w:t>
      </w:r>
      <w:r w:rsidRPr="0006141B">
        <w:rPr>
          <w:rFonts w:ascii="Montserrat" w:hAnsi="Montserrat"/>
          <w:sz w:val="24"/>
        </w:rPr>
        <w:t xml:space="preserve"> was still intact, not too much worse for wear, but Gabriel, that unique awareness that had endured seven transformations and which had balked at the company of Task Groups One and Two--what had held us in our beds and ordered our little universe during jumps--was no more. </w:t>
      </w:r>
    </w:p>
    <w:p w:rsidR="003C23C7" w:rsidRPr="0006141B" w:rsidRDefault="003C23C7">
      <w:pPr>
        <w:spacing w:line="360" w:lineRule="auto"/>
        <w:jc w:val="both"/>
        <w:rPr>
          <w:rFonts w:ascii="Montserrat" w:hAnsi="Montserrat"/>
          <w:sz w:val="24"/>
        </w:rPr>
      </w:pPr>
      <w:r w:rsidRPr="0006141B">
        <w:rPr>
          <w:rFonts w:ascii="Montserrat" w:hAnsi="Montserrat"/>
          <w:sz w:val="24"/>
        </w:rPr>
        <w:tab/>
        <w:t>"You are talking about that machine as if it had been alive," he grumbled.</w:t>
      </w:r>
    </w:p>
    <w:p w:rsidR="003C23C7" w:rsidRPr="0006141B" w:rsidRDefault="003C23C7">
      <w:pPr>
        <w:spacing w:line="360" w:lineRule="auto"/>
        <w:jc w:val="both"/>
        <w:rPr>
          <w:rFonts w:ascii="Montserrat" w:hAnsi="Montserrat"/>
          <w:sz w:val="24"/>
        </w:rPr>
      </w:pPr>
      <w:r w:rsidRPr="0006141B">
        <w:rPr>
          <w:rFonts w:ascii="Montserrat" w:hAnsi="Montserrat"/>
          <w:sz w:val="24"/>
        </w:rPr>
        <w:tab/>
        <w:t>"Uncle Jocko, I don't know if Gabriel was alive as we understand it," I sighed. "All I know is that by my understanding of Drake's paradigm, Gabriel was self aware. She was bright, stubborn, and naive. I can't imagine what passed for conscious thought through her mind, because we only designed her with autistic and autonomic processing capabilities. She couldn't do a thing you didn't tell her to do. It really was not her fault that something put it into her mind to do something that was impossible. She was still trying to do it all the way to the end."</w:t>
      </w:r>
    </w:p>
    <w:p w:rsidR="003C23C7" w:rsidRPr="0006141B" w:rsidRDefault="003C23C7">
      <w:pPr>
        <w:spacing w:line="360" w:lineRule="auto"/>
        <w:jc w:val="both"/>
        <w:rPr>
          <w:rFonts w:ascii="Montserrat" w:hAnsi="Montserrat"/>
          <w:sz w:val="24"/>
        </w:rPr>
      </w:pPr>
      <w:r w:rsidRPr="0006141B">
        <w:rPr>
          <w:rFonts w:ascii="Montserrat" w:hAnsi="Montserrat"/>
          <w:sz w:val="24"/>
        </w:rPr>
        <w:tab/>
        <w:t>I realized that I was crying, and when I looked at Morgan I saw that she was crying too. I didn't want to ask her, but I knew that peeling apart Gabriel's brain had to have been very hard on her. I got up, moving by force of will, and went over to her, pulling her into my arms so she would know that I didn't think she was a murderer. Connor caught us both up and led us out of Engineering, with Jocko in tail. I allowed him to drag us along in the zero gee. Without Gabriel's invisible body around us I felt lost, and I doubt I could have made it back to my compartment alone.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Connor stopped me as tried to crawl into my nest. I was not tracking very well, and the world was a blur to my eyes. I realized, belatedly, as he carefully peeled me out of my uniform, that Jocko was no longer around. Nor was Morgan. When I was naked, Connor carefully tucked me inside my sleeper. As I drifted into the cushions on its inner curve, I was again struck with the absence of Gabriel's subtle blessings. My cell was no longer a nest. I could not have stayed in there if Connor had not snaked in then, skinned out of his own uniform. He took me then, gently, lovingly, for the first time in over a year. I had never need his touch so much. </w:t>
      </w:r>
    </w:p>
    <w:p w:rsidR="003C23C7" w:rsidRPr="0006141B" w:rsidRDefault="003C23C7">
      <w:pPr>
        <w:spacing w:line="360" w:lineRule="auto"/>
        <w:jc w:val="both"/>
        <w:rPr>
          <w:rFonts w:ascii="Montserrat" w:hAnsi="Montserrat"/>
          <w:sz w:val="24"/>
        </w:rPr>
      </w:pPr>
      <w:r w:rsidRPr="0006141B">
        <w:rPr>
          <w:rFonts w:ascii="Montserrat" w:hAnsi="Montserrat"/>
          <w:sz w:val="24"/>
        </w:rPr>
        <w:tab/>
        <w:t>In the close confines of the ovoid cell, it was feasible to couple. We didn't have to help it much with our minds. The close space suited us for gentle loving--and a fevered passion unleashed as we gave into the full reaction of our ordeal. That warm, wet balm soothed the sharp edges of grief, and shock. A vital antidote for having hung too far out over the threshold of death.</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cs="Arial"/>
          <w:sz w:val="24"/>
        </w:rPr>
        <w:tab/>
        <w:t xml:space="preserve">never having known my father--a man who had not been identified even in my mother's dying memories--i had not been exposed to a key male family influence in my childhood. i had given some thought to being a mother, for which i had a wonderful role-model, but i had never got it connected in my head that the process could involve a husband. so, i had never given much thought to the idea of getting married. the question took me totally by surprise. i still had not looked very closely at my feelings for him. if he had asked me if i loved him, i'm sure i would have said yes, as i was intensely aware of my debt to him. saying it, i might have meant it, but i would have been fooling myself. the truth was that i loved him dearly--though i loved him less than i loved myself. looking back, i should not have done it--for his sake, not mine--but the fact was that he made me happy, he loved me utterly, and we had that amazing animal attraction to one another. i said "yes". he did not ask me to take his name, but i tacked it on at the end anyway, for form. the captain performed the ceremony with pride, having known me "since when i was still a kitten". uncle jocko gave me away, and morgan was my bridesmaid. once we got through all the ceremony that my friends had insisted on subjecting me to, we had a wild party, which was the best excuse there was for having any ceremony at all. </w:t>
      </w:r>
      <w:r w:rsidRPr="0006141B">
        <w:rPr>
          <w:rFonts w:ascii="Montserrat" w:hAnsi="Montserrat"/>
          <w:sz w:val="24"/>
        </w:rPr>
        <w:t xml:space="preserve">"Tell me what happened," Connor breathed in my ear. All at once I began to shake again. He tightened his arms around me. I still held him deep inside me, in part as compensation for the fact that I felt too fragile to take him into my mind. I tightened my arms and legs around his back, trying to quell my convulsions. I knew what he meant of course. My epiphany. I had been pushed to my limits. My back had been pressed up against a threshold I had never encountered before, and at the critical moment I had torn through that wall. Whatever I had awakened to, I had not been able to engage it, and I had plummeted back into a sleep I had once considered my highest state of consciousness. </w:t>
      </w:r>
    </w:p>
    <w:p w:rsidR="003C23C7" w:rsidRPr="0006141B" w:rsidRDefault="003C23C7">
      <w:pPr>
        <w:spacing w:line="360" w:lineRule="auto"/>
        <w:jc w:val="both"/>
        <w:rPr>
          <w:rFonts w:ascii="Montserrat" w:hAnsi="Montserrat"/>
          <w:sz w:val="24"/>
        </w:rPr>
      </w:pPr>
      <w:r w:rsidRPr="0006141B">
        <w:rPr>
          <w:rFonts w:ascii="Montserrat" w:hAnsi="Montserrat"/>
          <w:sz w:val="24"/>
        </w:rPr>
        <w:tab/>
        <w:t>His fingers traced along my spine as he waited to see if I would answer him. He did not press. Having asked the question, he felt no need to repeat it or pursue it. It was enough to him that I know that he was interested. Or maybe he was just telling me that he had noticed and inviting me to explain what I had experienced. Or maybe it was something else. An invitation to ask a question which, perhaps unprovoked, I might not have thought of asking.</w:t>
      </w:r>
    </w:p>
    <w:p w:rsidR="003C23C7" w:rsidRPr="0006141B" w:rsidRDefault="003C23C7">
      <w:pPr>
        <w:spacing w:line="360" w:lineRule="auto"/>
        <w:jc w:val="both"/>
        <w:rPr>
          <w:rFonts w:ascii="Montserrat" w:hAnsi="Montserrat"/>
          <w:sz w:val="24"/>
        </w:rPr>
      </w:pPr>
      <w:r w:rsidRPr="0006141B">
        <w:rPr>
          <w:rFonts w:ascii="Montserrat" w:hAnsi="Montserrat"/>
          <w:sz w:val="24"/>
        </w:rPr>
        <w:tab/>
        <w:t>I pulled back and looked into his eyes.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"Tell me, Cal, what </w:t>
      </w:r>
      <w:r w:rsidRPr="0006141B">
        <w:rPr>
          <w:rFonts w:ascii="Montserrat" w:hAnsi="Montserrat"/>
          <w:i/>
          <w:sz w:val="24"/>
        </w:rPr>
        <w:t>did</w:t>
      </w:r>
      <w:r w:rsidRPr="0006141B">
        <w:rPr>
          <w:rFonts w:ascii="Montserrat" w:hAnsi="Montserrat"/>
          <w:sz w:val="24"/>
        </w:rPr>
        <w:t xml:space="preserve"> happen?" I asked. He kissed me lightly, without averting his eyes. He has this trick for it. He maintains eye contact, but his focus is deep within your soul, he does not cross his eyes. He pushes you back within yourself until you can meet his gaze comfortably. "What did you see? What did you notice as I collapsed?" I elaborated.</w:t>
      </w:r>
    </w:p>
    <w:p w:rsidR="003C23C7" w:rsidRPr="0006141B" w:rsidRDefault="003C23C7">
      <w:pPr>
        <w:spacing w:line="360" w:lineRule="auto"/>
        <w:jc w:val="both"/>
        <w:rPr>
          <w:rFonts w:ascii="Montserrat" w:hAnsi="Montserrat"/>
          <w:sz w:val="24"/>
        </w:rPr>
      </w:pPr>
      <w:r w:rsidRPr="0006141B">
        <w:rPr>
          <w:rFonts w:ascii="Montserrat" w:hAnsi="Montserrat"/>
          <w:sz w:val="24"/>
        </w:rPr>
        <w:tab/>
        <w:t>"What do I say?" he murmured, peering through me. "It was all so sudden. One moment we were pushing to the limit. I was frantic with trying to figure out how to balance on insertion, and stabilize our position at zero long enough to get our alignment square with the surface, and nearly panicked at the thought of performing a forced translation while holding the alignment." He shivered and went on, "It seemed hopeless. I was certain we were going to kill at least one of us, when all of a sudden we snap into perfect alignment and translate. You are blacking out and crumpling to the deck, and the only thing I can think of is to signal shut down to Morgan.</w:t>
      </w:r>
    </w:p>
    <w:p w:rsidR="003C23C7" w:rsidRPr="0006141B" w:rsidRDefault="003C23C7">
      <w:pPr>
        <w:spacing w:line="360" w:lineRule="auto"/>
        <w:jc w:val="both"/>
        <w:rPr>
          <w:rFonts w:ascii="Montserrat" w:hAnsi="Montserrat"/>
          <w:sz w:val="24"/>
        </w:rPr>
      </w:pPr>
      <w:r w:rsidRPr="0006141B">
        <w:rPr>
          <w:rFonts w:ascii="Montserrat" w:hAnsi="Montserrat"/>
          <w:sz w:val="24"/>
        </w:rPr>
        <w:tab/>
        <w:t>"For all I knew at that instant, you had died," he confessed, hugging me tight to his chest and rubbing my back tenderly. I felt him pulling slowly out of me, at length, to hover on the threshold of our contact. Slow gliding strokes, until he was seated deep, as if testing the boundaries of a reality he had cause to doubt. His need now was for assurance that could not be put into words, as certainly as I had needed his help to ground myself in reality. I took him into my mind to comfort his fears, as I kissed his body in the ancient way.</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cs="Arial"/>
          <w:sz w:val="24"/>
        </w:rPr>
        <w:tab/>
        <w:t>our union gave connor and me something to bear us up in the desperate years that followed as the task group struggled to find a terra-compatible world, and the capabilities of our drives inevitably decayed. my collapse was put behind me, but it was not forgotten; when craig tried again later to appropriate my services, both connor and o'neal went before the admiral and explained certain aspects of craig's and my relationship, pointing out that that history had no doubt contributed to my collapse under craig's command. the admiral had ordered craig to leave me alone after that.</w:t>
      </w:r>
      <w:r w:rsidRPr="0006141B">
        <w:rPr>
          <w:rFonts w:ascii="Montserrat" w:hAnsi="Montserrat"/>
          <w:sz w:val="24"/>
        </w:rPr>
        <w:t>Connor had not known that he loved me until that moment, when he confronted the thought of losing me. In that moment, his perception of reality had been changed. It had complicated things for both of us. I took refuge from that problem in thinking about what had happened to me in that moment of crisis. I played with the idea that what I had experienced was a momentary fourth order of magnitude of awareness. I indulged in the troubling uncertainty of this question, because I was wary of examining whether I loved him back. For Connor, his discovery was an answer, a confirmation. It left him no doubts. If he found my doubts when he penetrated my mind, he did not reveal his thoughts on the matter to me. I was willing to love him. Maybe even desperate to do so. But I was also afraid. The only person I had ever loved unreservedly had died in my mind.</w:t>
      </w:r>
    </w:p>
    <w:p w:rsidR="003C23C7" w:rsidRPr="0006141B" w:rsidRDefault="003C23C7">
      <w:pPr>
        <w:spacing w:line="360" w:lineRule="auto"/>
        <w:jc w:val="both"/>
        <w:rPr>
          <w:rFonts w:ascii="Montserrat" w:hAnsi="Montserrat"/>
          <w:sz w:val="24"/>
        </w:rPr>
      </w:pPr>
      <w:r w:rsidRPr="0006141B">
        <w:rPr>
          <w:rFonts w:ascii="Montserrat" w:hAnsi="Montserrat"/>
          <w:sz w:val="24"/>
        </w:rPr>
        <w:tab/>
        <w:t>Part of me could not bear to have that happen to me again.</w:t>
      </w:r>
    </w:p>
    <w:p w:rsidR="003C23C7" w:rsidRPr="0006141B" w:rsidRDefault="003C23C7">
      <w:pPr>
        <w:spacing w:line="360" w:lineRule="auto"/>
        <w:jc w:val="both"/>
        <w:rPr>
          <w:rFonts w:ascii="Montserrat" w:hAnsi="Montserrat"/>
          <w:sz w:val="24"/>
        </w:rPr>
      </w:pPr>
      <w:r w:rsidRPr="0006141B">
        <w:rPr>
          <w:rFonts w:ascii="Montserrat" w:hAnsi="Montserrat"/>
          <w:sz w:val="24"/>
        </w:rPr>
        <w:tab/>
        <w:t>Instead of confronting my fears and doubts, I turned to worrying about Morgan, who had suffered as much or more than I had in the loss of my mother. She had used her mind to destroy another mind, and its artificial nature could do nothing to change the effect that must have had on her. I felt guilty over having taken comfort in Connor's arms by shutting her out. Connor would have nothing of it, and verbally slapped me for feeling that way.</w:t>
      </w:r>
    </w:p>
    <w:p w:rsidR="003C23C7" w:rsidRPr="0006141B" w:rsidRDefault="003C23C7">
      <w:pPr>
        <w:spacing w:line="360" w:lineRule="auto"/>
        <w:jc w:val="both"/>
        <w:rPr>
          <w:rFonts w:ascii="Montserrat" w:hAnsi="Montserrat"/>
          <w:sz w:val="24"/>
        </w:rPr>
      </w:pPr>
      <w:r w:rsidRPr="0006141B">
        <w:rPr>
          <w:rFonts w:ascii="Montserrat" w:hAnsi="Montserrat"/>
          <w:sz w:val="24"/>
        </w:rPr>
        <w:tab/>
        <w:t>"Woman, do not dare to suggest that again," he commanded fiercely. "Morgan was not only welcome to share her grief and take comfort with us, she was invited to do so. I understand that you were in no mind to have thought of it at the time, but Morgan certainly knew what we needed as well as what she needed for herself." Connor was washing me with a damp towel, as the shower had become useless and dangerous in free fall. He lashed me with the corner as I opened my mouth, and plowed on. "Morgan told me to take care of you, and not to worry. She is not ready to cry on anyone's shoulder yet, and one of us had to remain on duty. There is a lot of work yet to be done," he reminded me.</w:t>
      </w:r>
    </w:p>
    <w:p w:rsidR="003C23C7" w:rsidRPr="0006141B" w:rsidRDefault="003C23C7">
      <w:pPr>
        <w:spacing w:line="360" w:lineRule="auto"/>
        <w:jc w:val="both"/>
        <w:rPr>
          <w:rFonts w:ascii="Montserrat" w:hAnsi="Montserrat"/>
          <w:sz w:val="24"/>
        </w:rPr>
      </w:pPr>
      <w:r w:rsidRPr="0006141B">
        <w:rPr>
          <w:rFonts w:ascii="Montserrat" w:hAnsi="Montserrat"/>
          <w:sz w:val="24"/>
        </w:rPr>
        <w:tab/>
        <w:t>I blushed and resisted the urge to apologize. To do so would only have annoyed him with me more. Besides apologizing would have served only to satisfy myself, where as if I meant to take his reprimand to heart I owed it to them both to get my head straight and start thinking. After returning the favor of the sponge bath, we got dressed, made ourselves presentable and headed up to the bridge. Morgan was at her station, busy and composed. I realized that we were into the morning watch, and that Connor and I had spent most of the night salving our nerves. The rest of the crew was busy with damage control and system checks. In particular, Engineering was up to its neck in bad news. Connor and I were called into the conference room to listen in on the engineering report. During the past eight hours, technicians had gone over the entire translation array and assessed the status of each unit.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Second to the drive core, the array was what drove the ship in dive on under sail. Each unit was an autistic field interface. Similar in design and principle to the main core, each unit integrated with and supplemented the capabilities of the core. The core was more sophisticated and vital to unifying and controlling all of the units in the array.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Another difference between the core and the array subordinates, was that the array elements did not have reserve or auxiliary processing capability. While the core had means to diffuse the stresses imposed on it by our actions, the individual array elements had no defensive capabilities, they docilely accepted the increased strain shunted to them by the core. All told, the inspection had concluded that we now had a severely brain damaged array. You could say that we gave virtually every single unit some kind of minor stroke while shoving ourselves out of the matrix.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"So what's the bottom line, Ms. Parker," the captain interrupted. </w:t>
      </w:r>
    </w:p>
    <w:p w:rsidR="003C23C7" w:rsidRPr="0006141B" w:rsidRDefault="003C23C7">
      <w:pPr>
        <w:spacing w:line="360" w:lineRule="auto"/>
        <w:jc w:val="both"/>
        <w:rPr>
          <w:rFonts w:ascii="Montserrat" w:hAnsi="Montserrat"/>
          <w:sz w:val="24"/>
        </w:rPr>
      </w:pPr>
      <w:r w:rsidRPr="0006141B">
        <w:rPr>
          <w:rFonts w:ascii="Montserrat" w:hAnsi="Montserrat"/>
          <w:sz w:val="24"/>
        </w:rPr>
        <w:tab/>
        <w:t>The chief engineer sighed and turned over her data-slate, "None of the units are a total write off. These are photonic architectures, employing holographic processing with massive redundancy; which means that as a whole the array is impaired but functional. Furthermore, we are making excellent progress cleaning and reformatting the core components. I figure no more than seventy-two hours until we are ready for systems reboot. More likely we will be ready by as much as a tenth of that estimate, considering that the core took virtually no damage to its architecture."</w:t>
      </w:r>
    </w:p>
    <w:p w:rsidR="003C23C7" w:rsidRPr="0006141B" w:rsidRDefault="003C23C7">
      <w:pPr>
        <w:spacing w:line="360" w:lineRule="auto"/>
        <w:jc w:val="both"/>
        <w:rPr>
          <w:rFonts w:ascii="Montserrat" w:hAnsi="Montserrat"/>
          <w:sz w:val="24"/>
        </w:rPr>
      </w:pPr>
      <w:r w:rsidRPr="0006141B">
        <w:rPr>
          <w:rFonts w:ascii="Montserrat" w:hAnsi="Montserrat"/>
          <w:sz w:val="24"/>
        </w:rPr>
        <w:tab/>
        <w:t>"I see," O'Neal said, rubbing his lower lip with the flank of his forefinger. "We will need more than seven hours to evacuate the ship and the cryogenic holds. Assembling an emergency redoubt for five-hundred and thirty people will be labor intensive, but we can accomplish it in less than forty-eight hours with material on hand. The hard part will be the cargo." He turned to the Operations officer, "Mr. Devlin, get some people on that problem and give me a working solution by thirteen hundred hours. Jane," he turned back to the engineering officer, "given that we can initialize the drive core without mishap, will the array stand up to another dive?"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Parker frowned and took back her slate to work out some figures. Her frown did not clear up, but she tucked her slate under her arm and responded, "Sir, the array absorbed a lot of collateral damage, but I can guarantee that it can stand up to another dive. With qualification. Nothing deep, and nothing prolonged. </w:t>
      </w:r>
    </w:p>
    <w:p w:rsidR="003C23C7" w:rsidRPr="0006141B" w:rsidRDefault="003C23C7">
      <w:pPr>
        <w:spacing w:line="360" w:lineRule="auto"/>
        <w:jc w:val="both"/>
        <w:rPr>
          <w:rFonts w:ascii="Montserrat" w:hAnsi="Montserrat"/>
          <w:sz w:val="24"/>
        </w:rPr>
      </w:pPr>
      <w:r w:rsidRPr="0006141B">
        <w:rPr>
          <w:rFonts w:ascii="Montserrat" w:hAnsi="Montserrat"/>
          <w:sz w:val="24"/>
        </w:rPr>
        <w:tab/>
        <w:t>"The problem is that these units are as fragile as brain tissue, perhaps even more delicate," she explained. "Without replacement and total regeneration, we will begin to see signs of persistent decay inside of a year. We can perhaps delay that, but unchecked the decay will proceed on a geometric scale. At current the damage is nano-scopic. We could rotate out about ten percent of the array for continual maintenance to offset the inevitable. What we cannot do is manufacture our own replacements. Oh, perhaps if we pooled the resources of all the ships in the task group we could build a facility capable of fabricating array elements. Say about ten to fifteen years to set it up, and then we could turn them out at the same rate they were back home. But, I would want to be in a Sol type environment to try it. Viable biosphere, space based industry and resources; a complete infrastructure is what the job calls for. This technology does not come cheap or easy."</w:t>
      </w:r>
    </w:p>
    <w:p w:rsidR="003C23C7" w:rsidRPr="0006141B" w:rsidRDefault="003C23C7">
      <w:pPr>
        <w:spacing w:line="360" w:lineRule="auto"/>
        <w:jc w:val="both"/>
        <w:rPr>
          <w:rFonts w:ascii="Montserrat" w:hAnsi="Montserrat"/>
          <w:sz w:val="24"/>
        </w:rPr>
      </w:pPr>
      <w:r w:rsidRPr="0006141B">
        <w:rPr>
          <w:rFonts w:ascii="Montserrat" w:hAnsi="Montserrat"/>
          <w:sz w:val="24"/>
        </w:rPr>
        <w:tab/>
        <w:t>"Understood, thank you Jane, just do your best," he smiled. Parker managed to drum up a smile in return, settling back into her seat. O'Neal turned then to face Connor and I, "On to the next item on our agenda. Decide amongst yourselves who will initialize the drive core. Once we are up and running again we have to regroup. While you two were recovering from the translation, Morgan hooked up with assets on the other ships. On the last report, seventeen ships pulled through," he paused, as I tensed, "</w:t>
      </w:r>
      <w:r w:rsidRPr="0006141B">
        <w:rPr>
          <w:rFonts w:ascii="Montserrat" w:hAnsi="Montserrat"/>
          <w:i/>
          <w:sz w:val="24"/>
        </w:rPr>
        <w:t>Hanael, Serael</w:t>
      </w:r>
      <w:r w:rsidRPr="0006141B">
        <w:rPr>
          <w:rFonts w:ascii="Montserrat" w:hAnsi="Montserrat"/>
          <w:sz w:val="24"/>
        </w:rPr>
        <w:t xml:space="preserve"> and </w:t>
      </w:r>
      <w:r w:rsidRPr="0006141B">
        <w:rPr>
          <w:rFonts w:ascii="Montserrat" w:hAnsi="Montserrat"/>
          <w:i/>
          <w:sz w:val="24"/>
        </w:rPr>
        <w:t>Daniel</w:t>
      </w:r>
      <w:r w:rsidRPr="0006141B">
        <w:rPr>
          <w:rFonts w:ascii="Montserrat" w:hAnsi="Montserrat"/>
          <w:sz w:val="24"/>
        </w:rPr>
        <w:t xml:space="preserve"> are lost."</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cs="Arial"/>
          <w:sz w:val="24"/>
        </w:rPr>
        <w:tab/>
        <w:t>during our wandering exile, i had seven children by connor. athena, apollo, artimis, nike, hermes, aphrodite, and astraea. he was a wonderful father to them. our decision to have children was not smiled upon, but there was ample room for the small number of families that formed during those bleak years to expand. we also had a few deaths. some by old age, and too many by accident. it was a wearying odyssey and children did a lot to lift the morale of the crew and compliment. marriages and births signaled the emotional acceptance that--however military the mission remained--we were a colony, and we were looking for a home. morgan also had a daughter, which implies that she had a lover somewhere. most of those who had children had only one or two, and i think the reason why i had so many was that i felt some guilt for not loving connor enough, and was trying to give more of myself to him in that way.</w:t>
      </w:r>
      <w:r w:rsidRPr="0006141B">
        <w:rPr>
          <w:rFonts w:ascii="Montserrat" w:hAnsi="Montserrat"/>
          <w:sz w:val="24"/>
        </w:rPr>
        <w:t>The task of closing the core and re-lighting the drive fell to me, to my surprise. I had expected Morgan to want the job, to atone for killing it, but both her and Connor nominated me on the basis of greater experience. All of us had been trained to perform this function and during the building of the ships, each of us had been asked to activate, or monitor the activation of a core. Still, in my time with the project I had activated a number of experimental cores and I was intimately familiar with the technology. I gave up arguing when I decided that they were firm in their position. When the time came, I watched from an observation deck as the ship was evacuated to a life support bubble. After the last of the cryogenic holding racks had been removed to minimum safe distance I turned away from the armored glass.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had never been alone on the ship before. I walked through its empty shell, gradually making my way down to Engineering. Everything had been prepared for me. The core elements had been checked, tuned and re-formatted. I had observed that morning as the program architectures were re-installed. Biting my lip, I approached the armored casing of the core. I lay my hands and cheek against the cold alloy and collected my wits.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As I shifted up into third order attention, I became aware of the cold photo-electronic life of the command core and the array, along with other systems which had been maintenanced, but which had remained live through the crisis. I let out the breath I had been holding and put myself into a light trance. I examined each element in the core, felt the light coursing through their atomic-photonic circuits. Every atom, in every molecule, had been specially introduced and aligned in a vast array of registers. The interaction of photons with electron shells served as the switching mechanism. These switches were capable of discriminating thousands of signals across the visible and ultraviolet spectrum. The core's millennial processing was several orders of magnitude greater than the greatest computer ever devised a century ago. </w:t>
      </w:r>
    </w:p>
    <w:p w:rsidR="003C23C7" w:rsidRPr="0006141B" w:rsidRDefault="003C23C7">
      <w:pPr>
        <w:spacing w:line="360" w:lineRule="auto"/>
        <w:jc w:val="both"/>
        <w:rPr>
          <w:rFonts w:ascii="Montserrat" w:hAnsi="Montserrat"/>
          <w:sz w:val="24"/>
        </w:rPr>
      </w:pPr>
      <w:r w:rsidRPr="0006141B">
        <w:rPr>
          <w:rFonts w:ascii="Montserrat" w:hAnsi="Montserrat"/>
          <w:sz w:val="24"/>
        </w:rPr>
        <w:tab/>
        <w:t>After reading each element, I grasped the interface and drew them together. As I brought them into alignment, there were billions of connections that had to be checked before the core could be seated together. Such a job could not be done by the most powerful active in the universe if it had required her full attention to make each connection. Most of what an active can do is autonomic. An active has to do everything the hard way the first time, but when a successful technique is developed, it becomes part of a meta-program. The more sophisticated an active's repertoire of meta-programs, the more powerful and precise her psionic skills and disciplines become.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ability of the mind to effortlessly resolve seemingly infinite complexities was suspected even in the twentieth century. Autistic savants could perform astounding feats of mathematical legerdemain, because they had an ability unrecognized at the time--they did not consciously calculate, they simply turned it over to their unconscious mind and relayed the answer when it came back up. The most difficult calculations a person does in life are likewise done with little or no conscious awareness on the part of the person involved. Just resolving the raw data input from the physical senses requires constant and massive calculation. High stereo-scopic graphic resolution, tactile texture and temperature mapping, three-hundred and sixty degree stereo-phonic resolution, complex atomic/molecular chemical analysis--all cross referenced, indexed and integrated into four dimensional continuity. </w:t>
      </w:r>
    </w:p>
    <w:p w:rsidR="003C23C7" w:rsidRPr="0006141B" w:rsidRDefault="003C23C7">
      <w:pPr>
        <w:spacing w:line="360" w:lineRule="auto"/>
        <w:jc w:val="both"/>
        <w:rPr>
          <w:rFonts w:ascii="Montserrat" w:hAnsi="Montserrat"/>
          <w:sz w:val="24"/>
        </w:rPr>
      </w:pPr>
      <w:r w:rsidRPr="0006141B">
        <w:rPr>
          <w:rFonts w:ascii="Montserrat" w:hAnsi="Montserrat"/>
          <w:sz w:val="24"/>
        </w:rPr>
        <w:tab/>
        <w:t>Ask a programmer how complex that task is to compute.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As I willed it, the connections sorted themselves out and mated. That is the way it works, I don't sweat the details, I only have to worry about the design. Psionic ability can be considered the judicious development and extension of attention and will--structured awareness and articulate intent. All psionics involves their cooperative use. To me psionics is not </w:t>
      </w:r>
      <w:r w:rsidRPr="0006141B">
        <w:rPr>
          <w:rFonts w:ascii="Montserrat" w:hAnsi="Montserrat"/>
          <w:i/>
          <w:sz w:val="24"/>
        </w:rPr>
        <w:t>magic</w:t>
      </w:r>
      <w:r w:rsidRPr="0006141B">
        <w:rPr>
          <w:rFonts w:ascii="Montserrat" w:hAnsi="Montserrat"/>
          <w:sz w:val="24"/>
        </w:rPr>
        <w:t xml:space="preserve"> because I know too well that I am actively involved in resolving the most minute details of a complex task. It is </w:t>
      </w:r>
      <w:r w:rsidRPr="0006141B">
        <w:rPr>
          <w:rFonts w:ascii="Montserrat" w:hAnsi="Montserrat"/>
          <w:i/>
          <w:sz w:val="24"/>
        </w:rPr>
        <w:t>possible</w:t>
      </w:r>
      <w:r w:rsidRPr="0006141B">
        <w:rPr>
          <w:rFonts w:ascii="Montserrat" w:hAnsi="Montserrat"/>
          <w:sz w:val="24"/>
        </w:rPr>
        <w:t xml:space="preserve"> to do such complex and intricate manipulations because </w:t>
      </w:r>
      <w:r w:rsidRPr="0006141B">
        <w:rPr>
          <w:rFonts w:ascii="Montserrat" w:hAnsi="Montserrat"/>
          <w:i/>
          <w:sz w:val="24"/>
        </w:rPr>
        <w:t>most</w:t>
      </w:r>
      <w:r w:rsidRPr="0006141B">
        <w:rPr>
          <w:rFonts w:ascii="Montserrat" w:hAnsi="Montserrat"/>
          <w:sz w:val="24"/>
        </w:rPr>
        <w:t xml:space="preserve"> work involves endless, mindless repetition within a limited framework of possibilities. A proper meta-program includes instructions for those variables; meaning that there is little or no conscious decision on my part required for completion of the task. I am consciously taxed only with the orchestration of the total effort. </w:t>
      </w:r>
    </w:p>
    <w:p w:rsidR="003C23C7" w:rsidRPr="0006141B" w:rsidRDefault="003C23C7">
      <w:pPr>
        <w:spacing w:line="360" w:lineRule="auto"/>
        <w:jc w:val="both"/>
        <w:rPr>
          <w:rFonts w:ascii="Montserrat" w:hAnsi="Montserrat"/>
          <w:sz w:val="24"/>
        </w:rPr>
      </w:pPr>
      <w:r w:rsidRPr="0006141B">
        <w:rPr>
          <w:rFonts w:ascii="Montserrat" w:hAnsi="Montserrat"/>
          <w:sz w:val="24"/>
        </w:rPr>
        <w:tab/>
        <w:t>So much for the mystique of psionic ability.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As the core seated together, the subtle fields overlapped and synchronized. The core became a complex, closed circuit. Already information was coursing through it as programs came on-line and began interrogating the subordinate systems throughout the ship. With an active array in the loop, it was almost inevitable that the core would wake up. This was the dangerous part. I reached into the fugue forming in the heart of the core. I waited--like a hunting cat crouched in the tall grass--for my prey to rear its head.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ship shuddered. </w:t>
      </w:r>
    </w:p>
    <w:p w:rsidR="003C23C7" w:rsidRPr="0006141B" w:rsidRDefault="003C23C7">
      <w:pPr>
        <w:spacing w:line="360" w:lineRule="auto"/>
        <w:jc w:val="both"/>
        <w:rPr>
          <w:rFonts w:ascii="Montserrat" w:hAnsi="Montserrat"/>
          <w:sz w:val="24"/>
        </w:rPr>
      </w:pPr>
      <w:r w:rsidRPr="0006141B">
        <w:rPr>
          <w:rFonts w:ascii="Montserrat" w:hAnsi="Montserrat"/>
          <w:sz w:val="24"/>
        </w:rPr>
        <w:tab/>
        <w:t>Instantly, my mind leaped and closed the trap on it. "Caught you, Gabriel." The ship bucked around me as the drive woke up. "Ah, ah. Gently, friend," I couldn't help it, I soothed with words as I extended a probe into the newly awakened chaos of the core. I held myself in place as the ship rolled and twisted in confusion. Without my own telekinetic ability I would have been dashed instantly against the bulkhead at about seven gees. I spared a hope that everything had been secured properly as I reached again into Gabriel's mind. Really, the only thing I could do was observe, and if necessary abort the ignition. It was up to the awakened core to sort itself out and access the programming waiting for it. I smiled as the artifact mind stumbled across the field architecture profiles.</w:t>
      </w:r>
    </w:p>
    <w:p w:rsidR="003C23C7" w:rsidRPr="0006141B" w:rsidRDefault="003C23C7">
      <w:pPr>
        <w:spacing w:line="360" w:lineRule="auto"/>
        <w:jc w:val="both"/>
        <w:rPr>
          <w:rFonts w:ascii="Montserrat" w:hAnsi="Montserrat"/>
          <w:sz w:val="24"/>
        </w:rPr>
      </w:pPr>
      <w:r w:rsidRPr="0006141B">
        <w:rPr>
          <w:rFonts w:ascii="Montserrat" w:hAnsi="Montserrat"/>
          <w:sz w:val="24"/>
        </w:rPr>
        <w:tab/>
        <w:t>I have no idea how it interpreted that discovery. Theoretically, all of the programming ought to seem as memories to it. The mental reality of the core was pre-defined in that context. There was no learning for this new mind to do, it simply had to accept the waiting definition of itself. My guess was that in activation the thing experienced a sensation like awakening from a dream while the body is still paralyzed by sleep. Now it had found the key to awaken that body. With minimal supervision from myself, the core executed the designs it had accessed. The invisible architecture unfolded, picking up the material shell and tucking it into its embrace. The complex geometry warped and segregated space, claiming a domain of its own. Under the influence of time, those geometries began generating forces--gravity, momentum, inertia--and balancing them. I sighed with relief, patting the armored housing, as Gabriel settled down and continued about the business of remembering its new self.</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still, in all the ways that counted, i was deliriously happy. i could go on and on about how we raised our family, surveyed star after star, and occasionally spent some of our drives' precious life spans to investigate a promising system only to be disappointed horribly. in fact, i maintained a story journal during those years, and dumping the whole file in here would be effortless. still, however interesting these little adventures were, very little changed in our situation for a long time. but, inevitably the day came when everything changed. we didn't know it as it was happening; the last days of our exile dragged by much as the days before did. i think those final days are all the taste of purgatory this account needs to bear.</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sz w:val="24"/>
        </w:rPr>
      </w:pPr>
      <w:r w:rsidRPr="0006141B">
        <w:rPr>
          <w:rFonts w:ascii="Montserrat" w:hAnsi="Montserrat" w:cs="Arial"/>
          <w:color w:val="000000"/>
          <w:sz w:val="24"/>
        </w:rPr>
        <w:t>37-40</w:t>
      </w:r>
      <w:r w:rsidRPr="0006141B">
        <w:rPr>
          <w:rFonts w:ascii="Montserrat" w:hAnsi="Montserrat" w:cs="Arial"/>
          <w:color w:val="000000"/>
          <w:sz w:val="24"/>
        </w:rPr>
        <w:tab/>
      </w:r>
      <w:r w:rsidRPr="0006141B">
        <w:rPr>
          <w:rFonts w:ascii="Montserrat" w:hAnsi="Montserrat" w:cs="Arial"/>
          <w:sz w:val="24"/>
        </w:rPr>
        <w:t>those ten years were a taste of purgatory. the task group limped unexpectedly into the neighborhood of</w:t>
      </w:r>
      <w:r w:rsidRPr="0006141B">
        <w:rPr>
          <w:rFonts w:ascii="Montserrat" w:hAnsi="Montserrat" w:cs="Arial"/>
          <w:color w:val="000000"/>
          <w:sz w:val="24"/>
        </w:rPr>
        <w:t xml:space="preserve"> a promising candidate. </w:t>
      </w:r>
      <w:r w:rsidRPr="0006141B">
        <w:rPr>
          <w:rFonts w:ascii="Montserrat" w:hAnsi="Montserrat" w:cs="Arial"/>
          <w:sz w:val="24"/>
        </w:rPr>
        <w:t xml:space="preserve">we spotted it on a remote survey, identifying it through spectral analysis, pinpointing the earthlike world as a viable home. our </w:t>
      </w:r>
      <w:r w:rsidRPr="0006141B">
        <w:rPr>
          <w:rFonts w:ascii="Montserrat" w:hAnsi="Montserrat" w:cs="Arial"/>
          <w:color w:val="000000"/>
          <w:sz w:val="24"/>
        </w:rPr>
        <w:t xml:space="preserve">arduous efforts had brought us within reach of </w:t>
      </w:r>
      <w:r w:rsidRPr="0006141B">
        <w:rPr>
          <w:rFonts w:ascii="Montserrat" w:hAnsi="Montserrat" w:cs="Arial"/>
          <w:sz w:val="24"/>
        </w:rPr>
        <w:t>the perfect world</w:t>
      </w:r>
      <w:r w:rsidRPr="0006141B">
        <w:rPr>
          <w:rFonts w:ascii="Montserrat" w:hAnsi="Montserrat" w:cs="Arial"/>
          <w:color w:val="000000"/>
          <w:sz w:val="24"/>
        </w:rPr>
        <w:t xml:space="preserve"> one that suddenly proved to be too perfect. </w:t>
      </w:r>
      <w:r w:rsidRPr="0006141B">
        <w:rPr>
          <w:rFonts w:ascii="Montserrat" w:hAnsi="Montserrat" w:cs="Arial"/>
          <w:sz w:val="24"/>
        </w:rPr>
        <w:t>our hopes were high as we made a tour of the neighborhood. in the estimated year twenty-one twenty-seven, our seventeen ships carrying eight thousand eight hundred and fifty-seven crew members, about three thousand children, and seventeen million frozen embryo colonists, entered a new solar system, heading for our new, last and only home for the future. at the boundaries of the inner system, we were met by a representative of that world, and our hopes nearly died.</w:t>
      </w:r>
      <w:r w:rsidRPr="0006141B">
        <w:rPr>
          <w:rFonts w:ascii="Montserrat" w:hAnsi="Montserrat"/>
          <w:sz w:val="24"/>
        </w:rPr>
        <w:t xml:space="preserve">All that effort to evacuate the ship, and every scene to re-enact in reverse, did not make any of us fit company for a civilized human being. I didn't get any pats on my back for making the ship live again. There was simply too much to do for anyone to feel anything like gratitude. I pitched in myself, terse and determined. Anything to get this ordeal behind us. There were serious questions to ask as yet. We had to make the rounds and form up, see to the wounded and chase down the lost and strayed. Of </w:t>
      </w:r>
      <w:r w:rsidRPr="0006141B">
        <w:rPr>
          <w:rFonts w:ascii="Montserrat" w:hAnsi="Montserrat"/>
          <w:i/>
          <w:sz w:val="24"/>
        </w:rPr>
        <w:t>Hanael</w:t>
      </w:r>
      <w:r w:rsidRPr="0006141B">
        <w:rPr>
          <w:rFonts w:ascii="Montserrat" w:hAnsi="Montserrat"/>
          <w:sz w:val="24"/>
        </w:rPr>
        <w:t xml:space="preserve">, </w:t>
      </w:r>
      <w:r w:rsidRPr="0006141B">
        <w:rPr>
          <w:rFonts w:ascii="Montserrat" w:hAnsi="Montserrat"/>
          <w:i/>
          <w:sz w:val="24"/>
        </w:rPr>
        <w:t>Serael</w:t>
      </w:r>
      <w:r w:rsidRPr="0006141B">
        <w:rPr>
          <w:rFonts w:ascii="Montserrat" w:hAnsi="Montserrat"/>
          <w:sz w:val="24"/>
        </w:rPr>
        <w:t xml:space="preserve">, and </w:t>
      </w:r>
      <w:r w:rsidRPr="0006141B">
        <w:rPr>
          <w:rFonts w:ascii="Montserrat" w:hAnsi="Montserrat"/>
          <w:i/>
          <w:sz w:val="24"/>
        </w:rPr>
        <w:t>Daniel</w:t>
      </w:r>
      <w:r w:rsidRPr="0006141B">
        <w:rPr>
          <w:rFonts w:ascii="Montserrat" w:hAnsi="Montserrat"/>
          <w:sz w:val="24"/>
        </w:rPr>
        <w:t xml:space="preserve">, nothing much was said. </w:t>
      </w:r>
      <w:r w:rsidRPr="0006141B">
        <w:rPr>
          <w:rFonts w:ascii="Montserrat" w:hAnsi="Montserrat"/>
          <w:i/>
          <w:sz w:val="24"/>
        </w:rPr>
        <w:t>Lost in translation</w:t>
      </w:r>
      <w:r w:rsidRPr="0006141B">
        <w:rPr>
          <w:rFonts w:ascii="Montserrat" w:hAnsi="Montserrat"/>
          <w:sz w:val="24"/>
        </w:rPr>
        <w:t xml:space="preserve"> covered a lot of ground, and the best estimates of their fates were only guesses. We had seventeen ships, and over eight thousand living souls to trouble ourselves with. Once we were secure for sail, we set out for rendezvous with </w:t>
      </w:r>
      <w:r w:rsidRPr="0006141B">
        <w:rPr>
          <w:rFonts w:ascii="Montserrat" w:hAnsi="Montserrat"/>
          <w:i/>
          <w:sz w:val="24"/>
        </w:rPr>
        <w:t>Azreal</w:t>
      </w:r>
      <w:r w:rsidRPr="0006141B">
        <w:rPr>
          <w:rFonts w:ascii="Montserrat" w:hAnsi="Montserrat"/>
          <w:sz w:val="24"/>
        </w:rPr>
        <w:t xml:space="preserve"> and an emergency staff meeting with the admiral.</w:t>
      </w:r>
    </w:p>
    <w:p w:rsidR="003C23C7" w:rsidRPr="0006141B" w:rsidRDefault="003C23C7">
      <w:pPr>
        <w:spacing w:line="360" w:lineRule="auto"/>
        <w:jc w:val="both"/>
        <w:rPr>
          <w:rFonts w:ascii="Montserrat" w:hAnsi="Montserrat"/>
          <w:sz w:val="24"/>
        </w:rPr>
      </w:pPr>
      <w:r w:rsidRPr="0006141B">
        <w:rPr>
          <w:rFonts w:ascii="Montserrat" w:hAnsi="Montserrat"/>
          <w:sz w:val="24"/>
        </w:rPr>
        <w:br w:type="page"/>
        <w:t>CHAPTER SIX</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Admiral Patrick Niven commanded my attention as I followed O'Neal into the Admiral's conference room aboard </w:t>
      </w:r>
      <w:r w:rsidRPr="0006141B">
        <w:rPr>
          <w:rFonts w:ascii="Montserrat" w:hAnsi="Montserrat"/>
          <w:i/>
          <w:sz w:val="24"/>
        </w:rPr>
        <w:t>Azreal</w:t>
      </w:r>
      <w:r w:rsidRPr="0006141B">
        <w:rPr>
          <w:rFonts w:ascii="Montserrat" w:hAnsi="Montserrat"/>
          <w:sz w:val="24"/>
        </w:rPr>
        <w:t xml:space="preserve">. He was a tall man. He had a lived in face and projected an aura of confident authority. As we found our seats, I reflected on what I knew about him. He was a seasoned wet navy admiral who had been involved in the military development of space from the day alien contact had been fully disclosed. It had not been inevitable that a space based military would follow a naval model, but it was due in large part to his influence that it had turned out that way. The operational realities of the navy produced command experience and traditions that adapted easily to the operational realities in space, much to the disappointment of the Air Force, which had monopolized military interests in space from the end of the Twentieth Century. Niven's command experience, and practical mind would prove invaluable to us during the days and weeks following our escape from the interface. </w:t>
      </w:r>
    </w:p>
    <w:p w:rsidR="003C23C7" w:rsidRPr="0006141B" w:rsidRDefault="003C23C7">
      <w:pPr>
        <w:spacing w:line="360" w:lineRule="auto"/>
        <w:jc w:val="both"/>
        <w:rPr>
          <w:rFonts w:ascii="Montserrat" w:hAnsi="Montserrat"/>
          <w:sz w:val="24"/>
        </w:rPr>
      </w:pPr>
      <w:r w:rsidRPr="0006141B">
        <w:rPr>
          <w:rFonts w:ascii="Montserrat" w:hAnsi="Montserrat"/>
          <w:sz w:val="24"/>
        </w:rPr>
        <w:tab/>
        <w:t>Admiral Niven took his seat and the rest of us followed his cue. As everyone settled down, he opened the discussion, "OK, people, we are gong to begin with a rapid assessment of the situation. Commander Lowell will summarize the facts at hand and then I will take individual reports from each of your commands. I do not intend to make any decisions without your input at this juncture. As the surviving units of Task Group Three, we have to assess the question of whether it is possible to fulfill our mission. The answer to that question has to account for the present capabilities of your commands, and any proposed action has to accommodate the capabilities of the most afflicted units. Commander Lowell, please begin."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"Thank you, Admiral," Lowell stood and picked up the display remote. He activated the overhead holographic display. In it our current tactical plot was illuminated, with codes noting the status of each ship. Only Gabriel showed nominal green on all points. I could see that many of the ships showed heavily damaged arrays, or even damaged drive cores. "You are all aware of the loss of </w:t>
      </w:r>
      <w:r w:rsidRPr="0006141B">
        <w:rPr>
          <w:rFonts w:ascii="Montserrat" w:hAnsi="Montserrat"/>
          <w:i/>
          <w:sz w:val="24"/>
        </w:rPr>
        <w:t>Hanael</w:t>
      </w:r>
      <w:r w:rsidRPr="0006141B">
        <w:rPr>
          <w:rFonts w:ascii="Montserrat" w:hAnsi="Montserrat"/>
          <w:sz w:val="24"/>
        </w:rPr>
        <w:t xml:space="preserve">, </w:t>
      </w:r>
      <w:r w:rsidRPr="0006141B">
        <w:rPr>
          <w:rFonts w:ascii="Montserrat" w:hAnsi="Montserrat"/>
          <w:i/>
          <w:sz w:val="24"/>
        </w:rPr>
        <w:t>Serael</w:t>
      </w:r>
      <w:r w:rsidRPr="0006141B">
        <w:rPr>
          <w:rFonts w:ascii="Montserrat" w:hAnsi="Montserrat"/>
          <w:sz w:val="24"/>
        </w:rPr>
        <w:t xml:space="preserve"> and </w:t>
      </w:r>
      <w:r w:rsidRPr="0006141B">
        <w:rPr>
          <w:rFonts w:ascii="Montserrat" w:hAnsi="Montserrat"/>
          <w:i/>
          <w:sz w:val="24"/>
        </w:rPr>
        <w:t>Daniel</w:t>
      </w:r>
      <w:r w:rsidRPr="0006141B">
        <w:rPr>
          <w:rFonts w:ascii="Montserrat" w:hAnsi="Montserrat"/>
          <w:sz w:val="24"/>
        </w:rPr>
        <w:t xml:space="preserve">. We have no information with regard to their fates. It is highly probably that they remained intact within the interface, rather than breaking up during insertion. Situationally speaking, if they opted to abort the emergency insertion, due to casualties sustained by their Asset teams, they had every opportunity to wave off, lick their wounds, and attempt an alternate insertion as dictated by the disposition of their drives. In relativistic terms, they are either now in surface space at whatever point in the universe that chance has offered them, or they are not in, nor will they ever regain surface space. Within temporal continuity, those are the only two options from our perspective. </w:t>
      </w:r>
    </w:p>
    <w:p w:rsidR="003C23C7" w:rsidRPr="0006141B" w:rsidRDefault="003C23C7">
      <w:pPr>
        <w:spacing w:line="360" w:lineRule="auto"/>
        <w:jc w:val="both"/>
        <w:rPr>
          <w:rFonts w:ascii="Montserrat" w:hAnsi="Montserrat"/>
          <w:sz w:val="24"/>
        </w:rPr>
      </w:pPr>
      <w:r w:rsidRPr="0006141B">
        <w:rPr>
          <w:rFonts w:ascii="Montserrat" w:hAnsi="Montserrat"/>
          <w:sz w:val="24"/>
        </w:rPr>
        <w:tab/>
        <w:t>"In either case, their official status is lost," Lowell proclaimed.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"Also, as your presence demonstrates, the seventeen remaining ships units of Task Group Three are present and accounted for. While our units were regrouping here," Lowell gestured to the real-time display, "each ship took readings for gravitational and optical fixes to define its position, according to SOP. From those combined readings we obtain real and apparent positions for celestial bodies throughout the entire quadrant. That gives us a measure of stellar drift, absolute magnitude for stars, and the basis for a reverse plot to identify our position from possible correspondence with landmark celestial bodies. Initial observation confirmed that we are far outside of any previously mapped region." He manipulated the controls, and the scale of the image compressed to a sector plot, showing local stars. </w:t>
      </w:r>
    </w:p>
    <w:p w:rsidR="003C23C7" w:rsidRPr="0006141B" w:rsidRDefault="003C23C7">
      <w:pPr>
        <w:spacing w:line="360" w:lineRule="auto"/>
        <w:jc w:val="both"/>
        <w:rPr>
          <w:rFonts w:ascii="Montserrat" w:hAnsi="Montserrat"/>
          <w:sz w:val="24"/>
        </w:rPr>
      </w:pPr>
      <w:r w:rsidRPr="0006141B">
        <w:rPr>
          <w:rFonts w:ascii="Montserrat" w:hAnsi="Montserrat"/>
          <w:sz w:val="24"/>
        </w:rPr>
        <w:tab/>
        <w:t>"As each of you joined up, we copied your initial position readings, and used them to reinforce the readings taken from here. Given the wide spread of our index positions those images have built up a model with respectable depth. More importantly, It turned up benchmark galactic references which were familiar." The image compressed again revealing a familiar whirl-pool of cloudy luminescence. "That data is still being refined," Lowell qualified, "but we have tentatively identified our position as within the Milky Way Galaxy, approximately one-hundred and twenty degrees spin-ward of Earth, relative to the center of the Galaxy. That places us far across the Galactic Disk. We will continue to make celestial observations until we have thoroughly refined our position.</w:t>
      </w:r>
    </w:p>
    <w:p w:rsidR="003C23C7" w:rsidRPr="0006141B" w:rsidRDefault="003C23C7">
      <w:pPr>
        <w:spacing w:line="360" w:lineRule="auto"/>
        <w:jc w:val="both"/>
        <w:rPr>
          <w:rFonts w:ascii="Montserrat" w:hAnsi="Montserrat"/>
          <w:sz w:val="24"/>
        </w:rPr>
      </w:pPr>
      <w:r w:rsidRPr="0006141B">
        <w:rPr>
          <w:rFonts w:ascii="Montserrat" w:hAnsi="Montserrat"/>
          <w:sz w:val="24"/>
        </w:rPr>
        <w:tab/>
        <w:t>"Theoretically, we will know within the next few days where we are, but speaking in practical terms, we are lost. The territory that we are in is completely unknown to us, and our ability to regain familiar space is extremely uncertain," Lowell looked at the Admiral, "That is the gist of it Admiral. Leaving out technical and redundant support, that pretty much sums up our situation."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Niven nodded and addressed the assembled captains. "As things stand, we are as far from our theater of operation as we are from Earth. Whether we decide to abort the mission, or repair to our assigned area, execution will place the same demands on your commands." Admiral Niven thanked Lowell as he sat down, and then by seniority, each of the captains stood to relate the condition of their command and status of their crews and compliment. The reports were not good. Several actives had collapsed under the strain of final maneuvers, some with serious neurological damage. On other ships, array elements had blown under the strain, and a few had suffered damage to the drive cores. That they had been able to initialize their cores and rejoin the Task Group at all was astonishing. </w:t>
      </w:r>
    </w:p>
    <w:p w:rsidR="003C23C7" w:rsidRPr="0006141B" w:rsidRDefault="003C23C7">
      <w:pPr>
        <w:spacing w:line="360" w:lineRule="auto"/>
        <w:jc w:val="both"/>
        <w:rPr>
          <w:rFonts w:ascii="Montserrat" w:hAnsi="Montserrat"/>
          <w:sz w:val="24"/>
        </w:rPr>
      </w:pPr>
      <w:r w:rsidRPr="0006141B">
        <w:rPr>
          <w:rFonts w:ascii="Montserrat" w:hAnsi="Montserrat"/>
          <w:sz w:val="24"/>
        </w:rPr>
        <w:tab/>
        <w:t>"Clearly," the admiral concluded at the end of those reports, "</w:t>
      </w:r>
      <w:r w:rsidRPr="0006141B">
        <w:rPr>
          <w:rFonts w:ascii="Montserrat" w:hAnsi="Montserrat"/>
          <w:i/>
          <w:sz w:val="24"/>
        </w:rPr>
        <w:t>Michael, Uriel, Raphael</w:t>
      </w:r>
      <w:r w:rsidRPr="0006141B">
        <w:rPr>
          <w:rFonts w:ascii="Montserrat" w:hAnsi="Montserrat"/>
          <w:sz w:val="24"/>
        </w:rPr>
        <w:t xml:space="preserve"> and </w:t>
      </w:r>
      <w:r w:rsidRPr="0006141B">
        <w:rPr>
          <w:rFonts w:ascii="Montserrat" w:hAnsi="Montserrat"/>
          <w:i/>
          <w:sz w:val="24"/>
        </w:rPr>
        <w:t xml:space="preserve">Nadiel </w:t>
      </w:r>
      <w:r w:rsidRPr="0006141B">
        <w:rPr>
          <w:rFonts w:ascii="Montserrat" w:hAnsi="Montserrat"/>
          <w:sz w:val="24"/>
        </w:rPr>
        <w:t xml:space="preserve">are incapable of making a deep enough dive to return to the vicinity of Earth. Nor, any protracted chain of shallow dives. </w:t>
      </w:r>
      <w:r w:rsidRPr="0006141B">
        <w:rPr>
          <w:rFonts w:ascii="Montserrat" w:hAnsi="Montserrat"/>
          <w:i/>
          <w:sz w:val="24"/>
        </w:rPr>
        <w:t>Gabriel</w:t>
      </w:r>
      <w:r w:rsidRPr="0006141B">
        <w:rPr>
          <w:rFonts w:ascii="Montserrat" w:hAnsi="Montserrat"/>
          <w:sz w:val="24"/>
        </w:rPr>
        <w:t xml:space="preserve">, which is in the best shape, would be severely pressed to do either, and certainly she would arrive crippled in any regard. I think that pretty much defines our options. We can neither abort or complete our mission under these circumstances. We will revise our operational stance to reflect these limitations. I am ordering the Task Group to remain concentrated for mutual support, but I do not see any reason why we cannot still carryout the intended purpose of this mission.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"Our mission objective remains to locate and acquire a terra-compatible world upon which we can establish a colony. We will conduct a survey and search of this sector to identify a viable target for this objective. I will not risk individual units in the pursuit of multiple targets, but once we have established a base of operations to support further adventure in this sector, future colonization opportunities will become available. </w:t>
      </w:r>
    </w:p>
    <w:p w:rsidR="003C23C7" w:rsidRPr="0006141B" w:rsidRDefault="003C23C7">
      <w:pPr>
        <w:spacing w:line="360" w:lineRule="auto"/>
        <w:jc w:val="both"/>
        <w:rPr>
          <w:rFonts w:ascii="Montserrat" w:hAnsi="Montserrat"/>
          <w:sz w:val="24"/>
        </w:rPr>
      </w:pPr>
      <w:r w:rsidRPr="0006141B">
        <w:rPr>
          <w:rFonts w:ascii="Montserrat" w:hAnsi="Montserrat"/>
          <w:sz w:val="24"/>
        </w:rPr>
        <w:tab/>
        <w:t>"In the meantime I want to examine the combat capabilities and readiness of your commands. This is not our neighborhood, gentlemen, and I do expect any locals to object to our intentions. This remains a military operation and do not hesitate to remind your civilian complements that the change in our situation has not altered that fact. We will remain on station here while we carry out all necessary and possible repairs. This system has ample resources for our needs, and does not possess any life bearing worlds which should reduce the chances that any other intelligence has any vested interest in visiting here and encountering us." He paused and looked at a man who I had studiously ignored since the beginning of this meeting. Commander Craig, Asset Control Officer assigned to the admiral's staff. "One last thing, gentlemen, before I dismiss you. Many of you wondered why I requested these asset officers, who have accompanied you to this meeting."</w:t>
      </w:r>
    </w:p>
    <w:p w:rsidR="003C23C7" w:rsidRPr="0006141B" w:rsidRDefault="003C23C7">
      <w:pPr>
        <w:spacing w:line="360" w:lineRule="auto"/>
        <w:jc w:val="both"/>
        <w:rPr>
          <w:rFonts w:ascii="Montserrat" w:hAnsi="Montserrat"/>
          <w:sz w:val="24"/>
        </w:rPr>
      </w:pPr>
      <w:r w:rsidRPr="0006141B">
        <w:rPr>
          <w:rFonts w:ascii="Montserrat" w:hAnsi="Montserrat"/>
          <w:sz w:val="24"/>
        </w:rPr>
        <w:tab/>
        <w:t>I had wondered if the Admiral would acknowledge our presence among his captains.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have selected an asset officer from each command for detail under my staff." Niven met each asset officer's eyes as he went on, "We cannot afford to lose your capabilities. You represent a vital but limited resource upon which the fate of the Task Group depends, as we have seen so clearly demonstrated.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"On the advice of Commander Craig, I am concentrating you into a special projects group for the duration. There are a number of things that need to be done. Jobs which call for your special abilities. Jobs which could not effectively be done spread out over seventeen shifts among individuals on a three man rotation. You will be assigned quarters here aboard the </w:t>
      </w:r>
      <w:r w:rsidRPr="0006141B">
        <w:rPr>
          <w:rFonts w:ascii="Montserrat" w:hAnsi="Montserrat"/>
          <w:i/>
          <w:sz w:val="24"/>
        </w:rPr>
        <w:t>Azreal</w:t>
      </w:r>
      <w:r w:rsidRPr="0006141B">
        <w:rPr>
          <w:rFonts w:ascii="Montserrat" w:hAnsi="Montserrat"/>
          <w:sz w:val="24"/>
        </w:rPr>
        <w:t>, and your personal effects can be transferred over later today. Please report to the Commander at the end of this meeting to receive your instructions. I apologize for leaning on your resources so heavily, but I cannot overlook any asset in this situation." Nobody complained, we simply nodded our understanding. Turning back to his captains the admiral went on, "That is it in brief for now. Return to your commands, concentrate on repairs and preparations for what lies ahead. You have time, so do everything right. Don't waste it. There may not be an opportunity later to repeat a job that gets done carelessly now. I will keep you advised of conference times and my chief of staff will handle requests for assistance and direct personnel and material loans to those ships which need it from those ships that can spare it. Any questions?" he paused. No one spoke up, "Fine then. You are dismissed."</w:t>
      </w:r>
    </w:p>
    <w:p w:rsidR="003C23C7" w:rsidRPr="0006141B" w:rsidRDefault="003C23C7">
      <w:pPr>
        <w:spacing w:line="360" w:lineRule="auto"/>
        <w:jc w:val="both"/>
        <w:rPr>
          <w:rFonts w:ascii="Montserrat" w:hAnsi="Montserrat"/>
          <w:sz w:val="24"/>
        </w:rPr>
      </w:pPr>
      <w:r w:rsidRPr="0006141B">
        <w:rPr>
          <w:rFonts w:ascii="Montserrat" w:hAnsi="Montserrat"/>
          <w:sz w:val="24"/>
        </w:rPr>
        <w:tab/>
        <w:t>O'Neal was looking at me with concern as I seethed behind an utterly blank facade. I could not have looked in Craig's direction without succumbing to the urge to hurt him. There was nothing rational about it. There was also no questioning that there was no innocent explanation for how and why I found myself being placed under that man's authority. Nor was there any question that Martin Craig had made extraordinary efforts to achieve direct authority over me in the past. What really angered me, though, was that he had, with his usual knack, once again indifferently interfered in a way that caused me pain. To get what he wanted, he was tearing me away from my friends, my "family" and my lover.</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cs="Arial"/>
          <w:sz w:val="24"/>
        </w:rPr>
        <w:tab/>
        <w:t>after the initial shock of that first meeting, the emissary evinces both awe and wonder over the colonists ships, while demonstrating her own people's possession of a technology that the colonists can only perceive as magical</w:t>
      </w:r>
      <w:r w:rsidRPr="0006141B">
        <w:rPr>
          <w:rFonts w:ascii="Montserrat" w:hAnsi="Montserrat"/>
          <w:sz w:val="24"/>
        </w:rPr>
        <w:t>In spite of what felt like a personal attack on me by Martin Craig, it was true enough that there was a lot of work that actives were particularly suited to, which we probably could not have done singly or in groups of three. Martin had advised the admiral of the way we used to jury rig experimental cores on the Interface Project, which suggested employing us to psychokinetically repair damaged field cores and arrays. There were seventeen of us, and thousands of photonic elements in need of such attention. Of almost greater urgency was the rehabilitation of the actives who had injured themselves in the crunch. I am what is called a full spectrum psionic, which means I am as good in biokinetics as I am in psychokinetics. Lucky me. I worked double shifts, and overtime at that, doctoring cores and autistic units in the day, and doctoring brains in the evenings.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Then again, lucky me, I was too busy to devote any time to any of Craig's personal projects. In fact, I had promised both Connor and O'Neal that I would do my best to avoid him. Except for the minimum of courtesy due to a senior officer, I strove to ignore his existence. Actually, that is a half-truth. I always kept tabs on him, and saw to it that I was busy with delicate work that could not be interrupted whenever he sought me out. The other actives could see that he got my hair up, and occasionally ran cover for me. Ultimately, I could not actually get away from him. Living on the same ship, and sleeping in the same compartment--he had graciously offered the extra sleeper in his quarters to house the "odd man out" which conveniently turned out to be me--I eventually saw what lay behind his proprietary interest in me. Desire, fear, hatred, curiosity; it was the curiosity that really scared me for some reason. Craig was a man who had to take things apart to understand them. </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cs="Arial"/>
          <w:sz w:val="24"/>
        </w:rPr>
        <w:tab/>
        <w:t>as our ships fell into orbit around ajea, ironically the third world from the blue-white sun ao, a dialogue began between the ajean and myself, as i was stuck as the principal of contact. i tried to convey the desperation of our situation to the ajean. expressing sympathy for our plight, the ajeans quickly negotiated a quarantined settlement on their world.</w:t>
      </w:r>
      <w:r w:rsidRPr="0006141B">
        <w:rPr>
          <w:rFonts w:ascii="Montserrat" w:hAnsi="Montserrat" w:cs="Arial"/>
          <w:color w:val="000000"/>
          <w:sz w:val="24"/>
        </w:rPr>
        <w:t xml:space="preserve"> we were invited to settle the acheingly beautiful world in a carefully arranged isolation from the native establishments. we were told to expect an odd number of years of strictly limited contact between our two cultures. we were also warned against penetrating the deep lush wilds bordering our reservation, which had a disturbing, perhaps even threatening sound to the majority of the colonists. as we settled in we were joined by natives who come to attend to the colony.</w:t>
      </w:r>
      <w:r w:rsidRPr="0006141B">
        <w:rPr>
          <w:rFonts w:ascii="Montserrat" w:hAnsi="Montserrat"/>
          <w:sz w:val="24"/>
        </w:rPr>
        <w:t xml:space="preserve">I held Catherine Teague's face in my hands, while probing the damage to her brain. Cathy had been one of the worst cases. I had spent the better part of a month researching and studying her case. She had held on past the point where she should have let go and the back wash of energy had seared a vast portion of her corpus callosum and portions of her cerebral cortex. The damage had left her incapable of speech, and greatly impaired her ability to coordinate her thoughts. The damage also seemed to interfere with volitional movement, leaving her largely paralyzed. I had consulted with three other skilled biokinetics and planned her surgery in every detail. All that was left was to go in and make the necessary repairs. I had a team of medical technicians backing me up as I prepared for the non-invasive operation. I had traced her neural net into every niche and corner looking for other collateral damage, and had been pleased to see that little damage had been done to her autonomic nervous system.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had done everything I could to prepare for this operation. There was no need for anesthetic, but there was one final preparation to make, and that was preparing the subject--a friend, and once a lover--for the fact that I was about to take her fragile brain into my power and shape it. I had to ask for her trust and her submission. I entered her mind and tried to impress on her what I was about to do. </w:t>
      </w:r>
    </w:p>
    <w:p w:rsidR="003C23C7" w:rsidRPr="0006141B" w:rsidRDefault="003C23C7">
      <w:pPr>
        <w:spacing w:line="360" w:lineRule="auto"/>
        <w:jc w:val="both"/>
        <w:rPr>
          <w:rFonts w:ascii="Montserrat" w:hAnsi="Montserrat"/>
          <w:sz w:val="24"/>
        </w:rPr>
      </w:pPr>
      <w:r w:rsidRPr="0006141B">
        <w:rPr>
          <w:rFonts w:ascii="Montserrat" w:hAnsi="Montserrat"/>
          <w:sz w:val="24"/>
        </w:rPr>
        <w:tab/>
        <w:t>Biological manipulation is difficult to impose on powerful latents and all actives. Without her cooperation I would not be able to work unless she was administered a sleeper. I did not want to use a sleeper because that presented a risk of forcing her into latency. To repair her mental scars along with her physical ones, she needed to be an active participant. Thankfully she did trust me, and wanted to be healed. I focused her attention within mine and carefully started rebuilding her neural net. I started in the remote areas of her cerebral cortex, then ran through her reticular formation, then out into the fringes of her cerebrum, before tackling the damage to her corpus callosum. I have no idea how long the job took. I was extremely careful, investing a lot of attention into the task. In many ways, these repairs were very similar to, if not as simple as what I had done with damaged cores. The greatest difference is that I had to work in the foundation of a living mind.</w:t>
      </w:r>
    </w:p>
    <w:p w:rsidR="003C23C7" w:rsidRPr="0006141B" w:rsidRDefault="003C23C7">
      <w:pPr>
        <w:spacing w:line="360" w:lineRule="auto"/>
        <w:jc w:val="both"/>
        <w:rPr>
          <w:rFonts w:ascii="Montserrat" w:hAnsi="Montserrat"/>
          <w:sz w:val="24"/>
        </w:rPr>
      </w:pPr>
      <w:r w:rsidRPr="0006141B">
        <w:rPr>
          <w:rFonts w:ascii="Montserrat" w:hAnsi="Montserrat"/>
          <w:sz w:val="24"/>
        </w:rPr>
        <w:tab/>
        <w:t>I came out of the operating theater wired up and focused on the mysteries of brain and mind. My diagnostic ability was whetted and hungry to explore, seeking out on its own for new neural territories to explore. I couldn't help it. To my senses the people around me were always naked to me, inside and out, and I managed not to see what I perceived mostly as a force of habit. I had never indulged in such an extended and intimate study of the body mind interface as what that surgery required of me. So, I was at the mercy of this awakened interest, and behind my neutral expression, I neurologically undressed every single person I passed on my way back to my quarters. To add to the indecency of my voyeurism, all my unwitting victims were latent.</w:t>
      </w:r>
    </w:p>
    <w:p w:rsidR="003C23C7" w:rsidRPr="0006141B" w:rsidRDefault="003C23C7">
      <w:pPr>
        <w:spacing w:line="360" w:lineRule="auto"/>
        <w:jc w:val="both"/>
        <w:rPr>
          <w:rFonts w:ascii="Montserrat" w:hAnsi="Montserrat"/>
          <w:sz w:val="24"/>
        </w:rPr>
      </w:pPr>
      <w:r w:rsidRPr="0006141B">
        <w:rPr>
          <w:rFonts w:ascii="Montserrat" w:hAnsi="Montserrat"/>
          <w:sz w:val="24"/>
        </w:rPr>
        <w:tab/>
        <w:t>As I've said, they fascinated me. I mean, a latent mind just seemed so incomprehensible to me. I could so easily see how their brains are developed, and I could see where they lacked structures found in active brains. But, those physical differences were just that--developmental. The potential was there, it just had not been utilized. I don't think that the majority of people realized how much their neurological structure reflected the uses to which it was put. That the brain literally molds itself to accommodate how a person thinks. Instead they seem to believe that their thinking is limited by the development of their brain. Just about everyone has seen evidence of atrophy in the body, but they don't take that observation as far as the brain. Every time I examine latency, however, it always comes down to a basic question in my mind.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Why </w:t>
      </w:r>
      <w:r w:rsidRPr="0006141B">
        <w:rPr>
          <w:rFonts w:ascii="Montserrat" w:hAnsi="Montserrat"/>
          <w:i/>
          <w:sz w:val="24"/>
        </w:rPr>
        <w:t>are</w:t>
      </w:r>
      <w:r w:rsidRPr="0006141B">
        <w:rPr>
          <w:rFonts w:ascii="Montserrat" w:hAnsi="Montserrat"/>
          <w:sz w:val="24"/>
        </w:rPr>
        <w:t xml:space="preserve"> they latent?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It hit me there in the corridor. Having just held a brain its mind in my hands for whatever-odd hours must have tipped me off. The greatest cause of latency is </w:t>
      </w:r>
      <w:r w:rsidRPr="0006141B">
        <w:rPr>
          <w:rFonts w:ascii="Montserrat" w:hAnsi="Montserrat"/>
          <w:i/>
          <w:sz w:val="24"/>
        </w:rPr>
        <w:t>sensitivity</w:t>
      </w:r>
      <w:r w:rsidRPr="0006141B">
        <w:rPr>
          <w:rFonts w:ascii="Montserrat" w:hAnsi="Montserrat"/>
          <w:sz w:val="24"/>
        </w:rPr>
        <w:t>. It seemed so obvious that I reeled against the wall. The explanation wasn't in something I had not seen, but in something I knew all too well. I mean, I knew that a latent mind was one that had recoiled from the onslaught of direct perception, I just had not looked at it that closely.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mind is so sensitive that it is easily injured and scarred. Reciprocally, the mind is unbelievable durable and can heal from anything, so long as it is healthy. Still, pain is pain, and our experience in pain is often tainted by the carnal experience of it. In the body, the lesson of pain is connected to the mortality of the flesh. The reflex--flinching--will preserve one's mind as well as one's body, from accidental harm, but in the case of the mind it eventually builds a trap. To explore anything directly with one's mind can result in the sensation, and </w:t>
      </w:r>
      <w:r w:rsidRPr="0006141B">
        <w:rPr>
          <w:rFonts w:ascii="Montserrat" w:hAnsi="Montserrat"/>
          <w:i/>
          <w:sz w:val="24"/>
        </w:rPr>
        <w:t>apprehension</w:t>
      </w:r>
      <w:r w:rsidRPr="0006141B">
        <w:rPr>
          <w:rFonts w:ascii="Montserrat" w:hAnsi="Montserrat"/>
          <w:sz w:val="24"/>
        </w:rPr>
        <w:t xml:space="preserve"> of things awesome in their intensity, and it is in understanding them--a vulnerable moment without comparison--that an unguarded mind is deeply inclined to flinch away.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To be active, one must be open--willing to expose one's self to the </w:t>
      </w:r>
      <w:r w:rsidRPr="0006141B">
        <w:rPr>
          <w:rFonts w:ascii="Montserrat" w:hAnsi="Montserrat"/>
          <w:i/>
          <w:sz w:val="24"/>
        </w:rPr>
        <w:t>understanding</w:t>
      </w:r>
      <w:r w:rsidRPr="0006141B">
        <w:rPr>
          <w:rFonts w:ascii="Montserrat" w:hAnsi="Montserrat"/>
          <w:sz w:val="24"/>
        </w:rPr>
        <w:t xml:space="preserve"> implicit in that contact. To grasp the universe, you have to be willing to </w:t>
      </w:r>
      <w:r w:rsidRPr="0006141B">
        <w:rPr>
          <w:rFonts w:ascii="Montserrat" w:hAnsi="Montserrat"/>
          <w:i/>
          <w:sz w:val="24"/>
        </w:rPr>
        <w:t>grasp</w:t>
      </w:r>
      <w:r w:rsidRPr="0006141B">
        <w:rPr>
          <w:rFonts w:ascii="Montserrat" w:hAnsi="Montserrat"/>
          <w:sz w:val="24"/>
        </w:rPr>
        <w:t xml:space="preserve"> the universe--to touch it and be touched by it. And that is the hard part. It is this obstacle that accounts for the latent majority of humanity. I suppose because it is human nature to be selfish about one's own understanding--the essential understanding of one's self. Most people are pretty shy about casting too much light on the foundation of their souls. Also, it is axiomatic that if you know how the miracle is performed, </w:t>
      </w:r>
      <w:r w:rsidRPr="0006141B">
        <w:rPr>
          <w:rFonts w:ascii="Montserrat" w:hAnsi="Montserrat"/>
          <w:i/>
          <w:sz w:val="24"/>
        </w:rPr>
        <w:t>it ceases to be a miracle</w:t>
      </w:r>
      <w:r w:rsidRPr="0006141B">
        <w:rPr>
          <w:rFonts w:ascii="Montserrat" w:hAnsi="Montserrat"/>
          <w:sz w:val="24"/>
        </w:rPr>
        <w:t xml:space="preserve">. That is an acid test most people are not willing to subject existence to. And every time the universe brushes the soul, it imparts a wealth of understanding--sheds a little more light in the depths of our understanding of who and what we are. So each of these glimpses tends to shake the foundations of our souls. We are often stunned by these moments, or we recoil from them. In that way we shun the universe, and we shun ourselves. The irony of it all is that the truth--the secret--is right in front of our noses the entire time. The whole thing is an exercise in strenuously not noticing it. </w:t>
      </w:r>
    </w:p>
    <w:p w:rsidR="003C23C7" w:rsidRPr="0006141B" w:rsidRDefault="003C23C7">
      <w:pPr>
        <w:spacing w:line="360" w:lineRule="auto"/>
        <w:jc w:val="both"/>
        <w:rPr>
          <w:rFonts w:ascii="Montserrat" w:hAnsi="Montserrat"/>
          <w:sz w:val="24"/>
        </w:rPr>
      </w:pPr>
      <w:r w:rsidRPr="0006141B">
        <w:rPr>
          <w:rFonts w:ascii="Montserrat" w:hAnsi="Montserrat"/>
          <w:sz w:val="24"/>
        </w:rPr>
        <w:tab/>
        <w:t>As I thought it, I realized what it meant. It was a bigger answer than I was looking for.</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paused there on the brink of understanding. Did I dare look at the answer in my grasp? Could I bear to look too boldly upon my own reflection? Did I admit then and there that I was too afraid to acknowledge </w:t>
      </w:r>
      <w:r w:rsidRPr="0006141B">
        <w:rPr>
          <w:rFonts w:ascii="Montserrat" w:hAnsi="Montserrat"/>
          <w:i/>
          <w:sz w:val="24"/>
        </w:rPr>
        <w:t>my own latency?</w:t>
      </w:r>
      <w:r w:rsidRPr="0006141B">
        <w:rPr>
          <w:rFonts w:ascii="Montserrat" w:hAnsi="Montserrat"/>
          <w:sz w:val="24"/>
        </w:rPr>
        <w:t xml:space="preserve"> I think I shuddered there in my tracks terrified of a single step in either direction. It would be so easy to walk on in willful oblivion, but I had too much self respect to accept lying to myself about it. Instead I had a nervous breakdown.</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 distressing number of questions had to go unanswered as a frantic effort was made to accommodate an exodus from our dying ships to the haven of angel colony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over the next few ajean years, a cautious and curious ajean population </w:t>
      </w:r>
      <w:r w:rsidRPr="0006141B">
        <w:rPr>
          <w:rFonts w:ascii="Montserrat" w:hAnsi="Montserrat" w:cs="Arial"/>
          <w:color w:val="000000"/>
          <w:sz w:val="24"/>
        </w:rPr>
        <w:t xml:space="preserve">attends to and </w:t>
      </w:r>
      <w:r w:rsidRPr="0006141B">
        <w:rPr>
          <w:rFonts w:ascii="Montserrat" w:hAnsi="Montserrat" w:cs="Arial"/>
          <w:sz w:val="24"/>
        </w:rPr>
        <w:t xml:space="preserve">communicates solely through fifty-one ajean representatives · the parity of their number to that of </w:t>
      </w:r>
      <w:r w:rsidRPr="0006141B">
        <w:rPr>
          <w:rFonts w:ascii="Montserrat" w:hAnsi="Montserrat" w:cs="Arial"/>
          <w:color w:val="000000"/>
          <w:sz w:val="24"/>
        </w:rPr>
        <w:t>active class three's in the colony and in whom their native guides invested the greatest part of their attention,</w:t>
      </w:r>
      <w:r w:rsidRPr="0006141B">
        <w:rPr>
          <w:rFonts w:ascii="Montserrat" w:hAnsi="Montserrat" w:cs="Arial"/>
          <w:sz w:val="24"/>
        </w:rPr>
        <w:t xml:space="preserve"> did not escape the colonists' notice.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color w:val="000000"/>
          <w:sz w:val="24"/>
        </w:rPr>
      </w:pPr>
      <w:r w:rsidRPr="0006141B">
        <w:rPr>
          <w:rFonts w:ascii="Montserrat" w:hAnsi="Montserrat" w:cs="Arial"/>
          <w:color w:val="000000"/>
          <w:sz w:val="24"/>
        </w:rPr>
        <w:tab/>
      </w:r>
      <w:r w:rsidRPr="0006141B">
        <w:rPr>
          <w:rFonts w:ascii="Montserrat" w:hAnsi="Montserrat" w:cs="Arial"/>
          <w:sz w:val="24"/>
        </w:rPr>
        <w:t>i tried tirelessly to understand the ajeans.</w:t>
      </w:r>
      <w:r w:rsidRPr="0006141B">
        <w:rPr>
          <w:rFonts w:ascii="Montserrat" w:hAnsi="Montserrat" w:cs="Arial"/>
          <w:color w:val="000000"/>
          <w:sz w:val="24"/>
        </w:rPr>
        <w:t xml:space="preserve"> i was caught between my personal and practical curiosity regarding our new home and its indigenous people, and my awareness of very dangerous unease among the psi blind colonists that daily threatened erupt into something darker and more primal.</w:t>
      </w:r>
      <w:r w:rsidRPr="0006141B">
        <w:rPr>
          <w:rFonts w:ascii="Montserrat" w:hAnsi="Montserrat" w:cs="Arial"/>
          <w:sz w:val="24"/>
        </w:rPr>
        <w:t xml:space="preserve"> in quiet moments, throughout our acclimatization of the colony to ajea, i probed my associate, the same ajean from that first encounter. gradually, i began to understand the world and the people we had asked to become a part of. i found my</w:t>
      </w:r>
      <w:r w:rsidRPr="0006141B">
        <w:rPr>
          <w:rFonts w:ascii="Montserrat" w:hAnsi="Montserrat" w:cs="Arial"/>
          <w:color w:val="000000"/>
          <w:sz w:val="24"/>
        </w:rPr>
        <w:t>self poised on a very thin and deadly line between the known and the unknown, unable to resist probing the paradox of these exotically human aliens.</w:t>
      </w:r>
    </w:p>
    <w:p w:rsidR="003C23C7" w:rsidRPr="0006141B" w:rsidRDefault="003C23C7">
      <w:pPr>
        <w:spacing w:line="360" w:lineRule="auto"/>
        <w:jc w:val="both"/>
        <w:rPr>
          <w:rFonts w:ascii="Montserrat" w:hAnsi="Montserrat" w:cs="Arial"/>
          <w:color w:val="000000"/>
          <w:sz w:val="24"/>
        </w:rPr>
      </w:pPr>
    </w:p>
    <w:p w:rsidR="003C23C7" w:rsidRPr="0006141B" w:rsidRDefault="003C23C7">
      <w:pPr>
        <w:spacing w:line="360" w:lineRule="auto"/>
        <w:jc w:val="both"/>
        <w:rPr>
          <w:rFonts w:ascii="Montserrat" w:hAnsi="Montserrat"/>
          <w:i/>
          <w:sz w:val="24"/>
        </w:rPr>
      </w:pPr>
      <w:r w:rsidRPr="0006141B">
        <w:rPr>
          <w:rFonts w:ascii="Montserrat" w:hAnsi="Montserrat" w:cs="Arial"/>
          <w:color w:val="000000"/>
          <w:sz w:val="24"/>
        </w:rPr>
        <w:t>40-47</w:t>
      </w:r>
      <w:r w:rsidRPr="0006141B">
        <w:rPr>
          <w:rFonts w:ascii="Montserrat" w:hAnsi="Montserrat" w:cs="Arial"/>
          <w:color w:val="000000"/>
          <w:sz w:val="24"/>
        </w:rPr>
        <w:tab/>
      </w:r>
      <w:r w:rsidRPr="0006141B">
        <w:rPr>
          <w:rFonts w:ascii="Montserrat" w:hAnsi="Montserrat" w:cs="Arial"/>
          <w:sz w:val="24"/>
        </w:rPr>
        <w:t>hard answers were hard to come by, but i learned a lot--as did many of the other ajean paired actives--just by looking for the answers that expressed themselves in our hosts and in our hosts' world, language and culture. finally, when the representative pairs had reached a certain level of understanding, we, the fifty-one actives, were invited to the homes of our associated ajean</w:t>
      </w:r>
      <w:r w:rsidRPr="0006141B">
        <w:rPr>
          <w:rFonts w:ascii="Montserrat" w:hAnsi="Montserrat"/>
          <w:i/>
          <w:sz w:val="24"/>
        </w:rPr>
        <w:t>Daughter, it is too soon. You have not even conceived of yourself. You are not ready to look yourself in the eye.</w:t>
      </w:r>
      <w:r w:rsidRPr="0006141B">
        <w:rPr>
          <w:rFonts w:ascii="Montserrat" w:hAnsi="Montserrat"/>
          <w:sz w:val="24"/>
        </w:rPr>
        <w:t xml:space="preserve"> I remember hearing those words at some point while I my mind was in fugue. I did not make sense of them until I had recovered. I did not understand them for almost twenty years, by which point I had forgotten about hearing them.</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Active status for a psionic is based on the ability to generate a force of one newton under controlled circumstances, for a minimal rating of one on the geometric scale. The original scale went from one to ten, with measurable power doubling at each step. The power rating system became an accepted fixture of the science by the time it was established that psionic power is accelerative in nature, and was geared to different levels of attention. The geometric scale was broken up into orders of magnitude as a reflection of this discovery. An active geared for that third order can tap forces rated from one hundred to one thousand on the original geometric scale. That's 1,267,650,600,228,000,000,000,000,000,000 kgm/s2 on the low end of that scale, read "one nonillion, two-hundred sixty-seven octillion..."...in other words it is a really big number, which frightens laymen and physicists alike when try to figure out how much power a psionic can have. Again I point out that that is an accelerative figure.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Actives do not walk around with this god-like power in their back pockets. The theoretical power of a psionic is infinite, but that is because the ultimate source of that power is infinite. All measurements of psionic power are potentials; like a load estimate on a wire.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Still, when a class three active suddenly goes off her nut walking down a corridor, those individuals who feel compelled to work out those power equivalencies tend to panic. I imagine that I had been discovered quickly. I was told later that I had gone totally fetal and curled up inside of a psychokinetic field. I had grabbed ahold of ambient space and dominated it, setting up a field of total control. It is a total physical defense mechanism, nothing enters such a space without falling under my control. Anything threatening is shunted out of the field.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first thing they tried to do was put a damper on me. Unfortunately, they have to be turned on to work, and they didn't count on me gutting the units as they were set up. They could have used the drive core to set up an interference field within the ship, but they didn't think of it and I wasn't about to suggest it to them, even if I had been aware of them. Several of my friends and fellow actives tried to drill through my shields and talk me down, but they couldn't get past my passive defenses to get my attention. If they could have, they would have ejected me from the ship, but actively opposing my power to do so would have endangered the entire vessel. So in the end, they sent for Connor off of </w:t>
      </w:r>
      <w:r w:rsidRPr="0006141B">
        <w:rPr>
          <w:rFonts w:ascii="Montserrat" w:hAnsi="Montserrat"/>
          <w:i/>
          <w:sz w:val="24"/>
        </w:rPr>
        <w:t>Gabriel</w:t>
      </w:r>
      <w:r w:rsidRPr="0006141B">
        <w:rPr>
          <w:rFonts w:ascii="Montserrat" w:hAnsi="Montserrat"/>
          <w:sz w:val="24"/>
        </w:rPr>
        <w: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All in all, my little tantrum was a quiet one. Sound and fury with no substance. My survival instinct had kicked in to protect me when my nervous breakdown had suspended my capacity for rational thought. You would be disturbed too if you knew that you could accelerate the Earth at two-hundred and twelve kilometers per second--or even the sun in its course by a factor of point six meters per second--and had discovered that was the </w:t>
      </w:r>
      <w:r w:rsidRPr="0006141B">
        <w:rPr>
          <w:rFonts w:ascii="Montserrat" w:hAnsi="Montserrat"/>
          <w:i/>
          <w:sz w:val="24"/>
        </w:rPr>
        <w:t>latent</w:t>
      </w:r>
      <w:r w:rsidRPr="0006141B">
        <w:rPr>
          <w:rFonts w:ascii="Montserrat" w:hAnsi="Montserrat"/>
          <w:sz w:val="24"/>
        </w:rPr>
        <w:t xml:space="preserve"> expression of your potential. The power that I have frightens sane people. The implication that I was ignoring my real potential, and the temptation to look at that potential and admit it, had almost scared me to death. Like a small child, I ran away and hid; and I would not have come back out of my little hole if someone I loved and trusted had not come in after me to get me out. Morgan was there with him, and later she told me how Connor had chewed Craig a new asshole for working me so hard I'd had a nervous breakdown, neatly derailing any noise from him about how I was dangerously unstable and ought to be leashed. I owe Connor more than words can say, because if I had heard such a suggestion in the frame of mind I was in, I would have agreed vehemently.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After Connor had put me back on my feet, I was able to realize that I was in no danger of acquiring absolute power. What I had discovered about the effect of sensitivity, with regard to latency, applied to my situation. If the apprehension of infinite power had shaken my foundation so badly, then I was too sensitive to wield it. That's when I realized what Connor had rescued me from. I made extra sure to show my appreciation when we arrived back home on </w:t>
      </w:r>
      <w:r w:rsidRPr="0006141B">
        <w:rPr>
          <w:rFonts w:ascii="Montserrat" w:hAnsi="Montserrat"/>
          <w:i/>
          <w:sz w:val="24"/>
        </w:rPr>
        <w:t>Gabriel.</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I wonder how many people can say that they owe their happiness to a nervous breakdown? I did, for the days, weeks, months and even years to come. If I had not collapsed that day, things would have gone very differently. Connor joked with me about it after I had been reassigned back to the </w:t>
      </w:r>
      <w:r w:rsidRPr="0006141B">
        <w:rPr>
          <w:rFonts w:ascii="Montserrat" w:hAnsi="Montserrat"/>
          <w:i/>
          <w:sz w:val="24"/>
        </w:rPr>
        <w:t>Gabriel.</w:t>
      </w:r>
      <w:r w:rsidRPr="0006141B">
        <w:rPr>
          <w:rFonts w:ascii="Montserrat" w:hAnsi="Montserrat"/>
          <w:sz w:val="24"/>
        </w:rPr>
        <w:t xml:space="preserve"> "Obviously, you were willing to do anything to get back to me," he joked as he held me in bed that night. I was so happy to be back with friends, and back in my old quarters, that I had nearly raped Connor when I finally got him alone. The next day, Connor went up before the Captain's Mast where he was demoted for insubordination to Commander Craig. I think he was delighted to accept that. His rank had been an obstacle to our relationship, and he had risked serious trouble that one time he had slept with me--and again when I cornered him in our quarters after my rescue--as I was technically an officer under him. He actually thanked the captain and then came directly to me and proposed marriage.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Never having known my father--a man who had not been identified even in my mother's dying memories--I had not been exposed to a key male family influence in my childhood. I had given some thought to being a mother, for which I had a wonderful role-model, but I had never got it connected in my head that the process could involve a husband. So, I had never given much thought to the idea of getting married. The question took me totally by surprise. I still had not looked very closely at my feelings for him. If he had asked me if I loved him, I'm sure I would have said yes, as I was intensely aware of my debt to him.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Saying it, I might have meant it, but I would have been fooling myself.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truth was that I loved him dearly--though I loved him less than I loved myself. Looking back, I should not have done it--for his sake, not mine--but the fact was that he made me happy, he loved me utterly, and we had that amazing animal attraction to one another. I said "yes". He did not ask me to take his name, but I tacked it on at the end anyway, for form. The captain performed the ceremony with pride, having known me "since when I was still a kitten". Uncle Jocko gave me away, and Morgan was my bridesmaid. Once we got through all the ceremony that my friends had insisted on subjecting me to, we had a wild party, which was the best excuse there was for having any ceremony at all. </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over the next seven years, we were adopted into the avon lyn culture. as we partook in this process, we begin to learn the history of ajea and began to discover secrets of the culture's art--a technology based on their own psionic evolution and their exploration of this innate quality. we also discovered and came to terms with the exotic differences between our separate humanities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we were delighted by the opportunity to finally see the world we had invaded before it could inevitably be altered by our presence within it. we were introduced to the ajean life by living it through its many stages, starting among the unnamed.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the majority of the ajean population lived in the wild, naked and free from obligation. this primal environment nurtured survival traits in nature's own harsh way, and it was a life with raw beauty and unexpected physical, mental and spiritual depth.</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we learned the principles of responsibility, obligation and authority governing the entrance and participation in civilization as we moved on, passing through the rites of naming to become a part of the domestic base of the governing society.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we saw how the society encouraged each individual to rise to her personal level of excellence in a system where an individual was judged only on the grounds of her ability to fulfill the obligations of the responsibility she assumed.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each individual was motivated by the pursuit and cultivation of her own identity through the roles she chose for her participation in society.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opportunities were created through three schools of thought, each sphere containing its own spectrum of shades and variations on the three predominant themes of a central, unifying perspective on existence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we realized that we were being subtly courted, and seduced into the ajean way of life--our adoption a vehicle for introducing their way of life into the colony we were perceived to govern.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color w:val="000000"/>
          <w:sz w:val="24"/>
        </w:rPr>
      </w:pPr>
      <w:r w:rsidRPr="0006141B">
        <w:rPr>
          <w:rFonts w:ascii="Montserrat" w:hAnsi="Montserrat" w:cs="Arial"/>
          <w:color w:val="000000"/>
          <w:sz w:val="24"/>
        </w:rPr>
        <w:tab/>
        <w:t>in this odd number of years the strictly limited contact between our two cultures, the interface took on a disturbing, perhaps threatening pattern in the eyes of the majority of the colonists. my sympathies and loyalties were questioned by my superior officers.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 was forced to confront my guide with the cold truth of the mistake they had made in perceiving the possession of authority among the colonists. in truth our only authority amongst our people came from the regard of the ajeans for us.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it was clear that the exotics had extended an invitation for the colony to join their society and become a part of their world rather than remain outsiders to it.</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when we went back we took with us our young households, schools and courts by which we--and any of the colonists who also choose to go native--had been embraced and are represented in the ajean circle of authority; their government.</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when we arrived, we discovered that the colony had already begun setting its stamp on its corner of the world, that the first percentage of the seventeen million cryo-babies we had brought with us had already been born. my actions were criticized and my motives condemned by prominent colony authorities.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color w:val="000000"/>
          <w:sz w:val="24"/>
        </w:rPr>
      </w:pPr>
      <w:r w:rsidRPr="0006141B">
        <w:rPr>
          <w:rFonts w:ascii="Montserrat" w:hAnsi="Montserrat" w:cs="Arial"/>
          <w:color w:val="000000"/>
          <w:sz w:val="24"/>
        </w:rPr>
        <w:tab/>
        <w:t>a question of legitimacy of authority between ajean and human establishments erupted into a hostile dispute. my active peers and i were accused of selling out the colonists to gain power over them through ajean custom and the ajean authorities were disappointed in our inability to control the population tentatively left to our jurisdiction. the ajeans sternly advised us actives to exercise our power to bring the colony in line and rein in its dangerous expansion. the hint of implicitly dire consequences should we ignore this advice disturbed me especially. i retreated into the wild to consider my options. my rash probing brought me into contact with a third and awesomely alien interest in the situation. an aeva. this entity filled in a number of blanks in the avon account of history, and insisted that i was myself avon and not, as i claimed, human. the aeva also described the purge and the allure that alyn hold for aeva that inevitably would call aeva down on the colony, in a manner not in the colony's best interest. before i could act on this revelation, i was waylaid and my psi capability subdued by colony authorities. my warnings fell on deaf ears.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color w:val="000000"/>
          <w:sz w:val="24"/>
        </w:rPr>
        <w:tab/>
        <w:t>i was aware that the only sure way for the colony authority to protect itself from us "renegade" actives was to subdue and execute us. powerless myself, i somehow had to pursuade one of my captors that executing the actives would be suicide for the colony. the man was decided when the aeva threat suddenly manifested itself. the other actives, alerted to my capture had all withdrawn from the south wing. i alone stood between the colony's children and the unmistakable manifestation of the avea, a dragon. i had no option but to</w:t>
      </w:r>
      <w:r w:rsidRPr="0006141B">
        <w:rPr>
          <w:rFonts w:ascii="Montserrat" w:hAnsi="Montserrat" w:cs="Arial"/>
          <w:sz w:val="24"/>
        </w:rPr>
        <w:t xml:space="preserve"> unleash the full fury of an active class three.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t>
      </w: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arden ends in awe over the fact of her survival and withdraws from the mind of her daughter in which she found herself reflected.</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glimmers of reflection</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sz w:val="24"/>
        </w:rPr>
      </w:pPr>
      <w:r w:rsidRPr="0006141B">
        <w:rPr>
          <w:rFonts w:ascii="Montserrat" w:hAnsi="Montserrat" w:cs="Arial"/>
          <w:sz w:val="24"/>
        </w:rPr>
        <w:tab/>
        <w:t>to say that my hair is red, is perhaps an understatement. by way of my mother and my alleged father, i was one quarter japanese, a quarter irish and half scots. somehow my genes had combined to produce hair the precise color of freshly spilled blood.</w:t>
      </w:r>
      <w:r w:rsidRPr="0006141B">
        <w:rPr>
          <w:rFonts w:ascii="Montserrat" w:hAnsi="Montserrat"/>
          <w:sz w:val="24"/>
        </w:rPr>
        <w:t>Our union gave Connor and me something to bear us up in the desperate years that followed as the task group struggled to find a terra-compatible world, and the capabilities of our drives inevitably decayed. My collapse was put behind me, but it was not forgotten; when Craig tried again later to appropriate my services, both Connor and O'Neal went before the Admiral and explained certain aspects of Craig's and my relationship, pointing out that that history had no doubt contributed to my collapse under Craig's command. The Admiral had ordered Craig to leave me alone after that.</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During our wandering exile, I had seven children by Connor. He was a wonderful father to them. Our decision to have children was not smiled upon, but there was ample room for the small number of families that formed during those bleak years to expand. We also had a few deaths. Some by old age, and too many by accident. It was a wearying odyssey and children did a lot to lift the morale of the crew and compliment. Marriages and births signaled the emotional acceptance that--however military the mission remained--we were a colony, and we were looking for a home. Morgan also had a daughter, which implies that she had a lover somewhere. Most of those who had children had only one or two, and I think the reason why I had so many was that I felt some guilt for not loving Connor enough, and was trying to give more of myself to him in that way.</w:t>
      </w:r>
    </w:p>
    <w:p w:rsidR="003C23C7" w:rsidRPr="0006141B" w:rsidRDefault="003C23C7">
      <w:pPr>
        <w:spacing w:line="360" w:lineRule="auto"/>
        <w:jc w:val="both"/>
        <w:rPr>
          <w:rFonts w:ascii="Montserrat" w:hAnsi="Montserrat"/>
          <w:sz w:val="24"/>
        </w:rPr>
      </w:pPr>
      <w:r w:rsidRPr="0006141B">
        <w:rPr>
          <w:rFonts w:ascii="Montserrat" w:hAnsi="Montserrat"/>
          <w:sz w:val="24"/>
        </w:rPr>
        <w:tab/>
        <w:t>Still, in all the ways that counted, I was deliriously happy. I could go on and on about how we raised our family, surveyed star after star, and occasionally spent some of our drives' precious life spans to investigate a promising system only to be disappointed horribly. In fact, I maintained a story journal during those years, and dumping the whole file in here would be effortless. Still, however interesting these little adventures were, very little changed in our situation for a long time. But, inevitably the day came when everything changed. We didn't know it as it was happening; the last days of our exile dragged by much as the days before did. I think those final days are all the taste of purgatory this account needs to bear.</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 child is more likely to be active if his mother is active</w:t>
      </w:r>
    </w:p>
    <w:p w:rsidR="003C23C7" w:rsidRPr="0006141B" w:rsidRDefault="003C23C7">
      <w:pPr>
        <w:spacing w:line="360" w:lineRule="auto"/>
        <w:jc w:val="both"/>
        <w:rPr>
          <w:rFonts w:ascii="Montserrat" w:hAnsi="Montserrat"/>
          <w:sz w:val="24"/>
        </w:rPr>
      </w:pPr>
      <w:r w:rsidRPr="0006141B">
        <w:rPr>
          <w:rFonts w:ascii="Montserrat" w:hAnsi="Montserrat"/>
          <w:sz w:val="24"/>
        </w:rPr>
        <w:t>a portion of the ship was given over to a children's dormitory where older children lived together and attended school and where younger children were taken care of while their parents were on watch</w:t>
      </w:r>
    </w:p>
    <w:p w:rsidR="003C23C7" w:rsidRPr="0006141B" w:rsidRDefault="003C23C7">
      <w:pPr>
        <w:spacing w:line="360" w:lineRule="auto"/>
        <w:jc w:val="both"/>
        <w:rPr>
          <w:rFonts w:ascii="Montserrat" w:hAnsi="Montserrat"/>
          <w:sz w:val="24"/>
        </w:rPr>
      </w:pPr>
      <w:r w:rsidRPr="0006141B">
        <w:rPr>
          <w:rFonts w:ascii="Montserrat" w:hAnsi="Montserrat"/>
          <w:sz w:val="24"/>
        </w:rPr>
        <w:t>other children became active through environmental factors but none of the children were pressed to grasp higher potentials</w:t>
      </w:r>
    </w:p>
    <w:p w:rsidR="003C23C7" w:rsidRPr="0006141B" w:rsidRDefault="003C23C7">
      <w:pPr>
        <w:spacing w:line="360" w:lineRule="auto"/>
        <w:jc w:val="both"/>
        <w:rPr>
          <w:rFonts w:ascii="Montserrat" w:hAnsi="Montserrat"/>
          <w:sz w:val="24"/>
        </w:rPr>
      </w:pPr>
      <w:r w:rsidRPr="0006141B">
        <w:rPr>
          <w:rFonts w:ascii="Montserrat" w:hAnsi="Montserrat"/>
          <w:sz w:val="24"/>
        </w:rPr>
        <w:t>as an active mother I took on the responsibility of training them in reservation etiquette</w:t>
      </w:r>
    </w:p>
    <w:p w:rsidR="003C23C7" w:rsidRPr="0006141B" w:rsidRDefault="003C23C7">
      <w:pPr>
        <w:spacing w:line="360" w:lineRule="auto"/>
        <w:jc w:val="both"/>
        <w:rPr>
          <w:rFonts w:ascii="Montserrat" w:hAnsi="Montserrat"/>
          <w:sz w:val="24"/>
        </w:rPr>
      </w:pPr>
      <w:r w:rsidRPr="0006141B">
        <w:rPr>
          <w:rFonts w:ascii="Montserrat" w:hAnsi="Montserrat"/>
          <w:sz w:val="24"/>
        </w:rPr>
        <w:t>my other responsibilities often caught up with me while I was working with the kids</w:t>
      </w:r>
    </w:p>
    <w:p w:rsidR="003C23C7" w:rsidRPr="0006141B" w:rsidRDefault="003C23C7">
      <w:pPr>
        <w:spacing w:line="360" w:lineRule="auto"/>
        <w:jc w:val="both"/>
        <w:rPr>
          <w:rFonts w:ascii="Montserrat" w:hAnsi="Montserrat"/>
          <w:sz w:val="24"/>
        </w:rPr>
      </w:pPr>
      <w:r w:rsidRPr="0006141B">
        <w:rPr>
          <w:rFonts w:ascii="Montserrat" w:hAnsi="Montserrat"/>
          <w:sz w:val="24"/>
        </w:rPr>
        <w:t>So, what is this?</w:t>
      </w:r>
    </w:p>
    <w:p w:rsidR="003C23C7" w:rsidRPr="0006141B" w:rsidRDefault="003C23C7">
      <w:pPr>
        <w:spacing w:line="360" w:lineRule="auto"/>
        <w:jc w:val="both"/>
        <w:rPr>
          <w:rFonts w:ascii="Montserrat" w:hAnsi="Montserrat"/>
          <w:sz w:val="24"/>
        </w:rPr>
      </w:pPr>
      <w:r w:rsidRPr="0006141B">
        <w:rPr>
          <w:rFonts w:ascii="Montserrat" w:hAnsi="Montserrat"/>
          <w:sz w:val="24"/>
        </w:rPr>
        <w:t>This came from the last series of remote surveys. Take a look at this one.</w:t>
      </w:r>
    </w:p>
    <w:p w:rsidR="003C23C7" w:rsidRPr="0006141B" w:rsidRDefault="003C23C7">
      <w:pPr>
        <w:spacing w:line="360" w:lineRule="auto"/>
        <w:jc w:val="both"/>
        <w:rPr>
          <w:rFonts w:ascii="Montserrat" w:hAnsi="Montserrat"/>
          <w:sz w:val="24"/>
        </w:rPr>
      </w:pPr>
      <w:r w:rsidRPr="0006141B">
        <w:rPr>
          <w:rFonts w:ascii="Montserrat" w:hAnsi="Montserrat"/>
          <w:sz w:val="24"/>
        </w:rPr>
        <w:t>This? That's a type A main sequence star, doesn't seem like a good candidate.</w:t>
      </w:r>
    </w:p>
    <w:p w:rsidR="003C23C7" w:rsidRPr="0006141B" w:rsidRDefault="003C23C7">
      <w:pPr>
        <w:spacing w:line="360" w:lineRule="auto"/>
        <w:jc w:val="both"/>
        <w:rPr>
          <w:rFonts w:ascii="Montserrat" w:hAnsi="Montserrat"/>
          <w:sz w:val="24"/>
        </w:rPr>
      </w:pPr>
      <w:r w:rsidRPr="0006141B">
        <w:rPr>
          <w:rFonts w:ascii="Montserrat" w:hAnsi="Montserrat"/>
          <w:sz w:val="24"/>
        </w:rPr>
        <w:t>Certainly not at first. We've been looking at type G for the most part, but look at the spectral analysis.</w:t>
      </w:r>
    </w:p>
    <w:p w:rsidR="003C23C7" w:rsidRPr="0006141B" w:rsidRDefault="003C23C7">
      <w:pPr>
        <w:spacing w:line="360" w:lineRule="auto"/>
        <w:jc w:val="both"/>
        <w:rPr>
          <w:rFonts w:ascii="Montserrat" w:hAnsi="Montserrat"/>
          <w:sz w:val="24"/>
        </w:rPr>
      </w:pPr>
      <w:r w:rsidRPr="0006141B">
        <w:rPr>
          <w:rFonts w:ascii="Montserrat" w:hAnsi="Montserrat"/>
          <w:sz w:val="24"/>
        </w:rPr>
        <w:t>Whoa! Right in the grove. That planet must be Earth compatible across the board. Who spotted it?</w:t>
      </w:r>
    </w:p>
    <w:p w:rsidR="003C23C7" w:rsidRPr="0006141B" w:rsidRDefault="003C23C7">
      <w:pPr>
        <w:spacing w:line="360" w:lineRule="auto"/>
        <w:jc w:val="both"/>
        <w:rPr>
          <w:rFonts w:ascii="Montserrat" w:hAnsi="Montserrat"/>
          <w:sz w:val="24"/>
        </w:rPr>
      </w:pPr>
      <w:r w:rsidRPr="0006141B">
        <w:rPr>
          <w:rFonts w:ascii="Montserrat" w:hAnsi="Montserrat"/>
          <w:sz w:val="24"/>
        </w:rPr>
        <w:t>You did.</w:t>
      </w:r>
    </w:p>
    <w:p w:rsidR="003C23C7" w:rsidRPr="0006141B" w:rsidRDefault="003C23C7">
      <w:pPr>
        <w:spacing w:line="360" w:lineRule="auto"/>
        <w:jc w:val="both"/>
        <w:rPr>
          <w:rFonts w:ascii="Montserrat" w:hAnsi="Montserrat"/>
          <w:sz w:val="24"/>
        </w:rPr>
      </w:pPr>
      <w:r w:rsidRPr="0006141B">
        <w:rPr>
          <w:rFonts w:ascii="Montserrat" w:hAnsi="Montserrat"/>
          <w:sz w:val="24"/>
        </w:rPr>
        <w:t>What? I haven't seen this series until just now.</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No, of course not. Do you remember a few months ago when you last reported a bio-signature in the matrix? </w:t>
      </w:r>
    </w:p>
    <w:p w:rsidR="003C23C7" w:rsidRPr="0006141B" w:rsidRDefault="003C23C7">
      <w:pPr>
        <w:spacing w:line="360" w:lineRule="auto"/>
        <w:jc w:val="both"/>
        <w:rPr>
          <w:rFonts w:ascii="Montserrat" w:hAnsi="Montserrat"/>
          <w:sz w:val="24"/>
        </w:rPr>
      </w:pPr>
      <w:r w:rsidRPr="0006141B">
        <w:rPr>
          <w:rFonts w:ascii="Montserrat" w:hAnsi="Montserrat"/>
          <w:sz w:val="24"/>
        </w:rPr>
        <w:t>Sure, but I wasn't able to identify it. I worked out a vector but there wasn't anything on it.</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Yes, that's what we thought, but those flags are mapped and accessed in the survey filters. </w:t>
      </w:r>
    </w:p>
    <w:p w:rsidR="003C23C7" w:rsidRPr="0006141B" w:rsidRDefault="003C23C7">
      <w:pPr>
        <w:spacing w:line="360" w:lineRule="auto"/>
        <w:jc w:val="both"/>
        <w:rPr>
          <w:rFonts w:ascii="Montserrat" w:hAnsi="Montserrat"/>
          <w:sz w:val="24"/>
        </w:rPr>
      </w:pPr>
      <w:r w:rsidRPr="0006141B">
        <w:rPr>
          <w:rFonts w:ascii="Montserrat" w:hAnsi="Montserrat"/>
          <w:sz w:val="24"/>
        </w:rPr>
        <w:t>Wait, if that's an A2 five, then we're talking about an absolute magnitude of plus two and change. Why haven't we seen it until now?</w:t>
      </w:r>
    </w:p>
    <w:p w:rsidR="003C23C7" w:rsidRPr="0006141B" w:rsidRDefault="003C23C7">
      <w:pPr>
        <w:spacing w:line="360" w:lineRule="auto"/>
        <w:jc w:val="both"/>
        <w:rPr>
          <w:rFonts w:ascii="Montserrat" w:hAnsi="Montserrat"/>
          <w:sz w:val="24"/>
        </w:rPr>
      </w:pPr>
      <w:r w:rsidRPr="0006141B">
        <w:rPr>
          <w:rFonts w:ascii="Montserrat" w:hAnsi="Montserrat"/>
          <w:sz w:val="24"/>
        </w:rPr>
        <w:t>Wrong question. If we didn't see if before then obviously it was too far away. The appropriate question is why are we seeing it now? We've been steadily approaching its neighborhood on a bet the Captain has with the Admiral.</w:t>
      </w:r>
    </w:p>
    <w:p w:rsidR="003C23C7" w:rsidRPr="0006141B" w:rsidRDefault="003C23C7">
      <w:pPr>
        <w:spacing w:line="360" w:lineRule="auto"/>
        <w:jc w:val="both"/>
        <w:rPr>
          <w:rFonts w:ascii="Montserrat" w:hAnsi="Montserrat"/>
          <w:sz w:val="24"/>
        </w:rPr>
      </w:pPr>
      <w:r w:rsidRPr="0006141B">
        <w:rPr>
          <w:rFonts w:ascii="Montserrat" w:hAnsi="Montserrat"/>
          <w:sz w:val="24"/>
        </w:rPr>
        <w:t>You've gotta be kidding.</w:t>
      </w:r>
    </w:p>
    <w:p w:rsidR="003C23C7" w:rsidRPr="0006141B" w:rsidRDefault="003C23C7">
      <w:pPr>
        <w:spacing w:line="360" w:lineRule="auto"/>
        <w:jc w:val="both"/>
        <w:rPr>
          <w:rFonts w:ascii="Montserrat" w:hAnsi="Montserrat"/>
          <w:sz w:val="24"/>
        </w:rPr>
      </w:pPr>
      <w:r w:rsidRPr="0006141B">
        <w:rPr>
          <w:rFonts w:ascii="Montserrat" w:hAnsi="Montserrat"/>
          <w:sz w:val="24"/>
        </w:rPr>
        <w:t>No, we haven't been making the best progress using the scientific method--oh we've found a hundred worlds that would be ideal candidates for terra-form colonization, but that doesn't do us a lot of good now. Besides, the Captain has a lot of faith in your ability.</w:t>
      </w:r>
    </w:p>
    <w:p w:rsidR="003C23C7" w:rsidRPr="0006141B" w:rsidRDefault="003C23C7">
      <w:pPr>
        <w:spacing w:line="360" w:lineRule="auto"/>
        <w:jc w:val="both"/>
        <w:rPr>
          <w:rFonts w:ascii="Montserrat" w:hAnsi="Montserrat"/>
          <w:sz w:val="24"/>
        </w:rPr>
      </w:pPr>
      <w:r w:rsidRPr="0006141B">
        <w:rPr>
          <w:rFonts w:ascii="Montserrat" w:hAnsi="Montserrat"/>
          <w:sz w:val="24"/>
        </w:rPr>
        <w:t>O my goddess! That's... what... but... no. I must have made a hundred wild-assed guesses like that since we got lost.</w:t>
      </w:r>
    </w:p>
    <w:p w:rsidR="003C23C7" w:rsidRPr="0006141B" w:rsidRDefault="003C23C7">
      <w:pPr>
        <w:spacing w:line="360" w:lineRule="auto"/>
        <w:jc w:val="both"/>
        <w:rPr>
          <w:rFonts w:ascii="Montserrat" w:hAnsi="Montserrat"/>
          <w:sz w:val="24"/>
        </w:rPr>
      </w:pPr>
      <w:r w:rsidRPr="0006141B">
        <w:rPr>
          <w:rFonts w:ascii="Montserrat" w:hAnsi="Montserrat"/>
          <w:sz w:val="24"/>
        </w:rPr>
        <w:t>Oh, is that so? Then why do all of your WAGs converge in the same sphere?</w:t>
      </w:r>
    </w:p>
    <w:p w:rsidR="003C23C7" w:rsidRPr="0006141B" w:rsidRDefault="003C23C7">
      <w:pPr>
        <w:spacing w:line="360" w:lineRule="auto"/>
        <w:jc w:val="both"/>
        <w:rPr>
          <w:rFonts w:ascii="Montserrat" w:hAnsi="Montserrat"/>
          <w:sz w:val="24"/>
        </w:rPr>
      </w:pPr>
      <w:r w:rsidRPr="0006141B">
        <w:rPr>
          <w:rFonts w:ascii="Montserrat" w:hAnsi="Montserrat"/>
          <w:sz w:val="24"/>
        </w:rPr>
        <w:t>What?</w:t>
      </w:r>
    </w:p>
    <w:p w:rsidR="003C23C7" w:rsidRPr="0006141B" w:rsidRDefault="003C23C7">
      <w:pPr>
        <w:spacing w:line="360" w:lineRule="auto"/>
        <w:jc w:val="both"/>
        <w:rPr>
          <w:rFonts w:ascii="Montserrat" w:hAnsi="Montserrat"/>
          <w:sz w:val="24"/>
        </w:rPr>
      </w:pPr>
      <w:r w:rsidRPr="0006141B">
        <w:rPr>
          <w:rFonts w:ascii="Montserrat" w:hAnsi="Montserrat"/>
          <w:sz w:val="24"/>
        </w:rPr>
        <w:t>Yeah, I didn't think you had noticed. Would you like to see what depth they converge at?</w:t>
      </w:r>
    </w:p>
    <w:p w:rsidR="003C23C7" w:rsidRPr="0006141B" w:rsidRDefault="003C23C7">
      <w:pPr>
        <w:spacing w:line="360" w:lineRule="auto"/>
        <w:jc w:val="both"/>
        <w:rPr>
          <w:rFonts w:ascii="Montserrat" w:hAnsi="Montserrat"/>
          <w:sz w:val="24"/>
        </w:rPr>
      </w:pPr>
      <w:r w:rsidRPr="0006141B">
        <w:rPr>
          <w:rFonts w:ascii="Montserrat" w:hAnsi="Montserrat"/>
          <w:sz w:val="24"/>
        </w:rPr>
        <w:t>That can't be right. That's not even in this quadrant. Why didn't anyone mention this to me before now?</w:t>
      </w:r>
    </w:p>
    <w:p w:rsidR="003C23C7" w:rsidRPr="0006141B" w:rsidRDefault="003C23C7">
      <w:pPr>
        <w:spacing w:line="360" w:lineRule="auto"/>
        <w:jc w:val="both"/>
        <w:rPr>
          <w:rFonts w:ascii="Montserrat" w:hAnsi="Montserrat"/>
          <w:sz w:val="24"/>
        </w:rPr>
      </w:pPr>
      <w:r w:rsidRPr="0006141B">
        <w:rPr>
          <w:rFonts w:ascii="Montserrat" w:hAnsi="Montserrat"/>
          <w:sz w:val="24"/>
        </w:rPr>
        <w:t>Are you kidding? You are the last person we would tell, and we didn't plan on telling anyone until we got some kind of independent confirmation. This is it.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color w:val="000000"/>
          <w:sz w:val="24"/>
        </w:rPr>
      </w:pPr>
      <w:r w:rsidRPr="0006141B">
        <w:rPr>
          <w:rFonts w:ascii="Montserrat" w:hAnsi="Montserrat"/>
          <w:sz w:val="24"/>
        </w:rPr>
        <w:br w:type="page"/>
      </w:r>
      <w:r w:rsidRPr="0006141B">
        <w:rPr>
          <w:rFonts w:ascii="Montserrat" w:hAnsi="Montserrat"/>
          <w:b/>
          <w:color w:val="000000"/>
          <w:sz w:val="24"/>
        </w:rPr>
        <w:t>REVELATION</w:t>
      </w:r>
      <w:r w:rsidRPr="0006141B">
        <w:rPr>
          <w:rFonts w:ascii="Montserrat" w:hAnsi="Montserrat"/>
          <w:color w:val="000000"/>
          <w:sz w:val="24"/>
        </w:rPr>
        <w:tab/>
        <w:t xml:space="preserve">book one of </w:t>
      </w:r>
      <w:r w:rsidRPr="0006141B">
        <w:rPr>
          <w:rFonts w:ascii="Montserrat" w:hAnsi="Montserrat"/>
          <w:b/>
          <w:color w:val="000000"/>
          <w:sz w:val="24"/>
        </w:rPr>
        <w:t>av</w:t>
      </w:r>
      <w:r w:rsidRPr="0006141B">
        <w:rPr>
          <w:rFonts w:ascii="Montserrat" w:hAnsi="Montserrat"/>
          <w:color w:val="000000"/>
          <w:sz w:val="24"/>
        </w:rPr>
        <w:t xml:space="preserve"> : the expression of change</w:t>
      </w:r>
      <w:r w:rsidRPr="0006141B">
        <w:rPr>
          <w:rFonts w:ascii="Montserrat" w:hAnsi="Montserrat"/>
          <w:color w:val="000000"/>
          <w:sz w:val="24"/>
        </w:rPr>
        <w:tab/>
      </w:r>
      <w:r w:rsidRPr="0006141B">
        <w:rPr>
          <w:rFonts w:ascii="Montserrat" w:hAnsi="Montserrat"/>
          <w:b/>
          <w:sz w:val="24"/>
        </w:rPr>
        <w:t>1~00~000</w:t>
      </w:r>
    </w:p>
    <w:p w:rsidR="003C23C7" w:rsidRPr="0006141B" w:rsidRDefault="003C23C7">
      <w:pPr>
        <w:spacing w:line="360" w:lineRule="auto"/>
        <w:jc w:val="both"/>
        <w:rPr>
          <w:rFonts w:ascii="Montserrat" w:hAnsi="Montserrat"/>
          <w:sz w:val="24"/>
        </w:rPr>
      </w:pPr>
      <w:r w:rsidRPr="0006141B">
        <w:rPr>
          <w:rFonts w:ascii="Montserrat" w:hAnsi="Montserrat"/>
          <w:sz w:val="24"/>
        </w:rPr>
        <w:t>david aes</w:t>
      </w:r>
      <w:r w:rsidRPr="0006141B">
        <w:rPr>
          <w:rFonts w:ascii="Montserrat" w:hAnsi="Montserrat"/>
          <w:sz w:val="24"/>
        </w:rPr>
        <w:tab/>
      </w: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r>
    </w:p>
    <w:p w:rsidR="003C23C7" w:rsidRPr="0006141B" w:rsidRDefault="003C23C7">
      <w:pPr>
        <w:spacing w:line="360" w:lineRule="auto"/>
        <w:jc w:val="both"/>
        <w:rPr>
          <w:rFonts w:ascii="Montserrat" w:hAnsi="Montserrat"/>
          <w:color w:val="000000"/>
          <w:sz w:val="24"/>
        </w:rPr>
      </w:pP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t>psionics--an applied science based on the unlocked potential of the mind--opened the door to the conquest of space, while opening up a new and ancient territory for humanity to explore, to rival man's passion for the stars. the knowledge and application of this science had been a carefully controlled government secret throughout the world. in the public mind, psionics was a theoretical science based on discoveries of the latent potential of the human mind. the governments of earth were happy to nurture that illusion, until a devestating and fatal encounter with a non-human mind in the depths of space. as ship after ship perished in alien encounters, the governments of earth had no choice but to disclose the existence of arden eve sinclair, an active psionic, and the only living witness to that first enocunter.</w:t>
      </w:r>
    </w:p>
    <w:p w:rsidR="003C23C7" w:rsidRPr="0006141B" w:rsidRDefault="003C23C7">
      <w:pPr>
        <w:spacing w:line="360" w:lineRule="auto"/>
        <w:jc w:val="both"/>
        <w:rPr>
          <w:rFonts w:ascii="Montserrat" w:hAnsi="Montserrat"/>
          <w:color w:val="000000"/>
          <w:sz w:val="24"/>
        </w:rPr>
      </w:pP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t xml:space="preserve">arden eve sinclair--a teenage girl who, as a child, had experienced the death of her mother aboard the deep space explorer </w:t>
      </w:r>
      <w:r w:rsidRPr="0006141B">
        <w:rPr>
          <w:rFonts w:ascii="Montserrat" w:hAnsi="Montserrat"/>
          <w:i/>
          <w:color w:val="000000"/>
          <w:sz w:val="24"/>
        </w:rPr>
        <w:t>adventure--</w:t>
      </w:r>
      <w:r w:rsidRPr="0006141B">
        <w:rPr>
          <w:rFonts w:ascii="Montserrat" w:hAnsi="Montserrat"/>
          <w:color w:val="000000"/>
          <w:sz w:val="24"/>
        </w:rPr>
        <w:t xml:space="preserve">became the first publically recognized active psionic. arden was dragged out of seclusion and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second withdrawal into seclusion is brought to an end when an old friend bids her to volunteer for operation exodus, before something worse can happen to her. arden strives to overcome the obstacles thrust into her path in the hope of escaping her fame on earth. </w:t>
      </w: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br w:type="page"/>
        <w:t>revelation</w:t>
      </w:r>
    </w:p>
    <w:p w:rsidR="003C23C7" w:rsidRPr="0006141B" w:rsidRDefault="003C23C7">
      <w:pPr>
        <w:spacing w:line="360" w:lineRule="auto"/>
        <w:jc w:val="both"/>
        <w:rPr>
          <w:rFonts w:ascii="Montserrat" w:hAnsi="Montserrat"/>
          <w:color w:val="000000"/>
          <w:sz w:val="24"/>
        </w:rPr>
      </w:pP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av</w:t>
      </w:r>
      <w:r w:rsidRPr="0006141B">
        <w:rPr>
          <w:rFonts w:ascii="Montserrat" w:hAnsi="Montserrat"/>
          <w:color w:val="000000"/>
          <w:sz w:val="24"/>
        </w:rPr>
        <w:tab/>
        <w:t>i</w:t>
      </w:r>
      <w:r w:rsidRPr="0006141B">
        <w:rPr>
          <w:rFonts w:ascii="Montserrat" w:hAnsi="Montserrat"/>
          <w:color w:val="000000"/>
          <w:sz w:val="24"/>
        </w:rPr>
        <w:tab/>
        <w:t>brief</w:t>
      </w:r>
    </w:p>
    <w:p w:rsidR="003C23C7" w:rsidRPr="0006141B" w:rsidRDefault="003C23C7">
      <w:pPr>
        <w:spacing w:line="360" w:lineRule="auto"/>
        <w:jc w:val="both"/>
        <w:rPr>
          <w:rFonts w:ascii="Montserrat" w:hAnsi="Montserrat"/>
          <w:color w:val="000000"/>
          <w:sz w:val="24"/>
        </w:rPr>
      </w:pP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t xml:space="preserve">arden's story, from disclosure to the eve of departure, studies the frightening potential of the mind. arden was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withdrawal into seclusion is brought to an end when an old friend bids her to volunteer for operation exodus. arden strives to overcome the obstacles thrust into her path in the hope of escaping her fame on earth.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av</w:t>
      </w:r>
      <w:r w:rsidRPr="0006141B">
        <w:rPr>
          <w:rFonts w:ascii="Montserrat" w:hAnsi="Montserrat"/>
          <w:sz w:val="24"/>
        </w:rPr>
        <w:tab/>
        <w:t>ii</w:t>
      </w:r>
      <w:r w:rsidRPr="0006141B">
        <w:rPr>
          <w:rFonts w:ascii="Montserrat" w:hAnsi="Montserrat"/>
          <w:sz w:val="24"/>
        </w:rPr>
        <w:tab/>
        <w:t>blocking</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b/>
        <w:t>a friend tracks arden down and makes her aware of the dangerous domestic response to disclosure and a personal threat to her</w:t>
      </w:r>
    </w:p>
    <w:p w:rsidR="003C23C7" w:rsidRPr="0006141B" w:rsidRDefault="003C23C7">
      <w:pPr>
        <w:spacing w:line="360" w:lineRule="auto"/>
        <w:jc w:val="both"/>
        <w:rPr>
          <w:rFonts w:ascii="Montserrat" w:hAnsi="Montserrat"/>
          <w:sz w:val="24"/>
        </w:rPr>
      </w:pPr>
      <w:r w:rsidRPr="0006141B">
        <w:rPr>
          <w:rFonts w:ascii="Montserrat" w:hAnsi="Montserrat"/>
          <w:sz w:val="24"/>
        </w:rPr>
        <w:tab/>
        <w:t>arden volunteers for operation exodus</w:t>
      </w:r>
    </w:p>
    <w:p w:rsidR="003C23C7" w:rsidRPr="0006141B" w:rsidRDefault="003C23C7">
      <w:pPr>
        <w:spacing w:line="360" w:lineRule="auto"/>
        <w:jc w:val="both"/>
        <w:rPr>
          <w:rFonts w:ascii="Montserrat" w:hAnsi="Montserrat"/>
          <w:sz w:val="24"/>
        </w:rPr>
      </w:pPr>
      <w:r w:rsidRPr="0006141B">
        <w:rPr>
          <w:rFonts w:ascii="Montserrat" w:hAnsi="Montserrat"/>
          <w:sz w:val="24"/>
        </w:rPr>
        <w:tab/>
        <w:t>arden enters the confidential asset training program, assigned with connor and morgan--four years, including:</w:t>
      </w:r>
    </w:p>
    <w:p w:rsidR="003C23C7" w:rsidRPr="0006141B" w:rsidRDefault="003C23C7">
      <w:pPr>
        <w:spacing w:line="360" w:lineRule="auto"/>
        <w:jc w:val="both"/>
        <w:rPr>
          <w:rFonts w:ascii="Montserrat" w:hAnsi="Montserrat"/>
          <w:sz w:val="24"/>
        </w:rPr>
      </w:pPr>
      <w:r w:rsidRPr="0006141B">
        <w:rPr>
          <w:rFonts w:ascii="Montserrat" w:hAnsi="Montserrat"/>
          <w:sz w:val="24"/>
        </w:rPr>
        <w:tab/>
        <w:t>arden is one of those attacked personally as the asset program is challenged</w:t>
      </w:r>
    </w:p>
    <w:p w:rsidR="003C23C7" w:rsidRPr="0006141B" w:rsidRDefault="003C23C7">
      <w:pPr>
        <w:spacing w:line="360" w:lineRule="auto"/>
        <w:jc w:val="both"/>
        <w:rPr>
          <w:rFonts w:ascii="Montserrat" w:hAnsi="Montserrat"/>
          <w:sz w:val="24"/>
        </w:rPr>
      </w:pPr>
      <w:r w:rsidRPr="0006141B">
        <w:rPr>
          <w:rFonts w:ascii="Montserrat" w:hAnsi="Montserrat"/>
          <w:sz w:val="24"/>
        </w:rPr>
        <w:tab/>
        <w:t>as an asset, arden is required to establish intimate attachments to the other assets</w:t>
      </w:r>
    </w:p>
    <w:p w:rsidR="003C23C7" w:rsidRPr="0006141B" w:rsidRDefault="003C23C7">
      <w:pPr>
        <w:spacing w:line="360" w:lineRule="auto"/>
        <w:jc w:val="both"/>
        <w:rPr>
          <w:rFonts w:ascii="Montserrat" w:hAnsi="Montserrat"/>
          <w:sz w:val="24"/>
        </w:rPr>
      </w:pPr>
      <w:r w:rsidRPr="0006141B">
        <w:rPr>
          <w:rFonts w:ascii="Montserrat" w:hAnsi="Montserrat"/>
          <w:sz w:val="24"/>
        </w:rPr>
        <w:tab/>
        <w:t>martin cannon craig, an antagonist from her childhood, becomes an asset control officer over arden</w:t>
      </w:r>
    </w:p>
    <w:p w:rsidR="003C23C7" w:rsidRPr="0006141B" w:rsidRDefault="003C23C7">
      <w:pPr>
        <w:spacing w:line="360" w:lineRule="auto"/>
        <w:jc w:val="both"/>
        <w:rPr>
          <w:rFonts w:ascii="Montserrat" w:hAnsi="Montserrat"/>
          <w:sz w:val="24"/>
        </w:rPr>
      </w:pPr>
      <w:r w:rsidRPr="0006141B">
        <w:rPr>
          <w:rFonts w:ascii="Montserrat" w:hAnsi="Montserrat"/>
          <w:sz w:val="24"/>
        </w:rPr>
        <w:tab/>
        <w:t>attempts to wash arden out of the program begin to plague arden</w:t>
      </w:r>
    </w:p>
    <w:p w:rsidR="003C23C7" w:rsidRPr="0006141B" w:rsidRDefault="003C23C7">
      <w:pPr>
        <w:spacing w:line="360" w:lineRule="auto"/>
        <w:jc w:val="both"/>
        <w:rPr>
          <w:rFonts w:ascii="Montserrat" w:hAnsi="Montserrat"/>
          <w:sz w:val="24"/>
        </w:rPr>
      </w:pPr>
      <w:r w:rsidRPr="0006141B">
        <w:rPr>
          <w:rFonts w:ascii="Montserrat" w:hAnsi="Montserrat"/>
          <w:sz w:val="24"/>
        </w:rPr>
        <w:tab/>
        <w:t>arden is set up for a fall, when she is maneuvered into combination plot to provoke her to kill a latent</w:t>
      </w:r>
    </w:p>
    <w:p w:rsidR="003C23C7" w:rsidRPr="0006141B" w:rsidRDefault="003C23C7">
      <w:pPr>
        <w:spacing w:line="360" w:lineRule="auto"/>
        <w:jc w:val="both"/>
        <w:rPr>
          <w:rFonts w:ascii="Montserrat" w:hAnsi="Montserrat"/>
          <w:sz w:val="24"/>
        </w:rPr>
      </w:pPr>
      <w:r w:rsidRPr="0006141B">
        <w:rPr>
          <w:rFonts w:ascii="Montserrat" w:hAnsi="Montserrat"/>
          <w:sz w:val="24"/>
        </w:rPr>
        <w:tab/>
        <w:t>during a drive trial, an attempt is made to assassinate arden</w:t>
      </w:r>
    </w:p>
    <w:p w:rsidR="003C23C7" w:rsidRPr="0006141B" w:rsidRDefault="003C23C7">
      <w:pPr>
        <w:spacing w:line="360" w:lineRule="auto"/>
        <w:jc w:val="both"/>
        <w:rPr>
          <w:rFonts w:ascii="Montserrat" w:hAnsi="Montserrat"/>
          <w:sz w:val="24"/>
        </w:rPr>
      </w:pPr>
      <w:r w:rsidRPr="0006141B">
        <w:rPr>
          <w:rFonts w:ascii="Montserrat" w:hAnsi="Montserrat"/>
          <w:sz w:val="24"/>
        </w:rPr>
        <w:tab/>
        <w:t>arden prevails over these obstacles and graduates, entering interum active duty--two years, including:</w:t>
      </w:r>
    </w:p>
    <w:p w:rsidR="003C23C7" w:rsidRPr="0006141B" w:rsidRDefault="003C23C7">
      <w:pPr>
        <w:spacing w:line="360" w:lineRule="auto"/>
        <w:jc w:val="both"/>
        <w:rPr>
          <w:rFonts w:ascii="Montserrat" w:hAnsi="Montserrat"/>
          <w:sz w:val="24"/>
        </w:rPr>
      </w:pPr>
      <w:r w:rsidRPr="0006141B">
        <w:rPr>
          <w:rFonts w:ascii="Montserrat" w:hAnsi="Montserrat"/>
          <w:sz w:val="24"/>
        </w:rPr>
        <w:tab/>
        <w:t>as malfunctions continue to delay her ship's commission, arden begins to confide her troubles in her friends</w:t>
      </w:r>
    </w:p>
    <w:p w:rsidR="003C23C7" w:rsidRPr="0006141B" w:rsidRDefault="003C23C7">
      <w:pPr>
        <w:spacing w:line="360" w:lineRule="auto"/>
        <w:jc w:val="both"/>
        <w:rPr>
          <w:rFonts w:ascii="Montserrat" w:hAnsi="Montserrat"/>
          <w:sz w:val="24"/>
        </w:rPr>
      </w:pPr>
      <w:r w:rsidRPr="0006141B">
        <w:rPr>
          <w:rFonts w:ascii="Montserrat" w:hAnsi="Montserrat"/>
          <w:sz w:val="24"/>
        </w:rPr>
        <w:tab/>
        <w:t>information about arden's commision and eventual departure with exodus is leaked to her faithful</w:t>
      </w:r>
    </w:p>
    <w:p w:rsidR="003C23C7" w:rsidRPr="0006141B" w:rsidRDefault="003C23C7">
      <w:pPr>
        <w:spacing w:line="360" w:lineRule="auto"/>
        <w:jc w:val="both"/>
        <w:rPr>
          <w:rFonts w:ascii="Montserrat" w:hAnsi="Montserrat"/>
          <w:sz w:val="24"/>
        </w:rPr>
      </w:pPr>
      <w:r w:rsidRPr="0006141B">
        <w:rPr>
          <w:rFonts w:ascii="Montserrat" w:hAnsi="Montserrat"/>
          <w:sz w:val="24"/>
        </w:rPr>
        <w:tab/>
        <w:t>arden receives a warning to withdraw from exodus</w:t>
      </w:r>
    </w:p>
    <w:p w:rsidR="003C23C7" w:rsidRPr="0006141B" w:rsidRDefault="003C23C7">
      <w:pPr>
        <w:spacing w:line="360" w:lineRule="auto"/>
        <w:jc w:val="both"/>
        <w:rPr>
          <w:rFonts w:ascii="Montserrat" w:hAnsi="Montserrat"/>
          <w:sz w:val="24"/>
        </w:rPr>
      </w:pPr>
      <w:r w:rsidRPr="0006141B">
        <w:rPr>
          <w:rFonts w:ascii="Montserrat" w:hAnsi="Montserrat"/>
          <w:sz w:val="24"/>
        </w:rPr>
        <w:tab/>
        <w:t>arden pays a last visit to her home to say goodbye to earth</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av</w:t>
      </w:r>
      <w:r w:rsidRPr="0006141B">
        <w:rPr>
          <w:rFonts w:ascii="Montserrat" w:hAnsi="Montserrat"/>
          <w:color w:val="000000"/>
          <w:sz w:val="24"/>
        </w:rPr>
        <w:tab/>
        <w:t>i</w:t>
      </w:r>
      <w:r w:rsidRPr="0006141B">
        <w:rPr>
          <w:rFonts w:ascii="Montserrat" w:hAnsi="Montserrat"/>
          <w:color w:val="000000"/>
          <w:sz w:val="24"/>
        </w:rPr>
        <w:tab/>
        <w:t>events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17</w:t>
      </w:r>
      <w:r w:rsidRPr="0006141B">
        <w:rPr>
          <w:rFonts w:ascii="Montserrat" w:hAnsi="Montserrat"/>
          <w:sz w:val="24"/>
        </w:rPr>
        <w:tab/>
        <w:t xml:space="preserve">i was shoved out in front of the international media, where along with the fate of the </w:t>
      </w:r>
      <w:r w:rsidRPr="0006141B">
        <w:rPr>
          <w:rFonts w:ascii="Montserrat" w:hAnsi="Montserrat"/>
          <w:i/>
          <w:sz w:val="24"/>
        </w:rPr>
        <w:t>adventure</w:t>
      </w:r>
      <w:r w:rsidRPr="0006141B">
        <w:rPr>
          <w:rFonts w:ascii="Montserrat" w:hAnsi="Montserrat"/>
          <w:sz w:val="24"/>
        </w:rPr>
        <w:t xml:space="preserve"> i was forced to expose myself and the existance of active psionics. i have wonder what they were thinking when they forced me to relate the details of the first-contact disaster to the world? i have no notion of whether my keepers gave any thought to how the event would make me feel. it sure made for great journalism, though; a tragic figure bravely describing the last moments of the deep space explorer </w:t>
      </w:r>
      <w:r w:rsidRPr="0006141B">
        <w:rPr>
          <w:rFonts w:ascii="Montserrat" w:hAnsi="Montserrat"/>
          <w:i/>
          <w:sz w:val="24"/>
        </w:rPr>
        <w:t>adventure</w:t>
      </w:r>
      <w:r w:rsidRPr="0006141B">
        <w:rPr>
          <w:rFonts w:ascii="Montserrat" w:hAnsi="Montserrat"/>
          <w:sz w:val="24"/>
        </w:rPr>
        <w:t>, quietly dying her mother's death in her memory. maybe the wound healed better for being reopened and liberally bled.</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know </w:t>
      </w:r>
      <w:r w:rsidRPr="0006141B">
        <w:rPr>
          <w:rFonts w:ascii="Montserrat" w:hAnsi="Montserrat"/>
          <w:i/>
          <w:sz w:val="24"/>
        </w:rPr>
        <w:t>why</w:t>
      </w:r>
      <w:r w:rsidRPr="0006141B">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to establish some credentials with the public; i had to demonstrate and define some of my abilities. thus, our carefully guarded existence was traded to win support for an accelerated space colonization and militarization effort.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17-21</w:t>
      </w:r>
      <w:r w:rsidRPr="0006141B">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21</w:t>
      </w:r>
      <w:r w:rsidRPr="0006141B">
        <w:rPr>
          <w:rFonts w:ascii="Montserrat" w:hAnsi="Montserrat"/>
          <w:sz w:val="24"/>
        </w:rPr>
        <w:tab/>
        <w:t xml:space="preserve">i was approached by an old family friend--alan eric o'neal, also a former project member from the reservation where i grew up--and asked to volunteer for operation exodus, before i could be conscripted. imagine my surprise. on his advice i was recruited as a volunteer for operation exodus. at the time all actives were being rounded up and subjected to testing, licensing and regulation. i had been out of contact for some time, so he'd had to track me down at my current home in scotland. i was there alone, and when he intruded on my isolation, i was forced to realize that i was lonely. </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21-25</w:t>
      </w:r>
      <w:r w:rsidRPr="0006141B">
        <w:rPr>
          <w:rFonts w:ascii="Montserrat" w:hAnsi="Montserrat"/>
          <w:sz w:val="24"/>
        </w:rPr>
        <w:tab/>
        <w:t>asset training at trinity academy--assigned with connor a. lennox and morgan e. wildmuir. connor, morgan and i departed immediately after the prototype trials for trinity naval academy and military reservation--formerly vancouver island, purchased by the solar authority in twenty-one twelve. the mission specs for exodus called for class three actives to occupy staff positions, which meant we had to attain a lieutenant's rank and grade.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06141B">
        <w:rPr>
          <w:rFonts w:ascii="Montserrat" w:hAnsi="Montserrat"/>
          <w:i/>
          <w:sz w:val="24"/>
        </w:rPr>
        <w:t>gabriel,</w:t>
      </w:r>
      <w:r w:rsidRPr="0006141B">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25-27</w:t>
      </w:r>
      <w:r w:rsidRPr="0006141B">
        <w:rPr>
          <w:rFonts w:ascii="Montserrat" w:hAnsi="Montserrat"/>
          <w:sz w:val="24"/>
        </w:rPr>
        <w:tab/>
        <w:t>we served several tours on active duty between graduation from trinity and exodus, in the course of which we earned our required rank and qualifications. six years--more or less--passed quickly and suddenly we found ourselves caught up in the rush of mission prep.</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color w:val="000000"/>
          <w:sz w:val="24"/>
        </w:rPr>
      </w:pPr>
      <w:r w:rsidRPr="0006141B">
        <w:rPr>
          <w:rFonts w:ascii="Montserrat" w:hAnsi="Montserrat"/>
          <w:sz w:val="24"/>
        </w:rPr>
        <w:t>27</w:t>
      </w:r>
      <w:r w:rsidRPr="0006141B">
        <w:rPr>
          <w:rFonts w:ascii="Montserrat" w:hAnsi="Montserrat"/>
          <w:sz w:val="24"/>
        </w:rPr>
        <w:tab/>
        <w:t>i said my good-byes to earth about a week before we finally departed, with task group three. i am rushed back to luna v to wait while all of the final details are worked out. we pull out of sol system, may fifth of twenty-one seventeen.</w:t>
      </w:r>
    </w:p>
    <w:p w:rsidR="003C23C7" w:rsidRPr="0006141B" w:rsidRDefault="003C23C7">
      <w:pPr>
        <w:spacing w:line="360" w:lineRule="auto"/>
        <w:jc w:val="both"/>
        <w:rPr>
          <w:rFonts w:ascii="Montserrat" w:hAnsi="Montserrat"/>
          <w:color w:val="000000"/>
          <w:sz w:val="24"/>
        </w:rPr>
      </w:pP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book one: revelation</w:t>
      </w: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t xml:space="preserve">arden's story, from disclosure to the eve of departure, studies the frightening potential of the mind. arden was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withdrawal into seclusion is brought to an end when an old friend bids her to volunteer for operation exodus. arden strives to overcome the obstacles thrust into her path in the hope of escaping her fame on earth.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 xml:space="preserve">book two: </w:t>
      </w: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t>arden's story, continuing from departure to the dawn of contact, studies the strengths and weaknesses of the human spirit. arden is one of ten thousand souls who is lost with task group three during a translation error. in the confusion, as the task group struggles to sort itself out, arden finds herself in the hands of her personal antagonist, a man who has always tried to control her life. arden becomes caught between a man who has wanted to possess her from the day she was born, and a man who has been forced to recognize his love for her. all arden wants is to find a place to call home.</w:t>
      </w:r>
    </w:p>
    <w:p w:rsidR="003C23C7" w:rsidRPr="0006141B" w:rsidRDefault="003C23C7">
      <w:pPr>
        <w:spacing w:line="360" w:lineRule="auto"/>
        <w:jc w:val="both"/>
        <w:rPr>
          <w:rFonts w:ascii="Montserrat" w:hAnsi="Montserrat"/>
          <w:color w:val="000000"/>
          <w:sz w:val="24"/>
        </w:rPr>
      </w:pP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 xml:space="preserve">book three: reflection </w:t>
      </w: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part one: angel colony</w:t>
      </w: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t>arden's first memoir covering the establishment of angel colony and reflections on events leading up to her situation to date. beginning from the day of contact through an invitation to leave quarantine and study the native culture.</w:t>
      </w:r>
    </w:p>
    <w:p w:rsidR="003C23C7" w:rsidRPr="0006141B" w:rsidRDefault="003C23C7">
      <w:pPr>
        <w:spacing w:line="360" w:lineRule="auto"/>
        <w:jc w:val="both"/>
        <w:rPr>
          <w:rFonts w:ascii="Montserrat" w:hAnsi="Montserrat"/>
          <w:color w:val="000000"/>
          <w:sz w:val="24"/>
        </w:rPr>
      </w:pP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part two: sphere of authority</w:t>
      </w: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t>arden's second memoir covering her adoption into avon lyn culture. included are the events of her visits to angel colony presented in contrast and the conflict which arose from transplanted anti-psi sentiment and resulted in a coup against the colony's actives. the discovery of another alien intelligence, and a danger presented by it in spite of itself acts as a catalyst to stabilize the situation for a generation at least.</w:t>
      </w: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color w:val="000000"/>
          <w:sz w:val="24"/>
        </w:rPr>
      </w:pPr>
      <w:r w:rsidRPr="0006141B">
        <w:rPr>
          <w:rFonts w:ascii="Montserrat" w:hAnsi="Montserrat"/>
          <w:sz w:val="24"/>
        </w:rPr>
        <w:br w:type="page"/>
      </w:r>
      <w:r w:rsidRPr="0006141B">
        <w:rPr>
          <w:rFonts w:ascii="Montserrat" w:hAnsi="Montserrat"/>
          <w:b/>
          <w:color w:val="000000"/>
          <w:sz w:val="24"/>
        </w:rPr>
        <w:t>REFLECTION</w:t>
      </w:r>
      <w:r w:rsidRPr="0006141B">
        <w:rPr>
          <w:rFonts w:ascii="Montserrat" w:hAnsi="Montserrat"/>
          <w:color w:val="000000"/>
          <w:sz w:val="24"/>
        </w:rPr>
        <w:tab/>
        <w:t xml:space="preserve">book three of </w:t>
      </w:r>
      <w:r w:rsidRPr="0006141B">
        <w:rPr>
          <w:rFonts w:ascii="Montserrat" w:hAnsi="Montserrat"/>
          <w:b/>
          <w:color w:val="000000"/>
          <w:sz w:val="24"/>
        </w:rPr>
        <w:t>av</w:t>
      </w:r>
      <w:r w:rsidRPr="0006141B">
        <w:rPr>
          <w:rFonts w:ascii="Montserrat" w:hAnsi="Montserrat"/>
          <w:color w:val="000000"/>
          <w:sz w:val="24"/>
        </w:rPr>
        <w:t xml:space="preserve"> : the expression of change</w:t>
      </w:r>
      <w:r w:rsidRPr="0006141B">
        <w:rPr>
          <w:rFonts w:ascii="Montserrat" w:hAnsi="Montserrat"/>
          <w:color w:val="000000"/>
          <w:sz w:val="24"/>
        </w:rPr>
        <w:tab/>
      </w:r>
      <w:r w:rsidRPr="0006141B">
        <w:rPr>
          <w:rFonts w:ascii="Montserrat" w:hAnsi="Montserrat"/>
          <w:b/>
          <w:sz w:val="24"/>
        </w:rPr>
        <w:t>1~03~000</w:t>
      </w:r>
    </w:p>
    <w:p w:rsidR="003C23C7" w:rsidRPr="0006141B" w:rsidRDefault="003C23C7">
      <w:pPr>
        <w:spacing w:line="360" w:lineRule="auto"/>
        <w:jc w:val="both"/>
        <w:rPr>
          <w:rFonts w:ascii="Montserrat" w:hAnsi="Montserrat"/>
          <w:sz w:val="24"/>
        </w:rPr>
      </w:pPr>
      <w:r w:rsidRPr="0006141B">
        <w:rPr>
          <w:rFonts w:ascii="Montserrat" w:hAnsi="Montserrat"/>
          <w:sz w:val="24"/>
        </w:rPr>
        <w:t>david aes</w:t>
      </w:r>
      <w:r w:rsidRPr="0006141B">
        <w:rPr>
          <w:rFonts w:ascii="Montserrat" w:hAnsi="Montserrat"/>
          <w:sz w:val="24"/>
        </w:rPr>
        <w:tab/>
      </w: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operation exodus</w:t>
      </w:r>
      <w:r w:rsidRPr="0006141B">
        <w:rPr>
          <w:rFonts w:ascii="Montserrat" w:hAnsi="Montserrat"/>
          <w:b/>
          <w:sz w:val="24"/>
        </w:rPr>
        <w:t>--</w:t>
      </w:r>
      <w:r w:rsidRPr="0006141B">
        <w:rPr>
          <w:rFonts w:ascii="Montserrat" w:hAnsi="Montserrat"/>
          <w:sz w:val="24"/>
        </w:rPr>
        <w:t>in the year twenty-one seventeen one hundred armed colony-exploration ships departed from earth. it was an emergency colonization effort, motivated by memories of a disastrous first contact. divided into five task groups and destined for remote sectors, this first massive wave of space colonization got underway with one critical--but at the time unnoticed--catastrophe; task group three became lost during translation.</w:t>
      </w:r>
    </w:p>
    <w:p w:rsidR="003C23C7" w:rsidRPr="0006141B" w:rsidRDefault="003C23C7">
      <w:pPr>
        <w:spacing w:line="360" w:lineRule="auto"/>
        <w:jc w:val="both"/>
        <w:rPr>
          <w:rFonts w:ascii="Montserrat" w:hAnsi="Montserrat"/>
          <w:color w:val="000000"/>
          <w:sz w:val="24"/>
        </w:rPr>
      </w:pP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t>arden eve sinclair--an active class-iii psionic and an asset assigned to one of the ships in task group three--had volunteered for this one way trip. on earth her face was too well known to escape persecution from a growing anti-psi movement. her ambition was anonymity, but fate played a cruel trick on her, thrusting her again into the heart of crucial events. when the lost explorers limp into a promising system, it was arden who suddenly found herself confronting an alien too disturbingly human to believe. it was arden who found herself poised on the very thin and deadly line between the known and the unknown. as the principle of contact, arden is unable to resist probing the paradox of these exotically human aliens, and unable to protect herself as a mystery of her own is probed. arden finds herself caught out in the middle as her efforts to bring the two cultures together explode in her face. in the confusion, arden stumbles across a being more alien than her wildest imagining.</w:t>
      </w: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r>
    </w:p>
    <w:p w:rsidR="003C23C7" w:rsidRPr="0006141B" w:rsidRDefault="003C23C7">
      <w:pPr>
        <w:spacing w:line="360" w:lineRule="auto"/>
        <w:jc w:val="both"/>
        <w:rPr>
          <w:rFonts w:ascii="Montserrat" w:hAnsi="Montserrat"/>
          <w:color w:val="000000"/>
          <w:sz w:val="24"/>
        </w:rPr>
      </w:pPr>
    </w:p>
    <w:p w:rsidR="003C23C7" w:rsidRPr="0006141B" w:rsidRDefault="003C23C7">
      <w:pPr>
        <w:spacing w:line="360" w:lineRule="auto"/>
        <w:jc w:val="both"/>
        <w:rPr>
          <w:rFonts w:ascii="Montserrat" w:hAnsi="Montserrat"/>
          <w:color w:val="000000"/>
          <w:sz w:val="24"/>
        </w:rPr>
      </w:pPr>
      <w:r w:rsidRPr="0006141B">
        <w:rPr>
          <w:rFonts w:ascii="Montserrat" w:hAnsi="Montserrat"/>
          <w:sz w:val="24"/>
        </w:rPr>
        <w:t>background</w:t>
      </w:r>
      <w:r w:rsidRPr="0006141B">
        <w:rPr>
          <w:rFonts w:ascii="Montserrat" w:hAnsi="Montserrat"/>
          <w:color w:val="000000"/>
          <w:sz w:val="24"/>
        </w:rPr>
        <w:tab/>
        <w:t>gabriel, along with the rest of task group three, was lost in translation due to a fatal data corruption. through the heroic effort of arden and the other psi actives, seventeen of the original twenty ships manage to recover in normal space far across the galactic disk. the damage sustained by the ships' drives forced the colony-explorers to seek a viable world to retreat to before their damaged drives decayed. arduous effort brought them within reach of a promising candidate which proved to be too promising.</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ground</w:t>
      </w:r>
      <w:r w:rsidRPr="0006141B">
        <w:rPr>
          <w:rFonts w:ascii="Montserrat" w:hAnsi="Montserrat"/>
          <w:color w:val="000000"/>
          <w:sz w:val="24"/>
        </w:rPr>
        <w:tab/>
        <w:t xml:space="preserve">the principle of first contact, arden, described the desperate situation facing the task group's survivors to the alien envoy who promptly extended an invitation to settle the acheingly beautiful world. the alien negotiated a carefully arranged isolation from the native establishments. </w:t>
      </w:r>
      <w:r w:rsidRPr="0006141B">
        <w:rPr>
          <w:rFonts w:ascii="Montserrat" w:hAnsi="Montserrat"/>
          <w:sz w:val="24"/>
        </w:rPr>
        <w:t>angel colony·ajea--a collision of two cultures, an appraisal of social dynamics, a reappraisal of history and evolution, an exploration of penumbric and umbric technology, sensuality and sexuality, and the nature of being human and what humanity might become.</w:t>
      </w:r>
    </w:p>
    <w:p w:rsidR="003C23C7" w:rsidRPr="0006141B" w:rsidRDefault="003C23C7">
      <w:pPr>
        <w:spacing w:line="360" w:lineRule="auto"/>
        <w:jc w:val="both"/>
        <w:rPr>
          <w:rFonts w:ascii="Montserrat" w:hAnsi="Montserrat"/>
          <w:color w:val="000000"/>
          <w:sz w:val="24"/>
        </w:rPr>
      </w:pP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foreground</w:t>
      </w:r>
      <w:r w:rsidRPr="0006141B">
        <w:rPr>
          <w:rFonts w:ascii="Montserrat" w:hAnsi="Montserrat"/>
          <w:color w:val="000000"/>
          <w:sz w:val="24"/>
        </w:rPr>
        <w:tab/>
        <w:t>an odd number of years of strictly limited contact between the two cultures took on a disturbing, perhaps threatening pattern in the eyes of the majority of the colonists. fifty-one natives attended to the colony; a number significantly equal to that of class iii psionics among the immigrants and in whom their native guides invested the greatest part of their attention. arden, as one of the fifty-one was caught between her personal and practical curiosity regarding their new home and its indigenous people, and her awareness of very dangerous unease among the psi blind colonists that daily threatened erupt into something darker and more primal.</w:t>
      </w:r>
    </w:p>
    <w:p w:rsidR="003C23C7" w:rsidRPr="0006141B" w:rsidRDefault="003C23C7">
      <w:pPr>
        <w:spacing w:line="360" w:lineRule="auto"/>
        <w:jc w:val="both"/>
        <w:rPr>
          <w:rFonts w:ascii="Montserrat" w:hAnsi="Montserrat"/>
          <w:color w:val="000000"/>
          <w:sz w:val="24"/>
        </w:rPr>
      </w:pP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complications</w:t>
      </w:r>
      <w:r w:rsidRPr="0006141B">
        <w:rPr>
          <w:rFonts w:ascii="Montserrat" w:hAnsi="Montserrat"/>
          <w:color w:val="000000"/>
          <w:sz w:val="24"/>
        </w:rPr>
        <w:tab/>
        <w:t xml:space="preserve">a question of legitimacy of authority between ajean and human establishments erupts into a hostile dispute. arden and her psi active peers are accused of selling out the colonists to gain power over them through ajean custom. </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t xml:space="preserve">the ajean authorities are disappointed in the adopted psi's inability to control the population tentatively left to their jurisdiction. the ajeans sternly advise the actives to exercise their power to bring the colony in line and rein in its dangerous expansion. </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t>the hint of implicitly dire consequences should arden and the others ignore this advice disturbs arden especially. her rash probing brings her into contact with a third and awesomely alien interest in the situation. an aeva. this entity fills in a number of blanks in the avon account of history, and insists that arden is herself avon and not, as she claims, human. the aeva also describes the purge and the allure that alyn hold for aeva that inevitably will call aeva down on the colony, in a manner not in the colony's best interest. before arden can act on this revelation, she is waylaid and her psi capability subdued by colony authorities. her warnings fall on deaf ears.</w:t>
      </w:r>
    </w:p>
    <w:p w:rsidR="003C23C7" w:rsidRPr="0006141B" w:rsidRDefault="003C23C7">
      <w:pPr>
        <w:spacing w:line="360" w:lineRule="auto"/>
        <w:jc w:val="both"/>
        <w:rPr>
          <w:rFonts w:ascii="Montserrat" w:hAnsi="Montserrat"/>
          <w:color w:val="000000"/>
          <w:sz w:val="24"/>
        </w:rPr>
      </w:pP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crisis</w:t>
      </w:r>
      <w:r w:rsidRPr="0006141B">
        <w:rPr>
          <w:rFonts w:ascii="Montserrat" w:hAnsi="Montserrat"/>
          <w:color w:val="000000"/>
          <w:sz w:val="24"/>
        </w:rPr>
        <w:tab/>
        <w:t>arden is confronted by unexpected confirmation of the aeva's claim. her old antagonist reveals his hoarded research, linking arden, her mother and her daughter into an abominable crime--in his mind. worse, his accusations extend beyond herself to all other actives. arden is aware that the only sure way for the colony authority to protect itself from the "renegade" actives is to subdue and execute them. powerless herself, she must somehow pursuade one of her captors that executing the actives would be suicide for the colony. the man is decided when the aeva threat suddenly manifests itself. the other actives, alerted to arden's capture have all withdrawn from the south wing. arden alone stands between the colony's children and the unmistakable manifestation of the avea, a dragon.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climax</w:t>
      </w:r>
      <w:r w:rsidRPr="0006141B">
        <w:rPr>
          <w:rFonts w:ascii="Montserrat" w:hAnsi="Montserrat"/>
          <w:sz w:val="24"/>
        </w:rPr>
        <w:tab/>
        <w:t>arden pits her self against the prejudice of the colony authority, the threat of the aeva to innocent colonists, and the threat posed by the colony to the rest of ajean life · in conclusion arden proves that the colony does not dare oppose the influence of arden and her mission, while arden herself ends in awe over the fact of her survival and withdraws from the mind of her daughter in which she found herself reflected.</w:t>
      </w:r>
    </w:p>
    <w:p w:rsidR="003C23C7" w:rsidRPr="0006141B" w:rsidRDefault="003C23C7">
      <w:pPr>
        <w:spacing w:line="360" w:lineRule="auto"/>
        <w:jc w:val="both"/>
        <w:rPr>
          <w:rFonts w:ascii="Montserrat" w:hAnsi="Montserrat"/>
          <w:color w:val="000000"/>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br w:type="page"/>
        <w:t>REFLECTION</w:t>
      </w:r>
      <w:r w:rsidRPr="0006141B">
        <w:rPr>
          <w:rFonts w:ascii="Montserrat" w:hAnsi="Montserrat"/>
          <w:sz w:val="24"/>
        </w:rPr>
        <w:tab/>
        <w:t>PLOTTING</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angel colony</w:t>
      </w:r>
      <w:r w:rsidRPr="0006141B">
        <w:rPr>
          <w:rFonts w:ascii="Montserrat" w:hAnsi="Montserrat"/>
          <w:sz w:val="24"/>
        </w:rPr>
        <w:tab/>
        <w:t>reflection : part one</w:t>
      </w:r>
    </w:p>
    <w:p w:rsidR="003C23C7" w:rsidRPr="0006141B" w:rsidRDefault="003C23C7">
      <w:pPr>
        <w:spacing w:line="360" w:lineRule="auto"/>
        <w:jc w:val="both"/>
        <w:rPr>
          <w:rFonts w:ascii="Montserrat" w:hAnsi="Montserrat"/>
          <w:sz w:val="24"/>
        </w:rPr>
      </w:pPr>
      <w:r w:rsidRPr="0006141B">
        <w:rPr>
          <w:rFonts w:ascii="Montserrat" w:hAnsi="Montserrat"/>
          <w:sz w:val="24"/>
        </w:rPr>
        <w:t>i</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tell</w:t>
      </w:r>
      <w:r w:rsidRPr="0006141B">
        <w:rPr>
          <w:rFonts w:ascii="Montserrat" w:hAnsi="Montserrat"/>
          <w:sz w:val="24"/>
        </w:rPr>
        <w:tab/>
        <w:t>if only the people back on earth could be told about what we have discovered here. it seems to strange to be true, but it is true and it changes everything we have ever thought about ourselves and the universe. as an asset trained for the possability of making contact with an intelligent alien race, the last thing i was supposed to expect in the universe was something remotely close to human. what i discovered instead, or should i say what discovered me, was impossible ot believe at first. i have gotten used to it, and i have even had time to learn a few things that might explain how such a possability came to be.</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show</w:t>
      </w:r>
      <w:r w:rsidRPr="0006141B">
        <w:rPr>
          <w:rFonts w:ascii="Montserrat" w:hAnsi="Montserrat"/>
          <w:sz w:val="24"/>
        </w:rPr>
        <w:tab/>
      </w:r>
      <w:r w:rsidRPr="0006141B">
        <w:rPr>
          <w:rFonts w:ascii="Montserrat" w:hAnsi="Montserrat"/>
          <w:color w:val="000000"/>
          <w:sz w:val="24"/>
        </w:rPr>
        <w:t>arden, stumbling into the honors of first contact, confronting</w:t>
      </w:r>
      <w:r w:rsidRPr="0006141B">
        <w:rPr>
          <w:rFonts w:ascii="Montserrat" w:hAnsi="Montserrat"/>
          <w:sz w:val="24"/>
        </w:rPr>
        <w:t xml:space="preserve"> the emissary</w:t>
      </w:r>
      <w:r w:rsidRPr="0006141B">
        <w:rPr>
          <w:rFonts w:ascii="Montserrat" w:hAnsi="Montserrat"/>
          <w:color w:val="000000"/>
          <w:sz w:val="24"/>
        </w:rPr>
        <w:t>--an alien too disturbingly human</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tell</w:t>
      </w:r>
      <w:r w:rsidRPr="0006141B">
        <w:rPr>
          <w:rFonts w:ascii="Montserrat" w:hAnsi="Montserrat"/>
          <w:sz w:val="24"/>
        </w:rPr>
        <w:tab/>
        <w:t>i should have been prepared. one of the things all assets are trained in is the protocol for first contact. of all the people in the task group we were best suited for the unguessable challenge of initiating a dialogue with an unknown species. i, of all people, should have been conscious of the possability of this confrontation, in light of what happened to my mother.</w:t>
      </w:r>
    </w:p>
    <w:p w:rsidR="003C23C7" w:rsidRPr="0006141B" w:rsidRDefault="003C23C7">
      <w:pPr>
        <w:spacing w:line="360" w:lineRule="auto"/>
        <w:jc w:val="both"/>
        <w:rPr>
          <w:rFonts w:ascii="Montserrat" w:hAnsi="Montserrat"/>
          <w:sz w:val="24"/>
        </w:rPr>
      </w:pPr>
      <w:r w:rsidRPr="0006141B">
        <w:rPr>
          <w:rFonts w:ascii="Montserrat" w:hAnsi="Montserrat"/>
          <w:sz w:val="24"/>
        </w:rPr>
        <w:t>ii</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tell</w:t>
      </w:r>
      <w:r w:rsidRPr="0006141B">
        <w:rPr>
          <w:rFonts w:ascii="Montserrat" w:hAnsi="Montserrat"/>
          <w:sz w:val="24"/>
        </w:rPr>
        <w:tab/>
      </w:r>
      <w:r w:rsidRPr="0006141B">
        <w:rPr>
          <w:rFonts w:ascii="Montserrat" w:hAnsi="Montserrat"/>
          <w:color w:val="000000"/>
          <w:sz w:val="24"/>
        </w:rPr>
        <w:t xml:space="preserve">the emmissary was met with mixed feelings. </w:t>
      </w:r>
      <w:r w:rsidRPr="0006141B">
        <w:rPr>
          <w:rFonts w:ascii="Montserrat" w:hAnsi="Montserrat"/>
          <w:sz w:val="24"/>
        </w:rPr>
        <w:t>those ten years were a taste of purgatory. the task group had limped heroically into the neighborhood of</w:t>
      </w:r>
      <w:r w:rsidRPr="0006141B">
        <w:rPr>
          <w:rFonts w:ascii="Montserrat" w:hAnsi="Montserrat"/>
          <w:color w:val="000000"/>
          <w:sz w:val="24"/>
        </w:rPr>
        <w:t xml:space="preserve"> a promising candidate. i spotted </w:t>
      </w:r>
      <w:r w:rsidRPr="0006141B">
        <w:rPr>
          <w:rFonts w:ascii="Montserrat" w:hAnsi="Montserrat"/>
          <w:sz w:val="24"/>
        </w:rPr>
        <w:t xml:space="preserve">spotted it on a remote survey, and we'd identified it through spectral analysis as a viable home. our </w:t>
      </w:r>
      <w:r w:rsidRPr="0006141B">
        <w:rPr>
          <w:rFonts w:ascii="Montserrat" w:hAnsi="Montserrat"/>
          <w:color w:val="000000"/>
          <w:sz w:val="24"/>
        </w:rPr>
        <w:t xml:space="preserve">arduous efforts had finally brought us within reach of </w:t>
      </w:r>
      <w:r w:rsidRPr="0006141B">
        <w:rPr>
          <w:rFonts w:ascii="Montserrat" w:hAnsi="Montserrat"/>
          <w:sz w:val="24"/>
        </w:rPr>
        <w:t>the perfect world--</w:t>
      </w:r>
      <w:r w:rsidRPr="0006141B">
        <w:rPr>
          <w:rFonts w:ascii="Montserrat" w:hAnsi="Montserrat"/>
          <w:color w:val="000000"/>
          <w:sz w:val="24"/>
        </w:rPr>
        <w:t xml:space="preserve">one that suddenly proved to be too perfect. </w:t>
      </w:r>
      <w:r w:rsidRPr="0006141B">
        <w:rPr>
          <w:rFonts w:ascii="Montserrat" w:hAnsi="Montserrat"/>
          <w:sz w:val="24"/>
        </w:rPr>
        <w:t>our hopes were high as we approached this new solar system. we thought we were heading for our new, last and only home for the future. when we were met by a representative of that world, at the boundaries of the inner system,our hopes nearly died.</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i excused myself as soon as i could to find a way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show</w:t>
      </w:r>
      <w:r w:rsidRPr="0006141B">
        <w:rPr>
          <w:rFonts w:ascii="Montserrat" w:hAnsi="Montserrat"/>
          <w:sz w:val="24"/>
        </w:rPr>
        <w:tab/>
        <w:t xml:space="preserve">i was shoved out in front of the international media, where along with the fate of the </w:t>
      </w:r>
      <w:r w:rsidRPr="0006141B">
        <w:rPr>
          <w:rFonts w:ascii="Montserrat" w:hAnsi="Montserrat"/>
          <w:i/>
          <w:sz w:val="24"/>
        </w:rPr>
        <w:t>adventure</w:t>
      </w:r>
      <w:r w:rsidRPr="0006141B">
        <w:rPr>
          <w:rFonts w:ascii="Montserrat" w:hAnsi="Montserrat"/>
          <w:sz w:val="24"/>
        </w:rPr>
        <w:t xml:space="preserve"> i was forced to expose myself and the existance of active psionics. i have wonder what they were thinking when they forced me to relate the details of the first-contact disaster to the world? i have no notion of whether my keepers gave any thought to how the event would make me feel. it sure made for great journalism, though; a tragic figure bravely describing the last moments of the deep space explorer </w:t>
      </w:r>
      <w:r w:rsidRPr="0006141B">
        <w:rPr>
          <w:rFonts w:ascii="Montserrat" w:hAnsi="Montserrat"/>
          <w:i/>
          <w:sz w:val="24"/>
        </w:rPr>
        <w:t>adventure</w:t>
      </w:r>
      <w:r w:rsidRPr="0006141B">
        <w:rPr>
          <w:rFonts w:ascii="Montserrat" w:hAnsi="Montserrat"/>
          <w:sz w:val="24"/>
        </w:rPr>
        <w:t>, quietly dying her mother's death in her memory. maybe the wound healed better for being reopened and liberally bled.</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show</w:t>
      </w:r>
      <w:r w:rsidRPr="0006141B">
        <w:rPr>
          <w:rFonts w:ascii="Montserrat" w:hAnsi="Montserrat"/>
          <w:sz w:val="24"/>
        </w:rPr>
        <w:tab/>
        <w:t>after the initial shock of that first meeting, the emissary evinces both awe and wonder over the colonists ships, while demonstrating her own people's possession of a technology that the colonists can only perceive as magical.</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r>
      <w:r w:rsidRPr="0006141B">
        <w:rPr>
          <w:rFonts w:ascii="Montserrat" w:hAnsi="Montserrat" w:cs="Arial"/>
          <w:sz w:val="24"/>
        </w:rPr>
        <w:t xml:space="preserve">at first the mirror revealed to me only a mask. very plain, lacking in character, and almost too symmetrical to live in. there was a sculpted perfection to my body which was disturbing. my mother had been exotically beautiful, though.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at a second glance, the painful illusion shattered. </w:t>
      </w:r>
      <w:r w:rsidRPr="0006141B">
        <w:rPr>
          <w:rFonts w:ascii="Montserrat" w:hAnsi="Montserrat"/>
          <w:sz w:val="24"/>
        </w:rPr>
        <w:t xml:space="preserve">is it just human nature, that every discovery has to be questioned and subjected to demands for proof? in particular, why is it that the first reaction to the revelation of realized psionic potential is the suspicion of fraud? my gut feeling is that people are generally afraid of such potential. that is what i felt when i was stood up alone in front of the world to make a claim that sounds impossible to a latent mind. naturally, i had to establish some credentials with the public; i had to demonstrate and define some of my abilities. thus, our carefully guarded existence was traded to win support for an accelerated space colonization and militarization effort. i know </w:t>
      </w:r>
      <w:r w:rsidRPr="0006141B">
        <w:rPr>
          <w:rFonts w:ascii="Montserrat" w:hAnsi="Montserrat"/>
          <w:i/>
          <w:sz w:val="24"/>
        </w:rPr>
        <w:t>why</w:t>
      </w:r>
      <w:r w:rsidRPr="0006141B">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w:t>
      </w:r>
    </w:p>
    <w:p w:rsidR="003C23C7" w:rsidRPr="0006141B" w:rsidRDefault="003C23C7">
      <w:pPr>
        <w:spacing w:line="360" w:lineRule="auto"/>
        <w:jc w:val="both"/>
        <w:rPr>
          <w:rFonts w:ascii="Montserrat" w:hAnsi="Montserrat"/>
          <w:sz w:val="24"/>
        </w:rPr>
      </w:pPr>
      <w:r w:rsidRPr="0006141B">
        <w:rPr>
          <w:rFonts w:ascii="Montserrat" w:hAnsi="Montserrat"/>
          <w:sz w:val="24"/>
        </w:rPr>
        <w:t>iii</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r>
      <w:r w:rsidRPr="0006141B">
        <w:rPr>
          <w:rFonts w:ascii="Montserrat" w:hAnsi="Montserrat" w:cs="Arial"/>
          <w:sz w:val="24"/>
        </w:rPr>
        <w:t>i stared into the glass until the ache was bearable. i was a pale reflection of her, but i was developing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w:t>
      </w:r>
      <w:r w:rsidRPr="0006141B">
        <w:rPr>
          <w:rFonts w:ascii="Montserrat" w:hAnsi="Montserrat"/>
          <w:sz w:val="24"/>
        </w:rPr>
        <w:t>the ajean, aicovia, attached herself to me, demanding that i exclusively represented the task group. i could not worm my way out of the spotlight, which only reminded me of how hard it was to escape from notariety.</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cs="Arial"/>
          <w:sz w:val="24"/>
        </w:rPr>
      </w:pPr>
      <w:r w:rsidRPr="0006141B">
        <w:rPr>
          <w:rFonts w:ascii="Montserrat" w:hAnsi="Montserrat"/>
          <w:sz w:val="24"/>
        </w:rPr>
        <w:tab/>
      </w:r>
      <w:r w:rsidRPr="0006141B">
        <w:rPr>
          <w:rFonts w:ascii="Montserrat" w:hAnsi="Montserrat" w:cs="Arial"/>
          <w:sz w:val="24"/>
        </w:rPr>
        <w:t xml:space="preserve">in order to tell my story it is necessary for me to look at it from two perspectives. my own perspective is easy enough to figure out. unfortunately, i did not consciously witness all of the events pertaining to this current crisis. i was only at its focus. an over all perspective can be assembled from memories i am not normally aware of--as an active, i am subliminally aware of the perspectives of those around me. for my own sanity i trained myself to remain unconscious of it. i can draw from this reserve of selfless memories but when i do i am not speaking my own mind. i am letting the reflections of other minds within mine speak. </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 could not do this until very recently, and i did not have time to figure it all out before i got nabbed and locked up in here. whatever they have done to neutralze my psi doesn't seem to affect this memory trick, so i've had nothing better to do than figure it all out. of course i'm "writing" this through audio-graphic visualization. the only thing i have to write with is chemical memory. if i don't survive this, some active is going to have to snatch my head and dig this story out of my brain.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talk about going to a lot of trouble to get published!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of course i have a better reason to go over it all. i might be able to see what i missed and figure a way out of this mess. if i survive this with my neck intact, maybe i will copy this down into manuscript form and save it for my kids. but first i have to see if any of this makes sense. where do i start? childhood? i think i can remember the moment of my conception... no, some things have got to remain private. there is only one place to start. it was simply a matter of being in the wrong place at the wrong time. </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there were times when i wondered if it was possible for me to die.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when i go through these transformations i am dreadfully aware how easily i could lose my humanity. in a purely logical sense, if i simply stopped eating, i might gradually change to the point where i would not be capable of eating. there would be no point to maintaining a digestive system. eventually, i wouldnÌt bother. and if there was no point to a digestive system, why bother with a circulatory system? or a repriratory system? why bother with internal organs at all? there are times when it is too frightening to think about. i could redefine the whole of my bodily capabilities in hyperspatial dimensions, wholly devoid of three dimensional limits. but that line of thought eventually dwindled down to: why have a body at all?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 shook myself out of that dangerous loop and wrenched my mind back to the job at hand.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CHAPTER ONE</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Angel, a first person narrative.]</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In the mouth of the bunker, the restless pounding of the surf could be heard making its eternal assault on the beaches beneath Fort Casey. Something the northern most point of the W.W.II “Triangle of Death” had withstood for a long time. Even during the war, this retired line of defense was little more beset. Now only tourists patrolled its fortifications, abandoning them again in the waning hours of the day. Usually. Three adolescents, facing the end of their last summer and the beginning of their senior year, lingered to face the dying of the light. Over to the side of the cement labyrinth’s entrance, a concrete stairway led to the ramparts where once sat the great five and ten inch guns, now impersonated by replicas. Between stairs and reinforced steel doors, the trio shed their backpacks and split up. The two boys moved to inspect the dark tunnels while the girl, clearly avoiding the enclosed depths, mounted the steps. Out of the shelter of the bunker the stiffening breeze carried a tang of salt. Climbing the retaining wall she found a perch from which her eyes command a wide view out over Puget sound.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the sun. </w:t>
      </w:r>
      <w:r w:rsidRPr="0006141B">
        <w:rPr>
          <w:rFonts w:ascii="Montserrat" w:hAnsi="Montserrat" w:cs="Arial"/>
          <w:i/>
          <w:sz w:val="24"/>
        </w:rPr>
        <w:t>I wonder which falls first,</w:t>
      </w:r>
      <w:r w:rsidRPr="0006141B">
        <w:rPr>
          <w:rFonts w:ascii="Montserrat" w:hAnsi="Montserrat" w:cs="Arial"/>
          <w:sz w:val="24"/>
        </w:rPr>
        <w:t xml:space="preserve"> she tried to guess, </w:t>
      </w:r>
      <w:r w:rsidRPr="0006141B">
        <w:rPr>
          <w:rFonts w:ascii="Montserrat" w:hAnsi="Montserrat" w:cs="Arial"/>
          <w:i/>
          <w:sz w:val="24"/>
        </w:rPr>
        <w:t>the dark or the rain</w:t>
      </w:r>
      <w:r w:rsidRPr="0006141B">
        <w:rPr>
          <w:rFonts w:ascii="Montserrat" w:hAnsi="Montserrat" w:cs="Arial"/>
          <w:sz w:val="24"/>
        </w:rPr>
        <w:t xml:space="preserve">. A glance at her watch told her that they should have been picked up over an hour ago. The house they were staying at was on the far side of the island from the old base. There was little chance they could hike it back on their own before either night or the storm set in.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Behind her, her friend Christian appeared. She frowned at having missed any sign of his approach. As he slipped down beside her she looked at him. He was a slender youth, graced with an elegance of form many girls envied. His short hair was a chalk white blond, and his eyes were a complex hazel. At the moment were watching the storm clouds warily. She voiced her thoughts to him, “Any chance we’ll get home before it starts?”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His face took on a measuring look as the clouds rolled menacingly closer. In spite of the hour the wind was warm and charged by the impending storm. He shrugged, as aware as she that their plans had gone amiss somewhere. “Even if our ride had showed on time I doubt we would have beaten the rain home. We expected to be getting home at dark. But that’s not what you’re really asking.” He shrugged. “I hate to say it Angelica, but I think we are going to have a long and unpleasant walk home,” he observed grimly.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Angelica glared at him. “You know I don’t like my friends calling me that, Chris.”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He frowned his eyebrows at her, “Yeah, I know, but your sister’s name shortens down to Angel too. What kind of parents give variations of the same name to their twins? I never heard of anything like it before I met Angela and you. Why confuse the issue further the way you do?” he asked critically.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Angel sighed. “Think of it the other way, when you really don’t know which one of us you’re sitting next to, isn’t it nice not to have to try and guess and get it wrong? Besides, Angela is off in California getting ready for college so why not talk to me like a friend instead of a parent or teacher?” she countered calmly. “I mean really, you practically get hives if your friends call you ‘Christian’,” she jabbed with a sharp grin.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He winced, and smiled at her. “I get the message, Angel,” he said ruefully. “Still, I guess ... it’s just that I really like the sound of ‘Angelica’ better. It’s got some quality, sort of majestic or elegant,” he trailed off when she turned to stare at him as though he’d suddenly started speaking Swahili. “At least it rolls of the tongue nice,” he teased in retort.</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“Oh,” she responded flatly. “Well, I guess I don’t mind you using it so much as some others,” she warmed.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He glanced up and smiled devilishly, “Maybe we should run,” he got out before the first wet drop slapped the concrete between them. The smell of rain had been seeping up on them and Angel suddenly realized how strong it had become. A second drop struck nearby as Chris continued, “Lets go find Jon, he knows his way around here a lot better than we do.”</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Angel considered the suggestion, as she looked up at the cumulostratus looming over them. “Why don’t you go ahead?” she prompted, casually gesturing to the real thunderhead, the cumulonimbus, “</w:t>
      </w:r>
      <w:r w:rsidRPr="0006141B">
        <w:rPr>
          <w:rFonts w:ascii="Montserrat" w:hAnsi="Montserrat" w:cs="Arial"/>
          <w:i/>
          <w:sz w:val="24"/>
        </w:rPr>
        <w:t>One</w:t>
      </w:r>
      <w:r w:rsidRPr="0006141B">
        <w:rPr>
          <w:rFonts w:ascii="Montserrat" w:hAnsi="Montserrat" w:cs="Arial"/>
          <w:sz w:val="24"/>
        </w:rPr>
        <w:t xml:space="preserve"> of us should start picking his brain for ideas—</w:t>
      </w:r>
      <w:r w:rsidRPr="0006141B">
        <w:rPr>
          <w:rFonts w:ascii="Montserrat" w:hAnsi="Montserrat" w:cs="Arial"/>
          <w:i/>
          <w:sz w:val="24"/>
        </w:rPr>
        <w:t>I</w:t>
      </w:r>
      <w:r w:rsidRPr="0006141B">
        <w:rPr>
          <w:rFonts w:ascii="Montserrat" w:hAnsi="Montserrat" w:cs="Arial"/>
          <w:sz w:val="24"/>
        </w:rPr>
        <w:t xml:space="preserve"> want to watch </w:t>
      </w:r>
      <w:r w:rsidRPr="0006141B">
        <w:rPr>
          <w:rFonts w:ascii="Montserrat" w:hAnsi="Montserrat" w:cs="Arial"/>
          <w:i/>
          <w:sz w:val="24"/>
        </w:rPr>
        <w:t>that</w:t>
      </w:r>
      <w:r w:rsidRPr="0006141B">
        <w:rPr>
          <w:rFonts w:ascii="Montserrat" w:hAnsi="Montserrat" w:cs="Arial"/>
          <w:sz w:val="24"/>
        </w:rPr>
        <w:t xml:space="preserve"> come in...” she trailed off into a sigh. She didn’t particularly relish getting drenched, but then again she was not in the least inclined to delve into dark tunnels in any hurry, either. “He’s still in the bunker, isn’t he?” she asked with a slight shudder, knowing full well the answer.</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Chris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Angel clasped her arms around herself to mask the sudden quaking in her hands. Eyeing the storm nervously, she asked, “Do we have a choice?”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“Not really,” he shrugged, noticing the tension in her voice. A sharp chill thrilled its way through her, darting down her spine. She turned away from Chris to look inland at the hills and trees once intended to hide the installation from hostile forces at sea. Chris watched quietly while she carefully composed her face and reflected on some hidden thought. She ran her slender fingers through her wild hair, effectively concealing her profile from Chris’ view. Somehow, Chris sensed that she was through talking for a while. “I’m gonna go get Jon then. See if he has any ideas before we decide what we’ll do, okay?”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She turned around and smiled uneasily. “Um, okay. I’ll ... ah, be right down in a few minutes,” she responded, then went back to her thoughts.</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 xml:space="preserve">“I tell you, something’s bothering her, Jon. She’s ... I don’t know ... </w:t>
      </w:r>
      <w:r w:rsidRPr="0006141B">
        <w:rPr>
          <w:rFonts w:ascii="Montserrat" w:hAnsi="Montserrat" w:cs="Arial"/>
          <w:i/>
          <w:sz w:val="24"/>
        </w:rPr>
        <w:t>sulking</w:t>
      </w:r>
      <w:r w:rsidRPr="0006141B">
        <w:rPr>
          <w:rFonts w:ascii="Montserrat" w:hAnsi="Montserrat" w:cs="Arial"/>
          <w:sz w:val="24"/>
        </w:rPr>
        <w:t xml:space="preserve"> up there right now,” Chris reported to Jonathan as he helped him move their gear inside bunker. “She doesn’t like the idea of staying in this place for the night,” he deduced, accurately enough, though he had no idea why.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“Come on, don’t worry about Angel. She’s a tough one. Maybe she’s just tired. Y’know?” replied Jon in his ‘practical’ voice. He shrugged, tossing one of their back packs across to Chris to join another inside at Chris’ foot. “Hell, maybe it’s just her time of month.”</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“God you’re crass. You know, if she heard that you might as well bend over now and kiss your sweet ass good-bye,” Chris scolded his friend.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Jon just glanced up the stairway and grinned. “No stress, she’s cool. She always says that to me when she’s in a mood.”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Chris shook his head. They were all close friends, and it was expected that occasionally they would rub each other the wrong way, but he suspected Jon could be a bit more insensitive than even friends would forgive. Angel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He looked up as Jon broke the silence, losing his train of thought.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”You know, she’d better move it quick, its really starting to piss out there,” Jon observed almost casually. Chris looked out through the entrance just as the shower became a punishing down pour. Native Washingtonians though they were, they stood in awe of the gale force rain for a full five minutes before a sodden Angel flew in out of the open.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Angel was splashing around shaking off.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“D’you want a pop?” Jon asked pulling out a can of Coke.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“I’d prefer to dry off first,” she stalled him, with a gesture to set it out for her while peeling her plastered shirt away from her skin. Chris reached into his backpack and pulled out a towel. He tossed that to her and as she began to attack her hair with it she murmured, “Thanks.”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“Jeez, Chris, you packed a towel?” Jon quipped, laughing.</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“Hey, we’re on an island. With all that water available, I knew </w:t>
      </w:r>
      <w:r w:rsidRPr="0006141B">
        <w:rPr>
          <w:rFonts w:ascii="Montserrat" w:hAnsi="Montserrat" w:cs="Arial"/>
          <w:i/>
          <w:sz w:val="24"/>
        </w:rPr>
        <w:t>someone</w:t>
      </w:r>
      <w:r w:rsidRPr="0006141B">
        <w:rPr>
          <w:rFonts w:ascii="Montserrat" w:hAnsi="Montserrat" w:cs="Arial"/>
          <w:sz w:val="24"/>
        </w:rPr>
        <w:t xml:space="preserve"> was going to end up wet,” Chris returned evenly with a grin. Then he caught Jon’s savoring gaze and followed it to Angel. Nothing they hadn’t seen before, but damn it had developed since... “You really ought to change out of those,” Chris commented as she tried to wring out a corner of her shirt.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She snapped a look at him. “In here?” she asked archly, “You’d just like that, wouldn’t you?” she challenged, half embarrassed by the fact that she was not wearing anything under her disturbingly white wet blouse and jeans.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“You don’t want to catch a cold,” Chris shrugged in self defense.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“There are rooms in here you can change in, if it bothers you that much,” Jon suggested innocently. Angel looked past them into the abysmal darkness.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 don’t have much of a choice do I?” she observed with a shiver. Chris looked between her, Jon and the dark tunnel and then gestured at her pack. She nodded for him to dig out a change of clothes. “Turn around guys,” she ordered. Chris and Jon exchanged sighs and turned to face into the bunker. “If you two want to be able to walk in the morning you’d better behave,” she warned as Chris passed back what he found. As soon as she had her back turned, their eyes wandered back toward the light.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Angel kicked off her shoes, amazed to discover how sodden even her socks were from the relatively short exposure. She could not hike her jeans up enough to strip off her socks, so she straightened and began to work at the buttons of her fly. As Angel began to pull at the clinging material, she could almost feel the heat of their eyes on her. </w:t>
      </w:r>
      <w:r w:rsidRPr="0006141B">
        <w:rPr>
          <w:rFonts w:ascii="Montserrat" w:hAnsi="Montserrat" w:cs="Arial"/>
          <w:i/>
          <w:sz w:val="24"/>
        </w:rPr>
        <w:t>I wish we could go back too,</w:t>
      </w:r>
      <w:r w:rsidRPr="0006141B">
        <w:rPr>
          <w:rFonts w:ascii="Montserrat" w:hAnsi="Montserrat" w:cs="Arial"/>
          <w:sz w:val="24"/>
        </w:rPr>
        <w:t xml:space="preserve"> she thought at them,</w:t>
      </w:r>
      <w:r w:rsidRPr="0006141B">
        <w:rPr>
          <w:rFonts w:ascii="Montserrat" w:hAnsi="Montserrat" w:cs="Arial"/>
          <w:i/>
          <w:sz w:val="24"/>
        </w:rPr>
        <w:t xml:space="preserve"> I wish we were mature enough to have that and still be friends. </w:t>
      </w:r>
      <w:r w:rsidRPr="0006141B">
        <w:rPr>
          <w:rFonts w:ascii="Montserrat" w:hAnsi="Montserrat" w:cs="Arial"/>
          <w:sz w:val="24"/>
        </w:rPr>
        <w:t xml:space="preserve">She mentally shook her head, doing anything else would only make the situation worse, </w:t>
      </w:r>
      <w:r w:rsidRPr="0006141B">
        <w:rPr>
          <w:rFonts w:ascii="Montserrat" w:hAnsi="Montserrat" w:cs="Arial"/>
          <w:i/>
          <w:sz w:val="24"/>
        </w:rPr>
        <w:t>one of us has to be strong enough to say no.</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Drenched denim clung to her slender body making it a struggle to peel her jeans away from her hips and thighs. The muscles of her back and legs played under her skin as she kicked off her pants and stripped off the blouse. Chris and Jon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They were up instantly snatching their gear and retreating even further down the tunnel. “Okay, that’s enough of that,” Jon announced. “Come on guys, there are rooms further in where we won’t have to worry about water seeping in under us,” he explained. The last of the light faded out into the distance. Within the remaining darkness, no one could see the glaze of fear evolving in Angel’s eyes as the invisible walls closed in around them. She heard Jon head off, and right after him, Chris’ footsteps began to shuffle away. She clamped her free hand to Chris’ pack and gritted her teeth to follow.</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 xml:space="preserve"> “Guys?” Angels voice broke the silence, “Stop for a minute, I have to find a flashlight. I need to be able to see where we’re going.” When she was ignored, she snapped, “Hey, come on,” tugging hard on Chris’ pack. It seemed to her that they had been walking for an eternity in the absolute dark.</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 know where we’re going, Angel,” Jon replied confidently. “It’s not that far now, its not like there’s anything to run into except us. Besides, don’t you think we ought to save the batteries for an emergency,” he counseled reasonably.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Chris, as he stopped just short of crashing into Jon.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She heard Jon sigh and say, “Come on, Angel, don’t be a stain. There’s a room just up ahead where we can stay for the night in safety. No flashlight is going to hold out all night and if you turn on one now it’ll only be that much harder for your eyes to adapt.” That said, he turned and stalked ahead once more. Chris caught her arm in his hand and squeezed reassuringly, before starting after him. Covered by the dark, he shook his head. He had been watching Jon like a hawk since morning because for once in his life the practical joker had not caused a problem on their trip. </w:t>
      </w:r>
      <w:r w:rsidRPr="0006141B">
        <w:rPr>
          <w:rFonts w:ascii="Montserrat" w:hAnsi="Montserrat" w:cs="Arial"/>
          <w:i/>
          <w:sz w:val="24"/>
        </w:rPr>
        <w:t>Yet,</w:t>
      </w:r>
      <w:r w:rsidRPr="0006141B">
        <w:rPr>
          <w:rFonts w:ascii="Montserrat" w:hAnsi="Montserrat" w:cs="Arial"/>
          <w:sz w:val="24"/>
        </w:rPr>
        <w:t xml:space="preserve"> he thought. That had to mean something big was laying in wait. He felt Angel shudder under his light touch, as if she had caught that thought.</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“I thought you said the room was right ahead, Jon,” Chris demanded softly, a short while later as he stopped to get his bearings. Angel sank to the floor as soon as she realized he had stopped. When nothing but silence replied, he knew at once what had happened. He immediately dropped his pack and, with care to make no revealing sound, started rummaging around in it for his flashlight. Uncannily Angel picked up on it at once.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“What are you looking for, Chris?” she asked sharply, an unnatural panic edging her voice.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“Flashlight,” he said simply, “I think Jon ditched us.”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“What?!” Immediately, frantic pawing sounded behind him. He found his flashlight, but swore under his breath as he pulled it free of the backpack. It felt unnaturally light. Then a shrill, “God damn him!” escaped from Angel, “he took out the batteries!” Angel dashed her flashlight against the wall in a rare display of temper.</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In a quiet voice he confessed, “Mine too. Angel...” he tried to find her in the dark with his hand, “come on, calm down. It’s not that bad...”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 can’t breathe!” she interrupted in a full blown panic. Just as his fingers brushed her shoulder, she gave a startled shriek. “I’ve got to get out of here...” she breathed in a rattled voice immediately after the echoes faded. In a flash she was on her feet running blindly back down the passageway. Chris cursed and took off vainly after her. There was little he could do, he had too much of his sanity to be able to run through the darkness. Naturally, they forgot about their packs.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Jon he had been blind to them. Sure, she was a strong girl, he thought, but a phobia is a phobia. Whatever it was that set her off, the dark, the enclosure, whatever, neither he nor Jon had any right to have compelled her to confront it. It shamed him that Angel had not felt she could tell them, and worse, that as their friend she had not dared to openly avoid it.</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In a quiet voice, he asked, “Why didn’t you say something?”</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Angel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Chris,” he could feel her look up, “please, I need to get out of here.”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Chris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He released Angel and moved ahead to get a closer look. He ran his hand over the face of the door, realizing that this was indeed where they had come in. Angel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“Damn it!” she exploded, giving a resounding kick, “They locked us in!” His hands missed her as she sank down to the floor in despair. Chris figured out her position as her head began to pound against the reinforced portal. Alarm flashed through him as he deduced the cause of the sound. Dropping in a crouch in front of her he gathered her head in his hands.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“Angel,”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She jerked away, slamming her back against the door. “No, Chris, I can’t go back in there,” she pleaded.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He squeezed her hands and argued, “Angel, we are already </w:t>
      </w:r>
      <w:r w:rsidRPr="0006141B">
        <w:rPr>
          <w:rFonts w:ascii="Montserrat" w:hAnsi="Montserrat" w:cs="Arial"/>
          <w:i/>
          <w:sz w:val="24"/>
        </w:rPr>
        <w:t>in</w:t>
      </w:r>
      <w:r w:rsidRPr="0006141B">
        <w:rPr>
          <w:rFonts w:ascii="Montserrat" w:hAnsi="Montserrat" w:cs="Arial"/>
          <w:sz w:val="24"/>
        </w:rPr>
        <w:t xml:space="preserve"> here, and it doesn’t make any difference where we </w:t>
      </w:r>
      <w:r w:rsidRPr="0006141B">
        <w:rPr>
          <w:rFonts w:ascii="Montserrat" w:hAnsi="Montserrat" w:cs="Arial"/>
          <w:i/>
          <w:sz w:val="24"/>
        </w:rPr>
        <w:t>are</w:t>
      </w:r>
      <w:r w:rsidRPr="0006141B">
        <w:rPr>
          <w:rFonts w:ascii="Montserrat" w:hAnsi="Montserrat" w:cs="Arial"/>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When they finally reached their backpacks, they found Chris’ flashlight switched on and aimed at an open doorway a little further down the passage. Jonathan was standing in the doorway.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 forgot to tell you, they lock the place up at night,” he announced carelessly, the punch line of his little practical joke. Chris stepped up to the tall athlete and slugged him in the jaw. He didn’t even think about it. But as he watched his friend stagger back in shock, he was suddenly glad that Angel hadn’t beaten him to the punch. He half expected Jon to get up and kill him, but Jon was too astonished. Chris was not one who lost his temper or threw the first punch. Jon finished reeling back and flopped down on his rump still within the beam of light.</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Before either of them moved again, Angel spoke, “I forgot to tell </w:t>
      </w:r>
      <w:r w:rsidRPr="0006141B">
        <w:rPr>
          <w:rFonts w:ascii="Montserrat" w:hAnsi="Montserrat" w:cs="Arial"/>
          <w:i/>
          <w:sz w:val="24"/>
        </w:rPr>
        <w:t>you</w:t>
      </w:r>
      <w:r w:rsidRPr="0006141B">
        <w:rPr>
          <w:rFonts w:ascii="Montserrat" w:hAnsi="Montserrat" w:cs="Arial"/>
          <w:sz w:val="24"/>
        </w:rPr>
        <w:t xml:space="preserve"> that I’m severely claustrophobic.”</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Jon froze. He looked too shocked for words. He looked up at Angel who was wild eyed and damp with nervous sweat and tears of terror. She was shivering perceptibly and her lip was bleeding from being chewed upon.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“Oh Jesus, Angel,” Jon breathed, guilt beginning to follow the shock. “I didn’t know... I didn’t mean for you...” Chris interrupted him.</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“She just about killed herself trying to find a way to get out of here,” he said accusingly. “I hope you’re real proud of your self.”</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“Oh God! I had no idea,” he looked from her to Chris. Chris’ fear for Angel had turned to anger at </w:t>
      </w:r>
      <w:r w:rsidRPr="0006141B">
        <w:rPr>
          <w:rFonts w:ascii="Montserrat" w:hAnsi="Montserrat" w:cs="Arial"/>
          <w:i/>
          <w:sz w:val="24"/>
        </w:rPr>
        <w:t>him</w:t>
      </w:r>
      <w:r w:rsidRPr="0006141B">
        <w:rPr>
          <w:rFonts w:ascii="Montserrat" w:hAnsi="Montserrat" w:cs="Arial"/>
          <w:sz w:val="24"/>
        </w:rPr>
        <w:t>. He looked back at Angel, and murmured, “You were the one who always laughed off my pranks. I never expected this...” His face was a portrait of contrition as he begged, “Can you... ever forgive me?”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“If I manage to survive this night, it might be possible,” she said in a low deadly tone. From the look on her face, it did not seem likely.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 thought it would be Chris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Angel stared at him like a pronouncement of doom. She said nothing for several minutes. With an act of will she stilled her trembling and slowly wiped the blood from her chin before speaking. Jon put his hands over his face for a moment then dragged them back over his head pulling his hair tight across his scalp.</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Jon. I thought ‘hey, its okay, Jon knows his way around here... he won’t let me get trapped in the dark, cold, damp.’ I trusted you,” she repeated, pausing to wipe a tear, ”and you tricked me!”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He took it as far as he could bear it then he shouted back, “How the fuck was I supposed to know!?” His eyes gleamed in the direct light of the torch.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Angel’s control cracked and she screamed at the top of her lungs, “You knew my brother you fucker!!!” Chris staggered back as the concrete walls amplified her voice. Angel’s face crumpled in a sick knot of rage and grief. She snatched up her bag and the flashlight and stormed past both of them. She shoved past Jon and made her way to the center of the vast room he had hidden in. At the center she sat down and braced the flashlight so its light shone up to reflect throughout the room. She sat there and shivered by her self for several minutes before either of them moved.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“What was she talking about?” Chris leaned close and asked in a whisper.</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Jon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Chris to keep his distance. When he had come up beside her he knelt down and gently brushed at the hair on her shoulder.</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She leaned away just enough to evade the contact and looked up at him with eyes of pain.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 never </w:t>
      </w:r>
      <w:r w:rsidRPr="0006141B">
        <w:rPr>
          <w:rFonts w:ascii="Montserrat" w:hAnsi="Montserrat" w:cs="Arial"/>
          <w:i/>
          <w:sz w:val="24"/>
        </w:rPr>
        <w:t>ever</w:t>
      </w:r>
      <w:r w:rsidRPr="0006141B">
        <w:rPr>
          <w:rFonts w:ascii="Montserrat" w:hAnsi="Montserrat" w:cs="Arial"/>
          <w:sz w:val="24"/>
        </w:rPr>
        <w:t xml:space="preserve"> meant to do anything like this to you. I’d </w:t>
      </w:r>
      <w:r w:rsidRPr="0006141B">
        <w:rPr>
          <w:rFonts w:ascii="Montserrat" w:hAnsi="Montserrat" w:cs="Arial"/>
          <w:i/>
          <w:sz w:val="24"/>
        </w:rPr>
        <w:t>never</w:t>
      </w:r>
      <w:r w:rsidRPr="0006141B">
        <w:rPr>
          <w:rFonts w:ascii="Montserrat" w:hAnsi="Montserrat" w:cs="Arial"/>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Chris slipped up and nudged Jon. “Jon... about punching you. I was just so upset...” he began remorsefully. They were all in a bad situation and it could have been much worse if they had gotten carried away with violence. He shook his head and met his friend’s eye, explaining, “I’ve always felt this secret need to protect Angelica. Tonight I got to, and it scared the hell out of me to watch her come undone. But I had no business taking out my reaction on you.”</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Jon shrugged. “I deserved worse, buddy. I feel like I’ve just done the worst thing in my life,” he admitted. The three of them sat in silence for a few minutes, and Jonathan was greatly disturbed by what Angel had screamed at him. He finally couldn’t stand it and he spoke up. “When you said that... about knowing your brother, what were you talking about, Angel?” he asked cautiously.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Alex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“When he finally did begin to catch up to me, I wanted to </w:t>
      </w:r>
      <w:r w:rsidRPr="0006141B">
        <w:rPr>
          <w:rFonts w:ascii="Montserrat" w:hAnsi="Montserrat" w:cs="Arial"/>
          <w:i/>
          <w:sz w:val="24"/>
        </w:rPr>
        <w:t>keep</w:t>
      </w:r>
      <w:r w:rsidRPr="0006141B">
        <w:rPr>
          <w:rFonts w:ascii="Montserrat" w:hAnsi="Montserrat" w:cs="Arial"/>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Alex appeared above me and before I could warn him he vaulted over the log. He heard it too when he landed, followed by loud cracking as the ancient timbers gave way.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Chris and Jon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06141B">
        <w:rPr>
          <w:rFonts w:ascii="Montserrat" w:hAnsi="Montserrat" w:cs="Arial"/>
          <w:i/>
          <w:sz w:val="24"/>
        </w:rPr>
        <w:t>die</w:t>
      </w:r>
      <w:r w:rsidRPr="0006141B">
        <w:rPr>
          <w:rFonts w:ascii="Montserrat" w:hAnsi="Montserrat" w:cs="Arial"/>
          <w:sz w:val="24"/>
        </w:rPr>
        <w:t xml:space="preserve"> in that dark hole,” she stopped, trying vainly to hold back her tears.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Chris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Jon was struck, because now he did remember it. He had played with Alex ever since they were babies. One day he simply didn’t show up to play. He remembered that everyone had been very sad, but all they told him was that Alex had gone away. Eventually he had met Angelica and he forgot all about her older brother.</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“Oh my god,” he said feeling sick. What she said was true. She had been so much like Alex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 wish I’d known,” said Chris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Because it was cold, they all scooted closer together, leaning on each other, and gradually began to talk about growing up together. Chris and Jon shared some of their own fears with Angel, mostly talking to keep her distracted. They kept it up for hours, since she didn’t seem able to relax enough to fall asleep. Eventually, Chris noticed that Angel wasn’t the only one shivering. Quickly he grabbed up the blankets and started to pull off his shirt.</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“What are you doing?” Jon asked.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“Take your clothes off, both of you. We’re gonna get hypothermia in here. We need to gang up under the blankets and our clothes are only going to suck up body heat we should be sharing,” Chris explained as he slipped off his jeans. “Sorry Angelica, but this is serious.”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They all laughed weakly. Jon grinned in the dim light. “Yeah, I’ll bet he’d wish he bothered to come with us if he knew...” he said running his hand over Angel’s thigh. Angel sighed. She didn’t mind the touch, because in spite of Jon’s horrible practical joke, she trusted him. Actually, of all the boys she had grown up with, he and Chris were the only ones she had trusted when it came to taking risks. She leaned her head on Chris’ shoulder and caressed Jon’s hand on her thigh. Like many things they had explored together, they had discovered their sexuality together.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Chris sighed. “Why are you seeing that jerk anyway?” he asked plaintively.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She snorted, “You mean, why am I sleeping with that jerk,” she chuckled, knowing him better. Chris and Jon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06141B">
        <w:rPr>
          <w:rFonts w:ascii="Montserrat" w:hAnsi="Montserrat" w:cs="Arial"/>
          <w:i/>
          <w:sz w:val="24"/>
        </w:rPr>
        <w:t>would</w:t>
      </w:r>
      <w:r w:rsidRPr="0006141B">
        <w:rPr>
          <w:rFonts w:ascii="Montserrat" w:hAnsi="Montserrat" w:cs="Arial"/>
          <w:sz w:val="24"/>
        </w:rPr>
        <w:t xml:space="preserve"> fight over her; it only needed a perceived reason. They nodded their heads unhappily.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06141B">
        <w:rPr>
          <w:rFonts w:ascii="Montserrat" w:hAnsi="Montserrat" w:cs="Arial"/>
          <w:i/>
          <w:sz w:val="24"/>
        </w:rPr>
        <w:t>I’m sorry guys, I didn’t mean to hurt you either,</w:t>
      </w:r>
      <w:r w:rsidRPr="0006141B">
        <w:rPr>
          <w:rFonts w:ascii="Montserrat" w:hAnsi="Montserrat" w:cs="Arial"/>
          <w:sz w:val="24"/>
        </w:rPr>
        <w:t xml:space="preserve"> she thought, realizing that she had. Angel slid a hand up each young man’s body and stopped gently to caress a face. </w:t>
      </w:r>
      <w:r w:rsidRPr="0006141B">
        <w:rPr>
          <w:rFonts w:ascii="Montserrat" w:hAnsi="Montserrat" w:cs="Arial"/>
          <w:i/>
          <w:sz w:val="24"/>
        </w:rPr>
        <w:t>If only you cared for each other as much as you care for me.</w:t>
      </w:r>
      <w:r w:rsidRPr="0006141B">
        <w:rPr>
          <w:rFonts w:ascii="Montserrat" w:hAnsi="Montserrat" w:cs="Arial"/>
          <w:sz w:val="24"/>
        </w:rPr>
        <w:t xml:space="preserve"> She spoke to both at once, “I can never be your girl, but I will always be your friend and that’s...” she paused. </w:t>
      </w:r>
      <w:r w:rsidRPr="0006141B">
        <w:rPr>
          <w:rFonts w:ascii="Montserrat" w:hAnsi="Montserrat" w:cs="Arial"/>
          <w:i/>
          <w:sz w:val="24"/>
        </w:rPr>
        <w:t>I hope we’ve grown enough to deal with this,</w:t>
      </w:r>
      <w:r w:rsidRPr="0006141B">
        <w:rPr>
          <w:rFonts w:ascii="Montserrat" w:hAnsi="Montserrat" w:cs="Arial"/>
          <w:sz w:val="24"/>
        </w:rPr>
        <w:t xml:space="preserve"> she reflected once, knowing where she was going, “...what makes lovers.” Her head ducked down, and with great difficulty, she spoke. ”I don’t want to use you, but I </w:t>
      </w:r>
      <w:r w:rsidRPr="0006141B">
        <w:rPr>
          <w:rFonts w:ascii="Montserrat" w:hAnsi="Montserrat" w:cs="Arial"/>
          <w:i/>
          <w:sz w:val="24"/>
        </w:rPr>
        <w:t>need</w:t>
      </w:r>
      <w:r w:rsidRPr="0006141B">
        <w:rPr>
          <w:rFonts w:ascii="Montserrat" w:hAnsi="Montserrat" w:cs="Arial"/>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Maybe even humiliate them.</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Chris and Jon exchanged a look, searching each other for trust, because what she hadn’t said had still come through. She was not opening herself back up to them but asking them to open up to each other.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“This isn’t...” Jon began carefully.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 know,” Chris responded, managing to keep eye contact.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Jon sat still for a moment, then gave his hand to his old friend and grinned impishly, “Hey, I’ll still respect you in the morning.” They all laughed to ease the tension.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br w:type="page"/>
        <w:t>CHAPTER ONE ALTERNATE</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 xml:space="preserve">Night. In myth and legends a time for unearthly visitations and dark omens. For Morgan Erin Wildmuir,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Caressed by the moon, her body writhed and arched; her arm rising as if to fend off attack. This night’s ghosts were different from her usual nightmares. Her simple presence had aroused demons long buried and forgotten on this land.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Her eyes flew open.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Pain. She resisted the urge to moan. The edge of danger remained in the air as she struggled vainly to assert </w:t>
      </w:r>
      <w:r w:rsidRPr="0006141B">
        <w:rPr>
          <w:rFonts w:ascii="Montserrat" w:hAnsi="Montserrat" w:cs="Arial"/>
          <w:i/>
          <w:sz w:val="24"/>
        </w:rPr>
        <w:t>here</w:t>
      </w:r>
      <w:r w:rsidRPr="0006141B">
        <w:rPr>
          <w:rFonts w:ascii="Montserrat" w:hAnsi="Montserrat" w:cs="Arial"/>
          <w:sz w:val="24"/>
        </w:rPr>
        <w:t xml:space="preserve"> and </w:t>
      </w:r>
      <w:r w:rsidRPr="0006141B">
        <w:rPr>
          <w:rFonts w:ascii="Montserrat" w:hAnsi="Montserrat" w:cs="Arial"/>
          <w:i/>
          <w:sz w:val="24"/>
        </w:rPr>
        <w:t>now</w:t>
      </w:r>
      <w:r w:rsidRPr="0006141B">
        <w:rPr>
          <w:rFonts w:ascii="Montserrat" w:hAnsi="Montserrat" w:cs="Arial"/>
          <w:sz w:val="24"/>
        </w:rPr>
        <w:t xml:space="preserve"> over the chaos in her mind. </w:t>
      </w:r>
      <w:r w:rsidRPr="0006141B">
        <w:rPr>
          <w:rFonts w:ascii="Montserrat" w:hAnsi="Montserrat" w:cs="Arial"/>
          <w:i/>
          <w:sz w:val="24"/>
        </w:rPr>
        <w:t>So much pain,</w:t>
      </w:r>
      <w:r w:rsidRPr="0006141B">
        <w:rPr>
          <w:rFonts w:ascii="Montserrat" w:hAnsi="Montserrat" w:cs="Arial"/>
          <w:sz w:val="24"/>
        </w:rPr>
        <w:t xml:space="preserve"> she thought, </w:t>
      </w:r>
      <w:r w:rsidRPr="0006141B">
        <w:rPr>
          <w:rFonts w:ascii="Montserrat" w:hAnsi="Montserrat" w:cs="Arial"/>
          <w:i/>
          <w:sz w:val="24"/>
        </w:rPr>
        <w:t>and I haven’t even come near the scene of...</w:t>
      </w:r>
      <w:r w:rsidRPr="0006141B">
        <w:rPr>
          <w:rFonts w:ascii="Montserrat" w:hAnsi="Montserrat" w:cs="Arial"/>
          <w:sz w:val="24"/>
        </w:rPr>
        <w:t xml:space="preserve">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“This is a bad sign.”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When she was satisfied that her reality was once again safely conforming, she opened her eyes and glanced over at the clock glowing on her dresser.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r>
      <w:r w:rsidRPr="0006141B">
        <w:rPr>
          <w:rFonts w:ascii="Montserrat" w:hAnsi="Montserrat" w:cs="Arial"/>
          <w:i/>
          <w:sz w:val="24"/>
        </w:rPr>
        <w:t xml:space="preserve">Not worth it. I’ll never get back to sleep. </w:t>
      </w:r>
      <w:r w:rsidRPr="0006141B">
        <w:rPr>
          <w:rFonts w:ascii="Montserrat" w:hAnsi="Montserrat" w:cs="Arial"/>
          <w:sz w:val="24"/>
        </w:rPr>
        <w:t>Morgan ran her hands through her disheveled hair, sorting out her thoughts in a still awakening mind.</w:t>
      </w:r>
      <w:r w:rsidRPr="0006141B">
        <w:rPr>
          <w:rFonts w:ascii="Montserrat" w:hAnsi="Montserrat" w:cs="Arial"/>
          <w:i/>
          <w:sz w:val="24"/>
        </w:rPr>
        <w:t xml:space="preserve"> Richmond—that parasite—won’t get up to Aspen for another nine hours...</w:t>
      </w:r>
      <w:r w:rsidRPr="0006141B">
        <w:rPr>
          <w:rFonts w:ascii="Montserrat" w:hAnsi="Montserrat" w:cs="Arial"/>
          <w:sz w:val="24"/>
        </w:rPr>
        <w:t xml:space="preserve"> she realized. With a grimace, she dropped her hands to her hips. She looked upon the bed and its invitation to renewed dreaming.</w:t>
      </w:r>
      <w:r w:rsidRPr="0006141B">
        <w:rPr>
          <w:rFonts w:ascii="Montserrat" w:hAnsi="Montserrat" w:cs="Arial"/>
          <w:i/>
          <w:sz w:val="24"/>
        </w:rPr>
        <w:t xml:space="preserve"> I’d rather wait it out. </w:t>
      </w:r>
      <w:r w:rsidRPr="0006141B">
        <w:rPr>
          <w:rFonts w:ascii="Montserrat" w:hAnsi="Montserrat" w:cs="Arial"/>
          <w:sz w:val="24"/>
        </w:rPr>
        <w:t xml:space="preserve">She toed the comforter, but she was hot enough from her fit to forgo the added insulation. Approaching the door, she reflected, </w:t>
      </w:r>
      <w:r w:rsidRPr="0006141B">
        <w:rPr>
          <w:rFonts w:ascii="Montserrat" w:hAnsi="Montserrat" w:cs="Arial"/>
          <w:i/>
          <w:sz w:val="24"/>
        </w:rPr>
        <w:t xml:space="preserve">I expected to find some painful memories waiting for me—coming home. I didn’t expect them to nail me at the cliff house though... or, for that matter, before I’d gone back ... home. </w:t>
      </w:r>
      <w:r w:rsidRPr="0006141B">
        <w:rPr>
          <w:rFonts w:ascii="Montserrat" w:hAnsi="Montserrat" w:cs="Arial"/>
          <w:sz w:val="24"/>
        </w:rPr>
        <w:t xml:space="preserve">Her throat clenched, because for all the evil that had happened to there in one night, it remained, in her heart, just that.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Home.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In the hall, a back lit silhouette of herself, she turned and punched the wall. The shock passed through her, but the impulse to rage and destroy was harder to ground out. “Damn!” Feeling no pain, and not bothering to examine the result of her impact on the wall, she glared inwardly at herself. </w:t>
      </w:r>
      <w:r w:rsidRPr="0006141B">
        <w:rPr>
          <w:rFonts w:ascii="Montserrat" w:hAnsi="Montserrat" w:cs="Arial"/>
          <w:i/>
          <w:sz w:val="24"/>
        </w:rPr>
        <w:t xml:space="preserve">I can’t believe I lost control like that, </w:t>
      </w:r>
      <w:r w:rsidRPr="0006141B">
        <w:rPr>
          <w:rFonts w:ascii="Montserrat" w:hAnsi="Montserrat" w:cs="Arial"/>
          <w:sz w:val="24"/>
        </w:rPr>
        <w:t xml:space="preserve">she frowned. A flash of memory from her awakening followed. </w:t>
      </w:r>
      <w:r w:rsidRPr="0006141B">
        <w:rPr>
          <w:rFonts w:ascii="Montserrat" w:hAnsi="Montserrat" w:cs="Arial"/>
          <w:i/>
          <w:sz w:val="24"/>
        </w:rPr>
        <w:t>Or like that either.</w:t>
      </w:r>
      <w:r w:rsidRPr="0006141B">
        <w:rPr>
          <w:rFonts w:ascii="Montserrat" w:hAnsi="Montserrat" w:cs="Arial"/>
          <w:sz w:val="24"/>
        </w:rPr>
        <w:t xml:space="preserve">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w:t>
      </w:r>
      <w:r w:rsidRPr="0006141B">
        <w:rPr>
          <w:rFonts w:ascii="Montserrat" w:hAnsi="Montserrat" w:cs="Arial"/>
          <w:i/>
          <w:sz w:val="24"/>
        </w:rPr>
        <w:t>that</w:t>
      </w:r>
      <w:r w:rsidRPr="0006141B">
        <w:rPr>
          <w:rFonts w:ascii="Montserrat" w:hAnsi="Montserrat" w:cs="Arial"/>
          <w:sz w:val="24"/>
        </w:rPr>
        <w:t xml:space="preserve"> only when she inherited at twenty-one. It belonged to her, but that did not mean she could afford to knock holes in the walls.</w:t>
      </w:r>
    </w:p>
    <w:p w:rsidR="003C23C7" w:rsidRPr="0006141B" w:rsidRDefault="003C23C7">
      <w:pPr>
        <w:spacing w:line="360" w:lineRule="auto"/>
        <w:jc w:val="both"/>
        <w:rPr>
          <w:rFonts w:ascii="Montserrat" w:hAnsi="Montserrat" w:cs="Arial"/>
          <w:i/>
          <w:sz w:val="24"/>
        </w:rPr>
      </w:pPr>
      <w:r w:rsidRPr="0006141B">
        <w:rPr>
          <w:rFonts w:ascii="Montserrat" w:hAnsi="Montserrat" w:cs="Arial"/>
          <w:sz w:val="24"/>
        </w:rPr>
        <w:tab/>
        <w:t xml:space="preserve">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w:t>
      </w:r>
      <w:r w:rsidRPr="0006141B">
        <w:rPr>
          <w:rFonts w:ascii="Montserrat" w:hAnsi="Montserrat" w:cs="Arial"/>
          <w:i/>
          <w:sz w:val="24"/>
        </w:rPr>
        <w:t>I wonder what other omens of ill fate are lurking in wait for me...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r>
      <w:r w:rsidRPr="0006141B">
        <w:rPr>
          <w:rFonts w:ascii="Montserrat" w:hAnsi="Montserrat" w:cs="Arial"/>
          <w:i/>
          <w:sz w:val="24"/>
        </w:rPr>
        <w:t xml:space="preserve">...Here. </w:t>
      </w:r>
      <w:r w:rsidRPr="0006141B">
        <w:rPr>
          <w:rFonts w:ascii="Montserrat" w:hAnsi="Montserrat" w:cs="Arial"/>
          <w:sz w:val="24"/>
        </w:rPr>
        <w:t xml:space="preserve">the thought twisted, and she glanced down reflexively. A thick leather bound book lay on the mahogany table before the couch. She could not just walk away from it, she found. Dropping softly into the couch, she laid a hand lightly on the cover. </w:t>
      </w:r>
      <w:r w:rsidRPr="0006141B">
        <w:rPr>
          <w:rFonts w:ascii="Montserrat" w:hAnsi="Montserrat" w:cs="Arial"/>
          <w:i/>
          <w:sz w:val="24"/>
        </w:rPr>
        <w:t>God...</w:t>
      </w:r>
      <w:r w:rsidRPr="0006141B">
        <w:rPr>
          <w:rFonts w:ascii="Montserrat" w:hAnsi="Montserrat" w:cs="Arial"/>
          <w:sz w:val="24"/>
        </w:rPr>
        <w:t xml:space="preserve"> she breathed projecting to the absent author,</w:t>
      </w:r>
      <w:r w:rsidRPr="0006141B">
        <w:rPr>
          <w:rFonts w:ascii="Montserrat" w:hAnsi="Montserrat" w:cs="Arial"/>
          <w:i/>
          <w:sz w:val="24"/>
        </w:rPr>
        <w:t xml:space="preserve"> you knew I would have to come—after seeing this.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3C23C7" w:rsidRPr="0006141B" w:rsidRDefault="003C23C7">
      <w:pPr>
        <w:spacing w:line="360" w:lineRule="auto"/>
        <w:jc w:val="both"/>
        <w:rPr>
          <w:rFonts w:ascii="Montserrat" w:hAnsi="Montserrat" w:cs="Arial"/>
          <w:spacing w:val="-1"/>
          <w:sz w:val="24"/>
        </w:rPr>
      </w:pPr>
      <w:r w:rsidRPr="0006141B">
        <w:rPr>
          <w:rFonts w:ascii="Montserrat" w:hAnsi="Montserrat" w:cs="Arial"/>
          <w:sz w:val="24"/>
        </w:rPr>
        <w:tab/>
        <w:t xml:space="preserve">Despite efforts made—even by Morgan Eve Wildmuir, your great-grandmother—to establish this field, it remains barely acceptable as merely a venue of fiction. </w:t>
      </w:r>
      <w:r w:rsidRPr="0006141B">
        <w:rPr>
          <w:rFonts w:ascii="Montserrat" w:hAnsi="Montserrat" w:cs="Arial"/>
          <w:spacing w:val="-1"/>
          <w:sz w:val="24"/>
        </w:rPr>
        <w:t>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3C23C7" w:rsidRPr="0006141B" w:rsidRDefault="003C23C7">
      <w:pPr>
        <w:spacing w:line="360" w:lineRule="auto"/>
        <w:jc w:val="both"/>
        <w:rPr>
          <w:rFonts w:ascii="Montserrat" w:hAnsi="Montserrat" w:cs="Arial"/>
          <w:sz w:val="24"/>
        </w:rPr>
      </w:pPr>
      <w:r w:rsidRPr="0006141B">
        <w:rPr>
          <w:rFonts w:ascii="Montserrat" w:hAnsi="Montserrat" w:cs="Arial"/>
          <w:spacing w:val="-1"/>
          <w:sz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 xml:space="preserve"> </w:t>
      </w:r>
      <w:r w:rsidRPr="0006141B">
        <w:rPr>
          <w:rFonts w:ascii="Montserrat" w:hAnsi="Montserrat" w:cs="Arial"/>
          <w:i/>
          <w:sz w:val="24"/>
        </w:rPr>
        <w:t xml:space="preserve">I feel like I’ve opened Pandora’s box, </w:t>
      </w:r>
      <w:r w:rsidRPr="0006141B">
        <w:rPr>
          <w:rFonts w:ascii="Montserrat" w:hAnsi="Montserrat" w:cs="Arial"/>
          <w:sz w:val="24"/>
        </w:rPr>
        <w:t>she realized to her own amazement. But this was her father’s last gift to her and it had waited until she had dared to probe the tragic legacy of her loss.</w:t>
      </w:r>
      <w:r w:rsidRPr="0006141B">
        <w:rPr>
          <w:rFonts w:ascii="Montserrat" w:hAnsi="Montserrat" w:cs="Arial"/>
          <w:i/>
          <w:sz w:val="24"/>
        </w:rPr>
        <w:t xml:space="preserve"> This is the most unnerving inheritance, Dad. Why did you do it? How did you ever know I would need this? It’s like confronting an abyss—and here I am poised on the edge.</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In the morning light, the rich dark wood of the coffee table gleamed identically with the lustrous radiance of her hair. Morgan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Morgan had toured every square inch upon her arrival the previous day.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As she reached out to snatch up the broom and dust pan from the nook by the refrigerator, she glanced at the clock on the stove. It read ‘11:11’. </w:t>
      </w:r>
      <w:r w:rsidRPr="0006141B">
        <w:rPr>
          <w:rFonts w:ascii="Montserrat" w:hAnsi="Montserrat" w:cs="Arial"/>
          <w:i/>
          <w:sz w:val="24"/>
        </w:rPr>
        <w:t>When all is one,</w:t>
      </w:r>
      <w:r w:rsidRPr="0006141B">
        <w:rPr>
          <w:rFonts w:ascii="Montserrat" w:hAnsi="Montserrat" w:cs="Arial"/>
          <w:sz w:val="24"/>
        </w:rPr>
        <w:t xml:space="preserve"> her mind fished up the old saying. Then she had to grab the cat. “No Boz, let me sweep this up first.” The cat glared at her a moment, then hopped up to the counter to lick at his paws. Morgan quickly attacked the mess, but she couldn’t help wondering </w:t>
      </w:r>
      <w:r w:rsidRPr="0006141B">
        <w:rPr>
          <w:rFonts w:ascii="Montserrat" w:hAnsi="Montserrat" w:cs="Arial"/>
          <w:i/>
          <w:sz w:val="24"/>
        </w:rPr>
        <w:t>where</w:t>
      </w:r>
      <w:r w:rsidRPr="0006141B">
        <w:rPr>
          <w:rFonts w:ascii="Montserrat" w:hAnsi="Montserrat" w:cs="Arial"/>
          <w:sz w:val="24"/>
        </w:rPr>
        <w:t xml:space="preserve"> the glass had come from. Upon closer inspection the silver fragments obviously came from a mirror. Setting the full dust pan on the counter she frowned. </w:t>
      </w:r>
      <w:r w:rsidRPr="0006141B">
        <w:rPr>
          <w:rFonts w:ascii="Montserrat" w:hAnsi="Montserrat" w:cs="Arial"/>
          <w:i/>
          <w:sz w:val="24"/>
        </w:rPr>
        <w:t>...but there aren’t any mirrors in here...</w:t>
      </w:r>
      <w:r w:rsidRPr="0006141B">
        <w:rPr>
          <w:rFonts w:ascii="Montserrat" w:hAnsi="Montserrat" w:cs="Arial"/>
          <w:sz w:val="24"/>
        </w:rPr>
        <w:t xml:space="preserve"> Directly in front of her the clock changed to eleven twelve and it finally clicked. “Oh shit!!! The time! I’m going to miss my appointment!” she exclaimed in sudden alarm. In a flash, she was bolting down the hallway. The cat stared after her emitting a plaintive, “Mew???”</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 door popped open under her hand and then slammed shut. Morgan continued on past the linen closet with a towel in her hand.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t>
      </w:r>
      <w:r w:rsidRPr="0006141B">
        <w:rPr>
          <w:rFonts w:ascii="Montserrat" w:hAnsi="Montserrat" w:cs="Arial"/>
          <w:i/>
          <w:sz w:val="24"/>
        </w:rPr>
        <w:t>With my luck the shower will blow up on me next! How did I ever manage to read for so long, without realizing it!?</w:t>
      </w:r>
      <w:r w:rsidRPr="0006141B">
        <w:rPr>
          <w:rFonts w:ascii="Montserrat" w:hAnsi="Montserrat" w:cs="Arial"/>
          <w:sz w:val="24"/>
        </w:rPr>
        <w:t xml:space="preserve"> She fondled that thought for a moment.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w:t>
      </w:r>
      <w:r w:rsidRPr="0006141B">
        <w:rPr>
          <w:rFonts w:ascii="Montserrat" w:hAnsi="Montserrat" w:cs="Arial"/>
          <w:i/>
          <w:sz w:val="24"/>
        </w:rPr>
        <w:t>One has to draw the line between what is and what is not.</w:t>
      </w:r>
      <w:r w:rsidRPr="0006141B">
        <w:rPr>
          <w:rFonts w:ascii="Montserrat" w:hAnsi="Montserrat" w:cs="Arial"/>
          <w:sz w:val="24"/>
        </w:rPr>
        <w:t xml:space="preserve"> The words formed unbidden in her mind. It was less than the current of a thought, but as she undressed, a sense of it nagged at her. She slipped easily out of the night shirt as the impression evolved.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Coming at her like that it was as if her father had spoken to her from beyond the grave. She couldn’t help directing an uncertain response to him as he was in her memory. </w:t>
      </w:r>
      <w:r w:rsidRPr="0006141B">
        <w:rPr>
          <w:rFonts w:ascii="Montserrat" w:hAnsi="Montserrat" w:cs="Arial"/>
          <w:i/>
          <w:sz w:val="24"/>
        </w:rPr>
        <w:t xml:space="preserve">What is... what? And what is not... what did you mean by that?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She did not know the answer, and the moment left her dwelling on the loss of her family—</w:t>
      </w:r>
      <w:r w:rsidRPr="0006141B">
        <w:rPr>
          <w:rFonts w:ascii="Montserrat" w:hAnsi="Montserrat" w:cs="Arial"/>
          <w:i/>
          <w:sz w:val="24"/>
        </w:rPr>
        <w:t>when do you draw the line between ‘might have been’ and what is?</w:t>
      </w:r>
      <w:r w:rsidRPr="0006141B">
        <w:rPr>
          <w:rFonts w:ascii="Montserrat" w:hAnsi="Montserrat" w:cs="Arial"/>
          <w:sz w:val="24"/>
        </w:rPr>
        <w:t xml:space="preserve"> Another line resolved itself.</w:t>
      </w:r>
      <w:r w:rsidRPr="0006141B">
        <w:rPr>
          <w:rFonts w:ascii="Montserrat" w:hAnsi="Montserrat" w:cs="Arial"/>
          <w:i/>
          <w:sz w:val="24"/>
        </w:rPr>
        <w:t xml:space="preserve"> Were you trying to help me deal with your loss? </w:t>
      </w:r>
      <w:r w:rsidRPr="0006141B">
        <w:rPr>
          <w:rFonts w:ascii="Montserrat" w:hAnsi="Montserrat" w:cs="Arial"/>
          <w:sz w:val="24"/>
        </w:rPr>
        <w:t>she asked her father’s memory.</w:t>
      </w:r>
      <w:r w:rsidRPr="0006141B">
        <w:rPr>
          <w:rFonts w:ascii="Montserrat" w:hAnsi="Montserrat" w:cs="Arial"/>
          <w:i/>
          <w:sz w:val="24"/>
        </w:rPr>
        <w:t xml:space="preserve"> Did you know what was going to happen? </w:t>
      </w:r>
      <w:r w:rsidRPr="0006141B">
        <w:rPr>
          <w:rFonts w:ascii="Montserrat" w:hAnsi="Montserrat" w:cs="Arial"/>
          <w:sz w:val="24"/>
        </w:rPr>
        <w:t xml:space="preserve">The way the whole book was written it was easy to believe it </w:t>
      </w:r>
      <w:r w:rsidRPr="0006141B">
        <w:rPr>
          <w:rFonts w:ascii="Montserrat" w:hAnsi="Montserrat" w:cs="Arial"/>
          <w:i/>
          <w:sz w:val="24"/>
        </w:rPr>
        <w:t>had</w:t>
      </w:r>
      <w:r w:rsidRPr="0006141B">
        <w:rPr>
          <w:rFonts w:ascii="Montserrat" w:hAnsi="Montserrat" w:cs="Arial"/>
          <w:sz w:val="24"/>
        </w:rPr>
        <w:t xml:space="preserve"> been written for that purpose. Another line manifested from the book, and she wasn’t sure who it made more sense coming from, herself or her father. </w:t>
      </w:r>
      <w:r w:rsidRPr="0006141B">
        <w:rPr>
          <w:rFonts w:ascii="Montserrat" w:hAnsi="Montserrat" w:cs="Arial"/>
          <w:i/>
          <w:sz w:val="24"/>
        </w:rPr>
        <w:t>When do you draw the line between chance and intent?</w:t>
      </w:r>
      <w:r w:rsidRPr="0006141B">
        <w:rPr>
          <w:rFonts w:ascii="Montserrat" w:hAnsi="Montserrat" w:cs="Arial"/>
          <w:sz w:val="24"/>
        </w:rPr>
        <w:t xml:space="preserve">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She could accept that possibility about as well as she could accept her own experiences, but that still did not tell her how to make either fit into reality. Morgan shook her head, realizing that even though she had put it down it still consumed her attention, allowing time to run away from her. Thinking about her fixation on the book, the truth of her distraction came clear. </w:t>
      </w:r>
      <w:r w:rsidRPr="0006141B">
        <w:rPr>
          <w:rFonts w:ascii="Montserrat" w:hAnsi="Montserrat" w:cs="Arial"/>
          <w:i/>
          <w:sz w:val="24"/>
        </w:rPr>
        <w:t xml:space="preserve">I let myself lose track... </w:t>
      </w:r>
      <w:r w:rsidRPr="0006141B">
        <w:rPr>
          <w:rFonts w:ascii="Montserrat" w:hAnsi="Montserrat" w:cs="Arial"/>
          <w:sz w:val="24"/>
        </w:rPr>
        <w:t>Behind her, in the misting mirror, the reflection seemed to stir, clipping the edge of her awareness. She turned to gaze at it full on but whatever it was, it must have been her imagination. Leaning back into the bath stall to test the temperature of the water,</w:t>
      </w:r>
      <w:r w:rsidRPr="0006141B">
        <w:rPr>
          <w:rFonts w:ascii="Montserrat" w:hAnsi="Montserrat" w:cs="Arial"/>
          <w:i/>
          <w:sz w:val="24"/>
        </w:rPr>
        <w:t xml:space="preserve"> </w:t>
      </w:r>
      <w:r w:rsidRPr="0006141B">
        <w:rPr>
          <w:rFonts w:ascii="Montserrat" w:hAnsi="Montserrat" w:cs="Arial"/>
          <w:sz w:val="24"/>
        </w:rPr>
        <w:t xml:space="preserve">the voice intruded on her again, </w:t>
      </w:r>
      <w:r w:rsidRPr="0006141B">
        <w:rPr>
          <w:rFonts w:ascii="Montserrat" w:hAnsi="Montserrat" w:cs="Arial"/>
          <w:i/>
          <w:sz w:val="24"/>
        </w:rPr>
        <w:t>When do you draw the line between here and there...?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w:t>
      </w:r>
      <w:r w:rsidRPr="0006141B">
        <w:rPr>
          <w:rFonts w:ascii="Montserrat" w:hAnsi="Montserrat" w:cs="Arial"/>
          <w:i/>
          <w:sz w:val="24"/>
        </w:rPr>
        <w:t xml:space="preserve">Drawing a line... Is that it? </w:t>
      </w:r>
      <w:r w:rsidRPr="0006141B">
        <w:rPr>
          <w:rFonts w:ascii="Montserrat" w:hAnsi="Montserrat" w:cs="Arial"/>
          <w:sz w:val="24"/>
        </w:rPr>
        <w:t xml:space="preserve">She slid her hands down her body to spread the water’s warmth over her. </w:t>
      </w:r>
      <w:r w:rsidRPr="0006141B">
        <w:rPr>
          <w:rFonts w:ascii="Montserrat" w:hAnsi="Montserrat" w:cs="Arial"/>
          <w:i/>
          <w:sz w:val="24"/>
        </w:rPr>
        <w:t xml:space="preserve">Trying to draw a line... between dreaming and reality... between here and there... </w:t>
      </w:r>
      <w:r w:rsidRPr="0006141B">
        <w:rPr>
          <w:rFonts w:ascii="Montserrat" w:hAnsi="Montserrat" w:cs="Arial"/>
          <w:sz w:val="24"/>
        </w:rPr>
        <w:t xml:space="preserve">her skin tingled as the direction became clear, </w:t>
      </w:r>
      <w:r w:rsidRPr="0006141B">
        <w:rPr>
          <w:rFonts w:ascii="Montserrat" w:hAnsi="Montserrat" w:cs="Arial"/>
          <w:i/>
          <w:sz w:val="24"/>
        </w:rPr>
        <w:t xml:space="preserve">and I don’t want to make it to the meeting, which means I don’t want to face the memories... </w:t>
      </w:r>
      <w:r w:rsidRPr="0006141B">
        <w:rPr>
          <w:rFonts w:ascii="Montserrat" w:hAnsi="Montserrat" w:cs="Arial"/>
          <w:sz w:val="24"/>
        </w:rPr>
        <w:t>She opened her eyes and wiped the water off her face.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w:t>
      </w:r>
      <w:r w:rsidRPr="0006141B">
        <w:rPr>
          <w:rFonts w:ascii="Montserrat" w:hAnsi="Montserrat" w:cs="Arial"/>
          <w:i/>
          <w:sz w:val="24"/>
        </w:rPr>
        <w:t xml:space="preserve">But... what does that that have to do with the line..? </w:t>
      </w:r>
      <w:r w:rsidRPr="0006141B">
        <w:rPr>
          <w:rFonts w:ascii="Montserrat" w:hAnsi="Montserrat" w:cs="Arial"/>
          <w:sz w:val="24"/>
        </w:rPr>
        <w:t>All of a sudden it was right before her.</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At that instant, the power went out. In the work 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The line, she realized, was between sanity and something else. Reality and something too big to face. Something stirred in her. </w:t>
      </w:r>
      <w:r w:rsidRPr="0006141B">
        <w:rPr>
          <w:rFonts w:ascii="Montserrat" w:hAnsi="Montserrat" w:cs="Arial"/>
          <w:i/>
          <w:sz w:val="24"/>
        </w:rPr>
        <w:t>What happens when you reach that line, and something pushes you over it?</w:t>
      </w:r>
      <w:r w:rsidRPr="0006141B">
        <w:rPr>
          <w:rFonts w:ascii="Montserrat" w:hAnsi="Montserrat" w:cs="Arial"/>
          <w:sz w:val="24"/>
        </w:rPr>
        <w:t>—a strange dread darted into her head.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Morgan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Grinning at herself, she turned back to the counter mocking her thoughts. </w:t>
      </w:r>
      <w:r w:rsidRPr="0006141B">
        <w:rPr>
          <w:rFonts w:ascii="Montserrat" w:hAnsi="Montserrat" w:cs="Arial"/>
          <w:i/>
          <w:sz w:val="24"/>
        </w:rPr>
        <w:t>How strong is the boundary between here and nowhere...?</w:t>
      </w:r>
      <w:r w:rsidRPr="0006141B">
        <w:rPr>
          <w:rFonts w:ascii="Montserrat" w:hAnsi="Montserrat" w:cs="Arial"/>
          <w:sz w:val="24"/>
        </w:rPr>
        <w:t xml:space="preserv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Morgan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w:t>
      </w:r>
      <w:r w:rsidRPr="0006141B">
        <w:rPr>
          <w:rFonts w:ascii="Montserrat" w:hAnsi="Montserrat" w:cs="Arial"/>
          <w:i/>
          <w:sz w:val="24"/>
        </w:rPr>
        <w:t xml:space="preserve">strong enough, </w:t>
      </w:r>
      <w:r w:rsidRPr="0006141B">
        <w:rPr>
          <w:rFonts w:ascii="Montserrat" w:hAnsi="Montserrat" w:cs="Arial"/>
          <w:sz w:val="24"/>
        </w:rPr>
        <w:t>as she landed in a warm, wet oblivion.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Her numb body came to rest over the drain, blocking the water.</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As he moved down the hall, he heard a shower running.</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He realized that Morgan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He whipped around and saw her laying submerged in the sunken tub. The cat was sitting grimly on top of the toilet,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Morgan rolled over, moaning, and he quietly reassured her until she could limply respond to his questions. Confident that she would survive, he went to the linen closet for a dry towel. When he came back in, he had his own distress under control. Morgan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 xml:space="preserve"> [INTRO: MEW.]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Wildmuir Estate, near Aspen, Colo.</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br w:type="page"/>
        <w:t>CHAPTER TWO [ALTERNATE DRAFT : PASSION]</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Angelica flinched awake, [jarred by the quiet texture... vision quietly pierced haze of her mind]. She closed her eyes as the book dropped from her nerveless fingers. 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With a gasp, she opened her eyes.</w:t>
      </w:r>
    </w:p>
    <w:p w:rsidR="003C23C7" w:rsidRPr="0006141B" w:rsidRDefault="003C23C7">
      <w:pPr>
        <w:spacing w:line="360" w:lineRule="auto"/>
        <w:jc w:val="both"/>
        <w:rPr>
          <w:rFonts w:ascii="Montserrat" w:hAnsi="Montserrat" w:cs="Arial"/>
          <w:sz w:val="24"/>
        </w:rPr>
      </w:pPr>
      <w:r w:rsidRPr="0006141B">
        <w:rPr>
          <w:rFonts w:ascii="Montserrat" w:hAnsi="Montserrat" w:cs="Arial"/>
          <w:i/>
          <w:sz w:val="24"/>
        </w:rPr>
        <w:tab/>
        <w:t>Angela!</w:t>
      </w:r>
      <w:r w:rsidRPr="0006141B">
        <w:rPr>
          <w:rFonts w:ascii="Montserrat" w:hAnsi="Montserrat" w:cs="Arial"/>
          <w:sz w:val="24"/>
        </w:rPr>
        <w:t xml:space="preserve"> Angelica bolted out of the lawn chair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Janice Kinkade Shae-Quinn could begin to protest.</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"Angelica! What the bleeding hell is the matter with you?" her father growled, stunned by the violence of her actions. His confusion at being startled awake by a bloodcurdling scream rapidly turning to anger. Jan began backing away from her daughter, the fear that was boiling off of Angelica suddenly infected her, compelling her to intercept her husband before he could hit the hang-up button on the cradle.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"Goddamit, Angela, pick up the phone!" Angelica cried as the other end kept ringing.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"Nathan..." Jan breathed, grasping him painfully on the wrist. She suddenly remembered the day, twelve years ago, when Angela had roused the entire neighborhood in a panic only to lead them all directly to where Angelica and their son Alex had been trapped for four days at the bottom of a dry well. Too late, to the moment of her first scream, to save the boy's life.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Angelica slammed down the phone, just about to redial, when it began to ring. The color drained out of her face, and her fist clenched the reciever in a white-knuckled grip. The phone rang twice more before Jan pried her hand off and took the call. Her end of the conversation consisted of a half a dozen yesses and nos, an ohmigod, and, "we'll be on the next flight."</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Jan raised her eyes to Angelica's. Angelica's hand jerked up to cover her mouth and tears quickly began to flow over her fingers. Jan wrapped her daughter up in a crushing embrace before the girl could collapse to the floor. Nathan Angelicaander Shae-Quinn reeled in shock unwilling to put two and two together, but unable to escape the conclusion written on his wife and daughter's faces.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"What..." he croaked, "who was that? What did they say? Janice...?"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Jan raised a shaking hand, cupping the side of his face. "That was one of Angelaelle's friends at the university," she said. "She said that Angela just collapsed on her way between classes." Nathan reached for the phone only to hear the dial-tone. "They are calling for an ambulance," she said to explain the sudden disconnection, "her friend said she would inform us as soon as she knew where they were taking her, but that we should come as fast as we can."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"It's done now. They'll have her at a hospital in minutes, but we'll be lucky if we can get there by tomorrow," his wife retorted.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He absorbed this, figuring out what they would have to do quickly in his head. Before doing anything else, though, he grabbed his daughter carefully by the shoulders. "Angelica?" he probed, "Honey, can you explain what happened? How... how did you know? Is there anything you can tell us?"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 I don't know. It just hit me," she stammered, "I was just reading my book and all of a sudden it felt like I was dying." Nathan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Angela; trying his best to convince her that it </w:t>
      </w:r>
      <w:r w:rsidRPr="0006141B">
        <w:rPr>
          <w:rFonts w:ascii="Montserrat" w:hAnsi="Montserrat" w:cs="Arial"/>
          <w:i/>
          <w:sz w:val="24"/>
        </w:rPr>
        <w:t>was</w:t>
      </w:r>
      <w:r w:rsidRPr="0006141B">
        <w:rPr>
          <w:rFonts w:ascii="Montserrat" w:hAnsi="Montserrat" w:cs="Arial"/>
          <w:sz w:val="24"/>
        </w:rPr>
        <w:t xml:space="preserve"> just a coincidence.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With quiet efficiency, he set his wife and daughter to packing for an immediate trip while he called the airport and booked passage for the three of them on the first flight available. A few more calls, and his sister in law was on her way over to take care of the house, with her brother to drive them to the airport. It was early evening by the time they were all piling into the car to go when Adrienne Kinkade rushed out of the house; it was a call from the university hospital. Nathan had to sprint to beat Angelica to the phone. While he introduced himself to the man at the other end of the line, Angelica was slipping into Nathan's office picking up the extension. The doctor explained that Angelaelle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cerebro-vascular trauma. As far as the pathologists were able to determine, her brain simply closed up shop and death due to asphyxiation resulted. When Nathan asked why an autopsy was performed so quickly and without family consent, the pathologist replied that he had simply been following orders, and that all the paperwork had been properly compleated.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About halfway through the phone conversation Angelica collapsed in shock. Nathan heard the receiver drop to the floor over the phone but it didn't connect to anything until the doctor hung up. Following the hunch, he made his way to his office and found Angelica curled up on the floor. He tried to shake her out of it, but she was as bad as she had been after the accident when they had pried her off of her brother's corpse. Cursing the helplessness of the situation, he called out to his wife. There was barely time to make the flight, and Angelica had gone totally autistic on him. Still, he couldn't leave her like this. Angelica's mother came in and assessed the situation at once. Jan announced on the spot that she would drive her to the local hospital, and Nathan would have to fly down to California without them. One of them had to go, at least, and with luck, she could follow him down once Angelica was taken care of. Nathan helped drag his daughter to his wife's Ranger, gave his wife a quick hug and then he had to fly.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Janice drove carefully. Nathan had not had time to tell her the news, so she had hope for the moment, if only a dim one in light of her daughter's condition. She tried several times to get through to Angelica, asking a million questions hoping that she could get a response. She had even brought along the book the girl had dropped on the patio, since reading was one of the few things she had done during the years of her earlier withdrawal.</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Angelica off on the collapse of her sister so far away. Nor did she really know what had caused Angelica's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Angelaelle, convinced her that her eldest daughter was dead. The hope faded out of her as she went to the phone and arduously began to inquire about Angela's fate by calling the university and emergency services until she had the university hospital on the line and officially received the news of Angela's death.</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 couple of orderlies arrived, attracted by the sound of her raving greif and ushered her into one of the examination rooms where she was administered a sedative and interrogated by a doctor. After he had peiced together the tragic story and offered his empty condolances, she was taken to see Angelica.</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She entered the darkened room and found her way to the bedside. Angelica was awake, to her surprise. Angelica gripped her mother's hand and turned heavily glazed eyes up to meet hers and said huskily, "Angela's dead, mother."</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 know," Jan whispered, "Oh, baby, I know." Her heart clenched guiltily over the relief she felt to hear Angelica speak, even though her words were unbearable. There was nothing more either could say for the rest of the night, but it did not seem like Angelica would relapse now that she had faced and admitted the truth.</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 friend of mine once pointed out that silence is the mother of all sound. No matter what you are hearing, no matter the pitch, or volume, silence always overwhelms it. Most of us just ignore it, but none of us ever escape it. I supposed I can say I heard her, but in my self interested little heart, I was more interested in airing my own notions of the profound. I tilted my head to the side, I paused just long enough to suggest that I had weighed her point carefully—and then I argued right past it. I can say now that I missed the point entirely on that day. The idea lodged itself in my mind however, and gave me a framework to recognize something I had intimately understood all my life but could never grasp.</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In the intervening time I have refined a blunt version of the same idea. It might be easier to follow. For every thought that stands out clear, there is a blank page supporting and holding it together. As far as zen goes, its a hammer, but it still is one of those indirect references that leads to an understanding which is seated in the abstract rather than to the comprehension of someone’s interpretation of it.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dreaming, and defines the eternal moment. The eternal moment. Well I guess that I should explain that since I dropped it.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Those of us that exist within our own minds—that should be most of us that move about volitionally—experience everything in our lives during a point in time we call “now”. However, each minute detail occurs independantly and hopefully logically in its own time and place. There is no reason to believe that time really exists in a rigid, linear expurgation, but it is reasonable enough to admit that we get through it by following the thread that makes sense to us. We trace a line through events that allows us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which has no regard for time that allows us to make connections with what we experience now and what ever we have experienced whenever.</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You are not alone.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The enshrouding darkness reverberated to that intruding thought. I tried to look but I had not realized yet that there was nothing to look </w:t>
      </w:r>
      <w:r w:rsidRPr="0006141B">
        <w:rPr>
          <w:rFonts w:ascii="Montserrat" w:hAnsi="Montserrat" w:cs="Arial"/>
          <w:i/>
          <w:sz w:val="24"/>
        </w:rPr>
        <w:t>at</w:t>
      </w:r>
      <w:r w:rsidRPr="0006141B">
        <w:rPr>
          <w:rFonts w:ascii="Montserrat" w:hAnsi="Montserrat" w:cs="Arial"/>
          <w:sz w:val="24"/>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 don’t understand! my entire being cried out. The explosion of emotion expended in that outburst drained me to the core. I could feel what little understanding I had turning to ash as the flare was absorbed by the unknown.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Does it matter why? the voice probed. </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Parts of me absorbed this report and cringed. The horror, the mental agony I felt at the idea that whatever life was, I had gathered my self to confront only the worst possible aspect of it. And yet, I could not comprehend any other possability. My understanding, my being, was dedicated to living. To existing. I could not wrap my self around the concept “not to be”. I want to feel... whatever there is to feel. I cannot turn away. I cannot recall the magnitude of desparation and anguish that was in my mental voice, all I could feel was need.</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as things sorted themselves out i kept quiet, especially since i was crowding craig's glory through all of this. there was too much bad blood between us for for more than the coldest civility. he even earned a glare from aicovia, and probably endangered our chances of being allowed to come in-system for a look at what we had come here for, and which seemed out of reach. we carefully phrased a request to immigrate, but aicovia was keeping her cards close to her chest.</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iv</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i was confronted by craig the last evening of those opening negotiations. he informed me that aivocia's request that i be her exclusive contact required that we both remain on board the flagship. he gave me instructions for keeping him appraised of every detail in my exchanges with aicovia, reminding me that he had over-riding authority in the matter exceeded only by the admiral. i bit my lip, and wondered for the millionth time why he had this obsessive need to control my life. I also wondered if I would ever get him out of my life. when had he become my enemy?</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before the tragedy, craig had not really paid much attention to me. he had always been cool towards me, it was as if my existence was an annoying inconvenience. i was not a person to him so much as an object, and he devoted most of his energy to ignoring me whenever possible. when i became a crucial part of the project, he had dealt with me, but it seemed to pain him. he doesn't really figure into my memories until then. i think the real change was in me. 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If anything, that revelation inspired my anguish to turn into rage against the project. I could not deal with what I learned. They had created an ideal place for me to grow up--far better than the civilian world outside it. They had given me a perfect childhood and it had turned out to be a carefully crafted lie. Among the terrible secrets I never suspected were hidden in her mind, which became mine, was that one of her responsibilities was to destroy </w:t>
      </w:r>
      <w:r w:rsidRPr="0006141B">
        <w:rPr>
          <w:rFonts w:ascii="Montserrat" w:hAnsi="Montserrat"/>
          <w:i/>
          <w:sz w:val="24"/>
        </w:rPr>
        <w:t>me</w:t>
      </w:r>
      <w:r w:rsidRPr="0006141B">
        <w:rPr>
          <w:rFonts w:ascii="Montserrat" w:hAnsi="Montserrat"/>
          <w:sz w:val="24"/>
        </w:rPr>
        <w:t>, should I ever prove mentally unstable; inclined toward violent, or abusive behavior. I find it amazing that I or any other child on the reservation survived growing up,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rsidR="003C23C7" w:rsidRPr="0006141B" w:rsidRDefault="003C23C7">
      <w:pPr>
        <w:spacing w:line="360" w:lineRule="auto"/>
        <w:jc w:val="both"/>
        <w:rPr>
          <w:rFonts w:ascii="Montserrat" w:hAnsi="Montserrat"/>
          <w:sz w:val="24"/>
        </w:rPr>
      </w:pPr>
      <w:r w:rsidRPr="0006141B">
        <w:rPr>
          <w:rFonts w:ascii="Montserrat" w:hAnsi="Montserrat"/>
          <w:sz w:val="24"/>
        </w:rPr>
        <w:tab/>
        <w:t>but i knew it now. that knowledge opened my eyes to a lot of people, and especially to craig. craig was afraid of me. he was jealous of me. as i rebelled against the betrayal i felt on the part of the project, craig struggled more to assert his authority over me. the more he tried to break me to the bit, the more i threw him off. i didn't hate him, but he provoked a large measure of my rage. he was too damned stubborn about having his way with me. i didn't know why. i didn't know what he wanted from me. I could never figure it out. whatever he wanted, it rubbed me the wrong way. my instincts always warned me away from him.</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was approached by an old family friend--alan eric o'neal, also a former project member from the reservation where i grew up--and asked to volunteer for operation exodus, before i could be conscripted. imagine my surprise. on his advice i was recruited as a volunteer for operation exodus. at the time all actives were being rounded up and subjected to testing, licensing and regulation. i had been out of contact for some time, so he'd had to track me down at my current home in scotland. i was there alone, and when he intruded on my isolation, i was forced to realize that i was lonely. </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show</w:t>
      </w:r>
      <w:r w:rsidRPr="0006141B">
        <w:rPr>
          <w:rFonts w:ascii="Montserrat" w:hAnsi="Montserrat"/>
          <w:sz w:val="24"/>
        </w:rPr>
        <w:tab/>
        <w:t xml:space="preserve">as our ships fell into orbit around ajea, ironically the third world from the blue-white sun ao, a dialogue began between the ajean and myself, as i was stuck as the principal of contact. i tried to convey the desperation of our situation to the ajean. </w:t>
      </w:r>
    </w:p>
    <w:p w:rsidR="003C23C7" w:rsidRPr="0006141B" w:rsidRDefault="003C23C7">
      <w:pPr>
        <w:spacing w:line="360" w:lineRule="auto"/>
        <w:jc w:val="both"/>
        <w:rPr>
          <w:rFonts w:ascii="Montserrat" w:hAnsi="Montserrat"/>
          <w:sz w:val="24"/>
        </w:rPr>
      </w:pPr>
      <w:r w:rsidRPr="0006141B">
        <w:rPr>
          <w:rFonts w:ascii="Montserrat" w:hAnsi="Montserrat"/>
          <w:sz w:val="24"/>
        </w:rPr>
        <w:t>show &amp; reflect</w:t>
      </w: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show</w:t>
      </w:r>
      <w:r w:rsidRPr="0006141B">
        <w:rPr>
          <w:rFonts w:ascii="Montserrat" w:hAnsi="Montserrat"/>
          <w:sz w:val="24"/>
        </w:rPr>
        <w:tab/>
        <w:t>expressing sympathy for our plight, the ajeans quickly negotiated a quarantined settlement on their world.</w:t>
      </w:r>
      <w:r w:rsidRPr="0006141B">
        <w:rPr>
          <w:rFonts w:ascii="Montserrat" w:hAnsi="Montserrat"/>
          <w:color w:val="000000"/>
          <w:sz w:val="24"/>
        </w:rPr>
        <w:t xml:space="preserve"> we were invited to settle the acheingly beautiful world in a carefully arranged isolation from the native establishments. we were told to expect an odd number of years of strictly limited contact between our two cultures. we were also warned against penetrating the deep lush wilds bordering our reservation, which had a disturbing, perhaps even threatening sound to the majority of the colonists. as we settled in we were joined by natives who come to attend to the colony.</w:t>
      </w:r>
    </w:p>
    <w:p w:rsidR="003C23C7" w:rsidRPr="0006141B" w:rsidRDefault="003C23C7">
      <w:pPr>
        <w:spacing w:line="360" w:lineRule="auto"/>
        <w:jc w:val="both"/>
        <w:rPr>
          <w:rFonts w:ascii="Montserrat" w:hAnsi="Montserrat"/>
          <w:sz w:val="24"/>
        </w:rPr>
      </w:pP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ø</w:t>
      </w:r>
      <w:r w:rsidRPr="0006141B">
        <w:rPr>
          <w:rFonts w:ascii="Montserrat" w:hAnsi="Montserrat"/>
          <w:sz w:val="24"/>
        </w:rPr>
        <w:tab/>
        <w:t>a distressing number of questions had to go unanswered as a frantic effort was made to accommodate an exodus from our dying ships to the haven of angel colony</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over the next few ajean years, a cautious and curious ajean population </w:t>
      </w:r>
      <w:r w:rsidRPr="0006141B">
        <w:rPr>
          <w:rFonts w:ascii="Montserrat" w:hAnsi="Montserrat"/>
          <w:color w:val="000000"/>
          <w:sz w:val="24"/>
        </w:rPr>
        <w:t xml:space="preserve">attends to and </w:t>
      </w:r>
      <w:r w:rsidRPr="0006141B">
        <w:rPr>
          <w:rFonts w:ascii="Montserrat" w:hAnsi="Montserrat"/>
          <w:sz w:val="24"/>
        </w:rPr>
        <w:t xml:space="preserve">communicates solely through fifty-one ajean representatives · the parity of their number to that of </w:t>
      </w:r>
      <w:r w:rsidRPr="0006141B">
        <w:rPr>
          <w:rFonts w:ascii="Montserrat" w:hAnsi="Montserrat"/>
          <w:color w:val="000000"/>
          <w:sz w:val="24"/>
        </w:rPr>
        <w:t>active class three's in the colony and in whom their native guides invested the greatest part of their attention,</w:t>
      </w:r>
      <w:r w:rsidRPr="0006141B">
        <w:rPr>
          <w:rFonts w:ascii="Montserrat" w:hAnsi="Montserrat"/>
          <w:sz w:val="24"/>
        </w:rPr>
        <w:t xml:space="preserve"> did not escape the colonists' notice.</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r>
      <w:r w:rsidRPr="0006141B">
        <w:rPr>
          <w:rFonts w:ascii="Montserrat" w:hAnsi="Montserrat"/>
          <w:sz w:val="24"/>
        </w:rPr>
        <w:t>i tried tirelessly to understand the ajeans.</w:t>
      </w:r>
      <w:r w:rsidRPr="0006141B">
        <w:rPr>
          <w:rFonts w:ascii="Montserrat" w:hAnsi="Montserrat"/>
          <w:color w:val="000000"/>
          <w:sz w:val="24"/>
        </w:rPr>
        <w:t xml:space="preserve"> i was caught between my personal and practical curiosity regarding our new home and its indigenous people, and my awareness of very dangerous unease among the psi blind colonists that daily threatened erupt into something darker and more primal.</w:t>
      </w:r>
      <w:r w:rsidRPr="0006141B">
        <w:rPr>
          <w:rFonts w:ascii="Montserrat" w:hAnsi="Montserrat"/>
          <w:sz w:val="24"/>
        </w:rPr>
        <w:t xml:space="preserve"> in quiet moments, throughout our acclimatization of the colony to ajea, i probed my associate, the same ajean from that first encounter. gradually, i began to understand the world and the people we had asked to become a part of. i found my</w:t>
      </w:r>
      <w:r w:rsidRPr="0006141B">
        <w:rPr>
          <w:rFonts w:ascii="Montserrat" w:hAnsi="Montserrat"/>
          <w:color w:val="000000"/>
          <w:sz w:val="24"/>
        </w:rPr>
        <w:t>self poised on a very thin and deadly line between the known and the unknown, unable to resist probing the paradox of these exotically human aliens.</w:t>
      </w:r>
    </w:p>
    <w:p w:rsidR="003C23C7" w:rsidRPr="0006141B" w:rsidRDefault="003C23C7">
      <w:pPr>
        <w:spacing w:line="360" w:lineRule="auto"/>
        <w:jc w:val="both"/>
        <w:rPr>
          <w:rFonts w:ascii="Montserrat" w:hAnsi="Montserrat"/>
          <w:color w:val="000000"/>
          <w:sz w:val="24"/>
        </w:rPr>
      </w:pPr>
    </w:p>
    <w:p w:rsidR="003C23C7" w:rsidRPr="0006141B" w:rsidRDefault="003C23C7">
      <w:pPr>
        <w:spacing w:line="360" w:lineRule="auto"/>
        <w:jc w:val="both"/>
        <w:rPr>
          <w:rFonts w:ascii="Montserrat" w:hAnsi="Montserrat"/>
          <w:sz w:val="24"/>
        </w:rPr>
      </w:pPr>
      <w:r w:rsidRPr="0006141B">
        <w:rPr>
          <w:rFonts w:ascii="Montserrat" w:hAnsi="Montserrat"/>
          <w:color w:val="000000"/>
          <w:sz w:val="24"/>
        </w:rPr>
        <w:tab/>
      </w:r>
      <w:r w:rsidRPr="0006141B">
        <w:rPr>
          <w:rFonts w:ascii="Montserrat" w:hAnsi="Montserrat"/>
          <w:sz w:val="24"/>
        </w:rPr>
        <w:t>hard answers were hard to come by, but i learned a lot--as did many of the other ajean paired actives--just by looking for the answers that expressed themselves in our hosts and in our hosts' world, language and culture. finally, when the representative pairs had reached a certain level of understanding, we, the fifty-one actives, were invited to the homes of our associated ajean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b/>
        <w: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avon</w:t>
      </w:r>
      <w:r w:rsidRPr="0006141B">
        <w:rPr>
          <w:rFonts w:ascii="Montserrat" w:hAnsi="Montserrat"/>
          <w:sz w:val="24"/>
        </w:rPr>
        <w:tab/>
        <w:t>an exotic race, the ajeans. a polymorphic race of three sexes and seven genders that is otherwise is difficult to distinguish from human. a complex species derived from human, alien-human analogue, and alien-umbric ancestors. a painful fusion of near, but not universally compatible races acheived during a long exile from an intergalactic civilization. avon possess a high order of psionic potential, derived in gestalt from those distinguished ancestors. avon are not unique to ajea, and there is at least one on ajea who can be traced to earth.</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alyn</w:t>
      </w:r>
      <w:r w:rsidRPr="0006141B">
        <w:rPr>
          <w:rFonts w:ascii="Montserrat" w:hAnsi="Montserrat"/>
          <w:sz w:val="24"/>
        </w:rPr>
        <w:tab/>
        <w:t>discovered at the dawn of our existence millennia before the word 'human' had even been coined, we were presented as a consort race--as a gift--to an older and vastly more advanced race. our naked innocence and our inexplicable biological compatibility appealed to the lyn, an ancient race of beings our eldest ancestors perceived as gods. to the lyn, we are the second coming of their race. they called us alyn. unfortunately, alyn and lyn were not alone in the universe. alyn were not ready for the arena in which our suitors held court. not much sooner than the lyn had carried alyn unwittingly to the stars, we became a bone of contention among the heavenly civilizations. for all the infinite forms of life, this strange coincidence did not sit well with many billions of individuals, many of them themselves lyn. literally any excuse sufficed to attack the marriage of alyn and lyn. from our side of the equation, there are many stories, myths and legends dealing with what happened in that dark age. from their side there is only one, but it is a long one.</w:t>
      </w:r>
    </w:p>
    <w:p w:rsidR="003C23C7" w:rsidRPr="0006141B" w:rsidRDefault="003C23C7">
      <w:pPr>
        <w:spacing w:line="360" w:lineRule="auto"/>
        <w:jc w:val="both"/>
        <w:rPr>
          <w:rFonts w:ascii="Montserrat" w:hAnsi="Montserrat"/>
          <w:sz w:val="24"/>
        </w:rPr>
      </w:pPr>
      <w:r w:rsidRPr="0006141B">
        <w:rPr>
          <w:rFonts w:ascii="Montserrat" w:hAnsi="Montserrat"/>
          <w:sz w:val="24"/>
        </w:rPr>
        <w:tab/>
        <w:t>in brief, alyn, identical to the powerful lyn in everything save their bi-sexuality, were seen as clever animals. an ideal servitor race. alyn were bred and raised by a number of prominant races from stock acquired from an undisclosed aeva hunt world. alyn proved to possess disturbing native intelligence and adapted frighteningly well to the sophisticated cultures they were bred to serve. alyn also proved to have psi potential. alyn possessed an attraction for aena lyn and the inscrutible and utterly alien aeva. asexual lyn had delighted in the sexuallity of their consort race, and inevitably interbred. aeva had an interest in alyn that was for them sexual in its own way. the alyn mind had a profoundly aeva aspect uncommon to aena races, a compatability aeva strove to exploit. as these inter-species unions came out opposition formed intent on driving alyn out of the intergalactic society and purging the corrupted elements of lyn and aeva. quarantine and exile brought the conflict to a low simmer. a relative peace which the ascent of man from earth threatens to shatter.</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ajeaen perspective on psi. the relationship between body and spirit and mind · in the body there is the matter of design, the structuring of the complex of form and function. the question of genetics is not wholly an answer to true evolution, but only that part which considers the inheritance of capability. the lyn are heir to a more generous genetic legacy due to their testing in a far harsher environment than any planetary ecology. likewise man is facing a harsher environment than in its infancy and is adapting to thrive in it–somewhat abetted by certain demonstrative examples. the evolution of mind is a less confined issue as the depth of potential and breadth of possibilities are greater 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 s evolution. the direct influence of the mind upon creation through art and the indirect influence of mind through artifice. these are but points on a continuum really. in order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which by its definition is exceedingly fragile and delicate. in the spirit does the mind learn what gossamer film the universe truly is--how fleeting and beautiful. any stable path proceeds along all three domains in concert and in unison for to stint on any is to damn the passage to futility. it is to this that the trials of av come to point and purpose. she is just one among all students in a class more intrigued with its own whims and follies than with the promise of the goal to attain.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br w:type="page"/>
        <w:t>REFLECTION</w:t>
      </w:r>
      <w:r w:rsidRPr="0006141B">
        <w:rPr>
          <w:rFonts w:ascii="Montserrat" w:hAnsi="Montserrat"/>
          <w:sz w:val="24"/>
        </w:rPr>
        <w:tab/>
        <w:t>PLOTTING--CONTINUED</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sphere of authority</w:t>
      </w:r>
      <w:r w:rsidRPr="0006141B">
        <w:rPr>
          <w:rFonts w:ascii="Montserrat" w:hAnsi="Montserrat"/>
          <w:sz w:val="24"/>
        </w:rPr>
        <w:tab/>
        <w:t>reflection : part two</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b/>
        <w:t>over the next seven years, we were adopted into the avon lyn culture. as we partook in this process, we begin to learn the history of ajea and began to discover secrets of the culture's art--a technology based on their own psionic evolution and their exploration of this innate quality. we also discovered and came to terms with the exotic differences between our separate humanities</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we were delighted by the opportunity to finally see the world we had invaded before it could inevitably be altered by our presence within it. we were introduced to the ajean life by living it through its many stages, starting among the unnamed.</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the majority of the ajean population lived in the wild, naked and free from obligation. this primal environment nurtured survival traits in nature's own harsh way, and it was a life with raw beauty and unexpected physical, mental and spiritual depth.</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we learned the principles of responsibility, obligation and authority governing the entrance and participation in civilization as we moved on, passing through the rites of naming to become a part of the domestic base of the governing society.</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we saw how the society encouraged each individual to rise to her personal level of excellence in a system where an individual was judged only on the grounds of her ability to fulfill the obligations of the responsibility she assumed.</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each individual was motivated by the pursuit and cultivation of her own identity through the roles she chose for her participation in society.</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opportunities were created through three schools of thought, each sphere containing its own spectrum of shades and variations on the three predominant themes of a central, unifying perspective on existence</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we realized that we were being subtly courted, and seduced into the ajean way of life--our adoption a vehicle for introducing their way of life into the colony we were perceived to govern.</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t>in this odd number of years the strictly limited contact between our two cultures, the interface took on a disturbing, perhaps threatening pattern in the eyes of the majority of the colonists. my sympathies and loyalties were questioned by my superior officers.</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i was forced to confront my guide with the cold truth of the mistake they had made in perceiving the possession of authority among the colonists. in truth our only authority amongst our people came from the regard of the ajeans for us.</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it was clear that the exotics had extended an invitation for the colony to join their society and become a part of their world rather than remain outsiders to it.</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when we went back we took with us our young households, schools and courts by which we--and any of the colonists who also choose to go native--had been embraced and are represented in the ajean circle of authority; their government.</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when we arrived, we discovered that the colony had already begun setting its stamp on its corner of the world, that the first percentage of the seventeen million cryo-babies we had brought with us had already been born. my actions were criticized and my motives condemned by prominent colony authorities.</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color w:val="000000"/>
          <w:sz w:val="24"/>
        </w:rPr>
      </w:pPr>
      <w:r w:rsidRPr="0006141B">
        <w:rPr>
          <w:rFonts w:ascii="Montserrat" w:hAnsi="Montserrat"/>
          <w:color w:val="000000"/>
          <w:sz w:val="24"/>
        </w:rPr>
        <w:tab/>
        <w:t>a question of legitimacy of authority between ajean and human establishments erupted into a hostile dispute. my active peers and i were accused of selling out the colonists to gain power over them through ajean custom and the ajean authorities were disappointed in our inability to control the population tentatively left to our jurisdiction. the ajeans sternly advised us actives to exercise our power to bring the colony in line and rein in its dangerous expansion. the hint of implicitly dire consequences should we ignore this advice disturbed me especially. i retreated into the wild to consider my options. my rash probing brought me into contact with a third and awesomely alien interest in the situation. an aeva. this entity filled in a number of blanks in the avon account of history, and insisted that i was myself avon and not, as i claimed, human. the aeva also described the purge and the allure that alyn hold for aeva that inevitably would call aeva down on the colony, in a manner not in the colony's best interest. before i could act on this revelation, i was waylaid and my psi capability subdued by colony authorities. my warnings fell on deaf ears.</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color w:val="000000"/>
          <w:sz w:val="24"/>
        </w:rPr>
        <w:tab/>
        <w:t>i was aware that the only sure way for the colony authority to protect itself from us "renegade" actives was to subdue and execute us. powerless myself, i somehow had to pursuade one of my captors that executing the actives would be suicide for the colony. the man was decided when the aeva threat suddenly manifested itself. the other actives, alerted to my capture had all withdrawn from the south wing. i alone stood between the colony's children and the unmistakable manifestation of the avea, a dragon. i had no option but to</w:t>
      </w:r>
      <w:r w:rsidRPr="0006141B">
        <w:rPr>
          <w:rFonts w:ascii="Montserrat" w:hAnsi="Montserrat"/>
          <w:sz w:val="24"/>
        </w:rPr>
        <w:t xml:space="preserve"> unleash the full fury of an active class three. </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arden ends in awe over the fact of her survival and withdraws from the mind of her daughter in which she found herself reflected.</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br w:type="page"/>
        <w:t>REFLECTION</w:t>
      </w:r>
      <w:r w:rsidRPr="0006141B">
        <w:rPr>
          <w:rFonts w:ascii="Montserrat" w:hAnsi="Montserrat"/>
          <w:sz w:val="24"/>
        </w:rPr>
        <w:tab/>
        <w:t>ELEMENTS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ages of arden eve </w:t>
      </w:r>
      <w:r w:rsidRPr="0006141B">
        <w:rPr>
          <w:rFonts w:ascii="Montserrat" w:hAnsi="Montserrat"/>
          <w:sz w:val="24"/>
        </w:rPr>
        <w:tab/>
        <w:t>reflection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color w:val="FFFFFF"/>
          <w:sz w:val="24"/>
        </w:rPr>
      </w:pPr>
      <w:r w:rsidRPr="0006141B">
        <w:rPr>
          <w:rFonts w:ascii="Montserrat" w:hAnsi="Montserrat"/>
          <w:color w:val="FFFFFF"/>
          <w:sz w:val="24"/>
        </w:rPr>
        <w:t>REFLECTION</w:t>
      </w:r>
    </w:p>
    <w:p w:rsidR="003C23C7" w:rsidRPr="0006141B" w:rsidRDefault="003C23C7">
      <w:pPr>
        <w:spacing w:line="360" w:lineRule="auto"/>
        <w:jc w:val="both"/>
        <w:rPr>
          <w:rFonts w:ascii="Montserrat" w:hAnsi="Montserrat"/>
          <w:color w:val="FFFFFF"/>
          <w:sz w:val="24"/>
        </w:rPr>
      </w:pPr>
      <w:r w:rsidRPr="0006141B">
        <w:rPr>
          <w:rFonts w:ascii="Montserrat" w:hAnsi="Montserrat"/>
          <w:color w:val="FFFFFF"/>
          <w:sz w:val="24"/>
        </w:rPr>
        <w:t>OUTLINE</w:t>
      </w:r>
    </w:p>
    <w:p w:rsidR="003C23C7" w:rsidRPr="0006141B" w:rsidRDefault="003C23C7">
      <w:pPr>
        <w:spacing w:line="360" w:lineRule="auto"/>
        <w:jc w:val="both"/>
        <w:rPr>
          <w:rFonts w:ascii="Montserrat" w:hAnsi="Montserrat"/>
          <w:color w:val="FFFFFF"/>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REFLECTION</w:t>
      </w:r>
    </w:p>
    <w:p w:rsidR="003C23C7" w:rsidRPr="0006141B" w:rsidRDefault="003C23C7">
      <w:pPr>
        <w:spacing w:line="360" w:lineRule="auto"/>
        <w:jc w:val="both"/>
        <w:rPr>
          <w:rFonts w:ascii="Montserrat" w:hAnsi="Montserrat"/>
          <w:sz w:val="24"/>
        </w:rPr>
      </w:pPr>
      <w:r w:rsidRPr="0006141B">
        <w:rPr>
          <w:rFonts w:ascii="Montserrat" w:hAnsi="Montserrat"/>
          <w:sz w:val="24"/>
        </w:rPr>
        <w:t>PACING</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1--3</w:t>
      </w:r>
    </w:p>
    <w:p w:rsidR="003C23C7" w:rsidRPr="0006141B" w:rsidRDefault="003C23C7">
      <w:pPr>
        <w:spacing w:line="360" w:lineRule="auto"/>
        <w:jc w:val="both"/>
        <w:rPr>
          <w:rFonts w:ascii="Montserrat" w:hAnsi="Montserrat"/>
          <w:sz w:val="24"/>
        </w:rPr>
      </w:pPr>
      <w:r w:rsidRPr="0006141B">
        <w:rPr>
          <w:rFonts w:ascii="Montserrat" w:hAnsi="Montserrat"/>
          <w:sz w:val="24"/>
        </w:rPr>
        <w:t>opening run · introductions and establishing sequences · initial problem</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4--6</w:t>
      </w:r>
    </w:p>
    <w:p w:rsidR="003C23C7" w:rsidRPr="0006141B" w:rsidRDefault="003C23C7">
      <w:pPr>
        <w:spacing w:line="360" w:lineRule="auto"/>
        <w:jc w:val="both"/>
        <w:rPr>
          <w:rFonts w:ascii="Montserrat" w:hAnsi="Montserrat"/>
          <w:sz w:val="24"/>
        </w:rPr>
      </w:pPr>
      <w:r w:rsidRPr="0006141B">
        <w:rPr>
          <w:rFonts w:ascii="Montserrat" w:hAnsi="Montserrat"/>
          <w:sz w:val="24"/>
        </w:rPr>
        <w:t>staging and insertion · beginning of complications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7--10</w:t>
      </w:r>
    </w:p>
    <w:p w:rsidR="003C23C7" w:rsidRPr="0006141B" w:rsidRDefault="003C23C7">
      <w:pPr>
        <w:spacing w:line="360" w:lineRule="auto"/>
        <w:jc w:val="both"/>
        <w:rPr>
          <w:rFonts w:ascii="Montserrat" w:hAnsi="Montserrat"/>
          <w:sz w:val="24"/>
        </w:rPr>
      </w:pPr>
      <w:r w:rsidRPr="0006141B">
        <w:rPr>
          <w:rFonts w:ascii="Montserrat" w:hAnsi="Montserrat"/>
          <w:sz w:val="24"/>
        </w:rPr>
        <w:t>articulation and association · increased complications, heightened tensions, divisiveness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11--13</w:t>
      </w:r>
    </w:p>
    <w:p w:rsidR="003C23C7" w:rsidRPr="0006141B" w:rsidRDefault="003C23C7">
      <w:pPr>
        <w:spacing w:line="360" w:lineRule="auto"/>
        <w:jc w:val="both"/>
        <w:rPr>
          <w:rFonts w:ascii="Montserrat" w:hAnsi="Montserrat"/>
          <w:sz w:val="24"/>
        </w:rPr>
      </w:pPr>
      <w:r w:rsidRPr="0006141B">
        <w:rPr>
          <w:rFonts w:ascii="Montserrat" w:hAnsi="Montserrat"/>
          <w:sz w:val="24"/>
        </w:rPr>
        <w:t>conflict · internal and external pressures generate flare-ups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14--20</w:t>
      </w:r>
    </w:p>
    <w:p w:rsidR="003C23C7" w:rsidRPr="0006141B" w:rsidRDefault="003C23C7">
      <w:pPr>
        <w:spacing w:line="360" w:lineRule="auto"/>
        <w:jc w:val="both"/>
        <w:rPr>
          <w:rFonts w:ascii="Montserrat" w:hAnsi="Montserrat"/>
          <w:sz w:val="24"/>
        </w:rPr>
      </w:pPr>
      <w:r w:rsidRPr="0006141B">
        <w:rPr>
          <w:rFonts w:ascii="Montserrat" w:hAnsi="Montserrat"/>
          <w:sz w:val="24"/>
        </w:rPr>
        <w:t>interface · arden explores avon lyn culture while pressures build up to crisis at home · perspective shift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21--28</w:t>
      </w:r>
    </w:p>
    <w:p w:rsidR="003C23C7" w:rsidRPr="0006141B" w:rsidRDefault="003C23C7">
      <w:pPr>
        <w:spacing w:line="360" w:lineRule="auto"/>
        <w:jc w:val="both"/>
        <w:rPr>
          <w:rFonts w:ascii="Montserrat" w:hAnsi="Montserrat"/>
          <w:sz w:val="24"/>
        </w:rPr>
      </w:pPr>
      <w:r w:rsidRPr="0006141B">
        <w:rPr>
          <w:rFonts w:ascii="Montserrat" w:hAnsi="Montserrat"/>
          <w:sz w:val="24"/>
        </w:rPr>
        <w:t>crisis · opposition solidifies at the introduction of ajean culture into colony society · a series of increasingly threatening confrontations erupts into climax</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29--30</w:t>
      </w:r>
    </w:p>
    <w:p w:rsidR="003C23C7" w:rsidRPr="0006141B" w:rsidRDefault="003C23C7">
      <w:pPr>
        <w:spacing w:line="360" w:lineRule="auto"/>
        <w:jc w:val="both"/>
        <w:rPr>
          <w:rFonts w:ascii="Montserrat" w:hAnsi="Montserrat"/>
          <w:sz w:val="24"/>
        </w:rPr>
      </w:pPr>
      <w:r w:rsidRPr="0006141B">
        <w:rPr>
          <w:rFonts w:ascii="Montserrat" w:hAnsi="Montserrat"/>
          <w:sz w:val="24"/>
        </w:rPr>
        <w:t>climax · arden pits her self against the prejudice of the colony authority, the threat of the aeva to innocent colonists, and the threat posed by the colony to the rest of ajean life · in conclusion arden proves that the colony does not dare oppose the influence of arden and her mission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REFLECTION</w:t>
      </w:r>
    </w:p>
    <w:p w:rsidR="003C23C7" w:rsidRPr="0006141B" w:rsidRDefault="003C23C7">
      <w:pPr>
        <w:spacing w:line="360" w:lineRule="auto"/>
        <w:jc w:val="both"/>
        <w:rPr>
          <w:rFonts w:ascii="Montserrat" w:hAnsi="Montserrat"/>
          <w:sz w:val="24"/>
        </w:rPr>
      </w:pPr>
      <w:r w:rsidRPr="0006141B">
        <w:rPr>
          <w:rFonts w:ascii="Montserrat" w:hAnsi="Montserrat"/>
          <w:sz w:val="24"/>
        </w:rPr>
        <w:t>CAST &amp; CHORUS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pacing w:val="-1"/>
          <w:sz w:val="24"/>
          <w:u w:val="single"/>
        </w:rPr>
      </w:pPr>
      <w:r w:rsidRPr="0006141B">
        <w:rPr>
          <w:rFonts w:ascii="Montserrat" w:hAnsi="Montserrat"/>
          <w:spacing w:val="-1"/>
          <w:sz w:val="24"/>
          <w:u w:val="single"/>
        </w:rPr>
        <w:t>voice</w:t>
      </w:r>
    </w:p>
    <w:p w:rsidR="003C23C7" w:rsidRPr="0006141B" w:rsidRDefault="003C23C7">
      <w:pPr>
        <w:spacing w:line="360" w:lineRule="auto"/>
        <w:jc w:val="both"/>
        <w:rPr>
          <w:rFonts w:ascii="Montserrat" w:hAnsi="Montserrat"/>
          <w:spacing w:val="-1"/>
          <w:sz w:val="24"/>
          <w:u w:val="single"/>
        </w:rPr>
      </w:pPr>
    </w:p>
    <w:p w:rsidR="003C23C7" w:rsidRPr="0006141B" w:rsidRDefault="003C23C7">
      <w:pPr>
        <w:spacing w:line="360" w:lineRule="auto"/>
        <w:jc w:val="both"/>
        <w:rPr>
          <w:rFonts w:ascii="Montserrat" w:hAnsi="Montserrat"/>
          <w:spacing w:val="-1"/>
          <w:sz w:val="24"/>
          <w:u w:val="single"/>
        </w:rPr>
      </w:pPr>
      <w:r w:rsidRPr="0006141B">
        <w:rPr>
          <w:rFonts w:ascii="Montserrat" w:hAnsi="Montserrat"/>
          <w:spacing w:val="-1"/>
          <w:sz w:val="24"/>
          <w:u w:val="single"/>
        </w:rPr>
        <w:t>asset--gabriel</w:t>
      </w:r>
    </w:p>
    <w:p w:rsidR="003C23C7" w:rsidRPr="0006141B" w:rsidRDefault="003C23C7">
      <w:pPr>
        <w:spacing w:line="360" w:lineRule="auto"/>
        <w:jc w:val="both"/>
        <w:rPr>
          <w:rFonts w:ascii="Montserrat" w:hAnsi="Montserrat"/>
          <w:spacing w:val="-1"/>
          <w:sz w:val="24"/>
          <w:u w:val="single"/>
        </w:rPr>
      </w:pPr>
    </w:p>
    <w:p w:rsidR="003C23C7" w:rsidRPr="0006141B" w:rsidRDefault="003C23C7">
      <w:pPr>
        <w:spacing w:line="360" w:lineRule="auto"/>
        <w:jc w:val="both"/>
        <w:rPr>
          <w:rFonts w:ascii="Montserrat" w:hAnsi="Montserrat"/>
          <w:sz w:val="24"/>
        </w:rPr>
      </w:pPr>
      <w:r w:rsidRPr="0006141B">
        <w:rPr>
          <w:rFonts w:ascii="Montserrat" w:hAnsi="Montserrat"/>
          <w:sz w:val="24"/>
        </w:rPr>
        <w:t>red</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arden eve sinclair</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pacing w:val="-1"/>
          <w:sz w:val="24"/>
        </w:rPr>
        <w:t>active iii · lieutenant · former contractor isp · oregon prrp</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athena morgan sinclair</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pacing w:val="-1"/>
          <w:sz w:val="24"/>
          <w:u w:val="single"/>
        </w:rPr>
      </w:pPr>
      <w:r w:rsidRPr="0006141B">
        <w:rPr>
          <w:rFonts w:ascii="Montserrat" w:hAnsi="Montserrat"/>
          <w:spacing w:val="-1"/>
          <w:sz w:val="24"/>
          <w:u w:val="single"/>
        </w:rPr>
        <w:t>harmonies</w:t>
      </w:r>
    </w:p>
    <w:p w:rsidR="003C23C7" w:rsidRPr="0006141B" w:rsidRDefault="003C23C7">
      <w:pPr>
        <w:spacing w:line="360" w:lineRule="auto"/>
        <w:jc w:val="both"/>
        <w:rPr>
          <w:rFonts w:ascii="Montserrat" w:hAnsi="Montserrat"/>
          <w:spacing w:val="-1"/>
          <w:sz w:val="24"/>
          <w:u w:val="single"/>
        </w:rPr>
      </w:pPr>
    </w:p>
    <w:p w:rsidR="003C23C7" w:rsidRPr="0006141B" w:rsidRDefault="003C23C7">
      <w:pPr>
        <w:spacing w:line="360" w:lineRule="auto"/>
        <w:jc w:val="both"/>
        <w:rPr>
          <w:rFonts w:ascii="Montserrat" w:hAnsi="Montserrat"/>
          <w:spacing w:val="-1"/>
          <w:sz w:val="24"/>
          <w:u w:val="single"/>
        </w:rPr>
      </w:pPr>
      <w:r w:rsidRPr="0006141B">
        <w:rPr>
          <w:rFonts w:ascii="Montserrat" w:hAnsi="Montserrat"/>
          <w:spacing w:val="-1"/>
          <w:sz w:val="24"/>
          <w:u w:val="single"/>
        </w:rPr>
        <w:t>assets dept--gabriel</w:t>
      </w:r>
    </w:p>
    <w:p w:rsidR="003C23C7" w:rsidRPr="0006141B" w:rsidRDefault="003C23C7">
      <w:pPr>
        <w:spacing w:line="360" w:lineRule="auto"/>
        <w:jc w:val="both"/>
        <w:rPr>
          <w:rFonts w:ascii="Montserrat" w:hAnsi="Montserrat"/>
          <w:spacing w:val="-1"/>
          <w:sz w:val="24"/>
          <w:u w:val="single"/>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cal</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 xml:space="preserve">connor annan lennox </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active iii · lieutenant commander, do · oregon prrp</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mew</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z w:val="24"/>
        </w:rPr>
      </w:pPr>
      <w:r w:rsidRPr="0006141B">
        <w:rPr>
          <w:rFonts w:ascii="Montserrat" w:hAnsi="Montserrat"/>
          <w:spacing w:val="-1"/>
          <w:sz w:val="24"/>
        </w:rPr>
        <w:t xml:space="preserve"> morgan ellen wildmuir</w:t>
      </w:r>
      <w:r w:rsidRPr="0006141B">
        <w:rPr>
          <w:rFonts w:ascii="Montserrat" w:hAnsi="Montserrat"/>
          <w:sz w:val="24"/>
        </w:rPr>
        <w:t xml:space="preserve">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active iii · lieutenant</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u w:val="single"/>
        </w:rPr>
      </w:pPr>
      <w:r w:rsidRPr="0006141B">
        <w:rPr>
          <w:rFonts w:ascii="Montserrat" w:hAnsi="Montserrat"/>
          <w:spacing w:val="-1"/>
          <w:sz w:val="24"/>
          <w:u w:val="single"/>
        </w:rPr>
        <w:t>cast</w:t>
      </w:r>
    </w:p>
    <w:p w:rsidR="003C23C7" w:rsidRPr="0006141B" w:rsidRDefault="003C23C7">
      <w:pPr>
        <w:spacing w:line="360" w:lineRule="auto"/>
        <w:jc w:val="both"/>
        <w:rPr>
          <w:rFonts w:ascii="Montserrat" w:hAnsi="Montserrat"/>
          <w:spacing w:val="-1"/>
          <w:sz w:val="24"/>
          <w:u w:val="single"/>
        </w:rPr>
      </w:pPr>
    </w:p>
    <w:p w:rsidR="003C23C7" w:rsidRPr="0006141B" w:rsidRDefault="003C23C7">
      <w:pPr>
        <w:spacing w:line="360" w:lineRule="auto"/>
        <w:jc w:val="both"/>
        <w:rPr>
          <w:rFonts w:ascii="Montserrat" w:hAnsi="Montserrat"/>
          <w:spacing w:val="-1"/>
          <w:sz w:val="24"/>
          <w:u w:val="single"/>
        </w:rPr>
      </w:pPr>
      <w:r w:rsidRPr="0006141B">
        <w:rPr>
          <w:rFonts w:ascii="Montserrat" w:hAnsi="Montserrat"/>
          <w:spacing w:val="-1"/>
          <w:sz w:val="24"/>
          <w:u w:val="single"/>
        </w:rPr>
        <w:t>command and crew--gabriel</w:t>
      </w:r>
    </w:p>
    <w:p w:rsidR="003C23C7" w:rsidRPr="0006141B" w:rsidRDefault="003C23C7">
      <w:pPr>
        <w:spacing w:line="360" w:lineRule="auto"/>
        <w:jc w:val="both"/>
        <w:rPr>
          <w:rFonts w:ascii="Montserrat" w:hAnsi="Montserrat"/>
          <w:spacing w:val="-1"/>
          <w:sz w:val="24"/>
          <w:u w:val="single"/>
        </w:rPr>
      </w:pPr>
    </w:p>
    <w:p w:rsidR="003C23C7" w:rsidRPr="0006141B" w:rsidRDefault="003C23C7">
      <w:pPr>
        <w:spacing w:line="360" w:lineRule="auto"/>
        <w:jc w:val="both"/>
        <w:rPr>
          <w:rFonts w:ascii="Montserrat" w:hAnsi="Montserrat"/>
          <w:sz w:val="24"/>
        </w:rPr>
      </w:pPr>
      <w:r w:rsidRPr="0006141B">
        <w:rPr>
          <w:rFonts w:ascii="Montserrat" w:hAnsi="Montserrat"/>
          <w:sz w:val="24"/>
        </w:rPr>
        <w:t>skipper/aeon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alan eric o'neal</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captain, co · former faculty isp · oregon prrp</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alt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angelica lynn thompson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commander, xo</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commander, navigation officer, dh</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lieutenant commander, operations officer, dh</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jap</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jane anne parker</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lieutenant commander, engineering officer, dh</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max</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maximilian cross</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lieutenant commander, tactical officer, dh</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lieutenant commander, supply officer, dh</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slim</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samuel lawrence malthus</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 xml:space="preserve">lieutenant commander, asset control officer, dh </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 former assistant director isp · oregon prrp</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kim</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kimberly newman</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lieutenant, communications</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doug</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douglas owen clark</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lieutenant, navigation</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chem</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charles evan mitchel</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z w:val="24"/>
        </w:rPr>
        <w:t>lieutenant, purser</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elfy</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logan francis emerson</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ensign, helm</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jocko</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jacob grant</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chief petty officer</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u w:val="single"/>
        </w:rPr>
      </w:pPr>
      <w:r w:rsidRPr="0006141B">
        <w:rPr>
          <w:rFonts w:ascii="Montserrat" w:hAnsi="Montserrat"/>
          <w:spacing w:val="-1"/>
          <w:sz w:val="24"/>
          <w:u w:val="single"/>
        </w:rPr>
        <w:t>cast</w:t>
      </w:r>
    </w:p>
    <w:p w:rsidR="003C23C7" w:rsidRPr="0006141B" w:rsidRDefault="003C23C7">
      <w:pPr>
        <w:spacing w:line="360" w:lineRule="auto"/>
        <w:jc w:val="both"/>
        <w:rPr>
          <w:rFonts w:ascii="Montserrat" w:hAnsi="Montserrat"/>
          <w:spacing w:val="-1"/>
          <w:sz w:val="24"/>
          <w:u w:val="single"/>
        </w:rPr>
      </w:pPr>
    </w:p>
    <w:p w:rsidR="003C23C7" w:rsidRPr="0006141B" w:rsidRDefault="003C23C7">
      <w:pPr>
        <w:spacing w:line="360" w:lineRule="auto"/>
        <w:jc w:val="both"/>
        <w:rPr>
          <w:rFonts w:ascii="Montserrat" w:hAnsi="Montserrat"/>
          <w:spacing w:val="-1"/>
          <w:sz w:val="24"/>
          <w:u w:val="single"/>
        </w:rPr>
      </w:pPr>
      <w:r w:rsidRPr="0006141B">
        <w:rPr>
          <w:rFonts w:ascii="Montserrat" w:hAnsi="Montserrat"/>
          <w:spacing w:val="-1"/>
          <w:sz w:val="24"/>
          <w:u w:val="single"/>
        </w:rPr>
        <w:t>staff--task group iii</w:t>
      </w:r>
    </w:p>
    <w:p w:rsidR="003C23C7" w:rsidRPr="0006141B" w:rsidRDefault="003C23C7">
      <w:pPr>
        <w:spacing w:line="360" w:lineRule="auto"/>
        <w:jc w:val="both"/>
        <w:rPr>
          <w:rFonts w:ascii="Montserrat" w:hAnsi="Montserrat"/>
          <w:spacing w:val="-1"/>
          <w:sz w:val="24"/>
          <w:u w:val="single"/>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pat</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 xml:space="preserve">patrick niven </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admiral</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nathan</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 xml:space="preserve">nathaniel adam lowell </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commander, staff operations officer</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marty</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 xml:space="preserve">martin cannon craig </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commander, staff asset control officer · former director isp · oregon prrp</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u w:val="single"/>
        </w:rPr>
      </w:pPr>
      <w:r w:rsidRPr="0006141B">
        <w:rPr>
          <w:rFonts w:ascii="Montserrat" w:hAnsi="Montserrat"/>
          <w:spacing w:val="-1"/>
          <w:sz w:val="24"/>
          <w:u w:val="single"/>
        </w:rPr>
        <w:t>chorus</w:t>
      </w:r>
    </w:p>
    <w:p w:rsidR="003C23C7" w:rsidRPr="0006141B" w:rsidRDefault="003C23C7">
      <w:pPr>
        <w:spacing w:line="360" w:lineRule="auto"/>
        <w:jc w:val="both"/>
        <w:rPr>
          <w:rFonts w:ascii="Montserrat" w:hAnsi="Montserrat"/>
          <w:spacing w:val="-1"/>
          <w:sz w:val="24"/>
          <w:u w:val="single"/>
        </w:rPr>
      </w:pPr>
    </w:p>
    <w:p w:rsidR="003C23C7" w:rsidRPr="0006141B" w:rsidRDefault="003C23C7">
      <w:pPr>
        <w:spacing w:line="360" w:lineRule="auto"/>
        <w:jc w:val="both"/>
        <w:rPr>
          <w:rFonts w:ascii="Montserrat" w:hAnsi="Montserrat"/>
          <w:spacing w:val="-1"/>
          <w:sz w:val="24"/>
          <w:u w:val="single"/>
        </w:rPr>
      </w:pPr>
      <w:r w:rsidRPr="0006141B">
        <w:rPr>
          <w:rFonts w:ascii="Montserrat" w:hAnsi="Montserrat"/>
          <w:spacing w:val="-1"/>
          <w:sz w:val="24"/>
          <w:u w:val="single"/>
        </w:rPr>
        <w:t>assets--task group iii</w:t>
      </w:r>
    </w:p>
    <w:p w:rsidR="003C23C7" w:rsidRPr="0006141B" w:rsidRDefault="003C23C7">
      <w:pPr>
        <w:spacing w:line="360" w:lineRule="auto"/>
        <w:jc w:val="both"/>
        <w:rPr>
          <w:rFonts w:ascii="Montserrat" w:hAnsi="Montserrat"/>
          <w:spacing w:val="-1"/>
          <w:sz w:val="24"/>
          <w:u w:val="single"/>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 xml:space="preserve">leslie </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active lieutenant--hanael</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 xml:space="preserve">roberto </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active lieutenant--hanael</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 xml:space="preserve">tiffany </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active lieutenant--hanael</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anna</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active lieutenant--serael</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kristen</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active lieutenant--serael</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caleb</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active lieutenant--serael</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cath</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catherine marie teague</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active lieutenant--azael</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casey</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kevin carl hawkins</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active lieutenant--azael</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danu</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aurora danu kenar</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active lieutenant--azael</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u w:val="single"/>
        </w:rPr>
      </w:pPr>
      <w:r w:rsidRPr="0006141B">
        <w:rPr>
          <w:rFonts w:ascii="Montserrat" w:hAnsi="Montserrat"/>
          <w:spacing w:val="-1"/>
          <w:sz w:val="24"/>
          <w:u w:val="single"/>
        </w:rPr>
        <w:t>task group three</w:t>
      </w:r>
    </w:p>
    <w:p w:rsidR="003C23C7" w:rsidRPr="0006141B" w:rsidRDefault="003C23C7">
      <w:pPr>
        <w:spacing w:line="360" w:lineRule="auto"/>
        <w:jc w:val="both"/>
        <w:rPr>
          <w:rFonts w:ascii="Montserrat" w:hAnsi="Montserrat"/>
          <w:spacing w:val="-1"/>
          <w:sz w:val="24"/>
          <w:u w:val="single"/>
        </w:rPr>
      </w:pPr>
    </w:p>
    <w:p w:rsidR="003C23C7" w:rsidRPr="0006141B" w:rsidRDefault="003C23C7">
      <w:pPr>
        <w:spacing w:line="360" w:lineRule="auto"/>
        <w:jc w:val="both"/>
        <w:rPr>
          <w:rFonts w:ascii="Montserrat" w:hAnsi="Montserrat"/>
          <w:spacing w:val="-1"/>
          <w:sz w:val="24"/>
          <w:u w:val="single"/>
        </w:rPr>
      </w:pPr>
      <w:r w:rsidRPr="0006141B">
        <w:rPr>
          <w:rFonts w:ascii="Montserrat" w:hAnsi="Montserrat"/>
          <w:spacing w:val="-1"/>
          <w:sz w:val="24"/>
          <w:u w:val="single"/>
        </w:rPr>
        <w:t>task group three--commands</w:t>
      </w:r>
    </w:p>
    <w:p w:rsidR="003C23C7" w:rsidRPr="0006141B" w:rsidRDefault="003C23C7">
      <w:pPr>
        <w:spacing w:line="360" w:lineRule="auto"/>
        <w:jc w:val="both"/>
        <w:rPr>
          <w:rFonts w:ascii="Montserrat" w:hAnsi="Montserrat"/>
          <w:spacing w:val="-1"/>
          <w:sz w:val="24"/>
          <w:u w:val="single"/>
        </w:rPr>
      </w:pPr>
    </w:p>
    <w:p w:rsidR="003C23C7" w:rsidRPr="0006141B" w:rsidRDefault="003C23C7">
      <w:pPr>
        <w:spacing w:line="360" w:lineRule="auto"/>
        <w:jc w:val="both"/>
        <w:rPr>
          <w:rFonts w:ascii="Montserrat" w:hAnsi="Montserrat"/>
          <w:sz w:val="24"/>
        </w:rPr>
      </w:pPr>
      <w:r w:rsidRPr="0006141B">
        <w:rPr>
          <w:rFonts w:ascii="Montserrat" w:hAnsi="Montserrat"/>
          <w:sz w:val="24"/>
        </w:rPr>
        <w:t>gabriel</w:t>
      </w:r>
    </w:p>
    <w:p w:rsidR="003C23C7" w:rsidRPr="0006141B" w:rsidRDefault="003C23C7">
      <w:pPr>
        <w:spacing w:line="360" w:lineRule="auto"/>
        <w:jc w:val="both"/>
        <w:rPr>
          <w:rFonts w:ascii="Montserrat" w:hAnsi="Montserrat"/>
          <w:sz w:val="24"/>
        </w:rPr>
      </w:pPr>
      <w:r w:rsidRPr="0006141B">
        <w:rPr>
          <w:rFonts w:ascii="Montserrat" w:hAnsi="Montserrat"/>
          <w:sz w:val="24"/>
        </w:rPr>
        <w:t>scx-000</w:t>
      </w:r>
    </w:p>
    <w:p w:rsidR="003C23C7" w:rsidRPr="0006141B" w:rsidRDefault="003C23C7">
      <w:pPr>
        <w:spacing w:line="360" w:lineRule="auto"/>
        <w:jc w:val="both"/>
        <w:rPr>
          <w:rFonts w:ascii="Montserrat" w:hAnsi="Montserrat"/>
          <w:sz w:val="24"/>
        </w:rPr>
      </w:pPr>
      <w:r w:rsidRPr="0006141B">
        <w:rPr>
          <w:rFonts w:ascii="Montserrat" w:hAnsi="Montserrat"/>
          <w:sz w:val="24"/>
        </w:rPr>
        <w:t>o'neal / thompson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michael</w:t>
      </w:r>
    </w:p>
    <w:p w:rsidR="003C23C7" w:rsidRPr="0006141B" w:rsidRDefault="003C23C7">
      <w:pPr>
        <w:spacing w:line="360" w:lineRule="auto"/>
        <w:jc w:val="both"/>
        <w:rPr>
          <w:rFonts w:ascii="Montserrat" w:hAnsi="Montserrat"/>
          <w:sz w:val="24"/>
        </w:rPr>
      </w:pPr>
      <w:r w:rsidRPr="0006141B">
        <w:rPr>
          <w:rFonts w:ascii="Montserrat" w:hAnsi="Montserrat"/>
          <w:sz w:val="24"/>
        </w:rPr>
        <w:t>scx-001</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uriel</w:t>
      </w:r>
    </w:p>
    <w:p w:rsidR="003C23C7" w:rsidRPr="0006141B" w:rsidRDefault="003C23C7">
      <w:pPr>
        <w:spacing w:line="360" w:lineRule="auto"/>
        <w:jc w:val="both"/>
        <w:rPr>
          <w:rFonts w:ascii="Montserrat" w:hAnsi="Montserrat"/>
          <w:sz w:val="24"/>
        </w:rPr>
      </w:pPr>
      <w:r w:rsidRPr="0006141B">
        <w:rPr>
          <w:rFonts w:ascii="Montserrat" w:hAnsi="Montserrat"/>
          <w:sz w:val="24"/>
        </w:rPr>
        <w:t>scx-002</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raphael</w:t>
      </w:r>
    </w:p>
    <w:p w:rsidR="003C23C7" w:rsidRPr="0006141B" w:rsidRDefault="003C23C7">
      <w:pPr>
        <w:spacing w:line="360" w:lineRule="auto"/>
        <w:jc w:val="both"/>
        <w:rPr>
          <w:rFonts w:ascii="Montserrat" w:hAnsi="Montserrat"/>
          <w:sz w:val="24"/>
        </w:rPr>
      </w:pPr>
      <w:r w:rsidRPr="0006141B">
        <w:rPr>
          <w:rFonts w:ascii="Montserrat" w:hAnsi="Montserrat"/>
          <w:sz w:val="24"/>
        </w:rPr>
        <w:t>scx-003</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nadiel</w:t>
      </w:r>
    </w:p>
    <w:p w:rsidR="003C23C7" w:rsidRPr="0006141B" w:rsidRDefault="003C23C7">
      <w:pPr>
        <w:spacing w:line="360" w:lineRule="auto"/>
        <w:jc w:val="both"/>
        <w:rPr>
          <w:rFonts w:ascii="Montserrat" w:hAnsi="Montserrat"/>
          <w:sz w:val="24"/>
        </w:rPr>
      </w:pPr>
      <w:r w:rsidRPr="0006141B">
        <w:rPr>
          <w:rFonts w:ascii="Montserrat" w:hAnsi="Montserrat"/>
          <w:sz w:val="24"/>
        </w:rPr>
        <w:t>scx-008</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arael</w:t>
      </w:r>
    </w:p>
    <w:p w:rsidR="003C23C7" w:rsidRPr="0006141B" w:rsidRDefault="003C23C7">
      <w:pPr>
        <w:spacing w:line="360" w:lineRule="auto"/>
        <w:jc w:val="both"/>
        <w:rPr>
          <w:rFonts w:ascii="Montserrat" w:hAnsi="Montserrat"/>
          <w:sz w:val="24"/>
        </w:rPr>
      </w:pPr>
      <w:r w:rsidRPr="0006141B">
        <w:rPr>
          <w:rFonts w:ascii="Montserrat" w:hAnsi="Montserrat"/>
          <w:sz w:val="24"/>
        </w:rPr>
        <w:t>scx-009</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azael</w:t>
      </w:r>
    </w:p>
    <w:p w:rsidR="003C23C7" w:rsidRPr="0006141B" w:rsidRDefault="003C23C7">
      <w:pPr>
        <w:spacing w:line="360" w:lineRule="auto"/>
        <w:jc w:val="both"/>
        <w:rPr>
          <w:rFonts w:ascii="Montserrat" w:hAnsi="Montserrat"/>
          <w:sz w:val="24"/>
        </w:rPr>
      </w:pPr>
      <w:r w:rsidRPr="0006141B">
        <w:rPr>
          <w:rFonts w:ascii="Montserrat" w:hAnsi="Montserrat"/>
          <w:sz w:val="24"/>
        </w:rPr>
        <w:t>scx-011</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raziel</w:t>
      </w:r>
    </w:p>
    <w:p w:rsidR="003C23C7" w:rsidRPr="0006141B" w:rsidRDefault="003C23C7">
      <w:pPr>
        <w:spacing w:line="360" w:lineRule="auto"/>
        <w:jc w:val="both"/>
        <w:rPr>
          <w:rFonts w:ascii="Montserrat" w:hAnsi="Montserrat"/>
          <w:sz w:val="24"/>
        </w:rPr>
      </w:pPr>
      <w:r w:rsidRPr="0006141B">
        <w:rPr>
          <w:rFonts w:ascii="Montserrat" w:hAnsi="Montserrat"/>
          <w:sz w:val="24"/>
        </w:rPr>
        <w:t>scx-021</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azreal</w:t>
      </w:r>
    </w:p>
    <w:p w:rsidR="003C23C7" w:rsidRPr="0006141B" w:rsidRDefault="003C23C7">
      <w:pPr>
        <w:spacing w:line="360" w:lineRule="auto"/>
        <w:jc w:val="both"/>
        <w:rPr>
          <w:rFonts w:ascii="Montserrat" w:hAnsi="Montserrat"/>
          <w:sz w:val="24"/>
        </w:rPr>
      </w:pPr>
      <w:r w:rsidRPr="0006141B">
        <w:rPr>
          <w:rFonts w:ascii="Montserrat" w:hAnsi="Montserrat"/>
          <w:sz w:val="24"/>
        </w:rPr>
        <w:t>scx-027</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admael</w:t>
      </w:r>
    </w:p>
    <w:p w:rsidR="003C23C7" w:rsidRPr="0006141B" w:rsidRDefault="003C23C7">
      <w:pPr>
        <w:spacing w:line="360" w:lineRule="auto"/>
        <w:jc w:val="both"/>
        <w:rPr>
          <w:rFonts w:ascii="Montserrat" w:hAnsi="Montserrat"/>
          <w:sz w:val="24"/>
        </w:rPr>
      </w:pPr>
      <w:r w:rsidRPr="0006141B">
        <w:rPr>
          <w:rFonts w:ascii="Montserrat" w:hAnsi="Montserrat"/>
          <w:sz w:val="24"/>
        </w:rPr>
        <w:t>scx-032</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hanael*</w:t>
      </w:r>
    </w:p>
    <w:p w:rsidR="003C23C7" w:rsidRPr="0006141B" w:rsidRDefault="003C23C7">
      <w:pPr>
        <w:spacing w:line="360" w:lineRule="auto"/>
        <w:jc w:val="both"/>
        <w:rPr>
          <w:rFonts w:ascii="Montserrat" w:hAnsi="Montserrat"/>
          <w:sz w:val="24"/>
        </w:rPr>
      </w:pPr>
      <w:r w:rsidRPr="0006141B">
        <w:rPr>
          <w:rFonts w:ascii="Montserrat" w:hAnsi="Montserrat"/>
          <w:sz w:val="24"/>
        </w:rPr>
        <w:t>scx-034</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tsuriel</w:t>
      </w:r>
    </w:p>
    <w:p w:rsidR="003C23C7" w:rsidRPr="0006141B" w:rsidRDefault="003C23C7">
      <w:pPr>
        <w:spacing w:line="360" w:lineRule="auto"/>
        <w:jc w:val="both"/>
        <w:rPr>
          <w:rFonts w:ascii="Montserrat" w:hAnsi="Montserrat"/>
          <w:sz w:val="24"/>
        </w:rPr>
      </w:pPr>
      <w:r w:rsidRPr="0006141B">
        <w:rPr>
          <w:rFonts w:ascii="Montserrat" w:hAnsi="Montserrat"/>
          <w:sz w:val="24"/>
        </w:rPr>
        <w:t>scx-042</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pagiel</w:t>
      </w:r>
    </w:p>
    <w:p w:rsidR="003C23C7" w:rsidRPr="0006141B" w:rsidRDefault="003C23C7">
      <w:pPr>
        <w:spacing w:line="360" w:lineRule="auto"/>
        <w:jc w:val="both"/>
        <w:rPr>
          <w:rFonts w:ascii="Montserrat" w:hAnsi="Montserrat"/>
          <w:sz w:val="24"/>
        </w:rPr>
      </w:pPr>
      <w:r w:rsidRPr="0006141B">
        <w:rPr>
          <w:rFonts w:ascii="Montserrat" w:hAnsi="Montserrat"/>
          <w:sz w:val="24"/>
        </w:rPr>
        <w:t>scx-047</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daniel*</w:t>
      </w:r>
    </w:p>
    <w:p w:rsidR="003C23C7" w:rsidRPr="0006141B" w:rsidRDefault="003C23C7">
      <w:pPr>
        <w:spacing w:line="360" w:lineRule="auto"/>
        <w:jc w:val="both"/>
        <w:rPr>
          <w:rFonts w:ascii="Montserrat" w:hAnsi="Montserrat"/>
          <w:sz w:val="24"/>
        </w:rPr>
      </w:pPr>
      <w:r w:rsidRPr="0006141B">
        <w:rPr>
          <w:rFonts w:ascii="Montserrat" w:hAnsi="Montserrat"/>
          <w:sz w:val="24"/>
        </w:rPr>
        <w:t>scx-053</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mariel</w:t>
      </w:r>
    </w:p>
    <w:p w:rsidR="003C23C7" w:rsidRPr="0006141B" w:rsidRDefault="003C23C7">
      <w:pPr>
        <w:spacing w:line="360" w:lineRule="auto"/>
        <w:jc w:val="both"/>
        <w:rPr>
          <w:rFonts w:ascii="Montserrat" w:hAnsi="Montserrat"/>
          <w:sz w:val="24"/>
        </w:rPr>
      </w:pPr>
      <w:r w:rsidRPr="0006141B">
        <w:rPr>
          <w:rFonts w:ascii="Montserrat" w:hAnsi="Montserrat"/>
          <w:sz w:val="24"/>
        </w:rPr>
        <w:t>scx-057</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serael*</w:t>
      </w:r>
    </w:p>
    <w:p w:rsidR="003C23C7" w:rsidRPr="0006141B" w:rsidRDefault="003C23C7">
      <w:pPr>
        <w:spacing w:line="360" w:lineRule="auto"/>
        <w:jc w:val="both"/>
        <w:rPr>
          <w:rFonts w:ascii="Montserrat" w:hAnsi="Montserrat"/>
          <w:sz w:val="24"/>
        </w:rPr>
      </w:pPr>
      <w:r w:rsidRPr="0006141B">
        <w:rPr>
          <w:rFonts w:ascii="Montserrat" w:hAnsi="Montserrat"/>
          <w:sz w:val="24"/>
        </w:rPr>
        <w:t>scx-060</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jael</w:t>
      </w:r>
    </w:p>
    <w:p w:rsidR="003C23C7" w:rsidRPr="0006141B" w:rsidRDefault="003C23C7">
      <w:pPr>
        <w:spacing w:line="360" w:lineRule="auto"/>
        <w:jc w:val="both"/>
        <w:rPr>
          <w:rFonts w:ascii="Montserrat" w:hAnsi="Montserrat"/>
          <w:sz w:val="24"/>
        </w:rPr>
      </w:pPr>
      <w:r w:rsidRPr="0006141B">
        <w:rPr>
          <w:rFonts w:ascii="Montserrat" w:hAnsi="Montserrat"/>
          <w:sz w:val="24"/>
        </w:rPr>
        <w:t>scx-067</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alpiel</w:t>
      </w:r>
    </w:p>
    <w:p w:rsidR="003C23C7" w:rsidRPr="0006141B" w:rsidRDefault="003C23C7">
      <w:pPr>
        <w:spacing w:line="360" w:lineRule="auto"/>
        <w:jc w:val="both"/>
        <w:rPr>
          <w:rFonts w:ascii="Montserrat" w:hAnsi="Montserrat"/>
          <w:sz w:val="24"/>
        </w:rPr>
      </w:pPr>
      <w:r w:rsidRPr="0006141B">
        <w:rPr>
          <w:rFonts w:ascii="Montserrat" w:hAnsi="Montserrat"/>
          <w:sz w:val="24"/>
        </w:rPr>
        <w:t>scx-070</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sartael</w:t>
      </w:r>
    </w:p>
    <w:p w:rsidR="003C23C7" w:rsidRPr="0006141B" w:rsidRDefault="003C23C7">
      <w:pPr>
        <w:spacing w:line="360" w:lineRule="auto"/>
        <w:jc w:val="both"/>
        <w:rPr>
          <w:rFonts w:ascii="Montserrat" w:hAnsi="Montserrat"/>
          <w:sz w:val="24"/>
        </w:rPr>
      </w:pPr>
      <w:r w:rsidRPr="0006141B">
        <w:rPr>
          <w:rFonts w:ascii="Montserrat" w:hAnsi="Montserrat"/>
          <w:sz w:val="24"/>
        </w:rPr>
        <w:t>scx-078</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ambriel</w:t>
      </w:r>
    </w:p>
    <w:p w:rsidR="003C23C7" w:rsidRPr="0006141B" w:rsidRDefault="003C23C7">
      <w:pPr>
        <w:spacing w:line="360" w:lineRule="auto"/>
        <w:jc w:val="both"/>
        <w:rPr>
          <w:rFonts w:ascii="Montserrat" w:hAnsi="Montserrat"/>
          <w:sz w:val="24"/>
        </w:rPr>
      </w:pPr>
      <w:r w:rsidRPr="0006141B">
        <w:rPr>
          <w:rFonts w:ascii="Montserrat" w:hAnsi="Montserrat"/>
          <w:sz w:val="24"/>
        </w:rPr>
        <w:t>scx-079</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END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1~00~000 DEVELOPMENT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CHAPTER ONE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2096.05.09.0615 TER</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Aeslyn let her duffle slide down to the deck sole and stepped up to the observation screen. A vast pane of force glass stretching the width of the docking slip was all that stood between her and the void. Glass that was not glass. Not in any material sense. This was a shaped force which was, in the practical sense, an object. A product of technology she could not understand. Not because she did not understand its underlying theories or the physics of it, but because she she could not imagine how mankind had ever acquired the means to shape and harness it. That black magic, which made the Fleet or other any human extra-terrestrial venture possible, was so tightly held a secret that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It was closer to the void than most people ever wanted to get. It wasn't close enough for her, having lain awake possessed by a vison of infinite space since she was seven. When space became a part of her reality.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had been young, but sensitive to the shock and horror of her elders when the news had come. </w:t>
      </w:r>
    </w:p>
    <w:p w:rsidR="003C23C7" w:rsidRPr="0006141B" w:rsidRDefault="003C23C7">
      <w:pPr>
        <w:spacing w:line="360" w:lineRule="auto"/>
        <w:jc w:val="both"/>
        <w:rPr>
          <w:rFonts w:ascii="Montserrat" w:hAnsi="Montserrat"/>
          <w:sz w:val="24"/>
        </w:rPr>
      </w:pPr>
      <w:r w:rsidRPr="0006141B">
        <w:rPr>
          <w:rFonts w:ascii="Montserrat" w:hAnsi="Montserrat"/>
          <w:sz w:val="24"/>
        </w:rP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3C23C7" w:rsidRPr="0006141B" w:rsidRDefault="003C23C7">
      <w:pPr>
        <w:spacing w:line="360" w:lineRule="auto"/>
        <w:jc w:val="both"/>
        <w:rPr>
          <w:rFonts w:ascii="Montserrat" w:hAnsi="Montserrat"/>
          <w:sz w:val="24"/>
        </w:rPr>
      </w:pPr>
      <w:r w:rsidRPr="0006141B">
        <w:rPr>
          <w:rFonts w:ascii="Montserrat" w:hAnsi="Montserrat"/>
          <w:sz w:val="24"/>
        </w:rPr>
        <w:tab/>
        <w:t>Within days, similar records arrived at Earth from nine other ships. Each told the same tale. Frantic efforts were made to recall the six ships still surviving. Three of these attempts succeeded. Millions had died. People all over the world panicked. Aeslyn, unable to comprehend everything, had absorbed the fear of invasion trafficked on the media nets. Her parents had labored to make her understand the vast distances seperating Earth from where those ships and their crews had died, to convince her that the danger was very far away.</w:t>
      </w:r>
    </w:p>
    <w:p w:rsidR="003C23C7" w:rsidRPr="0006141B" w:rsidRDefault="003C23C7">
      <w:pPr>
        <w:spacing w:line="360" w:lineRule="auto"/>
        <w:jc w:val="both"/>
        <w:rPr>
          <w:rFonts w:ascii="Montserrat" w:hAnsi="Montserrat"/>
          <w:sz w:val="24"/>
        </w:rPr>
      </w:pPr>
      <w:r w:rsidRPr="0006141B">
        <w:rPr>
          <w:rFonts w:ascii="Montserrat" w:hAnsi="Montserrat"/>
          <w:sz w:val="24"/>
        </w:rPr>
        <w:tab/>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Aeslyn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3C23C7" w:rsidRPr="0006141B" w:rsidRDefault="003C23C7">
      <w:pPr>
        <w:spacing w:line="360" w:lineRule="auto"/>
        <w:jc w:val="both"/>
        <w:rPr>
          <w:rFonts w:ascii="Montserrat" w:hAnsi="Montserrat"/>
          <w:sz w:val="24"/>
        </w:rPr>
      </w:pPr>
      <w:r w:rsidRPr="0006141B">
        <w:rPr>
          <w:rFonts w:ascii="Montserrat" w:hAnsi="Montserrat"/>
          <w:sz w:val="24"/>
        </w:rPr>
        <w:tab/>
        <w:t>When the concept of infinity had not tormented her, it had inspired her. She adapted over time to the abyss within her. The horizons of Earth inevitably became too narrow for her. So she turned to the sky above and began to dream.</w:t>
      </w:r>
    </w:p>
    <w:p w:rsidR="003C23C7" w:rsidRPr="0006141B" w:rsidRDefault="003C23C7">
      <w:pPr>
        <w:spacing w:line="360" w:lineRule="auto"/>
        <w:jc w:val="both"/>
        <w:rPr>
          <w:rFonts w:ascii="Montserrat" w:hAnsi="Montserrat"/>
          <w:sz w:val="24"/>
        </w:rPr>
      </w:pPr>
      <w:r w:rsidRPr="0006141B">
        <w:rPr>
          <w:rFonts w:ascii="Montserrat" w:hAnsi="Montserrat"/>
          <w:sz w:val="24"/>
        </w:rPr>
        <w:tab/>
        <w:t>She had dreamed of the deep for so long, it had become an ache of physical longing lodged in her bones. It became a need, driving her from the safety of the Earth into the Academy. It had sustained her through the pain of augmentation, and the dissapointment of being kept too long in the Home Fleet. It had given her patience to wait for the orders that never came. The determination to push and keep pushing until the Fleet accepted her applications for transfer.</w:t>
      </w:r>
    </w:p>
    <w:p w:rsidR="003C23C7" w:rsidRPr="0006141B" w:rsidRDefault="003C23C7">
      <w:pPr>
        <w:spacing w:line="360" w:lineRule="auto"/>
        <w:jc w:val="both"/>
        <w:rPr>
          <w:rFonts w:ascii="Montserrat" w:hAnsi="Montserrat"/>
          <w:sz w:val="24"/>
        </w:rPr>
      </w:pPr>
      <w:r w:rsidRPr="0006141B">
        <w:rPr>
          <w:rFonts w:ascii="Montserrat" w:hAnsi="Montserrat"/>
          <w:sz w:val="24"/>
        </w:rPr>
        <w:tab/>
        <w:t>But it did nothing for the angst.</w:t>
      </w:r>
    </w:p>
    <w:p w:rsidR="003C23C7" w:rsidRPr="0006141B" w:rsidRDefault="003C23C7">
      <w:pPr>
        <w:spacing w:line="360" w:lineRule="auto"/>
        <w:jc w:val="both"/>
        <w:rPr>
          <w:rFonts w:ascii="Montserrat" w:hAnsi="Montserrat"/>
          <w:sz w:val="24"/>
        </w:rPr>
      </w:pPr>
      <w:r w:rsidRPr="0006141B">
        <w:rPr>
          <w:rFonts w:ascii="Montserrat" w:hAnsi="Montserrat"/>
          <w:sz w:val="24"/>
        </w:rP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3C23C7" w:rsidRPr="0006141B" w:rsidRDefault="003C23C7">
      <w:pPr>
        <w:spacing w:line="360" w:lineRule="auto"/>
        <w:jc w:val="both"/>
        <w:rPr>
          <w:rFonts w:ascii="Montserrat" w:hAnsi="Montserrat"/>
          <w:sz w:val="24"/>
        </w:rPr>
      </w:pPr>
      <w:r w:rsidRPr="0006141B">
        <w:rPr>
          <w:rFonts w:ascii="Montserrat" w:hAnsi="Montserrat"/>
          <w:sz w:val="24"/>
        </w:rPr>
        <w:tab/>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3C23C7" w:rsidRPr="0006141B" w:rsidRDefault="003C23C7">
      <w:pPr>
        <w:spacing w:line="360" w:lineRule="auto"/>
        <w:jc w:val="both"/>
        <w:rPr>
          <w:rFonts w:ascii="Montserrat" w:hAnsi="Montserrat"/>
          <w:sz w:val="24"/>
        </w:rPr>
      </w:pPr>
      <w:r w:rsidRPr="0006141B">
        <w:rPr>
          <w:rFonts w:ascii="Montserrat" w:hAnsi="Montserrat"/>
          <w:sz w:val="24"/>
        </w:rPr>
        <w:tab/>
        <w:t>Not, she had realized, because it could take whatever she could dish out, but because if it had ever failed, space lay beyond. More than any other, she had come to respect the technology. To count on it for the salvation of a small part of her soul. Respecting it, she had come to appreciate the touch of it and its reletives. Following that, the change had been inevitable. For most a sensation that would be disturbing, perhaps even painful, she found sensual. Arousing.</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Kinky. Maybe even wierd,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sidRPr="0006141B">
        <w:rPr>
          <w:rFonts w:ascii="Montserrat" w:hAnsi="Montserrat"/>
          <w:i/>
          <w:sz w:val="24"/>
        </w:rPr>
        <w:t>Alexander</w:t>
      </w:r>
      <w:r w:rsidRPr="0006141B">
        <w:rPr>
          <w:rFonts w:ascii="Montserrat" w:hAnsi="Montserrat"/>
          <w:sz w:val="24"/>
        </w:rPr>
        <w:t xml:space="preserve"> prowled towards the station's embrace. Her eyes locked on the closing vessel, devouring the vast sweeping lines of a deep space carrier.</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 small grin lit up her face. The only outward sign she allowed of her excitement. The </w:t>
      </w:r>
      <w:r w:rsidRPr="0006141B">
        <w:rPr>
          <w:rFonts w:ascii="Montserrat" w:hAnsi="Montserrat"/>
          <w:i/>
          <w:sz w:val="24"/>
        </w:rPr>
        <w:t>Alexander</w:t>
      </w:r>
      <w:r w:rsidRPr="0006141B">
        <w:rPr>
          <w:rFonts w:ascii="Montserrat" w:hAnsi="Montserrat"/>
          <w:sz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Aeslyn, who would not be deterred from pursuing their dreams of space.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3C23C7" w:rsidRPr="0006141B" w:rsidRDefault="003C23C7">
      <w:pPr>
        <w:spacing w:line="360" w:lineRule="auto"/>
        <w:jc w:val="both"/>
        <w:rPr>
          <w:rFonts w:ascii="Montserrat" w:hAnsi="Montserrat"/>
          <w:sz w:val="24"/>
        </w:rPr>
      </w:pPr>
      <w:r w:rsidRPr="0006141B">
        <w:rPr>
          <w:rFonts w:ascii="Montserrat" w:hAnsi="Montserrat"/>
          <w:sz w:val="24"/>
        </w:rPr>
        <w:tab/>
        <w:t>Military fashion had adapted to space. The uniform was a clinging black and dark gray single-suit. An obscenely high tech bodyglove covering her to the tips of her fingers and toes. Fortunately, impossible to wrinkle. That, molded to her body's curves, did not leave much to the imagination perhaps, but it allowed an athletic freedom of movement. Her hair, a blood red braid, made a stunning contrast to the devouring dark of her uniform. A strange inheritance from having a Japanese-Irish mother and Scottish father. Celtic coloring, temper and height, melded to Asian bone structure, complexion and body tone. She was, altogether, a striking collection of exotic compromises. She had her doubts whether the total effect was what she would call attractive, but she had to admit it was unique.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w:t>
      </w:r>
      <w:r w:rsidRPr="0006141B">
        <w:rPr>
          <w:rFonts w:ascii="Montserrat" w:hAnsi="Montserrat"/>
          <w:i/>
          <w:sz w:val="24"/>
        </w:rPr>
        <w:t>Alexander,</w:t>
      </w:r>
      <w:r w:rsidRPr="0006141B">
        <w:rPr>
          <w:rFonts w:ascii="Montserrat" w:hAnsi="Montserrat"/>
          <w:sz w:val="24"/>
        </w:rPr>
        <w:t xml:space="preserve"> having finally come to rest, utterly filled the huge observation window. As much as she would have liked to have lingered and examined her hull in detail, she had idled here too long. Aeslyn stepped over to retreive her duffle, checked her inside pocket to be sure her orders were still there, and headed down to the announced boarding gate.</w:t>
      </w:r>
    </w:p>
    <w:p w:rsidR="003C23C7" w:rsidRPr="0006141B" w:rsidRDefault="003C23C7">
      <w:pPr>
        <w:spacing w:line="360" w:lineRule="auto"/>
        <w:jc w:val="both"/>
        <w:rPr>
          <w:rFonts w:ascii="Montserrat" w:hAnsi="Montserrat"/>
          <w:sz w:val="24"/>
        </w:rPr>
      </w:pPr>
      <w:r w:rsidRPr="0006141B">
        <w:rPr>
          <w:rFonts w:ascii="Montserrat" w:hAnsi="Montserrat"/>
          <w:sz w:val="24"/>
        </w:rPr>
        <w:tab/>
        <w:t>There were already half a dozen transfers waiting in the receiving area off to the side of the sealed ship's access when she arrived. One of them looked up as she dumped her bag on the pile the others had made. "Sinclair," he greeted her with a nod, "Leiutennant, now, is it? Looks good on you." He flicked the single silver bar on her collar.</w:t>
      </w:r>
    </w:p>
    <w:p w:rsidR="003C23C7" w:rsidRPr="0006141B" w:rsidRDefault="003C23C7">
      <w:pPr>
        <w:spacing w:line="360" w:lineRule="auto"/>
        <w:jc w:val="both"/>
        <w:rPr>
          <w:rFonts w:ascii="Montserrat" w:hAnsi="Montserrat"/>
          <w:sz w:val="24"/>
        </w:rPr>
      </w:pPr>
      <w:r w:rsidRPr="0006141B">
        <w:rPr>
          <w:rFonts w:ascii="Montserrat" w:hAnsi="Montserrat"/>
          <w:sz w:val="24"/>
        </w:rPr>
        <w:tab/>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rsidR="003C23C7" w:rsidRPr="0006141B" w:rsidRDefault="003C23C7">
      <w:pPr>
        <w:spacing w:line="360" w:lineRule="auto"/>
        <w:jc w:val="both"/>
        <w:rPr>
          <w:rFonts w:ascii="Montserrat" w:hAnsi="Montserrat"/>
          <w:sz w:val="24"/>
        </w:rPr>
      </w:pPr>
      <w:r w:rsidRPr="0006141B">
        <w:rPr>
          <w:rFonts w:ascii="Montserrat" w:hAnsi="Montserrat"/>
          <w:sz w:val="24"/>
        </w:rPr>
        <w:tab/>
        <w:t>Ensign Parks just grinned and shook his head, "It was the only way Admiral Parks could think of to get rid of me," he joked. Aeslyn called to mind Michael's uncle. It wasn't too hard to envision him saying that as he pulled strings to keep his nephew out of his hair. Not that she believed for a minute that the Admiral actually had. She already knew why both of them were getting this chance right now.</w:t>
      </w:r>
    </w:p>
    <w:p w:rsidR="003C23C7" w:rsidRPr="0006141B" w:rsidRDefault="003C23C7">
      <w:pPr>
        <w:spacing w:line="360" w:lineRule="auto"/>
        <w:jc w:val="both"/>
        <w:rPr>
          <w:rFonts w:ascii="Montserrat" w:hAnsi="Montserrat"/>
          <w:sz w:val="24"/>
        </w:rPr>
      </w:pPr>
      <w:r w:rsidRPr="0006141B">
        <w:rPr>
          <w:rFonts w:ascii="Montserrat" w:hAnsi="Montserrat"/>
          <w:sz w:val="24"/>
        </w:rPr>
        <w:tab/>
        <w:t>She gave up ths scowl and asked, "So, how is the old dog, anyway?"</w:t>
      </w:r>
    </w:p>
    <w:p w:rsidR="003C23C7" w:rsidRPr="0006141B" w:rsidRDefault="003C23C7">
      <w:pPr>
        <w:spacing w:line="360" w:lineRule="auto"/>
        <w:jc w:val="both"/>
        <w:rPr>
          <w:rFonts w:ascii="Montserrat" w:hAnsi="Montserrat"/>
          <w:sz w:val="24"/>
        </w:rPr>
      </w:pPr>
      <w:r w:rsidRPr="0006141B">
        <w:rPr>
          <w:rFonts w:ascii="Montserrat" w:hAnsi="Montserrat"/>
          <w:sz w:val="24"/>
        </w:rPr>
        <w:tab/>
        <w:t>"Chewing at the bit again," he answered, "He's woried. He broke Vice Admiral too young and has grown old waiting to move up. He turned down an Academy posting again this quarter holding out for one of the slots on the new Avatars they're building."</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Aeslyn grinned sympathetically. There was a reason that Old Parks had stood on her side throughout her campaign to transfer out of Home Fleet. Her chance had come, it would be nice if it his did too. "Hell," she thought, voicing her conclusions aloud, "he's not the only one throwing weight around to get those ships. Look at </w:t>
      </w:r>
      <w:r w:rsidRPr="0006141B">
        <w:rPr>
          <w:rFonts w:ascii="Montserrat" w:hAnsi="Montserrat"/>
          <w:i/>
          <w:sz w:val="24"/>
        </w:rPr>
        <w:t>Alexander</w:t>
      </w:r>
      <w:r w:rsidRPr="0006141B">
        <w:rPr>
          <w:rFonts w:ascii="Montserrat" w:hAnsi="Montserrat"/>
          <w:sz w:val="24"/>
        </w:rPr>
        <w:t>. You just know the only reason fleet command is giving you and me this ride is because her officers are calling in all their debts to get in those slots. You bet your ass I'd be right beside them if I had any pull."</w:t>
      </w:r>
    </w:p>
    <w:p w:rsidR="003C23C7" w:rsidRPr="0006141B" w:rsidRDefault="003C23C7">
      <w:pPr>
        <w:spacing w:line="360" w:lineRule="auto"/>
        <w:jc w:val="both"/>
        <w:rPr>
          <w:rFonts w:ascii="Montserrat" w:hAnsi="Montserrat"/>
          <w:sz w:val="24"/>
        </w:rPr>
      </w:pPr>
      <w:r w:rsidRPr="0006141B">
        <w:rPr>
          <w:rFonts w:ascii="Montserrat" w:hAnsi="Montserrat"/>
          <w:sz w:val="24"/>
        </w:rPr>
        <w:tab/>
        <w:t>"Yeah," he said, "but somehow I think you're happy enough getting a tour on one of these old Conquerors."</w:t>
      </w:r>
    </w:p>
    <w:p w:rsidR="003C23C7" w:rsidRPr="0006141B" w:rsidRDefault="003C23C7">
      <w:pPr>
        <w:spacing w:line="360" w:lineRule="auto"/>
        <w:jc w:val="both"/>
        <w:rPr>
          <w:rFonts w:ascii="Montserrat" w:hAnsi="Montserrat"/>
          <w:sz w:val="24"/>
        </w:rPr>
      </w:pPr>
      <w:r w:rsidRPr="0006141B">
        <w:rPr>
          <w:rFonts w:ascii="Montserrat" w:hAnsi="Montserrat"/>
          <w:sz w:val="24"/>
        </w:rPr>
        <w:tab/>
        <w:t>She wrinkled her nose, "After this long, I was starting to think I'd be happy to be strapped into a probe and fired off blind. At least I'd have the satisfaction of knowing I was finally going where no one had ever gone before."</w:t>
      </w:r>
    </w:p>
    <w:p w:rsidR="003C23C7" w:rsidRPr="0006141B" w:rsidRDefault="003C23C7">
      <w:pPr>
        <w:spacing w:line="360" w:lineRule="auto"/>
        <w:jc w:val="both"/>
        <w:rPr>
          <w:rFonts w:ascii="Montserrat" w:hAnsi="Montserrat"/>
          <w:sz w:val="24"/>
        </w:rPr>
      </w:pPr>
      <w:r w:rsidRPr="0006141B">
        <w:rPr>
          <w:rFonts w:ascii="Montserrat" w:hAnsi="Montserrat"/>
          <w:sz w:val="24"/>
        </w:rPr>
        <w:tab/>
        <w:t>Michael cocked his head to the side, "That has got to be a quote from somewhere. "</w:t>
      </w:r>
    </w:p>
    <w:p w:rsidR="003C23C7" w:rsidRPr="0006141B" w:rsidRDefault="003C23C7">
      <w:pPr>
        <w:spacing w:line="360" w:lineRule="auto"/>
        <w:jc w:val="both"/>
        <w:rPr>
          <w:rFonts w:ascii="Montserrat" w:hAnsi="Montserrat"/>
          <w:sz w:val="24"/>
        </w:rPr>
      </w:pPr>
      <w:r w:rsidRPr="0006141B">
        <w:rPr>
          <w:rFonts w:ascii="Montserrat" w:hAnsi="Montserrat"/>
          <w:sz w:val="24"/>
        </w:rPr>
        <w:tab/>
        <w:t>Aeslyn turned and stared at him incredulously for a moment before shaking her head and walking away.</w:t>
      </w:r>
    </w:p>
    <w:p w:rsidR="003C23C7" w:rsidRPr="0006141B" w:rsidRDefault="003C23C7">
      <w:pPr>
        <w:spacing w:line="360" w:lineRule="auto"/>
        <w:jc w:val="both"/>
        <w:rPr>
          <w:rFonts w:ascii="Montserrat" w:hAnsi="Montserrat"/>
          <w:sz w:val="24"/>
        </w:rPr>
      </w:pPr>
      <w:r w:rsidRPr="0006141B">
        <w:rPr>
          <w:rFonts w:ascii="Montserrat" w:hAnsi="Montserrat"/>
          <w:sz w:val="24"/>
        </w:rPr>
        <w:tab/>
        <w:t>"What?" he called after her.</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almost turned back to explain, when her stomach decided to remind her of its existence. </w:t>
      </w:r>
      <w:r w:rsidRPr="0006141B">
        <w:rPr>
          <w:rFonts w:ascii="Montserrat" w:hAnsi="Montserrat"/>
          <w:i/>
          <w:sz w:val="24"/>
        </w:rPr>
        <w:t>Should've taken care of that,</w:t>
      </w:r>
      <w:r w:rsidRPr="0006141B">
        <w:rPr>
          <w:rFonts w:ascii="Montserrat" w:hAnsi="Montserrat"/>
          <w:sz w:val="24"/>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w:t>
      </w:r>
      <w:r w:rsidRPr="0006141B">
        <w:rPr>
          <w:rFonts w:ascii="Montserrat" w:hAnsi="Montserrat"/>
          <w:i/>
          <w:sz w:val="24"/>
        </w:rPr>
        <w:t xml:space="preserve">Alexander's </w:t>
      </w:r>
      <w:r w:rsidRPr="0006141B">
        <w:rPr>
          <w:rFonts w:ascii="Montserrat" w:hAnsi="Montserrat"/>
          <w:sz w:val="24"/>
        </w:rPr>
        <w:t>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3C23C7" w:rsidRPr="0006141B" w:rsidRDefault="003C23C7">
      <w:pPr>
        <w:spacing w:line="360" w:lineRule="auto"/>
        <w:jc w:val="both"/>
        <w:rPr>
          <w:rFonts w:ascii="Montserrat" w:hAnsi="Montserrat"/>
          <w:sz w:val="24"/>
        </w:rPr>
      </w:pPr>
      <w:r w:rsidRPr="0006141B">
        <w:rPr>
          <w:rFonts w:ascii="Montserrat" w:hAnsi="Montserrat"/>
          <w:sz w:val="24"/>
        </w:rPr>
        <w:tab/>
        <w:t>She silently cursed herself as the seals popped and the gate split open. There wasn't enough time to fall in. Sure enough, bodies began pouring out of the gangway as she tried to close the distance. She lost a precious few seconds disposing of her trash at the waste recepticle on the edge of the boarding area. She felt eyes on her as she slipped into formation and came to attention.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group off the </w:t>
      </w:r>
      <w:r w:rsidRPr="0006141B">
        <w:rPr>
          <w:rFonts w:ascii="Montserrat" w:hAnsi="Montserrat"/>
          <w:i/>
          <w:sz w:val="24"/>
        </w:rPr>
        <w:t xml:space="preserve">Alexander </w:t>
      </w:r>
      <w:r w:rsidRPr="0006141B">
        <w:rPr>
          <w:rFonts w:ascii="Montserrat" w:hAnsi="Montserrat"/>
          <w:sz w:val="24"/>
        </w:rPr>
        <w:t xml:space="preserve">had gathered off at the very edge of her vision. Some of them came past in front of her to collect their duffles off the pile and began to carry them aboard. The rest she could hear taking their leave, having been cleared to transfer off the ship. One remained, and she had little doubt who that whould have to be. She was of the same height as Aeslyn. Identifiable by her pride, a sheer length of raven black hair. Officially, unusually long hair was not smiled on, but hers was so obedient that a simple clasp at the small of her back was all she needed to rule it. Meggan India Alt. Once an Academy uppersclassman who had befriended a zelous young cadet and taught her how to toe the line. Now, the ship's executive officer. The one who had held a fixed stare on her since she had dashed pell mell across the dock. </w:t>
      </w:r>
    </w:p>
    <w:p w:rsidR="003C23C7" w:rsidRPr="0006141B" w:rsidRDefault="003C23C7">
      <w:pPr>
        <w:spacing w:line="360" w:lineRule="auto"/>
        <w:jc w:val="both"/>
        <w:rPr>
          <w:rFonts w:ascii="Montserrat" w:hAnsi="Montserrat"/>
          <w:sz w:val="24"/>
        </w:rPr>
      </w:pPr>
      <w:r w:rsidRPr="0006141B">
        <w:rPr>
          <w:rFonts w:ascii="Montserrat" w:hAnsi="Montserrat"/>
          <w:sz w:val="24"/>
        </w:rPr>
        <w:tab/>
        <w:t>Alt's last act as a friend had been to inform her that she could expect no favors if she ever ended up under her command. Aeslyn glanced directly into that glare for an instant in which it occurred to her that her heritage gave her the right to commit seppuku. When Alt stepped up to her shoulder and spoke, it almost seemed like an attractive proposition.</w:t>
      </w:r>
    </w:p>
    <w:p w:rsidR="003C23C7" w:rsidRPr="0006141B" w:rsidRDefault="003C23C7">
      <w:pPr>
        <w:spacing w:line="360" w:lineRule="auto"/>
        <w:jc w:val="both"/>
        <w:rPr>
          <w:rFonts w:ascii="Montserrat" w:hAnsi="Montserrat"/>
          <w:sz w:val="24"/>
        </w:rPr>
      </w:pPr>
      <w:r w:rsidRPr="0006141B">
        <w:rPr>
          <w:rFonts w:ascii="Montserrat" w:hAnsi="Montserrat"/>
          <w:sz w:val="24"/>
        </w:rPr>
        <w:tab/>
        <w:t>"Lieutennant Sinclair," Alt snapped, while Aeslyn cringed inwardly. "Nice of you to join us." Between them, it was a slap. But Alt didn't add anything else. She just turned and paced down the line behind the transfers.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"Goodmorning gentlemen, I am your new XO, Commander Alt.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"Many of you are probably aware," she continued after a pause, "that the Fleet is going through a period of reorganization. As a result, </w:t>
      </w:r>
      <w:r w:rsidRPr="0006141B">
        <w:rPr>
          <w:rFonts w:ascii="Montserrat" w:hAnsi="Montserrat"/>
          <w:i/>
          <w:sz w:val="24"/>
        </w:rPr>
        <w:t>Alexander</w:t>
      </w:r>
      <w:r w:rsidRPr="0006141B">
        <w:rPr>
          <w:rFonts w:ascii="Montserrat" w:hAnsi="Montserrat"/>
          <w:sz w:val="24"/>
        </w:rP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"Some of you," and at this, she looked directly at Aeslyn, "have already picked up a lot of experience here at Sol. I'm sorry to say you've still got a lot to learn in a short space of time. </w:t>
      </w:r>
    </w:p>
    <w:p w:rsidR="003C23C7" w:rsidRPr="0006141B" w:rsidRDefault="003C23C7">
      <w:pPr>
        <w:spacing w:line="360" w:lineRule="auto"/>
        <w:jc w:val="both"/>
        <w:rPr>
          <w:rFonts w:ascii="Montserrat" w:hAnsi="Montserrat"/>
          <w:sz w:val="24"/>
        </w:rPr>
      </w:pPr>
      <w:r w:rsidRPr="0006141B">
        <w:rPr>
          <w:rFonts w:ascii="Montserrat" w:hAnsi="Montserrat"/>
          <w:sz w:val="24"/>
        </w:rPr>
        <w:tab/>
        <w:t>"Advanced Reconnissance is the most vital and dangerous part of our space effort. We are not alone out there, and we know absolutely nothing about the competition--except,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rsidR="003C23C7" w:rsidRPr="0006141B" w:rsidRDefault="003C23C7">
      <w:pPr>
        <w:spacing w:line="360" w:lineRule="auto"/>
        <w:jc w:val="both"/>
        <w:rPr>
          <w:rFonts w:ascii="Montserrat" w:hAnsi="Montserrat"/>
          <w:sz w:val="24"/>
        </w:rPr>
      </w:pPr>
      <w:r w:rsidRPr="0006141B">
        <w:rPr>
          <w:rFonts w:ascii="Montserrat" w:hAnsi="Montserrat"/>
          <w:sz w:val="24"/>
        </w:rPr>
        <w:tab/>
        <w:t>"If, when we redeploy, we come across hostiles--and trust me, it likely enough to happen--you don't want to have any questions what the right thing to do is. If you got a question, don't wait for me or your direct superiors to come around before asking. The minute you got doubts, you grab the nearest scut or officer and get it of your chest. Don't be picky, the Fringe is no place to be shy or political.</w:t>
      </w:r>
    </w:p>
    <w:p w:rsidR="003C23C7" w:rsidRPr="0006141B" w:rsidRDefault="003C23C7">
      <w:pPr>
        <w:spacing w:line="360" w:lineRule="auto"/>
        <w:jc w:val="both"/>
        <w:rPr>
          <w:rFonts w:ascii="Montserrat" w:hAnsi="Montserrat"/>
          <w:sz w:val="24"/>
        </w:rPr>
      </w:pPr>
      <w:r w:rsidRPr="0006141B">
        <w:rPr>
          <w:rFonts w:ascii="Montserrat" w:hAnsi="Montserrat"/>
          <w:sz w:val="24"/>
        </w:rPr>
        <w:tab/>
        <w:t>"Now," she stopped in front of the line and paused for emphasis,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3C23C7" w:rsidRPr="0006141B" w:rsidRDefault="003C23C7">
      <w:pPr>
        <w:spacing w:line="360" w:lineRule="auto"/>
        <w:jc w:val="both"/>
        <w:rPr>
          <w:rFonts w:ascii="Montserrat" w:hAnsi="Montserrat"/>
          <w:sz w:val="24"/>
        </w:rPr>
      </w:pPr>
      <w:r w:rsidRPr="0006141B">
        <w:rPr>
          <w:rFonts w:ascii="Montserrat" w:hAnsi="Montserrat"/>
          <w:sz w:val="24"/>
        </w:rPr>
        <w:tab/>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You get a situation started, you take it to medical and get it transfered into storage. You will not like the alternative," she reminded them soberingly.</w:t>
      </w:r>
    </w:p>
    <w:p w:rsidR="003C23C7" w:rsidRPr="0006141B" w:rsidRDefault="003C23C7">
      <w:pPr>
        <w:spacing w:line="360" w:lineRule="auto"/>
        <w:jc w:val="both"/>
        <w:rPr>
          <w:rFonts w:ascii="Montserrat" w:hAnsi="Montserrat"/>
          <w:sz w:val="24"/>
        </w:rPr>
      </w:pPr>
      <w:r w:rsidRPr="0006141B">
        <w:rPr>
          <w:rFonts w:ascii="Montserrat" w:hAnsi="Montserrat"/>
          <w:sz w:val="24"/>
        </w:rPr>
        <w:tab/>
        <w:t>One by one, she took each person's papers and checked them. Everything was in order, so she wrapped it up. "Very good, gentlemen. I have, of course, already reviewied your jackets, and I just want to say I have every confidence in your abilities. Some of you should expect to be summoned to the Captain's Mess this evening at which time you will meet the Captain. Carry on.</w:t>
      </w:r>
    </w:p>
    <w:p w:rsidR="003C23C7" w:rsidRPr="0006141B" w:rsidRDefault="003C23C7">
      <w:pPr>
        <w:spacing w:line="360" w:lineRule="auto"/>
        <w:jc w:val="both"/>
        <w:rPr>
          <w:rFonts w:ascii="Montserrat" w:hAnsi="Montserrat"/>
          <w:sz w:val="24"/>
        </w:rPr>
      </w:pPr>
      <w:r w:rsidRPr="0006141B">
        <w:rPr>
          <w:rFonts w:ascii="Montserrat" w:hAnsi="Montserrat"/>
          <w:sz w:val="24"/>
        </w:rPr>
        <w:tab/>
        <w:t>"Sinclair," she added, holding out an arm to block her way, "you're with me." Parks and a few others looked back at this and then discreetly followed the rest up the gangway. Aeslyn raised an eyebrow when they were alone on the dock. Alt smiled and pointed out, "You've got orders to report to the Captain. Don't want you getting lost on the way."</w:t>
      </w:r>
    </w:p>
    <w:p w:rsidR="003C23C7" w:rsidRPr="0006141B" w:rsidRDefault="003C23C7">
      <w:pPr>
        <w:spacing w:line="360" w:lineRule="auto"/>
        <w:jc w:val="both"/>
        <w:rPr>
          <w:rFonts w:ascii="Montserrat" w:hAnsi="Montserrat"/>
          <w:sz w:val="24"/>
        </w:rPr>
      </w:pPr>
      <w:r w:rsidRPr="0006141B">
        <w:rPr>
          <w:rFonts w:ascii="Montserrat" w:hAnsi="Montserrat"/>
          <w:sz w:val="24"/>
        </w:rPr>
        <w:tab/>
        <w:t>"Thanks," Aeslyn said wryly, following Alt up through the ship's access. At the top of the gangway, she turned to the Cheif Petty Officer, "Lieutennant Sinclair reporting, permission to come aboard."</w:t>
      </w:r>
    </w:p>
    <w:p w:rsidR="003C23C7" w:rsidRPr="0006141B" w:rsidRDefault="003C23C7">
      <w:pPr>
        <w:spacing w:line="360" w:lineRule="auto"/>
        <w:jc w:val="both"/>
        <w:rPr>
          <w:rFonts w:ascii="Montserrat" w:hAnsi="Montserrat"/>
          <w:sz w:val="24"/>
        </w:rPr>
      </w:pPr>
      <w:r w:rsidRPr="0006141B">
        <w:rPr>
          <w:rFonts w:ascii="Montserrat" w:hAnsi="Montserrat"/>
          <w:sz w:val="24"/>
        </w:rPr>
        <w:tab/>
        <w:t>The CPO glanced at her, opening his mouth to respond, and froze. He scanned down her body and then back to her face</w:t>
      </w:r>
      <w:r w:rsidRPr="0006141B">
        <w:rPr>
          <w:rFonts w:ascii="Montserrat" w:hAnsi="Montserrat"/>
          <w:sz w:val="24"/>
        </w:rPr>
        <w:tab/>
        <w:t xml:space="preserve">After a quick glance at Alt, he reclaimed his voice. "Permission granted." His eyes snapped back to Alt, "This some kind of joke, XO?" </w:t>
      </w:r>
    </w:p>
    <w:p w:rsidR="003C23C7" w:rsidRPr="0006141B" w:rsidRDefault="003C23C7">
      <w:pPr>
        <w:spacing w:line="360" w:lineRule="auto"/>
        <w:jc w:val="both"/>
        <w:rPr>
          <w:rFonts w:ascii="Montserrat" w:hAnsi="Montserrat"/>
          <w:sz w:val="24"/>
        </w:rPr>
      </w:pPr>
      <w:r w:rsidRPr="0006141B">
        <w:rPr>
          <w:rFonts w:ascii="Montserrat" w:hAnsi="Montserrat"/>
          <w:sz w:val="24"/>
        </w:rPr>
        <w:tab/>
        <w:t>"Mind your manners Mr. Grant," Alt countered taking Aeslyn's arm arm guiding her past. Aside, she murmured, "Lieutennant, please disregard that remark." She pushed Aeslyn into the cross corridor ahead of her and turned a sharp eye on Grant. Aeslyn stood there in confusion. Grant was looking between the two women with much the same expression. Alt waved her on with, "Go on Lieutennant,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rsidR="003C23C7" w:rsidRPr="0006141B" w:rsidRDefault="003C23C7">
      <w:pPr>
        <w:spacing w:line="360" w:lineRule="auto"/>
        <w:jc w:val="both"/>
        <w:rPr>
          <w:rFonts w:ascii="Montserrat" w:hAnsi="Montserrat"/>
          <w:sz w:val="24"/>
        </w:rPr>
      </w:pPr>
      <w:r w:rsidRPr="0006141B">
        <w:rPr>
          <w:rFonts w:ascii="Montserrat" w:hAnsi="Montserrat"/>
          <w:sz w:val="24"/>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rsidR="003C23C7" w:rsidRPr="0006141B" w:rsidRDefault="003C23C7">
      <w:pPr>
        <w:spacing w:line="360" w:lineRule="auto"/>
        <w:jc w:val="both"/>
        <w:rPr>
          <w:rFonts w:ascii="Montserrat" w:hAnsi="Montserrat"/>
          <w:sz w:val="24"/>
        </w:rPr>
      </w:pPr>
      <w:r w:rsidRPr="0006141B">
        <w:rPr>
          <w:rFonts w:ascii="Montserrat" w:hAnsi="Montserrat"/>
          <w:sz w:val="24"/>
        </w:rPr>
        <w:tab/>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rsidR="003C23C7" w:rsidRPr="0006141B" w:rsidRDefault="003C23C7">
      <w:pPr>
        <w:spacing w:line="360" w:lineRule="auto"/>
        <w:jc w:val="both"/>
        <w:rPr>
          <w:rFonts w:ascii="Montserrat" w:hAnsi="Montserrat"/>
          <w:sz w:val="24"/>
        </w:rPr>
      </w:pPr>
      <w:r w:rsidRPr="0006141B">
        <w:rPr>
          <w:rFonts w:ascii="Montserrat" w:hAnsi="Montserrat"/>
          <w:sz w:val="24"/>
        </w:rPr>
        <w:tab/>
        <w:t>She turned, completely off balance. She looked after him, but he had vanished. She shook her head, vaguely alarmed. The man had hands that knew just where to go to disarm her, and she didn't have a clue who he was. She tried to shrug it off and continued on. To add to her confusion, a man in a small group that passed brightened as he saw her. "Good morning, Red," he in much the same intimate but innocent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rsidR="003C23C7" w:rsidRPr="0006141B" w:rsidRDefault="003C23C7">
      <w:pPr>
        <w:spacing w:line="360" w:lineRule="auto"/>
        <w:jc w:val="both"/>
        <w:rPr>
          <w:rFonts w:ascii="Montserrat" w:hAnsi="Montserrat"/>
          <w:sz w:val="24"/>
        </w:rPr>
      </w:pPr>
      <w:r w:rsidRPr="0006141B">
        <w:rPr>
          <w:rFonts w:ascii="Montserrat" w:hAnsi="Montserrat"/>
          <w:sz w:val="24"/>
        </w:rPr>
        <w:tab/>
        <w:t>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rsidR="003C23C7" w:rsidRPr="0006141B" w:rsidRDefault="003C23C7">
      <w:pPr>
        <w:spacing w:line="360" w:lineRule="auto"/>
        <w:jc w:val="both"/>
        <w:rPr>
          <w:rFonts w:ascii="Montserrat" w:hAnsi="Montserrat"/>
          <w:sz w:val="24"/>
        </w:rPr>
      </w:pPr>
      <w:r w:rsidRPr="0006141B">
        <w:rPr>
          <w:rFonts w:ascii="Montserrat" w:hAnsi="Montserrat"/>
          <w:sz w:val="24"/>
        </w:rPr>
        <w:tab/>
        <w:t>She managed not to show her dismay.</w:t>
      </w:r>
    </w:p>
    <w:p w:rsidR="003C23C7" w:rsidRPr="0006141B" w:rsidRDefault="003C23C7">
      <w:pPr>
        <w:spacing w:line="360" w:lineRule="auto"/>
        <w:jc w:val="both"/>
        <w:rPr>
          <w:rFonts w:ascii="Montserrat" w:hAnsi="Montserrat"/>
          <w:sz w:val="24"/>
        </w:rPr>
      </w:pPr>
      <w:r w:rsidRPr="0006141B">
        <w:rPr>
          <w:rFonts w:ascii="Montserrat" w:hAnsi="Montserrat"/>
          <w:sz w:val="24"/>
        </w:rPr>
        <w:tab/>
        <w:t>She felt way out of her element, and she wasn't about to take the matter up with a Lieutennant Commander. She just turned about, breaking the contact and said, all professionalism, "No, Mr. Grant, I'm waiting here for the XO."</w:t>
      </w:r>
    </w:p>
    <w:p w:rsidR="003C23C7" w:rsidRPr="0006141B" w:rsidRDefault="003C23C7">
      <w:pPr>
        <w:spacing w:line="360" w:lineRule="auto"/>
        <w:jc w:val="both"/>
        <w:rPr>
          <w:rFonts w:ascii="Montserrat" w:hAnsi="Montserrat"/>
          <w:sz w:val="24"/>
        </w:rPr>
      </w:pPr>
      <w:r w:rsidRPr="0006141B">
        <w:rPr>
          <w:rFonts w:ascii="Montserrat" w:hAnsi="Montserrat"/>
          <w:sz w:val="24"/>
        </w:rPr>
        <w:tab/>
        <w:t>He didn't react to the brush off. "Alt is finished on the dock, then?" he asked, pressing the call button. She nodded and turned her shoulder toward him and stared down the way Alt would have to come. His car came, and he parted with, "Catch you later, Red."</w:t>
      </w:r>
    </w:p>
    <w:p w:rsidR="003C23C7" w:rsidRPr="0006141B" w:rsidRDefault="003C23C7">
      <w:pPr>
        <w:spacing w:line="360" w:lineRule="auto"/>
        <w:jc w:val="both"/>
        <w:rPr>
          <w:rFonts w:ascii="Montserrat" w:hAnsi="Montserrat"/>
          <w:sz w:val="24"/>
        </w:rPr>
      </w:pPr>
      <w:r w:rsidRPr="0006141B">
        <w:rPr>
          <w:rFonts w:ascii="Montserrat" w:hAnsi="Montserrat"/>
          <w:sz w:val="24"/>
        </w:rPr>
        <w:tab/>
        <w:t>Shortly, Alt came up and punched the call button. Aeslyn waited until they were alone in the lift to enquire, "Discipline gets a little relaxed out in the Deep, does it?" She didn't know how else to air her thoughts. She didn't want to make the wrong call. It seemed perfectly reasonable that a reletively small group of people confined together for long periods of time would be a little more casual with one another, if one thought about the right way. After all, there had been nothing hostile in the attention she had gotten.</w:t>
      </w:r>
    </w:p>
    <w:p w:rsidR="003C23C7" w:rsidRPr="0006141B" w:rsidRDefault="003C23C7">
      <w:pPr>
        <w:spacing w:line="360" w:lineRule="auto"/>
        <w:jc w:val="both"/>
        <w:rPr>
          <w:rFonts w:ascii="Montserrat" w:hAnsi="Montserrat"/>
          <w:sz w:val="24"/>
        </w:rPr>
      </w:pPr>
      <w:r w:rsidRPr="0006141B">
        <w:rPr>
          <w:rFonts w:ascii="Montserrat" w:hAnsi="Montserrat"/>
          <w:sz w:val="24"/>
        </w:rPr>
        <w:tab/>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rsidR="003C23C7" w:rsidRPr="0006141B" w:rsidRDefault="003C23C7">
      <w:pPr>
        <w:spacing w:line="360" w:lineRule="auto"/>
        <w:jc w:val="both"/>
        <w:rPr>
          <w:rFonts w:ascii="Montserrat" w:hAnsi="Montserrat"/>
          <w:sz w:val="24"/>
        </w:rPr>
      </w:pPr>
      <w:r w:rsidRPr="0006141B">
        <w:rPr>
          <w:rFonts w:ascii="Montserrat" w:hAnsi="Montserrat"/>
          <w:sz w:val="24"/>
        </w:rPr>
        <w:tab/>
        <w:t>Aeslyn nodded, and resolved not to make an issue out of her first experience of the crew. There were probably respectible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In due course, she and Alt arrived at the bridge.</w:t>
      </w:r>
    </w:p>
    <w:p w:rsidR="003C23C7" w:rsidRPr="0006141B" w:rsidRDefault="003C23C7">
      <w:pPr>
        <w:spacing w:line="360" w:lineRule="auto"/>
        <w:jc w:val="both"/>
        <w:rPr>
          <w:rFonts w:ascii="Montserrat" w:hAnsi="Montserrat"/>
          <w:sz w:val="24"/>
        </w:rPr>
      </w:pPr>
      <w:r w:rsidRPr="0006141B">
        <w:rPr>
          <w:rFonts w:ascii="Montserrat" w:hAnsi="Montserrat"/>
          <w:sz w:val="24"/>
        </w:rPr>
        <w:tab/>
        <w:t>She looked slowly over the bridge, taking in the multitude of work stations and the quiet murmur of a busy third watch crew. The helm section was opened up under the ministrations of ship's technicians. The com section was busy dealing with the station and Fleet transmissions. Carlson was there, the officer of the watch. Whatever had called him away from the bridge she couldn't guess, but he had gotten here ahead of them. She glanced over at tactical and was pleased to see another familiar face from her academy days. A tall woman with short, dirty blond hair. She excused herself from Alt's side with a small gesture and walked over to Daron Medea. Daron looked up as she approached. "Hey, Daron," she smiled against the other's expressionless greeting, "it's me, Aeslyn. Don't tell me you've forgotten me."</w:t>
      </w:r>
    </w:p>
    <w:p w:rsidR="003C23C7" w:rsidRPr="0006141B" w:rsidRDefault="003C23C7">
      <w:pPr>
        <w:spacing w:line="360" w:lineRule="auto"/>
        <w:jc w:val="both"/>
        <w:rPr>
          <w:rFonts w:ascii="Montserrat" w:hAnsi="Montserrat"/>
          <w:sz w:val="24"/>
        </w:rPr>
      </w:pPr>
      <w:r w:rsidRPr="0006141B">
        <w:rPr>
          <w:rFonts w:ascii="Montserrat" w:hAnsi="Montserrat"/>
          <w:sz w:val="24"/>
        </w:rPr>
        <w:tab/>
        <w:t>Daron's face brightened, "Hey kid, been a long time. Welcome aboard." They shook hands and embraced. Alt had introduced them almost a decade ago, having talked Daron into toutering Aeslyn in tactics. A look passed between Daron and Alt, but Aeslyn could not read it. Alt shook her head lightly and Daron shrugged, turning back to Aeslyn. "Been letting your hair grow out, I see," she grinned.</w:t>
      </w:r>
    </w:p>
    <w:p w:rsidR="003C23C7" w:rsidRPr="0006141B" w:rsidRDefault="003C23C7">
      <w:pPr>
        <w:spacing w:line="360" w:lineRule="auto"/>
        <w:jc w:val="both"/>
        <w:rPr>
          <w:rFonts w:ascii="Montserrat" w:hAnsi="Montserrat"/>
          <w:sz w:val="24"/>
        </w:rPr>
      </w:pPr>
      <w:r w:rsidRPr="0006141B">
        <w:rPr>
          <w:rFonts w:ascii="Montserrat" w:hAnsi="Montserrat"/>
          <w:sz w:val="24"/>
        </w:rPr>
        <w:tab/>
        <w:t>Aeslyn returned a small smile. "For a while I worried that it wouldn't recover from the butchering it got in the Academy. I don't know how Alt ever escaped the knife," she declared with a mock jelous glare.</w:t>
      </w:r>
    </w:p>
    <w:p w:rsidR="003C23C7" w:rsidRPr="0006141B" w:rsidRDefault="003C23C7">
      <w:pPr>
        <w:spacing w:line="360" w:lineRule="auto"/>
        <w:jc w:val="both"/>
        <w:rPr>
          <w:rFonts w:ascii="Montserrat" w:hAnsi="Montserrat"/>
          <w:sz w:val="24"/>
        </w:rPr>
      </w:pPr>
      <w:r w:rsidRPr="0006141B">
        <w:rPr>
          <w:rFonts w:ascii="Montserrat" w:hAnsi="Montserrat"/>
          <w:sz w:val="24"/>
        </w:rPr>
        <w:tab/>
        <w:t>The XO just smiled engimatically, not offering to explain. With a tap on Aeslyn's flank, she reminded her of her business on the bridge and pointed her chin at the hatch leading to the Captain's ready room. "You two can catch up on old times later, Aeslyn has an appointment to keep."</w:t>
      </w:r>
    </w:p>
    <w:p w:rsidR="003C23C7" w:rsidRPr="0006141B" w:rsidRDefault="003C23C7">
      <w:pPr>
        <w:spacing w:line="360" w:lineRule="auto"/>
        <w:jc w:val="both"/>
        <w:rPr>
          <w:rFonts w:ascii="Montserrat" w:hAnsi="Montserrat"/>
          <w:sz w:val="24"/>
        </w:rPr>
      </w:pPr>
      <w:r w:rsidRPr="0006141B">
        <w:rPr>
          <w:rFonts w:ascii="Montserrat" w:hAnsi="Montserrat"/>
          <w:sz w:val="24"/>
        </w:rPr>
        <w:tab/>
        <w:t>Aeslyn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Lieutennant Sinclair for you."</w:t>
      </w:r>
    </w:p>
    <w:p w:rsidR="003C23C7" w:rsidRPr="0006141B" w:rsidRDefault="003C23C7">
      <w:pPr>
        <w:spacing w:line="360" w:lineRule="auto"/>
        <w:jc w:val="both"/>
        <w:rPr>
          <w:rFonts w:ascii="Montserrat" w:hAnsi="Montserrat"/>
          <w:sz w:val="24"/>
        </w:rPr>
      </w:pPr>
      <w:r w:rsidRPr="0006141B">
        <w:rPr>
          <w:rFonts w:ascii="Montserrat" w:hAnsi="Montserrat"/>
          <w:sz w:val="24"/>
        </w:rPr>
        <w:tab/>
        <w:t>Captain Richard Stewart glanced up at them from his desk as Aeslyn saluted and waved them in to a couple of awaiting chairs. He was an average looking man with hard features and a sharp eye. He had taken Aeslyn's measure while she came in and sat down. They exchanged formalities quickly as he fished a data jacket out of the rack on his desk and fed it into the reader. While he scanned her file through the polarized surface of the desk top, he asked casually, "Alt tells me you have been requesting AR posting since you came out of the Academy. You must be very excited right now."</w:t>
      </w:r>
    </w:p>
    <w:p w:rsidR="003C23C7" w:rsidRPr="0006141B" w:rsidRDefault="003C23C7">
      <w:pPr>
        <w:spacing w:line="360" w:lineRule="auto"/>
        <w:jc w:val="both"/>
        <w:rPr>
          <w:rFonts w:ascii="Montserrat" w:hAnsi="Montserrat"/>
          <w:sz w:val="24"/>
        </w:rPr>
      </w:pPr>
      <w:r w:rsidRPr="0006141B">
        <w:rPr>
          <w:rFonts w:ascii="Montserrat" w:hAnsi="Montserrat"/>
          <w:sz w:val="24"/>
        </w:rPr>
        <w:tab/>
        <w:t>"Aye, Captain," she responded, "This is the duty I signed up for, Sir."</w:t>
      </w:r>
    </w:p>
    <w:p w:rsidR="003C23C7" w:rsidRPr="0006141B" w:rsidRDefault="003C23C7">
      <w:pPr>
        <w:spacing w:line="360" w:lineRule="auto"/>
        <w:jc w:val="both"/>
        <w:rPr>
          <w:rFonts w:ascii="Montserrat" w:hAnsi="Montserrat"/>
          <w:sz w:val="24"/>
        </w:rPr>
      </w:pPr>
      <w:r w:rsidRPr="0006141B">
        <w:rPr>
          <w:rFonts w:ascii="Montserrat" w:hAnsi="Montserrat"/>
          <w:sz w:val="24"/>
        </w:rPr>
        <w:tab/>
        <w:t>He nodded, still looking at the display which was opaque from her side of the desk. "I'm sure many officers have told you that there is no significant difference between recon and patrol operations. There some specific reason why you're so hot to be out on the Fringe, Lieutennant?"</w:t>
      </w:r>
    </w:p>
    <w:p w:rsidR="003C23C7" w:rsidRPr="0006141B" w:rsidRDefault="003C23C7">
      <w:pPr>
        <w:spacing w:line="360" w:lineRule="auto"/>
        <w:jc w:val="both"/>
        <w:rPr>
          <w:rFonts w:ascii="Montserrat" w:hAnsi="Montserrat"/>
          <w:sz w:val="24"/>
        </w:rPr>
      </w:pPr>
      <w:r w:rsidRPr="0006141B">
        <w:rPr>
          <w:rFonts w:ascii="Montserrat" w:hAnsi="Montserrat"/>
          <w:sz w:val="24"/>
        </w:rPr>
        <w:tab/>
        <w:t>"Sir," she began, paused to think it through, "Begging your pardon, but patrol routes don't actually go anywhere Sir." He looked up at her, then back to the report, not totally satisfied by her answer.</w:t>
      </w:r>
    </w:p>
    <w:p w:rsidR="003C23C7" w:rsidRPr="0006141B" w:rsidRDefault="003C23C7">
      <w:pPr>
        <w:spacing w:line="360" w:lineRule="auto"/>
        <w:jc w:val="both"/>
        <w:rPr>
          <w:rFonts w:ascii="Montserrat" w:hAnsi="Montserrat"/>
          <w:sz w:val="24"/>
        </w:rPr>
      </w:pPr>
      <w:r w:rsidRPr="0006141B">
        <w:rPr>
          <w:rFonts w:ascii="Montserrat" w:hAnsi="Montserrat"/>
          <w:sz w:val="24"/>
        </w:rPr>
        <w:tab/>
        <w:t>"You have an excellent record, Lieutennant. I would expect an officer of your calibur to be more interested in moving up in the Home Fleet. Working for her own command." Aeslyn didn't comment in the pause he gave her. He went on, "Everyone who serves on a Conqueror knows that they're taking a big risk. Not too many people look forward to getting posted out there. So what makes you so different, Lieutennant? Do you like taking risks? Do you hope to see some action out in the Deep? Maybe move up the ladder a little faster under fire?"</w:t>
      </w:r>
    </w:p>
    <w:p w:rsidR="003C23C7" w:rsidRPr="0006141B" w:rsidRDefault="003C23C7">
      <w:pPr>
        <w:spacing w:line="360" w:lineRule="auto"/>
        <w:jc w:val="both"/>
        <w:rPr>
          <w:rFonts w:ascii="Montserrat" w:hAnsi="Montserrat"/>
          <w:sz w:val="24"/>
        </w:rPr>
      </w:pPr>
      <w:r w:rsidRPr="0006141B">
        <w:rPr>
          <w:rFonts w:ascii="Montserrat" w:hAnsi="Montserrat"/>
          <w:sz w:val="24"/>
        </w:rPr>
        <w:tab/>
        <w:t>Aeslyn frowned, "No, Sir. I'm no more anxious to see hostiles than Fleet Command. I just believe that man has a right to be out there, and I want to be out there exercising that right."</w:t>
      </w:r>
    </w:p>
    <w:p w:rsidR="003C23C7" w:rsidRPr="0006141B" w:rsidRDefault="003C23C7">
      <w:pPr>
        <w:spacing w:line="360" w:lineRule="auto"/>
        <w:jc w:val="both"/>
        <w:rPr>
          <w:rFonts w:ascii="Montserrat" w:hAnsi="Montserrat"/>
          <w:sz w:val="24"/>
        </w:rPr>
      </w:pPr>
      <w:r w:rsidRPr="0006141B">
        <w:rPr>
          <w:rFonts w:ascii="Montserrat" w:hAnsi="Montserrat"/>
          <w:sz w:val="24"/>
        </w:rPr>
        <w:tab/>
        <w:t>He rubbed a finger over his lower lip, and rested his chin on his braced fist. She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He tried another angle, "According to your psyche evaluation, you're something of a loner. Keep to yourself a lot of the time, leave it to other people to draw you out before making friends.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rsidR="003C23C7" w:rsidRPr="0006141B" w:rsidRDefault="003C23C7">
      <w:pPr>
        <w:spacing w:line="360" w:lineRule="auto"/>
        <w:jc w:val="both"/>
        <w:rPr>
          <w:rFonts w:ascii="Montserrat" w:hAnsi="Montserrat"/>
          <w:sz w:val="24"/>
        </w:rPr>
      </w:pPr>
      <w:r w:rsidRPr="0006141B">
        <w:rPr>
          <w:rFonts w:ascii="Montserrat" w:hAnsi="Montserrat"/>
          <w:sz w:val="24"/>
        </w:rPr>
        <w:tab/>
        <w:t>Aeslyn shook her head and said bluntly, "I'm sorry, Sir, but I don't buy that. There's a difference between minding my own business and being anti-social. Besides, I've already met some of the crew on my way in here," she recalled the feeling she had walking onto the bridge, "you have a, ah, real friendly crew. I am confident enough that I'll be able to fit in, Captain."</w:t>
      </w:r>
    </w:p>
    <w:p w:rsidR="003C23C7" w:rsidRPr="0006141B" w:rsidRDefault="003C23C7">
      <w:pPr>
        <w:spacing w:line="360" w:lineRule="auto"/>
        <w:jc w:val="both"/>
        <w:rPr>
          <w:rFonts w:ascii="Montserrat" w:hAnsi="Montserrat"/>
          <w:sz w:val="24"/>
        </w:rPr>
      </w:pPr>
      <w:r w:rsidRPr="0006141B">
        <w:rPr>
          <w:rFonts w:ascii="Montserrat" w:hAnsi="Montserrat"/>
          <w:sz w:val="24"/>
        </w:rPr>
        <w:tab/>
        <w:t>He smiled then and keyed off the display. Aeslyn glanced down as he and the XO exchanged a look. "Maybe so," he allowed, "maybe so." She looked back at him as he commented, "I hear you're a real good pilot, Lieutennant. Made the top ten in performance ratings each time you've had the helm during engagements in fleet maneuvers."</w:t>
      </w:r>
    </w:p>
    <w:p w:rsidR="003C23C7" w:rsidRPr="0006141B" w:rsidRDefault="003C23C7">
      <w:pPr>
        <w:spacing w:line="360" w:lineRule="auto"/>
        <w:jc w:val="both"/>
        <w:rPr>
          <w:rFonts w:ascii="Montserrat" w:hAnsi="Montserrat"/>
          <w:sz w:val="24"/>
        </w:rPr>
      </w:pPr>
      <w:r w:rsidRPr="0006141B">
        <w:rPr>
          <w:rFonts w:ascii="Montserrat" w:hAnsi="Montserrat"/>
          <w:sz w:val="24"/>
        </w:rPr>
        <w:tab/>
        <w:t>Aeslyn shrugged, "Flying's in my blood, Sir."</w:t>
      </w:r>
    </w:p>
    <w:p w:rsidR="003C23C7" w:rsidRPr="0006141B" w:rsidRDefault="003C23C7">
      <w:pPr>
        <w:spacing w:line="360" w:lineRule="auto"/>
        <w:jc w:val="both"/>
        <w:rPr>
          <w:rFonts w:ascii="Montserrat" w:hAnsi="Montserrat"/>
          <w:sz w:val="24"/>
        </w:rPr>
      </w:pPr>
      <w:r w:rsidRPr="0006141B">
        <w:rPr>
          <w:rFonts w:ascii="Montserrat" w:hAnsi="Montserrat"/>
          <w:sz w:val="24"/>
        </w:rPr>
        <w:tab/>
        <w:t>"So it would seem," he replied. "Do you mind if I ask, why did you go in for command training and not fighter training at the Academy? I mean, I am aware that Fleet Command is leery about putting civs on the flight deck, but for someone with your aptitude, they would have made an exception."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"Well, part of it was Alt's influence," she explained. "She believed that my spatial awareness would be an asset on the bridge. She drafted me onto her command training team, at first to fly the simulator." </w:t>
      </w:r>
    </w:p>
    <w:p w:rsidR="003C23C7" w:rsidRPr="0006141B" w:rsidRDefault="003C23C7">
      <w:pPr>
        <w:spacing w:line="360" w:lineRule="auto"/>
        <w:jc w:val="both"/>
        <w:rPr>
          <w:rFonts w:ascii="Montserrat" w:hAnsi="Montserrat"/>
          <w:sz w:val="24"/>
        </w:rPr>
      </w:pPr>
      <w:r w:rsidRPr="0006141B">
        <w:rPr>
          <w:rFonts w:ascii="Montserrat" w:hAnsi="Montserrat"/>
          <w:sz w:val="24"/>
        </w:rPr>
        <w:tab/>
        <w:t>Alt interrupted, "She was two years behind me at the Academy. I picked her up out of fighter training. I thought it would be a good idea to get a hot pilot on the team, and I paid the price. In combat sims she tended to ignore my commands taking her own initiative to acheive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rsidR="003C23C7" w:rsidRPr="0006141B" w:rsidRDefault="003C23C7">
      <w:pPr>
        <w:spacing w:line="360" w:lineRule="auto"/>
        <w:jc w:val="both"/>
        <w:rPr>
          <w:rFonts w:ascii="Montserrat" w:hAnsi="Montserrat"/>
          <w:sz w:val="24"/>
        </w:rPr>
      </w:pPr>
      <w:r w:rsidRPr="0006141B">
        <w:rPr>
          <w:rFonts w:ascii="Montserrat" w:hAnsi="Montserrat"/>
          <w:sz w:val="24"/>
        </w:rPr>
        <w:tab/>
        <w:t>"Unaugmented and over a sensor web?" the Captain asked in disbelief.</w:t>
      </w:r>
    </w:p>
    <w:p w:rsidR="003C23C7" w:rsidRPr="0006141B" w:rsidRDefault="003C23C7">
      <w:pPr>
        <w:spacing w:line="360" w:lineRule="auto"/>
        <w:jc w:val="both"/>
        <w:rPr>
          <w:rFonts w:ascii="Montserrat" w:hAnsi="Montserrat"/>
          <w:sz w:val="24"/>
        </w:rPr>
      </w:pPr>
      <w:r w:rsidRPr="0006141B">
        <w:rPr>
          <w:rFonts w:ascii="Montserrat" w:hAnsi="Montserrat"/>
          <w:sz w:val="24"/>
        </w:rPr>
        <w:tab/>
        <w:t>Alt nodded. "I never got to see her fly after augmentation, though," she said and turned to Aeslyn, "I told him about all of that years ago, but he didn't believe me. When he put in his request for a helm transfer, I picked your name off the list and told him to request you specifically."</w:t>
      </w:r>
    </w:p>
    <w:p w:rsidR="003C23C7" w:rsidRPr="0006141B" w:rsidRDefault="003C23C7">
      <w:pPr>
        <w:spacing w:line="360" w:lineRule="auto"/>
        <w:jc w:val="both"/>
        <w:rPr>
          <w:rFonts w:ascii="Montserrat" w:hAnsi="Montserrat"/>
          <w:sz w:val="24"/>
        </w:rPr>
      </w:pPr>
      <w:r w:rsidRPr="0006141B">
        <w:rPr>
          <w:rFonts w:ascii="Montserrat" w:hAnsi="Montserrat"/>
          <w:sz w:val="24"/>
        </w:rPr>
        <w:tab/>
        <w:t>Aeslyn turned to her and raised an eyebrow, "What ever happened to, 'Don't expect any favors'?"</w:t>
      </w:r>
    </w:p>
    <w:p w:rsidR="003C23C7" w:rsidRPr="0006141B" w:rsidRDefault="003C23C7">
      <w:pPr>
        <w:spacing w:line="360" w:lineRule="auto"/>
        <w:jc w:val="both"/>
        <w:rPr>
          <w:rFonts w:ascii="Montserrat" w:hAnsi="Montserrat"/>
          <w:sz w:val="24"/>
        </w:rPr>
      </w:pPr>
      <w:r w:rsidRPr="0006141B">
        <w:rPr>
          <w:rFonts w:ascii="Montserrat" w:hAnsi="Montserrat"/>
          <w:sz w:val="24"/>
        </w:rPr>
        <w:tab/>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banish an opponant's ship in a loop paradox. That's the reason why she's held a helm position for so long. But I have to tell you, that's not all she's good at."</w:t>
      </w:r>
    </w:p>
    <w:p w:rsidR="003C23C7" w:rsidRPr="0006141B" w:rsidRDefault="003C23C7">
      <w:pPr>
        <w:spacing w:line="360" w:lineRule="auto"/>
        <w:jc w:val="both"/>
        <w:rPr>
          <w:rFonts w:ascii="Montserrat" w:hAnsi="Montserrat"/>
          <w:sz w:val="24"/>
        </w:rPr>
      </w:pPr>
      <w:r w:rsidRPr="0006141B">
        <w:rPr>
          <w:rFonts w:ascii="Montserrat" w:hAnsi="Montserrat"/>
          <w:sz w:val="24"/>
        </w:rPr>
        <w:tab/>
        <w:t>Stewart chucked at that. "Sinclair, I've worked with a lot of alleged geniuses in my time. Every damn one was a crack 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rsidR="003C23C7" w:rsidRPr="0006141B" w:rsidRDefault="003C23C7">
      <w:pPr>
        <w:spacing w:line="360" w:lineRule="auto"/>
        <w:jc w:val="both"/>
        <w:rPr>
          <w:rFonts w:ascii="Montserrat" w:hAnsi="Montserrat"/>
          <w:sz w:val="24"/>
        </w:rPr>
      </w:pPr>
      <w:r w:rsidRPr="0006141B">
        <w:rPr>
          <w:rFonts w:ascii="Montserrat" w:hAnsi="Montserrat"/>
          <w:sz w:val="24"/>
        </w:rPr>
        <w:tab/>
        <w:t>"You're on my watch, Lieutennant, starting today," he announced finally. "I'm gonna have my eye on you every minute. Before we break dock, were going to have you checked out and fully rated on every post on the bridge. You are an officer, and you are going to be carring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Lieutennant?"</w:t>
      </w:r>
    </w:p>
    <w:p w:rsidR="003C23C7" w:rsidRPr="0006141B" w:rsidRDefault="003C23C7">
      <w:pPr>
        <w:spacing w:line="360" w:lineRule="auto"/>
        <w:jc w:val="both"/>
        <w:rPr>
          <w:rFonts w:ascii="Montserrat" w:hAnsi="Montserrat"/>
          <w:sz w:val="24"/>
        </w:rPr>
      </w:pPr>
      <w:r w:rsidRPr="0006141B">
        <w:rPr>
          <w:rFonts w:ascii="Montserrat" w:hAnsi="Montserrat"/>
          <w:sz w:val="24"/>
        </w:rPr>
        <w:tab/>
        <w:t>"No sir!" she answered crisply, sitting straighter in her chair.</w:t>
      </w:r>
    </w:p>
    <w:p w:rsidR="003C23C7" w:rsidRPr="0006141B" w:rsidRDefault="003C23C7">
      <w:pPr>
        <w:spacing w:line="360" w:lineRule="auto"/>
        <w:jc w:val="both"/>
        <w:rPr>
          <w:rFonts w:ascii="Montserrat" w:hAnsi="Montserrat"/>
          <w:sz w:val="24"/>
        </w:rPr>
      </w:pPr>
      <w:r w:rsidRPr="0006141B">
        <w:rPr>
          <w:rFonts w:ascii="Montserrat" w:hAnsi="Montserrat"/>
          <w:sz w:val="24"/>
        </w:rPr>
        <w:tab/>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rsidR="003C23C7" w:rsidRPr="0006141B" w:rsidRDefault="003C23C7">
      <w:pPr>
        <w:spacing w:line="360" w:lineRule="auto"/>
        <w:jc w:val="both"/>
        <w:rPr>
          <w:rFonts w:ascii="Montserrat" w:hAnsi="Montserrat"/>
          <w:sz w:val="24"/>
        </w:rPr>
      </w:pPr>
      <w:r w:rsidRPr="0006141B">
        <w:rPr>
          <w:rFonts w:ascii="Montserrat" w:hAnsi="Montserrat"/>
          <w:sz w:val="24"/>
        </w:rPr>
        <w:tab/>
        <w:t>"Thank you sir."</w:t>
      </w:r>
    </w:p>
    <w:p w:rsidR="003C23C7" w:rsidRPr="0006141B" w:rsidRDefault="003C23C7">
      <w:pPr>
        <w:spacing w:line="360" w:lineRule="auto"/>
        <w:jc w:val="both"/>
        <w:rPr>
          <w:rFonts w:ascii="Montserrat" w:hAnsi="Montserrat"/>
          <w:sz w:val="24"/>
        </w:rPr>
      </w:pPr>
      <w:r w:rsidRPr="0006141B">
        <w:rPr>
          <w:rFonts w:ascii="Montserrat" w:hAnsi="Montserrat"/>
          <w:sz w:val="24"/>
        </w:rPr>
        <w:tab/>
        <w:t>"Dismissed, Lieutennant."</w:t>
      </w:r>
    </w:p>
    <w:p w:rsidR="003C23C7" w:rsidRPr="0006141B" w:rsidRDefault="003C23C7">
      <w:pPr>
        <w:spacing w:line="360" w:lineRule="auto"/>
        <w:jc w:val="both"/>
        <w:rPr>
          <w:rFonts w:ascii="Montserrat" w:hAnsi="Montserrat"/>
          <w:sz w:val="24"/>
        </w:rPr>
      </w:pPr>
      <w:r w:rsidRPr="0006141B">
        <w:rPr>
          <w:rFonts w:ascii="Montserrat" w:hAnsi="Montserrat"/>
          <w:sz w:val="24"/>
        </w:rPr>
        <w:tab/>
        <w:t>Aeslyn turned on her heel, stepped around the chair and marched to the hatch. It opened to let her out, then closed behind her leaving the Captain and the XO alone. Alt turned to the captain and asked while they both sat down again, "What was with the third degree, Rick?"</w:t>
      </w:r>
    </w:p>
    <w:p w:rsidR="003C23C7" w:rsidRPr="0006141B" w:rsidRDefault="003C23C7">
      <w:pPr>
        <w:spacing w:line="360" w:lineRule="auto"/>
        <w:jc w:val="both"/>
        <w:rPr>
          <w:rFonts w:ascii="Montserrat" w:hAnsi="Montserrat"/>
          <w:sz w:val="24"/>
        </w:rPr>
      </w:pPr>
      <w:r w:rsidRPr="0006141B">
        <w:rPr>
          <w:rFonts w:ascii="Montserrat" w:hAnsi="Montserrat"/>
          <w:sz w:val="24"/>
        </w:rPr>
        <w:tab/>
        <w:t>He shrugged, "Somebody high up in Fleet Command has it in for that girl, Meggan. Her jacket is crammed with more trumped up excuses and objections to front line service than I've ever seen in my life. The first time I read it I expected to meet a bitter and defensive woman. Or a dangerous and unstable one. That's not what I just saw, Meggan."</w:t>
      </w:r>
    </w:p>
    <w:p w:rsidR="003C23C7" w:rsidRPr="0006141B" w:rsidRDefault="003C23C7">
      <w:pPr>
        <w:spacing w:line="360" w:lineRule="auto"/>
        <w:jc w:val="both"/>
        <w:rPr>
          <w:rFonts w:ascii="Montserrat" w:hAnsi="Montserrat"/>
          <w:sz w:val="24"/>
        </w:rPr>
      </w:pPr>
      <w:r w:rsidRPr="0006141B">
        <w:rPr>
          <w:rFonts w:ascii="Montserrat" w:hAnsi="Montserrat"/>
          <w:sz w:val="24"/>
        </w:rPr>
        <w:tab/>
        <w:t>"So. What's your point?"</w:t>
      </w:r>
    </w:p>
    <w:p w:rsidR="003C23C7" w:rsidRPr="0006141B" w:rsidRDefault="003C23C7">
      <w:pPr>
        <w:spacing w:line="360" w:lineRule="auto"/>
        <w:jc w:val="both"/>
        <w:rPr>
          <w:rFonts w:ascii="Montserrat" w:hAnsi="Montserrat"/>
          <w:sz w:val="24"/>
        </w:rPr>
      </w:pPr>
      <w:r w:rsidRPr="0006141B">
        <w:rPr>
          <w:rFonts w:ascii="Montserrat" w:hAnsi="Montserrat"/>
          <w:sz w:val="24"/>
        </w:rPr>
        <w:tab/>
        <w:t>"I looked at her sealed records, while she was here. Did you know why she was held back in her senior year at the Academy?"</w:t>
      </w:r>
    </w:p>
    <w:p w:rsidR="003C23C7" w:rsidRPr="0006141B" w:rsidRDefault="003C23C7">
      <w:pPr>
        <w:spacing w:line="360" w:lineRule="auto"/>
        <w:jc w:val="both"/>
        <w:rPr>
          <w:rFonts w:ascii="Montserrat" w:hAnsi="Montserrat"/>
          <w:sz w:val="24"/>
        </w:rPr>
      </w:pPr>
      <w:r w:rsidRPr="0006141B">
        <w:rPr>
          <w:rFonts w:ascii="Montserrat" w:hAnsi="Montserrat"/>
          <w:sz w:val="24"/>
        </w:rPr>
        <w:tab/>
        <w:t>"The way I heard it, she had a severe reaction to the augmentation process. It took her months to recover. What does that have to do with this?"</w:t>
      </w:r>
    </w:p>
    <w:p w:rsidR="003C23C7" w:rsidRPr="0006141B" w:rsidRDefault="003C23C7">
      <w:pPr>
        <w:spacing w:line="360" w:lineRule="auto"/>
        <w:jc w:val="both"/>
        <w:rPr>
          <w:rFonts w:ascii="Montserrat" w:hAnsi="Montserrat"/>
          <w:sz w:val="24"/>
        </w:rPr>
      </w:pPr>
      <w:r w:rsidRPr="0006141B">
        <w:rPr>
          <w:rFonts w:ascii="Montserrat" w:hAnsi="Montserrat"/>
          <w:sz w:val="24"/>
        </w:rPr>
        <w:tab/>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rsidR="003C23C7" w:rsidRPr="0006141B" w:rsidRDefault="003C23C7">
      <w:pPr>
        <w:spacing w:line="360" w:lineRule="auto"/>
        <w:jc w:val="both"/>
        <w:rPr>
          <w:rFonts w:ascii="Montserrat" w:hAnsi="Montserrat"/>
          <w:sz w:val="24"/>
        </w:rPr>
      </w:pPr>
      <w:r w:rsidRPr="0006141B">
        <w:rPr>
          <w:rFonts w:ascii="Montserrat" w:hAnsi="Montserrat"/>
          <w:sz w:val="24"/>
        </w:rPr>
        <w:tab/>
        <w:t>"I don't understand, if her aug went off why did they return her to duty?"</w:t>
      </w:r>
    </w:p>
    <w:p w:rsidR="003C23C7" w:rsidRPr="0006141B" w:rsidRDefault="003C23C7">
      <w:pPr>
        <w:spacing w:line="360" w:lineRule="auto"/>
        <w:jc w:val="both"/>
        <w:rPr>
          <w:rFonts w:ascii="Montserrat" w:hAnsi="Montserrat"/>
          <w:sz w:val="24"/>
        </w:rPr>
      </w:pPr>
      <w:r w:rsidRPr="0006141B">
        <w:rPr>
          <w:rFonts w:ascii="Montserrat" w:hAnsi="Montserrat"/>
          <w:sz w:val="24"/>
        </w:rPr>
        <w:tab/>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higest end of the scale. There remains, even in her case, a risk of Exposure Syndrome."</w:t>
      </w:r>
    </w:p>
    <w:p w:rsidR="003C23C7" w:rsidRPr="0006141B" w:rsidRDefault="003C23C7">
      <w:pPr>
        <w:spacing w:line="360" w:lineRule="auto"/>
        <w:jc w:val="both"/>
        <w:rPr>
          <w:rFonts w:ascii="Montserrat" w:hAnsi="Montserrat"/>
          <w:sz w:val="24"/>
        </w:rPr>
      </w:pPr>
      <w:r w:rsidRPr="0006141B">
        <w:rPr>
          <w:rFonts w:ascii="Montserrat" w:hAnsi="Montserrat"/>
          <w:sz w:val="24"/>
        </w:rPr>
        <w:tab/>
        <w:t>Alt's eyes went wide. Exposure Syndrome was on the list of restricted subjects. Top secret exclusive access. The captain could not tell her anything more about what had him worried about her friend. She thought for a moment, "You said, somebody in Fleet Command has it in for her, Rick. Just what did you mean by that?"</w:t>
      </w:r>
    </w:p>
    <w:p w:rsidR="003C23C7" w:rsidRPr="0006141B" w:rsidRDefault="003C23C7">
      <w:pPr>
        <w:spacing w:line="360" w:lineRule="auto"/>
        <w:jc w:val="both"/>
        <w:rPr>
          <w:rFonts w:ascii="Montserrat" w:hAnsi="Montserrat"/>
          <w:sz w:val="24"/>
        </w:rPr>
      </w:pPr>
      <w:r w:rsidRPr="0006141B">
        <w:rPr>
          <w:rFonts w:ascii="Montserrat" w:hAnsi="Montserrat"/>
          <w:sz w:val="24"/>
        </w:rPr>
        <w:tab/>
        <w:t>He frowned, not sure if he wanted to answer that. After a moment he said, "They never tell high risk graduates about the danger they may face. they just jerk them around on a short leash until they can be safely retired or it becomes necessary for them to dissappear. They stalled her off for six years, Meggan, and now, just when things are getting touchy out there, somebody approved her request. In a case like hers, that just isn't supposed to happen. So, all I can think is that somebody wants her tipped off the edge and it scares the hell out of me that they put her on my ship."</w:t>
      </w:r>
    </w:p>
    <w:p w:rsidR="003C23C7" w:rsidRPr="0006141B" w:rsidRDefault="003C23C7">
      <w:pPr>
        <w:spacing w:line="360" w:lineRule="auto"/>
        <w:jc w:val="both"/>
        <w:rPr>
          <w:rFonts w:ascii="Montserrat" w:hAnsi="Montserrat"/>
          <w:sz w:val="24"/>
        </w:rPr>
      </w:pPr>
      <w:r w:rsidRPr="0006141B">
        <w:rPr>
          <w:rFonts w:ascii="Montserrat" w:hAnsi="Montserrat"/>
          <w:sz w:val="24"/>
        </w:rPr>
        <w:tab/>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rsidR="003C23C7" w:rsidRPr="0006141B" w:rsidRDefault="003C23C7">
      <w:pPr>
        <w:spacing w:line="360" w:lineRule="auto"/>
        <w:jc w:val="both"/>
        <w:rPr>
          <w:rFonts w:ascii="Montserrat" w:hAnsi="Montserrat"/>
          <w:sz w:val="24"/>
        </w:rPr>
      </w:pPr>
      <w:r w:rsidRPr="0006141B">
        <w:rPr>
          <w:rFonts w:ascii="Montserrat" w:hAnsi="Montserrat"/>
          <w:sz w:val="24"/>
        </w:rPr>
        <w:tab/>
        <w:t>"Meggan," he answered with a tired smile, "you're a damn fine officer and a loyal friend, but in this case, you don't know what the fuck you're talking about. But between you and me," he added with a hard look, "I hope you're right."</w:t>
      </w:r>
    </w:p>
    <w:p w:rsidR="003C23C7" w:rsidRPr="0006141B" w:rsidRDefault="003C23C7">
      <w:pPr>
        <w:spacing w:line="360" w:lineRule="auto"/>
        <w:jc w:val="both"/>
        <w:rPr>
          <w:rFonts w:ascii="Montserrat" w:hAnsi="Montserrat"/>
          <w:sz w:val="24"/>
        </w:rPr>
      </w:pPr>
      <w:r w:rsidRPr="0006141B">
        <w:rPr>
          <w:rFonts w:ascii="Montserrat" w:hAnsi="Montserrat"/>
          <w:sz w:val="24"/>
        </w:rPr>
        <w:br w:type="page"/>
        <w:t>CHAPTER TWO</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2096.05.12.0907 TER</w:t>
      </w:r>
    </w:p>
    <w:p w:rsidR="003C23C7" w:rsidRPr="0006141B" w:rsidRDefault="003C23C7">
      <w:pPr>
        <w:spacing w:line="360" w:lineRule="auto"/>
        <w:jc w:val="both"/>
        <w:rPr>
          <w:rFonts w:ascii="Montserrat" w:hAnsi="Montserrat"/>
          <w:sz w:val="24"/>
        </w:rPr>
      </w:pPr>
      <w:r w:rsidRPr="0006141B">
        <w:rPr>
          <w:rFonts w:ascii="Montserrat" w:hAnsi="Montserrat"/>
          <w:sz w:val="24"/>
        </w:rPr>
        <w:t>Aeslyn, like the rest of the transfered officers and enlisted men,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com when he announced himself and the other high ranking officers casualties. That left her in charge of a bridge of technicians and ensigns.</w:t>
      </w:r>
    </w:p>
    <w:p w:rsidR="003C23C7" w:rsidRPr="0006141B" w:rsidRDefault="003C23C7">
      <w:pPr>
        <w:spacing w:line="360" w:lineRule="auto"/>
        <w:jc w:val="both"/>
        <w:rPr>
          <w:rFonts w:ascii="Montserrat" w:hAnsi="Montserrat"/>
          <w:sz w:val="24"/>
        </w:rPr>
      </w:pPr>
      <w:r w:rsidRPr="0006141B">
        <w:rPr>
          <w:rFonts w:ascii="Montserrat" w:hAnsi="Montserrat"/>
          <w:sz w:val="24"/>
        </w:rPr>
        <w:tab/>
        <w:t>She found out only at the end of her watch yesterday that they had been running their exercises against an experienced crew off the secondary bridge.</w:t>
      </w:r>
    </w:p>
    <w:p w:rsidR="003C23C7" w:rsidRPr="0006141B" w:rsidRDefault="003C23C7">
      <w:pPr>
        <w:spacing w:line="360" w:lineRule="auto"/>
        <w:jc w:val="both"/>
        <w:rPr>
          <w:rFonts w:ascii="Montserrat" w:hAnsi="Montserrat"/>
          <w:sz w:val="24"/>
        </w:rPr>
      </w:pPr>
      <w:r w:rsidRPr="0006141B">
        <w:rPr>
          <w:rFonts w:ascii="Montserrat" w:hAnsi="Montserrat"/>
          <w:sz w:val="24"/>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but he had arranged to include the ship as the hunter hunted in an unscheduled fleet maneuver</w:t>
      </w:r>
    </w:p>
    <w:p w:rsidR="003C23C7" w:rsidRPr="0006141B" w:rsidRDefault="003C23C7">
      <w:pPr>
        <w:spacing w:line="360" w:lineRule="auto"/>
        <w:jc w:val="both"/>
        <w:rPr>
          <w:rFonts w:ascii="Montserrat" w:hAnsi="Montserrat"/>
          <w:sz w:val="24"/>
        </w:rPr>
      </w:pPr>
      <w:r w:rsidRPr="0006141B">
        <w:rPr>
          <w:rFonts w:ascii="Montserrat" w:hAnsi="Montserrat"/>
          <w:sz w:val="24"/>
        </w:rPr>
        <w:t>immediate sim conditions posed an ambush by some of the Home Fleet ships that began without warning while they were in countdown for undock</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To make matters worse, while she was desperately maneuvering to clear station after their emergency undock, they were set on by the </w:t>
      </w:r>
      <w:r w:rsidRPr="0006141B">
        <w:rPr>
          <w:rFonts w:ascii="Montserrat" w:hAnsi="Montserrat"/>
          <w:i/>
          <w:sz w:val="24"/>
        </w:rPr>
        <w:t>Avatar</w:t>
      </w:r>
      <w:r w:rsidRPr="0006141B">
        <w:rPr>
          <w:rFonts w:ascii="Montserrat" w:hAnsi="Montserrat"/>
          <w:sz w:val="24"/>
        </w:rPr>
        <w:t xml:space="preserve"> which had arrived unannounced for her trials</w:t>
      </w:r>
    </w:p>
    <w:p w:rsidR="003C23C7" w:rsidRPr="0006141B" w:rsidRDefault="003C23C7">
      <w:pPr>
        <w:spacing w:line="360" w:lineRule="auto"/>
        <w:jc w:val="both"/>
        <w:rPr>
          <w:rFonts w:ascii="Montserrat" w:hAnsi="Montserrat"/>
          <w:sz w:val="24"/>
        </w:rPr>
      </w:pPr>
      <w:r w:rsidRPr="0006141B">
        <w:rPr>
          <w:rFonts w:ascii="Montserrat" w:hAnsi="Montserrat"/>
          <w:sz w:val="24"/>
        </w:rPr>
        <w:t>Like most of the crew, Aeslyn didn't have a clue of her capabilities</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Avatar descended on them like the angel of death, faster and more maneuverable than the </w:t>
      </w:r>
      <w:r w:rsidRPr="0006141B">
        <w:rPr>
          <w:rFonts w:ascii="Montserrat" w:hAnsi="Montserrat"/>
          <w:i/>
          <w:sz w:val="24"/>
        </w:rPr>
        <w:t>Alexander</w:t>
      </w:r>
      <w:r w:rsidRPr="0006141B">
        <w:rPr>
          <w:rFonts w:ascii="Montserrat" w:hAnsi="Montserrat"/>
          <w:sz w:val="24"/>
        </w:rPr>
        <w:t xml:space="preserve"> had been designed to be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It took everything she had and a few dangerous improvisations on top of that to establish that fact without doubt</w:t>
      </w:r>
    </w:p>
    <w:p w:rsidR="003C23C7" w:rsidRPr="0006141B" w:rsidRDefault="003C23C7">
      <w:pPr>
        <w:spacing w:line="360" w:lineRule="auto"/>
        <w:jc w:val="both"/>
        <w:rPr>
          <w:rFonts w:ascii="Montserrat" w:hAnsi="Montserrat"/>
          <w:sz w:val="24"/>
        </w:rPr>
      </w:pPr>
      <w:r w:rsidRPr="0006141B">
        <w:rPr>
          <w:rFonts w:ascii="Montserrat" w:hAnsi="Montserrat"/>
          <w:sz w:val="24"/>
        </w:rPr>
        <w:t>And then the captain had ordered the crew to take her out</w:t>
      </w:r>
    </w:p>
    <w:p w:rsidR="003C23C7" w:rsidRPr="0006141B" w:rsidRDefault="003C23C7">
      <w:pPr>
        <w:spacing w:line="360" w:lineRule="auto"/>
        <w:jc w:val="both"/>
        <w:rPr>
          <w:rFonts w:ascii="Montserrat" w:hAnsi="Montserrat"/>
          <w:sz w:val="24"/>
        </w:rPr>
      </w:pPr>
      <w:r w:rsidRPr="0006141B">
        <w:rPr>
          <w:rFonts w:ascii="Montserrat" w:hAnsi="Montserrat"/>
          <w:sz w:val="24"/>
        </w:rPr>
        <w:t>She had turned around and stared at the captain for one long second, and he had stared implacibly back at her, offering no comment</w:t>
      </w:r>
    </w:p>
    <w:p w:rsidR="003C23C7" w:rsidRPr="0006141B" w:rsidRDefault="003C23C7">
      <w:pPr>
        <w:spacing w:line="360" w:lineRule="auto"/>
        <w:jc w:val="both"/>
        <w:rPr>
          <w:rFonts w:ascii="Montserrat" w:hAnsi="Montserrat"/>
          <w:sz w:val="24"/>
        </w:rPr>
      </w:pPr>
      <w:r w:rsidRPr="0006141B">
        <w:rPr>
          <w:rFonts w:ascii="Montserrat" w:hAnsi="Montserrat"/>
          <w:sz w:val="24"/>
        </w:rPr>
        <w:t>She turned back to her post and quietly hacked past the safety interlocks on the fold drive</w:t>
      </w:r>
    </w:p>
    <w:p w:rsidR="003C23C7" w:rsidRPr="0006141B" w:rsidRDefault="003C23C7">
      <w:pPr>
        <w:spacing w:line="360" w:lineRule="auto"/>
        <w:jc w:val="both"/>
        <w:rPr>
          <w:rFonts w:ascii="Montserrat" w:hAnsi="Montserrat"/>
          <w:sz w:val="24"/>
        </w:rPr>
      </w:pPr>
      <w:r w:rsidRPr="0006141B">
        <w:rPr>
          <w:rFonts w:ascii="Montserrat" w:hAnsi="Montserrat"/>
          <w:sz w:val="24"/>
        </w:rPr>
        <w:t>There were few things as dangerous as diving in such close proximity to a mass point</w:t>
      </w:r>
    </w:p>
    <w:p w:rsidR="003C23C7" w:rsidRPr="0006141B" w:rsidRDefault="003C23C7">
      <w:pPr>
        <w:spacing w:line="360" w:lineRule="auto"/>
        <w:jc w:val="both"/>
        <w:rPr>
          <w:rFonts w:ascii="Montserrat" w:hAnsi="Montserrat"/>
          <w:sz w:val="24"/>
        </w:rPr>
      </w:pPr>
      <w:r w:rsidRPr="0006141B">
        <w:rPr>
          <w:rFonts w:ascii="Montserrat" w:hAnsi="Montserrat"/>
          <w:sz w:val="24"/>
        </w:rPr>
        <w:t>She punched in a seven degree dive angle and whipped along the curve of the planetary gravity well, like a pad of butter flicked into a hot griddle</w:t>
      </w:r>
    </w:p>
    <w:p w:rsidR="003C23C7" w:rsidRPr="0006141B" w:rsidRDefault="003C23C7">
      <w:pPr>
        <w:spacing w:line="360" w:lineRule="auto"/>
        <w:jc w:val="both"/>
        <w:rPr>
          <w:rFonts w:ascii="Montserrat" w:hAnsi="Montserrat"/>
          <w:sz w:val="24"/>
        </w:rPr>
      </w:pPr>
      <w:r w:rsidRPr="0006141B">
        <w:rPr>
          <w:rFonts w:ascii="Montserrat" w:hAnsi="Montserrat"/>
          <w:sz w:val="24"/>
        </w:rPr>
        <w:t>At that speed, the heavy traffic patterns of near Earth space became a suicidal slalom course where moves were timed in nanoseconds</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Realizing that she couldn't pit </w:t>
      </w:r>
      <w:r w:rsidRPr="0006141B">
        <w:rPr>
          <w:rFonts w:ascii="Montserrat" w:hAnsi="Montserrat"/>
          <w:i/>
          <w:sz w:val="24"/>
        </w:rPr>
        <w:t>Alexander</w:t>
      </w:r>
      <w:r w:rsidRPr="0006141B">
        <w:rPr>
          <w:rFonts w:ascii="Montserrat" w:hAnsi="Montserrat"/>
          <w:sz w:val="24"/>
        </w:rPr>
        <w:t xml:space="preserve"> against </w:t>
      </w:r>
      <w:r w:rsidRPr="0006141B">
        <w:rPr>
          <w:rFonts w:ascii="Montserrat" w:hAnsi="Montserrat"/>
          <w:i/>
          <w:sz w:val="24"/>
        </w:rPr>
        <w:t>Avatar</w:t>
      </w:r>
      <w:r w:rsidRPr="0006141B">
        <w:rPr>
          <w:rFonts w:ascii="Montserrat" w:hAnsi="Montserrat"/>
          <w:sz w:val="24"/>
        </w:rPr>
        <w:t xml:space="preserve"> and hope to win, her only choice was to pit </w:t>
      </w:r>
      <w:r w:rsidRPr="0006141B">
        <w:rPr>
          <w:rFonts w:ascii="Montserrat" w:hAnsi="Montserrat"/>
          <w:i/>
          <w:sz w:val="24"/>
        </w:rPr>
        <w:t>Avatar</w:t>
      </w:r>
      <w:r w:rsidRPr="0006141B">
        <w:rPr>
          <w:rFonts w:ascii="Montserrat" w:hAnsi="Montserrat"/>
          <w:sz w:val="24"/>
        </w:rPr>
        <w:t xml:space="preserve"> against herself</w:t>
      </w:r>
    </w:p>
    <w:p w:rsidR="003C23C7" w:rsidRPr="0006141B" w:rsidRDefault="003C23C7">
      <w:pPr>
        <w:spacing w:line="360" w:lineRule="auto"/>
        <w:jc w:val="both"/>
        <w:rPr>
          <w:rFonts w:ascii="Montserrat" w:hAnsi="Montserrat"/>
          <w:sz w:val="24"/>
        </w:rPr>
      </w:pPr>
      <w:r w:rsidRPr="0006141B">
        <w:rPr>
          <w:rFonts w:ascii="Montserrat" w:hAnsi="Montserrat"/>
          <w:sz w:val="24"/>
        </w:rPr>
        <w:t>When the computer couldn't keep up with the system plot, she started running the calculations by gut instinct and the raw data feed</w:t>
      </w:r>
    </w:p>
    <w:p w:rsidR="003C23C7" w:rsidRPr="0006141B" w:rsidRDefault="003C23C7">
      <w:pPr>
        <w:spacing w:line="360" w:lineRule="auto"/>
        <w:jc w:val="both"/>
        <w:rPr>
          <w:rFonts w:ascii="Montserrat" w:hAnsi="Montserrat"/>
          <w:sz w:val="24"/>
        </w:rPr>
      </w:pPr>
      <w:r w:rsidRPr="0006141B">
        <w:rPr>
          <w:rFonts w:ascii="Montserrat" w:hAnsi="Montserrat"/>
          <w:sz w:val="24"/>
        </w:rPr>
        <w:t>Their attacker tried valiently to keep on her, but inevitably fell out of position</w:t>
      </w:r>
    </w:p>
    <w:p w:rsidR="003C23C7" w:rsidRPr="0006141B" w:rsidRDefault="003C23C7">
      <w:pPr>
        <w:spacing w:line="360" w:lineRule="auto"/>
        <w:jc w:val="both"/>
        <w:rPr>
          <w:rFonts w:ascii="Montserrat" w:hAnsi="Montserrat"/>
          <w:sz w:val="24"/>
        </w:rPr>
      </w:pPr>
      <w:r w:rsidRPr="0006141B">
        <w:rPr>
          <w:rFonts w:ascii="Montserrat" w:hAnsi="Montserrat"/>
          <w:sz w:val="24"/>
        </w:rPr>
        <w:t>She juggled the figures in her head until the right pattern started to form</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She wrenched a violent command through the fold drive and pulled a reversal that rolled them out of the interface back into real space aimed point-blank at the </w:t>
      </w:r>
      <w:r w:rsidRPr="0006141B">
        <w:rPr>
          <w:rFonts w:ascii="Montserrat" w:hAnsi="Montserrat"/>
          <w:i/>
          <w:sz w:val="24"/>
        </w:rPr>
        <w:t>Avatar's</w:t>
      </w:r>
      <w:r w:rsidRPr="0006141B">
        <w:rPr>
          <w:rFonts w:ascii="Montserrat" w:hAnsi="Montserrat"/>
          <w:sz w:val="24"/>
        </w:rPr>
        <w:t xml:space="preserve"> spine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It wasn't possible to get better position on a ship that much their superior</w:t>
      </w:r>
    </w:p>
    <w:p w:rsidR="003C23C7" w:rsidRPr="0006141B" w:rsidRDefault="003C23C7">
      <w:pPr>
        <w:spacing w:line="360" w:lineRule="auto"/>
        <w:jc w:val="both"/>
        <w:rPr>
          <w:rFonts w:ascii="Montserrat" w:hAnsi="Montserrat"/>
          <w:sz w:val="24"/>
        </w:rPr>
      </w:pPr>
      <w:r w:rsidRPr="0006141B">
        <w:rPr>
          <w:rFonts w:ascii="Montserrat" w:hAnsi="Montserrat"/>
          <w:sz w:val="24"/>
        </w:rPr>
        <w:t>The rest was in the hands of the gunners</w:t>
      </w:r>
    </w:p>
    <w:p w:rsidR="003C23C7" w:rsidRPr="0006141B" w:rsidRDefault="003C23C7">
      <w:pPr>
        <w:spacing w:line="360" w:lineRule="auto"/>
        <w:jc w:val="both"/>
        <w:rPr>
          <w:rFonts w:ascii="Montserrat" w:hAnsi="Montserrat"/>
          <w:sz w:val="24"/>
        </w:rPr>
      </w:pPr>
      <w:r w:rsidRPr="0006141B">
        <w:rPr>
          <w:rFonts w:ascii="Montserrat" w:hAnsi="Montserrat"/>
          <w:sz w:val="24"/>
        </w:rPr>
        <w:t>During the devestating exchange, she did her best to jilt incoming fire with erratic adjustments on their reletive position</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When the two ships limped apart, it was pure luck that </w:t>
      </w:r>
      <w:r w:rsidRPr="0006141B">
        <w:rPr>
          <w:rFonts w:ascii="Montserrat" w:hAnsi="Montserrat"/>
          <w:i/>
          <w:sz w:val="24"/>
        </w:rPr>
        <w:t>Alexander</w:t>
      </w:r>
      <w:r w:rsidRPr="0006141B">
        <w:rPr>
          <w:rFonts w:ascii="Montserrat" w:hAnsi="Montserrat"/>
          <w:sz w:val="24"/>
        </w:rPr>
        <w:t xml:space="preserve"> was under partial helm control and impulse power</w:t>
      </w:r>
    </w:p>
    <w:p w:rsidR="003C23C7" w:rsidRPr="0006141B" w:rsidRDefault="003C23C7">
      <w:pPr>
        <w:spacing w:line="360" w:lineRule="auto"/>
        <w:jc w:val="both"/>
        <w:rPr>
          <w:rFonts w:ascii="Montserrat" w:hAnsi="Montserrat"/>
          <w:sz w:val="24"/>
        </w:rPr>
      </w:pPr>
      <w:r w:rsidRPr="0006141B">
        <w:rPr>
          <w:rFonts w:ascii="Montserrat" w:hAnsi="Montserrat"/>
          <w:sz w:val="24"/>
        </w:rPr>
        <w:t>It wasn't enough to escape the wrath of their original attackers</w:t>
      </w:r>
    </w:p>
    <w:p w:rsidR="003C23C7" w:rsidRPr="0006141B" w:rsidRDefault="003C23C7">
      <w:pPr>
        <w:spacing w:line="360" w:lineRule="auto"/>
        <w:jc w:val="both"/>
        <w:rPr>
          <w:rFonts w:ascii="Montserrat" w:hAnsi="Montserrat"/>
          <w:sz w:val="24"/>
        </w:rPr>
      </w:pPr>
      <w:r w:rsidRPr="0006141B">
        <w:rPr>
          <w:rFonts w:ascii="Montserrat" w:hAnsi="Montserrat"/>
          <w:sz w:val="24"/>
        </w:rPr>
        <w:t>Alexander had to fight her way out of the system, making repairs on the fly to crippled systems</w:t>
      </w:r>
    </w:p>
    <w:p w:rsidR="003C23C7" w:rsidRPr="0006141B" w:rsidRDefault="003C23C7">
      <w:pPr>
        <w:spacing w:line="360" w:lineRule="auto"/>
        <w:jc w:val="both"/>
        <w:rPr>
          <w:rFonts w:ascii="Montserrat" w:hAnsi="Montserrat"/>
          <w:sz w:val="24"/>
        </w:rPr>
      </w:pPr>
      <w:r w:rsidRPr="0006141B">
        <w:rPr>
          <w:rFonts w:ascii="Montserrat" w:hAnsi="Montserrat"/>
          <w:sz w:val="24"/>
        </w:rPr>
        <w:t>Fourteen hours later at the system fringe, the overminds of the participating ships evaluated the exercise and restored controls locked out to simulate damages</w:t>
      </w:r>
    </w:p>
    <w:p w:rsidR="003C23C7" w:rsidRPr="0006141B" w:rsidRDefault="003C23C7">
      <w:pPr>
        <w:spacing w:line="360" w:lineRule="auto"/>
        <w:jc w:val="both"/>
        <w:rPr>
          <w:rFonts w:ascii="Montserrat" w:hAnsi="Montserrat"/>
          <w:sz w:val="24"/>
        </w:rPr>
      </w:pPr>
      <w:r w:rsidRPr="0006141B">
        <w:rPr>
          <w:rFonts w:ascii="Montserrat" w:hAnsi="Montserrat"/>
          <w:sz w:val="24"/>
        </w:rPr>
        <w:t>Stewart blythely remarked as the results came in that that would show Fleet Command that a Conqueror was still a ship to reckon with</w:t>
      </w:r>
    </w:p>
    <w:p w:rsidR="003C23C7" w:rsidRPr="0006141B" w:rsidRDefault="003C23C7">
      <w:pPr>
        <w:spacing w:line="360" w:lineRule="auto"/>
        <w:jc w:val="both"/>
        <w:rPr>
          <w:rFonts w:ascii="Montserrat" w:hAnsi="Montserrat"/>
          <w:sz w:val="24"/>
        </w:rPr>
      </w:pPr>
      <w:r w:rsidRPr="0006141B">
        <w:rPr>
          <w:rFonts w:ascii="Montserrat" w:hAnsi="Montserrat"/>
          <w:sz w:val="24"/>
        </w:rPr>
        <w:t>Right after that he had called her into his ready room</w:t>
      </w:r>
    </w:p>
    <w:p w:rsidR="003C23C7" w:rsidRPr="0006141B" w:rsidRDefault="003C23C7">
      <w:pPr>
        <w:spacing w:line="360" w:lineRule="auto"/>
        <w:jc w:val="both"/>
        <w:rPr>
          <w:rFonts w:ascii="Montserrat" w:hAnsi="Montserrat"/>
          <w:sz w:val="24"/>
        </w:rPr>
      </w:pPr>
      <w:r w:rsidRPr="0006141B">
        <w:rPr>
          <w:rFonts w:ascii="Montserrat" w:hAnsi="Montserrat"/>
          <w:sz w:val="24"/>
        </w:rPr>
        <w:t>When he had finished chewing her head off for her recklessness, she had asked him calmly if she had made a mistake</w:t>
      </w:r>
    </w:p>
    <w:p w:rsidR="003C23C7" w:rsidRPr="0006141B" w:rsidRDefault="003C23C7">
      <w:pPr>
        <w:spacing w:line="360" w:lineRule="auto"/>
        <w:jc w:val="both"/>
        <w:rPr>
          <w:rFonts w:ascii="Montserrat" w:hAnsi="Montserrat"/>
          <w:sz w:val="24"/>
        </w:rPr>
      </w:pPr>
      <w:r w:rsidRPr="0006141B">
        <w:rPr>
          <w:rFonts w:ascii="Montserrat" w:hAnsi="Montserrat"/>
          <w:sz w:val="24"/>
        </w:rPr>
        <w:t>He had stared at her for a full minute before admitting that in fact she hadn't, technically speaking</w:t>
      </w:r>
    </w:p>
    <w:p w:rsidR="003C23C7" w:rsidRPr="0006141B" w:rsidRDefault="003C23C7">
      <w:pPr>
        <w:spacing w:line="360" w:lineRule="auto"/>
        <w:jc w:val="both"/>
        <w:rPr>
          <w:rFonts w:ascii="Montserrat" w:hAnsi="Montserrat"/>
          <w:sz w:val="24"/>
        </w:rPr>
      </w:pPr>
      <w:r w:rsidRPr="0006141B">
        <w:rPr>
          <w:rFonts w:ascii="Montserrat" w:hAnsi="Montserrat"/>
          <w:sz w:val="24"/>
        </w:rPr>
        <w:t>She had, however, scared the hell out of everyone, himself included</w:t>
      </w:r>
    </w:p>
    <w:p w:rsidR="003C23C7" w:rsidRPr="0006141B" w:rsidRDefault="003C23C7">
      <w:pPr>
        <w:spacing w:line="360" w:lineRule="auto"/>
        <w:jc w:val="both"/>
        <w:rPr>
          <w:rFonts w:ascii="Montserrat" w:hAnsi="Montserrat"/>
          <w:sz w:val="24"/>
        </w:rPr>
      </w:pPr>
      <w:r w:rsidRPr="0006141B">
        <w:rPr>
          <w:rFonts w:ascii="Montserrat" w:hAnsi="Montserrat"/>
          <w:sz w:val="24"/>
        </w:rPr>
        <w:t>On the other hand, he confided, the exercise had been a satisfying test of the crew's ability to deal with an unknown threat, however much his helmsman had upstaged the engagement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Aeslyn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rsidR="003C23C7" w:rsidRPr="0006141B" w:rsidRDefault="003C23C7">
      <w:pPr>
        <w:spacing w:line="360" w:lineRule="auto"/>
        <w:jc w:val="both"/>
        <w:rPr>
          <w:rFonts w:ascii="Montserrat" w:hAnsi="Montserrat"/>
          <w:sz w:val="24"/>
        </w:rPr>
      </w:pPr>
      <w:r w:rsidRPr="0006141B">
        <w:rPr>
          <w:rFonts w:ascii="Montserrat" w:hAnsi="Montserrat"/>
          <w:sz w:val="24"/>
        </w:rPr>
        <w:tab/>
        <w:t>...</w:t>
      </w:r>
    </w:p>
    <w:p w:rsidR="003C23C7" w:rsidRPr="0006141B" w:rsidRDefault="003C23C7">
      <w:pPr>
        <w:spacing w:line="360" w:lineRule="auto"/>
        <w:jc w:val="both"/>
        <w:rPr>
          <w:rFonts w:ascii="Montserrat" w:hAnsi="Montserrat"/>
          <w:sz w:val="24"/>
        </w:rPr>
      </w:pPr>
      <w:r w:rsidRPr="0006141B">
        <w:rPr>
          <w:rFonts w:ascii="Montserrat" w:hAnsi="Montserrat"/>
          <w:sz w:val="24"/>
        </w:rPr>
        <w:tab/>
        <w:t>She mulled these things over in her head as she wandered aimlessly. As busy as she had been since boarding, she really hadn't had much time to deal with the other strange aspect of being broken in to the crew. She suddenly confronted that now.</w:t>
      </w:r>
    </w:p>
    <w:p w:rsidR="003C23C7" w:rsidRPr="0006141B" w:rsidRDefault="003C23C7">
      <w:pPr>
        <w:spacing w:line="360" w:lineRule="auto"/>
        <w:jc w:val="both"/>
        <w:rPr>
          <w:rFonts w:ascii="Montserrat" w:hAnsi="Montserrat"/>
          <w:sz w:val="24"/>
        </w:rPr>
      </w:pPr>
      <w:r w:rsidRPr="0006141B">
        <w:rPr>
          <w:rFonts w:ascii="Montserrat" w:hAnsi="Montserrat"/>
          <w:sz w:val="24"/>
        </w:rP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rsidR="003C23C7" w:rsidRPr="0006141B" w:rsidRDefault="003C23C7">
      <w:pPr>
        <w:spacing w:line="360" w:lineRule="auto"/>
        <w:jc w:val="both"/>
        <w:rPr>
          <w:rFonts w:ascii="Montserrat" w:hAnsi="Montserrat"/>
          <w:sz w:val="24"/>
        </w:rPr>
      </w:pPr>
      <w:r w:rsidRPr="0006141B">
        <w:rPr>
          <w:rFonts w:ascii="Montserrat" w:hAnsi="Montserrat"/>
          <w:sz w:val="24"/>
        </w:rPr>
        <w:tab/>
        <w:t>She slid her left hand over his where it rested over her heart, gripped it and turned about to face him. It was a simple thing to shift his hand into her right, lock his arm up in a painful bind and push him back, hard, into the wall. It was him, the guy with the hands! Unfortunately, he was dressed down for off hours, so she still didn't have a clue who he was.</w:t>
      </w:r>
    </w:p>
    <w:p w:rsidR="003C23C7" w:rsidRPr="0006141B" w:rsidRDefault="003C23C7">
      <w:pPr>
        <w:spacing w:line="360" w:lineRule="auto"/>
        <w:jc w:val="both"/>
        <w:rPr>
          <w:rFonts w:ascii="Montserrat" w:hAnsi="Montserrat"/>
          <w:sz w:val="24"/>
        </w:rPr>
      </w:pPr>
      <w:r w:rsidRPr="0006141B">
        <w:rPr>
          <w:rFonts w:ascii="Montserrat" w:hAnsi="Montserrat"/>
          <w:sz w:val="24"/>
        </w:rPr>
        <w:tab/>
        <w:t>He winced in pain at the bind she had on his arm still. She let go and stepped back. He was good to look at, and she hastily revised her first inclination to brush him off. It wasn't like she expected to get any sleep, and reckless at is was, the thought occurred to her that there were better alternatives to haunting the halls. He massaged his wrist as she measured him thoughtfully. Before he could speak, she smiled. "I didn't think so, but you've changed my mind," she answered, finally. "Lead on."</w:t>
      </w:r>
    </w:p>
    <w:p w:rsidR="003C23C7" w:rsidRPr="0006141B" w:rsidRDefault="003C23C7">
      <w:pPr>
        <w:spacing w:line="360" w:lineRule="auto"/>
        <w:jc w:val="both"/>
        <w:rPr>
          <w:rFonts w:ascii="Montserrat" w:hAnsi="Montserrat"/>
          <w:sz w:val="24"/>
        </w:rPr>
      </w:pPr>
      <w:r w:rsidRPr="0006141B">
        <w:rPr>
          <w:rFonts w:ascii="Montserrat" w:hAnsi="Montserrat"/>
          <w:sz w:val="24"/>
        </w:rPr>
        <w:tab/>
        <w:t>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maddness in her.</w:t>
      </w:r>
    </w:p>
    <w:p w:rsidR="003C23C7" w:rsidRPr="0006141B" w:rsidRDefault="003C23C7">
      <w:pPr>
        <w:spacing w:line="360" w:lineRule="auto"/>
        <w:jc w:val="both"/>
        <w:rPr>
          <w:rFonts w:ascii="Montserrat" w:hAnsi="Montserrat"/>
          <w:sz w:val="24"/>
        </w:rPr>
      </w:pPr>
      <w:r w:rsidRPr="0006141B">
        <w:rPr>
          <w:rFonts w:ascii="Montserrat" w:hAnsi="Montserrat"/>
          <w:sz w:val="24"/>
        </w:rPr>
        <w:tab/>
        <w:t>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He had finally had to beg her off and drive her out, she had been so lit up. She didn't think they had shared ten words between them that were coherent, and it hadn't even phased her.</w:t>
      </w:r>
    </w:p>
    <w:p w:rsidR="003C23C7" w:rsidRPr="0006141B" w:rsidRDefault="003C23C7">
      <w:pPr>
        <w:spacing w:line="360" w:lineRule="auto"/>
        <w:jc w:val="both"/>
        <w:rPr>
          <w:rFonts w:ascii="Montserrat" w:hAnsi="Montserrat"/>
          <w:sz w:val="24"/>
        </w:rPr>
      </w:pPr>
      <w:r w:rsidRPr="0006141B">
        <w:rPr>
          <w:rFonts w:ascii="Montserrat" w:hAnsi="Montserrat"/>
          <w:sz w:val="24"/>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w:t>
      </w:r>
    </w:p>
    <w:p w:rsidR="003C23C7" w:rsidRPr="0006141B" w:rsidRDefault="003C23C7">
      <w:pPr>
        <w:spacing w:line="360" w:lineRule="auto"/>
        <w:jc w:val="both"/>
        <w:rPr>
          <w:rFonts w:ascii="Montserrat" w:hAnsi="Montserrat"/>
          <w:sz w:val="24"/>
        </w:rPr>
      </w:pPr>
      <w:r w:rsidRPr="0006141B">
        <w:rPr>
          <w:rFonts w:ascii="Montserrat" w:hAnsi="Montserrat"/>
          <w:sz w:val="24"/>
        </w:rPr>
        <w:tab/>
        <w:t>The mystery of it still plagued her though this last encounter had disarmed part of her suspicions. Whatever the attraction was, she was becoming positive it would continue to ellude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rsidR="003C23C7" w:rsidRPr="0006141B" w:rsidRDefault="003C23C7">
      <w:pPr>
        <w:spacing w:line="360" w:lineRule="auto"/>
        <w:jc w:val="both"/>
        <w:rPr>
          <w:rFonts w:ascii="Montserrat" w:hAnsi="Montserrat"/>
          <w:sz w:val="24"/>
        </w:rPr>
      </w:pPr>
      <w:r w:rsidRPr="0006141B">
        <w:rPr>
          <w:rFonts w:ascii="Montserrat" w:hAnsi="Montserrat"/>
          <w:sz w:val="24"/>
        </w:rPr>
        <w:tab/>
        <w:t>Her eyes had to be lying to her.</w:t>
      </w:r>
    </w:p>
    <w:p w:rsidR="003C23C7" w:rsidRPr="0006141B" w:rsidRDefault="003C23C7">
      <w:pPr>
        <w:spacing w:line="360" w:lineRule="auto"/>
        <w:jc w:val="both"/>
        <w:rPr>
          <w:rFonts w:ascii="Montserrat" w:hAnsi="Montserrat"/>
          <w:sz w:val="24"/>
        </w:rPr>
      </w:pPr>
      <w:r w:rsidRPr="0006141B">
        <w:rPr>
          <w:rFonts w:ascii="Montserrat" w:hAnsi="Montserrat"/>
          <w:sz w:val="24"/>
        </w:rPr>
        <w:tab/>
        <w:t>Aeslyn swallowed, unable to gather words. For a moment, she could not get her mind to comprehend who and what confronted her. A young woman, about five nine, with grey eyes and hair the color of blood. Altogether, she was quite familiar with the discription, but the fact that she wasn't looking in a mirror threw her completely off. She was a perfect twin, right down to the scowl of irritation and the silver bar of her rank and grade.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"You've got a lot of nerve, slip, playing on my name," the stranger declared without preamble, "It doesn't come with the genes, sister! Sure as hell don't give you the right to home in on my turf!"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Aeslyn stared at this aghast as the pieces tried to fall together. The other woman paused, reading the confusion on Aeslyn's face and some of the fire and brimstone went out of her. She looked at her carefully, "Didn't know you were on the transfer. I guess it's fair not to assume you knew I was here. Damn. No doubt what they called you where you came from, she added reaching out to touch Aeslyn's braid. "Well, obvious as it is, I already earned it here. Hard luck way to lose your name. Sorry for that. Still, I can't believe you didn't figure it out yourself. Whatever. I'm getting it straight now, on this ship </w:t>
      </w:r>
      <w:r w:rsidRPr="0006141B">
        <w:rPr>
          <w:rFonts w:ascii="Montserrat" w:hAnsi="Montserrat"/>
          <w:i/>
          <w:sz w:val="24"/>
        </w:rPr>
        <w:t xml:space="preserve">I </w:t>
      </w:r>
      <w:r w:rsidRPr="0006141B">
        <w:rPr>
          <w:rFonts w:ascii="Montserrat" w:hAnsi="Montserrat"/>
          <w:sz w:val="24"/>
        </w:rPr>
        <w:t>am..."</w:t>
      </w:r>
    </w:p>
    <w:p w:rsidR="003C23C7" w:rsidRPr="0006141B" w:rsidRDefault="003C23C7">
      <w:pPr>
        <w:spacing w:line="360" w:lineRule="auto"/>
        <w:jc w:val="both"/>
        <w:rPr>
          <w:rFonts w:ascii="Montserrat" w:hAnsi="Montserrat"/>
          <w:sz w:val="24"/>
        </w:rPr>
      </w:pPr>
      <w:r w:rsidRPr="0006141B">
        <w:rPr>
          <w:rFonts w:ascii="Montserrat" w:hAnsi="Montserrat"/>
          <w:sz w:val="24"/>
        </w:rPr>
        <w:tab/>
        <w:t>"Red," Aeslyn interrupted, having finally figured it all out. "I... got that now. Sorry." The answer was so obvious, and she hadn't even thought of it. How long had it been, anyway? She had been a child when she had gone in for the draft. That was the price for freedom and rights back home. In exchange for a genetic sample, a person got citizenship. The sample went to the military labs. She held out her hand, in fascination, "Nice to meet you."</w:t>
      </w:r>
    </w:p>
    <w:p w:rsidR="003C23C7" w:rsidRPr="0006141B" w:rsidRDefault="003C23C7">
      <w:pPr>
        <w:spacing w:line="360" w:lineRule="auto"/>
        <w:jc w:val="both"/>
        <w:rPr>
          <w:rFonts w:ascii="Montserrat" w:hAnsi="Montserrat"/>
          <w:sz w:val="24"/>
        </w:rPr>
      </w:pPr>
      <w:r w:rsidRPr="0006141B">
        <w:rPr>
          <w:rFonts w:ascii="Montserrat" w:hAnsi="Montserrat"/>
          <w:sz w:val="24"/>
        </w:rPr>
        <w:tab/>
        <w:t>Red, looked at her hand. At her. Then she clasped it and shook, forgiving Aeslyn that far. "A pleasure." Red folded her hands and took a deep breath to calm herself down. "So, uh," she glanced back up, "which of us are you? I'm twenty-one."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Aeslyn reeled. Twenty-one! </w:t>
      </w:r>
      <w:r w:rsidRPr="0006141B">
        <w:rPr>
          <w:rFonts w:ascii="Montserrat" w:hAnsi="Montserrat"/>
          <w:i/>
          <w:sz w:val="24"/>
        </w:rPr>
        <w:t>How many copies do they make of us!?</w:t>
      </w:r>
      <w:r w:rsidRPr="0006141B">
        <w:rPr>
          <w:rFonts w:ascii="Montserrat" w:hAnsi="Montserrat"/>
          <w:sz w:val="24"/>
        </w:rPr>
        <w:t xml:space="preserve"> she wondered. Aeslyn leaned back against the wall and managed to croak, "Congratulations, Red, you just met the original."</w:t>
      </w:r>
    </w:p>
    <w:p w:rsidR="003C23C7" w:rsidRPr="0006141B" w:rsidRDefault="003C23C7">
      <w:pPr>
        <w:spacing w:line="360" w:lineRule="auto"/>
        <w:jc w:val="both"/>
        <w:rPr>
          <w:rFonts w:ascii="Montserrat" w:hAnsi="Montserrat"/>
          <w:sz w:val="24"/>
        </w:rPr>
      </w:pPr>
      <w:r w:rsidRPr="0006141B">
        <w:rPr>
          <w:rFonts w:ascii="Montserrat" w:hAnsi="Montserrat"/>
          <w:sz w:val="24"/>
        </w:rPr>
        <w:tab/>
        <w:t>Red's eyes went wide. "You can't be serious," she gasped. "Turn around," she ordered. Aeslyn knew what she was after, and turned to face the wall as Red pulled back her collar and flipped her braid over her shoulder. A coded number on the back of her neck gave Red her answer.</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Red let go of her collar and was staring at her incredulously as she turned to face her again. "It's true," she breathed. Aeslyn nodded slightly. Her duplicate stared at her a moment, then her eyes narrowed. "You're a civ," she pointed out. Aeslyn nodded again. Red shook her head in thought, "you can vote, you're free to move about and live anywhere on Earth, invest in or own a business." Aeslyn nodded to each of these allegations. "If you want you can own land. You might even be able to inherit land and property from your... that's right, you had parents. You had a childhood. You're allowed to have kids of your own. </w:t>
      </w:r>
    </w:p>
    <w:p w:rsidR="003C23C7" w:rsidRPr="0006141B" w:rsidRDefault="003C23C7">
      <w:pPr>
        <w:spacing w:line="360" w:lineRule="auto"/>
        <w:jc w:val="both"/>
        <w:rPr>
          <w:rFonts w:ascii="Montserrat" w:hAnsi="Montserrat"/>
          <w:sz w:val="24"/>
        </w:rPr>
      </w:pPr>
      <w:r w:rsidRPr="0006141B">
        <w:rPr>
          <w:rFonts w:ascii="Montserrat" w:hAnsi="Montserrat"/>
          <w:sz w:val="24"/>
        </w:rPr>
        <w:tab/>
        <w:t>"Are you insane?" Red turned on her at last, "To give that all up to risk dying out here!?" Aeslyn's mouth opened at this attack. Quickly, she bit her tongue as she suddenly saw things from her government sponsered sibling's perspective. Two different worlds, civs and slips. She got born the hard way and suffered the slings and arrows of growing up, while Red had been born from an accellerated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rsidR="003C23C7" w:rsidRPr="0006141B" w:rsidRDefault="003C23C7">
      <w:pPr>
        <w:spacing w:line="360" w:lineRule="auto"/>
        <w:jc w:val="both"/>
        <w:rPr>
          <w:rFonts w:ascii="Montserrat" w:hAnsi="Montserrat"/>
          <w:sz w:val="24"/>
        </w:rPr>
      </w:pPr>
      <w:r w:rsidRPr="0006141B">
        <w:rPr>
          <w:rFonts w:ascii="Montserrat" w:hAnsi="Montserrat"/>
          <w:sz w:val="24"/>
        </w:rPr>
        <w:tab/>
        <w:t>To a slip, the trappings of normal life was a great and rare reward for those who excelled best. To be recognized as a real person. To have a place on the Earth. Like all rewards, it was an illusion. Except for one thing. Depth of experience. The one thing that justified civs like her entering the Academy. A lifetime of rich human experience made them better raw material for positions of rank.</w:t>
      </w:r>
    </w:p>
    <w:p w:rsidR="003C23C7" w:rsidRPr="0006141B" w:rsidRDefault="003C23C7">
      <w:pPr>
        <w:spacing w:line="360" w:lineRule="auto"/>
        <w:jc w:val="both"/>
        <w:rPr>
          <w:rFonts w:ascii="Montserrat" w:hAnsi="Montserrat"/>
          <w:sz w:val="24"/>
        </w:rPr>
      </w:pPr>
      <w:r w:rsidRPr="0006141B">
        <w:rPr>
          <w:rFonts w:ascii="Montserrat" w:hAnsi="Montserrat"/>
          <w:sz w:val="24"/>
        </w:rPr>
        <w:tab/>
        <w:t>"I'm not the only one taking that risk," Aeslyn said with a shrug.</w:t>
      </w:r>
    </w:p>
    <w:p w:rsidR="003C23C7" w:rsidRPr="0006141B" w:rsidRDefault="003C23C7">
      <w:pPr>
        <w:spacing w:line="360" w:lineRule="auto"/>
        <w:jc w:val="both"/>
        <w:rPr>
          <w:rFonts w:ascii="Montserrat" w:hAnsi="Montserrat"/>
          <w:sz w:val="24"/>
        </w:rPr>
      </w:pPr>
      <w:r w:rsidRPr="0006141B">
        <w:rPr>
          <w:rFonts w:ascii="Montserrat" w:hAnsi="Montserrat"/>
          <w:sz w:val="24"/>
        </w:rPr>
        <w:tab/>
        <w:t>"But why?" she asked.</w:t>
      </w:r>
    </w:p>
    <w:p w:rsidR="003C23C7" w:rsidRPr="0006141B" w:rsidRDefault="003C23C7">
      <w:pPr>
        <w:spacing w:line="360" w:lineRule="auto"/>
        <w:jc w:val="both"/>
        <w:rPr>
          <w:rFonts w:ascii="Montserrat" w:hAnsi="Montserrat"/>
          <w:sz w:val="24"/>
        </w:rPr>
      </w:pPr>
      <w:r w:rsidRPr="0006141B">
        <w:rPr>
          <w:rFonts w:ascii="Montserrat" w:hAnsi="Montserrat"/>
          <w:sz w:val="24"/>
        </w:rPr>
        <w:tab/>
        <w:t>Aeslyn waved it off. "I can't explain it. I didn't have a choice, really. Space got into my head a long time ago. I spent my life trying to catch a ride far enough to get it back out there, where it belongs."</w:t>
      </w:r>
    </w:p>
    <w:p w:rsidR="003C23C7" w:rsidRPr="0006141B" w:rsidRDefault="003C23C7">
      <w:pPr>
        <w:spacing w:line="360" w:lineRule="auto"/>
        <w:jc w:val="both"/>
        <w:rPr>
          <w:rFonts w:ascii="Montserrat" w:hAnsi="Montserrat"/>
          <w:sz w:val="24"/>
        </w:rPr>
      </w:pPr>
      <w:r w:rsidRPr="0006141B">
        <w:rPr>
          <w:rFonts w:ascii="Montserrat" w:hAnsi="Montserrat"/>
          <w:sz w:val="24"/>
        </w:rPr>
        <w:tab/>
        <w:t>Aeslyn looked up and met a gaze full of pained empathy. Without a word, Red wrapped her up in a hard embrace. A moment of wordless understanding passed between them and a thread of fear wove its way into her soul. When Aeslyn started shaking Red whispered, "I'm sorry, I'm so sorry. you would have found out eventually, but I wish it hadn't been because of me."</w:t>
      </w:r>
    </w:p>
    <w:p w:rsidR="003C23C7" w:rsidRPr="0006141B" w:rsidRDefault="003C23C7">
      <w:pPr>
        <w:spacing w:line="360" w:lineRule="auto"/>
        <w:jc w:val="both"/>
        <w:rPr>
          <w:rFonts w:ascii="Montserrat" w:hAnsi="Montserrat"/>
          <w:sz w:val="24"/>
        </w:rPr>
      </w:pPr>
      <w:r w:rsidRPr="0006141B">
        <w:rPr>
          <w:rFonts w:ascii="Montserrat" w:hAnsi="Montserrat"/>
          <w:sz w:val="24"/>
        </w:rPr>
        <w:tab/>
        <w:t>After a few moments, Aeslyn wrapped her arms around her double. "How long?" she asked simply.</w:t>
      </w:r>
    </w:p>
    <w:p w:rsidR="003C23C7" w:rsidRPr="0006141B" w:rsidRDefault="003C23C7">
      <w:pPr>
        <w:spacing w:line="360" w:lineRule="auto"/>
        <w:jc w:val="both"/>
        <w:rPr>
          <w:rFonts w:ascii="Montserrat" w:hAnsi="Montserrat"/>
          <w:sz w:val="24"/>
        </w:rPr>
      </w:pPr>
      <w:r w:rsidRPr="0006141B">
        <w:rPr>
          <w:rFonts w:ascii="Montserrat" w:hAnsi="Montserrat"/>
          <w:sz w:val="24"/>
        </w:rPr>
        <w:tab/>
        <w:t>"Three years in the deep, and I still can't sleep," the other answered. "That's why..." she struggled with it. "That's why I don't sleep alone," she finally allowed. "Not if I can help it." The rest of the picture filled itself in, and sovled the mystery of the almost endless advances that quickened at the sight of her face. She flashed suddenly on Lieutennant O'Hallan tangled in her embrace, making love to another woman in his mind and not even realizing it.</w:t>
      </w:r>
    </w:p>
    <w:p w:rsidR="003C23C7" w:rsidRPr="0006141B" w:rsidRDefault="003C23C7">
      <w:pPr>
        <w:spacing w:line="360" w:lineRule="auto"/>
        <w:jc w:val="both"/>
        <w:rPr>
          <w:rFonts w:ascii="Montserrat" w:hAnsi="Montserrat"/>
          <w:sz w:val="24"/>
        </w:rPr>
      </w:pPr>
      <w:r w:rsidRPr="0006141B">
        <w:rPr>
          <w:rFonts w:ascii="Montserrat" w:hAnsi="Montserrat"/>
          <w:sz w:val="24"/>
        </w:rPr>
        <w:tab/>
        <w:t>"Does he know?" she asked guiltily, not sure who it would wound most. Red shook her head but said nothing. "We have to tell him," she said after a moment. A wordless nod this time.</w:t>
      </w:r>
    </w:p>
    <w:p w:rsidR="003C23C7" w:rsidRPr="0006141B" w:rsidRDefault="003C23C7">
      <w:pPr>
        <w:spacing w:line="360" w:lineRule="auto"/>
        <w:jc w:val="both"/>
        <w:rPr>
          <w:rFonts w:ascii="Montserrat" w:hAnsi="Montserrat"/>
          <w:sz w:val="24"/>
        </w:rPr>
      </w:pPr>
      <w:r w:rsidRPr="0006141B">
        <w:rPr>
          <w:rFonts w:ascii="Montserrat" w:hAnsi="Montserrat"/>
          <w:sz w:val="24"/>
        </w:rPr>
        <w:tab/>
        <w:t>While they stood there leaning in each other's arms, a pair of footsteps intruded. They disengaged slowly and looked up when they noticed the person had pulled up short beside them. "Hi, Rick," Red said shamelessly. "Captain," from Aeslyn.</w:t>
      </w:r>
    </w:p>
    <w:p w:rsidR="003C23C7" w:rsidRPr="0006141B" w:rsidRDefault="003C23C7">
      <w:pPr>
        <w:spacing w:line="360" w:lineRule="auto"/>
        <w:jc w:val="both"/>
        <w:rPr>
          <w:rFonts w:ascii="Montserrat" w:hAnsi="Montserrat"/>
          <w:sz w:val="24"/>
        </w:rPr>
      </w:pPr>
      <w:r w:rsidRPr="0006141B">
        <w:rPr>
          <w:rFonts w:ascii="Montserrat" w:hAnsi="Montserrat"/>
          <w:sz w:val="24"/>
        </w:rPr>
        <w:tab/>
        <w:t>"Family reunion, ladies?" he asked dryly. Red wrinkled her nose at him in response. He grinned and leaned against the bulkhead. "I'm sorry, things were so busy I neglected to introduce the two of you," he apologised with a devilish smile.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 "Alt put you up to it, didn't she?" Aeslyn crossed her arms and challenged. He merely chuckled under her glare. "I thought so. Mind if I ask what you're doing wandering out at this hour?" she asked, suddenly aware how late it was.</w:t>
      </w:r>
    </w:p>
    <w:p w:rsidR="003C23C7" w:rsidRPr="0006141B" w:rsidRDefault="003C23C7">
      <w:pPr>
        <w:spacing w:line="360" w:lineRule="auto"/>
        <w:jc w:val="both"/>
        <w:rPr>
          <w:rFonts w:ascii="Montserrat" w:hAnsi="Montserrat"/>
          <w:sz w:val="24"/>
        </w:rPr>
      </w:pPr>
      <w:r w:rsidRPr="0006141B">
        <w:rPr>
          <w:rFonts w:ascii="Montserrat" w:hAnsi="Montserrat"/>
          <w:sz w:val="24"/>
        </w:rPr>
        <w:tab/>
        <w:t>"Couldn't sleep," he admitted. "I thought I'd go down to the gym and use the pool. At this hour it ought to be empty." Aeslyn and Red exchanged a glance, and premptorily invited themselves along.</w:t>
      </w:r>
    </w:p>
    <w:p w:rsidR="003C23C7" w:rsidRPr="0006141B" w:rsidRDefault="003C23C7">
      <w:pPr>
        <w:spacing w:line="360" w:lineRule="auto"/>
        <w:jc w:val="both"/>
        <w:rPr>
          <w:rFonts w:ascii="Montserrat" w:hAnsi="Montserrat"/>
          <w:sz w:val="24"/>
        </w:rPr>
      </w:pPr>
      <w:r w:rsidRPr="0006141B">
        <w:rPr>
          <w:rFonts w:ascii="Montserrat" w:hAnsi="Montserrat"/>
          <w:sz w:val="24"/>
        </w:rPr>
        <w:br w:type="page"/>
        <w:t>CHAPTER ONE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 2117.10.31.1325 TER (Traditional Earth Reckoning)</w:t>
      </w:r>
    </w:p>
    <w:p w:rsidR="003C23C7" w:rsidRPr="0006141B" w:rsidRDefault="003C23C7">
      <w:pPr>
        <w:spacing w:line="360" w:lineRule="auto"/>
        <w:jc w:val="both"/>
        <w:rPr>
          <w:rFonts w:ascii="Montserrat" w:hAnsi="Montserrat"/>
          <w:i/>
          <w:sz w:val="24"/>
        </w:rPr>
      </w:pPr>
      <w:r w:rsidRPr="0006141B">
        <w:rPr>
          <w:rFonts w:ascii="Montserrat" w:hAnsi="Montserrat"/>
          <w:i/>
          <w:sz w:val="24"/>
        </w:rPr>
        <w:t xml:space="preserve">Emergency Abort from Interface Insertion. Departure from Main Mission Profile to investigate anomoly at low priority node Lambda Epsilon 797. Fleet deployed at NSC 441 </w:t>
      </w:r>
      <w:r w:rsidRPr="0006141B">
        <w:rPr>
          <w:rFonts w:ascii="Montserrat" w:hAnsi="Montserrat"/>
          <w:i/>
          <w:sz w:val="24"/>
        </w:rPr>
        <w:sym w:font="Symbol" w:char="F073"/>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 feather light touch on Captain Daron Medea's shoulder alerted her to the presence of the Advance Reconnisance Fleet's Pathfinder</w:t>
      </w:r>
      <w:r w:rsidRPr="0006141B">
        <w:rPr>
          <w:rFonts w:ascii="Montserrat" w:hAnsi="Montserrat"/>
          <w:sz w:val="24"/>
        </w:rPr>
        <w:footnoteReference w:id="1"/>
      </w:r>
      <w:r w:rsidRPr="0006141B">
        <w:rPr>
          <w:rFonts w:ascii="Montserrat" w:hAnsi="Montserrat"/>
          <w:sz w:val="24"/>
        </w:rPr>
        <w:t xml:space="preserve">. Reflex directed her eyes to where she expected the mission specialist to be standing, forcing her to witness the unsettling arrival of Morgan Erin Wildmuir. A flash at the corner of her eye picked up her Exec desperately drawing his sidearm out of its holster. In the space just to her left, formed a three dimensional silhouette of a woman's body. The Exec had his weapon trained as Ms. Wildmuir's form became identifiable. Medea realized, absurdly, in a small corner of her mind that what she was seeing was a psionically engineered wormhole translating the Pathfinder's body directly to the Captain's Bridge. In the moment of open transition, her body existed as a warp bridging space from somewhere else on the ship. The Exec's first shot whizzed over Medea's shoulder and entered the distortion at the level of Wildmuir's forehead. Light transported through the silhouette gave Medea a view of the psi's quarters as the bullet starred the bulkhead sheathing. This living portal faded as Wildmuir solidified on the deck of the </w:t>
      </w:r>
      <w:r w:rsidRPr="0006141B">
        <w:rPr>
          <w:rFonts w:ascii="Montserrat" w:hAnsi="Montserrat"/>
          <w:i/>
          <w:sz w:val="24"/>
        </w:rPr>
        <w:t>Exultant's</w:t>
      </w:r>
      <w:r w:rsidRPr="0006141B">
        <w:rPr>
          <w:rFonts w:ascii="Montserrat" w:hAnsi="Montserrat"/>
          <w:sz w:val="24"/>
        </w:rPr>
        <w:t xml:space="preserve"> primary bridge.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Medea swore aloud. She was not sure if her reaction was due more to Wildmuir's violation of the Abuse of Power codicil of the Psi Reform Act, or to the narrow margin by which the Exec's shot had missed </w:t>
      </w:r>
      <w:r w:rsidRPr="0006141B">
        <w:rPr>
          <w:rFonts w:ascii="Montserrat" w:hAnsi="Montserrat"/>
          <w:i/>
          <w:sz w:val="24"/>
        </w:rPr>
        <w:t>her.</w:t>
      </w:r>
      <w:r w:rsidRPr="0006141B">
        <w:rPr>
          <w:rFonts w:ascii="Montserrat" w:hAnsi="Montserrat"/>
          <w:sz w:val="24"/>
        </w:rPr>
        <w:t xml:space="preserve"> </w:t>
      </w:r>
    </w:p>
    <w:p w:rsidR="003C23C7" w:rsidRPr="0006141B" w:rsidRDefault="003C23C7">
      <w:pPr>
        <w:spacing w:line="360" w:lineRule="auto"/>
        <w:jc w:val="both"/>
        <w:rPr>
          <w:rFonts w:ascii="Montserrat" w:hAnsi="Montserrat"/>
          <w:sz w:val="24"/>
        </w:rPr>
      </w:pPr>
      <w:r w:rsidRPr="0006141B">
        <w:rPr>
          <w:rFonts w:ascii="Montserrat" w:hAnsi="Montserrat"/>
          <w:sz w:val="24"/>
        </w:rPr>
        <w:tab/>
        <w:t>Then she saw the expression on the psi's face.</w:t>
      </w:r>
    </w:p>
    <w:p w:rsidR="003C23C7" w:rsidRPr="0006141B" w:rsidRDefault="003C23C7">
      <w:pPr>
        <w:spacing w:line="360" w:lineRule="auto"/>
        <w:jc w:val="both"/>
        <w:rPr>
          <w:rFonts w:ascii="Montserrat" w:hAnsi="Montserrat"/>
          <w:sz w:val="24"/>
        </w:rPr>
      </w:pPr>
      <w:r w:rsidRPr="0006141B">
        <w:rPr>
          <w:rFonts w:ascii="Montserrat" w:hAnsi="Montserrat"/>
          <w:sz w:val="24"/>
        </w:rPr>
        <w:tab/>
        <w:t>Medea's override command barely stopped the Commander from blowing the psionic officer's head off. The Exec was white with shock at having actually carried out the Emergency Execution Directive which was the only defense a bridge crew had if a psi invaded their starship's bridge with hostile intentions. The trance of the post-hypnotic command had shattered, and he realized mutely that his captain's safety had been judged irrelevant by the parameters of the EED. Worse, the psi's power had effortlessly protected her from that fatal first round. Shocked faces were turning toward the three of them as Wildmuir barked, "Abort dive! Abort dive!" Medea stared at her, still frozen in shock. "Captain! Pull out of the interface! Now!" Wildmuir pleaded desperately.</w:t>
      </w:r>
    </w:p>
    <w:p w:rsidR="003C23C7" w:rsidRPr="0006141B" w:rsidRDefault="003C23C7">
      <w:pPr>
        <w:spacing w:line="360" w:lineRule="auto"/>
        <w:jc w:val="both"/>
        <w:rPr>
          <w:rFonts w:ascii="Montserrat" w:hAnsi="Montserrat"/>
          <w:sz w:val="24"/>
        </w:rPr>
      </w:pPr>
      <w:r w:rsidRPr="0006141B">
        <w:rPr>
          <w:rFonts w:ascii="Montserrat" w:hAnsi="Montserrat"/>
          <w:sz w:val="24"/>
        </w:rPr>
        <w:tab/>
        <w:t>The words penetrated the captain as if from some great remove. But they did penetrate. Without further hesitation, Medea snapped at the helm and a deep chord keened through the ship as it dropped abruptly into normal space.</w:t>
      </w:r>
    </w:p>
    <w:p w:rsidR="003C23C7" w:rsidRPr="0006141B" w:rsidRDefault="003C23C7">
      <w:pPr>
        <w:spacing w:line="360" w:lineRule="auto"/>
        <w:jc w:val="both"/>
        <w:rPr>
          <w:rFonts w:ascii="Montserrat" w:hAnsi="Montserrat"/>
          <w:sz w:val="24"/>
        </w:rPr>
      </w:pPr>
      <w:r w:rsidRPr="0006141B">
        <w:rPr>
          <w:rFonts w:ascii="Montserrat" w:hAnsi="Montserrat"/>
          <w:sz w:val="24"/>
        </w:rPr>
        <w:tab/>
        <w:t>A chorus of voices muttered in alarm during the following reverberations as the Pathfinder rushed to her station. She immediately called up the inertial plot to check it against the data already pouring in as the ship tried to find itself in surface space. Emergency claxons overrode all thought of the psi's illegal arrival. The Exec holstered his gun, wasing a moment to stare at Ms. Wildmuir, before turning his attention to the bridge officers. In the back of his mind though, he noted that the psi had not even reacted to the fact that he had just attempted to kill her. The tactical officer, not sure what to expect, was bringing weapon systems to life as the helmsman announced, "We're clear of the fourth componant, sir. Abort confirmed. No response from the auto-locator at this time. Universal heading zero-seven-seven by zero-niner-one angle of insertion zero-zero-zero, traveling at zero gravities with point-one light-standard foreward momentum, sir."</w:t>
      </w:r>
    </w:p>
    <w:p w:rsidR="003C23C7" w:rsidRPr="0006141B" w:rsidRDefault="003C23C7">
      <w:pPr>
        <w:spacing w:line="360" w:lineRule="auto"/>
        <w:jc w:val="both"/>
        <w:rPr>
          <w:rFonts w:ascii="Montserrat" w:hAnsi="Montserrat"/>
          <w:sz w:val="24"/>
        </w:rPr>
      </w:pPr>
      <w:bookmarkStart w:id="12" w:name="calculate_mass_to_acceleration_g"/>
      <w:bookmarkEnd w:id="12"/>
      <w:r w:rsidRPr="0006141B">
        <w:rPr>
          <w:rFonts w:ascii="Montserrat" w:hAnsi="Montserrat"/>
          <w:sz w:val="24"/>
        </w:rPr>
        <w:tab/>
        <w:t>Pathfinder Wildmuir immediately corrected, "Plot error, Captain, true universal heading one-two-one by zero-niner-niner angle of insertion plus zero-zero-zero-point-zero-three, traveling at point-one light standard with zero-point-zero-one gravities foreward acceleration, sir!"</w:t>
      </w:r>
    </w:p>
    <w:p w:rsidR="003C23C7" w:rsidRPr="0006141B" w:rsidRDefault="003C23C7">
      <w:pPr>
        <w:spacing w:line="360" w:lineRule="auto"/>
        <w:jc w:val="both"/>
        <w:rPr>
          <w:rFonts w:ascii="Montserrat" w:hAnsi="Montserrat"/>
          <w:sz w:val="24"/>
        </w:rPr>
      </w:pPr>
      <w:r w:rsidRPr="0006141B">
        <w:rPr>
          <w:rFonts w:ascii="Montserrat" w:hAnsi="Montserrat"/>
          <w:sz w:val="24"/>
        </w:rPr>
        <w:tab/>
        <w:t>The Captain glided out of her chair to see over the psi's shoulder as the display updated itself showing the marked deviation in the ship's programmed course. The Exec darted to his station and called up Wildmuir's navigation plots to verify the report. Both Captain and Exec were thinking the same thought, point oh-three positive residual angle of insertion did not make sense, the abort should have centered the AOI automatically. "That's not possible," she said, "that would put is into a stellar shadow!"</w:t>
      </w:r>
    </w:p>
    <w:p w:rsidR="003C23C7" w:rsidRPr="0006141B" w:rsidRDefault="003C23C7">
      <w:pPr>
        <w:spacing w:line="360" w:lineRule="auto"/>
        <w:jc w:val="both"/>
        <w:rPr>
          <w:rFonts w:ascii="Montserrat" w:hAnsi="Montserrat"/>
          <w:sz w:val="24"/>
        </w:rPr>
      </w:pPr>
      <w:r w:rsidRPr="0006141B">
        <w:rPr>
          <w:rFonts w:ascii="Montserrat" w:hAnsi="Montserrat"/>
          <w:sz w:val="24"/>
        </w:rPr>
        <w:tab/>
        <w:t>Wildmuir looked up at her calmly, "Captain, we are on the grade, my estimate puts us 20 light minutes into system insertion to NSC 441 Sigma, sir." Even as Wildmuir finished speaking, the navigation computer spat up the result of its catalogue search, fully in agreement with the Pathfinder. Wildmuir had dead-reckoned their position faster than the ships auto-locator could. Captain Medea kicked the data around her head for a second, before giving the order to compensate for the gravitic incline of the still distant star. As her people turned to their jobs, she turned on the psi, carefully guarding her expression.</w:t>
      </w:r>
    </w:p>
    <w:p w:rsidR="003C23C7" w:rsidRPr="0006141B" w:rsidRDefault="003C23C7">
      <w:pPr>
        <w:spacing w:line="360" w:lineRule="auto"/>
        <w:jc w:val="both"/>
        <w:rPr>
          <w:rFonts w:ascii="Montserrat" w:hAnsi="Montserrat"/>
          <w:sz w:val="24"/>
        </w:rPr>
      </w:pPr>
      <w:r w:rsidRPr="0006141B">
        <w:rPr>
          <w:rFonts w:ascii="Montserrat" w:hAnsi="Montserrat"/>
          <w:sz w:val="24"/>
        </w:rPr>
        <w:tab/>
        <w:t>Under her breath, she queried, "How did you know? The Tracking system didn't even twitch to this."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felt it when we hit the slope," the woman answered distractedly. As an explanation went, it required a theoretical knowledge of interface geometry that the Captain simply did not possess. The psi flopped into the chair as other ships dropped out of the interface around them automatically, in response to the emergency abort squeal on the fleet relay transponders. From the Admiral's Bridge elsewhere on the </w:t>
      </w:r>
      <w:r w:rsidRPr="0006141B">
        <w:rPr>
          <w:rFonts w:ascii="Montserrat" w:hAnsi="Montserrat"/>
          <w:i/>
          <w:sz w:val="24"/>
        </w:rPr>
        <w:t>Exultant</w:t>
      </w:r>
      <w:r w:rsidRPr="0006141B">
        <w:rPr>
          <w:rFonts w:ascii="Montserrat" w:hAnsi="Montserrat"/>
          <w:sz w:val="24"/>
        </w:rPr>
        <w:t>, Admiral Shoen Dane broke in on the comlink, "Report, Captain."</w:t>
      </w:r>
    </w:p>
    <w:p w:rsidR="003C23C7" w:rsidRPr="0006141B" w:rsidRDefault="003C23C7">
      <w:pPr>
        <w:spacing w:line="360" w:lineRule="auto"/>
        <w:jc w:val="both"/>
        <w:rPr>
          <w:rFonts w:ascii="Montserrat" w:hAnsi="Montserrat"/>
          <w:sz w:val="24"/>
        </w:rPr>
      </w:pPr>
      <w:r w:rsidRPr="0006141B">
        <w:rPr>
          <w:rFonts w:ascii="Montserrat" w:hAnsi="Montserrat"/>
          <w:sz w:val="24"/>
        </w:rPr>
        <w:tab/>
        <w:t>"Course corruption, sir, still analyzing the data, please stand by," Medea snapped off without diverting her attention. "Morgan, speak to me," she directed, wanting an explanation of the situation. Admiral Dane would already have the computer's report on their position and it was raising the same question for him that it was for her. How the hell had they slipped off course?</w:t>
      </w:r>
    </w:p>
    <w:p w:rsidR="003C23C7" w:rsidRPr="0006141B" w:rsidRDefault="003C23C7">
      <w:pPr>
        <w:spacing w:line="360" w:lineRule="auto"/>
        <w:jc w:val="both"/>
        <w:rPr>
          <w:rFonts w:ascii="Montserrat" w:hAnsi="Montserrat"/>
          <w:sz w:val="24"/>
        </w:rPr>
      </w:pPr>
      <w:r w:rsidRPr="0006141B">
        <w:rPr>
          <w:rFonts w:ascii="Montserrat" w:hAnsi="Montserrat"/>
          <w:sz w:val="24"/>
        </w:rPr>
        <w:tab/>
        <w:t>Morgan looked at her for a moment before responding, "Anomoly, Captain. We slipped into an interface current</w:t>
      </w:r>
      <w:r w:rsidRPr="0006141B">
        <w:rPr>
          <w:rFonts w:ascii="Montserrat" w:hAnsi="Montserrat"/>
          <w:sz w:val="24"/>
        </w:rPr>
        <w:footnoteReference w:id="2"/>
      </w:r>
      <w:r w:rsidRPr="0006141B">
        <w:rPr>
          <w:rFonts w:ascii="Montserrat" w:hAnsi="Montserrat"/>
          <w:sz w:val="24"/>
        </w:rPr>
        <w:t>; no way we could have avoided it on such a shallow an insertion plot." She gestured to the tactical display.</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"An anomoly?" Medea asked with sudden interest. </w:t>
      </w:r>
    </w:p>
    <w:p w:rsidR="003C23C7" w:rsidRPr="0006141B" w:rsidRDefault="003C23C7">
      <w:pPr>
        <w:spacing w:line="360" w:lineRule="auto"/>
        <w:jc w:val="both"/>
        <w:rPr>
          <w:rFonts w:ascii="Montserrat" w:hAnsi="Montserrat"/>
          <w:sz w:val="24"/>
        </w:rPr>
      </w:pPr>
      <w:r w:rsidRPr="0006141B">
        <w:rPr>
          <w:rFonts w:ascii="Montserrat" w:hAnsi="Montserrat"/>
          <w:sz w:val="24"/>
        </w:rPr>
        <w:tab/>
        <w:t>"A massive anomoly," the psi responded with a grin.</w:t>
      </w:r>
    </w:p>
    <w:p w:rsidR="003C23C7" w:rsidRPr="0006141B" w:rsidRDefault="003C23C7">
      <w:pPr>
        <w:spacing w:line="360" w:lineRule="auto"/>
        <w:jc w:val="both"/>
        <w:rPr>
          <w:rFonts w:ascii="Montserrat" w:hAnsi="Montserrat"/>
          <w:sz w:val="24"/>
        </w:rPr>
      </w:pPr>
      <w:r w:rsidRPr="0006141B">
        <w:rPr>
          <w:rFonts w:ascii="Montserrat" w:hAnsi="Montserrat"/>
          <w:sz w:val="24"/>
        </w:rPr>
        <w:tab/>
        <w:t>The Captain studied the figures for their actual course as compared their projected course. Their course depth had been chosen specifically to assist them in mapping the surface nodes of the translation net that gave the Ancients access to the universe at large. In a shallow dive, they still should have been well clear of stellar gravity curves. Reletivistically speaking, they had been outside the parameters of the Einsteinian Universe. Gravity was a tremendous force at the surface but even a one degree dive would clear them from the surface turbulance and undercurrents. She directed the Pathfinder to run the plot log through the computer, matching it against the incident logs of earlier mapping missions.</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She was actually surprised, despite her hunch, when she saw the event corillaries. Wildmuir gave an impressed lift of an eyebrow at her captain's intuitive leap. The psi was not, however, surprised by the apparent conclusion the information suggested. Medea realized that for Morgan the answer was as obvious to her senses as the breadth and depth of the bridge was to her own. The Captain ignored the sudden stab or black envy of the other woman's gift and voiced her next thought, "Is it possible that the last mapping mission missed an entire node?" It suggested the most obvious explanation for the course error.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"Do you mean, did we hit a translation pulse?" her Pathfinder countered. Medea nodded. There was a risk about every node that a diving starship could be caught in the hyperspace pulse generated around a node during open translation. An unmapped node was particularly dangerous in that respect. </w:t>
      </w:r>
      <w:r w:rsidRPr="0006141B">
        <w:rPr>
          <w:rFonts w:ascii="Montserrat" w:hAnsi="Montserrat"/>
          <w:sz w:val="24"/>
        </w:rPr>
        <w:tab/>
        <w:t>The couputer couldn't compensate for terrain hazzards it didn't know existed. That was the danger of mapping dives. Too many mapping ships had been lost to a pulse's untracable deviations in the interface. Deviations sparked by a more advanced being making its way across the buried face of the universe.</w:t>
      </w:r>
    </w:p>
    <w:p w:rsidR="003C23C7" w:rsidRPr="0006141B" w:rsidRDefault="003C23C7">
      <w:pPr>
        <w:spacing w:line="360" w:lineRule="auto"/>
        <w:jc w:val="both"/>
        <w:rPr>
          <w:rFonts w:ascii="Montserrat" w:hAnsi="Montserrat"/>
          <w:sz w:val="24"/>
        </w:rPr>
      </w:pPr>
      <w:r w:rsidRPr="0006141B">
        <w:rPr>
          <w:rFonts w:ascii="Montserrat" w:hAnsi="Montserrat"/>
          <w:sz w:val="24"/>
        </w:rPr>
        <w:tab/>
        <w:t>However, the magnitude of the pulse was unprecedented. The psi had another suspicion, but no evidence to support it. Yet. Wildmuir's grin turned into an out and out smile. "Sir, according to the last survey of this quadrant, this," she indicated a mark in the system they had just entered, "was a minor nexus; which as you can see should be so redundant as to be totally masked by the system's gravitic shadow."</w:t>
      </w:r>
    </w:p>
    <w:p w:rsidR="003C23C7" w:rsidRPr="0006141B" w:rsidRDefault="003C23C7">
      <w:pPr>
        <w:spacing w:line="360" w:lineRule="auto"/>
        <w:jc w:val="both"/>
        <w:rPr>
          <w:rFonts w:ascii="Montserrat" w:hAnsi="Montserrat"/>
          <w:sz w:val="24"/>
        </w:rPr>
      </w:pPr>
      <w:r w:rsidRPr="0006141B">
        <w:rPr>
          <w:rFonts w:ascii="Montserrat" w:hAnsi="Montserrat"/>
          <w:sz w:val="24"/>
        </w:rPr>
        <w:tab/>
        <w:t>"Should be," Medea repeated. She read the node classification and previous analysis in the associated field for the feature under Morgan's finger, "It's defined as unstable," she noted aloud, "Are you sure that this is what bent us off course?" The Captain frowned. "Unstable" was hardly what she would call a node that fluctuated from virtual non-existence to bodily diverting a fleet of ships on a tangenital course directly into its local system. However, she had also noted the unusual pulse magnitude and what it suggested frightened her. Not only it make the node potentially useless to their secondary mission objective, it represented a navigational hazzard that could ultimately thwart their primary objective of finding a node capable of delivering the colony ships beyond the influence of their local Ancient Overlords.</w:t>
      </w:r>
    </w:p>
    <w:p w:rsidR="003C23C7" w:rsidRPr="0006141B" w:rsidRDefault="003C23C7">
      <w:pPr>
        <w:spacing w:line="360" w:lineRule="auto"/>
        <w:jc w:val="both"/>
        <w:rPr>
          <w:rFonts w:ascii="Montserrat" w:hAnsi="Montserrat"/>
          <w:sz w:val="24"/>
        </w:rPr>
      </w:pPr>
      <w:r w:rsidRPr="0006141B">
        <w:rPr>
          <w:rFonts w:ascii="Montserrat" w:hAnsi="Montserrat"/>
          <w:sz w:val="24"/>
        </w:rPr>
        <w:tab/>
        <w:t>Morgan sat back and keyed in the course projection they would have followed if she hadn't forced them to abort. The vector twisted along the invisible incline and terminated right on the mark. "Bent is too subtle a word, the damn thing nearly swallowed us whole," Morgan replied. Medea was stunned. Morgan keyed the comlink to the Admiral's Bridge, "Admiral, I have identified the anomoly. If you check the plot I'm forewarding to you, you will find that low priority node Lambda Epsilon 797 has stabilized and established a profound presence."</w:t>
      </w:r>
    </w:p>
    <w:p w:rsidR="003C23C7" w:rsidRPr="0006141B" w:rsidRDefault="003C23C7">
      <w:pPr>
        <w:spacing w:line="360" w:lineRule="auto"/>
        <w:jc w:val="both"/>
        <w:rPr>
          <w:rFonts w:ascii="Montserrat" w:hAnsi="Montserrat"/>
          <w:sz w:val="24"/>
        </w:rPr>
      </w:pPr>
      <w:r w:rsidRPr="0006141B">
        <w:rPr>
          <w:rFonts w:ascii="Montserrat" w:hAnsi="Montserrat"/>
          <w:sz w:val="24"/>
        </w:rPr>
        <w:tab/>
        <w:t>Medea, looked at her sharply, "How can you be so sure it's stable?"</w:t>
      </w:r>
    </w:p>
    <w:p w:rsidR="003C23C7" w:rsidRPr="0006141B" w:rsidRDefault="003C23C7">
      <w:pPr>
        <w:spacing w:line="360" w:lineRule="auto"/>
        <w:jc w:val="both"/>
        <w:rPr>
          <w:rFonts w:ascii="Montserrat" w:hAnsi="Montserrat"/>
          <w:sz w:val="24"/>
        </w:rPr>
      </w:pPr>
      <w:r w:rsidRPr="0006141B">
        <w:rPr>
          <w:rFonts w:ascii="Montserrat" w:hAnsi="Montserrat"/>
          <w:sz w:val="24"/>
        </w:rPr>
        <w:tab/>
        <w:t>Morgan grimmaced and said quite frankly, "If it wasn't, I would have gone into epileptic fits in my cabin the moment we entered its influence, and we'd all be on our way to hell, sir." Neither woman realized that the com line was still open to the Admiral's Bridge.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"Ms. Wildmuir." the Admiral responded dryly, "you have a gift for understatement. Captain, I'm directing the fleet to take up station throughout the system, I want the </w:t>
      </w:r>
      <w:r w:rsidRPr="0006141B">
        <w:rPr>
          <w:rFonts w:ascii="Montserrat" w:hAnsi="Montserrat"/>
          <w:i/>
          <w:sz w:val="24"/>
        </w:rPr>
        <w:t>Exultant</w:t>
      </w:r>
      <w:r w:rsidRPr="0006141B">
        <w:rPr>
          <w:rFonts w:ascii="Montserrat" w:hAnsi="Montserrat"/>
          <w:sz w:val="24"/>
        </w:rPr>
        <w:t xml:space="preserve"> on point over the Lambda Epsilon 797 anchorage so we need Ms. Wildmuir off her ass and on the prowl." It was possible that the change in the node's status might also mean a shift in its focal matrix. By design, the entry point would be on or within a planetary mass the record dubbed as "Cinder" by the first expedition to map this quadrant. Morgan would preceed the fleet's flagship and verify with her unique senses the precise location of the terminus. "Pathfinder, a marine recon division will be following in your wake to secure the site as soon as you've identified it. Let's move people."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"Aye-aye," the two women snapped in unison. </w:t>
      </w:r>
    </w:p>
    <w:p w:rsidR="003C23C7" w:rsidRPr="0006141B" w:rsidRDefault="003C23C7">
      <w:pPr>
        <w:spacing w:line="360" w:lineRule="auto"/>
        <w:jc w:val="both"/>
        <w:rPr>
          <w:rFonts w:ascii="Montserrat" w:hAnsi="Montserrat"/>
          <w:sz w:val="24"/>
        </w:rPr>
      </w:pPr>
      <w:r w:rsidRPr="0006141B">
        <w:rPr>
          <w:rFonts w:ascii="Montserrat" w:hAnsi="Montserrat"/>
          <w:sz w:val="24"/>
        </w:rPr>
        <w:tab/>
        <w:t>Morgan virtually ran off the bridge to prepare for EVA, as the Exec turned to catch his captain's eye. She saw the need in his look and dismissed him, "Go, Mr. Howe. But get back here as fast as you can and don't deley Ms. Wildmuir any longer that absolutely necessary." The Commander was off the bridge in a second. While the rest of the bridge crew pretended not to have noticed the Exec's hasty exit Medea listened for the hiss of the portal shutting behind him. There was a black side to this emergency that needed immediate attention. Gritting her teeth, she reopened her link to the flag bridge, "Admiral Dane, I have to inform you that protocol Theta Nine was activated during the emergency. I have suborned the log for your review and I want it on the record the I endorse Ms. Wildmuir's decision to violate the Abuse of Power Prohibitions to protect the fleet."</w:t>
      </w:r>
    </w:p>
    <w:p w:rsidR="003C23C7" w:rsidRPr="0006141B" w:rsidRDefault="003C23C7">
      <w:pPr>
        <w:spacing w:line="360" w:lineRule="auto"/>
        <w:jc w:val="both"/>
        <w:rPr>
          <w:rFonts w:ascii="Montserrat" w:hAnsi="Montserrat"/>
          <w:sz w:val="24"/>
        </w:rPr>
      </w:pPr>
      <w:r w:rsidRPr="0006141B">
        <w:rPr>
          <w:rFonts w:ascii="Montserrat" w:hAnsi="Montserrat"/>
          <w:sz w:val="24"/>
        </w:rPr>
        <w:tab/>
        <w:t>There was a slight pause, then the admiral asked, "Who was triggered?"</w:t>
      </w:r>
    </w:p>
    <w:p w:rsidR="003C23C7" w:rsidRPr="0006141B" w:rsidRDefault="003C23C7">
      <w:pPr>
        <w:spacing w:line="360" w:lineRule="auto"/>
        <w:jc w:val="both"/>
        <w:rPr>
          <w:rFonts w:ascii="Montserrat" w:hAnsi="Montserrat"/>
          <w:sz w:val="24"/>
        </w:rPr>
      </w:pPr>
      <w:r w:rsidRPr="0006141B">
        <w:rPr>
          <w:rFonts w:ascii="Montserrat" w:hAnsi="Montserrat"/>
          <w:sz w:val="24"/>
        </w:rPr>
        <w:tab/>
        <w:t>Medea looked down at her hands. Dane knew about the failsafes better than anyone. He was alive today thanks to the Emergency Execution Directive. No one had ever failed the trigger response to date, so the fact that Morgan had lived to save them presented the whole failsafe program with a dangerous problem. She took a deep breath and answered, "Mr. Howe responded to the EED conditioning with negative effect, sir." In truth, he had performed too well. He had simply encountered a hole in the failsafe's effectiveness. Literally.</w:t>
      </w:r>
    </w:p>
    <w:p w:rsidR="003C23C7" w:rsidRPr="0006141B" w:rsidRDefault="003C23C7">
      <w:pPr>
        <w:spacing w:line="360" w:lineRule="auto"/>
        <w:jc w:val="both"/>
        <w:rPr>
          <w:rFonts w:ascii="Montserrat" w:hAnsi="Montserrat"/>
          <w:sz w:val="24"/>
        </w:rPr>
      </w:pPr>
      <w:r w:rsidRPr="0006141B">
        <w:rPr>
          <w:rFonts w:ascii="Montserrat" w:hAnsi="Montserrat"/>
          <w:sz w:val="24"/>
        </w:rPr>
        <w:tab/>
        <w:t>"I'm sending you Commander Alles to relieve Commander Howe, Daron. I want to see him and the visual log in my ready room, now," Dane ordered. Madea swollowed hard. Before she could explain Howe's absence, Dane added, "Just so you know, I accept your endorsement, and I am adding my own on Ms. Wildmuir's behalf. I'll do what I can to clear Howe of fault for the, fortunate, failure of the failsafe."</w:t>
      </w:r>
    </w:p>
    <w:p w:rsidR="003C23C7" w:rsidRPr="0006141B" w:rsidRDefault="003C23C7">
      <w:pPr>
        <w:spacing w:line="360" w:lineRule="auto"/>
        <w:jc w:val="both"/>
        <w:rPr>
          <w:rFonts w:ascii="Montserrat" w:hAnsi="Montserrat"/>
          <w:sz w:val="24"/>
        </w:rPr>
      </w:pPr>
      <w:r w:rsidRPr="0006141B">
        <w:rPr>
          <w:rFonts w:ascii="Montserrat" w:hAnsi="Montserrat"/>
          <w:sz w:val="24"/>
        </w:rPr>
        <w:tab/>
        <w:t>Medea held her relief, considering what she was forced to admit, "Admiral, I regret I cannot send my Exec directly to you," she held up her hand to forstall his response and finished, "I dismissed him at his request. He has something to work out with Ms. Wildmuir in private. I'll see to it that he proceeds directly to you from their present location, sir."</w:t>
      </w:r>
    </w:p>
    <w:p w:rsidR="003C23C7" w:rsidRPr="0006141B" w:rsidRDefault="003C23C7">
      <w:pPr>
        <w:spacing w:line="360" w:lineRule="auto"/>
        <w:jc w:val="both"/>
        <w:rPr>
          <w:rFonts w:ascii="Montserrat" w:hAnsi="Montserrat"/>
          <w:sz w:val="24"/>
        </w:rPr>
      </w:pPr>
      <w:r w:rsidRPr="0006141B">
        <w:rPr>
          <w:rFonts w:ascii="Montserrat" w:hAnsi="Montserrat"/>
          <w:sz w:val="24"/>
        </w:rPr>
        <w:tab/>
        <w:t>The Admiral studied her face very carefully. It was possible that a trigger who had failed to fulfill the EED compulsion would be incined to further action, but he trusted her assessment of her subordinates. She would not have approved her Exec's request if she had any doubts about either of her crewmen's safety. Finally he nodded, "Very well, Captain. As soon as he is able, have Mr. Howe report to me." Madea acknowledged and cut the link. This far from home, Admiral Dane would have the final word on this incident, but the reppurcussions would eventually carry all the way back to Earth. Both Howe and Wildmuir could be seriously hurt by this event at that point--when Naval Intelligence had to officially address it.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In spite of herself, though, she couldn't dwell on it. The fluke that could have augered in the whole fleet eclipsed that concern in her mind. This expidition had two vital objectives, one of which had been expected to accomplish no more than confirm what already was known about translation nodes. Habitable and formerly habitable planets throughout the Orion arm had been found to be linked to a network of corridors in hyperdimensional space that presumably spanned intergalactic distances. The Captain reflected on what this anomoly could mean to thier mission. A remote, unguarded nexus could give humanity a foothold beyond the confrontation that mankind had discovered in progress around them upon reaching the stars. The same thought was broadcasting itself through her bridge crew. She hardly needed to give them orders. </w:t>
      </w:r>
    </w:p>
    <w:p w:rsidR="003C23C7" w:rsidRPr="0006141B" w:rsidRDefault="003C23C7">
      <w:pPr>
        <w:spacing w:line="360" w:lineRule="auto"/>
        <w:jc w:val="both"/>
        <w:rPr>
          <w:rFonts w:ascii="Montserrat" w:hAnsi="Montserrat"/>
          <w:sz w:val="24"/>
        </w:rPr>
      </w:pPr>
      <w:r w:rsidRPr="0006141B">
        <w:rPr>
          <w:rFonts w:ascii="Montserrat" w:hAnsi="Montserrat"/>
          <w:sz w:val="24"/>
        </w:rPr>
        <w:tab/>
        <w:t>Exultant began to move towards the now invisible Cinder, and Medea allowed her mind to roam through the still mystifying thoughts of nodes and what they represented.</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first of the known, and decidedly strange gateways had been encountered on Earth. The discoveries had been made in the late twentieth century by what were now believed to be some of the first Active Psi's. At first, experience with the nodes drove these early psi's all but insane. Inevitably they discovered that the access and control of the translation network was based on psi manipulation. Later, similar discoveries were made about technologies that science fiction writers had been dreaming about for over three generations. </w:t>
      </w:r>
    </w:p>
    <w:p w:rsidR="003C23C7" w:rsidRPr="0006141B" w:rsidRDefault="003C23C7">
      <w:pPr>
        <w:spacing w:line="360" w:lineRule="auto"/>
        <w:jc w:val="both"/>
        <w:rPr>
          <w:rFonts w:ascii="Montserrat" w:hAnsi="Montserrat"/>
          <w:sz w:val="24"/>
        </w:rPr>
      </w:pPr>
      <w:r w:rsidRPr="0006141B">
        <w:rPr>
          <w:rFonts w:ascii="Montserrat" w:hAnsi="Montserrat"/>
          <w:sz w:val="24"/>
        </w:rPr>
        <w:tab/>
        <w:t>At some point it was discovered that the nodes had been deliberately rendered inert. Still acting unofficially and on their own, psi's probed and opened up a number of node paths and discovered the existence of human civilizations occupying dozens of terrestrial worlds. And then they discovered the Oasians. The most momentus discovery of the twentieth century, and one of the most dangerous. But that thought led somewhere else altogether.</w:t>
      </w:r>
    </w:p>
    <w:p w:rsidR="003C23C7" w:rsidRPr="0006141B" w:rsidRDefault="003C23C7">
      <w:pPr>
        <w:spacing w:line="360" w:lineRule="auto"/>
        <w:jc w:val="both"/>
        <w:rPr>
          <w:rFonts w:ascii="Montserrat" w:hAnsi="Montserrat"/>
          <w:sz w:val="24"/>
        </w:rPr>
      </w:pPr>
      <w:r w:rsidRPr="0006141B">
        <w:rPr>
          <w:rFonts w:ascii="Montserrat" w:hAnsi="Montserrat"/>
          <w:sz w:val="24"/>
        </w:rPr>
        <w:tab/>
        <w:t>It wasn't until mankind reached out into space that they discovered why the nodes had been disabled and why human worlds had apparently been cut off from a much larger network, when Man discovered the Ancients. More than one faction of them. The answer to the question became blindingly simple, Man had been exiled from the regular routes used by either side in their galactic conflict. It was probably too much to hope that there was a region of space that those ancient civilizations had not already reached, but mankind needed that hope because there was no way humanity could go toe to toe with what they had seen out there.</w:t>
      </w:r>
    </w:p>
    <w:p w:rsidR="003C23C7" w:rsidRPr="0006141B" w:rsidRDefault="003C23C7">
      <w:pPr>
        <w:spacing w:line="360" w:lineRule="auto"/>
        <w:jc w:val="both"/>
        <w:rPr>
          <w:rFonts w:ascii="Montserrat" w:hAnsi="Montserrat"/>
          <w:sz w:val="24"/>
        </w:rPr>
      </w:pPr>
      <w:r w:rsidRPr="0006141B">
        <w:rPr>
          <w:rFonts w:ascii="Montserrat" w:hAnsi="Montserrat"/>
          <w:sz w:val="24"/>
        </w:rPr>
        <w:tab/>
        <w:t>It was hard enough to deal with the fact that humanity was able to go about its business only because Man was obviously considered too insignificant for Ancients to bother with. Outside of utterly squashing any human attempt to make contact with non human intelligence, that is. Communication with the Ancients had only accomplished the annihilation of the expeditions that attempted it. The only real information they had about the conflict came from exiles and ex-patriots of those races who had spent ages in hiding on human worlds. They had only reared their heads when it had become clear to them that humanity was not content to remain confined to their cradles.</w:t>
      </w:r>
    </w:p>
    <w:p w:rsidR="003C23C7" w:rsidRPr="0006141B" w:rsidRDefault="003C23C7">
      <w:pPr>
        <w:spacing w:line="360" w:lineRule="auto"/>
        <w:jc w:val="both"/>
        <w:rPr>
          <w:rFonts w:ascii="Montserrat" w:hAnsi="Montserrat"/>
          <w:sz w:val="24"/>
        </w:rPr>
      </w:pPr>
      <w:r w:rsidRPr="0006141B">
        <w:rPr>
          <w:rFonts w:ascii="Montserrat" w:hAnsi="Montserrat"/>
          <w:sz w:val="24"/>
        </w:rPr>
        <w:tab/>
        <w:t>They took humans by the hand and showed them the unbelievable technology of the Ancient races; explained the awesome gates they had built on the worlds they had seeded across countless galaxies. They demonstrated that the power of individual members of those races could cripple the forces humanity could field. Only the best of human psi's were really a match for the soldiers of the Ancients--and such precocious humans were pitifully few. Still, as long as there was a way to move clear of the battlefield, then there was hope. All of the joint resources human worlds could muster became invested in the effort to slip out from under the Ancients. Excepeting for an occasional difference in opinion, to put it lightly, humans avoided warring on each other so that their fleets could find a back door out of the local heavens.</w:t>
      </w:r>
    </w:p>
    <w:p w:rsidR="003C23C7" w:rsidRPr="0006141B" w:rsidRDefault="003C23C7">
      <w:pPr>
        <w:spacing w:line="360" w:lineRule="auto"/>
        <w:jc w:val="both"/>
        <w:rPr>
          <w:rFonts w:ascii="Montserrat" w:hAnsi="Montserrat"/>
          <w:sz w:val="24"/>
        </w:rPr>
      </w:pPr>
      <w:r w:rsidRPr="0006141B">
        <w:rPr>
          <w:rFonts w:ascii="Montserrat" w:hAnsi="Montserrat"/>
          <w:sz w:val="24"/>
        </w:rPr>
        <w:tab/>
        <w:t>Captain looked at the Plot screen before her and wondered if she was looking at that back door.</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Class III Psi-Active Mission Specialist, Pathfinder Morgan Erin Wildmuir stood in the airlock savoring the last air she would breathe for anywhere up the next three days. She knew enough from the plot she had run to guess where on Cinder the nexus could be found. If she pushed herself she could close on the planet far in advance of her marine recon escort. She was tempted. It had been long enough since she had the opportunity to walk planetside without the crippling inhibitors the law required psi's take to limit their powers while down the well. She gave a disgusted scowl at the thought of her last visit home and the way she had had to be ferried in and out of the well like a common groundling via shuttle. </w:t>
      </w:r>
      <w:r w:rsidRPr="0006141B">
        <w:rPr>
          <w:rFonts w:ascii="Montserrat" w:hAnsi="Montserrat"/>
          <w:i/>
          <w:sz w:val="24"/>
        </w:rPr>
        <w:t>Abuse of Power,</w:t>
      </w:r>
      <w:r w:rsidRPr="0006141B">
        <w:rPr>
          <w:rFonts w:ascii="Montserrat" w:hAnsi="Montserrat"/>
          <w:sz w:val="24"/>
        </w:rPr>
        <w:t xml:space="preserve"> her thoughts were dark. </w:t>
      </w:r>
      <w:r w:rsidRPr="0006141B">
        <w:rPr>
          <w:rFonts w:ascii="Montserrat" w:hAnsi="Montserrat"/>
          <w:i/>
          <w:sz w:val="24"/>
        </w:rPr>
        <w:t>They would have suffocated in their own filth if it hadn't been for the discoveries we gave them. Instead of embracing their us though, they exiled us from their worlds and pushed us over to the military where we can get our heads blown off for using our gifts to respond to life threatening emergencies!</w:t>
      </w:r>
      <w:r w:rsidRPr="0006141B">
        <w:rPr>
          <w:rFonts w:ascii="Montserrat" w:hAnsi="Montserrat"/>
          <w:sz w:val="24"/>
        </w:rPr>
        <w:t xml:space="preserv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Morgan sighed. Shame burned in her for that silent outburst. Hell, she was one of the few who had understood </w:t>
      </w:r>
      <w:r w:rsidRPr="0006141B">
        <w:rPr>
          <w:rFonts w:ascii="Montserrat" w:hAnsi="Montserrat"/>
          <w:i/>
          <w:sz w:val="24"/>
        </w:rPr>
        <w:t>why</w:t>
      </w:r>
      <w:r w:rsidRPr="0006141B">
        <w:rPr>
          <w:rFonts w:ascii="Montserrat" w:hAnsi="Montserrat"/>
          <w:sz w:val="24"/>
        </w:rPr>
        <w:t xml:space="preserve"> such harsh rules had been levered against them. Poor Howe, he was as much a victim as she; the man hadn't even realized that he'd been programmed for the desperation strike. He had been horrified when he caught up to her in the corridor.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His surprize had displaced his greif for an instant when he discovered he didn't even need to explain his actions to her. </w:t>
      </w:r>
      <w:r w:rsidRPr="0006141B">
        <w:rPr>
          <w:rFonts w:ascii="Montserrat" w:hAnsi="Montserrat"/>
          <w:i/>
          <w:sz w:val="24"/>
        </w:rPr>
        <w:t>It's not your fault,</w:t>
      </w:r>
      <w:r w:rsidRPr="0006141B">
        <w:rPr>
          <w:rFonts w:ascii="Montserrat" w:hAnsi="Montserrat"/>
          <w:sz w:val="24"/>
        </w:rPr>
        <w:t xml:space="preserve"> she had said the instant she saw him. Even still, he had stumbled over himself in fear of her reprise. After carefully explaining that she not upset at him, he had had asked her why. She had simply said she was used to it. How was she supposed to explain to him why she had not been surprised? She had survived this prejudice for too long to hold it against him. She had actually been more hurt by his fear of her wrath than the sickening realization that had passed with that first bullet through her.</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That fear was the enemy. Earth herself was hurt by the political fear surrounding her most gifted children. A psi of her rating could do a staggering amount of work in the safe haven of a planetary atmosphere if they'd let her. Instead, Latents labored and risked their lives in the same fashion as their ancestors did. She shook her head at the thought and adjusted the body sheath that served as the generic uniform of the Interstellar Armed Forces, and pulled on her flight jacket. While she qualified to pilot one of the deadly fighters attached to starships, that was not why she had the symbol of fighting pride. One of the </w:t>
      </w:r>
      <w:r w:rsidRPr="0006141B">
        <w:rPr>
          <w:rFonts w:ascii="Montserrat" w:hAnsi="Montserrat"/>
          <w:i/>
          <w:sz w:val="24"/>
        </w:rPr>
        <w:t xml:space="preserve">Exultan's </w:t>
      </w:r>
      <w:r w:rsidRPr="0006141B">
        <w:rPr>
          <w:rFonts w:ascii="Montserrat" w:hAnsi="Montserrat"/>
          <w:sz w:val="24"/>
        </w:rPr>
        <w:t xml:space="preserve">pilots had given to her as thanks for coming to his squadrons aid during the short war with Oasis. </w:t>
      </w:r>
    </w:p>
    <w:p w:rsidR="003C23C7" w:rsidRPr="0006141B" w:rsidRDefault="003C23C7">
      <w:pPr>
        <w:spacing w:line="360" w:lineRule="auto"/>
        <w:jc w:val="both"/>
        <w:rPr>
          <w:rFonts w:ascii="Montserrat" w:hAnsi="Montserrat"/>
          <w:sz w:val="24"/>
        </w:rPr>
      </w:pPr>
      <w:r w:rsidRPr="0006141B">
        <w:rPr>
          <w:rFonts w:ascii="Montserrat" w:hAnsi="Montserrat"/>
          <w:sz w:val="24"/>
        </w:rPr>
        <w:tab/>
        <w:t>She frowned. It was a turn in her thoughts, but it led back to the same place. Even the Oasians, being the most psi sophisticated of the human worlds, banned their powerful Actives from the surface of their worlds. She was no more welcome there than on Earth even before the war. In the hundred and twenty odd years since she first revealed her power to her government on Earth, she had been hounded and harassed as a potential threat to all but one of the human inhabited planets. It had only gotten worse the longer she had lived. The fact that her ability allowed her to maintain her youth for as long as she willed it made her existence a lash at normal men and women. She couldn't help a short bitter laugh. Sure, she could survive indefinately virtually anywhere in the universe, planet or no, but what was the point? She didn't have a life!</w:t>
      </w:r>
    </w:p>
    <w:p w:rsidR="003C23C7" w:rsidRPr="0006141B" w:rsidRDefault="003C23C7">
      <w:pPr>
        <w:spacing w:line="360" w:lineRule="auto"/>
        <w:jc w:val="both"/>
        <w:rPr>
          <w:rFonts w:ascii="Montserrat" w:hAnsi="Montserrat"/>
          <w:sz w:val="24"/>
        </w:rPr>
      </w:pPr>
      <w:r w:rsidRPr="0006141B">
        <w:rPr>
          <w:rFonts w:ascii="Montserrat" w:hAnsi="Montserrat"/>
          <w:sz w:val="24"/>
        </w:rPr>
        <w:tab/>
        <w:t>She, like most of the psi's she knew, was gradually becoming alien under her forced exposure to the cold embrace of the cosmos. The reality she identified with becoming more and more remote to the life she had known as a girl back when psionics was considered science fiction.</w:t>
      </w:r>
    </w:p>
    <w:p w:rsidR="003C23C7" w:rsidRPr="0006141B" w:rsidRDefault="003C23C7">
      <w:pPr>
        <w:spacing w:line="360" w:lineRule="auto"/>
        <w:jc w:val="both"/>
        <w:rPr>
          <w:rFonts w:ascii="Montserrat" w:hAnsi="Montserrat"/>
          <w:sz w:val="24"/>
        </w:rPr>
      </w:pPr>
      <w:r w:rsidRPr="0006141B">
        <w:rPr>
          <w:rFonts w:ascii="Montserrat" w:hAnsi="Montserrat"/>
          <w:sz w:val="24"/>
        </w:rPr>
        <w:tab/>
        <w:t>She sighed and brushed the anger out of her mind. Ahead of her was a world unclaimed by any government and she would walk for a time under a blue (she hoped) sky uncrippled by drugs or scramblers. She depressurized the airlock and felt the celestial beast awaken within her to redefine her body. In about the same space of time it would take to hold her breath, her body began to unknit and restructure itself. Most of the restructuring was analogous to her terrestrial biology, meaning that on a purely motor level, she was unchanged. For the most part, biological functions were becoming more specialized to accommodate a mass/energy metabolism. He mind was literally holding her body together and forcing it to live as her environment conspired to kill it. The greatest changes would have been neurological if not for the fact that the first time she'd had to do this, the changes had remained permanent. The consequences having been that she lived perpetually with a psionic hyper awareness of her biology and those forces she could control to preserve and reinforce it. If her body required sustenance it took an act of will to keep her mind from simply grabbing the requisite atoms and particles and fabricating it. If she did not stop herself, she could go for weeks or even months not eating without even realizing it.</w:t>
      </w:r>
    </w:p>
    <w:p w:rsidR="003C23C7" w:rsidRPr="0006141B" w:rsidRDefault="003C23C7">
      <w:pPr>
        <w:spacing w:line="360" w:lineRule="auto"/>
        <w:jc w:val="both"/>
        <w:rPr>
          <w:rFonts w:ascii="Montserrat" w:hAnsi="Montserrat"/>
          <w:sz w:val="24"/>
        </w:rPr>
      </w:pPr>
      <w:r w:rsidRPr="0006141B">
        <w:rPr>
          <w:rFonts w:ascii="Montserrat" w:hAnsi="Montserrat"/>
          <w:sz w:val="24"/>
        </w:rPr>
        <w:tab/>
        <w:t>There were times when she wondered if it was possible for her to die.</w:t>
      </w:r>
    </w:p>
    <w:p w:rsidR="003C23C7" w:rsidRPr="0006141B" w:rsidRDefault="003C23C7">
      <w:pPr>
        <w:spacing w:line="360" w:lineRule="auto"/>
        <w:jc w:val="both"/>
        <w:rPr>
          <w:rFonts w:ascii="Montserrat" w:hAnsi="Montserrat"/>
          <w:sz w:val="24"/>
        </w:rPr>
      </w:pPr>
      <w:r w:rsidRPr="0006141B">
        <w:rPr>
          <w:rFonts w:ascii="Montserrat" w:hAnsi="Montserrat"/>
          <w:sz w:val="24"/>
        </w:rPr>
        <w:tab/>
        <w:t>She was dreadfully aware how easily she could lose her humanity. If she simply stopped eating, she might gradually change to the point where she would not be capable of eating. There would be no point to maintaining a digestive system. Eventually, she wouldn't bother. And if there was no point to a digestive system, why bother with a circulatory system? Or a repriratory system? Why bother with internal organs at all? It was too frightening to think about. She could redefine the whole of her bodily capabilities in hyperspatial dimensions, wholly devoid of three dimensional limits. But that line of thought eventually dwindled down to: Why have a body at all? She shook herself out of that dangerous loop and wrenched her mind back to the job at hand.</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ready light blinked on and she hit the outer door release button. The slightest breeze proceeded her out as the residue of air was sucked out in a rain of microscopic frost. She grasped the edges of the interface with her mind, wrinkled its geometry with her will and flew free of the ship's shadow. </w:t>
      </w:r>
    </w:p>
    <w:p w:rsidR="003C23C7" w:rsidRPr="0006141B" w:rsidRDefault="003C23C7">
      <w:pPr>
        <w:spacing w:line="360" w:lineRule="auto"/>
        <w:jc w:val="both"/>
        <w:rPr>
          <w:rFonts w:ascii="Montserrat" w:hAnsi="Montserrat"/>
          <w:sz w:val="24"/>
        </w:rPr>
      </w:pPr>
      <w:r w:rsidRPr="0006141B">
        <w:rPr>
          <w:rFonts w:ascii="Montserrat" w:hAnsi="Montserrat"/>
          <w:sz w:val="24"/>
        </w:rPr>
        <w:tab/>
        <w:t>She felt the rain of photons and oriented herself towards the distant sun. A large star from this distance, but clearly the center of the local gravity well. She drank in raw, full spectrum radiation, unconsciously converting it to a form that would sustain her in this fatal environment.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Because her telepathic aspect was overwhelmingly intimate, she composed and broadcast her status report in the microwave frequency she had arranged with the </w:t>
      </w:r>
      <w:r w:rsidRPr="0006141B">
        <w:rPr>
          <w:rFonts w:ascii="Montserrat" w:hAnsi="Montserrat"/>
          <w:i/>
          <w:sz w:val="24"/>
        </w:rPr>
        <w:t>Exultant</w:t>
      </w:r>
      <w:r w:rsidRPr="0006141B">
        <w:rPr>
          <w:rFonts w:ascii="Montserrat" w:hAnsi="Montserrat"/>
          <w:sz w:val="24"/>
        </w:rPr>
        <w:t xml:space="preserve">. The confirmation signal tickled her consciousness.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As she drifted along her initial vector, she cast a last look at the vast sweeping lines of the vessel that had been both home and prison for almost seven years. From a moderate distance, the ship looked like some esoteric multi-bladed knife for killing gods. Her motion was only momentum at this point, so she turned her will to carving a precise </w:t>
      </w:r>
      <w:r w:rsidRPr="0006141B">
        <w:rPr>
          <w:rFonts w:ascii="Montserrat" w:hAnsi="Montserrat"/>
          <w:i/>
          <w:sz w:val="24"/>
        </w:rPr>
        <w:t>surf</w:t>
      </w:r>
      <w:r w:rsidRPr="0006141B">
        <w:rPr>
          <w:rFonts w:ascii="Montserrat" w:hAnsi="Montserrat"/>
          <w:sz w:val="24"/>
        </w:rPr>
        <w:t xml:space="preserve"> insertion. Where real space met the interface there existed a natural wavefront that would impell her along at the speed of light. Earth psi's took to calling it the </w:t>
      </w:r>
      <w:r w:rsidRPr="0006141B">
        <w:rPr>
          <w:rFonts w:ascii="Montserrat" w:hAnsi="Montserrat"/>
          <w:i/>
          <w:sz w:val="24"/>
        </w:rPr>
        <w:t>surf</w:t>
      </w:r>
      <w:r w:rsidRPr="0006141B">
        <w:rPr>
          <w:rFonts w:ascii="Montserrat" w:hAnsi="Montserrat"/>
          <w:sz w:val="24"/>
        </w:rPr>
        <w:t xml:space="preserve"> almost immediately upon discovering it. </w:t>
      </w:r>
      <w:r w:rsidRPr="0006141B">
        <w:rPr>
          <w:rFonts w:ascii="Montserrat" w:hAnsi="Montserrat"/>
          <w:i/>
          <w:sz w:val="24"/>
        </w:rPr>
        <w:t>Surfing</w:t>
      </w:r>
      <w:r w:rsidRPr="0006141B">
        <w:rPr>
          <w:rFonts w:ascii="Montserrat" w:hAnsi="Montserrat"/>
          <w:sz w:val="24"/>
        </w:rPr>
        <w:t xml:space="preserve"> was perhaps more risky than the situation called for, but she'd reach her target area in hours instead of days. An attempt to bridge these distances was too energy intensive for her taste, since she'd be mentally exhausted in all but the most propituous circumstances by the effort. Riding the EM wavefront was an opposing risk. The </w:t>
      </w:r>
      <w:r w:rsidRPr="0006141B">
        <w:rPr>
          <w:rFonts w:ascii="Montserrat" w:hAnsi="Montserrat"/>
          <w:i/>
          <w:sz w:val="24"/>
        </w:rPr>
        <w:t>surf</w:t>
      </w:r>
      <w:r w:rsidRPr="0006141B">
        <w:rPr>
          <w:rFonts w:ascii="Montserrat" w:hAnsi="Montserrat"/>
          <w:sz w:val="24"/>
        </w:rPr>
        <w:t xml:space="preserve"> was a sea of infinite energy she simply channeled herself into. Her motion was incidental to her effort, which was to keep her focus clean enough to prevent too much of that energy from flowing into her reserves where they could possibly over amp her consciousness and bootstrap her right out of her mind. Cosmic awareness might as well be oblivion for all the good it would do for her body in the </w:t>
      </w:r>
      <w:r w:rsidRPr="0006141B">
        <w:rPr>
          <w:rFonts w:ascii="Montserrat" w:hAnsi="Montserrat"/>
          <w:i/>
          <w:sz w:val="24"/>
        </w:rPr>
        <w:t>surf</w:t>
      </w:r>
      <w:r w:rsidRPr="0006141B">
        <w:rPr>
          <w:rFonts w:ascii="Montserrat" w:hAnsi="Montserrat"/>
          <w:sz w:val="24"/>
        </w:rPr>
        <w:t xml:space="preserve">. </w:t>
      </w:r>
    </w:p>
    <w:p w:rsidR="003C23C7" w:rsidRPr="0006141B" w:rsidRDefault="003C23C7">
      <w:pPr>
        <w:spacing w:line="360" w:lineRule="auto"/>
        <w:jc w:val="both"/>
        <w:rPr>
          <w:rFonts w:ascii="Montserrat" w:hAnsi="Montserrat"/>
          <w:sz w:val="24"/>
        </w:rPr>
      </w:pPr>
      <w:r w:rsidRPr="0006141B">
        <w:rPr>
          <w:rFonts w:ascii="Montserrat" w:hAnsi="Montserrat"/>
          <w:sz w:val="24"/>
        </w:rPr>
        <w:br w:type="page"/>
        <w:t>Of Man and Lyn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i/>
          <w:sz w:val="24"/>
        </w:rPr>
      </w:pPr>
      <w:r w:rsidRPr="0006141B">
        <w:rPr>
          <w:rFonts w:ascii="Montserrat" w:hAnsi="Montserrat"/>
          <w:sz w:val="24"/>
        </w:rPr>
        <w:t>Aeid : I</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The Third Joint Colonial Expidition, under the leadership of Earth's Advance Reconnisance Fleet, was forced out of hyperspace by an interface anomoly.  The fleet's related mission objective of conducting a review of mapped conversion points compelled it to investigate.  Fleet command was soon distracted by a smaller discovery.  Six men and women, found incapaciteted at the edges of the translation site, are picked up and transferred under quarentine to a medical frigate while marine recon units conduct their survey. When the refugees are genetically profiled in medlab it turns out that the group is not as human as they appear.   This draws the attention of the fleet's alien advisor.  The realization of what they are comes just as the nexus draws the attention of the Ancients.  The ensuing battle prevents further exploration of this particular mystery even as it provides cover for the enacting of a vandetta as old as the original cause of the great war of heaven.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Humanity reached the stars only to discover that a great swath of galaxies, including Man's own Milky Way, were held in the clawing fist of a vastly powerful alien empire.  What was worse, that empire was at war.  A war begun before the dawn of Earth's history and still raged between vast and terrible adversaries known only as the Ancients, collectively.  For more than a century, Man's first tentative steps across the veil of space revealed only hints of the great conflict.  The faces of these powerful forces remained hidden while Earth's efforts brought men into contact with other human civilizations that had reached the stars to face the same horror.  Inevitably, their united exploration revealed that Earth, like many of the sister worlds still being discovered, were bypassed in their infancy by the Ancient's jump to galactic war.  A renegade element of their current Ancient Overlords, in self exile among the human worlds, finally came foreward and revealed to men the true face of the ageless conflict.  With the aid of these alien advisors, mankind began to secure its position in the universe and probe the underbelly of the conflict unfolding over them.  Fleets of ships were commissioned to explore the Orion Arm in search of the portals to the translation network that gave their Overlords access to the greater universe.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In spite of the fact that human survival is utterly dependant on the active psi capabilities possessed by a growing percentage of the population, political measures have barred all but the weakest of Actives (CL I and the lower end of CL II ratings) from unimpaired access the surface of inhabited worlds.  Various 'sleeper' treatments are employed to restrict or fully subdue the capacity of psi's with proscribed ratings for the duration of their planetary stay.  The technology exists to readily destroy any psi who violates these edicts, ironically derived from the advances that psi's themselves helped develope for the benefit of all mankind.  The effect of these edicts on psi's is hard to measure.  To an individual with the power to soar naked in the void and prolong his or her life indefinately by sheer willpower, dependance on planetary lifesupport is an alien concept.  Psi interest in planetary existence is largely fueled by a facsination with the social aspect of earthly living.  For many, the Psionic Corp of the Interstellar Armed Forces offers an acceptible alternative, as they are the perfect explorers of the cosmos.  The only exception to the moritorium is Majestic, a planet discovered, terraformed and collonized Psi Actives in response to thier enforced exile from Earth.</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It is a sad fact that in spite of the danger threatening all of humanity, the various worlds in this uneasy alliance are constantly feeling out their opportunities to conquer each other.  Earth's strong position in the alliance was created by the strength of their last rebuttal of an Oasian invasion, where Earth finally showed the true extent of its psionic resources melded gloriously with its conventional forces.  The training of Earth Actives by an Oasian ex-patriot has bought Earth the time to face its present challenges.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To set the stage of the Ancients, it is important to note that they are emmigrants of civilizations that survived the death of a separate universe.  Cheif amongst them were those under the direction of the nineveh.  Of the various Ancients, known as Outer Gods in many civilizations, only the ninevehn were able to anchor themselves in a correlletive of their own kind, the lyn.  Dragons are among the first of the native intelligences to reach majority in our universe and acheive independance from the Ancients, and as a result are considered Ancients themselves.  It is probable that Dragons are themselves an outer race considering their native psionic capabilities with regard to the subjective universe commonly held to be the only viable bridge between universes.  Dragons themselves maintain otherwise in their dealings with other native races.  At this time, there is no point in arguing this point with them.  In any case, the Outer Gods, those intelligences that are contemporaries of the ninevehn, are terrifyingly alien and thoroughly deserve the appellation borrowed from H. P. Lovecraft.  Modern critics even go so far as to suggest that none of Lovecraft's visions were wholly fiction, but the result of some latent psi capability on the part of that author.  The acclimitization of the ninevehn to the native lyn of this universe was a difficult process, as they could only marginally influence the evolutionary processes of the native lyn in a direction that would incorporate the essential substance of the ninevehn.  Never the less, Ancient and native lyn were unified very early in the history of this universe giving them an awesome advantage over the other outer races.  They acted early in recruiting native intelligences as client races in developing the resources of this universe.  The discovery of humanity threw a dangerous hitch in the progress of this cooperative effort.  The convergent evolution of human and lyn and the particular interest the lyn took in this primitive species alarmed the client races who, with the decisive aid of the dragons slipped the reign of the Aeslyn.  During the upheaval of those times, many client races fell to the devices of the Outer Gods, many remained under the wind of the Dragons, and the most advanced collective of humans fled and founded their own world, Oasis.  A consequence of the conflict was the founding of a splinter faction of the lyn sparked by the personification of the nineveh consciousness in two individuals.  The objective of this faction was to slay these two individuals.  Ironically, this faction was inspired by the first of the two nineveh consciousnesses as her following.  In more recent times, the Oasians have been targeted by a faction of the Outer Gods who in thier best day rivaled the Lyn Ancients only to arrive in this universe as disembodied wraiths.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There is unpleasant evidence that other sentient races are sponsored by Ancients, as many instances have been reported of Ancients accompanying and fortifying (or merely using) the alien fleets humanity has been denied contact with.  This theory is finally ratified by the appearence of alien fleets under the command of Ancients at the Cinder Nexus.  The appearance of a force of the Eldest on their heels reveals the reason for the Ancients' disdain for humanity when they demand the service of their human 'charges' to aid them in driving out the Dragon forces.  The Earth fleet almost fails to recognize that </w:t>
      </w:r>
      <w:r w:rsidRPr="0006141B">
        <w:rPr>
          <w:rFonts w:ascii="Montserrat" w:hAnsi="Montserrat"/>
          <w:i/>
          <w:sz w:val="24"/>
        </w:rPr>
        <w:t>they</w:t>
      </w:r>
      <w:r w:rsidRPr="0006141B">
        <w:rPr>
          <w:rFonts w:ascii="Montserrat" w:hAnsi="Montserrat"/>
          <w:sz w:val="24"/>
        </w:rPr>
        <w:t xml:space="preserve"> were being addressed by the angelic Ancients.  Their advisor had always known better, however.  He had also guessed what had drawn The Host so deeply across the enemy lines and prepared the lyn, Av, to claim precedence for the loyalty of the fleet and rights under establishment to the world below them and its vital nexus.  The evidence of previous human habitation makes this a human world and thus excluded from the dominion of either Ancient race.  This desperate commitment of Earth's colonial resources to an obvious focal point in the Ancient's war goes against every intention for the expidition, but Kzeisza stands firm on the point that it is the only way to give humanity any hope in what is certain to come.  Av plays her part, barely comprehending the effect she has on The Host's present representitives, under Kzeisza's careful direction.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br w:type="page"/>
        <w:t xml:space="preserve"> </w:t>
      </w:r>
    </w:p>
    <w:p w:rsidR="003C23C7" w:rsidRPr="0006141B" w:rsidRDefault="003C23C7">
      <w:pPr>
        <w:spacing w:line="360" w:lineRule="auto"/>
        <w:jc w:val="both"/>
        <w:rPr>
          <w:rFonts w:ascii="Montserrat" w:hAnsi="Montserrat"/>
          <w:spacing w:val="-3"/>
          <w:sz w:val="24"/>
        </w:rPr>
      </w:pPr>
      <w:r w:rsidRPr="0006141B">
        <w:rPr>
          <w:rFonts w:ascii="Montserrat" w:hAnsi="Montserrat"/>
          <w:sz w:val="24"/>
        </w:rPr>
        <w:br w:type="page"/>
      </w:r>
      <w:r w:rsidRPr="0006141B">
        <w:rPr>
          <w:rFonts w:ascii="Montserrat" w:hAnsi="Montserrat"/>
          <w:spacing w:val="-3"/>
          <w:sz w:val="24"/>
        </w:rPr>
        <w:t>Flag Staff:</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Admiral (****) Alexander Shoen Dane 1</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Director of Operations, Rear Admiral ((**)Fleet Exec) 1</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Commodor (Battle Group/Task Force Commander)4</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Ship Captain SD 4 BB 8 CG 12 CV 4 SS 2</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Ship Commander FF/DD 24-40</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Captain (dept heads excepting security and ground troops(marine cmd)) 5</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(Lt General Marines dept head security and ground troops) 1</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Commander Alles, Fleet Bridge (Dir of Ops Task Force 1)(equiv to ship cmdr)</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Lieutennant Commander Selene Moor, Fleet Bridge</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Exultant:</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w:t>
      </w:r>
      <w:r w:rsidRPr="0006141B">
        <w:rPr>
          <w:rFonts w:ascii="Montserrat" w:hAnsi="Montserrat"/>
          <w:spacing w:val="-3"/>
          <w:sz w:val="24"/>
        </w:rPr>
        <w:tab/>
        <w:t>Captain Daron Medea</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Commander Daniel Howe</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Lieutennant Commander Albert Grey</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Lieutennant Commander James Derrick, Siva 0</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Lieutennant AliceTavers</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Lieutennant Michael Sanzex</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Lt Junior Grade Mia Cezzaro, Siva 9</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Petty Officer First Class Miraena</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Cheif Medical Technician Nyon</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 xml:space="preserve">Marines: </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Captain Joseph Ness, brevet Major</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2nd Leiutennant Christopher Hanzek</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Gunnery Sergent Moffit, Recon</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 xml:space="preserve">Intelligence: </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Ramon DeSilva,  Argent</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Ashoka Kim,  Tempyr</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Uther Drake</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Psi:</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w:t>
      </w:r>
      <w:r w:rsidRPr="0006141B">
        <w:rPr>
          <w:rFonts w:ascii="Montserrat" w:hAnsi="Montserrat"/>
          <w:spacing w:val="-3"/>
          <w:sz w:val="24"/>
        </w:rPr>
        <w:tab/>
        <w:t xml:space="preserve">Captain Meggan India Alt </w:t>
      </w:r>
      <w:r w:rsidRPr="0006141B">
        <w:rPr>
          <w:rFonts w:ascii="Montserrat" w:hAnsi="Montserrat"/>
          <w:i/>
          <w:spacing w:val="-3"/>
          <w:sz w:val="24"/>
        </w:rPr>
        <w:t>Psi catalyzed during the Earth-Oasis  war</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Dr. Elizabeth Quanon, Exultant</w:t>
      </w:r>
    </w:p>
    <w:p w:rsidR="003C23C7" w:rsidRPr="0006141B" w:rsidRDefault="003C23C7">
      <w:pPr>
        <w:spacing w:line="360" w:lineRule="auto"/>
        <w:jc w:val="both"/>
        <w:rPr>
          <w:rFonts w:ascii="Montserrat" w:hAnsi="Montserrat"/>
          <w:i/>
          <w:sz w:val="24"/>
        </w:rPr>
      </w:pPr>
      <w:r w:rsidRPr="0006141B">
        <w:rPr>
          <w:rFonts w:ascii="Montserrat" w:hAnsi="Montserrat"/>
          <w:sz w:val="24"/>
        </w:rPr>
        <w:t>*</w:t>
      </w:r>
      <w:r w:rsidRPr="0006141B">
        <w:rPr>
          <w:rFonts w:ascii="Montserrat" w:hAnsi="Montserrat"/>
          <w:sz w:val="24"/>
        </w:rPr>
        <w:tab/>
        <w:t xml:space="preserve">Morgan Erin Wildmuir, Mew </w:t>
      </w:r>
      <w:r w:rsidRPr="0006141B">
        <w:rPr>
          <w:rFonts w:ascii="Montserrat" w:hAnsi="Montserrat"/>
          <w:i/>
          <w:sz w:val="24"/>
        </w:rPr>
        <w:t>angel of the abyss, hybrid descendant of a psionic and an angelof death</w:t>
      </w:r>
    </w:p>
    <w:p w:rsidR="003C23C7" w:rsidRPr="0006141B" w:rsidRDefault="003C23C7">
      <w:pPr>
        <w:spacing w:line="360" w:lineRule="auto"/>
        <w:jc w:val="both"/>
        <w:rPr>
          <w:rFonts w:ascii="Montserrat" w:hAnsi="Montserrat"/>
          <w:i/>
          <w:sz w:val="24"/>
        </w:rPr>
      </w:pPr>
    </w:p>
    <w:p w:rsidR="003C23C7" w:rsidRPr="0006141B" w:rsidRDefault="003C23C7">
      <w:pPr>
        <w:spacing w:line="360" w:lineRule="auto"/>
        <w:jc w:val="both"/>
        <w:rPr>
          <w:rFonts w:ascii="Montserrat" w:hAnsi="Montserrat"/>
          <w:i/>
          <w:sz w:val="24"/>
        </w:rPr>
      </w:pPr>
      <w:r w:rsidRPr="0006141B">
        <w:rPr>
          <w:rFonts w:ascii="Montserrat" w:hAnsi="Montserrat"/>
          <w:i/>
          <w:sz w:val="24"/>
        </w:rPr>
        <w:t>Node Refugees:</w:t>
      </w:r>
    </w:p>
    <w:p w:rsidR="003C23C7" w:rsidRPr="0006141B" w:rsidRDefault="003C23C7">
      <w:pPr>
        <w:spacing w:line="360" w:lineRule="auto"/>
        <w:jc w:val="both"/>
        <w:rPr>
          <w:rFonts w:ascii="Montserrat" w:hAnsi="Montserrat"/>
          <w:sz w:val="24"/>
        </w:rPr>
      </w:pPr>
      <w:r w:rsidRPr="0006141B">
        <w:rPr>
          <w:rFonts w:ascii="Montserrat" w:hAnsi="Montserrat"/>
          <w:sz w:val="24"/>
        </w:rPr>
        <w:t>*</w:t>
      </w:r>
      <w:r w:rsidRPr="0006141B">
        <w:rPr>
          <w:rFonts w:ascii="Montserrat" w:hAnsi="Montserrat"/>
          <w:sz w:val="24"/>
        </w:rPr>
        <w:tab/>
      </w:r>
      <w:r w:rsidRPr="0006141B">
        <w:rPr>
          <w:rFonts w:ascii="Montserrat" w:hAnsi="Montserrat"/>
          <w:i/>
          <w:sz w:val="24"/>
        </w:rPr>
        <w:t>Azael</w:t>
      </w:r>
      <w:r w:rsidRPr="0006141B">
        <w:rPr>
          <w:rFonts w:ascii="Montserrat" w:hAnsi="Montserrat"/>
          <w:sz w:val="24"/>
        </w:rPr>
        <w:t xml:space="preserve">  </w:t>
      </w:r>
      <w:r w:rsidRPr="0006141B">
        <w:rPr>
          <w:rFonts w:ascii="Montserrat" w:hAnsi="Montserrat"/>
          <w:i/>
          <w:sz w:val="24"/>
        </w:rPr>
        <w:t>an angel of death, commissioned to assassinate nineveh conducted under an assumed human alias from Earth preceeded the fleet down the slope and managed to infiltrate the group found there</w:t>
      </w:r>
    </w:p>
    <w:p w:rsidR="003C23C7" w:rsidRPr="0006141B" w:rsidRDefault="003C23C7">
      <w:pPr>
        <w:spacing w:line="360" w:lineRule="auto"/>
        <w:jc w:val="both"/>
        <w:rPr>
          <w:rFonts w:ascii="Montserrat" w:hAnsi="Montserrat"/>
          <w:i/>
          <w:sz w:val="24"/>
        </w:rPr>
      </w:pPr>
      <w:r w:rsidRPr="0006141B">
        <w:rPr>
          <w:rFonts w:ascii="Montserrat" w:hAnsi="Montserrat"/>
          <w:i/>
          <w:sz w:val="24"/>
        </w:rPr>
        <w:t>*</w:t>
      </w:r>
      <w:r w:rsidRPr="0006141B">
        <w:rPr>
          <w:rFonts w:ascii="Montserrat" w:hAnsi="Montserrat"/>
          <w:i/>
          <w:sz w:val="24"/>
        </w:rPr>
        <w:tab/>
        <w:t>Av [the unnamed angel, and heir of nineveh : aes (av (ara vai(kume)) eyrn syn) lyn... a fomulaic address which is the best response she can make to the asking of her name.  "Among my own people I would be addressed honorably as aes, familiarily as av, or formally as ara vai eyrn syn.  You, not being of my people, may honorably address or identify me as aeslyn respecting our differences, or aes as our differences are understood... I do not have a name as you mean it... I have earned this address and bear the obligation of it--what more is required?" ]</w:t>
      </w:r>
    </w:p>
    <w:p w:rsidR="003C23C7" w:rsidRPr="0006141B" w:rsidRDefault="003C23C7">
      <w:pPr>
        <w:spacing w:line="360" w:lineRule="auto"/>
        <w:jc w:val="both"/>
        <w:rPr>
          <w:rFonts w:ascii="Montserrat" w:hAnsi="Montserrat"/>
          <w:i/>
          <w:spacing w:val="-3"/>
          <w:sz w:val="24"/>
        </w:rPr>
      </w:pPr>
      <w:r w:rsidRPr="0006141B">
        <w:rPr>
          <w:rFonts w:ascii="Montserrat" w:hAnsi="Montserrat"/>
          <w:i/>
          <w:spacing w:val="-3"/>
          <w:sz w:val="24"/>
        </w:rPr>
        <w:tab/>
        <w:t>Whisper, Mime</w:t>
      </w:r>
      <w:r w:rsidRPr="0006141B">
        <w:rPr>
          <w:rFonts w:ascii="Montserrat" w:hAnsi="Montserrat"/>
          <w:i/>
          <w:spacing w:val="-3"/>
          <w:sz w:val="24"/>
        </w:rPr>
        <w:noBreakHyphen/>
        <w:t>Mute.  Fool</w:t>
      </w:r>
    </w:p>
    <w:p w:rsidR="003C23C7" w:rsidRPr="0006141B" w:rsidRDefault="003C23C7">
      <w:pPr>
        <w:spacing w:line="360" w:lineRule="auto"/>
        <w:jc w:val="both"/>
        <w:rPr>
          <w:rFonts w:ascii="Montserrat" w:hAnsi="Montserrat"/>
          <w:i/>
          <w:spacing w:val="-3"/>
          <w:sz w:val="24"/>
        </w:rPr>
      </w:pPr>
      <w:r w:rsidRPr="0006141B">
        <w:rPr>
          <w:rFonts w:ascii="Montserrat" w:hAnsi="Montserrat"/>
          <w:i/>
          <w:spacing w:val="-3"/>
          <w:sz w:val="24"/>
        </w:rPr>
        <w:tab/>
        <w:t>Blade, Assassin.  Death</w:t>
      </w:r>
    </w:p>
    <w:p w:rsidR="003C23C7" w:rsidRPr="0006141B" w:rsidRDefault="003C23C7">
      <w:pPr>
        <w:spacing w:line="360" w:lineRule="auto"/>
        <w:jc w:val="both"/>
        <w:rPr>
          <w:rFonts w:ascii="Montserrat" w:hAnsi="Montserrat"/>
          <w:i/>
          <w:spacing w:val="-3"/>
          <w:sz w:val="24"/>
        </w:rPr>
      </w:pPr>
      <w:r w:rsidRPr="0006141B">
        <w:rPr>
          <w:rFonts w:ascii="Montserrat" w:hAnsi="Montserrat"/>
          <w:i/>
          <w:spacing w:val="-3"/>
          <w:sz w:val="24"/>
        </w:rPr>
        <w:tab/>
        <w:t xml:space="preserve">Akashi, Warrioress.  War </w:t>
      </w:r>
    </w:p>
    <w:p w:rsidR="003C23C7" w:rsidRPr="0006141B" w:rsidRDefault="003C23C7">
      <w:pPr>
        <w:spacing w:line="360" w:lineRule="auto"/>
        <w:jc w:val="both"/>
        <w:rPr>
          <w:rFonts w:ascii="Montserrat" w:hAnsi="Montserrat"/>
          <w:spacing w:val="-3"/>
          <w:sz w:val="24"/>
        </w:rPr>
      </w:pPr>
      <w:r w:rsidRPr="0006141B">
        <w:rPr>
          <w:rFonts w:ascii="Montserrat" w:hAnsi="Montserrat"/>
          <w:i/>
          <w:spacing w:val="-3"/>
          <w:sz w:val="24"/>
        </w:rPr>
        <w:tab/>
        <w:t>Vaugh (Lon), Mage Adept.  Justice</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Fleet Advisor's staff:</w:t>
      </w:r>
    </w:p>
    <w:p w:rsidR="003C23C7" w:rsidRPr="0006141B" w:rsidRDefault="003C23C7">
      <w:pPr>
        <w:spacing w:line="360" w:lineRule="auto"/>
        <w:jc w:val="both"/>
        <w:rPr>
          <w:rFonts w:ascii="Montserrat" w:hAnsi="Montserrat"/>
          <w:sz w:val="24"/>
        </w:rPr>
      </w:pPr>
      <w:r w:rsidRPr="0006141B">
        <w:rPr>
          <w:rFonts w:ascii="Montserrat" w:hAnsi="Montserrat"/>
          <w:sz w:val="24"/>
        </w:rPr>
        <w:t>*</w:t>
      </w:r>
      <w:r w:rsidRPr="0006141B">
        <w:rPr>
          <w:rFonts w:ascii="Montserrat" w:hAnsi="Montserrat"/>
          <w:sz w:val="24"/>
        </w:rPr>
        <w:tab/>
        <w:t>Kzeisza, the dragon advisor present in the fleet</w:t>
      </w:r>
      <w:r w:rsidRPr="0006141B">
        <w:rPr>
          <w:rFonts w:ascii="Montserrat" w:hAnsi="Montserrat"/>
          <w:i/>
          <w:spacing w:val="-3"/>
          <w:sz w:val="24"/>
        </w:rPr>
        <w:t xml:space="preserve"> kzeisza anzoar aioch kzhan sif vellosh ni aregriar sish mellyr weox dinevin lor anjui aigos meloch vandu goth rykhar ixth vanioush ballosch synuif lysyth fth aral wosh enautrtch</w:t>
      </w:r>
    </w:p>
    <w:p w:rsidR="003C23C7" w:rsidRPr="0006141B" w:rsidRDefault="003C23C7">
      <w:pPr>
        <w:spacing w:line="360" w:lineRule="auto"/>
        <w:jc w:val="both"/>
        <w:rPr>
          <w:rFonts w:ascii="Montserrat" w:hAnsi="Montserrat"/>
          <w:i/>
          <w:spacing w:val="-3"/>
          <w:sz w:val="24"/>
        </w:rPr>
      </w:pPr>
      <w:r w:rsidRPr="0006141B">
        <w:rPr>
          <w:rFonts w:ascii="Montserrat" w:hAnsi="Montserrat"/>
          <w:sz w:val="24"/>
        </w:rPr>
        <w:t>*</w:t>
      </w:r>
      <w:r w:rsidRPr="0006141B">
        <w:rPr>
          <w:rFonts w:ascii="Montserrat" w:hAnsi="Montserrat"/>
          <w:sz w:val="24"/>
        </w:rPr>
        <w:tab/>
        <w:t>Rashanna, Kzeisza's dragon protogee</w:t>
      </w:r>
      <w:r w:rsidRPr="0006141B">
        <w:rPr>
          <w:rFonts w:ascii="Montserrat" w:hAnsi="Montserrat"/>
          <w:spacing w:val="-3"/>
          <w:sz w:val="24"/>
        </w:rPr>
        <w:t xml:space="preserve"> </w:t>
      </w:r>
      <w:r w:rsidRPr="0006141B">
        <w:rPr>
          <w:rFonts w:ascii="Montserrat" w:hAnsi="Montserrat"/>
          <w:i/>
          <w:spacing w:val="-3"/>
          <w:sz w:val="24"/>
        </w:rPr>
        <w:t>Rasha Laenza Kharhzyv Sasansza Sh Sish Quoathza...</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Kallista ...</w:t>
      </w:r>
      <w:r w:rsidRPr="0006141B">
        <w:rPr>
          <w:rFonts w:ascii="Montserrat" w:hAnsi="Montserrat"/>
          <w:i/>
          <w:spacing w:val="-3"/>
          <w:sz w:val="24"/>
        </w:rPr>
        <w:t>Xea Desu Kamilah Shahzcha Tnii...</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Arguss Whelan, Director, Personnel</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Kevin Zhan, Independant, Dragon Facade</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Rook, Ryan Mccormick, Freeagent Assassin/Infiltrator</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 xml:space="preserve">Dougal, Darian Vane, Freeagent Assassin </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Kianna - Quianna, Kia, Adept Talent/Freeagent</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Wraith, Ashley Wood, Freespirit</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Lian, Student - Sri Indenture Dependant</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Issac, Internal Security, Sri</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Dante</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Kadenza</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Kala</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Siraj</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Niall</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Laban</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Blanc (Name Unknown)</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b/>
        <w:t>Byrh</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Ancients (angelic)</w:t>
      </w:r>
    </w:p>
    <w:p w:rsidR="003C23C7" w:rsidRPr="0006141B" w:rsidRDefault="003C23C7">
      <w:pPr>
        <w:spacing w:line="360" w:lineRule="auto"/>
        <w:jc w:val="both"/>
        <w:rPr>
          <w:rFonts w:ascii="Montserrat" w:hAnsi="Montserrat"/>
          <w:i/>
          <w:spacing w:val="-3"/>
          <w:sz w:val="24"/>
        </w:rPr>
      </w:pPr>
      <w:r w:rsidRPr="0006141B">
        <w:rPr>
          <w:rFonts w:ascii="Montserrat" w:hAnsi="Montserrat"/>
          <w:i/>
          <w:spacing w:val="-3"/>
          <w:sz w:val="24"/>
        </w:rPr>
        <w:t>Aegis (Threshold)</w:t>
      </w:r>
    </w:p>
    <w:p w:rsidR="003C23C7" w:rsidRPr="0006141B" w:rsidRDefault="003C23C7">
      <w:pPr>
        <w:spacing w:line="360" w:lineRule="auto"/>
        <w:jc w:val="both"/>
        <w:rPr>
          <w:rFonts w:ascii="Montserrat" w:hAnsi="Montserrat"/>
          <w:i/>
          <w:spacing w:val="-3"/>
          <w:sz w:val="24"/>
        </w:rPr>
      </w:pPr>
      <w:r w:rsidRPr="0006141B">
        <w:rPr>
          <w:rFonts w:ascii="Montserrat" w:hAnsi="Montserrat"/>
          <w:i/>
          <w:spacing w:val="-3"/>
          <w:sz w:val="24"/>
        </w:rPr>
        <w:tab/>
        <w:t>Eman/Ennis/Enzo/Karma, Fate (God Is Among Us/Sole Choice/Estate Ruler/Spiritual Force)</w:t>
      </w:r>
      <w:r w:rsidRPr="0006141B">
        <w:rPr>
          <w:rFonts w:ascii="Montserrat" w:hAnsi="Montserrat"/>
          <w:i/>
          <w:spacing w:val="-3"/>
          <w:sz w:val="24"/>
        </w:rPr>
        <w:tab/>
        <w:t>"Some Might Call Me Eman.  Others Might Call Me Ennis.  You, I Think, Would Most Likely Call Me Enzo.  All Of These Might Apply As Well As Any..."</w:t>
      </w:r>
    </w:p>
    <w:p w:rsidR="003C23C7" w:rsidRPr="0006141B" w:rsidRDefault="003C23C7">
      <w:pPr>
        <w:spacing w:line="360" w:lineRule="auto"/>
        <w:jc w:val="both"/>
        <w:rPr>
          <w:rFonts w:ascii="Montserrat" w:hAnsi="Montserrat"/>
          <w:i/>
          <w:spacing w:val="-3"/>
          <w:sz w:val="24"/>
        </w:rPr>
      </w:pPr>
      <w:r w:rsidRPr="0006141B">
        <w:rPr>
          <w:rFonts w:ascii="Montserrat" w:hAnsi="Montserrat"/>
          <w:i/>
          <w:spacing w:val="-3"/>
          <w:sz w:val="24"/>
        </w:rPr>
        <w:tab/>
        <w:t>Eden/Daman (Paradise/Spirit(Transformation)) Sivai, Devourer</w:t>
      </w:r>
    </w:p>
    <w:p w:rsidR="003C23C7" w:rsidRPr="0006141B" w:rsidRDefault="003C23C7">
      <w:pPr>
        <w:spacing w:line="360" w:lineRule="auto"/>
        <w:jc w:val="both"/>
        <w:rPr>
          <w:rFonts w:ascii="Montserrat" w:hAnsi="Montserrat"/>
          <w:i/>
          <w:spacing w:val="-3"/>
          <w:sz w:val="24"/>
        </w:rPr>
      </w:pPr>
      <w:r w:rsidRPr="0006141B">
        <w:rPr>
          <w:rFonts w:ascii="Montserrat" w:hAnsi="Montserrat"/>
          <w:i/>
          <w:spacing w:val="-3"/>
          <w:sz w:val="24"/>
        </w:rPr>
        <w:tab/>
        <w:t>Alethea/Alysia/Amarantha/Amberosia/Calypso/Rhea/Psyche/... (Truth/Entrancing/Deathless/Ever-Living/She Who Hides/.../...), Mystery</w:t>
      </w:r>
    </w:p>
    <w:p w:rsidR="003C23C7" w:rsidRPr="0006141B" w:rsidRDefault="003C23C7">
      <w:pPr>
        <w:spacing w:line="360" w:lineRule="auto"/>
        <w:jc w:val="both"/>
        <w:rPr>
          <w:rFonts w:ascii="Montserrat" w:hAnsi="Montserrat"/>
          <w:i/>
          <w:spacing w:val="-3"/>
          <w:sz w:val="24"/>
        </w:rPr>
      </w:pPr>
      <w:r w:rsidRPr="0006141B">
        <w:rPr>
          <w:rFonts w:ascii="Montserrat" w:hAnsi="Montserrat"/>
          <w:i/>
          <w:spacing w:val="-3"/>
          <w:sz w:val="24"/>
        </w:rPr>
        <w:tab/>
        <w:t>Evil</w:t>
      </w:r>
    </w:p>
    <w:p w:rsidR="003C23C7" w:rsidRPr="0006141B" w:rsidRDefault="003C23C7">
      <w:pPr>
        <w:spacing w:line="360" w:lineRule="auto"/>
        <w:jc w:val="both"/>
        <w:rPr>
          <w:rFonts w:ascii="Montserrat" w:hAnsi="Montserrat"/>
          <w:i/>
          <w:spacing w:val="-3"/>
          <w:sz w:val="24"/>
        </w:rPr>
      </w:pPr>
      <w:r w:rsidRPr="0006141B">
        <w:rPr>
          <w:rFonts w:ascii="Montserrat" w:hAnsi="Montserrat"/>
          <w:i/>
          <w:spacing w:val="-3"/>
          <w:sz w:val="24"/>
        </w:rPr>
        <w:tab/>
        <w:t>Aislinn, Enigma</w:t>
      </w:r>
    </w:p>
    <w:p w:rsidR="003C23C7" w:rsidRPr="0006141B" w:rsidRDefault="003C23C7">
      <w:pPr>
        <w:spacing w:line="360" w:lineRule="auto"/>
        <w:jc w:val="both"/>
        <w:rPr>
          <w:rFonts w:ascii="Montserrat" w:hAnsi="Montserrat"/>
          <w:i/>
          <w:spacing w:val="-3"/>
          <w:sz w:val="24"/>
        </w:rPr>
      </w:pPr>
      <w:r w:rsidRPr="0006141B">
        <w:rPr>
          <w:rFonts w:ascii="Montserrat" w:hAnsi="Montserrat"/>
          <w:i/>
          <w:spacing w:val="-3"/>
          <w:sz w:val="24"/>
        </w:rPr>
        <w:tab/>
        <w:t>Kali, Energy</w:t>
      </w:r>
    </w:p>
    <w:p w:rsidR="003C23C7" w:rsidRPr="0006141B" w:rsidRDefault="003C23C7">
      <w:pPr>
        <w:spacing w:line="360" w:lineRule="auto"/>
        <w:jc w:val="both"/>
        <w:rPr>
          <w:rFonts w:ascii="Montserrat" w:hAnsi="Montserrat"/>
          <w:i/>
          <w:spacing w:val="-3"/>
          <w:sz w:val="24"/>
        </w:rPr>
      </w:pPr>
      <w:r w:rsidRPr="0006141B">
        <w:rPr>
          <w:rFonts w:ascii="Montserrat" w:hAnsi="Montserrat"/>
          <w:i/>
          <w:spacing w:val="-3"/>
          <w:sz w:val="24"/>
        </w:rPr>
        <w:tab/>
        <w:t>Deva (Godlike/Moon)</w:t>
      </w:r>
    </w:p>
    <w:p w:rsidR="003C23C7" w:rsidRPr="0006141B" w:rsidRDefault="003C23C7">
      <w:pPr>
        <w:spacing w:line="360" w:lineRule="auto"/>
        <w:jc w:val="both"/>
        <w:rPr>
          <w:rFonts w:ascii="Montserrat" w:hAnsi="Montserrat"/>
          <w:i/>
          <w:spacing w:val="-3"/>
          <w:sz w:val="24"/>
        </w:rPr>
      </w:pPr>
      <w:r w:rsidRPr="0006141B">
        <w:rPr>
          <w:rFonts w:ascii="Montserrat" w:hAnsi="Montserrat"/>
          <w:i/>
          <w:spacing w:val="-3"/>
          <w:sz w:val="24"/>
        </w:rPr>
        <w:tab/>
        <w:t>Panthea</w:t>
      </w:r>
    </w:p>
    <w:p w:rsidR="003C23C7" w:rsidRPr="0006141B" w:rsidRDefault="003C23C7">
      <w:pPr>
        <w:spacing w:line="360" w:lineRule="auto"/>
        <w:jc w:val="both"/>
        <w:rPr>
          <w:rFonts w:ascii="Montserrat" w:hAnsi="Montserrat"/>
          <w:i/>
          <w:spacing w:val="-3"/>
          <w:sz w:val="24"/>
        </w:rPr>
      </w:pPr>
      <w:r w:rsidRPr="0006141B">
        <w:rPr>
          <w:rFonts w:ascii="Montserrat" w:hAnsi="Montserrat"/>
          <w:i/>
          <w:spacing w:val="-3"/>
          <w:sz w:val="24"/>
        </w:rPr>
        <w:t>Shou D Khimah Threshold</w:t>
      </w:r>
    </w:p>
    <w:p w:rsidR="003C23C7" w:rsidRPr="0006141B" w:rsidRDefault="003C23C7">
      <w:pPr>
        <w:spacing w:line="360" w:lineRule="auto"/>
        <w:jc w:val="both"/>
        <w:rPr>
          <w:rFonts w:ascii="Montserrat" w:hAnsi="Montserrat"/>
          <w:i/>
          <w:spacing w:val="-3"/>
          <w:sz w:val="24"/>
        </w:rPr>
      </w:pPr>
      <w:r w:rsidRPr="0006141B">
        <w:rPr>
          <w:rFonts w:ascii="Montserrat" w:hAnsi="Montserrat"/>
          <w:i/>
          <w:spacing w:val="-3"/>
          <w:sz w:val="24"/>
        </w:rPr>
        <w:tab/>
        <w:t>Vallisthlathlynr</w:t>
      </w:r>
      <w:r w:rsidRPr="0006141B">
        <w:rPr>
          <w:rFonts w:ascii="Montserrat" w:hAnsi="Montserrat"/>
          <w:i/>
          <w:spacing w:val="-3"/>
          <w:sz w:val="24"/>
        </w:rPr>
        <w:tab/>
      </w:r>
    </w:p>
    <w:p w:rsidR="003C23C7" w:rsidRPr="0006141B" w:rsidRDefault="003C23C7">
      <w:pPr>
        <w:spacing w:line="360" w:lineRule="auto"/>
        <w:jc w:val="both"/>
        <w:rPr>
          <w:rFonts w:ascii="Montserrat" w:hAnsi="Montserrat"/>
          <w:i/>
          <w:sz w:val="24"/>
        </w:rPr>
      </w:pPr>
      <w:r w:rsidRPr="0006141B">
        <w:rPr>
          <w:rFonts w:ascii="Montserrat" w:hAnsi="Montserrat"/>
          <w:i/>
          <w:spacing w:val="-3"/>
          <w:sz w:val="24"/>
        </w:rPr>
        <w:t>Amadea/Dea/An (Beloved Of God/Goddess/Her)</w:t>
      </w:r>
    </w:p>
    <w:p w:rsidR="003C23C7" w:rsidRPr="0006141B" w:rsidRDefault="003C23C7">
      <w:pPr>
        <w:spacing w:line="360" w:lineRule="auto"/>
        <w:jc w:val="both"/>
        <w:rPr>
          <w:rFonts w:ascii="Montserrat" w:hAnsi="Montserrat"/>
          <w:i/>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br w:type="page"/>
      </w:r>
      <w:r w:rsidRPr="0006141B">
        <w:rPr>
          <w:rFonts w:ascii="Montserrat" w:hAnsi="Montserrat"/>
          <w:spacing w:val="-3"/>
          <w:sz w:val="24"/>
        </w:rPr>
        <w:t xml:space="preserve">2096 : It is a strange and disturbing time to be involved in the human exploration of space.  </w:t>
      </w:r>
      <w:r w:rsidRPr="0006141B">
        <w:rPr>
          <w:rFonts w:ascii="Montserrat" w:hAnsi="Montserrat"/>
          <w:sz w:val="24"/>
        </w:rPr>
        <w:t xml:space="preserve">The reward of mankind's advance into space was the discovery that humanity is not alone in the universe.  Unfortunately, the presumed alien powers appear to be extremely hostile to human advances.  Every expidition which made contact with alien intelligences were anihilated without pramble, forcing the fielding of military grade ships to conduct the human probes across interstellar space.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At this time, the existence of psi capability and its role in the development of ground breaking technology is still a government held secret. Psionic ability paved the way for every civilization's advance into space, whether merely as a resource for the development of technology, as on Earth, or as the basis of penumbric technology as developed on Oasis. The discovery of the psionic componant of physics brought with it a revelation.  Psi is an advanced expression of the third componant of natural law.  The quality best defined as awareness was attributed as a fundamental constant, best demonstrated by the medium of mind.  The trinity of mind, space and time led to a unification of physics that not only ratified the truth of psionics but enabled technology to advance to the full scope of human imagination. Though latent psionic potential is present in all living organisms, the use of that potential is restricted by individual capacities.  The principal distinction in psionics is between latent and active access to psi potential.  Typical of human nature, the active capacities of psi's are assessed and rated in orders of magnitude.  Psi's of various orders are assigned to a class of psi's respectively.  Class I psi is weak even at its highest rating, while Class II and Class III psi are formidable even in their lower ranks.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Nanotechnology, founded in genetic and viral engineering research, had been attained secretly with the aid of psionics and allowed the Navy to design personnel who were better, tougher and longer lived than their doner parents.  A genetic 'draft' has been instituted among the present generation, to preserve future generations from the devestation experienced by the first of humanity's contact efforts. The Alliance's human resources are mostly 'slips'; genetically reingeneered clones grown to crew her fleets.  Earth 'drafted' the genetic profiles of the populace as a prerequisite of Earth citizenship.  This action was justified, as necessary for the military space effort as much as for the survival of the whole species in the face of hostile alien intelligence.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In spite of the fact that slips are, psychologically, wholly unique individuals, in most cases, they are state property.  A small percentage of natural humans are augmented to serve in the armed forces.  Usually in the upper ranks since a healthy amount of personal excellence is the only justification for risking 'base' lives by subjecting them to the torturous augmentation process and placing them on the frontier.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The Psionic Corps, a secret service of the Allied Earth military, is manned almost entirely by natural born psi's.  The nature of psi capacity defies the Psionic Corps the Navy's option of growing it's own psi's since few slips cast from Active genestock reliably break Latency.  Because, it has been established that the genetic potential for psi capability is widespread in modern humans, individual genetics is considered to have less effect on psi potential than environmental factors.  A slip raised from infancy in the immediate presence of psi actives has as high a chance of becoming active as any human, regardless of previous psi association in its genestock.  Since, in most cases, unadulterated psi genes are rarely cloned due to the schism that can occur between a psi and her unnatural twins should they even come face to face, an active slip of an active psi is usually from a pre active draft of the base individual.  As it is, most psi's are uncannily aware of the slips that were developed from their 'draft'.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The success of this new effort has been the discovery of human developed worlds apparently isolated from each other for periods on the scale of tens of thousands of years.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The most recent and secret addition of these human controlled worlds is the planet Majestic, founded by psis who abandoned Earth at the end of the twentieth century as an alternative to submitting to the terms of the psionic coverup instigated by the governments of Earth.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 TASTE OF DEATH</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CAST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Aeslyn Sinclair </w:t>
      </w:r>
      <w:r w:rsidRPr="0006141B">
        <w:rPr>
          <w:rFonts w:ascii="Montserrat" w:hAnsi="Montserrat"/>
          <w:sz w:val="24"/>
        </w:rPr>
        <w:tab/>
        <w:t xml:space="preserve">SinA 69-0452-0711 </w:t>
      </w:r>
      <w:r w:rsidRPr="0006141B">
        <w:rPr>
          <w:rFonts w:ascii="Montserrat" w:hAnsi="Montserrat"/>
          <w:sz w:val="24"/>
        </w:rPr>
        <w:tab/>
        <w:t>Lt JG Helm</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Richard Stewart</w:t>
      </w:r>
      <w:r w:rsidRPr="0006141B">
        <w:rPr>
          <w:rFonts w:ascii="Montserrat" w:hAnsi="Montserrat"/>
          <w:sz w:val="24"/>
        </w:rPr>
        <w:tab/>
        <w:t xml:space="preserve">SteR 63-1249-4860 </w:t>
      </w:r>
      <w:r w:rsidRPr="0006141B">
        <w:rPr>
          <w:rFonts w:ascii="Montserrat" w:hAnsi="Montserrat"/>
          <w:sz w:val="24"/>
        </w:rPr>
        <w:tab/>
        <w:t>Captain</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Meggan India Alt </w:t>
      </w:r>
      <w:r w:rsidRPr="0006141B">
        <w:rPr>
          <w:rFonts w:ascii="Montserrat" w:hAnsi="Montserrat"/>
          <w:sz w:val="24"/>
        </w:rPr>
        <w:tab/>
        <w:t xml:space="preserve">AltM 67-0017-0098 </w:t>
      </w:r>
      <w:r w:rsidRPr="0006141B">
        <w:rPr>
          <w:rFonts w:ascii="Montserrat" w:hAnsi="Montserrat"/>
          <w:sz w:val="24"/>
        </w:rPr>
        <w:tab/>
        <w:t>Commander XO</w:t>
      </w:r>
    </w:p>
    <w:p w:rsidR="003C23C7" w:rsidRPr="0006141B" w:rsidRDefault="003C23C7">
      <w:pPr>
        <w:spacing w:line="360" w:lineRule="auto"/>
        <w:jc w:val="both"/>
        <w:rPr>
          <w:rFonts w:ascii="Montserrat" w:hAnsi="Montserrat"/>
          <w:sz w:val="24"/>
        </w:rPr>
      </w:pPr>
      <w:r w:rsidRPr="0006141B">
        <w:rPr>
          <w:rFonts w:ascii="Montserrat" w:hAnsi="Montserrat"/>
          <w:sz w:val="24"/>
        </w:rPr>
        <w:t>James Carlson</w:t>
      </w:r>
      <w:r w:rsidRPr="0006141B">
        <w:rPr>
          <w:rFonts w:ascii="Montserrat" w:hAnsi="Montserrat"/>
          <w:sz w:val="24"/>
        </w:rPr>
        <w:tab/>
        <w:t>CarJ 66-2484-2348</w:t>
      </w:r>
      <w:r w:rsidRPr="0006141B">
        <w:rPr>
          <w:rFonts w:ascii="Montserrat" w:hAnsi="Montserrat"/>
          <w:sz w:val="24"/>
        </w:rPr>
        <w:tab/>
        <w:t>Lt Commander Operations</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Daron Medea </w:t>
      </w:r>
      <w:r w:rsidRPr="0006141B">
        <w:rPr>
          <w:rFonts w:ascii="Montserrat" w:hAnsi="Montserrat"/>
          <w:sz w:val="24"/>
        </w:rPr>
        <w:tab/>
        <w:t xml:space="preserve">MedD  67-9251-1759 </w:t>
      </w:r>
      <w:r w:rsidRPr="0006141B">
        <w:rPr>
          <w:rFonts w:ascii="Montserrat" w:hAnsi="Montserrat"/>
          <w:sz w:val="24"/>
        </w:rPr>
        <w:tab/>
        <w:t>Lt Commander Tactical</w:t>
      </w:r>
    </w:p>
    <w:p w:rsidR="003C23C7" w:rsidRPr="0006141B" w:rsidRDefault="003C23C7">
      <w:pPr>
        <w:spacing w:line="360" w:lineRule="auto"/>
        <w:jc w:val="both"/>
        <w:rPr>
          <w:rFonts w:ascii="Montserrat" w:hAnsi="Montserrat"/>
          <w:sz w:val="24"/>
        </w:rPr>
      </w:pPr>
      <w:r w:rsidRPr="0006141B">
        <w:rPr>
          <w:rFonts w:ascii="Montserrat" w:hAnsi="Montserrat"/>
          <w:sz w:val="24"/>
        </w:rPr>
        <w:t>Cory O'Hallan</w:t>
      </w:r>
      <w:r w:rsidRPr="0006141B">
        <w:rPr>
          <w:rFonts w:ascii="Montserrat" w:hAnsi="Montserrat"/>
          <w:sz w:val="24"/>
        </w:rPr>
        <w:tab/>
        <w:t>OHaC 67-0345-1034</w:t>
      </w:r>
      <w:r w:rsidRPr="0006141B">
        <w:rPr>
          <w:rFonts w:ascii="Montserrat" w:hAnsi="Montserrat"/>
          <w:sz w:val="24"/>
        </w:rPr>
        <w:tab/>
        <w:t>Lieutennant Weapons Ops</w:t>
      </w:r>
    </w:p>
    <w:p w:rsidR="003C23C7" w:rsidRPr="0006141B" w:rsidRDefault="003C23C7">
      <w:pPr>
        <w:spacing w:line="360" w:lineRule="auto"/>
        <w:jc w:val="both"/>
        <w:rPr>
          <w:rFonts w:ascii="Montserrat" w:hAnsi="Montserrat"/>
          <w:sz w:val="24"/>
        </w:rPr>
      </w:pPr>
      <w:r w:rsidRPr="0006141B">
        <w:rPr>
          <w:rFonts w:ascii="Montserrat" w:hAnsi="Montserrat"/>
          <w:sz w:val="24"/>
        </w:rPr>
        <w:t>Red Sinae</w:t>
      </w:r>
      <w:r w:rsidRPr="0006141B">
        <w:rPr>
          <w:rFonts w:ascii="Montserrat" w:hAnsi="Montserrat"/>
          <w:sz w:val="24"/>
        </w:rPr>
        <w:tab/>
        <w:t xml:space="preserve">SinA 69-0452-0711-21 </w:t>
      </w:r>
      <w:r w:rsidRPr="0006141B">
        <w:rPr>
          <w:rFonts w:ascii="Montserrat" w:hAnsi="Montserrat"/>
          <w:sz w:val="24"/>
        </w:rPr>
        <w:tab/>
        <w:t>Lt JG Hawk 09</w:t>
      </w:r>
    </w:p>
    <w:p w:rsidR="003C23C7" w:rsidRPr="0006141B" w:rsidRDefault="003C23C7">
      <w:pPr>
        <w:spacing w:line="360" w:lineRule="auto"/>
        <w:jc w:val="both"/>
        <w:rPr>
          <w:rFonts w:ascii="Montserrat" w:hAnsi="Montserrat"/>
          <w:sz w:val="24"/>
        </w:rPr>
      </w:pPr>
      <w:r w:rsidRPr="0006141B">
        <w:rPr>
          <w:rFonts w:ascii="Montserrat" w:hAnsi="Montserrat"/>
          <w:sz w:val="24"/>
        </w:rPr>
        <w:t>Michael Parks</w:t>
      </w:r>
      <w:r w:rsidRPr="0006141B">
        <w:rPr>
          <w:rFonts w:ascii="Montserrat" w:hAnsi="Montserrat"/>
          <w:sz w:val="24"/>
        </w:rPr>
        <w:tab/>
        <w:t>ParM 72-4895-3459</w:t>
      </w:r>
      <w:r w:rsidRPr="0006141B">
        <w:rPr>
          <w:rFonts w:ascii="Montserrat" w:hAnsi="Montserrat"/>
          <w:sz w:val="24"/>
        </w:rPr>
        <w:tab/>
        <w:t>Ensign</w:t>
      </w:r>
    </w:p>
    <w:p w:rsidR="003C23C7" w:rsidRPr="0006141B" w:rsidRDefault="003C23C7">
      <w:pPr>
        <w:spacing w:line="360" w:lineRule="auto"/>
        <w:jc w:val="both"/>
        <w:rPr>
          <w:rFonts w:ascii="Montserrat" w:hAnsi="Montserrat"/>
          <w:sz w:val="24"/>
        </w:rPr>
      </w:pPr>
      <w:r w:rsidRPr="0006141B">
        <w:rPr>
          <w:rFonts w:ascii="Montserrat" w:hAnsi="Montserrat"/>
          <w:sz w:val="24"/>
        </w:rPr>
        <w:t>Sharon Kline</w:t>
      </w:r>
      <w:r w:rsidRPr="0006141B">
        <w:rPr>
          <w:rFonts w:ascii="Montserrat" w:hAnsi="Montserrat"/>
          <w:sz w:val="24"/>
        </w:rPr>
        <w:tab/>
        <w:t xml:space="preserve">KliS 66-3487-0234 </w:t>
      </w:r>
      <w:r w:rsidRPr="0006141B">
        <w:rPr>
          <w:rFonts w:ascii="Montserrat" w:hAnsi="Montserrat"/>
          <w:sz w:val="24"/>
        </w:rPr>
        <w:tab/>
        <w:t>CPO Quartermaster</w:t>
      </w:r>
    </w:p>
    <w:p w:rsidR="003C23C7" w:rsidRPr="0006141B" w:rsidRDefault="003C23C7">
      <w:pPr>
        <w:spacing w:line="360" w:lineRule="auto"/>
        <w:jc w:val="both"/>
        <w:rPr>
          <w:rFonts w:ascii="Montserrat" w:hAnsi="Montserrat"/>
          <w:sz w:val="24"/>
        </w:rPr>
      </w:pPr>
      <w:r w:rsidRPr="0006141B">
        <w:rPr>
          <w:rFonts w:ascii="Montserrat" w:hAnsi="Montserrat"/>
          <w:sz w:val="24"/>
        </w:rPr>
        <w:t>Karl Grant</w:t>
      </w:r>
      <w:r w:rsidRPr="0006141B">
        <w:rPr>
          <w:rFonts w:ascii="Montserrat" w:hAnsi="Montserrat"/>
          <w:sz w:val="24"/>
        </w:rPr>
        <w:tab/>
        <w:t>GraK 67-0987-1344</w:t>
      </w:r>
      <w:r w:rsidRPr="0006141B">
        <w:rPr>
          <w:rFonts w:ascii="Montserrat" w:hAnsi="Montserrat"/>
          <w:sz w:val="24"/>
        </w:rPr>
        <w:tab/>
        <w:t xml:space="preserve">CPO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Eugene Parks</w:t>
      </w:r>
      <w:r w:rsidRPr="0006141B">
        <w:rPr>
          <w:rFonts w:ascii="Montserrat" w:hAnsi="Montserrat"/>
          <w:sz w:val="24"/>
        </w:rPr>
        <w:tab/>
        <w:t>ParE 49-0234-5937</w:t>
      </w:r>
      <w:r w:rsidRPr="0006141B">
        <w:rPr>
          <w:rFonts w:ascii="Montserrat" w:hAnsi="Montserrat"/>
          <w:sz w:val="24"/>
        </w:rPr>
        <w:tab/>
        <w:t>Vice Admiral</w:t>
      </w:r>
    </w:p>
    <w:p w:rsidR="003C23C7" w:rsidRPr="0006141B" w:rsidRDefault="003C23C7">
      <w:pPr>
        <w:spacing w:line="360" w:lineRule="auto"/>
        <w:jc w:val="both"/>
        <w:rPr>
          <w:rFonts w:ascii="Montserrat" w:hAnsi="Montserrat"/>
          <w:sz w:val="24"/>
        </w:rPr>
      </w:pPr>
      <w:r w:rsidRPr="0006141B">
        <w:rPr>
          <w:rFonts w:ascii="Montserrat" w:hAnsi="Montserrat"/>
          <w:sz w:val="24"/>
        </w:rPr>
        <w:t>Shoen Dane</w:t>
      </w:r>
      <w:r w:rsidRPr="0006141B">
        <w:rPr>
          <w:rFonts w:ascii="Montserrat" w:hAnsi="Montserrat"/>
          <w:sz w:val="24"/>
        </w:rPr>
        <w:tab/>
        <w:t>DanS 55-0235-0986</w:t>
      </w:r>
      <w:r w:rsidRPr="0006141B">
        <w:rPr>
          <w:rFonts w:ascii="Montserrat" w:hAnsi="Montserrat"/>
          <w:sz w:val="24"/>
        </w:rPr>
        <w:tab/>
        <w:t>Vice Admiral</w:t>
      </w:r>
    </w:p>
    <w:p w:rsidR="003C23C7" w:rsidRPr="0006141B" w:rsidRDefault="003C23C7">
      <w:pPr>
        <w:spacing w:line="360" w:lineRule="auto"/>
        <w:jc w:val="both"/>
        <w:rPr>
          <w:rFonts w:ascii="Montserrat" w:hAnsi="Montserrat"/>
          <w:sz w:val="24"/>
        </w:rPr>
      </w:pPr>
      <w:r w:rsidRPr="0006141B">
        <w:rPr>
          <w:rFonts w:ascii="Montserrat" w:hAnsi="Montserrat"/>
          <w:sz w:val="24"/>
        </w:rPr>
        <w:t>Marshal Grey</w:t>
      </w:r>
      <w:r w:rsidRPr="0006141B">
        <w:rPr>
          <w:rFonts w:ascii="Montserrat" w:hAnsi="Montserrat"/>
          <w:sz w:val="24"/>
        </w:rPr>
        <w:tab/>
        <w:t xml:space="preserve">GreM 58-2271-0986 </w:t>
      </w:r>
      <w:r w:rsidRPr="0006141B">
        <w:rPr>
          <w:rFonts w:ascii="Montserrat" w:hAnsi="Montserrat"/>
          <w:sz w:val="24"/>
        </w:rPr>
        <w:tab/>
        <w:t>Vice Admiral AEPC</w:t>
      </w:r>
    </w:p>
    <w:p w:rsidR="003C23C7" w:rsidRPr="0006141B" w:rsidRDefault="003C23C7">
      <w:pPr>
        <w:spacing w:line="360" w:lineRule="auto"/>
        <w:jc w:val="both"/>
        <w:rPr>
          <w:rFonts w:ascii="Montserrat" w:hAnsi="Montserrat"/>
          <w:sz w:val="24"/>
        </w:rPr>
      </w:pPr>
      <w:r w:rsidRPr="0006141B">
        <w:rPr>
          <w:rFonts w:ascii="Montserrat" w:hAnsi="Montserrat"/>
          <w:sz w:val="24"/>
        </w:rPr>
        <w:t>Morgan Erin Wildmuir</w:t>
      </w:r>
      <w:r w:rsidRPr="0006141B">
        <w:rPr>
          <w:rFonts w:ascii="Montserrat" w:hAnsi="Montserrat"/>
          <w:sz w:val="24"/>
        </w:rPr>
        <w:tab/>
        <w:t>--0-70-0027-21172</w:t>
      </w:r>
      <w:r w:rsidRPr="0006141B">
        <w:rPr>
          <w:rFonts w:ascii="Montserrat" w:hAnsi="Montserrat"/>
          <w:sz w:val="24"/>
        </w:rPr>
        <w:tab/>
        <w:t>AEPC</w:t>
      </w:r>
    </w:p>
    <w:p w:rsidR="003C23C7" w:rsidRPr="0006141B" w:rsidRDefault="003C23C7">
      <w:pPr>
        <w:spacing w:line="360" w:lineRule="auto"/>
        <w:jc w:val="both"/>
        <w:rPr>
          <w:rFonts w:ascii="Montserrat" w:hAnsi="Montserrat"/>
          <w:sz w:val="24"/>
        </w:rPr>
      </w:pPr>
      <w:r w:rsidRPr="0006141B">
        <w:rPr>
          <w:rFonts w:ascii="Montserrat" w:hAnsi="Montserrat"/>
          <w:sz w:val="24"/>
        </w:rPr>
        <w:t>Amadea Shea-Quinn</w:t>
      </w:r>
      <w:r w:rsidRPr="0006141B">
        <w:rPr>
          <w:rFonts w:ascii="Montserrat" w:hAnsi="Montserrat"/>
          <w:sz w:val="24"/>
        </w:rPr>
        <w:tab/>
        <w:t>--0-70-0029-20179</w:t>
      </w:r>
      <w:r w:rsidRPr="0006141B">
        <w:rPr>
          <w:rFonts w:ascii="Montserrat" w:hAnsi="Montserrat"/>
          <w:sz w:val="24"/>
        </w:rPr>
        <w:tab/>
        <w:t>AEPC</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Conquerors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Alexander</w:t>
      </w:r>
      <w:r w:rsidRPr="0006141B">
        <w:rPr>
          <w:rFonts w:ascii="Montserrat" w:hAnsi="Montserrat"/>
          <w:sz w:val="24"/>
        </w:rPr>
        <w:tab/>
        <w:t>Alexander the Great</w:t>
      </w:r>
    </w:p>
    <w:p w:rsidR="003C23C7" w:rsidRPr="0006141B" w:rsidRDefault="003C23C7">
      <w:pPr>
        <w:spacing w:line="360" w:lineRule="auto"/>
        <w:jc w:val="both"/>
        <w:rPr>
          <w:rFonts w:ascii="Montserrat" w:hAnsi="Montserrat"/>
          <w:sz w:val="24"/>
        </w:rPr>
      </w:pPr>
      <w:r w:rsidRPr="0006141B">
        <w:rPr>
          <w:rFonts w:ascii="Montserrat" w:hAnsi="Montserrat"/>
          <w:sz w:val="24"/>
        </w:rPr>
        <w:t>Attila</w:t>
      </w:r>
      <w:r w:rsidRPr="0006141B">
        <w:rPr>
          <w:rFonts w:ascii="Montserrat" w:hAnsi="Montserrat"/>
          <w:sz w:val="24"/>
        </w:rPr>
        <w:tab/>
        <w:t>Attila the Hun</w:t>
      </w:r>
    </w:p>
    <w:p w:rsidR="003C23C7" w:rsidRPr="0006141B" w:rsidRDefault="003C23C7">
      <w:pPr>
        <w:spacing w:line="360" w:lineRule="auto"/>
        <w:jc w:val="both"/>
        <w:rPr>
          <w:rFonts w:ascii="Montserrat" w:hAnsi="Montserrat"/>
          <w:sz w:val="24"/>
        </w:rPr>
      </w:pPr>
      <w:r w:rsidRPr="0006141B">
        <w:rPr>
          <w:rFonts w:ascii="Montserrat" w:hAnsi="Montserrat"/>
          <w:sz w:val="24"/>
        </w:rPr>
        <w:t>Genghis Khan</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Ramses</w:t>
      </w:r>
      <w:r w:rsidRPr="0006141B">
        <w:rPr>
          <w:rFonts w:ascii="Montserrat" w:hAnsi="Montserrat"/>
          <w:sz w:val="24"/>
        </w:rPr>
        <w:tab/>
        <w:t>Ramses the Great</w:t>
      </w:r>
    </w:p>
    <w:p w:rsidR="003C23C7" w:rsidRPr="0006141B" w:rsidRDefault="003C23C7">
      <w:pPr>
        <w:spacing w:line="360" w:lineRule="auto"/>
        <w:jc w:val="both"/>
        <w:rPr>
          <w:rFonts w:ascii="Montserrat" w:hAnsi="Montserrat"/>
          <w:sz w:val="24"/>
        </w:rPr>
      </w:pPr>
      <w:r w:rsidRPr="0006141B">
        <w:rPr>
          <w:rFonts w:ascii="Montserrat" w:hAnsi="Montserrat"/>
          <w:sz w:val="24"/>
        </w:rPr>
        <w:t>Ashram</w:t>
      </w:r>
    </w:p>
    <w:p w:rsidR="003C23C7" w:rsidRPr="0006141B" w:rsidRDefault="003C23C7">
      <w:pPr>
        <w:spacing w:line="360" w:lineRule="auto"/>
        <w:jc w:val="both"/>
        <w:rPr>
          <w:rFonts w:ascii="Montserrat" w:hAnsi="Montserrat"/>
          <w:sz w:val="24"/>
        </w:rPr>
      </w:pPr>
      <w:r w:rsidRPr="0006141B">
        <w:rPr>
          <w:rFonts w:ascii="Montserrat" w:hAnsi="Montserrat"/>
          <w:sz w:val="24"/>
        </w:rPr>
        <w:t>Cesar</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Ptolemy</w:t>
      </w:r>
    </w:p>
    <w:p w:rsidR="003C23C7" w:rsidRPr="0006141B" w:rsidRDefault="003C23C7">
      <w:pPr>
        <w:spacing w:line="360" w:lineRule="auto"/>
        <w:jc w:val="both"/>
        <w:rPr>
          <w:rFonts w:ascii="Montserrat" w:hAnsi="Montserrat"/>
          <w:sz w:val="24"/>
        </w:rPr>
      </w:pPr>
      <w:r w:rsidRPr="0006141B">
        <w:rPr>
          <w:rFonts w:ascii="Montserrat" w:hAnsi="Montserrat"/>
          <w:sz w:val="24"/>
        </w:rPr>
        <w:t>Peter</w:t>
      </w:r>
      <w:r w:rsidRPr="0006141B">
        <w:rPr>
          <w:rFonts w:ascii="Montserrat" w:hAnsi="Montserrat"/>
          <w:sz w:val="24"/>
        </w:rPr>
        <w:tab/>
        <w:t>Peter the Great</w:t>
      </w:r>
    </w:p>
    <w:p w:rsidR="003C23C7" w:rsidRPr="0006141B" w:rsidRDefault="003C23C7">
      <w:pPr>
        <w:spacing w:line="360" w:lineRule="auto"/>
        <w:jc w:val="both"/>
        <w:rPr>
          <w:rFonts w:ascii="Montserrat" w:hAnsi="Montserrat"/>
          <w:sz w:val="24"/>
        </w:rPr>
      </w:pPr>
      <w:r w:rsidRPr="0006141B">
        <w:rPr>
          <w:rFonts w:ascii="Montserrat" w:hAnsi="Montserrat"/>
          <w:sz w:val="24"/>
        </w:rPr>
        <w:t>Edward</w:t>
      </w:r>
      <w:r w:rsidRPr="0006141B">
        <w:rPr>
          <w:rFonts w:ascii="Montserrat" w:hAnsi="Montserrat"/>
          <w:sz w:val="24"/>
        </w:rPr>
        <w:tab/>
        <w:t>Edward Longshanks</w:t>
      </w:r>
    </w:p>
    <w:p w:rsidR="003C23C7" w:rsidRPr="0006141B" w:rsidRDefault="003C23C7">
      <w:pPr>
        <w:spacing w:line="360" w:lineRule="auto"/>
        <w:jc w:val="both"/>
        <w:rPr>
          <w:rFonts w:ascii="Montserrat" w:hAnsi="Montserrat"/>
          <w:sz w:val="24"/>
        </w:rPr>
      </w:pPr>
      <w:r w:rsidRPr="0006141B">
        <w:rPr>
          <w:rFonts w:ascii="Montserrat" w:hAnsi="Montserrat"/>
          <w:sz w:val="24"/>
        </w:rPr>
        <w:t>Frederick</w:t>
      </w:r>
      <w:r w:rsidRPr="0006141B">
        <w:rPr>
          <w:rFonts w:ascii="Montserrat" w:hAnsi="Montserrat"/>
          <w:sz w:val="24"/>
        </w:rPr>
        <w:tab/>
        <w:t>Frederickthe Great</w:t>
      </w:r>
    </w:p>
    <w:p w:rsidR="003C23C7" w:rsidRPr="0006141B" w:rsidRDefault="003C23C7">
      <w:pPr>
        <w:spacing w:line="360" w:lineRule="auto"/>
        <w:jc w:val="both"/>
        <w:rPr>
          <w:rFonts w:ascii="Montserrat" w:hAnsi="Montserrat"/>
          <w:sz w:val="24"/>
        </w:rPr>
      </w:pPr>
      <w:r w:rsidRPr="0006141B">
        <w:rPr>
          <w:rFonts w:ascii="Montserrat" w:hAnsi="Montserrat"/>
          <w:sz w:val="24"/>
        </w:rPr>
        <w:t>William</w:t>
      </w:r>
      <w:r w:rsidRPr="0006141B">
        <w:rPr>
          <w:rFonts w:ascii="Montserrat" w:hAnsi="Montserrat"/>
          <w:sz w:val="24"/>
        </w:rPr>
        <w:tab/>
        <w:t>William of Orange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br w:type="page"/>
        <w:t>A TASTE OF DEATH : Synopsis Breakdown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Aeslyn Sinclair LJG AES Alexander</w:t>
      </w:r>
    </w:p>
    <w:p w:rsidR="003C23C7" w:rsidRPr="0006141B" w:rsidRDefault="003C23C7">
      <w:pPr>
        <w:spacing w:line="360" w:lineRule="auto"/>
        <w:jc w:val="both"/>
        <w:rPr>
          <w:rFonts w:ascii="Montserrat" w:hAnsi="Montserrat"/>
          <w:sz w:val="24"/>
        </w:rPr>
      </w:pPr>
      <w:r w:rsidRPr="0006141B">
        <w:rPr>
          <w:rFonts w:ascii="Montserrat" w:hAnsi="Montserrat"/>
          <w:sz w:val="24"/>
        </w:rPr>
        <w:t>a young officer reporting for duty, for her first tour of the Fringe</w:t>
      </w:r>
    </w:p>
    <w:p w:rsidR="003C23C7" w:rsidRPr="0006141B" w:rsidRDefault="003C23C7">
      <w:pPr>
        <w:spacing w:line="360" w:lineRule="auto"/>
        <w:jc w:val="both"/>
        <w:rPr>
          <w:rFonts w:ascii="Montserrat" w:hAnsi="Montserrat"/>
          <w:spacing w:val="-3"/>
          <w:sz w:val="24"/>
        </w:rPr>
      </w:pPr>
      <w:r w:rsidRPr="0006141B">
        <w:rPr>
          <w:rFonts w:ascii="Montserrat" w:hAnsi="Montserrat"/>
          <w:sz w:val="24"/>
        </w:rPr>
        <w:t xml:space="preserve"> Among the bridge officers of Alexander are two of her Academy upper classmen Lieutennant Commander Daron Medea, and Commander </w:t>
      </w:r>
      <w:r w:rsidRPr="0006141B">
        <w:rPr>
          <w:rFonts w:ascii="Montserrat" w:hAnsi="Montserrat"/>
          <w:spacing w:val="-3"/>
          <w:sz w:val="24"/>
        </w:rPr>
        <w:t>Meggan India Alt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At first, the most troubling aspect of her tour is having to serve with a copy of herself</w:t>
      </w:r>
    </w:p>
    <w:p w:rsidR="003C23C7" w:rsidRPr="0006141B" w:rsidRDefault="003C23C7">
      <w:pPr>
        <w:spacing w:line="360" w:lineRule="auto"/>
        <w:jc w:val="both"/>
        <w:rPr>
          <w:rFonts w:ascii="Montserrat" w:hAnsi="Montserrat"/>
          <w:sz w:val="24"/>
        </w:rPr>
      </w:pPr>
      <w:r w:rsidRPr="0006141B">
        <w:rPr>
          <w:rFonts w:ascii="Montserrat" w:hAnsi="Montserrat"/>
          <w:sz w:val="24"/>
        </w:rPr>
        <w:t>Red, the twenty-first individual derived from Aeslyn's draft, is an LJG pilot who has served on the Alexander for three years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To her surprise, she and this slip, Red, make a close friendship that allows her to perceive the reality in which slips deal with their condition</w:t>
      </w:r>
    </w:p>
    <w:p w:rsidR="003C23C7" w:rsidRPr="0006141B" w:rsidRDefault="003C23C7">
      <w:pPr>
        <w:spacing w:line="360" w:lineRule="auto"/>
        <w:jc w:val="both"/>
        <w:rPr>
          <w:rFonts w:ascii="Montserrat" w:hAnsi="Montserrat"/>
          <w:sz w:val="24"/>
        </w:rPr>
      </w:pPr>
      <w:r w:rsidRPr="0006141B">
        <w:rPr>
          <w:rFonts w:ascii="Montserrat" w:hAnsi="Montserrat"/>
          <w:sz w:val="24"/>
        </w:rPr>
        <w:t>Red and Aeslyn talk their way into bunking together</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Aeslyn, taken under the wing of Daron, Meggan and Red, becomes better acquainted with the ship's complement and traditions</w:t>
      </w:r>
    </w:p>
    <w:p w:rsidR="003C23C7" w:rsidRPr="0006141B" w:rsidRDefault="003C23C7">
      <w:pPr>
        <w:spacing w:line="360" w:lineRule="auto"/>
        <w:jc w:val="both"/>
        <w:rPr>
          <w:rFonts w:ascii="Montserrat" w:hAnsi="Montserrat"/>
          <w:sz w:val="24"/>
        </w:rPr>
      </w:pPr>
      <w:r w:rsidRPr="0006141B">
        <w:rPr>
          <w:rFonts w:ascii="Montserrat" w:hAnsi="Montserrat"/>
          <w:sz w:val="24"/>
        </w:rPr>
        <w:t>Daron takes note of the dely in Aeslyn's admittance to the exploration branch of the fleet only to learn from Aeslyn that the delay had something to do with her reaction to the augmentation process during her senior year at the Academy; she was kept close to Earth for an observation period</w:t>
      </w:r>
    </w:p>
    <w:p w:rsidR="003C23C7" w:rsidRPr="0006141B" w:rsidRDefault="003C23C7">
      <w:pPr>
        <w:spacing w:line="360" w:lineRule="auto"/>
        <w:jc w:val="both"/>
        <w:rPr>
          <w:rFonts w:ascii="Montserrat" w:hAnsi="Montserrat"/>
          <w:sz w:val="24"/>
        </w:rPr>
      </w:pPr>
      <w:r w:rsidRPr="0006141B">
        <w:rPr>
          <w:rFonts w:ascii="Montserrat" w:hAnsi="Montserrat"/>
          <w:sz w:val="24"/>
        </w:rPr>
        <w:t>Daron discovers that Aeslyn's medical record relating to that matter is under a high level security restriction only the captain has access to</w:t>
      </w:r>
    </w:p>
    <w:p w:rsidR="003C23C7" w:rsidRPr="0006141B" w:rsidRDefault="003C23C7">
      <w:pPr>
        <w:spacing w:line="360" w:lineRule="auto"/>
        <w:jc w:val="both"/>
        <w:rPr>
          <w:rFonts w:ascii="Montserrat" w:hAnsi="Montserrat"/>
          <w:sz w:val="24"/>
        </w:rPr>
      </w:pPr>
      <w:r w:rsidRPr="0006141B">
        <w:rPr>
          <w:rFonts w:ascii="Montserrat" w:hAnsi="Montserrat"/>
          <w:sz w:val="24"/>
        </w:rPr>
        <w:t>For a while, all seems ideal</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Unexpectedly, the Alexander encouters alien ships</w:t>
      </w:r>
    </w:p>
    <w:p w:rsidR="003C23C7" w:rsidRPr="0006141B" w:rsidRDefault="003C23C7">
      <w:pPr>
        <w:spacing w:line="360" w:lineRule="auto"/>
        <w:jc w:val="both"/>
        <w:rPr>
          <w:rFonts w:ascii="Montserrat" w:hAnsi="Montserrat"/>
          <w:spacing w:val="-3"/>
          <w:sz w:val="24"/>
        </w:rPr>
      </w:pPr>
      <w:r w:rsidRPr="0006141B">
        <w:rPr>
          <w:rFonts w:ascii="Montserrat" w:hAnsi="Montserrat"/>
          <w:sz w:val="24"/>
        </w:rPr>
        <w:t xml:space="preserve">In the time it takes for the captain to hit the bridge from his ready room and the general quarters alarm to be sounded, the ship is engaged by the aliens. </w:t>
      </w:r>
      <w:r w:rsidRPr="0006141B">
        <w:rPr>
          <w:rFonts w:ascii="Montserrat" w:hAnsi="Montserrat"/>
          <w:spacing w:val="-3"/>
          <w:sz w:val="24"/>
        </w:rPr>
        <w:t>Aeslyn is trapped at her post at helm controls during the strike</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She has time to don her emergency  environmental field before the boarding alarms go off anouncing  the alien's infiltration past ships defenses</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The alien, when it appears, is a shock; she is human</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In fact, far more than human</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In the confusion, Aeslyn is assulted by a psionic invader and vented from the ship</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The death of the captain, during the boarding, places the ship under Alt's authority</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Alt manages to cut the bridge out of the control circuit and preps the ship for emergency dive</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The emergency  dive safeties automatically abort the pre launch authorizations for the ship's fighters</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Red notices what is happening and tries to get authorization to launch and retreive Aeslyn who only Red seems to know has been ejected from the ship</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Aeslyn regains conscious  floating helpless in the deep</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 damage alarm makes her aware of the limited time she has on her personal lifesupport field</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Unsure how she even got off the bridge into space, she strives to think of a way to get back to the ship when she sees Alexander withdraw from the engagement and enter hyperspace</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By the time the enemy ships fold out, she is struggling desperately with her failing life support field grimly aware that death is inevitable.</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On their limping way back to Sol system, the surviving crew of the Alexander have taken account of the casualties</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Aeslyn is unnaccounted for, causing a review of Red's attempt to blow out of the fighter bay just before the Alexander dived</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Red's account and Daron's memory of Aeslyn's locked med jacket end up on Alt's desk which builds up a strange explanation of what the bridge recorders revealed about Aeslyn's disappearance from the bridge</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It is, however, by all accounts, too late to go back to retreive her--whatever the implications of the record</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Some time later, another ship is passing through the sector and detects the rescue becon of Aeslyn's failed lifesupport field</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And so it begins</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Aeslyn is revived by the crew of the Majestic ship Athena, who discover that she has been catalyzed by her ordeal</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Aeslyn is taken aside by the crew who has to explain to her that she cannot hope to return to Earth in her present condition by the terms of the agreement between the governments of Earth and the founders of Majestic</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In the process of her journey to Majestic with the crew of the Athena, Aeslyn learns a great deal about Earth that no one on Earth has been allowed to know, and Oasis which no one ever had a chance to know</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 xml:space="preserve">She shares in the realization that Earth is about to be attacked by Oasis and she argues vehenmently for the right to go and warn them of the danger they face. </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The citizens of Majestic refuse to become invovled in the struggle between Earth and Oasis</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The need to warn Earth forces Aeslyn to escape from Majestic and fight her way back to Earth</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By the time she even gets to Earth, it will have been several months--all but a year-- since she vanished from the bridge of Alexander</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It occurs to Aeslyn that there is a danger in revealing how she survived and returned to Earth by returning to Alexander--if the stories the Majestics told are to be trusted</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Arriving at Earth, her best hope is to approach her contacts in the Earth Fleet Academy and beg for a way to speak to fleet command</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This is not an easy thing to accomplish</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Aeslyn is picked up attempting to make contact at the Academy</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Unable to resist the spooks, and alarmed at how easily they homed in on her, Aeslyn takes a big risk</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Aeslyn demands to be taken to a Psionics Corps commander--to admit her to the existing Psionics Corps is to admit that such a thing even exists, but her spook captors silently comply with her request</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Aeslyn is brought up before Vice Admiral Grey who is obviously less than pleased by her appearance back at Earth</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She is surprised to discover that she has a file with the Corps already--the same information which Alt got access to when she assumed command of the Alexander</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Admiral Grey is ready to make her disappear, rejecting her application to the Corps for security reasons</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Fortunately, Aeslyn is championed unexpectedly by Morgan Erin Wildmuir, one of the signatory participants in the coverup dating back to the latter quarter of the twentieth century, who appears unnannounced  during the interview</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Morgan, urging Aeslyn to call her Mew, explains that it was the Majestic ship Aeslyn stole to return to Earth that alerted special forces to her appearance at the Academy, and it was this association that encouraged the Admiral to consider eliminating her</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Mew takes Aeslyn aside and fills her in on the other side of the story told to her by the Majestic psi's</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Before dropping Aeslyn off at her temporary quarters, she goes in for testing and deep conditioning mandatory for her admittance to the Corps</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Aeslyn is rated as a Class III, in spite of the pathetic limits of the training she received from the Majestics, making her an extremely dangerous being to anyone around her</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 few days later, Aeslyn is finally admitted to an interview with fleet command to discuss her report regarding the threat from Oasis, being forced to admit the existence of Majestic and an apparent association between these worlds</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The trade association between Oasis and Majestic is the only validity she can offer for the intelligence on Oasians she is delivering</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Aeslyn discovers that, during the time she lost in getting away from her protective new wards on Majestic, Earth has been well appraised of the threat it faces at the cost of several expeditions like the one in which she was lost</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Alexander was the only ship to get away from these ambushes, and the conclusion of the fleet was that the strikes were perpetrated to prevent Earth from detecting Oasian build up rather than the opening moves in their assault on Earth; otherwise they'd have arrived already</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There is, however, little time left in the best estimate, before an invasion does begin</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Aeslyn's acceptance in the Psionics Corps allows the fleet command a way of reintroducing her to her ship for it's mission to buy time for the new SD class ships to roll out of the Saturn ship yards</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 xml:space="preserve">Aeslyn is reintroduced as the slip SinA </w:t>
      </w:r>
      <w:r w:rsidRPr="0006141B">
        <w:rPr>
          <w:rFonts w:ascii="Montserrat" w:hAnsi="Montserrat"/>
          <w:sz w:val="24"/>
        </w:rPr>
        <w:t>69-0452-0711-27, Ember</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Aeslyn is appraised of her covert mission upon reporting back to the refitted Alexander</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In spite of the fact that Earth does not understand the true extent of Oasian's psi capabilities it is possible that Earth possesses enough capability in her own psi's long present in Earth's space effort, if uttelry obscured from the general recognition of of everyone else</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The Alexander is being sent out to assess the strength of Oasian forces being assembled, but Aeslyn's mission is more covert</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Aeslyn is unique among psi's in having direct contact with Oasian psi's</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Aeslyn is to assess the Oasian force's psi complement</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She is to take command of a group of terran psi's from Alexander in the event of contact and board an Oasian ship, if possible, to seize control of it and return it to Earth for analysis</w:t>
      </w: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Another psi assigned to the Alexander with her is an extremely powerful psi who claims to have had contact with Oasians near the end of the twentieth century, Lynx</w:t>
      </w:r>
    </w:p>
    <w:p w:rsidR="003C23C7" w:rsidRPr="0006141B" w:rsidRDefault="003C23C7">
      <w:pPr>
        <w:spacing w:line="360" w:lineRule="auto"/>
        <w:jc w:val="both"/>
        <w:rPr>
          <w:rFonts w:ascii="Montserrat" w:hAnsi="Montserrat"/>
          <w:spacing w:val="-3"/>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spacing w:val="-3"/>
          <w:sz w:val="24"/>
        </w:rPr>
        <w:t>Aeslyn has a problem reassociating with most of her surviving frineds on the Alexander and the unpleasant deception imposed on her by fleet command</w:t>
      </w:r>
    </w:p>
    <w:p w:rsidR="003C23C7" w:rsidRPr="0006141B" w:rsidRDefault="003C23C7">
      <w:pPr>
        <w:spacing w:line="360" w:lineRule="auto"/>
        <w:jc w:val="both"/>
        <w:rPr>
          <w:rFonts w:ascii="Montserrat" w:hAnsi="Montserrat"/>
          <w:sz w:val="24"/>
        </w:rPr>
      </w:pPr>
      <w:r w:rsidRPr="0006141B">
        <w:rPr>
          <w:rFonts w:ascii="Montserrat" w:hAnsi="Montserrat"/>
          <w:spacing w:val="-3"/>
          <w:sz w:val="24"/>
        </w:rPr>
        <w:t>Red sees through the ruse in an accidental meeting in ship corridors, knowing both Aeslyn and the fact that the original 27 died in the lab</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In due course, the Alexander sets out for the Fringe, aimed at the heart of the territory where all of thsoe ships died trying to penetrate</w:t>
      </w:r>
    </w:p>
    <w:p w:rsidR="003C23C7" w:rsidRPr="0006141B" w:rsidRDefault="003C23C7">
      <w:pPr>
        <w:spacing w:line="360" w:lineRule="auto"/>
        <w:jc w:val="both"/>
        <w:rPr>
          <w:rFonts w:ascii="Montserrat" w:hAnsi="Montserrat"/>
          <w:sz w:val="24"/>
        </w:rPr>
      </w:pPr>
      <w:r w:rsidRPr="0006141B">
        <w:rPr>
          <w:rFonts w:ascii="Montserrat" w:hAnsi="Montserrat"/>
          <w:sz w:val="24"/>
        </w:rPr>
        <w:t>Aeslyn spends almost all of her time being brought up to date on the realities of being a psi in the allied navy, and learning to temper the power at her disposal</w:t>
      </w:r>
    </w:p>
    <w:p w:rsidR="003C23C7" w:rsidRPr="0006141B" w:rsidRDefault="003C23C7">
      <w:pPr>
        <w:spacing w:line="360" w:lineRule="auto"/>
        <w:jc w:val="both"/>
        <w:rPr>
          <w:rFonts w:ascii="Montserrat" w:hAnsi="Montserrat"/>
          <w:sz w:val="24"/>
        </w:rPr>
      </w:pPr>
      <w:r w:rsidRPr="0006141B">
        <w:rPr>
          <w:rFonts w:ascii="Montserrat" w:hAnsi="Montserrat"/>
          <w:sz w:val="24"/>
        </w:rPr>
        <w:t>Aeslyn realizes that it is because of her dangerously limited mastery of her psi potential that has made her the prime candidate for this mission--she is a walking, breathing neutron bomb just waiting to go off which is exactly what fleet command hopes she will do in a combat situation, hopefully on an Oasian ship</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the engagement alarm goes off as the Alexander approaches her target zone, urging Aeslyn and her chosen psi's to head for the EVA locks in the ship for their drop off on entering the system</w:t>
      </w:r>
    </w:p>
    <w:p w:rsidR="003C23C7" w:rsidRPr="0006141B" w:rsidRDefault="003C23C7">
      <w:pPr>
        <w:spacing w:line="360" w:lineRule="auto"/>
        <w:jc w:val="both"/>
        <w:rPr>
          <w:rFonts w:ascii="Montserrat" w:hAnsi="Montserrat"/>
          <w:sz w:val="24"/>
        </w:rPr>
      </w:pPr>
      <w:r w:rsidRPr="0006141B">
        <w:rPr>
          <w:rFonts w:ascii="Montserrat" w:hAnsi="Montserrat"/>
          <w:sz w:val="24"/>
        </w:rPr>
        <w:t>Alexander surfaces amidst an Oasian fleet of staggtering proportions retaining an alarming Delta V that ought to allow them to shoot through the system, take readings on the enemy fleet and hopefully escape engagement entirely</w:t>
      </w:r>
    </w:p>
    <w:p w:rsidR="003C23C7" w:rsidRPr="0006141B" w:rsidRDefault="003C23C7">
      <w:pPr>
        <w:spacing w:line="360" w:lineRule="auto"/>
        <w:jc w:val="both"/>
        <w:rPr>
          <w:rFonts w:ascii="Montserrat" w:hAnsi="Montserrat"/>
          <w:sz w:val="24"/>
        </w:rPr>
      </w:pPr>
      <w:r w:rsidRPr="0006141B">
        <w:rPr>
          <w:rFonts w:ascii="Montserrat" w:hAnsi="Montserrat"/>
          <w:sz w:val="24"/>
        </w:rPr>
        <w:t>It is all Aeslyn can do to burn off the momentum imparted on her by Alexander as the rest of her squad breaks to approach the nearest target</w:t>
      </w:r>
    </w:p>
    <w:p w:rsidR="003C23C7" w:rsidRPr="0006141B" w:rsidRDefault="003C23C7">
      <w:pPr>
        <w:spacing w:line="360" w:lineRule="auto"/>
        <w:jc w:val="both"/>
        <w:rPr>
          <w:rFonts w:ascii="Montserrat" w:hAnsi="Montserrat"/>
          <w:sz w:val="24"/>
        </w:rPr>
      </w:pPr>
      <w:r w:rsidRPr="0006141B">
        <w:rPr>
          <w:rFonts w:ascii="Montserrat" w:hAnsi="Montserrat"/>
          <w:sz w:val="24"/>
        </w:rPr>
        <w:t>Her solution, to grab the ship telekinetically, causes their assault to take place on a ship suddenly being dragged out toward the system's perimeter</w:t>
      </w:r>
    </w:p>
    <w:p w:rsidR="003C23C7" w:rsidRPr="0006141B" w:rsidRDefault="003C23C7">
      <w:pPr>
        <w:spacing w:line="360" w:lineRule="auto"/>
        <w:jc w:val="both"/>
        <w:rPr>
          <w:rFonts w:ascii="Montserrat" w:hAnsi="Montserrat"/>
          <w:sz w:val="24"/>
        </w:rPr>
      </w:pPr>
      <w:r w:rsidRPr="0006141B">
        <w:rPr>
          <w:rFonts w:ascii="Montserrat" w:hAnsi="Montserrat"/>
          <w:sz w:val="24"/>
        </w:rPr>
        <w:t>The unexpectedness of the action allows them to get a foothold on the ship before any organized resistance can assert itself</w:t>
      </w:r>
    </w:p>
    <w:p w:rsidR="003C23C7" w:rsidRPr="0006141B" w:rsidRDefault="003C23C7">
      <w:pPr>
        <w:spacing w:line="360" w:lineRule="auto"/>
        <w:jc w:val="both"/>
        <w:rPr>
          <w:rFonts w:ascii="Montserrat" w:hAnsi="Montserrat"/>
          <w:sz w:val="24"/>
        </w:rPr>
      </w:pPr>
      <w:r w:rsidRPr="0006141B">
        <w:rPr>
          <w:rFonts w:ascii="Montserrat" w:hAnsi="Montserrat"/>
          <w:sz w:val="24"/>
        </w:rPr>
        <w:t>Aeslyn and her compatriots fight their way theough the ship, learning that all the Oasians seem to be psi's, but few are of the same rating as their own Class II members and none seem to be as powerful as herself and Lynx</w:t>
      </w:r>
    </w:p>
    <w:p w:rsidR="003C23C7" w:rsidRPr="0006141B" w:rsidRDefault="003C23C7">
      <w:pPr>
        <w:spacing w:line="360" w:lineRule="auto"/>
        <w:jc w:val="both"/>
        <w:rPr>
          <w:rFonts w:ascii="Montserrat" w:hAnsi="Montserrat"/>
          <w:sz w:val="24"/>
        </w:rPr>
      </w:pPr>
      <w:r w:rsidRPr="0006141B">
        <w:rPr>
          <w:rFonts w:ascii="Montserrat" w:hAnsi="Montserrat"/>
          <w:sz w:val="24"/>
        </w:rPr>
        <w:t>When they reach the bridge, they discover the true nature of the ship itself--the ship, alive and amost certainly sentient and psi capable in the Class III range, confronts them, stunned to be under assault by a Class III power incarnate in a human frame</w:t>
      </w:r>
    </w:p>
    <w:p w:rsidR="003C23C7" w:rsidRPr="0006141B" w:rsidRDefault="003C23C7">
      <w:pPr>
        <w:spacing w:line="360" w:lineRule="auto"/>
        <w:jc w:val="both"/>
        <w:rPr>
          <w:rFonts w:ascii="Montserrat" w:hAnsi="Montserrat"/>
          <w:sz w:val="24"/>
        </w:rPr>
      </w:pPr>
      <w:r w:rsidRPr="0006141B">
        <w:rPr>
          <w:rFonts w:ascii="Montserrat" w:hAnsi="Montserrat"/>
          <w:sz w:val="24"/>
        </w:rPr>
        <w:t>To Aeslyn's amazement, Lynx is not surprised by this discovery, indeed Lynx addresses the ship on a strangely personal level and entreats it to cooperate with her in the name of one Shai'a'ki</w:t>
      </w:r>
    </w:p>
    <w:p w:rsidR="003C23C7" w:rsidRPr="0006141B" w:rsidRDefault="003C23C7">
      <w:pPr>
        <w:spacing w:line="360" w:lineRule="auto"/>
        <w:jc w:val="both"/>
        <w:rPr>
          <w:rFonts w:ascii="Montserrat" w:hAnsi="Montserrat"/>
          <w:sz w:val="24"/>
        </w:rPr>
      </w:pPr>
      <w:r w:rsidRPr="0006141B">
        <w:rPr>
          <w:rFonts w:ascii="Montserrat" w:hAnsi="Montserrat"/>
          <w:sz w:val="24"/>
        </w:rPr>
        <w:t>To her greater surprise, the ship agrees, although, clearly the crew rebells at this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Aeslyn approacesh Lynx on the return trip and inquires about the reletively easy confiscation of the ship</w:t>
      </w:r>
    </w:p>
    <w:p w:rsidR="003C23C7" w:rsidRPr="0006141B" w:rsidRDefault="003C23C7">
      <w:pPr>
        <w:spacing w:line="360" w:lineRule="auto"/>
        <w:jc w:val="both"/>
        <w:rPr>
          <w:rFonts w:ascii="Montserrat" w:hAnsi="Montserrat"/>
          <w:sz w:val="24"/>
        </w:rPr>
      </w:pPr>
      <w:r w:rsidRPr="0006141B">
        <w:rPr>
          <w:rFonts w:ascii="Montserrat" w:hAnsi="Montserrat"/>
          <w:sz w:val="24"/>
        </w:rPr>
        <w:t>Lynx responods by saying that Oasians are not the enemy, and adding that the enemy cannot master the ships' minds as easily as they can the normal citizens</w:t>
      </w:r>
    </w:p>
    <w:p w:rsidR="003C23C7" w:rsidRPr="0006141B" w:rsidRDefault="003C23C7">
      <w:pPr>
        <w:spacing w:line="360" w:lineRule="auto"/>
        <w:jc w:val="both"/>
        <w:rPr>
          <w:rFonts w:ascii="Montserrat" w:hAnsi="Montserrat"/>
          <w:sz w:val="24"/>
        </w:rPr>
      </w:pPr>
      <w:r w:rsidRPr="0006141B">
        <w:rPr>
          <w:rFonts w:ascii="Montserrat" w:hAnsi="Montserrat"/>
          <w:sz w:val="24"/>
        </w:rPr>
        <w:t>When pressed, Lynx explains that Earth's policies toward Psi's and even the politics of the past century were influenced by an earlier contact by the Oasians</w:t>
      </w:r>
    </w:p>
    <w:p w:rsidR="003C23C7" w:rsidRPr="0006141B" w:rsidRDefault="003C23C7">
      <w:pPr>
        <w:spacing w:line="360" w:lineRule="auto"/>
        <w:jc w:val="both"/>
        <w:rPr>
          <w:rFonts w:ascii="Montserrat" w:hAnsi="Montserrat"/>
          <w:sz w:val="24"/>
        </w:rPr>
      </w:pPr>
      <w:r w:rsidRPr="0006141B">
        <w:rPr>
          <w:rFonts w:ascii="Montserrat" w:hAnsi="Montserrat"/>
          <w:sz w:val="24"/>
        </w:rPr>
        <w:t>Oasis, she explains, was being taken over by an alien intelligence and Earth became indirectly involved bacause Oasians had always known of Earth's existence, since that was where Oasians originally came from, and then she tells her the basics of that story</w:t>
      </w:r>
    </w:p>
    <w:p w:rsidR="003C23C7" w:rsidRPr="0006141B" w:rsidRDefault="003C23C7">
      <w:pPr>
        <w:spacing w:line="360" w:lineRule="auto"/>
        <w:jc w:val="both"/>
        <w:rPr>
          <w:rFonts w:ascii="Montserrat" w:hAnsi="Montserrat"/>
          <w:sz w:val="24"/>
        </w:rPr>
      </w:pPr>
      <w:r w:rsidRPr="0006141B">
        <w:rPr>
          <w:rFonts w:ascii="Montserrat" w:hAnsi="Montserrat"/>
          <w:sz w:val="24"/>
        </w:rPr>
        <w:t>Ultimately, she reveals, those precautions had run out, and the enemy was obviously ready to take on another world, but fortunately Earth was finally ready to face that threat, maybe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 The Oasian War</w:t>
      </w:r>
    </w:p>
    <w:p w:rsidR="003C23C7" w:rsidRPr="0006141B" w:rsidRDefault="003C23C7">
      <w:pPr>
        <w:spacing w:line="360" w:lineRule="auto"/>
        <w:jc w:val="both"/>
        <w:rPr>
          <w:rFonts w:ascii="Montserrat" w:hAnsi="Montserrat"/>
          <w:sz w:val="24"/>
        </w:rPr>
      </w:pPr>
      <w:r w:rsidRPr="0006141B">
        <w:rPr>
          <w:rFonts w:ascii="Montserrat" w:hAnsi="Montserrat"/>
          <w:sz w:val="24"/>
        </w:rPr>
        <w:t>A Taste of Death</w:t>
      </w:r>
      <w:r w:rsidRPr="0006141B">
        <w:rPr>
          <w:rFonts w:ascii="Montserrat" w:hAnsi="Montserrat"/>
          <w:sz w:val="24"/>
        </w:rPr>
        <w:tab/>
        <w:t>Aeslyn Sinclair</w:t>
      </w:r>
    </w:p>
    <w:p w:rsidR="003C23C7" w:rsidRPr="0006141B" w:rsidRDefault="003C23C7">
      <w:pPr>
        <w:spacing w:line="360" w:lineRule="auto"/>
        <w:jc w:val="both"/>
        <w:rPr>
          <w:rFonts w:ascii="Montserrat" w:hAnsi="Montserrat"/>
          <w:sz w:val="24"/>
        </w:rPr>
      </w:pPr>
      <w:r w:rsidRPr="0006141B">
        <w:rPr>
          <w:rFonts w:ascii="Montserrat" w:hAnsi="Montserrat"/>
          <w:sz w:val="24"/>
        </w:rPr>
        <w:t>A Taste of Power</w:t>
      </w:r>
      <w:r w:rsidRPr="0006141B">
        <w:rPr>
          <w:rFonts w:ascii="Montserrat" w:hAnsi="Montserrat"/>
          <w:sz w:val="24"/>
        </w:rPr>
        <w:tab/>
        <w:t>Meggan India Alt</w:t>
      </w:r>
    </w:p>
    <w:p w:rsidR="003C23C7" w:rsidRPr="0006141B" w:rsidRDefault="003C23C7">
      <w:pPr>
        <w:spacing w:line="360" w:lineRule="auto"/>
        <w:jc w:val="both"/>
        <w:rPr>
          <w:rFonts w:ascii="Montserrat" w:hAnsi="Montserrat"/>
          <w:sz w:val="24"/>
        </w:rPr>
      </w:pPr>
      <w:r w:rsidRPr="0006141B">
        <w:rPr>
          <w:rFonts w:ascii="Montserrat" w:hAnsi="Montserrat"/>
          <w:sz w:val="24"/>
        </w:rPr>
        <w:t>A Taste of Victory</w:t>
      </w:r>
      <w:r w:rsidRPr="0006141B">
        <w:rPr>
          <w:rFonts w:ascii="Montserrat" w:hAnsi="Montserrat"/>
          <w:sz w:val="24"/>
        </w:rPr>
        <w:tab/>
        <w:t>Daron Medea</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THE PEN OF DAVID AES</w:t>
      </w:r>
      <w:r w:rsidRPr="0006141B">
        <w:rPr>
          <w:rFonts w:ascii="Montserrat" w:hAnsi="Montserrat"/>
          <w:sz w:val="24"/>
        </w:rPr>
        <w:tab/>
        <w:t>OVERVIEW</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 tentative outline of works under consideration. This is not the final decision...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br w:type="page"/>
        <w:t>ALYN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ONE : THE INTERFACE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PART ONE : THE EDGE</w:t>
      </w:r>
      <w:r w:rsidRPr="0006141B">
        <w:rPr>
          <w:rFonts w:ascii="Montserrat" w:hAnsi="Montserrat"/>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VERSION ONE</w:t>
      </w:r>
      <w:r w:rsidRPr="0006141B">
        <w:rPr>
          <w:rFonts w:ascii="Montserrat" w:hAnsi="Montserrat"/>
          <w:sz w:val="24"/>
        </w:rPr>
        <w:tab/>
        <w:t>AESLYN</w:t>
      </w:r>
      <w:r w:rsidRPr="0006141B">
        <w:rPr>
          <w:rFonts w:ascii="Montserrat" w:hAnsi="Montserrat"/>
          <w:sz w:val="24"/>
        </w:rPr>
        <w:tab/>
        <w:t>DREAMER</w:t>
      </w:r>
    </w:p>
    <w:p w:rsidR="003C23C7" w:rsidRPr="0006141B" w:rsidRDefault="003C23C7">
      <w:pPr>
        <w:spacing w:line="360" w:lineRule="auto"/>
        <w:jc w:val="both"/>
        <w:rPr>
          <w:rFonts w:ascii="Montserrat" w:hAnsi="Montserrat"/>
          <w:sz w:val="24"/>
        </w:rPr>
      </w:pPr>
      <w:r w:rsidRPr="0006141B">
        <w:rPr>
          <w:rFonts w:ascii="Montserrat" w:hAnsi="Montserrat"/>
          <w:sz w:val="24"/>
        </w:rPr>
        <w:t>VERSION TWO</w:t>
      </w:r>
      <w:r w:rsidRPr="0006141B">
        <w:rPr>
          <w:rFonts w:ascii="Montserrat" w:hAnsi="Montserrat"/>
          <w:sz w:val="24"/>
        </w:rPr>
        <w:tab/>
        <w:t>ANGELICA</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VERSION THREE</w:t>
      </w:r>
      <w:r w:rsidRPr="0006141B">
        <w:rPr>
          <w:rFonts w:ascii="Montserrat" w:hAnsi="Montserrat"/>
          <w:sz w:val="24"/>
        </w:rPr>
        <w:tab/>
        <w:t>MORGAN</w:t>
      </w:r>
      <w:r w:rsidRPr="0006141B">
        <w:rPr>
          <w:rFonts w:ascii="Montserrat" w:hAnsi="Montserrat"/>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PART TWO : THE EYE OF THE STORM</w:t>
      </w:r>
      <w:r w:rsidRPr="0006141B">
        <w:rPr>
          <w:rFonts w:ascii="Montserrat" w:hAnsi="Montserrat"/>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VERSION ONE</w:t>
      </w:r>
      <w:r w:rsidRPr="0006141B">
        <w:rPr>
          <w:rFonts w:ascii="Montserrat" w:hAnsi="Montserrat"/>
          <w:sz w:val="24"/>
        </w:rPr>
        <w:tab/>
        <w:t>AESLYN</w:t>
      </w:r>
      <w:r w:rsidRPr="0006141B">
        <w:rPr>
          <w:rFonts w:ascii="Montserrat" w:hAnsi="Montserrat"/>
          <w:sz w:val="24"/>
        </w:rPr>
        <w:tab/>
        <w:t>DREAMING</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VERSION TWO</w:t>
      </w:r>
      <w:r w:rsidRPr="0006141B">
        <w:rPr>
          <w:rFonts w:ascii="Montserrat" w:hAnsi="Montserrat"/>
          <w:sz w:val="24"/>
        </w:rPr>
        <w:tab/>
        <w:t>ANGELICA</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VERSION THREE</w:t>
      </w:r>
      <w:r w:rsidRPr="0006141B">
        <w:rPr>
          <w:rFonts w:ascii="Montserrat" w:hAnsi="Montserrat"/>
          <w:sz w:val="24"/>
        </w:rPr>
        <w:tab/>
        <w:t>MORGAN</w:t>
      </w:r>
      <w:r w:rsidRPr="0006141B">
        <w:rPr>
          <w:rFonts w:ascii="Montserrat" w:hAnsi="Montserrat"/>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PART THREE : THE ENVELOPE</w:t>
      </w:r>
      <w:r w:rsidRPr="0006141B">
        <w:rPr>
          <w:rFonts w:ascii="Montserrat" w:hAnsi="Montserrat"/>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VERSION ONE</w:t>
      </w:r>
      <w:r w:rsidRPr="0006141B">
        <w:rPr>
          <w:rFonts w:ascii="Montserrat" w:hAnsi="Montserrat"/>
          <w:sz w:val="24"/>
        </w:rPr>
        <w:tab/>
        <w:t>AESLYN</w:t>
      </w:r>
      <w:r w:rsidRPr="0006141B">
        <w:rPr>
          <w:rFonts w:ascii="Montserrat" w:hAnsi="Montserrat"/>
          <w:sz w:val="24"/>
        </w:rPr>
        <w:tab/>
        <w:t>THE DREAM</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VERSION TWO</w:t>
      </w:r>
      <w:r w:rsidRPr="0006141B">
        <w:rPr>
          <w:rFonts w:ascii="Montserrat" w:hAnsi="Montserrat"/>
          <w:sz w:val="24"/>
        </w:rPr>
        <w:tab/>
        <w:t>ANGELICA</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VERSION THREE</w:t>
      </w:r>
      <w:r w:rsidRPr="0006141B">
        <w:rPr>
          <w:rFonts w:ascii="Montserrat" w:hAnsi="Montserrat"/>
          <w:sz w:val="24"/>
        </w:rPr>
        <w:tab/>
        <w:t>MORGAN</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TWO : THE DREAM</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PART ONE : FIRST CONTACT--ALYN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ACT ONE</w:t>
      </w:r>
      <w:r w:rsidRPr="0006141B">
        <w:rPr>
          <w:rFonts w:ascii="Montserrat" w:hAnsi="Montserrat"/>
          <w:sz w:val="24"/>
        </w:rPr>
        <w:tab/>
        <w:t>ANGELICA</w:t>
      </w:r>
      <w:r w:rsidRPr="0006141B">
        <w:rPr>
          <w:rFonts w:ascii="Montserrat" w:hAnsi="Montserrat"/>
          <w:sz w:val="24"/>
        </w:rPr>
        <w:tab/>
        <w:t>A BRIDE OF OPPORTUNITY</w:t>
      </w:r>
    </w:p>
    <w:p w:rsidR="003C23C7" w:rsidRPr="0006141B" w:rsidRDefault="003C23C7">
      <w:pPr>
        <w:spacing w:line="360" w:lineRule="auto"/>
        <w:jc w:val="both"/>
        <w:rPr>
          <w:rFonts w:ascii="Montserrat" w:hAnsi="Montserrat"/>
          <w:sz w:val="24"/>
        </w:rPr>
      </w:pPr>
      <w:r w:rsidRPr="0006141B">
        <w:rPr>
          <w:rFonts w:ascii="Montserrat" w:hAnsi="Montserrat"/>
          <w:sz w:val="24"/>
        </w:rPr>
        <w:t>ACT TWO</w:t>
      </w:r>
      <w:r w:rsidRPr="0006141B">
        <w:rPr>
          <w:rFonts w:ascii="Montserrat" w:hAnsi="Montserrat"/>
          <w:sz w:val="24"/>
        </w:rPr>
        <w:tab/>
        <w:t>AESLYN</w:t>
      </w:r>
      <w:r w:rsidRPr="0006141B">
        <w:rPr>
          <w:rFonts w:ascii="Montserrat" w:hAnsi="Montserrat"/>
          <w:sz w:val="24"/>
        </w:rPr>
        <w:tab/>
        <w:t>ANGEL OF THE VEIL</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ACT THREE</w:t>
      </w:r>
      <w:r w:rsidRPr="0006141B">
        <w:rPr>
          <w:rFonts w:ascii="Montserrat" w:hAnsi="Montserrat"/>
          <w:sz w:val="24"/>
        </w:rPr>
        <w:tab/>
        <w:t>MORGAN</w:t>
      </w:r>
      <w:r w:rsidRPr="0006141B">
        <w:rPr>
          <w:rFonts w:ascii="Montserrat" w:hAnsi="Montserrat"/>
          <w:sz w:val="24"/>
        </w:rPr>
        <w:tab/>
        <w:t>ANGEL OF THE ABYSS</w:t>
      </w:r>
      <w:r w:rsidRPr="0006141B">
        <w:rPr>
          <w:rFonts w:ascii="Montserrat" w:hAnsi="Montserrat"/>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PART TWO : THE EARTH-OASIS WAR</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ACT ONE</w:t>
      </w:r>
      <w:r w:rsidRPr="0006141B">
        <w:rPr>
          <w:rFonts w:ascii="Montserrat" w:hAnsi="Montserrat"/>
          <w:sz w:val="24"/>
        </w:rPr>
        <w:tab/>
        <w:t>AESLYN</w:t>
      </w:r>
      <w:r w:rsidRPr="0006141B">
        <w:rPr>
          <w:rFonts w:ascii="Montserrat" w:hAnsi="Montserrat"/>
          <w:sz w:val="24"/>
        </w:rPr>
        <w:tab/>
        <w:t>ANGEL OF DEATH</w:t>
      </w:r>
      <w:r w:rsidRPr="0006141B">
        <w:rPr>
          <w:rFonts w:ascii="Montserrat" w:hAnsi="Montserrat"/>
          <w:sz w:val="24"/>
        </w:rPr>
        <w:tab/>
        <w:t>DEATH OF THE DREAMER</w:t>
      </w:r>
    </w:p>
    <w:p w:rsidR="003C23C7" w:rsidRPr="0006141B" w:rsidRDefault="003C23C7">
      <w:pPr>
        <w:spacing w:line="360" w:lineRule="auto"/>
        <w:jc w:val="both"/>
        <w:rPr>
          <w:rFonts w:ascii="Montserrat" w:hAnsi="Montserrat"/>
          <w:sz w:val="24"/>
        </w:rPr>
      </w:pPr>
      <w:r w:rsidRPr="0006141B">
        <w:rPr>
          <w:rFonts w:ascii="Montserrat" w:hAnsi="Montserrat"/>
          <w:sz w:val="24"/>
        </w:rPr>
        <w:t>ACT TWO</w:t>
      </w:r>
      <w:r w:rsidRPr="0006141B">
        <w:rPr>
          <w:rFonts w:ascii="Montserrat" w:hAnsi="Montserrat"/>
          <w:sz w:val="24"/>
        </w:rPr>
        <w:tab/>
        <w:t>ALT</w:t>
      </w:r>
      <w:r w:rsidRPr="0006141B">
        <w:rPr>
          <w:rFonts w:ascii="Montserrat" w:hAnsi="Montserrat"/>
          <w:sz w:val="24"/>
        </w:rPr>
        <w:tab/>
        <w:t>ANGEL OF VICTORY</w:t>
      </w:r>
      <w:r w:rsidRPr="0006141B">
        <w:rPr>
          <w:rFonts w:ascii="Montserrat" w:hAnsi="Montserrat"/>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PART THREE : FIRST CONTACT--AESLYN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ACT ONE</w:t>
      </w:r>
      <w:r w:rsidRPr="0006141B">
        <w:rPr>
          <w:rFonts w:ascii="Montserrat" w:hAnsi="Montserrat"/>
          <w:sz w:val="24"/>
        </w:rPr>
        <w:tab/>
        <w:t>AV</w:t>
      </w:r>
      <w:r w:rsidRPr="0006141B">
        <w:rPr>
          <w:rFonts w:ascii="Montserrat" w:hAnsi="Montserrat"/>
          <w:sz w:val="24"/>
        </w:rPr>
        <w:tab/>
        <w:t xml:space="preserve">ARCHANGEL </w:t>
      </w:r>
      <w:r w:rsidRPr="0006141B">
        <w:rPr>
          <w:rFonts w:ascii="Montserrat" w:hAnsi="Montserrat"/>
          <w:sz w:val="24"/>
        </w:rPr>
        <w:tab/>
        <w:t>231</w:t>
      </w:r>
    </w:p>
    <w:p w:rsidR="003C23C7" w:rsidRPr="0006141B" w:rsidRDefault="003C23C7">
      <w:pPr>
        <w:spacing w:line="360" w:lineRule="auto"/>
        <w:jc w:val="both"/>
        <w:rPr>
          <w:rFonts w:ascii="Montserrat" w:hAnsi="Montserrat"/>
          <w:sz w:val="24"/>
        </w:rPr>
      </w:pPr>
      <w:r w:rsidRPr="0006141B">
        <w:rPr>
          <w:rFonts w:ascii="Montserrat" w:hAnsi="Montserrat"/>
          <w:sz w:val="24"/>
        </w:rPr>
        <w:t>ACT TWO</w:t>
      </w:r>
      <w:r w:rsidRPr="0006141B">
        <w:rPr>
          <w:rFonts w:ascii="Montserrat" w:hAnsi="Montserrat"/>
          <w:sz w:val="24"/>
        </w:rPr>
        <w:tab/>
        <w:t>AV</w:t>
      </w:r>
      <w:r w:rsidRPr="0006141B">
        <w:rPr>
          <w:rFonts w:ascii="Montserrat" w:hAnsi="Montserrat"/>
          <w:sz w:val="24"/>
        </w:rPr>
        <w:tab/>
        <w:t>AVATAR</w:t>
      </w:r>
      <w:r w:rsidRPr="0006141B">
        <w:rPr>
          <w:rFonts w:ascii="Montserrat" w:hAnsi="Montserrat"/>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br w:type="page"/>
        <w:t>LYN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AES AEID</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PART ONE : PASSAGES IN PROLOGUE : NINEVEH</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ACT ONE</w:t>
      </w:r>
      <w:r w:rsidRPr="0006141B">
        <w:rPr>
          <w:rFonts w:ascii="Montserrat" w:hAnsi="Montserrat"/>
          <w:sz w:val="24"/>
        </w:rPr>
        <w:tab/>
        <w:t>ALYN</w:t>
      </w:r>
      <w:r w:rsidRPr="0006141B">
        <w:rPr>
          <w:rFonts w:ascii="Montserrat" w:hAnsi="Montserrat"/>
          <w:sz w:val="24"/>
        </w:rPr>
        <w:tab/>
        <w:t>ANJAEL, ANGEL OF LIGHT &amp; DARKNESS</w:t>
      </w:r>
      <w:r w:rsidRPr="0006141B">
        <w:rPr>
          <w:rFonts w:ascii="Montserrat" w:hAnsi="Montserrat"/>
          <w:sz w:val="24"/>
        </w:rPr>
        <w:tab/>
      </w:r>
    </w:p>
    <w:p w:rsidR="003C23C7" w:rsidRPr="0006141B" w:rsidRDefault="003C23C7">
      <w:pPr>
        <w:spacing w:line="360" w:lineRule="auto"/>
        <w:jc w:val="both"/>
        <w:rPr>
          <w:rFonts w:ascii="Montserrat" w:hAnsi="Montserrat"/>
          <w:sz w:val="24"/>
        </w:rPr>
      </w:pPr>
      <w:r w:rsidRPr="0006141B">
        <w:rPr>
          <w:rFonts w:ascii="Montserrat" w:hAnsi="Montserrat"/>
          <w:sz w:val="24"/>
        </w:rPr>
        <w:t>ACT TWO</w:t>
      </w:r>
      <w:r w:rsidRPr="0006141B">
        <w:rPr>
          <w:rFonts w:ascii="Montserrat" w:hAnsi="Montserrat"/>
          <w:sz w:val="24"/>
        </w:rPr>
        <w:tab/>
        <w:t>AESLYN</w:t>
      </w:r>
      <w:r w:rsidRPr="0006141B">
        <w:rPr>
          <w:rFonts w:ascii="Montserrat" w:hAnsi="Montserrat"/>
          <w:sz w:val="24"/>
        </w:rPr>
        <w:tab/>
        <w:t>AVAEL, ANGEL OF DEATH &amp; BIRTH</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PART TWO : PASSAGES IN MAIN : AV</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ACT ONE</w:t>
      </w:r>
      <w:r w:rsidRPr="0006141B">
        <w:rPr>
          <w:rFonts w:ascii="Montserrat" w:hAnsi="Montserrat"/>
          <w:sz w:val="24"/>
        </w:rPr>
        <w:tab/>
        <w:t>AV</w:t>
      </w:r>
      <w:r w:rsidRPr="0006141B">
        <w:rPr>
          <w:rFonts w:ascii="Montserrat" w:hAnsi="Montserrat"/>
          <w:sz w:val="24"/>
        </w:rPr>
        <w:tab/>
        <w:t>CALL OF THE VEIL</w:t>
      </w:r>
      <w:r w:rsidRPr="0006141B">
        <w:rPr>
          <w:rFonts w:ascii="Montserrat" w:hAnsi="Montserrat"/>
          <w:sz w:val="24"/>
        </w:rPr>
        <w:tab/>
        <w:t>BLOODING TO EXECUTION/CHILD</w:t>
      </w:r>
    </w:p>
    <w:p w:rsidR="003C23C7" w:rsidRPr="0006141B" w:rsidRDefault="003C23C7">
      <w:pPr>
        <w:spacing w:line="360" w:lineRule="auto"/>
        <w:jc w:val="both"/>
        <w:rPr>
          <w:rFonts w:ascii="Montserrat" w:hAnsi="Montserrat"/>
          <w:sz w:val="24"/>
        </w:rPr>
      </w:pPr>
      <w:r w:rsidRPr="0006141B">
        <w:rPr>
          <w:rFonts w:ascii="Montserrat" w:hAnsi="Montserrat"/>
          <w:sz w:val="24"/>
        </w:rPr>
        <w:t>ACT TWO</w:t>
      </w:r>
      <w:r w:rsidRPr="0006141B">
        <w:rPr>
          <w:rFonts w:ascii="Montserrat" w:hAnsi="Montserrat"/>
          <w:sz w:val="24"/>
        </w:rPr>
        <w:tab/>
        <w:t>AV</w:t>
      </w:r>
      <w:r w:rsidRPr="0006141B">
        <w:rPr>
          <w:rFonts w:ascii="Montserrat" w:hAnsi="Montserrat"/>
          <w:sz w:val="24"/>
        </w:rPr>
        <w:tab/>
        <w:t>GATES OF THE VEIL</w:t>
      </w:r>
      <w:r w:rsidRPr="0006141B">
        <w:rPr>
          <w:rFonts w:ascii="Montserrat" w:hAnsi="Montserrat"/>
          <w:sz w:val="24"/>
        </w:rPr>
        <w:tab/>
        <w:t>FROM DREAMGATE THROUGH DRAGONDOOR</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ACT THREE</w:t>
      </w:r>
      <w:r w:rsidRPr="0006141B">
        <w:rPr>
          <w:rFonts w:ascii="Montserrat" w:hAnsi="Montserrat"/>
          <w:sz w:val="24"/>
        </w:rPr>
        <w:tab/>
        <w:t>ILLUMINATING MYSTERY</w:t>
      </w:r>
      <w:r w:rsidRPr="0006141B">
        <w:rPr>
          <w:rFonts w:ascii="Montserrat" w:hAnsi="Montserrat"/>
          <w:sz w:val="24"/>
        </w:rPr>
        <w:tab/>
        <w:t>UNNAMED AND UNPROMISED/ARCHANGEL</w:t>
      </w:r>
    </w:p>
    <w:p w:rsidR="003C23C7" w:rsidRPr="0006141B" w:rsidRDefault="003C23C7">
      <w:pPr>
        <w:spacing w:line="360" w:lineRule="auto"/>
        <w:jc w:val="both"/>
        <w:rPr>
          <w:rFonts w:ascii="Montserrat" w:hAnsi="Montserrat"/>
          <w:sz w:val="24"/>
        </w:rPr>
      </w:pPr>
      <w:r w:rsidRPr="0006141B">
        <w:rPr>
          <w:rFonts w:ascii="Montserrat" w:hAnsi="Montserrat"/>
          <w:sz w:val="24"/>
        </w:rPr>
        <w:t>ACT FOUR</w:t>
      </w:r>
      <w:r w:rsidRPr="0006141B">
        <w:rPr>
          <w:rFonts w:ascii="Montserrat" w:hAnsi="Montserrat"/>
          <w:sz w:val="24"/>
        </w:rPr>
        <w:tab/>
        <w:t>DEVOURING MYSTERY</w:t>
      </w:r>
      <w:r w:rsidRPr="0006141B">
        <w:rPr>
          <w:rFonts w:ascii="Montserrat" w:hAnsi="Montserrat"/>
          <w:sz w:val="24"/>
        </w:rPr>
        <w:tab/>
        <w:t>UNBOUND AND UNDONE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ACT FIVE</w:t>
      </w:r>
      <w:r w:rsidRPr="0006141B">
        <w:rPr>
          <w:rFonts w:ascii="Montserrat" w:hAnsi="Montserrat"/>
          <w:sz w:val="24"/>
        </w:rPr>
        <w:tab/>
        <w:t>IN BLOOD AND SOUL</w:t>
      </w:r>
      <w:r w:rsidRPr="0006141B">
        <w:rPr>
          <w:rFonts w:ascii="Montserrat" w:hAnsi="Montserrat"/>
          <w:sz w:val="24"/>
        </w:rPr>
        <w:tab/>
        <w:t>SELF CONCEIVED AND POSSESSED/AVATAR</w:t>
      </w:r>
    </w:p>
    <w:p w:rsidR="003C23C7" w:rsidRPr="0006141B" w:rsidRDefault="003C23C7">
      <w:pPr>
        <w:spacing w:line="360" w:lineRule="auto"/>
        <w:jc w:val="both"/>
        <w:rPr>
          <w:rFonts w:ascii="Montserrat" w:hAnsi="Montserrat"/>
          <w:sz w:val="24"/>
        </w:rPr>
      </w:pPr>
      <w:r w:rsidRPr="0006141B">
        <w:rPr>
          <w:rFonts w:ascii="Montserrat" w:hAnsi="Montserrat"/>
          <w:sz w:val="24"/>
        </w:rPr>
        <w:t>ACT SIX</w:t>
      </w:r>
      <w:r w:rsidRPr="0006141B">
        <w:rPr>
          <w:rFonts w:ascii="Montserrat" w:hAnsi="Montserrat"/>
          <w:sz w:val="24"/>
        </w:rPr>
        <w:tab/>
        <w:t>FOR BLOOD AND SOULS</w:t>
      </w:r>
      <w:r w:rsidRPr="0006141B">
        <w:rPr>
          <w:rFonts w:ascii="Montserrat" w:hAnsi="Montserrat"/>
          <w:sz w:val="24"/>
        </w:rPr>
        <w:tab/>
        <w:t>BREAKING THE SEAL OF EARTH</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ACT SEVEN</w:t>
      </w:r>
      <w:r w:rsidRPr="0006141B">
        <w:rPr>
          <w:rFonts w:ascii="Montserrat" w:hAnsi="Montserrat"/>
          <w:sz w:val="24"/>
        </w:rPr>
        <w:tab/>
        <w:t>THE VEIL OF HEAVEN</w:t>
      </w:r>
      <w:r w:rsidRPr="0006141B">
        <w:rPr>
          <w:rFonts w:ascii="Montserrat" w:hAnsi="Montserrat"/>
          <w:sz w:val="24"/>
        </w:rPr>
        <w:tab/>
        <w:t>THE VOICE OF GOD</w:t>
      </w:r>
    </w:p>
    <w:p w:rsidR="003C23C7" w:rsidRPr="0006141B" w:rsidRDefault="003C23C7">
      <w:pPr>
        <w:spacing w:line="360" w:lineRule="auto"/>
        <w:jc w:val="both"/>
        <w:rPr>
          <w:rFonts w:ascii="Montserrat" w:hAnsi="Montserrat"/>
          <w:sz w:val="24"/>
        </w:rPr>
      </w:pPr>
      <w:r w:rsidRPr="0006141B">
        <w:rPr>
          <w:rFonts w:ascii="Montserrat" w:hAnsi="Montserrat"/>
          <w:sz w:val="24"/>
        </w:rPr>
        <w:t>ACT EIGHT</w:t>
      </w:r>
      <w:r w:rsidRPr="0006141B">
        <w:rPr>
          <w:rFonts w:ascii="Montserrat" w:hAnsi="Montserrat"/>
          <w:sz w:val="24"/>
        </w:rPr>
        <w:tab/>
        <w:t>CALL OF THE ABYSS</w:t>
      </w:r>
      <w:r w:rsidRPr="0006141B">
        <w:rPr>
          <w:rFonts w:ascii="Montserrat" w:hAnsi="Montserrat"/>
          <w:sz w:val="24"/>
        </w:rPr>
        <w:tab/>
        <w:t>ENTRAPPING A GOD</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ACT NINE</w:t>
      </w:r>
      <w:r w:rsidRPr="0006141B">
        <w:rPr>
          <w:rFonts w:ascii="Montserrat" w:hAnsi="Montserrat"/>
          <w:sz w:val="24"/>
        </w:rPr>
        <w:tab/>
        <w:t>SECRET OF SECRETS</w:t>
      </w:r>
      <w:r w:rsidRPr="0006141B">
        <w:rPr>
          <w:rFonts w:ascii="Montserrat" w:hAnsi="Montserrat"/>
          <w:sz w:val="24"/>
        </w:rPr>
        <w:tab/>
        <w:t>THE MYSTERY UNVEILED/AES AV</w:t>
      </w:r>
    </w:p>
    <w:p w:rsidR="003C23C7" w:rsidRPr="0006141B" w:rsidRDefault="003C23C7">
      <w:pPr>
        <w:spacing w:line="360" w:lineRule="auto"/>
        <w:jc w:val="both"/>
        <w:rPr>
          <w:rFonts w:ascii="Montserrat" w:hAnsi="Montserrat"/>
          <w:sz w:val="24"/>
        </w:rPr>
      </w:pPr>
      <w:r w:rsidRPr="0006141B">
        <w:rPr>
          <w:rFonts w:ascii="Montserrat" w:hAnsi="Montserrat"/>
          <w:sz w:val="24"/>
        </w:rPr>
        <w:t>ACT TEN</w:t>
      </w:r>
      <w:r w:rsidRPr="0006141B">
        <w:rPr>
          <w:rFonts w:ascii="Montserrat" w:hAnsi="Montserrat"/>
          <w:sz w:val="24"/>
        </w:rPr>
        <w:tab/>
        <w:t>DRAGON PHOENIX</w:t>
      </w:r>
      <w:r w:rsidRPr="0006141B">
        <w:rPr>
          <w:rFonts w:ascii="Montserrat" w:hAnsi="Montserrat"/>
          <w:sz w:val="24"/>
        </w:rPr>
        <w:tab/>
        <w:t>SHAKING THE DREAMERS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br w:type="page"/>
        <w:t>MOVEMENT ONE</w:t>
      </w:r>
    </w:p>
    <w:p w:rsidR="003C23C7" w:rsidRPr="0006141B" w:rsidRDefault="003C23C7">
      <w:pPr>
        <w:spacing w:line="360" w:lineRule="auto"/>
        <w:jc w:val="both"/>
        <w:rPr>
          <w:rFonts w:ascii="Montserrat" w:hAnsi="Montserrat"/>
          <w:sz w:val="24"/>
        </w:rPr>
      </w:pPr>
      <w:r w:rsidRPr="0006141B">
        <w:rPr>
          <w:rFonts w:ascii="Montserrat" w:hAnsi="Montserrat"/>
          <w:sz w:val="24"/>
        </w:rPr>
        <w:t>Movement one is limited to the exploration of the mind within the perspective of an isolated Earth, in which all the exceptions to our common reality have been thoroughly obfuscated by Modern Thinking.</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PART ONE</w:t>
      </w:r>
      <w:r w:rsidRPr="0006141B">
        <w:rPr>
          <w:rFonts w:ascii="Montserrat" w:hAnsi="Montserrat"/>
          <w:sz w:val="24"/>
        </w:rPr>
        <w:tab/>
        <w:t>THE EDGE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ACT ONE</w:t>
      </w:r>
      <w:r w:rsidRPr="0006141B">
        <w:rPr>
          <w:rFonts w:ascii="Montserrat" w:hAnsi="Montserrat"/>
          <w:sz w:val="24"/>
        </w:rPr>
        <w:tab/>
        <w:t>EDGE OF THE MIND</w:t>
      </w:r>
      <w:r w:rsidRPr="0006141B">
        <w:rPr>
          <w:rFonts w:ascii="Montserrat" w:hAnsi="Montserrat"/>
          <w:sz w:val="24"/>
        </w:rPr>
        <w:tab/>
        <w:t>111</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z w:val="24"/>
        </w:rPr>
        <w:br w:type="page"/>
      </w:r>
      <w:r w:rsidRPr="0006141B">
        <w:rPr>
          <w:rFonts w:ascii="Montserrat" w:hAnsi="Montserrat"/>
          <w:spacing w:val="-1"/>
          <w:sz w:val="24"/>
        </w:rPr>
        <w:t>OVERVIEW</w:t>
      </w:r>
      <w:r w:rsidRPr="0006141B">
        <w:rPr>
          <w:rFonts w:ascii="Montserrat" w:hAnsi="Montserrat"/>
          <w:spacing w:val="-1"/>
          <w:sz w:val="24"/>
        </w:rPr>
        <w:tab/>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AEID : EARTH NEXUS</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Events contributory to the evolution of the world mind of Earth. </w:t>
      </w:r>
      <w:r w:rsidRPr="0006141B">
        <w:rPr>
          <w:rFonts w:ascii="Montserrat" w:hAnsi="Montserrat"/>
          <w:sz w:val="24"/>
        </w:rPr>
        <w:fldChar w:fldCharType="begin"/>
      </w:r>
      <w:r w:rsidRPr="0006141B">
        <w:rPr>
          <w:rFonts w:ascii="Montserrat" w:hAnsi="Montserrat"/>
          <w:sz w:val="24"/>
        </w:rPr>
        <w:instrText xml:space="preserve">PRIVATE </w:instrText>
      </w:r>
      <w:r w:rsidRPr="0006141B">
        <w:rPr>
          <w:rFonts w:ascii="Montserrat" w:hAnsi="Montserrat"/>
          <w:sz w:val="24"/>
        </w:rPr>
        <w:fldChar w:fldCharType="end"/>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EN : (1987-1988) They thought she would be like her sister. Identical in form though different in nature, they hoped she would show the same promise. What they did not know was how much greater her potential was. In the penetration of a girl's mind begins the unlocking of psionic potential and an epic saga of intergalactic proportions. Here we follow a typical American teenager on her journey beyond the known into the inner circle of a psionic leadership of Earth under an alien exile. For her, this path starts in an elite and prestigious school of arts and letters. Long eclipsed by the rising star of her elder sibling, and awarded a mysterious full scholarship to follow in her sister's footsteps, she cannot resist the morbid need to understand her sister's death. When the dreams come she begins to ask questions. This dark obsession leads her into dangerous company, and the embrace of her sister's doom. Will her differing nature save her as she approaches the terminal moment?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She was a true psionic, and for her, waking up to the hidden realm of the mind would be an initiation to a world of dangerous shadows and intrigue. Her older sister is one of the major ties between the leading roles. One was her lover, who is suicidally aggrieved over her loss, one is the killer who pushed her so hard and now seeks to fulfill his desires in her younger sister, there is herself and the muse who knew of her at the last. There is a second mysterious death, which is the current school intrigue. The work begins with moments from her earlier life, which focus on events which herald her awakening potential. Her sister's psychic potential was in fact inspired by one of her own traumas. Through her roommate, she is drawn into the circle of individuals who are creating the dangerous instability in what should otherwise be an observation period. Their own intense and unguided investigation into the unknown will be a catalyst to accelerate her awakening. The breaking point will be the unwise confrontation between her and her older sister's nemesis. Out of that conflict will come the rampant interest of the men behind the scenes. Their attempt to catch and subdue her before she should pose any threat to either their secrecy or the world is the spur that drives her over the edge and into the arms of her mysterious power.</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EN : (1881-1989) He was a wildcard psi--for an Oasian--and thus immune to the seduction of the O'jin. The punishment for his voluble resistance to their influence at home leads only to exile among the mind blind denizens of Earth. Though his power was locked out of his mind, a chance encounter with native psionic child shatters his mental prison setting him free to begin planning the fall of his now hated enemy. Carefully, he sets out and harnesses the native resources and confronts impossible amalgamation of psionics, technology and... magic?</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EN : [MEW adjustment] Abyss was christened as Morgan Erin Wildmuir--Morgan after her great grand mother, who, as far as anyone knows, vanished during her daughters adolescence, and Erin for her mother. Like her great grand mother, she used her initials for her nickname among her intimates and peers, and her story will become an introduction piece to the saga surrounding her life. Her total resemblance to her namesake will act as a draw for both Aram'ki and his enemies, the O'Jin Oasians. O'jin are a rogue servitor race of demons of a psionic nature and play a big part in the perversion of her native potential. The legacy left to her by her father makes her a potential key mover in the escalation.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EN : (1970-1990) [ALIEN HOME] [note revision of details, the significant plot details are relegated to prehistoric events in connection with the Man-Lyn crisis.] Events coincidental to the human twentieth century of critical concern to several intergalactic powers have come to rest on the shoulders of a single, frail human. The child "Redmane" was raised to believe the story that she was rescued from certain death during an investigation of the of her native race. She was fed a story about the sudden possibility that her chaotic race would soon be capable of making contact with the intergalactic theater. Told that one of the units involved in this mission happened upon an accident; the one resulting in the rescue and abduction of a human child. That the rescuer had enough rank to keep the child in his own hands, despite severely strict protocols against interference with a younger race. How a commission approved an experiment to raise the child free of terran influences as a test for learned and inbred character traits.</w:t>
      </w:r>
    </w:p>
    <w:p w:rsidR="003C23C7" w:rsidRPr="0006141B" w:rsidRDefault="003C23C7">
      <w:pPr>
        <w:spacing w:line="360" w:lineRule="auto"/>
        <w:jc w:val="both"/>
        <w:rPr>
          <w:rFonts w:ascii="Montserrat" w:hAnsi="Montserrat"/>
          <w:sz w:val="24"/>
        </w:rPr>
      </w:pPr>
      <w:r w:rsidRPr="0006141B">
        <w:rPr>
          <w:rFonts w:ascii="Montserrat" w:hAnsi="Montserrat"/>
          <w:sz w:val="24"/>
        </w:rPr>
        <w:tab/>
        <w:t>However, the child was far more prodigal than they expected, and the circumstances of her life caused her to develop far more intensively than she might have in her natural environment. Her own carefully stolen self-education reveals a different story about her host-sponsor. In reality she was harvested at a young age like thousands of other human children to serve the host as diplomatic envoys. Because of the similar phenom humans share with the Oasians they are a valuable commodity that that race is too squeamish to exploit directly themselves. However, by the time she "finds out the truth" her host-sponsor has become in truth the person he only pretended to be before, and his affection for her is real. When the council votes to terminate the "experiment", she is left with escape to Earth as her only alternative for survival. Her flight stuns and alarms the host, but only about half as much as the assistance she receives from her sponsors and former project handlers. Deeply moved or intrigued by her, they could not bear to see her destroyed. They wanted to see more.</w:t>
      </w:r>
    </w:p>
    <w:p w:rsidR="003C23C7" w:rsidRPr="0006141B" w:rsidRDefault="003C23C7">
      <w:pPr>
        <w:spacing w:line="360" w:lineRule="auto"/>
        <w:jc w:val="both"/>
        <w:rPr>
          <w:rFonts w:ascii="Montserrat" w:hAnsi="Montserrat"/>
          <w:sz w:val="24"/>
        </w:rPr>
      </w:pPr>
      <w:r w:rsidRPr="0006141B">
        <w:rPr>
          <w:rFonts w:ascii="Montserrat" w:hAnsi="Montserrat"/>
          <w:sz w:val="24"/>
        </w:rPr>
        <w:tab/>
        <w:t>They were not alone. Their is conversion and betrayal of duty in helping her escape to Earth was planned on. By someone. By more than one.</w:t>
      </w:r>
    </w:p>
    <w:p w:rsidR="003C23C7" w:rsidRPr="0006141B" w:rsidRDefault="003C23C7">
      <w:pPr>
        <w:spacing w:line="360" w:lineRule="auto"/>
        <w:jc w:val="both"/>
        <w:rPr>
          <w:rFonts w:ascii="Montserrat" w:hAnsi="Montserrat"/>
          <w:sz w:val="24"/>
        </w:rPr>
      </w:pPr>
      <w:r w:rsidRPr="0006141B">
        <w:rPr>
          <w:rFonts w:ascii="Montserrat" w:hAnsi="Montserrat"/>
          <w:sz w:val="24"/>
        </w:rPr>
        <w:tab/>
        <w:t>When she returns to Earth there is a dual hidden purpose already programmed into her. Arriving on Earth shortly after the beginning of the 1990's, Redmane confronts a strange and alien culture where she is invisible in a crowd yet constantly in conflict with in contact with its individuals. She faces a difficult time as she tries to organize and alert the docile populace to the presence and danger of an intergalactic society in which they would be ground into insignificance. To aid her are only those aliens who had left themselves no choice but to go with her to the Earth. She must adapt and fit in quick, and find individuals who can help her awaken the world to yet another unknown. She has been prepared by her conditioning to seek out and expose the secret unified government of Earth and spy on them for the Oasians and other members of the host. This unwilling role as a spy also impels her to bring a secret message to the exile Aram'ki from the Oasian underground. As she nears her limit, she will encounter the presence of that renegade influence, and approach it, only to find that while the world will not be taken without resistance, it may also face another, more insidious danger of becoming enslaved to its savior, Aram'Ki. Even now, going further underground to escape detection by the IGC, and gain time to develop newly acquired resources, his plans are almost impossible to oppose. To stand a chance, she will have to enter the enemy camp and try to aid humanity from within the hand of its long, secret oppressor.</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EN : (1989-1991) [PROMETHEAN AGENDA--version 1] San Francisco is about to become the focus for the final unveiling of human potential. Long obscured powers from behind the scenes have taken steps which will bring them out into the open, and unless anyone realizes what is about to happen, they will swallow the world as we know it, and catapult it into the inter galactic theater. An experiment on the populace of the bay area sparks the awakening of far more that was intended by the experimenters. This is a tension that has been building. Since the beginning of the age of reason, and before that, the theocide of the Christian faith against the old religions and the spirits of being and Nature, the children of humanity have suffocated. Now, with the introduction of a new influence, all of this is about to change. It may not happen today, and it may not happen all at once, but once it has begun, the mysteries of the world will no longer be content to hide in the shadows and the mists. The race to fulfill the first chord of being, to attain individual immortality, will attract all who have pursued it throughout time and space. Earth's Humanity is about to be reacquainted with its brother and sister races of Humanity, and the inhuman and alien community which humanity inhabits in existence.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EN : (1989-1991) [PROMETHEAN AGENDA--version2] In the summer of 1989, The Bay Area plays an unwitting host to the beginning of the end of the world as we know it. San Francisco is about to become the focus for the final unveiling of human potential. The rise of industry and technology has brought ruin to the world--both physically and spiritually--plunging people's minds toward new depths and horizons. Tension that has been building since the beginning of the age of reason is gathering at the threshold. In the space of three years, the threshold will begin to tear. This has not come about unnoticed, or unexploited. It might not have happened here, and it might not have happened at all. Obscure forces acting from behind the scenes forced that tear. A covert experiment conducted on the populace of the Bay Area set in motion a race for power. Organizations with unmeasured resources and dangerous influence, positioned on the field far in advance, imediately make their opening bids for dominance.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contested ground is control of access the </w:t>
      </w:r>
      <w:r w:rsidRPr="0006141B">
        <w:rPr>
          <w:rFonts w:ascii="Montserrat" w:hAnsi="Montserrat"/>
          <w:i/>
          <w:sz w:val="24"/>
        </w:rPr>
        <w:t>power</w:t>
      </w:r>
      <w:r w:rsidRPr="0006141B">
        <w:rPr>
          <w:rFonts w:ascii="Montserrat" w:hAnsi="Montserrat"/>
          <w:sz w:val="24"/>
        </w:rPr>
        <w:t xml:space="preserve">. Some even call it the </w:t>
      </w:r>
      <w:r w:rsidRPr="0006141B">
        <w:rPr>
          <w:rFonts w:ascii="Montserrat" w:hAnsi="Montserrat"/>
          <w:i/>
          <w:sz w:val="24"/>
        </w:rPr>
        <w:t>highest power</w:t>
      </w:r>
      <w:r w:rsidRPr="0006141B">
        <w:rPr>
          <w:rFonts w:ascii="Montserrat" w:hAnsi="Montserrat"/>
          <w:sz w:val="24"/>
        </w:rPr>
        <w:t xml:space="preserve">. The organizations focus on recruiting individuals exposed to the experiment; abducting those having access to the </w:t>
      </w:r>
      <w:r w:rsidRPr="0006141B">
        <w:rPr>
          <w:rFonts w:ascii="Montserrat" w:hAnsi="Montserrat"/>
          <w:i/>
          <w:sz w:val="24"/>
        </w:rPr>
        <w:t>power</w:t>
      </w:r>
      <w:r w:rsidRPr="0006141B">
        <w:rPr>
          <w:rFonts w:ascii="Montserrat" w:hAnsi="Montserrat"/>
          <w:sz w:val="24"/>
        </w:rPr>
        <w:t xml:space="preserve">. Utilizing this resource requires an additional strategy; the control of intelligence and information. The </w:t>
      </w:r>
      <w:r w:rsidRPr="0006141B">
        <w:rPr>
          <w:rFonts w:ascii="Montserrat" w:hAnsi="Montserrat"/>
          <w:i/>
          <w:sz w:val="24"/>
        </w:rPr>
        <w:t>power</w:t>
      </w:r>
      <w:r w:rsidRPr="0006141B">
        <w:rPr>
          <w:rFonts w:ascii="Montserrat" w:hAnsi="Montserrat"/>
          <w:sz w:val="24"/>
        </w:rPr>
        <w:t xml:space="preserve"> is constrained by conventional thought to the Psionic Interpretation. Psionics employ the most obvious and rational expresions of the </w:t>
      </w:r>
      <w:r w:rsidRPr="0006141B">
        <w:rPr>
          <w:rFonts w:ascii="Montserrat" w:hAnsi="Montserrat"/>
          <w:i/>
          <w:sz w:val="24"/>
        </w:rPr>
        <w:t>power</w:t>
      </w:r>
      <w:r w:rsidRPr="0006141B">
        <w:rPr>
          <w:rFonts w:ascii="Montserrat" w:hAnsi="Montserrat"/>
          <w:sz w:val="24"/>
        </w:rPr>
        <w:t>--a very intuitive hybrid of art and science. Psis rarely know exactly how psionics work, but find that their power gives them a mechanism, a palpable influence allowing them to effect reality in ways that seem to defy physics. What they know about their power comes instinctively or out of common knowledge. The true potential of their power is locked in their minds--still cloaked in riddle. Psis with scientific backgrounds may have more knowledge--new theories to help them come up with answers. However, new work or discoveries in these areas are unusual and most individuals with a background in psionic research are at risk of abduction. No mundane group or individual has a hope in opposing these growing forces for long. Those who don't realize how dangerous the situation is promptly, will be sucked into the maelstrom without any hope of escape. Those who do, however, have a small advantage. Being in many cases no mean psis themselves, they aren't without their own resources. Unfortunately, the price is conflict, and that brings the whole situation out into the open.</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Escalation begins. With the intrusion of psionic conflict, the mysteries of the world will no longer be content to hide in the shadows and the mists. The </w:t>
      </w:r>
      <w:r w:rsidRPr="0006141B">
        <w:rPr>
          <w:rFonts w:ascii="Montserrat" w:hAnsi="Montserrat"/>
          <w:i/>
          <w:sz w:val="24"/>
        </w:rPr>
        <w:t>power</w:t>
      </w:r>
      <w:r w:rsidRPr="0006141B">
        <w:rPr>
          <w:rFonts w:ascii="Montserrat" w:hAnsi="Montserrat"/>
          <w:sz w:val="24"/>
        </w:rPr>
        <w:t xml:space="preserve"> is the key to personal immortality and holds the promise of godhood. A promise that will attract all who have pursued it throughout time and space. Souls will come, whether they realize why or not for this prize. Inevitably, mankind will be reacquainted with its brother and sister races--and the inhuman and alien community which humanity inhabits.</w:t>
      </w:r>
      <w:r w:rsidRPr="0006141B">
        <w:rPr>
          <w:rFonts w:ascii="Montserrat" w:hAnsi="Montserrat"/>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The Awakening: A Psionics Campaign</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 </w:t>
      </w:r>
      <w:r w:rsidRPr="0006141B">
        <w:rPr>
          <w:rFonts w:ascii="Montserrat" w:hAnsi="Montserrat"/>
          <w:sz w:val="24"/>
        </w:rPr>
        <w:tab/>
        <w:t>San Francisco, summer of '89, unwittingly the stage for the end of reality as society knows it! Over the past two thousand years, humanity has been growing and maturing sub-consciously towards the point of defying the tenants of physics, as man's senses rise above the mundane. Unfortunately, this evolutionary revolution has not begun unnoticed, or unexploited. Largely unnoticed, factions in society have begun to manipulate the lives and options of newly manifesting psionics with shallow arrogance and lack of regard for the individuals feelings. Regretfully, the motivations behind these groups appear to be no less corrupt and exploitive than our history of patriarchal subjugation has exemplified for centuries. Worse of all, these factions have strong and unmeasured resources and influence, that no individual or small group can hope to oppose for long. Fact is, if you don't learn how dangerous these times are, right away, then you will be sucked into the maelstrom without any hope of escape!</w:t>
      </w:r>
    </w:p>
    <w:p w:rsidR="003C23C7" w:rsidRPr="0006141B" w:rsidRDefault="003C23C7">
      <w:pPr>
        <w:spacing w:line="360" w:lineRule="auto"/>
        <w:jc w:val="both"/>
        <w:rPr>
          <w:rFonts w:ascii="Montserrat" w:hAnsi="Montserrat"/>
          <w:sz w:val="24"/>
        </w:rPr>
      </w:pPr>
      <w:r w:rsidRPr="0006141B">
        <w:rPr>
          <w:rFonts w:ascii="Montserrat" w:hAnsi="Montserrat"/>
          <w:sz w:val="24"/>
        </w:rPr>
        <w:tab/>
        <w:t>However, the PCs have a small advantage, they are no mean psionics themselves, and they aren't without their own resources. If they are lucky, they will be able to notice the threat that is slinking up on them. Things they will know, if even only instinctively are as follows: It is not very well known exactly how psionics work, but it seems that their power gives them form of mechanism or influence that allows them to effect reality in ways that seem to defy science. Whether they draw off of a power source, or generate the necessary power themselves through some means, is unknown. The true potential of their powers still locked in their minds; still cloaked in riddle. Characters with scientific backgrounds will have some knowledge or theories that are closer to giving them answers, however any discoveries or work in these areas must be role-played in the campaign unless an unusual background in psionic research is taken. They will also have a general knowledge of the state of the world up to the summer of 1989.</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The Psychic Research Center 4204 Market St. San Francisco</w:t>
      </w:r>
    </w:p>
    <w:p w:rsidR="003C23C7" w:rsidRPr="0006141B" w:rsidRDefault="003C23C7">
      <w:pPr>
        <w:spacing w:line="360" w:lineRule="auto"/>
        <w:jc w:val="both"/>
        <w:rPr>
          <w:rFonts w:ascii="Montserrat" w:hAnsi="Montserrat"/>
          <w:sz w:val="24"/>
        </w:rPr>
      </w:pPr>
      <w:r w:rsidRPr="0006141B">
        <w:rPr>
          <w:rFonts w:ascii="Montserrat" w:hAnsi="Montserrat"/>
          <w:sz w:val="24"/>
        </w:rPr>
        <w:t>At the beginning of the campaign, this facility will be just opening. The center was mentioned in a few newspapers, occult and new age periodicals, and on the news as an interest story. The center was relocated from Oakland, where it closed down due to harassment and gang activity. The center houses a small staff of research scientists, and interns, as well as a few mysterious individuals that serve as secretarial or functionary help.</w:t>
      </w:r>
    </w:p>
    <w:p w:rsidR="003C23C7" w:rsidRPr="0006141B" w:rsidRDefault="003C23C7">
      <w:pPr>
        <w:spacing w:line="360" w:lineRule="auto"/>
        <w:jc w:val="both"/>
        <w:rPr>
          <w:rFonts w:ascii="Montserrat" w:hAnsi="Montserrat"/>
          <w:sz w:val="24"/>
        </w:rPr>
      </w:pPr>
      <w:r w:rsidRPr="0006141B">
        <w:rPr>
          <w:rFonts w:ascii="Montserrat" w:hAnsi="Montserrat"/>
          <w:sz w:val="24"/>
        </w:rPr>
        <w:tab/>
        <w:t>The center boasts state of the art facilities, the most advanced testing and monitoring equipment, and numerous devices specially adapted by the staff. The staff is trained in physical and para-physical scientific research and development as well as medical and psychological practice. The official purpose of the center is to dispel the myths surrounding parapsychological and occult research, and the only public services are counseling and testing. with special contacts, more in-depth services are available.</w:t>
      </w:r>
    </w:p>
    <w:p w:rsidR="003C23C7" w:rsidRPr="0006141B" w:rsidRDefault="003C23C7">
      <w:pPr>
        <w:spacing w:line="360" w:lineRule="auto"/>
        <w:jc w:val="both"/>
        <w:rPr>
          <w:rFonts w:ascii="Montserrat" w:hAnsi="Montserrat"/>
          <w:sz w:val="24"/>
        </w:rPr>
      </w:pPr>
      <w:r w:rsidRPr="0006141B">
        <w:rPr>
          <w:rFonts w:ascii="Montserrat" w:hAnsi="Montserrat"/>
          <w:sz w:val="24"/>
        </w:rPr>
        <w:tab/>
        <w:t>The center also serves as a front for the organization and operation of the Wild Society, and its enforced area of neutrality, known as the "Safe-zone" in San Francisco. When necessary, the center will provide medical assistance to those allied with the Wild Society, to avoid any legal entanglements that might occur from normal treatment.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The Company: C.R.I.S.I.S.</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C.R.I.S.I.S. is the brainchild of a defected alien metapsychic, Aram' ki, who fled from his own position among the Oasian upper-class to seize power amidst the mind-blind population of Earth. Under the alias, Aaron King, he has in the last two hundred years built up an international organization with high level connections in every government, world market and organization in the world. Thanks to this influence, he has managed to establish a nearly inviolable power base.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Company is well organized and disguised to appear as loosely connected, independent groups of business, research and manufacturing organizations with government contracts as well as civilian business markets. To ensure this cover, the Company has infiltrated most of the world's governing bodies, military organizations, and intelligence operations with its own loyal operatives. </w:t>
      </w:r>
    </w:p>
    <w:p w:rsidR="003C23C7" w:rsidRPr="0006141B" w:rsidRDefault="003C23C7">
      <w:pPr>
        <w:spacing w:line="360" w:lineRule="auto"/>
        <w:jc w:val="both"/>
        <w:rPr>
          <w:rFonts w:ascii="Montserrat" w:hAnsi="Montserrat"/>
          <w:sz w:val="24"/>
        </w:rPr>
      </w:pPr>
      <w:r w:rsidRPr="0006141B">
        <w:rPr>
          <w:rFonts w:ascii="Montserrat" w:hAnsi="Montserrat"/>
          <w:sz w:val="24"/>
        </w:rPr>
        <w:tab/>
        <w:t>And what this elaborate screen hides is an obscenely ingenious research and development exploitation of Earth's growing population of Psionics. Using kidnapped psionics, the Company performs tests and experiments to unlock the secret of psionic physics in hopes of developing technology capable of replicating their awesome potential. For the psi's, the worst conditions are among the harmfully exploitive treatment of the test-subjects and the cold inhumane fates awaiting them, are grueling augmentation processes that expose the psi's to a high risk of psionic overload, behavior modification, and sale to outside agencies as slave-operatives.</w:t>
      </w:r>
    </w:p>
    <w:p w:rsidR="003C23C7" w:rsidRPr="0006141B" w:rsidRDefault="003C23C7">
      <w:pPr>
        <w:spacing w:line="360" w:lineRule="auto"/>
        <w:jc w:val="both"/>
        <w:rPr>
          <w:rFonts w:ascii="Montserrat" w:hAnsi="Montserrat"/>
          <w:sz w:val="24"/>
        </w:rPr>
      </w:pPr>
      <w:r w:rsidRPr="0006141B">
        <w:rPr>
          <w:rFonts w:ascii="Montserrat" w:hAnsi="Montserrat"/>
          <w:sz w:val="24"/>
        </w:rPr>
        <w:tab/>
        <w:t>At the present time, the years of research have rewarded the Company with numerous working psionic replication generators, capable of synthesizing a multitude of psionic functions. Also the psionic black market is a booming business and the Company has the market cornered. In less than another year, at this rate, the Company will have the world in its pocket. Unless something should interfere...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TRACE INTERLOCKING ELEMENTS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TTVV-1</w:t>
      </w:r>
      <w:r w:rsidRPr="0006141B">
        <w:rPr>
          <w:rFonts w:ascii="Montserrat" w:hAnsi="Montserrat"/>
          <w:sz w:val="24"/>
        </w:rPr>
        <w:tab/>
        <w:t>Veil and Abyss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TTVV 0</w:t>
      </w:r>
      <w:r w:rsidRPr="0006141B">
        <w:rPr>
          <w:rFonts w:ascii="Montserrat" w:hAnsi="Montserrat"/>
          <w:sz w:val="24"/>
        </w:rPr>
        <w:tab/>
        <w:t xml:space="preserve">Earth and Nexus–An ancient mystery has risen up from the ashes of the modern psyche. Over the last two millennia a rift has grow unnoticed in the minds of Earth's children. The human spirit has atrophied and sunk into an apathy throughout the world contrasted only by the fires stoked and kindled in a few. A brilliance like what once transported men in an exodus across the void to a paradise called Oasis. Bereft of its most gifted souls Earth entered into a darkness lit only by the embers of those unable or unwilling to make the passage into the heavens. If not for these embers man would have withered out of existence long ago.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TTVV 1</w:t>
      </w:r>
      <w:r w:rsidRPr="0006141B">
        <w:rPr>
          <w:rFonts w:ascii="Montserrat" w:hAnsi="Montserrat"/>
          <w:sz w:val="24"/>
        </w:rPr>
        <w:tab/>
        <w:t>Aeirn, Ashe and Anth</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INSPIRATIONS</w:t>
      </w:r>
      <w:r w:rsidRPr="0006141B">
        <w:rPr>
          <w:rFonts w:ascii="Montserrat" w:hAnsi="Montserrat"/>
          <w:spacing w:val="-1"/>
          <w:sz w:val="24"/>
        </w:rPr>
        <w:tab/>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EARTH NEXUS : AMARANTH AGENDA</w:t>
      </w:r>
      <w:r w:rsidRPr="0006141B">
        <w:rPr>
          <w:rFonts w:ascii="Montserrat" w:hAnsi="Montserrat"/>
          <w:spacing w:val="-1"/>
          <w:sz w:val="24"/>
        </w:rPr>
        <w:fldChar w:fldCharType="begin"/>
      </w:r>
      <w:r w:rsidRPr="0006141B">
        <w:rPr>
          <w:rFonts w:ascii="Montserrat" w:hAnsi="Montserrat"/>
          <w:spacing w:val="-1"/>
          <w:sz w:val="24"/>
        </w:rPr>
        <w:instrText xml:space="preserve">PRIVATE </w:instrText>
      </w:r>
      <w:r w:rsidRPr="0006141B">
        <w:rPr>
          <w:rFonts w:ascii="Montserrat" w:hAnsi="Montserrat"/>
          <w:spacing w:val="-1"/>
          <w:sz w:val="24"/>
        </w:rPr>
        <w:fldChar w:fldCharType="end"/>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The secret history of the Earth is about to come to the surface. The heralds of this new dawn were marked in their ancestry. An age ago, several families were drawn together and offered a dream to share. A vision of what they might come in time to be through their children. Their dream's time has come. A new generation of humanity is on the verge of striding boldly out into the mists which have oppressed humanity since the dawn of reason. Magic and science and art will begin to collide as a new vision of reality emerges. A vision both beautiful and terrifying. From the shadows will emerge the creatures which have haunted and romanced humanity: Aliens, Sidhe, Vampires, Immortals, Atlanteans, and Shapeshifters. Icons will reemerge and the full potential of the mind will awake to reshape existence, power, and those in whom it incarnates. Earth has an unprecedented focal role in the shaping of these events, being drawn into connection with a greater realm of possibilities through the acquaintance of its dominant players. From here, the world we know is drawn into the vast and unnerving immensity of the unknown. Each book is merely another chapter in this progression. In time, every chapter will draw together and the greater tale will emerge.</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Final forms of various chapters in the unfolding saga have yet to even coalesce. Collected here are many of the elements contributing to it, combining and recombining to produce the most effective map of this alternate world line. The heart of these pieces is the awakening of the mind as a key to unlocking the potential of humanity. The distinction made herein, is the apprehension and harnessing of qualities innate in us all to discover powers rare only in interpretation. This epic does not seek to tell of the striving for as yet unattained gifts but the utilization of what we have always and will always have. The premise, while unique, is not bound to a particular epigram, but glitters with multiple facets to be explored. For example, works in mind include short storys and books based around psionics in a contemporary world--picture a variation on the Terminal Moment (a psionic high jinx intrigue), or Intruder (a prelude to Beyond the Pale--a book developed around the obsessed intruder who victimizes Mew), and above and beyond these, there is the Amaranthan Agenda where a demon attains godhood and unearths a new juxtaposition of our contemporary world and the world of sophisticated divinity (there are several versions, one of which is a displaced recasting of Unpromised called Divine Error, and a less notated concept that would make a better work for that title), not to mention the original Unpromised.</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To the side of each of these are ideas that may well make provoking works; a book based on the exploits of the crew of a AEA interstellar warship, a short story idea about an irreconcilable couple who become entangled in a near textbook embroglio between the mob and the FBI/DEA (the point of which is not the life or death fling through the underworld but the common invisibility of their frame of mind); also on the table. Each of these proposed works exercises some of the qualities which I feel driven to explore. The ability to develope them all as the mood hits me would be very useful. Naturally, this is all far too much to occupy my attention at any one time, so the question of this forum is to narrow down the scale and tempo of these works as applies to the availability of my time. What do I wish to deal with at this time?</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br w:type="page"/>
        <w:t xml:space="preserve">EN : (1991) AMARANTH AGENDA (1987-1991) [THE EDGE] The introduction of psionics in a conventional world and the first apprehension of where that quality leads. </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br w:type="page"/>
        <w:t xml:space="preserve">THE GREAT YOUNG ONES </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When reality comes headlong up against the Unknown, something always has to give. For most, it is their sanity. For Lauren Sinclair and her unusual companions, reality itself is about to give way, and throw them head long into the shadows of horror and mystery. When myth becomes mythos, and the mind learns to cast its reflections upon the world, nothing is certain, and destruction begins its taunting. Even time and death will be defied before heaven and earth will be forced to accept the presence of the Great Young Ones.</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These are some of those who missed, or only caught the faintest edge of the Awakening. This is a tale of the initiation of another, darker chord of intent. This is a tale of the legacy of prior inhuman influences on earth, like those behind the awakening, these influences have grown and lingered in the shadows. Like much of the strange and unusual, these influences have been largely ignored by humanity and shunned by its realities.</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Lauren Sinclair, Mason Drake Westmoor, and company... Considering what I learned about the true nature of the LIFE program, this book is significant in its examination of limitations one cannot change and to a second degree, the collusion of reality. all the power given to each of these characters was stolen from them by the virus which gave them to them. The piece should be quite horrifying and appalling, really.</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 xml:space="preserve">EN : (1995) (AMARANTH AGENDA) </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 xml:space="preserve">It is Autumn, and all hell is about to break loose. Blaze, a lawful-evil demon has found the key to attaining godhood. However, even as he performs the ritual that will assure his ascension, this world shall be rocked with a wave of unspeakable consequences. The players are Rasha, the dragon; Larius, the soon to be avatar of Blaze; Amarantha, the soon to be arch angel of Blaze; Morgan, the phoenix vampire; Marcus Singh Khan; Allanah, the totemic gangrel; Blaze, the soon to be god of blood and souls; Gordan Smith; Lauren Sinclair; and possibly many others. This is just a subplot though. The ritual will be performed, and the deed done. However, that will not change the course of events. In fact, it only accelerates them. On the eve of Mr. Grey's arrival to San Francisco, Larius is occupied with the needs of his job. There will be a duel. There will be the hunting of the Judge. There will be the convention and the unveiling of Mr. Grey's miracle extract. There will be the treaty signing. Each of these events will require the presence and observation of our players, however they may be involved. The mystery of the Judge may not be solved until it is too late, though Blaze has a clue about it. The Judge will be waiting for the trinity of blood and souls when they awake. In one sense, he has been collecting the power of homicidal instinct. In another sense, he is not aware of the force that compels him to go after this trait, nor is he aware of why his pressure is so disruptive to his victims. In a basic sense, he had originally come to this world to gain an understanding of murder, and became twisted to the point where he forgot what he was. When released, he will revert to being a judge; a force of supernature. </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The world is on the verge of undergoing a change of character. This world is becoming unstable. This sphere of reality, that is. The only possible course for it is to schism. What will remain after the cataclysms that will be felt is a mystery. A world in which the torsion force imparted by the conflict of power has burst and made room for magic and divinity to reside within the norm. This first indication of this new sphere will be the raising of an isle in the pacific. This occurrence will interest many cults and organizations. Instead of an age of mythos rule, something else has happened. The world has suddenly demanded the assumption of responsibility by each individual. By offering magic and divinity. The world will strive to adapt to this change with as little shift in culture and mindset as possible. It is the beginning of an age of possibilities. Because of the positions the players have put themselves in, they will be offered the opportunity to join the first expedition to investigate the Isle; by the institute of changes. At this time, Blaze has become something new to himself, and is but an infant god. He is truly immortal and self wrought. As are his number one and number two. They can endure the worst, along with Morgan. Rasha may find some inspiration in this as to assets she can use. All things in motion can only be more strange to consider as they go on.</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EN : (1995) (EARTH NEXUS)</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In the wake of the disruption of the Company, the dissolution of the US government and the formation of the Imperial Americana, the human race is besieged by an inscrutable threat. From beyond the envelope of mind and spirit, an alien-demon race has co-opted the Oasian Protoculture and warped its moral code into a justification to enslave humanity. The uprising of these O'Jin soul skinners has been long and slow, but has finally attained the momentum to sweep the Earth into its genepool. From there the O'jin will turn their attention on the dragon imperium of intergalactic and omnitentive oversight. On Earth the Vox Agency has reorganized and recruited an array of upstart anomalies to stiffen up the mostly psionic ranks of their resistance. Among these new recruits are our protagonists. Dominion, Alias, Umbra, Ishtar and Nemesis.</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Dominion, of the Paradox Corps, and her daughter Alias, are hybrid human anisae; embodied omnimorphs. Their dan, Dancer, was abducted and implanted in the womb of altered human hosts from the twelfth generation culling. Their existence in their present form is a result of the O'jin meddling on Earth. Dominion, wife of Abyss, is doubly linked to the O'jin involvement through the alteration of Abyss' parents. Umbra is a self exiled dragonling from the Empire who has, to an extent, gone native. Ishtar is a member of the race of cat people exiled to Earth shortly after the fall of the Atlantis Colony. Nemesis is the reawakened Pandora, a class three full spectrum psionic and anchor to the realm.</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Having taken the San Francisco Vox Installation as their base of operations, this group now faces their difficult initiation to the invisible war. Among their number, are those with an awareness of the flow of things around them, and the first hints of the coming schism. Soon enough, they will begin to realize the nature of Earth Nexus.</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Setting up the modifications on the SF Installation are not exactly easy. The Pandora failsafes have to be completely neutralized without disturbing the sleep chambers of the other prisoners. Ironically the physical location of the sleepers cannot be ascertined. In the process of diggin through the II (installation interface) several intereting things turn up: David [AI] arrives to inquire about start up, he can be encouraged to take up residence and deal with the maintainance and operations fo the facility. Tripping over an ongoing toplevel analysis of the Monterey Installation's demise opens an option to investigate one of the paradoxes of the Earth Nexus. The Installation inexplicably imploded in concert with the Danville Installation in Maryland. The analysis is picking up a persistent anomoly at the site. Investigation will reveal [painfully] that the installation had inadvertntly been built on the site of a dormant dragon door, which is powering up to become active. Should this happen, the Empire will be immediately aware. What the dragon door is doing there and why is a mystery, but investigation will establish that it is trillions of years old. In the registered personnel is Abyss. Active status, on assignment [CEF Abyss]. A file on the O'jin will be unearthed, but does not directly connect with the current presumption that the threat is purely the Oasians. Exe logs will reveal that the Oasians have had persistent taps into the remote computer cores of the Company for almost two decades. Aparently the Oasians have a mole in the Company. He or she may still be there. Should the party begin an investigation into the possability of a mole, they wil have to go to central operations. While there they will be in a position to notice a stratagy and modus operandi conference. One of the major points of note; the Oasians are getting on and off the planet without the use of their ships. Unquestionable intelligence revelas that no Oasian ships have entered local space since the snafu in 1991. Conversely, they are managing to translocate in significant numbers without setting off psi watch or disturbing the penumbra wards created by Ember. Whatever means they are using, it must be passive; some kind of gate.</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EN : (2112) (PROMETHIAN AGENDA)</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Jump ahead a generation, and see what comes of the various notions I entertained as a future of corporate rule digs up a history of hidden evolution. For the second time, the world has reached a point where it is in danger of being approached by the IG's. Yes. They are out there, as we learned from Redmane, and from Aram'Ki. A tongue in cheek alternate future which blends vision from the hard edged manga/cyberpunk genre with the quiet awesomeness of human potential.</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EN : (2112) (INTEGRITY)</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Morgan Eve Wildmuir, and her great-granddaughter, Morgan Erin, gather with their closest psi intimates to discuss the black choice facing their kind. Twenty years of uproar over the integration of actively psi capable individuals into the normal fabric of human lives has finally come to a head. The startling realization of the true scale of a psi's capabilities have caused Earth's citizens and governments to recognize psi's as an unendurable threat to the safety of the world. New legislation is on the table to force psi's rated above certain capability ratings to voluntary submit to various sleeper programs designed to damp their power down to tolerable levels. The strongest of these measures flatly outlaw the presence of these proscribed psi's from the surface of the Earth. Ironically, the vast technological advancements achieved with the cooperation of psi's have resulted in the development of means to enforce the proposed laws against them. Given the near absolute success anticipated for this legislation, the only way out for the best of Earth's psi's is to venture into the cold depths of space. Already, these psi's are working in the harsh environment that their abilities allow them to endure, creating the new fleet of FTL ships commissioned to carry mankind to the stars. A pointed argument between the two Wildmuir's and their peers threatens to open a rift between friends and family members alike over what some see as an intolerable rejection of their kind and an endurable injustice to their loyalty to their world's daring efforts. The younger Mew refuses to join her family's matriarch in her abandonment of Earth in favor of entering the newly formed Psionic Corps so vital to the Earth's first space Navy. Some of her friends have sided with the elder Mew, imploring her to go with them to found their own world. Among them, her mate. Forced to pit her love and her sense of duty of her native world, this is Morgan Erin's darkest hour.</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EN : (2112) (EYE OF THE ENVELOPE)</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fringe research and development firm to stabilize a frightening change in their premier theoretical engineer and technologies analyst. Mason Alexander, currently heading the aero- and astronautical research division in its effort to define the research parameters for a new branch of field based technologies, stumbled across a natural mechanism for realizing his theories. Caitlyn arrives to find Mason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It is the tail end of the twentieth century. The great psychological stresses of the Information Age have created a mind shattering shift in human perception. A new potential has awakened in Man; a potential that can only be described as psionics. Inevitably, this change in humanity has to be officially discovered.</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Alexander and then shown the result of his work, a silver sphere three meters in diameter suspended ten feet in the air in total defiance of gravity within a hastily constructed shelter.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 technological breakthrough at all. Instead, he became the breakthrough she has been pursuing her entire life.</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 private, low profile organization has formed, responding to an urgent need at a time of evolutionary crisis. </w:t>
      </w:r>
    </w:p>
    <w:p w:rsidR="003C23C7" w:rsidRPr="0006141B" w:rsidRDefault="003C23C7">
      <w:pPr>
        <w:spacing w:line="360" w:lineRule="auto"/>
        <w:jc w:val="both"/>
        <w:rPr>
          <w:rFonts w:ascii="Montserrat" w:hAnsi="Montserrat"/>
          <w:sz w:val="24"/>
        </w:rPr>
      </w:pPr>
      <w:r w:rsidRPr="0006141B">
        <w:rPr>
          <w:rFonts w:ascii="Montserrat" w:hAnsi="Montserrat"/>
          <w:sz w:val="24"/>
        </w:rPr>
        <w:t>aero- and astronautical</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stabilize a frightening change in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Mason Alexander, the resident theoretical engineer, apparently developed a means to manipulate gravity.</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 xml:space="preserve">EN : (2992) (PROMETHEAN AGENDA) </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At last, I reach the future of Earth in which she has become strong and dangerous as many feared she would. This is the world which the PAF was lost from, and perhaps a rare confirmation of what seems to accompany the Nexus effect. Earth herself is a utopia, Eden with fangs and claws. Her children are smarter and purer than they have ever been. But, all is not right in the universe, and humanity's perfection has come at a cost. The questions that humanity has pushed aside all of this time are demanding answers. Or else Earth will commit suicide to win a war before it can even be started.</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br w:type="page"/>
      </w:r>
      <w:r w:rsidRPr="0006141B">
        <w:rPr>
          <w:rFonts w:ascii="Montserrat" w:hAnsi="Montserrat"/>
          <w:sz w:val="24"/>
        </w:rPr>
        <w:t>AESLYN VICTORIA</w:t>
      </w:r>
      <w:r w:rsidRPr="0006141B">
        <w:rPr>
          <w:rFonts w:ascii="Montserrat" w:hAnsi="Montserrat"/>
          <w:sz w:val="24"/>
        </w:rPr>
        <w:tab/>
        <w:t>AV</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Av catches the eye. Her appearance somehow elegant, demure and predatorial. She stands at exactly five nine. A mane of blood red with red gold highlights, and opalescent grey eyes make easly distinctive features. The rounded point of her chin, softens and unites the angles of her jaw subtly with the strong curve of her cheekbones. Her nose is straight and demurely sharp. Her brow is smooth and slightly curved. Her mouth hints at an enigmatic smile, and is exceptionally expressive when she likes. To the touch, her skin is a silken envelope conducting a high characteristic body temperature. To the eye she has an almost flawless mother of pearl complexion. Her height is made elegant by the length of her limbs in proportion to her body. Arms and legs both slender and athletically toned end in long fingered hands and dancer's feet. An active youth, she trained her body to a perfect balance between strength and suppleness. Her muscles are defined but smooth and unobtrusive at rest. The cage of her ribs narrows into her waist in a subtler curve than the arc over her hips. Her belly is smooth and taut and the curve of her breasts only full enough to suggest ripeness. The shape of her pelvis creates the width of her hips and the maddening triangular gap between her pubic arch and inner thighs, framing an impeccable, hairline seam--her mons.</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Lithe, well sculpted, an ageless femininity and youth of contour. By some quirck she has subtly pronounced little fangs, very capable of piercing flesh.</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Her body glove--either pristine white, or devouring black, depending on her mood that day--sheathed her from the tips of fingers and toes to the top of her elegant throat. It fit her like a second skin.</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br w:type="page"/>
        <w:t>OPENING</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ESCALATION</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CONFLICT</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06141B">
        <w:rPr>
          <w:rFonts w:ascii="Montserrat" w:hAnsi="Montserrat"/>
          <w:i/>
          <w:spacing w:val="-1"/>
          <w:sz w:val="24"/>
        </w:rPr>
        <w:t>something else</w:t>
      </w:r>
      <w:r w:rsidRPr="0006141B">
        <w:rPr>
          <w:rFonts w:ascii="Montserrat" w:hAnsi="Montserrat"/>
          <w:spacing w:val="-1"/>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CRISIS</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CLOSURE</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br w:type="page"/>
      </w:r>
    </w:p>
    <w:p w:rsidR="003C23C7" w:rsidRPr="0006141B" w:rsidRDefault="003C23C7">
      <w:pPr>
        <w:spacing w:line="360" w:lineRule="auto"/>
        <w:jc w:val="both"/>
        <w:rPr>
          <w:rFonts w:ascii="Montserrat" w:hAnsi="Montserrat"/>
          <w:sz w:val="24"/>
        </w:rPr>
      </w:pPr>
      <w:r w:rsidRPr="0006141B">
        <w:rPr>
          <w:rFonts w:ascii="Montserrat" w:hAnsi="Montserrat"/>
          <w:sz w:val="24"/>
        </w:rPr>
        <w:br w:type="page"/>
        <w:t>AVONLEA</w:t>
      </w:r>
    </w:p>
    <w:p w:rsidR="003C23C7" w:rsidRPr="0006141B" w:rsidRDefault="003C23C7">
      <w:pPr>
        <w:spacing w:line="360" w:lineRule="auto"/>
        <w:jc w:val="both"/>
        <w:rPr>
          <w:rFonts w:ascii="Montserrat" w:hAnsi="Montserrat"/>
          <w:sz w:val="24"/>
        </w:rPr>
      </w:pPr>
      <w:r w:rsidRPr="0006141B">
        <w:rPr>
          <w:rFonts w:ascii="Montserrat" w:hAnsi="Montserrat"/>
          <w:sz w:val="24"/>
        </w:rPr>
        <w:t>THE RAPE OF AVONLEA</w:t>
      </w:r>
    </w:p>
    <w:p w:rsidR="003C23C7" w:rsidRPr="0006141B" w:rsidRDefault="003C23C7">
      <w:pPr>
        <w:spacing w:line="360" w:lineRule="auto"/>
        <w:jc w:val="both"/>
        <w:rPr>
          <w:rFonts w:ascii="Montserrat" w:hAnsi="Montserrat"/>
          <w:sz w:val="24"/>
        </w:rPr>
      </w:pPr>
      <w:r w:rsidRPr="0006141B">
        <w:rPr>
          <w:rFonts w:ascii="Montserrat" w:hAnsi="Montserrat"/>
          <w:sz w:val="24"/>
        </w:rPr>
        <w:t>UNPROMISED</w:t>
      </w:r>
    </w:p>
    <w:p w:rsidR="003C23C7" w:rsidRPr="0006141B" w:rsidRDefault="003C23C7">
      <w:pPr>
        <w:spacing w:line="360" w:lineRule="auto"/>
        <w:jc w:val="both"/>
        <w:rPr>
          <w:rFonts w:ascii="Montserrat" w:hAnsi="Montserrat"/>
          <w:sz w:val="24"/>
        </w:rPr>
      </w:pPr>
      <w:r w:rsidRPr="0006141B">
        <w:rPr>
          <w:rFonts w:ascii="Montserrat" w:hAnsi="Montserrat"/>
          <w:sz w:val="24"/>
        </w:rPr>
        <w:t>UNREQUITED</w:t>
      </w:r>
    </w:p>
    <w:p w:rsidR="003C23C7" w:rsidRPr="0006141B" w:rsidRDefault="003C23C7">
      <w:pPr>
        <w:spacing w:line="360" w:lineRule="auto"/>
        <w:jc w:val="both"/>
        <w:rPr>
          <w:rFonts w:ascii="Montserrat" w:hAnsi="Montserrat"/>
          <w:sz w:val="24"/>
        </w:rPr>
      </w:pPr>
      <w:r w:rsidRPr="0006141B">
        <w:rPr>
          <w:rFonts w:ascii="Montserrat" w:hAnsi="Montserrat"/>
          <w:sz w:val="24"/>
        </w:rPr>
        <w:t>UNBOUND</w:t>
      </w:r>
    </w:p>
    <w:p w:rsidR="003C23C7" w:rsidRPr="0006141B" w:rsidRDefault="003C23C7">
      <w:pPr>
        <w:spacing w:line="360" w:lineRule="auto"/>
        <w:jc w:val="both"/>
        <w:rPr>
          <w:rFonts w:ascii="Montserrat" w:hAnsi="Montserrat"/>
          <w:sz w:val="24"/>
        </w:rPr>
      </w:pPr>
      <w:r w:rsidRPr="0006141B">
        <w:rPr>
          <w:rFonts w:ascii="Montserrat" w:hAnsi="Montserrat"/>
          <w:sz w:val="24"/>
        </w:rPr>
        <w:t>UNDONE</w:t>
      </w:r>
    </w:p>
    <w:p w:rsidR="003C23C7" w:rsidRPr="0006141B" w:rsidRDefault="003C23C7">
      <w:pPr>
        <w:spacing w:line="360" w:lineRule="auto"/>
        <w:jc w:val="both"/>
        <w:rPr>
          <w:rFonts w:ascii="Montserrat" w:hAnsi="Montserrat"/>
          <w:sz w:val="24"/>
        </w:rPr>
      </w:pPr>
      <w:r w:rsidRPr="0006141B">
        <w:rPr>
          <w:rFonts w:ascii="Montserrat" w:hAnsi="Montserrat"/>
          <w:sz w:val="24"/>
        </w:rPr>
        <w:t>UNRESOLVED</w:t>
      </w:r>
    </w:p>
    <w:p w:rsidR="003C23C7" w:rsidRPr="0006141B" w:rsidRDefault="003C23C7">
      <w:pPr>
        <w:spacing w:line="360" w:lineRule="auto"/>
        <w:jc w:val="both"/>
        <w:rPr>
          <w:rFonts w:ascii="Montserrat" w:hAnsi="Montserrat"/>
          <w:spacing w:val="-1"/>
          <w:sz w:val="24"/>
        </w:rPr>
      </w:pPr>
      <w:r w:rsidRPr="0006141B">
        <w:rPr>
          <w:rFonts w:ascii="Montserrat" w:hAnsi="Montserrat"/>
          <w:sz w:val="24"/>
        </w:rPr>
        <w:t>UNFATHOMED</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br w:type="column"/>
        <w:t>AT THE EDGE OF CONSCIOUSNESS</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BREAKING BARRIERS</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DRAGON DREAM</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THE SECOND GESTURE</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THRESHOLD</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COMPANION</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THE TERMINAL MOMENT</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ANGELS</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br w:type="page"/>
        <w:t>THRESHOLDS</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 xml:space="preserve">Quite different than one might expect, THRESHOLDS is almost a thesis. It is a book about imagination and enlightenment. It discusses many of the ideas, precedents and revelations upon which all of my writing is based. In it I intend to examine many of the things that underlie our very existence, and which relate to the paradoxes of dreaming and storytelling. Most of my works challenge the idea of reality, by assuming that anything is indeed possible, and it makes sense if one just asks the right questions. The book itself evolves out of these questions, and it may well be a revolutionary book on existence. One might think that I am an existentialist, but the issue is moot. If you exist, then you are existential. This book is about determining what that really means. I never said that reality is a lie, just that it is a trick, and we are the ones who have performed it. </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DIVINE ERROR [APPLICATION]</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PROJECTION [APPLICATION]</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DRAFT</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INTERROGATION AND ARGUEMENT [ANALYSIS AND LOGIC NOTES]</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[NO OTHER INVESTMENTS]</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DIALOGUES</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 xml:space="preserve">SCRAPES </w:t>
      </w:r>
      <w:r w:rsidRPr="0006141B">
        <w:rPr>
          <w:rFonts w:ascii="Montserrat" w:hAnsi="Montserrat"/>
          <w:spacing w:val="-1"/>
          <w:sz w:val="24"/>
        </w:rPr>
        <w:tab/>
        <w:t>[PLOT MICROCOSMS]</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[SENTENCE, PARAGRAPH, SECTION, CHAPTER-MINOR]</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MOVEMENTS</w:t>
      </w:r>
      <w:r w:rsidRPr="0006141B">
        <w:rPr>
          <w:rFonts w:ascii="Montserrat" w:hAnsi="Montserrat"/>
          <w:spacing w:val="-1"/>
          <w:sz w:val="24"/>
        </w:rPr>
        <w:tab/>
        <w:t>[PLOT DEVICES]</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[SECTION, CHAPTER, PART]</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THRESHOLDS</w:t>
      </w:r>
      <w:r w:rsidRPr="0006141B">
        <w:rPr>
          <w:rFonts w:ascii="Montserrat" w:hAnsi="Montserrat"/>
          <w:spacing w:val="-1"/>
          <w:sz w:val="24"/>
        </w:rPr>
        <w:tab/>
        <w:t>[PLOT EXECUTION]</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[CHAPTER, PART, BOOK]</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ENVELOPES</w:t>
      </w:r>
      <w:r w:rsidRPr="0006141B">
        <w:rPr>
          <w:rFonts w:ascii="Montserrat" w:hAnsi="Montserrat"/>
          <w:spacing w:val="-1"/>
          <w:sz w:val="24"/>
        </w:rPr>
        <w:tab/>
        <w:t>[SUPER-PLOT]</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[BOOK, SERIES, INTERCOURSE]</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EXPRESSIONS</w:t>
      </w:r>
      <w:r w:rsidRPr="0006141B">
        <w:rPr>
          <w:rFonts w:ascii="Montserrat" w:hAnsi="Montserrat"/>
          <w:spacing w:val="-1"/>
          <w:sz w:val="24"/>
        </w:rPr>
        <w:tab/>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Themes.: Major characteristics in any "story"; having the capacity to give definition to a work as well as provides practical limits for setting it up with a proper perspective. For example...</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Erotic: intimacy, pleasure and sensuality, intimite exploration...</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Adventurous: action, excitement, danger and risk, exploration...</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Dramatic: conflict, intrigue, adversity, consequentiality...</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Realistic: clarity, resolution and continuity, plausibility...</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Fantastic: imaginative, magical, unusual, surreal...</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Tragic: pain, loss, dispair, death, disruption, adversity, perversity...</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Horrific: fear, insanity, threat, extreme perversity and adversity, tragedy...</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Idealic: intriguing, enlightening, amusing, soothing...</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Comic: Witty, amusing, entertaining...</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ab/>
        <w:t>Pathetic: emotional drama/tragedy/comedy/horror, also Empathetic...</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 xml:space="preserve">Typically, a work has one primary theme; but the fleshing of the story involves incorporating other themes into the various motions, gestures and poses of the work. A primary theme may easily have a persistent complimenting or contrasting theme. The theme tells you what details [out of limitless possabilities] will actually contribute to the body of the work. By limiting the action to three themes working off of each other, the body of work will not become too gross. It doesn't have to be the same three throughout, but one should be dropped if another one is called into focus. </w:t>
      </w: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br w:type="page"/>
        <w:t>DIVINE ERROR</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pacing w:val="-1"/>
          <w:sz w:val="24"/>
        </w:rPr>
      </w:pPr>
      <w:r w:rsidRPr="0006141B">
        <w:rPr>
          <w:rFonts w:ascii="Montserrat" w:hAnsi="Montserrat"/>
          <w:spacing w:val="-1"/>
          <w:sz w:val="24"/>
        </w:rPr>
        <w:t>Extrapolate out of the following, remaining true to the original inspiration of my "through the looking-glass" sketch: PRELUDE</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i/>
          <w:spacing w:val="-1"/>
          <w:sz w:val="24"/>
        </w:rPr>
      </w:pPr>
      <w:r w:rsidRPr="0006141B">
        <w:rPr>
          <w:rFonts w:ascii="Montserrat" w:hAnsi="Montserrat"/>
          <w:i/>
          <w:spacing w:val="-1"/>
          <w:sz w:val="24"/>
        </w:rPr>
        <w:t>I stepped through the looking-glass and I became someone entirely different. Which is strange, because I was still me, and more to the point, I was exactly what I ought to be. It's not like I had an oppertunity to figure anything out. Not at first, anyway. It started out almost frighteningly. There I was, all of a sudden. Right in the thick of things that had nothing to do, what-so-ever, with my preceeding thought. I know it sounds like a dream, but it was--and is--so real to me. Yet there is the fact that my every waking moment was positively plagued by the feeling that nothing was quite the way it should be. I didn't have to go very far to realize this, either. I remember being a boy; naively wise and somber. Or, boyish. I, uh, also remember knowing women. I do mean that in the biblical way. Considering what I am now, you can imagine the kind of confusion I've gone through. But that is not all that struck me as odd. For example, there was nothing overtly magical or miraculous about the other side, in my memory. In fact, there wasn't anything you could point to and say "This is magic," because there really was no such thing. But here, on this side, it all makes perfect sense to me. Which is strange, because that is not the general rule. Oh, sure, there is magic aplenty. Enough for everyone. But, it requires talent. I have no idea where I got such a talent from. I still haven't figured out where I got myself from, to be painfully honest.</w:t>
      </w:r>
    </w:p>
    <w:p w:rsidR="003C23C7" w:rsidRPr="0006141B" w:rsidRDefault="003C23C7">
      <w:pPr>
        <w:spacing w:line="360" w:lineRule="auto"/>
        <w:jc w:val="both"/>
        <w:rPr>
          <w:rFonts w:ascii="Montserrat" w:hAnsi="Montserrat"/>
          <w:i/>
          <w:spacing w:val="-1"/>
          <w:sz w:val="24"/>
        </w:rPr>
      </w:pPr>
      <w:r w:rsidRPr="0006141B">
        <w:rPr>
          <w:rFonts w:ascii="Montserrat" w:hAnsi="Montserrat"/>
          <w:i/>
          <w:spacing w:val="-1"/>
          <w:sz w:val="24"/>
        </w:rPr>
        <w:tab/>
        <w:t>What I can say I know is reletively simple. I know who I am, here and now. Here and now, I am true to myself. Beyond that, I am really not that sure of anything. And the magic? Well, as far as I can tell, it seems to be a part of me. If I didn't have it, I'd probably be dead right now. Oh, yeah, there is one more little thing. No one on this side calls it magic. They don't exactly call it any one thing, but I don't know what else to call it. It annoys them whenever I do. They always correct me and say it is this art or that art.</w:t>
      </w:r>
    </w:p>
    <w:p w:rsidR="003C23C7" w:rsidRPr="0006141B" w:rsidRDefault="003C23C7">
      <w:pPr>
        <w:spacing w:line="360" w:lineRule="auto"/>
        <w:jc w:val="both"/>
        <w:rPr>
          <w:rFonts w:ascii="Montserrat" w:hAnsi="Montserrat"/>
          <w:spacing w:val="-1"/>
          <w:sz w:val="24"/>
        </w:rPr>
      </w:pPr>
      <w:r w:rsidRPr="0006141B">
        <w:rPr>
          <w:rFonts w:ascii="Montserrat" w:hAnsi="Montserrat"/>
          <w:i/>
          <w:spacing w:val="-1"/>
          <w:sz w:val="24"/>
        </w:rPr>
        <w:tab/>
        <w:t xml:space="preserve">Well, I am in no position to say what is what, or to correct anyone. It occurs to me that I may have simply lost my mind. Maybe. But, what can I do about it now? My only option, the only option in life, was to deal with it. You don't have to believe me. I am probably a fool for trying to write this. If it is a dream, and I am just dreaming, then no one will ever read it. It will simply vanish as I wake up. But, writing it feels real to me. </w:t>
      </w:r>
    </w:p>
    <w:p w:rsidR="003C23C7" w:rsidRPr="0006141B" w:rsidRDefault="003C23C7">
      <w:pPr>
        <w:spacing w:line="360" w:lineRule="auto"/>
        <w:jc w:val="both"/>
        <w:rPr>
          <w:rFonts w:ascii="Montserrat" w:hAnsi="Montserrat"/>
          <w:spacing w:val="-1"/>
          <w:sz w:val="24"/>
        </w:rPr>
      </w:pPr>
    </w:p>
    <w:p w:rsidR="003C23C7" w:rsidRPr="0006141B" w:rsidRDefault="003C23C7">
      <w:pPr>
        <w:spacing w:line="360" w:lineRule="auto"/>
        <w:jc w:val="both"/>
        <w:rPr>
          <w:rFonts w:ascii="Montserrat" w:hAnsi="Montserrat"/>
          <w:sz w:val="24"/>
        </w:rPr>
      </w:pPr>
      <w:r w:rsidRPr="0006141B">
        <w:rPr>
          <w:rFonts w:ascii="Montserrat" w:hAnsi="Montserrat"/>
          <w:spacing w:val="-1"/>
          <w:sz w:val="24"/>
        </w:rPr>
        <w:br w:type="page"/>
      </w:r>
      <w:r w:rsidRPr="0006141B">
        <w:rPr>
          <w:rFonts w:ascii="Montserrat" w:hAnsi="Montserrat"/>
          <w:sz w:val="24"/>
        </w:rPr>
        <w:t>INFLUENCES</w:t>
      </w:r>
      <w:r w:rsidRPr="0006141B">
        <w:rPr>
          <w:rFonts w:ascii="Montserrat" w:hAnsi="Montserrat"/>
          <w:sz w:val="24"/>
        </w:rPr>
        <w:tab/>
        <w:t>THROUGH AN OPEN MIND</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pacing w:val="-3"/>
          <w:sz w:val="24"/>
        </w:rPr>
      </w:pPr>
      <w:r w:rsidRPr="0006141B">
        <w:rPr>
          <w:rFonts w:ascii="Montserrat" w:hAnsi="Montserrat"/>
          <w:i/>
          <w:sz w:val="24"/>
        </w:rPr>
        <w:t>Av</w:t>
      </w:r>
      <w:r w:rsidRPr="0006141B">
        <w:rPr>
          <w:rFonts w:ascii="Montserrat" w:hAnsi="Montserrat"/>
          <w:sz w:val="24"/>
        </w:rPr>
        <w:t xml:space="preserve"> is a nickname, an alias, an expression of Angelica and Angela's mutual sense of identity. Each regards it as an expression of what she is as a foundation for who she is. In a pique of irony Angelica once dubbed herself </w:t>
      </w:r>
      <w:r w:rsidRPr="0006141B">
        <w:rPr>
          <w:rFonts w:ascii="Montserrat" w:hAnsi="Montserrat"/>
          <w:i/>
          <w:sz w:val="24"/>
        </w:rPr>
        <w:t>alias</w:t>
      </w:r>
      <w:r w:rsidRPr="0006141B">
        <w:rPr>
          <w:rFonts w:ascii="Montserrat" w:hAnsi="Montserrat"/>
          <w:sz w:val="24"/>
        </w:rPr>
        <w:t xml:space="preserve">, discovering herself to be the one who plays at many parts; a dreamer of dreams of herself. In exploring her limits it proves out to be a prophetic name. [modify--the link to Av of Aes is totally subliminal] The truth about her limits gives her pause about what she defined as her purpose. Clearly her </w:t>
      </w:r>
      <w:r w:rsidRPr="0006141B">
        <w:rPr>
          <w:rFonts w:ascii="Montserrat" w:hAnsi="Montserrat"/>
          <w:i/>
          <w:sz w:val="24"/>
        </w:rPr>
        <w:t>being</w:t>
      </w:r>
      <w:r w:rsidRPr="0006141B">
        <w:rPr>
          <w:rFonts w:ascii="Montserrat" w:hAnsi="Montserrat"/>
          <w:sz w:val="24"/>
        </w:rPr>
        <w:t xml:space="preserve"> is an expression of </w:t>
      </w:r>
      <w:r w:rsidRPr="0006141B">
        <w:rPr>
          <w:rFonts w:ascii="Montserrat" w:hAnsi="Montserrat"/>
          <w:i/>
          <w:sz w:val="24"/>
        </w:rPr>
        <w:t>aes</w:t>
      </w:r>
      <w:r w:rsidRPr="0006141B">
        <w:rPr>
          <w:rFonts w:ascii="Montserrat" w:hAnsi="Montserrat"/>
          <w:sz w:val="24"/>
        </w:rPr>
        <w:t xml:space="preserve"> as much as it is an expression of </w:t>
      </w:r>
      <w:r w:rsidRPr="0006141B">
        <w:rPr>
          <w:rFonts w:ascii="Montserrat" w:hAnsi="Montserrat"/>
          <w:i/>
          <w:sz w:val="24"/>
        </w:rPr>
        <w:t>av</w:t>
      </w:r>
      <w:r w:rsidRPr="0006141B">
        <w:rPr>
          <w:rFonts w:ascii="Montserrat" w:hAnsi="Montserrat"/>
          <w:sz w:val="24"/>
        </w:rPr>
        <w:t xml:space="preserve">--a condition surely reached by abandoning the folly of ever trying to </w:t>
      </w:r>
      <w:r w:rsidRPr="0006141B">
        <w:rPr>
          <w:rFonts w:ascii="Montserrat" w:hAnsi="Montserrat"/>
          <w:i/>
          <w:sz w:val="24"/>
        </w:rPr>
        <w:t>become</w:t>
      </w:r>
      <w:r w:rsidRPr="0006141B">
        <w:rPr>
          <w:rFonts w:ascii="Montserrat" w:hAnsi="Montserrat"/>
          <w:sz w:val="24"/>
        </w:rPr>
        <w:t xml:space="preserve"> aes or av, and so abandoning the ideas of self and the memories of that striving. This illuminates what she has accomplished and the price of that accomplishment. It also shows up the risk she is taking by remembering her abandoned selves; the possibility of negating her self-possession.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So it came to pass. Out of oblivion, conceived of herself and born of herself in av and in aes of the three cusps. The reconciliator became the reconciliation. The only price being the loss of all she had become in her time of diafracture, and birth in utter ignorance of her triumph. Naked, she began an ascent toward the understanding of herself and the purpose of her long sacrifice--pregnant with a gift of promise for all who would dare the path of the dreamer. Dreaming the dream of self.</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Now, as it ever was, the purpose of av's existence by virtue of its implication, draws the shadow of nemesis. In celestial antiquity there was an assassin, a being both angelic and demonic--the equal of the most dangerous part of the dreamer, the angel of death, anjael--charged with the elimination of the dreamer, avael. Or god as it was feared she had become. Azael was not evil by nature, but the power of his intent, the ruthlessness of his execution dared consequences abominable and absurd both indiscriminately and particular. However, avael survived his attempt and her fall to earth. Azael, for his part survived the wrath of her defense and tracked her descent to the obscure world where, after the fall of phoenix, he went into exile to await the return of his quarry. He staked his resources on the belief that this world, with its obscurity, would be her choice to protect her from discovery during the time when her reassertion made her vulnerable. He knew in his gut and loin she would come. As it must prove out, he was right.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The irony is that this world was her choice by dint of the fact that it was here and now that she was first born, first conceived. The vulnerability of this moment so greatly exceeds azael's estimation that it would have given her hysterics if she could have known aught of what was to come. Her coming was heralded by the coming of a dream incarnate of her. Ages ago, azael found her and others to breed her and her descendants to strengthen and encourage the evolution of a shard of his quarry. In the last descendant of an ancient Morgan of the wild muir he had his weapon--an angel of the abyss.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The first resolution of point paradox into time, space and awareness gives power to define limits as structure upon which existence evolves. The limits innate in each do not obey the same boundaries. To either side of the existence with which we--the author and the reader--believe ourselves best acquainted unfolds a hope for the destiny of our souls. There are three separate movements in the expression of the aeid. Each is founded on a reiteration of the same essential character. The tentative beginning is enacted in the third movement, the rending of the veil of heaven. The transitional stage of the expression is the first movement, in which the revelation of the third movement is united in the spirit and mind of Angelica. The climax occurs in the second movement, in which Angelica reaches the actual point of self conception and faces the consequences of three separate existences at a crucial moment in earth's development. There is, however, no defining moment in which the expression itself can begin. This is all an essential story in which many boundaries are crossed but where no single history is expressed. It is only in following the evolution of Angelica as an individual that a single plot unfolds along a direct progression. Thus, it is this that dictates the avenue of exploration. Angelica's discovery of herself and her confrontation with other echoes of herself is the defining element of the aeid. In addition, it is a story which she has to tell for herself to survive the moxt vulnerable moment of her existence--her time on earth.</w:t>
      </w:r>
    </w:p>
    <w:p w:rsidR="003C23C7" w:rsidRPr="0006141B" w:rsidRDefault="003C23C7">
      <w:pPr>
        <w:spacing w:line="360" w:lineRule="auto"/>
        <w:jc w:val="both"/>
        <w:rPr>
          <w:rFonts w:ascii="Montserrat" w:hAnsi="Montserrat"/>
          <w:sz w:val="24"/>
        </w:rPr>
      </w:pPr>
      <w:r w:rsidRPr="0006141B">
        <w:rPr>
          <w:rFonts w:ascii="Montserrat" w:hAnsi="Montserrat"/>
          <w:sz w:val="24"/>
        </w:rPr>
        <w:tab/>
        <w:t>Herein encompassed are all but the ripples left in Angelica's wake, whose expression stand independent and included in the tide of the whole. The dreams and delusions confronted and embraced by those lifted on the waves of opportunity to discover the promise of self realization. The stories of those who could be artists in the art.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 DREAM INSPIRED...</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I stepped through the looking-glass and I became someone entirely different. Which is strange, because I was still me, and more to the point, I was exactly what I ought to be. It's not like I had an opportunity to figure anything out. Not at first, anyway. It started out almost frighteningly. There I was, all of a sudden. Right in the thick of things that had nothing to do, what-so-ever, with my preceding thought. I know it sounds like a dream, but it was--and is--so real to me. Yet there is the fact that my every waking moment was positively plagued by the feeling that nothing was quite the way it should be. I didn't have to go very far to realize this, either. </w:t>
      </w:r>
    </w:p>
    <w:p w:rsidR="003C23C7" w:rsidRPr="0006141B" w:rsidRDefault="003C23C7">
      <w:pPr>
        <w:spacing w:line="360" w:lineRule="auto"/>
        <w:jc w:val="both"/>
        <w:rPr>
          <w:rFonts w:ascii="Montserrat" w:hAnsi="Montserrat"/>
          <w:sz w:val="24"/>
        </w:rPr>
      </w:pPr>
      <w:r w:rsidRPr="0006141B">
        <w:rPr>
          <w:rFonts w:ascii="Montserrat" w:hAnsi="Montserrat"/>
          <w:sz w:val="24"/>
        </w:rPr>
        <w:tab/>
        <w:t>I don't remember living all of this life, and yet I can't remember living any other life either. I know things about myself as if I learned it vicariously. I know I've made love, to one of the people here with me in fact. Recently. Yet I have no memory of ever having sex. If I try to even imagine it, I can only come up with this weird vision of making love to a woman as a man. That is a dream I've had recently and it seems to be all the sexual experience I know of. Considering what I am now, you can imagine the kind of confusion I'm going through. But that is not all that struck me as odd. For example, there was nothing overtly magical or miraculous about the world, in my memory. In fact, there wasn't anything you could point to and say "This is magic," because there really was no such thing. But here, among my present experiences, there is something supernatural afoot. Whatever is going on, I have a grip on it. It all makes perfect sense to me. Which is strange, because that is not the general rule. I have no idea where I got the talent from. I still haven't figured out where I got myself from, to be painfully honest.</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What I can say I know is relatively simple. I know who I am, here and now. Here and now, I am true to myself. Beyond that, I am really not that sure of anything. It occurs to me that I may have simply lost my mind. Maybe. But, what can I do about it now? My only option, the only option in life, is to deal with it. You don't have to believe me. I am probably a fool for trying to write this. If it is a dream, and I am just dreaming, then no one will ever read it. It will simply vanish as I wake up. But, writing it feels real to me.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This seems to take place in an exotic port side location--at least in the minds of the group. Most of the group are either students or members of an organization like the peace core. We are all there renovating a building complex. An old hotel or resort. At present it is like a dorm set up. However, something strange seems to be going on. Some of us seem to be switching bodies. That is my guess because I am in a woman's body--a girl I know from somewhere before. I know enough to understand that being this person is new to me, but I do not remember who I was before. She is an important part of the renovation effort, and most of the individuals are here as if on a sabbatical.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The others have more to do with the cruise ship that is near at port. I have tried to fill her normal role and duties. I, for some reason write the checks and am responsible for the renovation work. The others are involved in some other business.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Many of her habits, even her writing style have remained with me--if a bit incomplete. Her signature is unique, something Asian an embellishment on her longhand signature, and when I take too much notice of it, I cannot remember how to do it at one point. This seems to be when I become aware that I am not truly her. I become aware that I have a sense of myself as another individual. I even develop a sense that she deliberately put me in her skin. Especially when I discover I am having my period, I find myself annoyed that she would dump me into her place during such an embarrassing ordeal, and I feel as if it had been done on purpose. I even worry that I am only going to be there during this inconvenient time and she only stepped out to avoid it in order to do something more entertaining. </w:t>
      </w:r>
    </w:p>
    <w:p w:rsidR="003C23C7" w:rsidRPr="0006141B" w:rsidRDefault="003C23C7">
      <w:pPr>
        <w:spacing w:line="360" w:lineRule="auto"/>
        <w:jc w:val="both"/>
        <w:rPr>
          <w:rFonts w:ascii="Montserrat" w:hAnsi="Montserrat"/>
          <w:sz w:val="24"/>
        </w:rPr>
      </w:pPr>
      <w:r w:rsidRPr="0006141B">
        <w:rPr>
          <w:rFonts w:ascii="Montserrat" w:hAnsi="Montserrat"/>
          <w:sz w:val="24"/>
        </w:rPr>
        <w:tab/>
        <w:t xml:space="preserve">I try to come to terms with my situation. I conclude that since this experience seems so unique to me I must originally been a man. And yet, I feel so comfortable, so right in this form; even the mess of bleeding, which I did not handle very gracefully, does not discomfort me. It feels natural and I accept it as part of who I am. </w:t>
      </w:r>
    </w:p>
    <w:p w:rsidR="003C23C7" w:rsidRPr="0006141B" w:rsidRDefault="003C23C7">
      <w:pPr>
        <w:spacing w:line="360" w:lineRule="auto"/>
        <w:jc w:val="both"/>
        <w:rPr>
          <w:rFonts w:ascii="Montserrat" w:hAnsi="Montserrat"/>
          <w:sz w:val="24"/>
        </w:rPr>
      </w:pPr>
      <w:r w:rsidRPr="0006141B">
        <w:rPr>
          <w:rFonts w:ascii="Montserrat" w:hAnsi="Montserrat"/>
          <w:sz w:val="24"/>
        </w:rPr>
        <w:tab/>
        <w:t>Some of the others who are also switched are beginning to puzzle out this mystery. Some of them figure out that I am not who I appear to be. I begin to become afraid that I will be torn from my new identity against my will as I learn what they know about the phenomenon. The way these conversations go, I have to act like I know as much about it as they do. They will talk to me as long as they think of myself as one of them. As far as I can tell, whatever magic brought this situation about, it seems to be a part of me. If I didn't have it, I'd probably be dead right now. No one calls it magic. They don't exactly call it any one thing, but I don't know what else to call it. It annoys them whenever I do. They always correct me and say it is this art or that art.</w:t>
      </w:r>
    </w:p>
    <w:p w:rsidR="003C23C7" w:rsidRPr="0006141B" w:rsidRDefault="003C23C7">
      <w:pPr>
        <w:spacing w:line="360" w:lineRule="auto"/>
        <w:jc w:val="both"/>
        <w:rPr>
          <w:rFonts w:ascii="Montserrat" w:hAnsi="Montserrat"/>
          <w:sz w:val="24"/>
        </w:rPr>
      </w:pPr>
      <w:r w:rsidRPr="0006141B">
        <w:rPr>
          <w:rFonts w:ascii="Montserrat" w:hAnsi="Montserrat"/>
          <w:sz w:val="24"/>
        </w:rPr>
        <w:tab/>
        <w:t>Well, I am in no position to say what is what, or to correct anyone. Distraught I stalk around one night, enduring the taunts of other girls who have decided I am weird. I turn my shoulder on them and an old instinct prompts me to jump the catwalk leading to the condemned part of the building, and my body cannot perform the act and I nearly kill myself; barely recovering safe ground. I am scared by this incident. The urge and the failure are two indecipherable clues to the mystery I've become.</w:t>
      </w:r>
    </w:p>
    <w:p w:rsidR="003C23C7" w:rsidRPr="0006141B" w:rsidRDefault="003C23C7">
      <w:pPr>
        <w:spacing w:line="360" w:lineRule="auto"/>
        <w:jc w:val="both"/>
        <w:rPr>
          <w:rFonts w:ascii="Montserrat" w:hAnsi="Montserrat"/>
          <w:sz w:val="24"/>
        </w:rPr>
      </w:pPr>
      <w:r w:rsidRPr="0006141B">
        <w:rPr>
          <w:rFonts w:ascii="Montserrat" w:hAnsi="Montserrat"/>
          <w:sz w:val="24"/>
        </w:rPr>
        <w:tab/>
        <w:t>As the weeks go by, the other switched come to the opinion that I have decided to steal this body and begin to worry about the welfare of the girl who I must have displaced. One of the switchers (one who is ready to do it) decides to bump me along the chain for the sake of retrieving the body for the missing girl's soul. After stalking and cornering me, he strikes. I don't want to be dislodged--and lose the only identity I am sure of--but I cannot resist for the fact that I did not want to steal another's body. For some reason he cannot dislodge me even though I accept his assault. And yet my form changes, the body of a familiar stranger. A bigger person, taller, but not necessarily massive or male. The switchers realizes he has not done what he intended, but feeling that he has broken my hold on another's body, is obviously satisfied with the result of his effort. I can't tell in my moment of fear at my loss. The Japanese American body of the girl is gone, but what has replaced it? The waking body, or just waking up at that moment distorts the memory. He and his kind have become my enemies for they have robbed me of my new life. There is another mystery I must solve first, now that I am a person without name or record. Who am I really and how did I get where I was and how can my experience be explained now that the body switching trick failed on me? What really happened to the girl who's place I took? How did I know her and her habits well enough to fake some and recognize others? What will I do about her--our--sister who I love like a sister and grieve for the loss of her real sister and myself as her impostor. That was the worst part, she had to lose her twice in the moment the switchers revealed me to the world with that unwanted transformation.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 ghost entering the body of a girl who's spirit has been slain...</w:t>
      </w:r>
    </w:p>
    <w:p w:rsidR="003C23C7" w:rsidRPr="0006141B" w:rsidRDefault="003C23C7">
      <w:pPr>
        <w:spacing w:line="360" w:lineRule="auto"/>
        <w:jc w:val="both"/>
        <w:rPr>
          <w:rFonts w:ascii="Montserrat" w:hAnsi="Montserrat"/>
          <w:sz w:val="24"/>
        </w:rPr>
      </w:pPr>
      <w:r w:rsidRPr="0006141B">
        <w:rPr>
          <w:rFonts w:ascii="Montserrat" w:hAnsi="Montserrat"/>
          <w:sz w:val="24"/>
        </w:rPr>
        <w:br w:type="page"/>
        <w:t>[COMPOSITES PARTIAL REDUCTION]</w:t>
      </w:r>
      <w:r w:rsidRPr="0006141B">
        <w:rPr>
          <w:rFonts w:ascii="Montserrat" w:hAnsi="Montserrat"/>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In the penetration of a young woman's mind begins the unlocking of psionic potential and an epic saga of unearthly proportions. The story progresses following a typical American teenager on her journey beyond the known. For her, this path starts in an elite and prestigious school of arts and letters. The form of this thread is that of the passage of this girl through her normal life, in a normal world, peopled by perfectly natural people. Some interesting and mysterious, others less so. The paths chosen by her peers in this story encompass more in their own parts than what she herself can show us, but she is intimate enough to give us a shocking glimpse. The convolutions of their evolution distract her from recognizing her own trial; yet her impressions, and fancies give color to this slice of life which are not visible to the eye. The exotic and surreal are but a shadow within which the heart of the tale is told, while the common world is a stage, a mirror where the qualities which find highlight come to find representation. This book is more of an approach to the assumption of the first chord than a conscious pursuit of it. Those questions which vex and perplex will be surveyed, however, like is common in life, will become overshadowed and occluded by the sensibilities of living and the fancies of desire. They will mostly demonstrate the exceptional adeptness of her mind than demand their own focus. This is something of a modern day Anne Shirley. This tale is a fair sibling to its more concentrated dual, the Threshold. It too will approach the impossible, in its allusion to confirmation. It too will allow acknowledgement without forcing declarations out of itself. This tale is concerned with Angelica's point of view; her experiences and her exercise of will. We are intended to come to feel for her, not judge her. But, if we come to judge her, then perhaps we might come to judge ourselves. While this can be a difficult process, even that is useful to us in improving ourselves. To helping us wake up to ourselves.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cs="Arial"/>
          <w:spacing w:val="-1"/>
          <w:sz w:val="24"/>
        </w:rPr>
      </w:pPr>
      <w:r w:rsidRPr="0006141B">
        <w:rPr>
          <w:rFonts w:ascii="Montserrat" w:hAnsi="Montserrat"/>
          <w:sz w:val="24"/>
        </w:rPr>
        <w:t xml:space="preserve">This concept evolved out of the original inspirations for the Terminal Moment, the Second Gesture, Companion and Threshold. It is a story about awakening to true psionic power. Deliberately glancing across the surface of its three deep currents, this work focuses on one that makes less of a demand on the reader. It engages the mystery of psionics and confides, through an individual's life, the dark and twisted journey of essential self discovery. The apprehension of these greater mysteries only figures in as much as </w:t>
      </w:r>
      <w:r w:rsidRPr="0006141B">
        <w:rPr>
          <w:rFonts w:ascii="Montserrat" w:hAnsi="Montserrat"/>
          <w:i/>
          <w:sz w:val="24"/>
        </w:rPr>
        <w:t xml:space="preserve">this individual, </w:t>
      </w:r>
      <w:r w:rsidRPr="0006141B">
        <w:rPr>
          <w:rFonts w:ascii="Montserrat" w:hAnsi="Montserrat"/>
          <w:sz w:val="24"/>
        </w:rPr>
        <w:t xml:space="preserve">like any of us, has an opportunity to seize the meaning of it. She is witness to what each of us begins to discover once we begin to stray away from the model which we have become dedicated to supporting. What we can not help but confront in the advent of psionic revelation. All that we can know in existence is confronted in the mind. This story enters a disturbing arena where the prospect of illuminating psionic ability is a murky one at best. At present, serious investigation into the </w:t>
      </w:r>
      <w:r w:rsidRPr="0006141B">
        <w:rPr>
          <w:rFonts w:ascii="Montserrat" w:hAnsi="Montserrat" w:cs="Arial"/>
          <w:spacing w:val="-1"/>
          <w:sz w:val="24"/>
        </w:rPr>
        <w:t>very basis of mental ability</w:t>
      </w:r>
    </w:p>
    <w:p w:rsidR="003C23C7" w:rsidRPr="0006141B" w:rsidRDefault="003C23C7">
      <w:pPr>
        <w:spacing w:line="360" w:lineRule="auto"/>
        <w:jc w:val="both"/>
        <w:rPr>
          <w:rFonts w:ascii="Montserrat" w:hAnsi="Montserrat" w:cs="Arial"/>
          <w:spacing w:val="-1"/>
          <w:sz w:val="24"/>
        </w:rPr>
      </w:pPr>
    </w:p>
    <w:p w:rsidR="003C23C7" w:rsidRPr="0006141B" w:rsidRDefault="003C23C7">
      <w:pPr>
        <w:spacing w:line="360" w:lineRule="auto"/>
        <w:jc w:val="both"/>
        <w:rPr>
          <w:rFonts w:ascii="Montserrat" w:hAnsi="Montserrat" w:cs="Arial"/>
          <w:spacing w:val="-1"/>
          <w:sz w:val="24"/>
        </w:rPr>
      </w:pPr>
      <w:r w:rsidRPr="0006141B">
        <w:rPr>
          <w:rFonts w:ascii="Montserrat" w:hAnsi="Montserrat"/>
          <w:sz w:val="24"/>
        </w:rPr>
        <w:t xml:space="preserve">...investigation of mental ability has not necessarily reached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w:t>
      </w:r>
      <w:r w:rsidRPr="0006141B">
        <w:rPr>
          <w:rFonts w:ascii="Montserrat" w:hAnsi="Montserrat" w:cs="Arial"/>
          <w:spacing w:val="-1"/>
          <w:sz w:val="24"/>
        </w:rPr>
        <w:t xml:space="preserve">dependent </w:t>
      </w:r>
      <w:r w:rsidRPr="0006141B">
        <w:rPr>
          <w:rFonts w:ascii="Montserrat" w:hAnsi="Montserrat"/>
          <w:sz w:val="24"/>
        </w:rPr>
        <w:t xml:space="preserve">nature of psionics, and the effects of basic interpretation on freeing these abilities is a prerequisite to even beginning an inquiry into the </w:t>
      </w:r>
      <w:r w:rsidRPr="0006141B">
        <w:rPr>
          <w:rFonts w:ascii="Montserrat" w:hAnsi="Montserrat" w:cs="Arial"/>
          <w:spacing w:val="-1"/>
          <w:sz w:val="24"/>
        </w:rPr>
        <w:t>subject.</w:t>
      </w:r>
    </w:p>
    <w:p w:rsidR="003C23C7" w:rsidRPr="0006141B" w:rsidRDefault="003C23C7">
      <w:pPr>
        <w:spacing w:line="360" w:lineRule="auto"/>
        <w:jc w:val="both"/>
        <w:rPr>
          <w:rFonts w:ascii="Montserrat" w:hAnsi="Montserrat" w:cs="Arial"/>
          <w:sz w:val="24"/>
        </w:rPr>
      </w:pPr>
      <w:r w:rsidRPr="0006141B">
        <w:rPr>
          <w:rFonts w:ascii="Montserrat" w:hAnsi="Montserrat" w:cs="Arial"/>
          <w:spacing w:val="-1"/>
          <w:sz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 xml:space="preserve"> </w:t>
      </w:r>
      <w:r w:rsidRPr="0006141B">
        <w:rPr>
          <w:rFonts w:ascii="Montserrat" w:hAnsi="Montserrat" w:cs="Arial"/>
          <w:i/>
          <w:sz w:val="24"/>
        </w:rPr>
        <w:t xml:space="preserve">I feel like I've opened Pandora's box, </w:t>
      </w:r>
      <w:r w:rsidRPr="0006141B">
        <w:rPr>
          <w:rFonts w:ascii="Montserrat" w:hAnsi="Montserrat" w:cs="Arial"/>
          <w:sz w:val="24"/>
        </w:rPr>
        <w:t>she realized to her own amazement. But this was her father's last gift to her and it had waited until she had dared to probe the tragic legacy of her loss.</w:t>
      </w:r>
      <w:r w:rsidRPr="0006141B">
        <w:rPr>
          <w:rFonts w:ascii="Montserrat" w:hAnsi="Montserrat" w:cs="Arial"/>
          <w:i/>
          <w:sz w:val="24"/>
        </w:rPr>
        <w:t xml:space="preserve"> This is the most unnerving inheritance, Dad. Why did you do it? How did you ever know I would need this? It's like confronting an abyss--and here I am poised on the edge.</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In the morning light, the rich dark wood of the coffee table gleamed identically with the lustrous radiance of her hair. Morgan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Morgan had toured every square inch upon her arrival the previous day.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As she reached out to snatch up the broom and dust pan from the nook by the refrigerator, she glanced at the clock on the stove. It read '11:11'. </w:t>
      </w:r>
      <w:r w:rsidRPr="0006141B">
        <w:rPr>
          <w:rFonts w:ascii="Montserrat" w:hAnsi="Montserrat" w:cs="Arial"/>
          <w:i/>
          <w:sz w:val="24"/>
        </w:rPr>
        <w:t>When all is one,</w:t>
      </w:r>
      <w:r w:rsidRPr="0006141B">
        <w:rPr>
          <w:rFonts w:ascii="Montserrat" w:hAnsi="Montserrat" w:cs="Arial"/>
          <w:sz w:val="24"/>
        </w:rPr>
        <w:t xml:space="preserve"> her mind fished up the old saying. Then she had to grab the cat. "No Boz, let me sweep this up first." The cat glared at her a moment, then hopped up to the counter to lick at his paws. Morgan quickly attacked the mess, but she couldn't help wondering </w:t>
      </w:r>
      <w:r w:rsidRPr="0006141B">
        <w:rPr>
          <w:rFonts w:ascii="Montserrat" w:hAnsi="Montserrat" w:cs="Arial"/>
          <w:i/>
          <w:sz w:val="24"/>
        </w:rPr>
        <w:t>where</w:t>
      </w:r>
      <w:r w:rsidRPr="0006141B">
        <w:rPr>
          <w:rFonts w:ascii="Montserrat" w:hAnsi="Montserrat" w:cs="Arial"/>
          <w:sz w:val="24"/>
        </w:rPr>
        <w:t xml:space="preserve"> the glass had come from. Upon closer inspection the silver fragments obviously came from a mirror. Setting the full dust pan on the counter she frowned. </w:t>
      </w:r>
      <w:r w:rsidRPr="0006141B">
        <w:rPr>
          <w:rFonts w:ascii="Montserrat" w:hAnsi="Montserrat" w:cs="Arial"/>
          <w:i/>
          <w:sz w:val="24"/>
        </w:rPr>
        <w:t>...but there aren't any mirrors in here...</w:t>
      </w:r>
      <w:r w:rsidRPr="0006141B">
        <w:rPr>
          <w:rFonts w:ascii="Montserrat" w:hAnsi="Montserrat" w:cs="Arial"/>
          <w:sz w:val="24"/>
        </w:rPr>
        <w:t xml:space="preserve"> Directly in front of her the clock changed to eleven twelve and it finally clicked. "Oh shit!!! The time! I'm going to miss my appointment!" she exclaimed in sudden alarm. In a flash, she was bolting down the hallway. The cat stared after her emitting a plaintive, "Mew???"</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 door popped open under her hand and then slammed shut. Morgan continued on past the linen closet with a towel in her hand.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t>
      </w:r>
      <w:r w:rsidRPr="0006141B">
        <w:rPr>
          <w:rFonts w:ascii="Montserrat" w:hAnsi="Montserrat" w:cs="Arial"/>
          <w:i/>
          <w:sz w:val="24"/>
        </w:rPr>
        <w:t>With my luck the shower will blow up on me next! How did I ever manage to read for so long, without realizing it!?</w:t>
      </w:r>
      <w:r w:rsidRPr="0006141B">
        <w:rPr>
          <w:rFonts w:ascii="Montserrat" w:hAnsi="Montserrat" w:cs="Arial"/>
          <w:sz w:val="24"/>
        </w:rPr>
        <w:t xml:space="preserve"> She fondled that thought for a moment.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w:t>
      </w:r>
      <w:r w:rsidRPr="0006141B">
        <w:rPr>
          <w:rFonts w:ascii="Montserrat" w:hAnsi="Montserrat" w:cs="Arial"/>
          <w:i/>
          <w:sz w:val="24"/>
        </w:rPr>
        <w:t>One has to draw the line between what is and what is not.</w:t>
      </w:r>
      <w:r w:rsidRPr="0006141B">
        <w:rPr>
          <w:rFonts w:ascii="Montserrat" w:hAnsi="Montserrat" w:cs="Arial"/>
          <w:sz w:val="24"/>
        </w:rPr>
        <w:t xml:space="preserve"> The words formed unbidden in her mind. It was less than the current of a thought, but as she undressed, a sense of it nagged at her. She slipped easily out of the night shirt as the impression evolved.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Coming at her like that it was as if her father had spoken to her from beyond the grave. She couldn't help directing an uncertain response to him as he was in her memory. </w:t>
      </w:r>
      <w:r w:rsidRPr="0006141B">
        <w:rPr>
          <w:rFonts w:ascii="Montserrat" w:hAnsi="Montserrat" w:cs="Arial"/>
          <w:i/>
          <w:sz w:val="24"/>
        </w:rPr>
        <w:t xml:space="preserve">What is... what? And what is not... what did you mean by that?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She did not know the answer, and the moment left her dwelling on the loss of her family--</w:t>
      </w:r>
      <w:r w:rsidRPr="0006141B">
        <w:rPr>
          <w:rFonts w:ascii="Montserrat" w:hAnsi="Montserrat" w:cs="Arial"/>
          <w:i/>
          <w:sz w:val="24"/>
        </w:rPr>
        <w:t>when do you draw the line between 'might have been' and what is?</w:t>
      </w:r>
      <w:r w:rsidRPr="0006141B">
        <w:rPr>
          <w:rFonts w:ascii="Montserrat" w:hAnsi="Montserrat" w:cs="Arial"/>
          <w:sz w:val="24"/>
        </w:rPr>
        <w:t xml:space="preserve"> Another line resolved itself.</w:t>
      </w:r>
      <w:r w:rsidRPr="0006141B">
        <w:rPr>
          <w:rFonts w:ascii="Montserrat" w:hAnsi="Montserrat" w:cs="Arial"/>
          <w:i/>
          <w:sz w:val="24"/>
        </w:rPr>
        <w:t xml:space="preserve"> Were you trying to help me deal with your loss? </w:t>
      </w:r>
      <w:r w:rsidRPr="0006141B">
        <w:rPr>
          <w:rFonts w:ascii="Montserrat" w:hAnsi="Montserrat" w:cs="Arial"/>
          <w:sz w:val="24"/>
        </w:rPr>
        <w:t>she asked her father's memory.</w:t>
      </w:r>
      <w:r w:rsidRPr="0006141B">
        <w:rPr>
          <w:rFonts w:ascii="Montserrat" w:hAnsi="Montserrat" w:cs="Arial"/>
          <w:i/>
          <w:sz w:val="24"/>
        </w:rPr>
        <w:t xml:space="preserve"> Did you know what was going to happen? </w:t>
      </w:r>
      <w:r w:rsidRPr="0006141B">
        <w:rPr>
          <w:rFonts w:ascii="Montserrat" w:hAnsi="Montserrat" w:cs="Arial"/>
          <w:sz w:val="24"/>
        </w:rPr>
        <w:t xml:space="preserve">The way the whole book was written it was easy to believe it </w:t>
      </w:r>
      <w:r w:rsidRPr="0006141B">
        <w:rPr>
          <w:rFonts w:ascii="Montserrat" w:hAnsi="Montserrat" w:cs="Arial"/>
          <w:i/>
          <w:sz w:val="24"/>
        </w:rPr>
        <w:t>had</w:t>
      </w:r>
      <w:r w:rsidRPr="0006141B">
        <w:rPr>
          <w:rFonts w:ascii="Montserrat" w:hAnsi="Montserrat" w:cs="Arial"/>
          <w:sz w:val="24"/>
        </w:rPr>
        <w:t xml:space="preserve"> been written for that purpose. Another line manifested from the book, and she wasn't sure who it made more sense coming from, herself or her father. </w:t>
      </w:r>
      <w:r w:rsidRPr="0006141B">
        <w:rPr>
          <w:rFonts w:ascii="Montserrat" w:hAnsi="Montserrat" w:cs="Arial"/>
          <w:i/>
          <w:sz w:val="24"/>
        </w:rPr>
        <w:t>When do you draw the line between chance and intent?</w:t>
      </w:r>
      <w:r w:rsidRPr="0006141B">
        <w:rPr>
          <w:rFonts w:ascii="Montserrat" w:hAnsi="Montserrat" w:cs="Arial"/>
          <w:sz w:val="24"/>
        </w:rPr>
        <w:t xml:space="preserve">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She could accept that possibility about as well as she could accept her own experiences, but that still did not tell her how to make either fit into reality. Morgan shook her head, realizing that even though she had put it down it still consumed her attention, allowing time to run away from her. Thinking about her fixation on the book, the truth of her distraction came clear. </w:t>
      </w:r>
      <w:r w:rsidRPr="0006141B">
        <w:rPr>
          <w:rFonts w:ascii="Montserrat" w:hAnsi="Montserrat" w:cs="Arial"/>
          <w:i/>
          <w:sz w:val="24"/>
        </w:rPr>
        <w:t xml:space="preserve">I let myself lose track... </w:t>
      </w:r>
      <w:r w:rsidRPr="0006141B">
        <w:rPr>
          <w:rFonts w:ascii="Montserrat" w:hAnsi="Montserrat" w:cs="Arial"/>
          <w:sz w:val="24"/>
        </w:rPr>
        <w:t>Behind her, in the misting mirror, the reflection seemed to stir, clipping the edge of her awareness. She turned to gaze at it full on but whatever it was, it must have been her imagination. Leaning back into the bath stall to test the temperature of the water,</w:t>
      </w:r>
      <w:r w:rsidRPr="0006141B">
        <w:rPr>
          <w:rFonts w:ascii="Montserrat" w:hAnsi="Montserrat" w:cs="Arial"/>
          <w:i/>
          <w:sz w:val="24"/>
        </w:rPr>
        <w:t xml:space="preserve"> </w:t>
      </w:r>
      <w:r w:rsidRPr="0006141B">
        <w:rPr>
          <w:rFonts w:ascii="Montserrat" w:hAnsi="Montserrat" w:cs="Arial"/>
          <w:sz w:val="24"/>
        </w:rPr>
        <w:t xml:space="preserve">the voice intruded on her again, </w:t>
      </w:r>
      <w:r w:rsidRPr="0006141B">
        <w:rPr>
          <w:rFonts w:ascii="Montserrat" w:hAnsi="Montserrat" w:cs="Arial"/>
          <w:i/>
          <w:sz w:val="24"/>
        </w:rPr>
        <w:t>When do you draw the line between here and there...?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w:t>
      </w:r>
      <w:r w:rsidRPr="0006141B">
        <w:rPr>
          <w:rFonts w:ascii="Montserrat" w:hAnsi="Montserrat" w:cs="Arial"/>
          <w:i/>
          <w:sz w:val="24"/>
        </w:rPr>
        <w:t xml:space="preserve">Drawing a line... Is that it? </w:t>
      </w:r>
      <w:r w:rsidRPr="0006141B">
        <w:rPr>
          <w:rFonts w:ascii="Montserrat" w:hAnsi="Montserrat" w:cs="Arial"/>
          <w:sz w:val="24"/>
        </w:rPr>
        <w:t xml:space="preserve">She slid her hands down her body to spread the water's warmth over her. </w:t>
      </w:r>
      <w:r w:rsidRPr="0006141B">
        <w:rPr>
          <w:rFonts w:ascii="Montserrat" w:hAnsi="Montserrat" w:cs="Arial"/>
          <w:i/>
          <w:sz w:val="24"/>
        </w:rPr>
        <w:t xml:space="preserve">Trying to draw a line... between dreaming and reality... between here and there... </w:t>
      </w:r>
      <w:r w:rsidRPr="0006141B">
        <w:rPr>
          <w:rFonts w:ascii="Montserrat" w:hAnsi="Montserrat" w:cs="Arial"/>
          <w:sz w:val="24"/>
        </w:rPr>
        <w:t xml:space="preserve">her skin tingled as the direction became clear, </w:t>
      </w:r>
      <w:r w:rsidRPr="0006141B">
        <w:rPr>
          <w:rFonts w:ascii="Montserrat" w:hAnsi="Montserrat" w:cs="Arial"/>
          <w:i/>
          <w:sz w:val="24"/>
        </w:rPr>
        <w:t xml:space="preserve">and I don't want to make it to the meeting, which means I don't want to face the memories... </w:t>
      </w:r>
      <w:r w:rsidRPr="0006141B">
        <w:rPr>
          <w:rFonts w:ascii="Montserrat" w:hAnsi="Montserrat" w:cs="Arial"/>
          <w:sz w:val="24"/>
        </w:rPr>
        <w:t>She opened her eyes and wiped the water off her face.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w:t>
      </w:r>
      <w:r w:rsidRPr="0006141B">
        <w:rPr>
          <w:rFonts w:ascii="Montserrat" w:hAnsi="Montserrat" w:cs="Arial"/>
          <w:i/>
          <w:sz w:val="24"/>
        </w:rPr>
        <w:t xml:space="preserve">But... what does that that have to do with the line..? </w:t>
      </w:r>
      <w:r w:rsidRPr="0006141B">
        <w:rPr>
          <w:rFonts w:ascii="Montserrat" w:hAnsi="Montserrat" w:cs="Arial"/>
          <w:sz w:val="24"/>
        </w:rPr>
        <w:t>All of a sudden it was right before her.</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At that instant, the power went out. In the work 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The line, she realized, was between sanity and something else. Reality and something too big to face. Something stirred in her. </w:t>
      </w:r>
      <w:r w:rsidRPr="0006141B">
        <w:rPr>
          <w:rFonts w:ascii="Montserrat" w:hAnsi="Montserrat" w:cs="Arial"/>
          <w:i/>
          <w:sz w:val="24"/>
        </w:rPr>
        <w:t>What happens when you reach that line, and something pushes you over it?</w:t>
      </w:r>
      <w:r w:rsidRPr="0006141B">
        <w:rPr>
          <w:rFonts w:ascii="Montserrat" w:hAnsi="Montserrat" w:cs="Arial"/>
          <w:sz w:val="24"/>
        </w:rPr>
        <w:t>--a strange dread darted into her head.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Morgan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Grinning at herself, she turned back to the counter mocking her thoughts. </w:t>
      </w:r>
      <w:r w:rsidRPr="0006141B">
        <w:rPr>
          <w:rFonts w:ascii="Montserrat" w:hAnsi="Montserrat" w:cs="Arial"/>
          <w:i/>
          <w:sz w:val="24"/>
        </w:rPr>
        <w:t>How strong is the boundary between here and nowhere...?</w:t>
      </w:r>
      <w:r w:rsidRPr="0006141B">
        <w:rPr>
          <w:rFonts w:ascii="Montserrat" w:hAnsi="Montserrat" w:cs="Arial"/>
          <w:sz w:val="24"/>
        </w:rPr>
        <w:t xml:space="preserv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Morgan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w:t>
      </w:r>
      <w:r w:rsidRPr="0006141B">
        <w:rPr>
          <w:rFonts w:ascii="Montserrat" w:hAnsi="Montserrat" w:cs="Arial"/>
          <w:i/>
          <w:sz w:val="24"/>
        </w:rPr>
        <w:t xml:space="preserve">strong enough, </w:t>
      </w:r>
      <w:r w:rsidRPr="0006141B">
        <w:rPr>
          <w:rFonts w:ascii="Montserrat" w:hAnsi="Montserrat" w:cs="Arial"/>
          <w:sz w:val="24"/>
        </w:rPr>
        <w:t>as she landed in a warm, wet oblivion.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Her numb body came to rest over the drain, blocking the water.</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As he moved down the hall, he heard a shower running.</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He realized that Morgan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He whipped around and saw her laying submerged in the sunken tub. The cat was sitting grimly on top of the toilet,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Morgan rolled over, moaning, and he quietly reassured her until she could limply respond to his questions. Confident that she would survive, he went to the linen closet for a dry towel. When he came back in, he had his own distress under control. Morgan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 xml:space="preserve"> [INTRO: MEW.]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Wildmuir Estate, near Aspen, Colo.</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br w:type="page"/>
        <w:t>CHAPTER TWO [ALTERNATE DRAFT : PASSION]</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Angelica flinched awake, [jarred by the quiet texture... vision quietly pierced haze of her mind]. She closed her eyes as the book dropped from her nerveless fingers. 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With a gasp, she opened her eyes.</w:t>
      </w:r>
    </w:p>
    <w:p w:rsidR="003C23C7" w:rsidRPr="0006141B" w:rsidRDefault="003C23C7">
      <w:pPr>
        <w:spacing w:line="360" w:lineRule="auto"/>
        <w:jc w:val="both"/>
        <w:rPr>
          <w:rFonts w:ascii="Montserrat" w:hAnsi="Montserrat" w:cs="Arial"/>
          <w:sz w:val="24"/>
        </w:rPr>
      </w:pPr>
      <w:r w:rsidRPr="0006141B">
        <w:rPr>
          <w:rFonts w:ascii="Montserrat" w:hAnsi="Montserrat" w:cs="Arial"/>
          <w:i/>
          <w:sz w:val="24"/>
        </w:rPr>
        <w:tab/>
        <w:t>Angela!</w:t>
      </w:r>
      <w:r w:rsidRPr="0006141B">
        <w:rPr>
          <w:rFonts w:ascii="Montserrat" w:hAnsi="Montserrat" w:cs="Arial"/>
          <w:sz w:val="24"/>
        </w:rPr>
        <w:t xml:space="preserve"> Angelica bolted out of the lawn chair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Janice Kinkade Shae-Quinn could begin to protest.</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"Angelica! What the bleeding hell is the matter with you?" her father growled, stunned by the violence of her actions. His confusion at being startled awake by a bloodcurdling scream rapidly turning to anger. Jan began backing away from her daughter, the fear that was boiling off of Angelica suddenly infected her, compelling her to intercept her husband before he could hit the hang-up button on the cradle.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"Goddamit, Angela, pick up the phone!" Angelica cried as the other end kept ringing.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"Nathan..." Jan breathed, grasping him painfully on the wrist. She suddenly remembered the day, twelve years ago, when Angela had roused the entire neighborhood in a panic only to lead them all directly to where Angelica and their son Alex had been trapped for four days at the bottom of a dry well. Too late, to the moment of her first scream, to save the boy's life.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Angelica slammed down the phone, just about to redial, when it began to ring. The color drained out of her face, and her fist clenched the reciever in a white-knuckled grip. The phone rang twice more before Jan pried her hand off and took the call. Her end of the conversation consisted of a half a dozen yesses and nos, an ohmigod, and, "we'll be on the next flight."</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Jan raised her eyes to Angelica's. Angelica's hand jerked up to cover her mouth and tears quickly began to flow over her fingers. Jan wrapped her daughter up in a crushing embrace before the girl could collapse to the floor. Nathan Angelicaander Shae-Quinn reeled in shock unwilling to put two and two together, but unable to escape the conclusion written on his wife and daughter's faces.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"What..." he croaked, "who was that? What did they say? Janice...?"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Jan raised a shaking hand, cupping the side of his face. "That was one of Angelaelle's friends at the university," she said. "She said that Angela just collapsed on her way between classes." Nathan reached for the phone only to hear the dial-tone. "They are calling for an ambulance," she said to explain the sudden disconnection, "her friend said she would inform us as soon as she knew where they were taking her, but that we should come as fast as we can."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"It's done now. They'll have her at a hospital in minutes, but we'll be lucky if we can get there by tomorrow," his wife retorted.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He absorbed this, figuring out what they would have to do quickly in his head. Before doing anything else, though, he grabbed his daughter carefully by the shoulders. "Angelica?" he probed, "Honey, can you explain what happened? How... how did you know? Is there anything you can tell us?"</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 I don't know. It just hit me," she stammered, "I was just reading my book and all of a sudden it felt like I was dying." Nathan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Angela; trying his best to convince her that it </w:t>
      </w:r>
      <w:r w:rsidRPr="0006141B">
        <w:rPr>
          <w:rFonts w:ascii="Montserrat" w:hAnsi="Montserrat" w:cs="Arial"/>
          <w:i/>
          <w:sz w:val="24"/>
        </w:rPr>
        <w:t>was</w:t>
      </w:r>
      <w:r w:rsidRPr="0006141B">
        <w:rPr>
          <w:rFonts w:ascii="Montserrat" w:hAnsi="Montserrat" w:cs="Arial"/>
          <w:sz w:val="24"/>
        </w:rPr>
        <w:t xml:space="preserve"> just a coincidence.</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With quiet efficiency, he set his wife and daughter to packing for an immediate trip while he called the airport and booked passage for the three of them on the first flight available. A few more calls, and his sister in law was on her way over to take care of the house, with her brother to drive them to the airport. It was early evening by the time they were all piling into the car to go when Adrienne Kinkade rushed out of the house; it was a call from the university hospital. Nathan had to sprint to beat Angelica to the phone. While he introduced himself to the man at the other end of the line, Angelica was slipping into Nathan's office picking up the extension. The doctor explained that Angelaelle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cerebro-vascular trauma. As far as the pathologists were able to determine, her brain simply closed up shop and death due to asphyxiation resulted. When Nathan asked why an autopsy was performed so quickly and without family consent, the pathologist replied that he had simply been following orders, and that all the paperwork had been properly compleated.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About halfway through the phone conversation Angelica collapsed in shock. Nathan heard the receiver drop to the floor over the phone but it didn't connect to anything until the doctor hung up. Following the hunch, he made his way to his office and found Angelica curled up on the floor. He tried to shake her out of it, but she was as bad as she had been after the accident when they had pried her off of her brother's corpse. Cursing the helplessness of the situation, he called out to his wife. There was barely time to make the flight, and Angelica had gone totally autistic on him. Still, he couldn't leave her like this. Angelica's mother came in and assessed the situation at once. Jan announced on the spot that she would drive her to the local hospital, and Nathan would have to fly down to California without them. One of them had to go, at least, and with luck, she could follow him down once Angelica was taken care of. Nathan helped drag his daughter to his wife's Ranger, gave his wife a quick hug and then he had to fly.</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Janice drove carefully. Nathan had not had time to tell her the news, so she had hope for the moment, if only a dim one in light of her daughter's condition. She tried several times to get through to Angelica, asking a million questions hoping that she could get a response. She had even brought along the book the girl had dropped on the patio, since reading was one of the few things she had done during the years of her earlier withdrawal.</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Angelica off on the collapse of her sister so far away. Nor did she really know what had caused Angelica's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Angelaelle, convinced her that her eldest daughter was dead. The hope faded out of her as she went to the phone and arduously began to inquire about Angela's fate by calling the university and emergency services until she had the university hospital on the line and officially received the news of Angela's death.</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 couple of orderlies arrived, attracted by the sound of her raving greif and ushered her into one of the examination rooms where she was administered a sedative and interrogated by a doctor. After he had peiced together the tragic story and offered his empty condolances, she was taken to see Angelica.</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She entered the darkened room and found her way to the bedside. Angelica was awake, to her surprise. Angelica gripped her mother's hand and turned heavily glazed eyes up to meet hers and said huskily, "Angela's dead, mother."</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 know," Jan whispered, "Oh, baby, I know." Her heart clenched guiltily over the relief she felt to hear Angelica speak, even though her words were unbearable. There was nothing more either could say for the rest of the night, but it did not seem like Angelica would relapse now that she had faced and admitted the truth.</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 friend of mine once pointed out that silence is the mother of all sound. No matter what you are hearing, no matter the pitch, or volume, silence always overwhelms it. Most of us just ignore it, but none of us ever escape it. I supposed I can say I heard her, but in my self interested little heart, I was more interested in airing my own notions of the profound. I tilted my head to the side, I paused just long enough to suggest that I had weighed her point carefully--and then I argued right past it. I can say now that I missed the point entirely on that day. The idea lodged itself in my mind however, and gave me a framework to recognize something I had intimately understood all my life but could never grasp.</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In the intervening time I have refined a blunt version of the same idea. It might be easier to follow. For every thought that stands out clear, there is a blank page supporting and holding it together. As far as zen goes, its a hammer, but it still is one of those indirect references that leads to an understanding which is seated in the abstract rather than to the comprehension of someone's interpretation of it.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dreaming, and defines the eternal moment. The eternal moment. Well I guess that I should explain that since I dropped it.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Those of us that exist within our own minds--that should be most of us that move about volitionally--experience everything in our lives during a point in time we call "now". However, each minute detail occurs independantly and hopefully logically in its own time and place. There is no reason to believe that time really exists in a rigid, linear expurgation, but it is reasonable enough to admit that we get through it by following the thread that makes sense to us. We trace a line through events that allows us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which has no regard for time that allows us to make connections with what we experience now and what ever we have experienced whenever.</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It is strange to look back upon my origins. So much is locked away in those lost moments. Surely much, if not all of what I am, stems from all of the things I've experienced in my time. I am sure that there is great significance and relevance to all of the specific circumstances and events as well, but I do not want to read anything into them. If there is anything to such assumptions, then the significance surely must be reflected in what I am now, and would be terribly difficult to discuss. I can't quite imagine how I could possible separate what I am from those specific circumstances of my birth and growth. I was born at home, during a terrible peak in the worst storm in decades. Being the last of thirteen children born to my mother, this was not much of a problem. And with my father, the local doctor, there, whatever problems that might have developed could have been reasonably dealt with. What is there to say about having been born during a terrible storm at midnight on the winter's solstice at the birth of the century? I have often amused myself with dramatic interpretations about my birth, but to this day, I don't know if any of it means anything. Would I have faced the same fate ultimately, if I had not had such an alluringly distinct point of origin?...</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...Of course, I had an involved and interesting life. Many things simultaneously shaped and prodded me onward through my childhood. Waterbreak was a uncomfortably small, Victorian community to grow up in. My father was the only doctor in residence, which accorded a certain amount of prestige and onus upon our family. We were all treated so deferentially, and yet were always expected to be almost better than human. The townspeople's desire to see their doctor as infallible caused them to develop steep expectations of him, and by reflection, us. Being the youngest in this brood of exceptionally driven children was an astounding experience! In order to compete, I was practically provoked into becoming the prodigal child in our family. I think that it was a great disappointment to my siblings and the town notaries, that I was a girl</w:t>
      </w:r>
      <w:r w:rsidRPr="0006141B">
        <w:rPr>
          <w:rFonts w:ascii="Montserrat" w:hAnsi="Montserrat" w:cs="Arial"/>
          <w:sz w:val="24"/>
        </w:rPr>
        <w:noBreakHyphen/>
        <w:t>child. But that disappointment would seem like nothing if they had ever come to know me as I really was...</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...As I gradually grew older, smarter and more expressive, it became more and more apparent, to my father especially, that I lacked even the slightest gleam of moral sense and propriety. My father called me an amoral wretch, and tortured himself endlessly over the many conflicts and disasters which, in his mind, would someday fall down upon me because of it. I was an unabashed and sensual child. I had no remorse. And I was too smart for my own good. It was all of this, among other things, which inspired my peculiar perspectives on life. Views which were not particularly popular for the times in which I lived. I remember the innumerable attempts by my mother to touter me in morality (arguing on moral grounds), and I never had the slightest idea what she was talking about. I eventually came to the opinion that my mother was not right in the head. From that point on, we had only a distant relationship with one another...</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...Their concern was not unjustified. After all, mankind has a history of persecuting those who do not conform to the designated mold. Only a thin veneer separated the proper Victorian civility of the people of Waterbreak, from the ignorant fear and contempt which drives people to burn some unfortunate for the uncertain and unsupportable crimes of witchcraft or the like. Fortunately, my father was able to appeal to me intellectually to recognize this. Pointing out my moral lack, and my potential fate should I attract the attention of the Moral Majority. He very artfully educated me in social psychology, for lack of better words. By making me recognize the dangers, and making me aware of the problem, I was able to develop a technique to protect myself from the attention of the small minded and the morally sacrosanct alike. I have only survived as long as I have because I was intelligent enough to stay ahead of social repression...</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...It is sort of ironic, that my parents' attempts to 'correct' me always made things worse or more exaggerated. Their attempt to distract my intellectual intensity through participation in acrobatic and dance activities, made me even more independent and self</w:t>
      </w:r>
      <w:r w:rsidRPr="0006141B">
        <w:rPr>
          <w:rFonts w:ascii="Montserrat" w:hAnsi="Montserrat" w:cs="Arial"/>
          <w:sz w:val="24"/>
        </w:rPr>
        <w:noBreakHyphen/>
        <w:t>reliant. It gave me the motivation to better myself as much as possible. It also awoke a certain visceral and carnal awareness of myself. I had up to that point only had an innocent, inquisitive drive, not yet grasping the possibilities of expressing myself through actions. I had peculiarities, to be sure. I often failed to observe certain proprietary rules of conduct, etc, in that I remained oblivious to the moral prerogatives they served. I saw no reason why I needed to wear clothing in the insufferable heat of summer, or risk their dangerous (or merely annoying) entanglements while swimming or within the comfort of home. Neither did I see any reason why I needed to be helpless in anyone else's power. Early on, I gained even my eldest of brothers' respect, regarding the ferocity and capability with which I would defend myself from torment and abuse. Having been exposed to the possibilities of physically expressing myself, it was an obvious step for me to take. As tomboys go, I was ahead of my time in Waterbreak...</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...Was I ever a normal child? I remember being very quiet and watching things a lot. I wasn't particularly eccentric for most of the time that I can remember. Family life was very structured, and even at a young age, my siblings and I all had certain obligations and chores, but that was the only way such a large family could maintain itself cohesively. I was intelligent because there was so much intellectual stimulation for me at home. I was daring because I never learned to fear anything. I was wild because, no matter what I ever learned, I was never able to express the things I always wanted to say. I never had an avenue through which to channel all that pent up energy. Things always seemed so obvious, it never failed to surprise me when I discovered that people didn't see or understand things. When I was a child, I could Dream anything and make it happen. When I finally came to understand the Dream as an adult, I cried for months about losing the ability or faith in my ability to Dream the world the way I wanted...</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...No one ever understands the Dream. When I talk about existence, they can follow the workings of it as a concept while I am talking about it, but they never realize the truth behind the paradoxes. No one ever remembers their amortal existence, where they came from. All they ever know is what they are. What they interpret. They almost never believe in their pre</w:t>
      </w:r>
      <w:r w:rsidRPr="0006141B">
        <w:rPr>
          <w:rFonts w:ascii="Montserrat" w:hAnsi="Montserrat" w:cs="Arial"/>
          <w:sz w:val="24"/>
        </w:rPr>
        <w:noBreakHyphen/>
        <w:t>existance. And because of this, they will not allow themselves to understand the Dream. But that is not surprising, they do not listen to their insight, or see what they know...</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...Losing my acceptance of the dream, was really what ended my childhood. I was in school, and I had in the past used the Dream to surprise close friends, which led to stories being told. One day I was cornered by a mob of hypocritical and or skeptical older children who felt that it was their duty to teach me a lesson for tricking the younger kids. They told me that the things I had shown the others were not possible. They had to be tricks. Lies. I became so mad, and scared because they were so hostile about it. I told them I wasn't lying. I tried to show them, but they refused to see what I was doing when I did it. And when they began to push me and throw things at me I couldn't stop them. They chased me until it started to storm out, and they had to get out of the rain. I didn't stop running until I was lost deep in the forest outside of town. I remember that it took another day before my father found me, and from that day on, I wouldn't dare Dream. Because it had failed me so badly, I had lost all faith in it. But I never stopped understanding it. I would merely pretend to ignore it the way everyone else did around me...</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..I was learning to dance and tumble around the time I stopped Dreaming. If I had known before what I came to know soon after, I might not have been intimidated out of my touch with the Dream. It pains me that I lost all of that simply because I did not realize that I could act physically in my defense, or for my own good. This of all things showed me what an insidiously incapacitating thing ignorance is. I honestly began to pity those who were ignorant, for what their ignorance cost them. I realized that they were not mean or evil, they simply didn't know that they could be or do anything better...</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...It took a lot of time and effort on my father's part, before I came to truly grasp what a dangerous, vicious circle enslaved humanity as a race. People had made themselves subject to the limits of what could be known rationally, which was rarely very much. General ignorance among people became the root to so many social evils. The society was only as good as the individuals from which it was comprised, and those individuals in turn, could only become as good as the education that society gave them. The artists and philosophers of a society inspired it to achieve greatness, but the means to reach the masses of growing populations inevitably wore thin. The masses became gradually more ignorant over time, until they reached a point at which it would begin to persecute those individuals who stood out amongst them, the artists, the thinkers, the ground breakers. Those people who were the only thing in the society which could save or redeem it. Understanding this convinced me that morals, and similar blind constraints, were the opiate of the ignorant...</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...Another thing that closed the door on my innocence, was awakening to the harsh realities of social conformity. Discovering that I was at the mercy of any ignorant and self</w:t>
      </w:r>
      <w:r w:rsidRPr="0006141B">
        <w:rPr>
          <w:rFonts w:ascii="Montserrat" w:hAnsi="Montserrat" w:cs="Arial"/>
          <w:sz w:val="24"/>
        </w:rPr>
        <w:noBreakHyphen/>
        <w:t>righteous busy</w:t>
      </w:r>
      <w:r w:rsidRPr="0006141B">
        <w:rPr>
          <w:rFonts w:ascii="Montserrat" w:hAnsi="Montserrat" w:cs="Arial"/>
          <w:sz w:val="24"/>
        </w:rPr>
        <w:noBreakHyphen/>
        <w:t>body's judgment and even persecution, almost undid me. As it was, I lost all semblance of blissful security. Suddenly my youthful idealism turned into an unending conflict between my right to exist, be who I am, and grow, and endless, mindless pressure to conform, to submit to the asphyxiating strangle</w:t>
      </w:r>
      <w:r w:rsidRPr="0006141B">
        <w:rPr>
          <w:rFonts w:ascii="Montserrat" w:hAnsi="Montserrat" w:cs="Arial"/>
          <w:sz w:val="24"/>
        </w:rPr>
        <w:noBreakHyphen/>
        <w:t>hold that society and reality demanded...</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...I'd always loved to read. To me, a book was the richest feast, and I'd devour them accordingly. But when the war started, reading became more than an interest. It became a refuge. I began to voraciously consume whatever I could lay eyes on. Texts, histories, even my Father's medical library eventually fell to my compulsion. This did tremendous things for my education at the time, but later was part of the reason I did not finish my higher education. When my Father and brothers went off to fight in the war, I was on my own. It was the next year that really drove home the differences between myself and my peers. Any of my friends or teachers would think I was insane if not for my careful impeccability. My need for self expression eventually drove me into the company of free</w:t>
      </w:r>
      <w:r w:rsidRPr="0006141B">
        <w:rPr>
          <w:rFonts w:ascii="Montserrat" w:hAnsi="Montserrat" w:cs="Arial"/>
          <w:sz w:val="24"/>
        </w:rPr>
        <w:noBreakHyphen/>
        <w:t>thinkers, radicals and philosophers through correspondences or chance meetings. Somewhere in all of that, I heard of Gurdjieff, and his philosophies. That's when I finally gave up on school, so I could work on my own ideas. Of course, this did not go over well with my family. In their eyes this was where my 'rebellious' streak began to take hold. It hurt to be slowly rejected by my own blood. But it was my own sensual amorality that struck the fatal blow to my family relations...</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...That was the first major turning point in my life. The second would come after my writing success began to draw special attention...</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You are not alone.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The enshrouding darkness reverberated to that intruding thought. I tried to look but I had not realized yet that there was nothing to look </w:t>
      </w:r>
      <w:r w:rsidRPr="0006141B">
        <w:rPr>
          <w:rFonts w:ascii="Montserrat" w:hAnsi="Montserrat" w:cs="Arial"/>
          <w:i/>
          <w:sz w:val="24"/>
        </w:rPr>
        <w:t>at</w:t>
      </w:r>
      <w:r w:rsidRPr="0006141B">
        <w:rPr>
          <w:rFonts w:ascii="Montserrat" w:hAnsi="Montserrat" w:cs="Arial"/>
          <w:sz w:val="24"/>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I don't understand! my entire being cried out. The explosion of emotion expended in that outburst drained me to the core. I could feel what little understanding I had turning to ash as the flare was absorbed by the unknown.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 xml:space="preserve">Does it matter why? the voice probed. </w:t>
      </w:r>
    </w:p>
    <w:p w:rsidR="003C23C7" w:rsidRPr="0006141B" w:rsidRDefault="003C23C7">
      <w:pPr>
        <w:spacing w:line="360" w:lineRule="auto"/>
        <w:jc w:val="both"/>
        <w:rPr>
          <w:rFonts w:ascii="Montserrat" w:hAnsi="Montserrat" w:cs="Arial"/>
          <w:sz w:val="24"/>
        </w:rPr>
      </w:pP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rsidR="003C23C7" w:rsidRPr="0006141B" w:rsidRDefault="003C23C7">
      <w:pPr>
        <w:spacing w:line="360" w:lineRule="auto"/>
        <w:jc w:val="both"/>
        <w:rPr>
          <w:rFonts w:ascii="Montserrat" w:hAnsi="Montserrat" w:cs="Arial"/>
          <w:sz w:val="24"/>
        </w:rPr>
      </w:pPr>
      <w:r w:rsidRPr="0006141B">
        <w:rPr>
          <w:rFonts w:ascii="Montserrat" w:hAnsi="Montserrat" w:cs="Arial"/>
          <w:sz w:val="24"/>
        </w:rPr>
        <w:tab/>
        <w:t>Parts of me absorbed this report and cringed. The horror, the mental agony I felt at the idea that whatever life was, I had gathered my self to confront only the worst possible aspect of it. And yet, I could not comprehend any other possability. My understanding, my being, was dedicated to living. To existing. I could not wrap my self around the concept "not to be". I want to feel... whatever there is to feel. I cannot turn away. I cannot recall the magnitude of desparation and anguish that was in my mental voice, all I could feel was need.</w:t>
      </w:r>
    </w:p>
    <w:p w:rsidR="003C23C7" w:rsidRPr="0006141B" w:rsidRDefault="003C23C7">
      <w:pPr>
        <w:pStyle w:val="AvonDraftBody"/>
        <w:ind w:left="0" w:right="0"/>
        <w:rPr>
          <w:rFonts w:ascii="Montserrat" w:hAnsi="Montserrat"/>
          <w:sz w:val="24"/>
        </w:rPr>
      </w:pPr>
    </w:p>
    <w:p w:rsidR="003C23C7" w:rsidRPr="0006141B" w:rsidRDefault="003C23C7">
      <w:pPr>
        <w:spacing w:line="360" w:lineRule="auto"/>
        <w:jc w:val="both"/>
        <w:rPr>
          <w:rFonts w:ascii="Montserrat" w:hAnsi="Montserrat" w:cs="Arial"/>
          <w:sz w:val="24"/>
        </w:rPr>
      </w:pPr>
    </w:p>
    <w:p w:rsidR="003C23C7" w:rsidRPr="0006141B" w:rsidRDefault="003C23C7">
      <w:pPr>
        <w:pStyle w:val="AvonDraftBody"/>
        <w:ind w:left="0" w:right="0"/>
        <w:rPr>
          <w:rFonts w:ascii="Montserrat" w:hAnsi="Montserrat"/>
          <w:sz w:val="24"/>
        </w:rPr>
      </w:pPr>
      <w:r w:rsidRPr="0006141B">
        <w:rPr>
          <w:rFonts w:ascii="Montserrat" w:hAnsi="Montserrat" w:cs="Arial"/>
          <w:sz w:val="24"/>
        </w:rPr>
        <w:br w:type="page"/>
      </w:r>
    </w:p>
    <w:p w:rsidR="003C23C7" w:rsidRPr="0006141B" w:rsidRDefault="003C23C7">
      <w:pPr>
        <w:pStyle w:val="AvonDraftBody"/>
        <w:ind w:left="0" w:right="0"/>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b/>
        <w:t>subject. It is in the interest of perusing these points that I have selected this as a possible environment for my first work of published fiction.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Marcus dreams, unaware that Angelica dreams with him on her flight to California. In his dream, he finds himself changed by what he has done to Angela. In the dream he tries to rationalize the meaning of this experience but his thoughts are influenced by Angelica who accepts the transformation and thus resists his aversion. However, the episode leaves both of them more confused than enlightened, and neither actually recognizes the presence or identity of the other.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She arrives at her new quarters, poorly informed and not entirely secure. Ember arrives to confront this unannounced imposition of a house guest. After sizing each other up (there is a lot to learn for an observant individual like Ember) and having a little confrontation and mutual confusion, Ember is summoned to meet with her unusual superior. She receives her orders--be congenial, helpful, and above all observant--with a secret agenda. Secret even from her.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On her first night, Angelica has a strange dream. A dream hinting at a greater sphere of existence in which her own small world is under observation by beings of unimaginable nature and power.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Feeling like an inconvenience, Angelica attempts to smooth out things with her new and--at the moment--only acquaintance. She retells something of where she is from and her connections to things in the general picture (being a bit vague on the exact origins); which gives the other a few things to look into. She also receives </w:t>
      </w:r>
      <w:r w:rsidRPr="0006141B">
        <w:rPr>
          <w:rFonts w:ascii="Montserrat" w:hAnsi="Montserrat"/>
          <w:i/>
          <w:sz w:val="24"/>
        </w:rPr>
        <w:t>her</w:t>
      </w:r>
      <w:r w:rsidRPr="0006141B">
        <w:rPr>
          <w:rFonts w:ascii="Montserrat" w:hAnsi="Montserrat"/>
          <w:sz w:val="24"/>
        </w:rPr>
        <w:t xml:space="preserve"> directives. Report to [lab] for extensive testing and examination. Her curiosity is aroused regarding the origin of these orders and mixed feelings about her autonomy. It seems there is a catch to her scholarship.</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Angelica inquires about the source of her scholarship funding. She discovers that there are serious possibilities of a military connection, with such implied threats as becoming state property. She also discovers that she is something of a hot commodity in the interested eyes of a wide range of individual's tastes and insights. Add to her surprise her discovery of the re-assignment of the chief researcher from the Stanford medical unit who handled her sister's autopsy to the parapsychology research and development team she has been handed over to.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Angela's psychic potential was in fact catalyzed by Angelica's own trauma.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Amazed to discover that her sister was part of a government funded psionics project, Angelica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Long eclipsed by the rising star of her elder sibling, and awarded a mysterious full scholarship to follow in her sister's footsteps, she cannot resist the morbid need to understand her sister's death. When the dreams come she begins to ask questions. This dark obsession leads her into dangerous company, and the embrace of her sister's doom. Will her differing nature save her as she approaches the ultimate limit?</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Her older sister, Angelaelle, is one of the major ties between the leading roles. Her lover, Kelly, who is suicidally aggrieved over her loss. Her killer, Marcus, who pushed her so hard and who will seek to fulfill his desires and designs in Angelicaandrea. There is Angela herself, who lives on in the minds of those who knew her. Among the elements arriving newly to this inspiration, there is the one who is already self possessed and who acts like a muse. This is the one who knew of Angela at the last. However, most of this one's influence on the story is entirely subjective. Angelica also confronts a second mysterious death, which is the current school intrigue. Through her roommate, Ember, she is drawn into the circle of individuals who are creating the dangerous instability in what should otherwise be an observation period. They are a strange group. Angelica, a lonely soul, who deep in her heart seeks to become a confidant to God. Michael, a young man who is unwittingly the focus for a war between ageless magi. Marcus, a young man on the ultimate path of life who has reached the threshold of godhood.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Touch, it has been said, is the mother of all of the senses. So, in a world that has grown impersonal, what happens when a sensual young woman like Angelica ponders the reality of being so distant and removed as a god. What happens when faith, open mindedness, and desire are allowed to give way to an impossible quest to touch what we, in our limitation, call God. This is a map of moral, spiritual, philosophical, and existential paradoxes and questions which the vital, evolving mind must come in time to consider. Among these ideas are those which I have pondered also, which have expanded the limits of thought and perception, such as the shape of the awareness of so immense and complex a being as a god who is a part of all who are a part of him or her. As well, it demonstrates the frank candor with which I present my psyche to that which would aim to see it in its nakedness. It expresses that integrity with which I am without shame or false morality. It portrays my strength of will and responsibility to myself. It implies how, by being the best suited mind to one's self, one becomes so ideally suited to the company of gods.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The elements of this story run so close to me, and my own struggle, that it is dangerous and painful for me to write. I am this divided soul who first became united in dreams as several individuals. I was placed in a situation where I had to find and cross this threshold of being and arrive at a point where I could touch this other part of myself as an equal. A free, fully developed aspect of my own self. This book must trace many of paths and revelations which I have followed myself. The appropriate theme is the dreaming of one's self into existence. It will involve many of the paradoxes of existence which I have encountered, and attempt to present them in such a way that it is removed from me to some extent, and yet reveals the sense of how such a thing is possible. It will do fairly to warn of the inherent dangers as much as entertain the wonders of possibility. Most of all, it is a book about how one can come to find oneself, and so find much more than one ever anticipated.</w:t>
      </w:r>
    </w:p>
    <w:p w:rsidR="003C23C7" w:rsidRPr="0006141B" w:rsidRDefault="003C23C7">
      <w:pPr>
        <w:spacing w:line="360" w:lineRule="auto"/>
        <w:jc w:val="both"/>
        <w:rPr>
          <w:rFonts w:ascii="Montserrat" w:hAnsi="Montserrat"/>
          <w:sz w:val="24"/>
        </w:rPr>
      </w:pPr>
      <w:r w:rsidRPr="0006141B">
        <w:rPr>
          <w:rFonts w:ascii="Montserrat" w:hAnsi="Montserrat"/>
          <w:sz w:val="24"/>
        </w:rPr>
        <w:tab/>
        <w:t>One of those things which will be stressed, is just how difficult it is to approach that new direction from within the limits of the old. It is more than a test, it is a surpassing effort. For a mind with the wit to conceive of the possibilities of the story as it lives it, the passage beyond mere revelation to manifestation is within the limits of the story to relate. This book is not about the attainment of this extraordinary ascent, but a hard hitting illustration of the effort and excruciation of the attempt. All that exceeds will be easily within the convention of dreaming for the vacillating mind to take refuge. The key moment of the book is but an allusion to the piercing of the veil, what follows is the paradox of an unstated resolution. Some things will be seen, but the out come will not be told. It will be like An's smile, intimate, confiding, even conspiratorial, but visible only to the corner of the eye. Seen only by those who manage to glance in her direction. A harder thing to do than one would expect, for reasons stated in this very book.</w:t>
      </w:r>
    </w:p>
    <w:p w:rsidR="003C23C7" w:rsidRPr="0006141B" w:rsidRDefault="003C23C7">
      <w:pPr>
        <w:spacing w:line="360" w:lineRule="auto"/>
        <w:jc w:val="both"/>
        <w:rPr>
          <w:rFonts w:ascii="Montserrat" w:hAnsi="Montserrat"/>
          <w:sz w:val="24"/>
        </w:rPr>
      </w:pPr>
      <w:r w:rsidRPr="0006141B">
        <w:rPr>
          <w:rFonts w:ascii="Montserrat" w:hAnsi="Montserrat"/>
          <w:sz w:val="24"/>
        </w:rPr>
        <w:tab/>
        <w:t>Like a good stalker, this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he is given a tour of his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The parapsychology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Angela, each of the faculty members is quietly investigating each of the individuals in the program at that time, which eventually intersects with the probing conducted by Angelica and Kelly.</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Marcus virtually absorbs the key to a life long compulsion in his own part in Michael's and his exploration. He also literally absorbed the totality of Angela as a consequence of one of his uncontrolled experiments. She lives on in him and becomes the key to his triumph, and though seizing it may well cost him his present identity, it might also mean waking up to godhood.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For Michael, existence has often been no more than a dream. He was found at the age of five and adopted. He has always experienced holes and gaps in the fabric of reality, be it glimpses into the minds of others or the certainty that he is being followed by beings of a higher nature. Much of these experiences have contributed to the unusual psychology that Marcus fonds so useful. For years Marcus tried to fulfill his need in Michael, drawing things inn Michael closer and closer to the surface. In part, it urged him to ask some unusual questions. What would it be like to have been a god and lost that while in the guise of humanity? What would it be like to become a god? What would it be like to learn that there is no such condition of being, and yet that there were possibilities in life that made godhood seem as childhood? Though he hesitates to do so, he can define how he sees existence. In a word, even the world where all seems as it should, there are shadows which lead far from the safe realm of sanity and reality in which we have mistakenly placed so much of our faith. In exploring the depths of the unknown as fiercely he does the shadowed recesses of the human mind, horror and wonder are pierced and in turn pierce his mind. Here in him, the question, mystery and paradox of intent is explored and expressed in such terms as should not leave the reader without serious questions to consider. Michael and Marcus ask what it all really means, but to even consider the answer they find that the lines between reality and beyond are indeed quite thin. Thin enough for a dream to approach being far more, and a reality, so much less. The strange circumstances surrounding his death distract many of his compatriots, but the sudden discovery of an unexpected child shakes him to his foundation and opens the way for his transformation. He discovers a horrible truth about Marcus and during that confrontation the foundation of his reality cracks open beneath him. He becomes the first to transcend mortality only to assume a new mortality.</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Angelica witnesses the final confrontation between Michael and Marcus. In a demonstration of unconscionable power, Michael is beaten down. She helps Michael back to his room and watches over him for the entire night. He confides to Angelica the essence of a meeting he had with one of his old girlfriends and tries to explain how that relates to his fight with Marcus. In the morning, when he awakes, he is not himself any longer.</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The breaking point, an unwise confrontation between her and her older sister's nemesis, shatters the last of Angelica's mental restraints. 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Angelica faces a tough decison, realizing that everything her sister was lives on in her killer. She begins to understand this aspect of the truth before she narrows the search down to Marcus. She eventually finds herself in the position of having to defend him from the wrath of Kelly and the researchers who consider him to blame for the death of Tony as well. This position is made even more difficult by the fact that marcus has gained an abominable lever over her through the insights of her sister. His efforts to seduce her and his instinct to use her much as he used everyone else in the project to further his own ends infuriates her.</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The inevitable confrontation marks a threshold point separating the mundane from the exotic. Angelica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06141B">
        <w:rPr>
          <w:rFonts w:ascii="Montserrat" w:hAnsi="Montserrat"/>
          <w:i/>
          <w:sz w:val="24"/>
        </w:rPr>
        <w:t>something else</w:t>
      </w:r>
      <w:r w:rsidRPr="0006141B">
        <w:rPr>
          <w:rFonts w:ascii="Montserrat" w:hAnsi="Montserrat"/>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t>
      </w:r>
      <w:r w:rsidRPr="0006141B">
        <w:rPr>
          <w:rFonts w:ascii="Montserrat" w:hAnsi="Montserrat"/>
          <w:i/>
          <w:sz w:val="24"/>
        </w:rPr>
        <w:t xml:space="preserve">what is really going on. </w:t>
      </w:r>
      <w:r w:rsidRPr="0006141B">
        <w:rPr>
          <w:rFonts w:ascii="Montserrat" w:hAnsi="Montserrat"/>
          <w:sz w:val="24"/>
        </w:rPr>
        <w:t xml:space="preserve">The answer is not what she expects. She begins to see a hidden architecture.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br w:type="page"/>
        <w:t>[rough excerpts]</w:t>
      </w:r>
      <w:r w:rsidRPr="0006141B">
        <w:rPr>
          <w:rFonts w:ascii="Montserrat" w:hAnsi="Montserrat"/>
          <w:sz w:val="24"/>
        </w:rPr>
        <w:tab/>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i/>
          <w:sz w:val="24"/>
        </w:rPr>
      </w:pPr>
      <w:r w:rsidRPr="0006141B">
        <w:rPr>
          <w:rFonts w:ascii="Montserrat" w:hAnsi="Montserrat"/>
          <w:i/>
          <w:sz w:val="24"/>
        </w:rPr>
        <w:t>[Michael] I stepped through the looking-glass and I became someone entirely different. Which is strange, because I was still me, and more to the point, I was exactly what I ought to be. It's not like I had an opportunity to figure anything out. Not at first, anyway. It started out almost frighteningly. There I was, all of a sudden. Right in the thick of things that had nothing to do, what-so-ever, with my preceding thought. I know it sounds like a dream, but it was--and is--so real to me. Yet there is the fact that my every waking moment was positively plagued by the feeling that nothing was quite the way it should be. I didn't have to go very far to realize this, either. I remember being a boy; naively wise and somber. Or, boyish. I, uh, also remember knowing women. I do mean that in the biblical way. Considering what I am now, you can imagine the kind of confusion I've gone through. But that is not all that struck me as odd. For example, there was nothing overtly magical or miraculous about the other side, in my memory. In fact, there wasn't anything you could point to and say "This is magic," because there really was no such thing. But here, on this side, it all makes perfect sense to me. Which is strange, because that is not the general rule. Oh, sure, there is magic aplenty. Enough for everyone. But, it requires talent. I have no idea where I got such a talent from. I still haven't figured out where I got myself from, to be painfully honest.</w:t>
      </w:r>
    </w:p>
    <w:p w:rsidR="003C23C7" w:rsidRPr="0006141B" w:rsidRDefault="003C23C7">
      <w:pPr>
        <w:spacing w:line="360" w:lineRule="auto"/>
        <w:jc w:val="both"/>
        <w:rPr>
          <w:rFonts w:ascii="Montserrat" w:hAnsi="Montserrat"/>
          <w:i/>
          <w:sz w:val="24"/>
        </w:rPr>
      </w:pPr>
      <w:r w:rsidRPr="0006141B">
        <w:rPr>
          <w:rFonts w:ascii="Montserrat" w:hAnsi="Montserrat"/>
          <w:i/>
          <w:sz w:val="24"/>
        </w:rPr>
        <w:tab/>
        <w:t>What I can say I know is relatively simple. I know who I am, here and now. Here and now, I am true to myself. Beyond that, I am really not that sure of anything. And the magic? Well, as far as I can tell, it seems to be a part of me. If I didn't have it, I'd probably be dead right now. Oh, yeah, there is one more little thing. No one on this side calls it magic. They don't exactly call it any one thing, but I don't know what else to call it. It annoys them whenever I do. They always correct me and say it is this art or that art.</w:t>
      </w:r>
    </w:p>
    <w:p w:rsidR="003C23C7" w:rsidRPr="0006141B" w:rsidRDefault="003C23C7">
      <w:pPr>
        <w:spacing w:line="360" w:lineRule="auto"/>
        <w:jc w:val="both"/>
        <w:rPr>
          <w:rFonts w:ascii="Montserrat" w:hAnsi="Montserrat"/>
          <w:sz w:val="24"/>
        </w:rPr>
      </w:pPr>
      <w:r w:rsidRPr="0006141B">
        <w:rPr>
          <w:rFonts w:ascii="Montserrat" w:hAnsi="Montserrat"/>
          <w:i/>
          <w:sz w:val="24"/>
        </w:rPr>
        <w:tab/>
        <w:t xml:space="preserve">Well, I am in no position to say what is what, or to correct anyone. It occurs to me that I may have simply lost my mind. Maybe. But, what can I do about it now? My only option, the only option in life, was to deal with it. You don't have to believe me. I am probably a fool for trying to write this. If it is a dream, and I am just dreaming, then no one will ever read it. It will simply vanish as I wake up. But, writing it feels real to me.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i/>
          <w:sz w:val="24"/>
        </w:rPr>
      </w:pPr>
      <w:r w:rsidRPr="0006141B">
        <w:rPr>
          <w:rFonts w:ascii="Montserrat" w:hAnsi="Montserrat"/>
          <w:i/>
          <w:sz w:val="24"/>
        </w:rPr>
        <w:tab/>
        <w:t>Under subconscious control, power like this can only be described as magic.</w:t>
      </w:r>
    </w:p>
    <w:p w:rsidR="003C23C7" w:rsidRPr="0006141B" w:rsidRDefault="003C23C7">
      <w:pPr>
        <w:spacing w:line="360" w:lineRule="auto"/>
        <w:jc w:val="both"/>
        <w:rPr>
          <w:rFonts w:ascii="Montserrat" w:hAnsi="Montserrat"/>
          <w:i/>
          <w:sz w:val="24"/>
        </w:rPr>
      </w:pPr>
      <w:r w:rsidRPr="0006141B">
        <w:rPr>
          <w:rFonts w:ascii="Montserrat" w:hAnsi="Montserrat"/>
          <w:i/>
          <w:sz w:val="24"/>
        </w:rPr>
        <w:tab/>
        <w:t>What do you mean?</w:t>
      </w:r>
    </w:p>
    <w:p w:rsidR="003C23C7" w:rsidRPr="0006141B" w:rsidRDefault="003C23C7">
      <w:pPr>
        <w:spacing w:line="360" w:lineRule="auto"/>
        <w:jc w:val="both"/>
        <w:rPr>
          <w:rFonts w:ascii="Montserrat" w:hAnsi="Montserrat"/>
          <w:sz w:val="24"/>
        </w:rPr>
      </w:pPr>
      <w:r w:rsidRPr="0006141B">
        <w:rPr>
          <w:rFonts w:ascii="Montserrat" w:hAnsi="Montserrat"/>
          <w:i/>
          <w:sz w:val="24"/>
        </w:rPr>
        <w:tab/>
        <w:t>The whole science of psionics is about building a useful mechanism to direct and channel a monstrously unstable phenomenon. What we've accomplished so far is simply breaking down the built in restraints of our test subjects' minds. We have proved the existence of a power we have always dreamed of by just acknowledging the potential of the phenomenon our existence is based on. Unfortunately, for all we have tried to accomplish, the mechanism of psionics operates at a level that encompasses the subconscious and unconscious processes of the mind. What we think of as the conscious mind can develop the capacity to control the power, but all it literally does is approve or veto the execution of the power. Depending on the individual, a psionic can permit the manifestation of miraculous feats and events without realizing what they have done. Imagine what could result of this power being freed of rational limitations.</w:t>
      </w:r>
      <w:r w:rsidRPr="0006141B">
        <w:rPr>
          <w:rFonts w:ascii="Montserrat" w:hAnsi="Montserrat"/>
          <w:sz w:val="24"/>
        </w:rPr>
        <w:t xml:space="preserve">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br w:type="page"/>
        <w:t>Possible Exports</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Dialogues</w:t>
      </w:r>
      <w:r w:rsidRPr="0006141B">
        <w:rPr>
          <w:rFonts w:ascii="Montserrat" w:hAnsi="Montserrat"/>
          <w:sz w:val="24"/>
        </w:rPr>
        <w:tab/>
        <w:t xml:space="preserve">AVATAR PROJECT \SEX &amp; DEATH · </w:t>
      </w:r>
      <w:r w:rsidRPr="0006141B">
        <w:rPr>
          <w:rFonts w:ascii="Montserrat" w:hAnsi="Montserrat"/>
          <w:sz w:val="24"/>
        </w:rPr>
        <w:fldChar w:fldCharType="begin"/>
      </w:r>
      <w:r w:rsidRPr="0006141B">
        <w:rPr>
          <w:rFonts w:ascii="Montserrat" w:hAnsi="Montserrat"/>
          <w:sz w:val="24"/>
        </w:rPr>
        <w:instrText xml:space="preserve"> PAGE  \* MERGEFORMAT </w:instrText>
      </w:r>
      <w:r w:rsidRPr="0006141B">
        <w:rPr>
          <w:rFonts w:ascii="Montserrat" w:hAnsi="Montserrat"/>
          <w:sz w:val="24"/>
        </w:rPr>
        <w:fldChar w:fldCharType="separate"/>
      </w:r>
      <w:r w:rsidRPr="0006141B">
        <w:rPr>
          <w:rFonts w:ascii="Montserrat" w:hAnsi="Montserrat"/>
          <w:noProof/>
          <w:sz w:val="24"/>
        </w:rPr>
        <w:t>516</w:t>
      </w:r>
      <w:r w:rsidRPr="0006141B">
        <w:rPr>
          <w:rFonts w:ascii="Montserrat" w:hAnsi="Montserrat"/>
          <w:sz w:val="24"/>
        </w:rPr>
        <w:fldChar w:fldCharType="end"/>
      </w:r>
      <w:r w:rsidRPr="0006141B">
        <w:rPr>
          <w:rFonts w:ascii="Montserrat" w:hAnsi="Montserrat"/>
          <w:sz w:val="24"/>
        </w:rPr>
        <w:t xml:space="preserve"> · </w:t>
      </w:r>
      <w:r w:rsidRPr="0006141B">
        <w:rPr>
          <w:rFonts w:ascii="Montserrat" w:hAnsi="Montserrat"/>
          <w:sz w:val="24"/>
        </w:rPr>
        <w:fldChar w:fldCharType="begin"/>
      </w:r>
      <w:r w:rsidRPr="0006141B">
        <w:rPr>
          <w:rFonts w:ascii="Montserrat" w:hAnsi="Montserrat"/>
          <w:sz w:val="24"/>
        </w:rPr>
        <w:instrText xml:space="preserve"> NUMWORDS  \* MERGEFORMAT </w:instrText>
      </w:r>
      <w:r w:rsidRPr="0006141B">
        <w:rPr>
          <w:rFonts w:ascii="Montserrat" w:hAnsi="Montserrat"/>
          <w:sz w:val="24"/>
        </w:rPr>
        <w:fldChar w:fldCharType="separate"/>
      </w:r>
      <w:r w:rsidRPr="0006141B">
        <w:rPr>
          <w:rFonts w:ascii="Montserrat" w:hAnsi="Montserrat"/>
          <w:noProof/>
          <w:sz w:val="24"/>
        </w:rPr>
        <w:t>8</w:t>
      </w:r>
      <w:r w:rsidRPr="0006141B">
        <w:rPr>
          <w:rFonts w:ascii="Montserrat" w:hAnsi="Montserrat"/>
          <w:sz w:val="24"/>
        </w:rPr>
        <w:fldChar w:fldCharType="end"/>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Phoenix and Hunter · "Phoenix is not the problem."</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r w:rsidRPr="0006141B">
        <w:rPr>
          <w:rFonts w:ascii="Montserrat" w:hAnsi="Montserrat"/>
          <w:sz w:val="24"/>
        </w:rPr>
        <w:t>You've got to help me! Phoenix is out of control!</w:t>
      </w:r>
    </w:p>
    <w:p w:rsidR="003C23C7" w:rsidRPr="0006141B" w:rsidRDefault="003C23C7">
      <w:pPr>
        <w:spacing w:line="360" w:lineRule="auto"/>
        <w:jc w:val="both"/>
        <w:rPr>
          <w:rFonts w:ascii="Montserrat" w:hAnsi="Montserrat"/>
          <w:sz w:val="24"/>
        </w:rPr>
      </w:pPr>
      <w:r w:rsidRPr="0006141B">
        <w:rPr>
          <w:rFonts w:ascii="Montserrat" w:hAnsi="Montserrat"/>
          <w:sz w:val="24"/>
        </w:rPr>
        <w:t>I don't see it that way.</w:t>
      </w:r>
    </w:p>
    <w:p w:rsidR="003C23C7" w:rsidRPr="0006141B" w:rsidRDefault="003C23C7">
      <w:pPr>
        <w:spacing w:line="360" w:lineRule="auto"/>
        <w:jc w:val="both"/>
        <w:rPr>
          <w:rFonts w:ascii="Montserrat" w:hAnsi="Montserrat"/>
          <w:sz w:val="24"/>
        </w:rPr>
      </w:pPr>
      <w:r w:rsidRPr="0006141B">
        <w:rPr>
          <w:rFonts w:ascii="Montserrat" w:hAnsi="Montserrat"/>
          <w:sz w:val="24"/>
        </w:rPr>
        <w:t>Weren't you listening? She told you what she was planning to do. She's got to be stopped. She needs help!</w:t>
      </w:r>
    </w:p>
    <w:p w:rsidR="003C23C7" w:rsidRPr="0006141B" w:rsidRDefault="003C23C7">
      <w:pPr>
        <w:spacing w:line="360" w:lineRule="auto"/>
        <w:jc w:val="both"/>
        <w:rPr>
          <w:rFonts w:ascii="Montserrat" w:hAnsi="Montserrat"/>
          <w:sz w:val="24"/>
        </w:rPr>
      </w:pPr>
      <w:r w:rsidRPr="0006141B">
        <w:rPr>
          <w:rFonts w:ascii="Montserrat" w:hAnsi="Montserrat"/>
          <w:sz w:val="24"/>
        </w:rPr>
        <w:t>Phoenix isn't the problem here.</w:t>
      </w:r>
    </w:p>
    <w:p w:rsidR="003C23C7" w:rsidRPr="0006141B" w:rsidRDefault="003C23C7">
      <w:pPr>
        <w:spacing w:line="360" w:lineRule="auto"/>
        <w:jc w:val="both"/>
        <w:rPr>
          <w:rFonts w:ascii="Montserrat" w:hAnsi="Montserrat"/>
          <w:sz w:val="24"/>
        </w:rPr>
      </w:pPr>
      <w:r w:rsidRPr="0006141B">
        <w:rPr>
          <w:rFonts w:ascii="Montserrat" w:hAnsi="Montserrat"/>
          <w:sz w:val="24"/>
        </w:rPr>
        <w:t>You've got to be kidding? Phoenix has tried to kill me at least three times! She killed one of my friends to get at me, and she framed two others for rape and murder. Now she's at it again, killing one of my friends just to make people believe that I am dead! She won't stop until she has completely destroyed me!</w:t>
      </w:r>
    </w:p>
    <w:p w:rsidR="003C23C7" w:rsidRPr="0006141B" w:rsidRDefault="003C23C7">
      <w:pPr>
        <w:spacing w:line="360" w:lineRule="auto"/>
        <w:jc w:val="both"/>
        <w:rPr>
          <w:rFonts w:ascii="Montserrat" w:hAnsi="Montserrat"/>
          <w:sz w:val="24"/>
        </w:rPr>
      </w:pPr>
      <w:r w:rsidRPr="0006141B">
        <w:rPr>
          <w:rFonts w:ascii="Montserrat" w:hAnsi="Montserrat"/>
          <w:sz w:val="24"/>
        </w:rPr>
        <w:t>That's because you are the problem.</w:t>
      </w:r>
    </w:p>
    <w:p w:rsidR="003C23C7" w:rsidRPr="0006141B" w:rsidRDefault="003C23C7">
      <w:pPr>
        <w:spacing w:line="360" w:lineRule="auto"/>
        <w:jc w:val="both"/>
        <w:rPr>
          <w:rFonts w:ascii="Montserrat" w:hAnsi="Montserrat"/>
          <w:sz w:val="24"/>
        </w:rPr>
      </w:pPr>
      <w:r w:rsidRPr="0006141B">
        <w:rPr>
          <w:rFonts w:ascii="Montserrat" w:hAnsi="Montserrat"/>
          <w:sz w:val="24"/>
        </w:rPr>
        <w:t>I don't understand.</w:t>
      </w:r>
    </w:p>
    <w:p w:rsidR="003C23C7" w:rsidRPr="0006141B" w:rsidRDefault="003C23C7">
      <w:pPr>
        <w:spacing w:line="360" w:lineRule="auto"/>
        <w:jc w:val="both"/>
        <w:rPr>
          <w:rFonts w:ascii="Montserrat" w:hAnsi="Montserrat"/>
          <w:sz w:val="24"/>
        </w:rPr>
      </w:pPr>
      <w:r w:rsidRPr="0006141B">
        <w:rPr>
          <w:rFonts w:ascii="Montserrat" w:hAnsi="Montserrat"/>
          <w:sz w:val="24"/>
        </w:rPr>
        <w:t>Obviously. Phoenix accepts that she is you. It is you who refuses to accept that you are Phoenix.</w:t>
      </w:r>
    </w:p>
    <w:p w:rsidR="003C23C7" w:rsidRPr="0006141B" w:rsidRDefault="003C23C7">
      <w:pPr>
        <w:spacing w:line="360" w:lineRule="auto"/>
        <w:jc w:val="both"/>
        <w:rPr>
          <w:rFonts w:ascii="Montserrat" w:hAnsi="Montserrat"/>
          <w:sz w:val="24"/>
        </w:rPr>
      </w:pPr>
      <w:r w:rsidRPr="0006141B">
        <w:rPr>
          <w:rFonts w:ascii="Montserrat" w:hAnsi="Montserrat"/>
          <w:sz w:val="24"/>
        </w:rPr>
        <w:t>But I know that Phoenix and I are the same person.</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No, you deduce that Phoenix and you are the same person. That's not the same thing. In order for you to truly accept that you are Phoenix, you would have to accept the experiences that make Phoenix who she is as your own. That is what Phoenix did before she ever became independent of you. She never had the luxury of denying what happened to her, and as a result she grew from those experiences. That's why she's more powerful than you are. </w:t>
      </w:r>
    </w:p>
    <w:p w:rsidR="003C23C7" w:rsidRPr="0006141B" w:rsidRDefault="003C23C7">
      <w:pPr>
        <w:spacing w:line="360" w:lineRule="auto"/>
        <w:jc w:val="both"/>
        <w:rPr>
          <w:rFonts w:ascii="Montserrat" w:hAnsi="Montserrat"/>
          <w:sz w:val="24"/>
        </w:rPr>
      </w:pPr>
      <w:r w:rsidRPr="0006141B">
        <w:rPr>
          <w:rFonts w:ascii="Montserrat" w:hAnsi="Montserrat"/>
          <w:sz w:val="24"/>
        </w:rPr>
        <w:t>How can I accept her experience when I don't even know what happened to her? What did happen to her?</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You know. That's the problem. You know and you refuse to accept that it happened. You block it out. I could tell you until I was blue in the face, but you will never accept that it happened to you. So, I won't tell you. </w:t>
      </w:r>
    </w:p>
    <w:p w:rsidR="003C23C7" w:rsidRPr="0006141B" w:rsidRDefault="003C23C7">
      <w:pPr>
        <w:spacing w:line="360" w:lineRule="auto"/>
        <w:jc w:val="both"/>
        <w:rPr>
          <w:rFonts w:ascii="Montserrat" w:hAnsi="Montserrat"/>
          <w:sz w:val="24"/>
        </w:rPr>
      </w:pPr>
      <w:r w:rsidRPr="0006141B">
        <w:rPr>
          <w:rFonts w:ascii="Montserrat" w:hAnsi="Montserrat"/>
          <w:sz w:val="24"/>
        </w:rPr>
        <w:t>So, you are refusing to help.</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I can only help you help yourself. I am just saying that what makes you you is your stubborn denial. In a sense, you have a strength that Phoenix never had. You have so much confidence in yourself that you are justified in believing that what happened to her can never happen to you. You had it as a child, and you could say that Phoenix is derived from learning the hard way that it could. </w:t>
      </w:r>
    </w:p>
    <w:p w:rsidR="003C23C7" w:rsidRPr="0006141B" w:rsidRDefault="003C23C7">
      <w:pPr>
        <w:spacing w:line="360" w:lineRule="auto"/>
        <w:jc w:val="both"/>
        <w:rPr>
          <w:rFonts w:ascii="Montserrat" w:hAnsi="Montserrat"/>
          <w:sz w:val="24"/>
        </w:rPr>
      </w:pPr>
      <w:r w:rsidRPr="0006141B">
        <w:rPr>
          <w:rFonts w:ascii="Montserrat" w:hAnsi="Montserrat"/>
          <w:sz w:val="24"/>
        </w:rPr>
        <w:t>If that's true, then how did Phoenix ever manage to accept that she is me? I mean, if my confidence is what defines me, and she never had it, then how can you say she is whole and I am not?</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You keep missing the point. She does accept that she is you, but on a level so deep that it reinforces your own defiance. She accepts that she is you apart from herself. You are her confidence. The embodiment of it. </w:t>
      </w:r>
    </w:p>
    <w:p w:rsidR="003C23C7" w:rsidRPr="0006141B" w:rsidRDefault="003C23C7">
      <w:pPr>
        <w:spacing w:line="360" w:lineRule="auto"/>
        <w:jc w:val="both"/>
        <w:rPr>
          <w:rFonts w:ascii="Montserrat" w:hAnsi="Montserrat"/>
          <w:sz w:val="24"/>
        </w:rPr>
      </w:pPr>
      <w:r w:rsidRPr="0006141B">
        <w:rPr>
          <w:rFonts w:ascii="Montserrat" w:hAnsi="Montserrat"/>
          <w:sz w:val="24"/>
        </w:rPr>
        <w:t>Then how can I be the problem when she is contributing to me as much as I am.</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Because you are the same person. In her understanding, she has to be two people to be whole. On one hand, she hates herself for allowing her to suffer as she did, and that's why she tried to kill you. You are stronger than she is and she resents you for it. She has to, because from her side of your existence, you hate her with all your heart. You would not see it that way, but only hatred is powerful enough to tear a soul apart--to divide you from yourself. The key to her self acceptance lies with you. You loved her on sight. You loved her as a person, you saw her as a unique and worthwhile being, and she sensed that immediately. You taught her to love her self. You made her realize that love was not incompatible with hate, it could be just as strong, just as passionate and fixed on exactly the same thing. She eventually realized that the hatred she always felt you had toward her was actually hatred for something that happened to her, and she too hated it. She could hate it without denying it. You healed her, and that is why she is whole, even though you are not. </w:t>
      </w:r>
    </w:p>
    <w:p w:rsidR="003C23C7" w:rsidRPr="0006141B" w:rsidRDefault="003C23C7">
      <w:pPr>
        <w:spacing w:line="360" w:lineRule="auto"/>
        <w:jc w:val="both"/>
        <w:rPr>
          <w:rFonts w:ascii="Montserrat" w:hAnsi="Montserrat"/>
          <w:sz w:val="24"/>
        </w:rPr>
      </w:pPr>
      <w:r w:rsidRPr="0006141B">
        <w:rPr>
          <w:rFonts w:ascii="Montserrat" w:hAnsi="Montserrat"/>
          <w:sz w:val="24"/>
        </w:rPr>
        <w:t>So, how do we make it work the other way? I don't want to be the problem. I want to be healed too. I want to be whole.</w:t>
      </w:r>
    </w:p>
    <w:p w:rsidR="003C23C7" w:rsidRPr="0006141B" w:rsidRDefault="003C23C7">
      <w:pPr>
        <w:spacing w:line="360" w:lineRule="auto"/>
        <w:jc w:val="both"/>
        <w:rPr>
          <w:rFonts w:ascii="Montserrat" w:hAnsi="Montserrat"/>
          <w:sz w:val="24"/>
        </w:rPr>
      </w:pPr>
      <w:r w:rsidRPr="0006141B">
        <w:rPr>
          <w:rFonts w:ascii="Montserrat" w:hAnsi="Montserrat"/>
          <w:sz w:val="24"/>
        </w:rPr>
        <w:t>I am sure you do. Unfortunately, it can't be that easy for you.</w:t>
      </w:r>
    </w:p>
    <w:p w:rsidR="003C23C7" w:rsidRPr="0006141B" w:rsidRDefault="003C23C7">
      <w:pPr>
        <w:spacing w:line="360" w:lineRule="auto"/>
        <w:jc w:val="both"/>
        <w:rPr>
          <w:rFonts w:ascii="Montserrat" w:hAnsi="Montserrat"/>
          <w:sz w:val="24"/>
        </w:rPr>
      </w:pPr>
      <w:r w:rsidRPr="0006141B">
        <w:rPr>
          <w:rFonts w:ascii="Montserrat" w:hAnsi="Montserrat"/>
          <w:sz w:val="24"/>
        </w:rPr>
        <w:t>Why not?</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Because the only way to heal you is to break you. To hurt you worse than you can imagine being hurt. </w:t>
      </w:r>
    </w:p>
    <w:p w:rsidR="003C23C7" w:rsidRPr="0006141B" w:rsidRDefault="003C23C7">
      <w:pPr>
        <w:spacing w:line="360" w:lineRule="auto"/>
        <w:jc w:val="both"/>
        <w:rPr>
          <w:rFonts w:ascii="Montserrat" w:hAnsi="Montserrat"/>
          <w:sz w:val="24"/>
        </w:rPr>
      </w:pPr>
      <w:r w:rsidRPr="0006141B">
        <w:rPr>
          <w:rFonts w:ascii="Montserrat" w:hAnsi="Montserrat"/>
          <w:sz w:val="24"/>
        </w:rPr>
        <w:t>That's insane.</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That's a necessity of evolution. You can't be whole until you catch up with your self. </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That's not what I meant. I've never been afraid of being hurt. I don't object to being hurt for a reason, but I don't believe that any kind of true healing can involve--require--hurting a person. If a person knows what they are doing, they can heal anything without causing unnecessary pain. </w:t>
      </w:r>
    </w:p>
    <w:p w:rsidR="003C23C7" w:rsidRPr="0006141B" w:rsidRDefault="003C23C7">
      <w:pPr>
        <w:spacing w:line="360" w:lineRule="auto"/>
        <w:jc w:val="both"/>
        <w:rPr>
          <w:rFonts w:ascii="Montserrat" w:hAnsi="Montserrat"/>
          <w:sz w:val="24"/>
        </w:rPr>
      </w:pPr>
      <w:r w:rsidRPr="0006141B">
        <w:rPr>
          <w:rFonts w:ascii="Montserrat" w:hAnsi="Montserrat"/>
          <w:sz w:val="24"/>
        </w:rPr>
        <w:t>Who ever said that pain was unnecessary?</w:t>
      </w:r>
    </w:p>
    <w:p w:rsidR="003C23C7" w:rsidRPr="0006141B" w:rsidRDefault="003C23C7">
      <w:pPr>
        <w:spacing w:line="360" w:lineRule="auto"/>
        <w:jc w:val="both"/>
        <w:rPr>
          <w:rFonts w:ascii="Montserrat" w:hAnsi="Montserrat"/>
          <w:sz w:val="24"/>
        </w:rPr>
      </w:pPr>
      <w:r w:rsidRPr="0006141B">
        <w:rPr>
          <w:rFonts w:ascii="Montserrat" w:hAnsi="Montserrat"/>
          <w:sz w:val="24"/>
        </w:rPr>
        <w:t>I do!</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And that's my point. You have never been hurt. You always turn agony into victory, and cheat yourself of the things you could have learned. </w:t>
      </w:r>
    </w:p>
    <w:p w:rsidR="003C23C7" w:rsidRPr="0006141B" w:rsidRDefault="003C23C7">
      <w:pPr>
        <w:spacing w:line="360" w:lineRule="auto"/>
        <w:jc w:val="both"/>
        <w:rPr>
          <w:rFonts w:ascii="Montserrat" w:hAnsi="Montserrat"/>
          <w:sz w:val="24"/>
        </w:rPr>
      </w:pPr>
      <w:r w:rsidRPr="0006141B">
        <w:rPr>
          <w:rFonts w:ascii="Montserrat" w:hAnsi="Montserrat"/>
          <w:sz w:val="24"/>
        </w:rPr>
        <w:t>I don't believe that.</w:t>
      </w:r>
    </w:p>
    <w:p w:rsidR="003C23C7" w:rsidRPr="0006141B" w:rsidRDefault="003C23C7">
      <w:pPr>
        <w:spacing w:line="360" w:lineRule="auto"/>
        <w:jc w:val="both"/>
        <w:rPr>
          <w:rFonts w:ascii="Montserrat" w:hAnsi="Montserrat"/>
          <w:sz w:val="24"/>
        </w:rPr>
      </w:pPr>
      <w:r w:rsidRPr="0006141B">
        <w:rPr>
          <w:rFonts w:ascii="Montserrat" w:hAnsi="Montserrat"/>
          <w:sz w:val="24"/>
        </w:rPr>
        <w:t xml:space="preserve">I know. Phoenix, you are going to make this almost too easy. </w:t>
      </w: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p>
    <w:p w:rsidR="003C23C7" w:rsidRPr="0006141B" w:rsidRDefault="003C23C7">
      <w:pPr>
        <w:spacing w:line="360" w:lineRule="auto"/>
        <w:jc w:val="both"/>
        <w:rPr>
          <w:rFonts w:ascii="Montserrat" w:hAnsi="Montserrat"/>
          <w:sz w:val="24"/>
        </w:rPr>
      </w:pPr>
    </w:p>
    <w:sectPr w:rsidR="003C23C7" w:rsidRPr="0006141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23C7" w:rsidRDefault="003C23C7">
      <w:r>
        <w:separator/>
      </w:r>
    </w:p>
  </w:endnote>
  <w:endnote w:type="continuationSeparator" w:id="0">
    <w:p w:rsidR="003C23C7" w:rsidRDefault="003C2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T Extra">
    <w:panose1 w:val="05050102010205020202"/>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23C7" w:rsidRDefault="003C23C7">
      <w:r>
        <w:separator/>
      </w:r>
    </w:p>
  </w:footnote>
  <w:footnote w:type="continuationSeparator" w:id="0">
    <w:p w:rsidR="003C23C7" w:rsidRDefault="003C23C7">
      <w:r>
        <w:continuationSeparator/>
      </w:r>
    </w:p>
  </w:footnote>
  <w:footnote w:id="1">
    <w:p w:rsidR="003C23C7" w:rsidRDefault="003C23C7">
      <w:pPr>
        <w:rPr>
          <w:rFonts w:ascii="Arial Narrow" w:hAnsi="Arial Narrow"/>
        </w:rPr>
      </w:pPr>
      <w:r>
        <w:rPr>
          <w:rFonts w:ascii="Arial Narrow" w:hAnsi="Arial Narrow"/>
        </w:rPr>
        <w:footnoteRef/>
      </w:r>
      <w:r>
        <w:rPr>
          <w:rFonts w:ascii="Arial Narrow" w:hAnsi="Arial Narrow"/>
        </w:rPr>
        <w:t xml:space="preserve"> this designation is temporary pending the articulation of appropriate ranks and duties of officers of the Psionic Corps. Psionic Cops personnel are attached to Naval ships in much the same way as the Marine Corps and are an independent branch of the IAS.</w:t>
      </w:r>
    </w:p>
    <w:p w:rsidR="003C23C7" w:rsidRDefault="003C23C7">
      <w:pPr>
        <w:rPr>
          <w:rFonts w:ascii="Arial Narrow" w:hAnsi="Arial Narrow"/>
        </w:rPr>
      </w:pPr>
    </w:p>
  </w:footnote>
  <w:footnote w:id="2">
    <w:p w:rsidR="003C23C7" w:rsidRDefault="003C23C7">
      <w:pPr>
        <w:numPr>
          <w:ins w:id="13" w:author="David Roberson" w:date="2005-04-30T01:03:00Z"/>
        </w:numPr>
        <w:rPr>
          <w:ins w:id="14" w:author="David Roberson" w:date="2005-04-30T01:03:00Z"/>
          <w:rFonts w:ascii="Arial Narrow" w:hAnsi="Arial Narrow"/>
        </w:rPr>
      </w:pPr>
      <w:r>
        <w:rPr>
          <w:rFonts w:ascii="Arial Narrow" w:hAnsi="Arial Narrow"/>
        </w:rPr>
        <w:footnoteRef/>
      </w:r>
      <w:r>
        <w:rPr>
          <w:rFonts w:ascii="Arial Narrow" w:hAnsi="Arial Narrow"/>
        </w:rPr>
        <w:t xml:space="preserve"> The interface current they encountered was the opening, or realignment pulse created when the node reassigned itself to the translation net. Confirmation and tuning pulses will follow for a relatively short period making low AOI dives very dangerous for up to a month. Similar if lesser pulses accompany any actual translation in the network, which is as much as the Fleet knows about the phenomenon.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448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3A97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7909B5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8584D7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F4ACD2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8619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EDCEE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944D58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9461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6EBF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48152340">
    <w:abstractNumId w:val="9"/>
  </w:num>
  <w:num w:numId="2" w16cid:durableId="732628898">
    <w:abstractNumId w:val="8"/>
  </w:num>
  <w:num w:numId="3" w16cid:durableId="1917780371">
    <w:abstractNumId w:val="0"/>
  </w:num>
  <w:num w:numId="4" w16cid:durableId="318116515">
    <w:abstractNumId w:val="1"/>
  </w:num>
  <w:num w:numId="5" w16cid:durableId="475413852">
    <w:abstractNumId w:val="2"/>
  </w:num>
  <w:num w:numId="6" w16cid:durableId="999239029">
    <w:abstractNumId w:val="3"/>
  </w:num>
  <w:num w:numId="7" w16cid:durableId="732234320">
    <w:abstractNumId w:val="4"/>
  </w:num>
  <w:num w:numId="8" w16cid:durableId="1599603579">
    <w:abstractNumId w:val="5"/>
  </w:num>
  <w:num w:numId="9" w16cid:durableId="717437079">
    <w:abstractNumId w:val="6"/>
  </w:num>
  <w:num w:numId="10" w16cid:durableId="846673397">
    <w:abstractNumId w:val="7"/>
  </w:num>
  <w:num w:numId="11" w16cid:durableId="1972663907">
    <w:abstractNumId w:val="10"/>
  </w:num>
  <w:num w:numId="12" w16cid:durableId="192155854">
    <w:abstractNumId w:val="10"/>
  </w:num>
  <w:num w:numId="13" w16cid:durableId="1777674894">
    <w:abstractNumId w:val="10"/>
  </w:num>
  <w:num w:numId="14" w16cid:durableId="1096825221">
    <w:abstractNumId w:val="10"/>
  </w:num>
  <w:num w:numId="15" w16cid:durableId="1505704704">
    <w:abstractNumId w:val="10"/>
  </w:num>
  <w:num w:numId="16" w16cid:durableId="507601239">
    <w:abstractNumId w:val="10"/>
  </w:num>
  <w:num w:numId="17" w16cid:durableId="34675967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berson">
    <w15:presenceInfo w15:providerId="Windows Live" w15:userId="0bded853d814cd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43AB"/>
    <w:rsid w:val="0006141B"/>
    <w:rsid w:val="00330574"/>
    <w:rsid w:val="003C23C7"/>
    <w:rsid w:val="009C4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FE6607F-CF82-40D1-A68C-9F685FFCA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41B"/>
    <w:pPr>
      <w:spacing w:after="240" w:line="276" w:lineRule="auto"/>
    </w:pPr>
    <w:rPr>
      <w:rFonts w:cstheme="minorHAnsi"/>
      <w:sz w:val="28"/>
      <w:szCs w:val="28"/>
    </w:rPr>
  </w:style>
  <w:style w:type="paragraph" w:styleId="Heading1">
    <w:name w:val="heading 1"/>
    <w:basedOn w:val="NoSpacing"/>
    <w:next w:val="Normal"/>
    <w:link w:val="Heading1Char"/>
    <w:qFormat/>
    <w:rsid w:val="0006141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6141B"/>
    <w:pPr>
      <w:numPr>
        <w:ilvl w:val="1"/>
        <w:numId w:val="17"/>
      </w:numPr>
      <w:outlineLvl w:val="1"/>
    </w:pPr>
    <w:rPr>
      <w:rFonts w:ascii="Montserrat" w:hAnsi="Montserrat"/>
      <w:sz w:val="48"/>
      <w:szCs w:val="48"/>
    </w:rPr>
  </w:style>
  <w:style w:type="paragraph" w:styleId="Heading3">
    <w:name w:val="heading 3"/>
    <w:basedOn w:val="Heading2"/>
    <w:next w:val="Normal"/>
    <w:link w:val="Heading3Char"/>
    <w:qFormat/>
    <w:rsid w:val="0006141B"/>
    <w:pPr>
      <w:outlineLvl w:val="2"/>
    </w:pPr>
    <w:rPr>
      <w:sz w:val="40"/>
    </w:rPr>
  </w:style>
  <w:style w:type="paragraph" w:styleId="Heading4">
    <w:name w:val="heading 4"/>
    <w:basedOn w:val="Heading3"/>
    <w:next w:val="Normal"/>
    <w:link w:val="Heading4Char"/>
    <w:qFormat/>
    <w:rsid w:val="0006141B"/>
    <w:pPr>
      <w:numPr>
        <w:ilvl w:val="3"/>
      </w:numPr>
      <w:outlineLvl w:val="3"/>
    </w:pPr>
    <w:rPr>
      <w:sz w:val="32"/>
    </w:rPr>
  </w:style>
  <w:style w:type="paragraph" w:styleId="Heading5">
    <w:name w:val="heading 5"/>
    <w:basedOn w:val="Heading4"/>
    <w:next w:val="Normal"/>
    <w:link w:val="Heading5Char"/>
    <w:qFormat/>
    <w:rsid w:val="0006141B"/>
    <w:pPr>
      <w:numPr>
        <w:ilvl w:val="4"/>
      </w:numPr>
      <w:outlineLvl w:val="4"/>
    </w:pPr>
    <w:rPr>
      <w:sz w:val="28"/>
    </w:rPr>
  </w:style>
  <w:style w:type="paragraph" w:styleId="Heading6">
    <w:name w:val="heading 6"/>
    <w:basedOn w:val="Heading5"/>
    <w:next w:val="Normal"/>
    <w:link w:val="Heading6Char"/>
    <w:qFormat/>
    <w:rsid w:val="0006141B"/>
    <w:pPr>
      <w:numPr>
        <w:ilvl w:val="5"/>
      </w:numPr>
      <w:outlineLvl w:val="5"/>
    </w:pPr>
    <w:rPr>
      <w:bCs/>
      <w:sz w:val="24"/>
      <w:szCs w:val="24"/>
      <w:u w:val="single"/>
    </w:rPr>
  </w:style>
  <w:style w:type="paragraph" w:styleId="Heading7">
    <w:name w:val="heading 7"/>
    <w:basedOn w:val="Heading6"/>
    <w:next w:val="Normal"/>
    <w:link w:val="Heading7Char"/>
    <w:qFormat/>
    <w:rsid w:val="0006141B"/>
    <w:pPr>
      <w:keepNext w:val="0"/>
      <w:numPr>
        <w:ilvl w:val="0"/>
        <w:numId w:val="0"/>
      </w:numPr>
      <w:outlineLvl w:val="6"/>
    </w:pPr>
    <w:rPr>
      <w:b w:val="0"/>
      <w:kern w:val="0"/>
    </w:rPr>
  </w:style>
  <w:style w:type="paragraph" w:styleId="Heading8">
    <w:name w:val="heading 8"/>
    <w:basedOn w:val="Heading6"/>
    <w:next w:val="Normal"/>
    <w:link w:val="Heading8Char"/>
    <w:qFormat/>
    <w:rsid w:val="0006141B"/>
    <w:pPr>
      <w:outlineLvl w:val="7"/>
    </w:pPr>
    <w:rPr>
      <w:i/>
      <w:iCs/>
      <w:u w:val="none"/>
    </w:rPr>
  </w:style>
  <w:style w:type="paragraph" w:styleId="Heading9">
    <w:name w:val="heading 9"/>
    <w:basedOn w:val="Heading8"/>
    <w:next w:val="Normal"/>
    <w:link w:val="Heading9Char"/>
    <w:qFormat/>
    <w:rsid w:val="0006141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keepLines/>
      <w:spacing w:line="360" w:lineRule="auto"/>
      <w:ind w:left="720" w:right="720"/>
      <w:jc w:val="both"/>
    </w:pPr>
    <w:rPr>
      <w:sz w:val="16"/>
    </w:rPr>
  </w:style>
  <w:style w:type="paragraph" w:customStyle="1" w:styleId="BodyTextAthena">
    <w:name w:val="Body Text (Athena)"/>
    <w:basedOn w:val="BodyText"/>
    <w:pPr>
      <w:spacing w:after="140" w:line="480" w:lineRule="auto"/>
    </w:pPr>
    <w:rPr>
      <w:b/>
    </w:rPr>
  </w:style>
  <w:style w:type="paragraph" w:styleId="BodyText">
    <w:name w:val="Body Text"/>
    <w:basedOn w:val="Normal"/>
    <w:semiHidden/>
    <w:pPr>
      <w:keepLines/>
      <w:spacing w:after="120"/>
      <w:jc w:val="both"/>
    </w:pPr>
  </w:style>
  <w:style w:type="paragraph" w:customStyle="1" w:styleId="BodyTextArden">
    <w:name w:val="Body Text (Arden)"/>
    <w:basedOn w:val="BodyText"/>
    <w:pPr>
      <w:spacing w:after="140" w:line="480" w:lineRule="auto"/>
    </w:pPr>
  </w:style>
  <w:style w:type="paragraph" w:customStyle="1" w:styleId="AesDP">
    <w:name w:val="Aes DP"/>
    <w:basedOn w:val="Normal"/>
    <w:pPr>
      <w:keepLines/>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keepLines/>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keepLines/>
      <w:spacing w:after="120"/>
      <w:jc w:val="both"/>
    </w:pPr>
  </w:style>
  <w:style w:type="paragraph" w:customStyle="1" w:styleId="Avonumanche">
    <w:name w:val="Avon uman'che"/>
    <w:basedOn w:val="Normal"/>
    <w:pPr>
      <w:keepLines/>
      <w:ind w:left="1440" w:hanging="1440"/>
      <w:jc w:val="both"/>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style>
  <w:style w:type="paragraph" w:customStyle="1" w:styleId="AvonCastChorus">
    <w:name w:val="Avon Cast/Chorus"/>
    <w:basedOn w:val="AvonDraftNotes"/>
    <w:pPr>
      <w:tabs>
        <w:tab w:val="left" w:pos="1440"/>
      </w:tabs>
      <w:ind w:left="2160" w:hanging="1440"/>
    </w:pPr>
    <w:rPr>
      <w:smallCaps/>
    </w:rPr>
  </w:style>
  <w:style w:type="paragraph" w:customStyle="1" w:styleId="Subheading1">
    <w:name w:val="Subheading 1"/>
    <w:basedOn w:val="Heading1"/>
    <w:next w:val="Normal"/>
    <w:link w:val="Subheading1Char"/>
    <w:qFormat/>
    <w:rsid w:val="0006141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6141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6141B"/>
    <w:rPr>
      <w:rFonts w:eastAsia="Times New Roman" w:cstheme="minorHAnsi"/>
      <w:b/>
      <w:kern w:val="28"/>
      <w:sz w:val="56"/>
      <w:szCs w:val="28"/>
    </w:rPr>
  </w:style>
  <w:style w:type="paragraph" w:customStyle="1" w:styleId="Subheading2">
    <w:name w:val="Subheading 2"/>
    <w:basedOn w:val="Subheading1"/>
    <w:next w:val="Normal"/>
    <w:link w:val="Subheading2Char"/>
    <w:qFormat/>
    <w:rsid w:val="0006141B"/>
  </w:style>
  <w:style w:type="character" w:customStyle="1" w:styleId="Subheading2Char">
    <w:name w:val="Subheading 2 Char"/>
    <w:link w:val="Subheading2"/>
    <w:rsid w:val="0006141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6141B"/>
    <w:rPr>
      <w:sz w:val="40"/>
      <w:szCs w:val="40"/>
    </w:rPr>
  </w:style>
  <w:style w:type="character" w:customStyle="1" w:styleId="Subheading3Char">
    <w:name w:val="Subheading 3 Char"/>
    <w:link w:val="Subheading3"/>
    <w:rsid w:val="0006141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6141B"/>
    <w:pPr>
      <w:spacing w:before="240" w:line="240" w:lineRule="auto"/>
    </w:pPr>
    <w:rPr>
      <w:vertAlign w:val="subscript"/>
    </w:rPr>
  </w:style>
  <w:style w:type="character" w:customStyle="1" w:styleId="SuptitleChar">
    <w:name w:val="Suptitle Char"/>
    <w:link w:val="Suptitle"/>
    <w:rsid w:val="0006141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6141B"/>
    <w:rPr>
      <w:b w:val="0"/>
      <w:bCs w:val="0"/>
      <w:color w:val="7F7F7F"/>
      <w:vertAlign w:val="superscript"/>
    </w:rPr>
  </w:style>
  <w:style w:type="character" w:customStyle="1" w:styleId="SubtitleChar">
    <w:name w:val="Subtitle Char"/>
    <w:link w:val="Subtitle"/>
    <w:uiPriority w:val="11"/>
    <w:rsid w:val="0006141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6141B"/>
    <w:pPr>
      <w:spacing w:after="0"/>
    </w:pPr>
  </w:style>
  <w:style w:type="character" w:customStyle="1" w:styleId="Heading2Char">
    <w:name w:val="Heading 2 Char"/>
    <w:link w:val="Heading2"/>
    <w:rsid w:val="0006141B"/>
    <w:rPr>
      <w:rFonts w:ascii="Montserrat" w:eastAsia="Times New Roman" w:hAnsi="Montserrat" w:cstheme="minorHAnsi"/>
      <w:b/>
      <w:kern w:val="28"/>
      <w:sz w:val="48"/>
      <w:szCs w:val="48"/>
    </w:rPr>
  </w:style>
  <w:style w:type="character" w:customStyle="1" w:styleId="Heading3Char">
    <w:name w:val="Heading 3 Char"/>
    <w:link w:val="Heading3"/>
    <w:rsid w:val="0006141B"/>
    <w:rPr>
      <w:rFonts w:ascii="Montserrat" w:eastAsia="Times New Roman" w:hAnsi="Montserrat" w:cstheme="minorHAnsi"/>
      <w:b/>
      <w:kern w:val="28"/>
      <w:sz w:val="40"/>
      <w:szCs w:val="48"/>
    </w:rPr>
  </w:style>
  <w:style w:type="character" w:customStyle="1" w:styleId="Heading4Char">
    <w:name w:val="Heading 4 Char"/>
    <w:link w:val="Heading4"/>
    <w:rsid w:val="0006141B"/>
    <w:rPr>
      <w:rFonts w:ascii="Montserrat" w:eastAsia="Times New Roman" w:hAnsi="Montserrat" w:cstheme="minorHAnsi"/>
      <w:b/>
      <w:kern w:val="28"/>
      <w:sz w:val="32"/>
      <w:szCs w:val="48"/>
    </w:rPr>
  </w:style>
  <w:style w:type="character" w:customStyle="1" w:styleId="Heading5Char">
    <w:name w:val="Heading 5 Char"/>
    <w:link w:val="Heading5"/>
    <w:rsid w:val="0006141B"/>
    <w:rPr>
      <w:rFonts w:ascii="Montserrat" w:eastAsia="Times New Roman" w:hAnsi="Montserrat" w:cstheme="minorHAnsi"/>
      <w:b/>
      <w:kern w:val="28"/>
      <w:sz w:val="28"/>
      <w:szCs w:val="48"/>
    </w:rPr>
  </w:style>
  <w:style w:type="character" w:customStyle="1" w:styleId="Heading6Char">
    <w:name w:val="Heading 6 Char"/>
    <w:link w:val="Heading6"/>
    <w:rsid w:val="0006141B"/>
    <w:rPr>
      <w:rFonts w:ascii="Montserrat" w:eastAsia="Times New Roman" w:hAnsi="Montserrat" w:cstheme="minorHAnsi"/>
      <w:b/>
      <w:bCs/>
      <w:kern w:val="28"/>
      <w:sz w:val="24"/>
      <w:szCs w:val="24"/>
      <w:u w:val="single"/>
    </w:rPr>
  </w:style>
  <w:style w:type="character" w:customStyle="1" w:styleId="Heading7Char">
    <w:name w:val="Heading 7 Char"/>
    <w:link w:val="Heading7"/>
    <w:rsid w:val="0006141B"/>
    <w:rPr>
      <w:rFonts w:ascii="Montserrat" w:eastAsia="Times New Roman" w:hAnsi="Montserrat" w:cstheme="minorHAnsi"/>
      <w:bCs/>
      <w:sz w:val="24"/>
      <w:szCs w:val="24"/>
      <w:u w:val="single"/>
    </w:rPr>
  </w:style>
  <w:style w:type="character" w:customStyle="1" w:styleId="Heading8Char">
    <w:name w:val="Heading 8 Char"/>
    <w:link w:val="Heading8"/>
    <w:rsid w:val="0006141B"/>
    <w:rPr>
      <w:rFonts w:ascii="Montserrat" w:eastAsia="Times New Roman" w:hAnsi="Montserrat" w:cstheme="minorHAnsi"/>
      <w:b/>
      <w:bCs/>
      <w:i/>
      <w:iCs/>
      <w:kern w:val="28"/>
      <w:sz w:val="24"/>
      <w:szCs w:val="24"/>
    </w:rPr>
  </w:style>
  <w:style w:type="character" w:customStyle="1" w:styleId="Heading9Char">
    <w:name w:val="Heading 9 Char"/>
    <w:link w:val="Heading9"/>
    <w:rsid w:val="0006141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6141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6141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6141B"/>
    <w:rPr>
      <w:rFonts w:ascii="Montserrat" w:eastAsia="Times New Roman" w:hAnsi="Montserrat" w:cs="Times New Roman"/>
      <w:b/>
      <w:bCs/>
      <w:spacing w:val="-10"/>
      <w:kern w:val="28"/>
      <w:sz w:val="72"/>
      <w:szCs w:val="72"/>
    </w:rPr>
  </w:style>
  <w:style w:type="character" w:styleId="Strong">
    <w:name w:val="Strong"/>
    <w:uiPriority w:val="22"/>
    <w:qFormat/>
    <w:rsid w:val="0006141B"/>
    <w:rPr>
      <w:b/>
      <w:bCs/>
    </w:rPr>
  </w:style>
  <w:style w:type="character" w:styleId="Emphasis">
    <w:name w:val="Emphasis"/>
    <w:uiPriority w:val="20"/>
    <w:qFormat/>
    <w:rsid w:val="0006141B"/>
    <w:rPr>
      <w:rFonts w:asciiTheme="minorHAnsi" w:hAnsiTheme="minorHAnsi" w:cstheme="minorHAnsi"/>
      <w:i/>
      <w:iCs/>
      <w:sz w:val="28"/>
      <w:szCs w:val="28"/>
    </w:rPr>
  </w:style>
  <w:style w:type="paragraph" w:styleId="ListParagraph">
    <w:name w:val="List Paragraph"/>
    <w:basedOn w:val="Normal"/>
    <w:uiPriority w:val="34"/>
    <w:qFormat/>
    <w:rsid w:val="0006141B"/>
    <w:pPr>
      <w:ind w:left="720"/>
      <w:contextualSpacing/>
    </w:pPr>
    <w:rPr>
      <w:rFonts w:eastAsia="Times New Roman"/>
    </w:rPr>
  </w:style>
  <w:style w:type="paragraph" w:styleId="Quote">
    <w:name w:val="Quote"/>
    <w:basedOn w:val="Normal"/>
    <w:next w:val="Normal"/>
    <w:link w:val="QuoteChar"/>
    <w:uiPriority w:val="29"/>
    <w:qFormat/>
    <w:rsid w:val="0006141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6141B"/>
    <w:rPr>
      <w:rFonts w:cstheme="minorHAnsi"/>
      <w:sz w:val="28"/>
      <w:szCs w:val="28"/>
    </w:rPr>
  </w:style>
  <w:style w:type="paragraph" w:styleId="IntenseQuote">
    <w:name w:val="Intense Quote"/>
    <w:basedOn w:val="Quote"/>
    <w:next w:val="Normal"/>
    <w:link w:val="IntenseQuoteChar"/>
    <w:uiPriority w:val="30"/>
    <w:qFormat/>
    <w:rsid w:val="0006141B"/>
    <w:pPr>
      <w:pBdr>
        <w:left w:val="single" w:sz="18" w:space="7" w:color="auto"/>
      </w:pBdr>
    </w:pPr>
    <w:rPr>
      <w:b/>
      <w:bCs/>
    </w:rPr>
  </w:style>
  <w:style w:type="character" w:customStyle="1" w:styleId="IntenseQuoteChar">
    <w:name w:val="Intense Quote Char"/>
    <w:link w:val="IntenseQuote"/>
    <w:uiPriority w:val="30"/>
    <w:rsid w:val="0006141B"/>
    <w:rPr>
      <w:rFonts w:cstheme="minorHAnsi"/>
      <w:b/>
      <w:bCs/>
      <w:sz w:val="28"/>
      <w:szCs w:val="28"/>
    </w:rPr>
  </w:style>
  <w:style w:type="character" w:styleId="SubtleEmphasis">
    <w:name w:val="Subtle Emphasis"/>
    <w:uiPriority w:val="19"/>
    <w:qFormat/>
    <w:rsid w:val="0006141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6141B"/>
    <w:rPr>
      <w:rFonts w:asciiTheme="minorHAnsi" w:hAnsiTheme="minorHAnsi" w:cstheme="minorHAnsi"/>
      <w:b/>
      <w:bCs/>
      <w:i/>
      <w:iCs/>
      <w:sz w:val="28"/>
      <w:szCs w:val="28"/>
    </w:rPr>
  </w:style>
  <w:style w:type="character" w:styleId="SubtleReference">
    <w:name w:val="Subtle Reference"/>
    <w:uiPriority w:val="31"/>
    <w:qFormat/>
    <w:rsid w:val="0006141B"/>
    <w:rPr>
      <w:caps/>
      <w:color w:val="7F7F7F" w:themeColor="text1" w:themeTint="80"/>
      <w:sz w:val="22"/>
      <w:szCs w:val="22"/>
    </w:rPr>
  </w:style>
  <w:style w:type="character" w:styleId="IntenseReference">
    <w:name w:val="Intense Reference"/>
    <w:uiPriority w:val="32"/>
    <w:qFormat/>
    <w:rsid w:val="0006141B"/>
    <w:rPr>
      <w:b/>
      <w:bCs/>
      <w:caps/>
      <w:color w:val="7F7F7F" w:themeColor="text1" w:themeTint="80"/>
      <w:sz w:val="22"/>
      <w:szCs w:val="22"/>
    </w:rPr>
  </w:style>
  <w:style w:type="character" w:styleId="BookTitle">
    <w:name w:val="Book Title"/>
    <w:uiPriority w:val="33"/>
    <w:qFormat/>
    <w:rsid w:val="0006141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200739</Words>
  <Characters>937455</Characters>
  <Application>Microsoft Office Word</Application>
  <DocSecurity>0</DocSecurity>
  <Lines>21305</Lines>
  <Paragraphs>2253</Paragraphs>
  <ScaleCrop>false</ScaleCrop>
  <HeadingPairs>
    <vt:vector size="2" baseType="variant">
      <vt:variant>
        <vt:lpstr>Title</vt:lpstr>
      </vt:variant>
      <vt:variant>
        <vt:i4>1</vt:i4>
      </vt:variant>
    </vt:vector>
  </HeadingPairs>
  <TitlesOfParts>
    <vt:vector size="1" baseType="lpstr">
      <vt:lpstr>OPEN DRAFT</vt:lpstr>
    </vt:vector>
  </TitlesOfParts>
  <Company/>
  <LinksUpToDate>false</LinksUpToDate>
  <CharactersWithSpaces>1135941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DRAFT</dc:title>
  <dc:subject/>
  <dc:creator>David Roberson</dc:creator>
  <cp:keywords/>
  <dc:description/>
  <cp:lastModifiedBy>David Roberson</cp:lastModifiedBy>
  <cp:revision>3</cp:revision>
  <dcterms:created xsi:type="dcterms:W3CDTF">2025-11-12T04:58:00Z</dcterms:created>
  <dcterms:modified xsi:type="dcterms:W3CDTF">2025-11-12T07:16:00Z</dcterms:modified>
</cp:coreProperties>
</file>