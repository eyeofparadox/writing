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510" w:rsidRPr="00BE72DB" w:rsidRDefault="00B45510" w:rsidP="00B45510">
      <w:pPr>
        <w:jc w:val="both"/>
        <w:rPr>
          <w:rFonts w:ascii="Montserrat" w:hAnsi="Montserrat"/>
          <w:sz w:val="24"/>
          <w:szCs w:val="20"/>
        </w:rPr>
      </w:pPr>
      <w:r w:rsidRPr="00BE72DB">
        <w:rPr>
          <w:rFonts w:ascii="Montserrat" w:hAnsi="Montserrat"/>
          <w:sz w:val="24"/>
          <w:szCs w:val="20"/>
        </w:rPr>
        <w:t>In Hunger &amp; In Thirst</w:t>
      </w:r>
    </w:p>
    <w:p w:rsidR="00B45510" w:rsidRPr="00BE72DB" w:rsidRDefault="00B45510" w:rsidP="00B45510">
      <w:pPr>
        <w:jc w:val="both"/>
        <w:rPr>
          <w:rFonts w:ascii="Montserrat" w:hAnsi="Montserrat"/>
          <w:sz w:val="24"/>
          <w:szCs w:val="20"/>
        </w:rPr>
      </w:pPr>
      <w:r w:rsidRPr="00BE72DB">
        <w:rPr>
          <w:rFonts w:ascii="Montserrat" w:hAnsi="Montserrat"/>
          <w:sz w:val="24"/>
          <w:szCs w:val="20"/>
        </w:rPr>
        <w:t>Refinement</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A Girl &amp; A Boy</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deeper and deeper access to her psychic potential starting with the traumatic ordeal she suffered when she was seven years old.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w:t>
      </w:r>
      <w:smartTag w:uri="urn:schemas-microsoft-com:office:smarttags" w:element="City">
        <w:smartTag w:uri="urn:schemas-microsoft-com:office:smarttags" w:element="place">
          <w:r w:rsidRPr="00BE72DB">
            <w:rPr>
              <w:rFonts w:ascii="Montserrat" w:hAnsi="Montserrat"/>
              <w:sz w:val="24"/>
              <w:szCs w:val="20"/>
            </w:rPr>
            <w:t>Logan</w:t>
          </w:r>
        </w:smartTag>
      </w:smartTag>
      <w:r w:rsidRPr="00BE72DB">
        <w:rPr>
          <w:rFonts w:ascii="Montserrat" w:hAnsi="Montserrat"/>
          <w:sz w:val="24"/>
          <w:szCs w:val="20"/>
        </w:rPr>
        <w:t xml:space="preserve">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Some of the powers of the ring could be used on others, such as when Morgan was turned female by </w:t>
      </w:r>
      <w:smartTag w:uri="urn:schemas-microsoft-com:office:smarttags" w:element="City">
        <w:smartTag w:uri="urn:schemas-microsoft-com:office:smarttags" w:element="place">
          <w:r w:rsidRPr="00BE72DB">
            <w:rPr>
              <w:rFonts w:ascii="Montserrat" w:hAnsi="Montserrat"/>
              <w:sz w:val="24"/>
              <w:szCs w:val="20"/>
            </w:rPr>
            <w:t>Logan</w:t>
          </w:r>
        </w:smartTag>
      </w:smartTag>
      <w:r w:rsidRPr="00BE72DB">
        <w:rPr>
          <w:rFonts w:ascii="Montserrat" w:hAnsi="Montserrat"/>
          <w:sz w:val="24"/>
          <w:szCs w:val="20"/>
        </w:rPr>
        <w:t xml:space="preserve">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Family</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w:t>
      </w:r>
      <w:smartTag w:uri="urn:schemas-microsoft-com:office:smarttags" w:element="place">
        <w:r w:rsidRPr="00BE72DB">
          <w:rPr>
            <w:rFonts w:ascii="Montserrat" w:hAnsi="Montserrat"/>
            <w:sz w:val="24"/>
            <w:szCs w:val="20"/>
          </w:rPr>
          <w:t>Avon</w:t>
        </w:r>
      </w:smartTag>
      <w:r w:rsidRPr="00BE72DB">
        <w:rPr>
          <w:rFonts w:ascii="Montserrat" w:hAnsi="Montserrat"/>
          <w:sz w:val="24"/>
          <w:szCs w:val="20"/>
        </w:rPr>
        <w:t xml:space="preserve"> and she was ordered to eliminate him. His people suspected that a spy had established herself among their allies in </w:t>
      </w:r>
      <w:smartTag w:uri="urn:schemas-microsoft-com:office:smarttags" w:element="place">
        <w:r w:rsidRPr="00BE72DB">
          <w:rPr>
            <w:rFonts w:ascii="Montserrat" w:hAnsi="Montserrat"/>
            <w:sz w:val="24"/>
            <w:szCs w:val="20"/>
          </w:rPr>
          <w:t>Avon</w:t>
        </w:r>
      </w:smartTag>
      <w:r w:rsidRPr="00BE72DB">
        <w:rPr>
          <w:rFonts w:ascii="Montserrat" w:hAnsi="Montserrat"/>
          <w:sz w:val="24"/>
          <w:szCs w:val="20"/>
        </w:rPr>
        <w:t xml:space="preserve"> and he was ordered to identify her.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The Ring</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The Ring of Morduin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r w:rsidRPr="00BE72DB">
        <w:rPr>
          <w:rFonts w:ascii="Montserrat" w:hAnsi="Montserrat"/>
          <w:sz w:val="24"/>
          <w:szCs w:val="20"/>
        </w:rPr>
        <w:t>In the past</w:t>
      </w:r>
    </w:p>
    <w:p w:rsidR="00B45510" w:rsidRPr="00BE72DB" w:rsidRDefault="00B45510" w:rsidP="00B45510">
      <w:pPr>
        <w:jc w:val="both"/>
        <w:rPr>
          <w:rFonts w:ascii="Montserrat" w:hAnsi="Montserrat"/>
          <w:sz w:val="24"/>
          <w:szCs w:val="20"/>
        </w:rPr>
      </w:pPr>
      <w:r w:rsidRPr="00BE72DB">
        <w:rPr>
          <w:rFonts w:ascii="Montserrat" w:hAnsi="Montserrat"/>
          <w:sz w:val="24"/>
          <w:szCs w:val="20"/>
        </w:rPr>
        <w:t>She is turned male, possessed by the demon and trapped in the ring</w:t>
      </w:r>
    </w:p>
    <w:p w:rsidR="00B45510" w:rsidRPr="00BE72DB" w:rsidRDefault="00B45510" w:rsidP="00B45510">
      <w:pPr>
        <w:jc w:val="both"/>
        <w:rPr>
          <w:rFonts w:ascii="Montserrat" w:hAnsi="Montserrat"/>
          <w:sz w:val="24"/>
          <w:szCs w:val="20"/>
        </w:rPr>
      </w:pPr>
      <w:r w:rsidRPr="00BE72DB">
        <w:rPr>
          <w:rFonts w:ascii="Montserrat" w:hAnsi="Montserrat"/>
          <w:sz w:val="24"/>
          <w:szCs w:val="20"/>
        </w:rPr>
        <w:t>In the future</w:t>
      </w:r>
    </w:p>
    <w:p w:rsidR="00B45510" w:rsidRPr="00BE72DB" w:rsidRDefault="00B45510" w:rsidP="00B45510">
      <w:pPr>
        <w:jc w:val="both"/>
        <w:rPr>
          <w:rFonts w:ascii="Montserrat" w:hAnsi="Montserrat"/>
          <w:sz w:val="24"/>
          <w:szCs w:val="20"/>
          <w:vertAlign w:val="superscript"/>
        </w:rPr>
      </w:pPr>
      <w:r w:rsidRPr="00BE72DB">
        <w:rPr>
          <w:rFonts w:ascii="Montserrat" w:hAnsi="Montserrat"/>
          <w:sz w:val="24"/>
          <w:szCs w:val="20"/>
        </w:rPr>
        <w:t>He is a reincarnation of her</w:t>
      </w:r>
      <w:r w:rsidRPr="00BE72DB">
        <w:rPr>
          <w:rFonts w:ascii="Montserrat" w:hAnsi="Montserrat"/>
          <w:sz w:val="24"/>
          <w:szCs w:val="20"/>
          <w:vertAlign w:val="superscript"/>
        </w:rPr>
        <w:t>1</w:t>
      </w:r>
    </w:p>
    <w:p w:rsidR="00B45510" w:rsidRPr="00BE72DB" w:rsidRDefault="00B45510" w:rsidP="00B45510">
      <w:pPr>
        <w:jc w:val="both"/>
        <w:rPr>
          <w:rFonts w:ascii="Montserrat" w:hAnsi="Montserrat"/>
          <w:sz w:val="24"/>
          <w:szCs w:val="20"/>
        </w:rPr>
      </w:pPr>
      <w:r w:rsidRPr="00BE72DB">
        <w:rPr>
          <w:rFonts w:ascii="Montserrat" w:hAnsi="Montserrat"/>
          <w:sz w:val="24"/>
          <w:szCs w:val="20"/>
        </w:rPr>
        <w:t>He is turned female, possessed by her and trapped in the ring</w:t>
      </w:r>
    </w:p>
    <w:p w:rsidR="00B45510" w:rsidRPr="00BE72DB" w:rsidRDefault="00B45510" w:rsidP="00B45510">
      <w:pPr>
        <w:jc w:val="both"/>
        <w:rPr>
          <w:rFonts w:ascii="Montserrat" w:hAnsi="Montserrat"/>
          <w:sz w:val="24"/>
          <w:szCs w:val="20"/>
        </w:rPr>
      </w:pPr>
      <w:r w:rsidRPr="00BE72DB">
        <w:rPr>
          <w:rFonts w:ascii="Montserrat" w:hAnsi="Montserrat"/>
          <w:sz w:val="24"/>
          <w:szCs w:val="20"/>
        </w:rPr>
        <w:t>From the future to the past</w:t>
      </w:r>
    </w:p>
    <w:p w:rsidR="00B45510" w:rsidRPr="00BE72DB" w:rsidRDefault="00B45510" w:rsidP="00B45510">
      <w:pPr>
        <w:jc w:val="both"/>
        <w:rPr>
          <w:rFonts w:ascii="Montserrat" w:hAnsi="Montserrat"/>
          <w:sz w:val="24"/>
          <w:szCs w:val="20"/>
        </w:rPr>
      </w:pPr>
      <w:r w:rsidRPr="00BE72DB">
        <w:rPr>
          <w:rFonts w:ascii="Montserrat" w:hAnsi="Montserrat"/>
          <w:sz w:val="24"/>
          <w:szCs w:val="20"/>
        </w:rPr>
        <w:t>She returns to the moment of her possession with the ring</w:t>
      </w:r>
    </w:p>
    <w:p w:rsidR="00B45510" w:rsidRPr="00BE72DB" w:rsidRDefault="00B45510" w:rsidP="00B45510">
      <w:pPr>
        <w:jc w:val="both"/>
        <w:rPr>
          <w:rFonts w:ascii="Montserrat" w:hAnsi="Montserrat"/>
          <w:sz w:val="24"/>
          <w:szCs w:val="20"/>
        </w:rPr>
      </w:pPr>
      <w:r w:rsidRPr="00BE72DB">
        <w:rPr>
          <w:rFonts w:ascii="Montserrat" w:hAnsi="Montserrat"/>
          <w:sz w:val="24"/>
          <w:szCs w:val="20"/>
        </w:rPr>
        <w:t>In the present</w:t>
      </w:r>
    </w:p>
    <w:p w:rsidR="00B45510" w:rsidRPr="00BE72DB" w:rsidRDefault="00B45510" w:rsidP="00B45510">
      <w:pPr>
        <w:jc w:val="both"/>
        <w:rPr>
          <w:rFonts w:ascii="Montserrat" w:hAnsi="Montserrat"/>
          <w:sz w:val="24"/>
          <w:szCs w:val="20"/>
        </w:rPr>
      </w:pPr>
      <w:r w:rsidRPr="00BE72DB">
        <w:rPr>
          <w:rFonts w:ascii="Montserrat" w:hAnsi="Montserrat"/>
          <w:sz w:val="24"/>
          <w:szCs w:val="20"/>
        </w:rPr>
        <w:t>She slips the ring on the demon</w:t>
      </w:r>
    </w:p>
    <w:p w:rsidR="00B45510" w:rsidRPr="00BE72DB" w:rsidRDefault="00B45510" w:rsidP="00B45510">
      <w:pPr>
        <w:jc w:val="both"/>
        <w:rPr>
          <w:rFonts w:ascii="Montserrat" w:hAnsi="Montserrat"/>
          <w:sz w:val="24"/>
          <w:szCs w:val="20"/>
        </w:rPr>
      </w:pPr>
      <w:r w:rsidRPr="00BE72DB">
        <w:rPr>
          <w:rFonts w:ascii="Montserrat" w:hAnsi="Montserrat"/>
          <w:sz w:val="24"/>
          <w:szCs w:val="20"/>
        </w:rPr>
        <w:t>He takes possession, trapping the demon back in the ring</w:t>
      </w:r>
    </w:p>
    <w:p w:rsidR="00B45510" w:rsidRPr="00BE72DB" w:rsidRDefault="00B45510" w:rsidP="00B45510">
      <w:pPr>
        <w:jc w:val="both"/>
        <w:rPr>
          <w:rFonts w:ascii="Montserrat" w:hAnsi="Montserrat"/>
          <w:sz w:val="24"/>
          <w:szCs w:val="20"/>
        </w:rPr>
      </w:pPr>
      <w:r w:rsidRPr="00BE72DB">
        <w:rPr>
          <w:rFonts w:ascii="Montserrat" w:hAnsi="Montserrat"/>
          <w:sz w:val="24"/>
          <w:szCs w:val="20"/>
        </w:rPr>
        <w:t>In the future</w:t>
      </w:r>
    </w:p>
    <w:p w:rsidR="00B45510" w:rsidRPr="00BE72DB" w:rsidRDefault="00B45510" w:rsidP="00B45510">
      <w:pPr>
        <w:jc w:val="both"/>
        <w:rPr>
          <w:rFonts w:ascii="Montserrat" w:hAnsi="Montserrat"/>
          <w:sz w:val="24"/>
          <w:szCs w:val="20"/>
        </w:rPr>
      </w:pPr>
      <w:r w:rsidRPr="00BE72DB">
        <w:rPr>
          <w:rFonts w:ascii="Montserrat" w:hAnsi="Montserrat"/>
          <w:sz w:val="24"/>
          <w:szCs w:val="20"/>
        </w:rPr>
        <w:t xml:space="preserve">Another finds the ring, releasing the demon </w:t>
      </w:r>
    </w:p>
    <w:p w:rsidR="00B45510" w:rsidRPr="00BE72DB" w:rsidRDefault="00B45510" w:rsidP="00B45510">
      <w:pPr>
        <w:jc w:val="both"/>
        <w:rPr>
          <w:rFonts w:ascii="Montserrat" w:hAnsi="Montserrat"/>
          <w:sz w:val="24"/>
          <w:szCs w:val="20"/>
        </w:rPr>
      </w:pPr>
    </w:p>
    <w:p w:rsidR="00B45510" w:rsidRPr="00BE72DB" w:rsidRDefault="00B45510" w:rsidP="00B45510">
      <w:pPr>
        <w:jc w:val="both"/>
        <w:rPr>
          <w:rFonts w:ascii="Montserrat" w:hAnsi="Montserrat"/>
          <w:sz w:val="24"/>
          <w:szCs w:val="20"/>
        </w:rPr>
      </w:pPr>
    </w:p>
    <w:p w:rsidR="0074284D" w:rsidRPr="00BE72DB" w:rsidRDefault="0074284D" w:rsidP="0074284D">
      <w:pPr>
        <w:jc w:val="both"/>
        <w:rPr>
          <w:rFonts w:ascii="Montserrat" w:hAnsi="Montserrat"/>
          <w:sz w:val="24"/>
          <w:szCs w:val="20"/>
        </w:rPr>
      </w:pPr>
    </w:p>
    <w:p w:rsidR="0074284D" w:rsidRPr="00BE72DB" w:rsidRDefault="00B45510" w:rsidP="0074284D">
      <w:pPr>
        <w:jc w:val="both"/>
        <w:rPr>
          <w:rFonts w:ascii="Montserrat" w:hAnsi="Montserrat"/>
          <w:sz w:val="24"/>
          <w:szCs w:val="20"/>
        </w:rPr>
      </w:pPr>
      <w:r w:rsidRPr="00BE72DB">
        <w:rPr>
          <w:rFonts w:ascii="Montserrat" w:hAnsi="Montserrat"/>
          <w:sz w:val="24"/>
          <w:szCs w:val="20"/>
        </w:rPr>
        <w:br w:type="page"/>
      </w:r>
      <w:r w:rsidR="0074284D" w:rsidRPr="00BE72DB">
        <w:rPr>
          <w:rFonts w:ascii="Montserrat" w:hAnsi="Montserrat"/>
          <w:sz w:val="24"/>
          <w:szCs w:val="20"/>
        </w:rPr>
        <w:t xml:space="preserve">In Hunger &amp; In Thirst </w:t>
      </w:r>
    </w:p>
    <w:p w:rsidR="00B45510" w:rsidRPr="00BE72DB" w:rsidRDefault="00B45510" w:rsidP="0074284D">
      <w:pPr>
        <w:jc w:val="both"/>
        <w:rPr>
          <w:rFonts w:ascii="Montserrat" w:hAnsi="Montserrat"/>
          <w:sz w:val="24"/>
          <w:szCs w:val="20"/>
        </w:rPr>
      </w:pPr>
      <w:r w:rsidRPr="00BE72DB">
        <w:rPr>
          <w:rFonts w:ascii="Montserrat" w:hAnsi="Montserrat"/>
          <w:sz w:val="24"/>
          <w:szCs w:val="20"/>
        </w:rPr>
        <w:t>Base Approach</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The development of the demon within</w:t>
      </w:r>
      <w:r w:rsidRPr="00BE72DB">
        <w:rPr>
          <w:rFonts w:ascii="Montserrat" w:hAnsi="Montserrat"/>
          <w:sz w:val="24"/>
          <w:szCs w:val="20"/>
          <w:vertAlign w:val="superscript"/>
        </w:rPr>
        <w:t>1</w:t>
      </w:r>
      <w:r w:rsidRPr="00BE72DB">
        <w:rPr>
          <w:rFonts w:ascii="Montserrat" w:hAnsi="Montserrat"/>
          <w:sz w:val="24"/>
          <w:szCs w:val="20"/>
        </w:rPr>
        <w:t xml:space="preserve"> thread has progressed thus: Morgan was bred to serve as a vessel for Morduin, however, she was the second attempt by the same individual to produce a suitable vessel. Her father was originally supposed to have been the offering.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rPr>
      </w:pPr>
      <w:r w:rsidRPr="00BE72DB">
        <w:rPr>
          <w:rFonts w:ascii="Montserrat" w:hAnsi="Montserrat"/>
          <w:sz w:val="24"/>
          <w:szCs w:val="20"/>
        </w:rPr>
        <w:t xml:space="preserve">Rowan, his mother and a descendant of Arduin, was supposed to bear the child of a descendant of Arden. </w:t>
      </w:r>
      <w:r w:rsidRPr="00BE72DB">
        <w:rPr>
          <w:rFonts w:ascii="Montserrat" w:hAnsi="Montserrat"/>
          <w:sz w:val="24"/>
        </w:rPr>
        <w:t xml:space="preserve">A suitable offering to the god and demon Morduin, required the reconstitution of certain traits passed down from Morduin through Arden and Arduin. </w:t>
      </w:r>
      <w:r w:rsidRPr="00BE72DB">
        <w:rPr>
          <w:rFonts w:ascii="Montserrat" w:hAnsi="Montserrat"/>
          <w:sz w:val="24"/>
          <w:szCs w:val="20"/>
        </w:rPr>
        <w:t>Unfortunately, Fagan, the man who fathered Rogan, turned out to be a descendant of Arduin as well. Rowan continued in her efforts to bed a son of Arden, but failed to produce another child.</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They founded the sibling nations of Arden and Arduin originally passing their authority down through their human offspring. In time the houses of Arden and Arduin fell from power, but the bloodlines had branched out into the general populace.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body, asserting her true form. The link she had made between past and future incarnations of herself served as a psychic corridor he was able to step through to come to her rescue.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This proved a crippling blow for the demon, as it swallowed her psyche only to be swallowed in turn. The mind of the boy she would be reincarnated as was drawn into her altered body and took possession of it as her original mind emerged in and took possession of his body, unconsciously asserting her true form. To the naked eye, it was as if she had stepped out of him, when in fact she simply teleported through time along that psychic corridor. The window to eternity closed and she resumed life in the eternal moment.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act of possession, eclipsed by the boy even as it eclipsed the girl, and unable to prevent the dismemberment</w:t>
      </w:r>
      <w:del w:id="0" w:author="&lt;&gt;" w:date="2010-08-09T02:59:00Z">
        <w:r w:rsidRPr="00BE72DB">
          <w:rPr>
            <w:rFonts w:ascii="Montserrat" w:hAnsi="Montserrat"/>
            <w:sz w:val="24"/>
            <w:szCs w:val="20"/>
          </w:rPr>
          <w:delText>.</w:delText>
        </w:r>
      </w:del>
      <w:r w:rsidRPr="00BE72DB">
        <w:rPr>
          <w:rFonts w:ascii="Montserrat" w:hAnsi="Montserrat"/>
          <w:sz w:val="24"/>
          <w:szCs w:val="20"/>
        </w:rPr>
        <w:t xml:space="preserve"> and destruction of its own body.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rPr>
      </w:pPr>
      <w:r w:rsidRPr="00BE72DB">
        <w:rPr>
          <w:rFonts w:ascii="Montserrat" w:hAnsi="Montserrat"/>
          <w:sz w:val="24"/>
        </w:rPr>
        <w:t>Breakdown</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To her shock, Lloyd assured her that he had not lied to her except through omission. As she was collapsing from her illness, he revealed that he had been the man responsible for her abduction.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manifestation of that threat was what distracted Morgan from actively resisting her infections.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had no idea how absorbed in this effort she became, losing more than a day fighting the demon within.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Sated, she fell asleep, reverting to her former self in the early morning light.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Clips</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rPr>
      </w:pPr>
      <w:r w:rsidRPr="00BE72DB">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rPr>
      </w:pPr>
      <w:r w:rsidRPr="00BE72DB">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74284D" w:rsidRPr="00BE72DB" w:rsidRDefault="0074284D" w:rsidP="0074284D">
      <w:pPr>
        <w:jc w:val="both"/>
        <w:rPr>
          <w:rFonts w:ascii="Montserrat" w:hAnsi="Montserrat"/>
          <w:sz w:val="24"/>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Notes</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szCs w:val="20"/>
        </w:rPr>
      </w:pPr>
      <w:r w:rsidRPr="00BE72DB">
        <w:rPr>
          <w:rFonts w:ascii="Montserrat" w:hAnsi="Montserrat"/>
          <w:sz w:val="24"/>
          <w:szCs w:val="20"/>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74284D" w:rsidRPr="00BE72DB" w:rsidRDefault="0074284D" w:rsidP="0074284D">
      <w:pPr>
        <w:jc w:val="both"/>
        <w:rPr>
          <w:rFonts w:ascii="Montserrat" w:hAnsi="Montserrat"/>
          <w:sz w:val="24"/>
          <w:szCs w:val="20"/>
        </w:rPr>
      </w:pPr>
    </w:p>
    <w:p w:rsidR="0074284D" w:rsidRPr="00BE72DB" w:rsidRDefault="0074284D" w:rsidP="0074284D">
      <w:pPr>
        <w:jc w:val="both"/>
        <w:rPr>
          <w:rFonts w:ascii="Montserrat" w:hAnsi="Montserrat"/>
          <w:sz w:val="24"/>
          <w:rPrChange w:id="1" w:author="&lt;&gt;" w:date="2010-08-09T02:59:00Z">
            <w:rPr/>
          </w:rPrChange>
        </w:rPr>
      </w:pPr>
    </w:p>
    <w:p w:rsidR="00A96A38" w:rsidRPr="00BE72DB" w:rsidRDefault="00A96A38" w:rsidP="0074284D">
      <w:pPr>
        <w:rPr>
          <w:rFonts w:ascii="Montserrat" w:hAnsi="Montserrat"/>
          <w:sz w:val="24"/>
          <w:szCs w:val="20"/>
        </w:rPr>
      </w:pPr>
    </w:p>
    <w:sectPr w:rsidR="00A96A38" w:rsidRPr="00BE72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91354710">
    <w:abstractNumId w:val="0"/>
  </w:num>
  <w:num w:numId="2" w16cid:durableId="792988441">
    <w:abstractNumId w:val="0"/>
  </w:num>
  <w:num w:numId="3" w16cid:durableId="2050377682">
    <w:abstractNumId w:val="0"/>
  </w:num>
  <w:num w:numId="4" w16cid:durableId="151651667">
    <w:abstractNumId w:val="0"/>
  </w:num>
  <w:num w:numId="5" w16cid:durableId="1588421879">
    <w:abstractNumId w:val="0"/>
  </w:num>
  <w:num w:numId="6" w16cid:durableId="634330660">
    <w:abstractNumId w:val="0"/>
  </w:num>
  <w:num w:numId="7" w16cid:durableId="11687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1618D"/>
    <w:rsid w:val="0001649A"/>
    <w:rsid w:val="0004335B"/>
    <w:rsid w:val="00051819"/>
    <w:rsid w:val="000674D3"/>
    <w:rsid w:val="00075232"/>
    <w:rsid w:val="000E09D8"/>
    <w:rsid w:val="000E2017"/>
    <w:rsid w:val="000E2544"/>
    <w:rsid w:val="000E46FE"/>
    <w:rsid w:val="0013343C"/>
    <w:rsid w:val="00151767"/>
    <w:rsid w:val="00193F8E"/>
    <w:rsid w:val="001A1503"/>
    <w:rsid w:val="001B7BD4"/>
    <w:rsid w:val="001C302E"/>
    <w:rsid w:val="001F4F6E"/>
    <w:rsid w:val="001F7C78"/>
    <w:rsid w:val="00214A4D"/>
    <w:rsid w:val="00257CC5"/>
    <w:rsid w:val="002757F2"/>
    <w:rsid w:val="00285124"/>
    <w:rsid w:val="002B47FC"/>
    <w:rsid w:val="002B7DC7"/>
    <w:rsid w:val="002C479B"/>
    <w:rsid w:val="002E383F"/>
    <w:rsid w:val="00300006"/>
    <w:rsid w:val="003200FD"/>
    <w:rsid w:val="00330574"/>
    <w:rsid w:val="00341EFE"/>
    <w:rsid w:val="00360326"/>
    <w:rsid w:val="003949A2"/>
    <w:rsid w:val="003D2CB4"/>
    <w:rsid w:val="003D4134"/>
    <w:rsid w:val="003D7610"/>
    <w:rsid w:val="003E3A9E"/>
    <w:rsid w:val="003F09F5"/>
    <w:rsid w:val="00443AE8"/>
    <w:rsid w:val="004704CC"/>
    <w:rsid w:val="00476368"/>
    <w:rsid w:val="00517EAB"/>
    <w:rsid w:val="005459DB"/>
    <w:rsid w:val="00557DB3"/>
    <w:rsid w:val="005A4268"/>
    <w:rsid w:val="005D77AC"/>
    <w:rsid w:val="006055DE"/>
    <w:rsid w:val="006468E9"/>
    <w:rsid w:val="00672EAE"/>
    <w:rsid w:val="00685A7A"/>
    <w:rsid w:val="006878AC"/>
    <w:rsid w:val="006B03BF"/>
    <w:rsid w:val="006B6F79"/>
    <w:rsid w:val="0074284D"/>
    <w:rsid w:val="00784168"/>
    <w:rsid w:val="007B6365"/>
    <w:rsid w:val="007F12C4"/>
    <w:rsid w:val="007F20E1"/>
    <w:rsid w:val="007F507C"/>
    <w:rsid w:val="00816D1F"/>
    <w:rsid w:val="00824639"/>
    <w:rsid w:val="00836673"/>
    <w:rsid w:val="00836E7E"/>
    <w:rsid w:val="00851735"/>
    <w:rsid w:val="00893931"/>
    <w:rsid w:val="008A73DA"/>
    <w:rsid w:val="008C073A"/>
    <w:rsid w:val="008C65CD"/>
    <w:rsid w:val="00907E45"/>
    <w:rsid w:val="009119EF"/>
    <w:rsid w:val="0094628D"/>
    <w:rsid w:val="009469AE"/>
    <w:rsid w:val="0098685C"/>
    <w:rsid w:val="009C1177"/>
    <w:rsid w:val="009D453C"/>
    <w:rsid w:val="009F294D"/>
    <w:rsid w:val="00A05C15"/>
    <w:rsid w:val="00A54303"/>
    <w:rsid w:val="00A82FFC"/>
    <w:rsid w:val="00A841BE"/>
    <w:rsid w:val="00A91A10"/>
    <w:rsid w:val="00A95D35"/>
    <w:rsid w:val="00A96A38"/>
    <w:rsid w:val="00AA72D8"/>
    <w:rsid w:val="00AD4931"/>
    <w:rsid w:val="00B16347"/>
    <w:rsid w:val="00B17742"/>
    <w:rsid w:val="00B2024E"/>
    <w:rsid w:val="00B45510"/>
    <w:rsid w:val="00B51DD2"/>
    <w:rsid w:val="00BE72DB"/>
    <w:rsid w:val="00C444DB"/>
    <w:rsid w:val="00C50514"/>
    <w:rsid w:val="00CA28B8"/>
    <w:rsid w:val="00CA3D6B"/>
    <w:rsid w:val="00CA4B9F"/>
    <w:rsid w:val="00CB2ACB"/>
    <w:rsid w:val="00CC0304"/>
    <w:rsid w:val="00CD6945"/>
    <w:rsid w:val="00D13C59"/>
    <w:rsid w:val="00D270CC"/>
    <w:rsid w:val="00D343CC"/>
    <w:rsid w:val="00D953EF"/>
    <w:rsid w:val="00DD0E51"/>
    <w:rsid w:val="00DE2F1F"/>
    <w:rsid w:val="00E2346B"/>
    <w:rsid w:val="00E257DD"/>
    <w:rsid w:val="00E41912"/>
    <w:rsid w:val="00E41AD3"/>
    <w:rsid w:val="00E44AD2"/>
    <w:rsid w:val="00E47216"/>
    <w:rsid w:val="00E57999"/>
    <w:rsid w:val="00E63E9B"/>
    <w:rsid w:val="00E823F1"/>
    <w:rsid w:val="00ED003A"/>
    <w:rsid w:val="00ED6C46"/>
    <w:rsid w:val="00EE1C8B"/>
    <w:rsid w:val="00EF63C0"/>
    <w:rsid w:val="00F156EA"/>
    <w:rsid w:val="00F15C0F"/>
    <w:rsid w:val="00F2245E"/>
    <w:rsid w:val="00F808BE"/>
    <w:rsid w:val="00F80AE2"/>
    <w:rsid w:val="00FB01B7"/>
    <w:rsid w:val="00FB3AA1"/>
    <w:rsid w:val="00FC19D6"/>
    <w:rsid w:val="00FF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AC5838A9-8B0C-4861-BB55-8B8C20A8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2DB"/>
    <w:pPr>
      <w:spacing w:after="240" w:line="276" w:lineRule="auto"/>
    </w:pPr>
    <w:rPr>
      <w:rFonts w:cstheme="minorHAnsi"/>
      <w:sz w:val="28"/>
      <w:szCs w:val="28"/>
    </w:rPr>
  </w:style>
  <w:style w:type="paragraph" w:styleId="Heading1">
    <w:name w:val="heading 1"/>
    <w:basedOn w:val="NoSpacing"/>
    <w:next w:val="Normal"/>
    <w:link w:val="Heading1Char"/>
    <w:qFormat/>
    <w:rsid w:val="00BE72D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E72D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E72DB"/>
    <w:pPr>
      <w:outlineLvl w:val="2"/>
    </w:pPr>
    <w:rPr>
      <w:sz w:val="40"/>
    </w:rPr>
  </w:style>
  <w:style w:type="paragraph" w:styleId="Heading4">
    <w:name w:val="heading 4"/>
    <w:basedOn w:val="Heading3"/>
    <w:next w:val="Normal"/>
    <w:link w:val="Heading4Char"/>
    <w:qFormat/>
    <w:rsid w:val="00BE72DB"/>
    <w:pPr>
      <w:numPr>
        <w:ilvl w:val="3"/>
      </w:numPr>
      <w:outlineLvl w:val="3"/>
    </w:pPr>
    <w:rPr>
      <w:sz w:val="32"/>
    </w:rPr>
  </w:style>
  <w:style w:type="paragraph" w:styleId="Heading5">
    <w:name w:val="heading 5"/>
    <w:basedOn w:val="Heading4"/>
    <w:next w:val="Normal"/>
    <w:link w:val="Heading5Char"/>
    <w:qFormat/>
    <w:rsid w:val="00BE72DB"/>
    <w:pPr>
      <w:numPr>
        <w:ilvl w:val="4"/>
      </w:numPr>
      <w:outlineLvl w:val="4"/>
    </w:pPr>
    <w:rPr>
      <w:sz w:val="28"/>
    </w:rPr>
  </w:style>
  <w:style w:type="paragraph" w:styleId="Heading6">
    <w:name w:val="heading 6"/>
    <w:basedOn w:val="Heading5"/>
    <w:next w:val="Normal"/>
    <w:link w:val="Heading6Char"/>
    <w:qFormat/>
    <w:rsid w:val="00BE72DB"/>
    <w:pPr>
      <w:numPr>
        <w:ilvl w:val="5"/>
      </w:numPr>
      <w:outlineLvl w:val="5"/>
    </w:pPr>
    <w:rPr>
      <w:bCs/>
      <w:sz w:val="24"/>
      <w:szCs w:val="24"/>
      <w:u w:val="single"/>
    </w:rPr>
  </w:style>
  <w:style w:type="paragraph" w:styleId="Heading7">
    <w:name w:val="heading 7"/>
    <w:basedOn w:val="Heading6"/>
    <w:next w:val="Normal"/>
    <w:link w:val="Heading7Char"/>
    <w:qFormat/>
    <w:rsid w:val="00BE72DB"/>
    <w:pPr>
      <w:keepNext w:val="0"/>
      <w:numPr>
        <w:ilvl w:val="0"/>
        <w:numId w:val="0"/>
      </w:numPr>
      <w:outlineLvl w:val="6"/>
    </w:pPr>
    <w:rPr>
      <w:b w:val="0"/>
      <w:kern w:val="0"/>
    </w:rPr>
  </w:style>
  <w:style w:type="paragraph" w:styleId="Heading8">
    <w:name w:val="heading 8"/>
    <w:basedOn w:val="Heading6"/>
    <w:next w:val="Normal"/>
    <w:link w:val="Heading8Char"/>
    <w:qFormat/>
    <w:rsid w:val="00BE72DB"/>
    <w:pPr>
      <w:outlineLvl w:val="7"/>
    </w:pPr>
    <w:rPr>
      <w:i/>
      <w:iCs/>
      <w:u w:val="none"/>
    </w:rPr>
  </w:style>
  <w:style w:type="paragraph" w:styleId="Heading9">
    <w:name w:val="heading 9"/>
    <w:basedOn w:val="Heading8"/>
    <w:next w:val="Normal"/>
    <w:link w:val="Heading9Char"/>
    <w:qFormat/>
    <w:rsid w:val="00BE72D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styleId="BalloonText">
    <w:name w:val="Balloon Text"/>
    <w:basedOn w:val="Normal"/>
    <w:link w:val="BalloonTextChar"/>
    <w:uiPriority w:val="99"/>
    <w:semiHidden/>
    <w:unhideWhenUsed/>
    <w:rsid w:val="0074284D"/>
    <w:rPr>
      <w:rFonts w:ascii="Tahoma" w:hAnsi="Tahoma" w:cs="Tahoma"/>
      <w:sz w:val="16"/>
      <w:szCs w:val="16"/>
    </w:rPr>
  </w:style>
  <w:style w:type="character" w:customStyle="1" w:styleId="BalloonTextChar">
    <w:name w:val="Balloon Text Char"/>
    <w:basedOn w:val="DefaultParagraphFont"/>
    <w:link w:val="BalloonText"/>
    <w:uiPriority w:val="99"/>
    <w:semiHidden/>
    <w:rsid w:val="0074284D"/>
    <w:rPr>
      <w:rFonts w:ascii="Tahoma" w:hAnsi="Tahoma" w:cs="Tahoma"/>
      <w:sz w:val="16"/>
      <w:szCs w:val="16"/>
    </w:rPr>
  </w:style>
  <w:style w:type="paragraph" w:customStyle="1" w:styleId="Subheading1">
    <w:name w:val="Subheading 1"/>
    <w:basedOn w:val="Heading1"/>
    <w:next w:val="Normal"/>
    <w:link w:val="Subheading1Char"/>
    <w:qFormat/>
    <w:rsid w:val="00BE72D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E72D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E72DB"/>
    <w:rPr>
      <w:rFonts w:eastAsia="Times New Roman" w:cstheme="minorHAnsi"/>
      <w:b/>
      <w:kern w:val="28"/>
      <w:sz w:val="56"/>
      <w:szCs w:val="28"/>
    </w:rPr>
  </w:style>
  <w:style w:type="paragraph" w:customStyle="1" w:styleId="Subheading2">
    <w:name w:val="Subheading 2"/>
    <w:basedOn w:val="Subheading1"/>
    <w:next w:val="Normal"/>
    <w:link w:val="Subheading2Char"/>
    <w:qFormat/>
    <w:rsid w:val="00BE72DB"/>
  </w:style>
  <w:style w:type="character" w:customStyle="1" w:styleId="Subheading2Char">
    <w:name w:val="Subheading 2 Char"/>
    <w:link w:val="Subheading2"/>
    <w:rsid w:val="00BE72D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E72DB"/>
    <w:rPr>
      <w:sz w:val="40"/>
      <w:szCs w:val="40"/>
    </w:rPr>
  </w:style>
  <w:style w:type="character" w:customStyle="1" w:styleId="Subheading3Char">
    <w:name w:val="Subheading 3 Char"/>
    <w:link w:val="Subheading3"/>
    <w:rsid w:val="00BE72D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E72DB"/>
    <w:pPr>
      <w:spacing w:before="240" w:line="240" w:lineRule="auto"/>
    </w:pPr>
    <w:rPr>
      <w:vertAlign w:val="subscript"/>
    </w:rPr>
  </w:style>
  <w:style w:type="character" w:customStyle="1" w:styleId="SuptitleChar">
    <w:name w:val="Suptitle Char"/>
    <w:link w:val="Suptitle"/>
    <w:rsid w:val="00BE72D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E72DB"/>
    <w:rPr>
      <w:b w:val="0"/>
      <w:bCs w:val="0"/>
      <w:color w:val="7F7F7F"/>
      <w:vertAlign w:val="superscript"/>
    </w:rPr>
  </w:style>
  <w:style w:type="character" w:customStyle="1" w:styleId="SubtitleChar">
    <w:name w:val="Subtitle Char"/>
    <w:link w:val="Subtitle"/>
    <w:uiPriority w:val="11"/>
    <w:rsid w:val="00BE72D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E72DB"/>
    <w:pPr>
      <w:spacing w:after="0"/>
    </w:pPr>
  </w:style>
  <w:style w:type="character" w:customStyle="1" w:styleId="Heading2Char">
    <w:name w:val="Heading 2 Char"/>
    <w:link w:val="Heading2"/>
    <w:rsid w:val="00BE72DB"/>
    <w:rPr>
      <w:rFonts w:ascii="Montserrat" w:eastAsia="Times New Roman" w:hAnsi="Montserrat" w:cstheme="minorHAnsi"/>
      <w:b/>
      <w:kern w:val="28"/>
      <w:sz w:val="48"/>
      <w:szCs w:val="48"/>
    </w:rPr>
  </w:style>
  <w:style w:type="character" w:customStyle="1" w:styleId="Heading3Char">
    <w:name w:val="Heading 3 Char"/>
    <w:link w:val="Heading3"/>
    <w:rsid w:val="00BE72DB"/>
    <w:rPr>
      <w:rFonts w:ascii="Montserrat" w:eastAsia="Times New Roman" w:hAnsi="Montserrat" w:cstheme="minorHAnsi"/>
      <w:b/>
      <w:kern w:val="28"/>
      <w:sz w:val="40"/>
      <w:szCs w:val="48"/>
    </w:rPr>
  </w:style>
  <w:style w:type="character" w:customStyle="1" w:styleId="Heading4Char">
    <w:name w:val="Heading 4 Char"/>
    <w:link w:val="Heading4"/>
    <w:rsid w:val="00BE72DB"/>
    <w:rPr>
      <w:rFonts w:ascii="Montserrat" w:eastAsia="Times New Roman" w:hAnsi="Montserrat" w:cstheme="minorHAnsi"/>
      <w:b/>
      <w:kern w:val="28"/>
      <w:sz w:val="32"/>
      <w:szCs w:val="48"/>
    </w:rPr>
  </w:style>
  <w:style w:type="character" w:customStyle="1" w:styleId="Heading5Char">
    <w:name w:val="Heading 5 Char"/>
    <w:link w:val="Heading5"/>
    <w:rsid w:val="00BE72DB"/>
    <w:rPr>
      <w:rFonts w:ascii="Montserrat" w:eastAsia="Times New Roman" w:hAnsi="Montserrat" w:cstheme="minorHAnsi"/>
      <w:b/>
      <w:kern w:val="28"/>
      <w:sz w:val="28"/>
      <w:szCs w:val="48"/>
    </w:rPr>
  </w:style>
  <w:style w:type="character" w:customStyle="1" w:styleId="Heading6Char">
    <w:name w:val="Heading 6 Char"/>
    <w:link w:val="Heading6"/>
    <w:rsid w:val="00BE72DB"/>
    <w:rPr>
      <w:rFonts w:ascii="Montserrat" w:eastAsia="Times New Roman" w:hAnsi="Montserrat" w:cstheme="minorHAnsi"/>
      <w:b/>
      <w:bCs/>
      <w:kern w:val="28"/>
      <w:sz w:val="24"/>
      <w:szCs w:val="24"/>
      <w:u w:val="single"/>
    </w:rPr>
  </w:style>
  <w:style w:type="character" w:customStyle="1" w:styleId="Heading7Char">
    <w:name w:val="Heading 7 Char"/>
    <w:link w:val="Heading7"/>
    <w:rsid w:val="00BE72DB"/>
    <w:rPr>
      <w:rFonts w:ascii="Montserrat" w:eastAsia="Times New Roman" w:hAnsi="Montserrat" w:cstheme="minorHAnsi"/>
      <w:bCs/>
      <w:sz w:val="24"/>
      <w:szCs w:val="24"/>
      <w:u w:val="single"/>
    </w:rPr>
  </w:style>
  <w:style w:type="character" w:customStyle="1" w:styleId="Heading8Char">
    <w:name w:val="Heading 8 Char"/>
    <w:link w:val="Heading8"/>
    <w:rsid w:val="00BE72DB"/>
    <w:rPr>
      <w:rFonts w:ascii="Montserrat" w:eastAsia="Times New Roman" w:hAnsi="Montserrat" w:cstheme="minorHAnsi"/>
      <w:b/>
      <w:bCs/>
      <w:i/>
      <w:iCs/>
      <w:kern w:val="28"/>
      <w:sz w:val="24"/>
      <w:szCs w:val="24"/>
    </w:rPr>
  </w:style>
  <w:style w:type="character" w:customStyle="1" w:styleId="Heading9Char">
    <w:name w:val="Heading 9 Char"/>
    <w:link w:val="Heading9"/>
    <w:rsid w:val="00BE72D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E72D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E72D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E72DB"/>
    <w:rPr>
      <w:rFonts w:ascii="Montserrat" w:eastAsia="Times New Roman" w:hAnsi="Montserrat" w:cs="Times New Roman"/>
      <w:b/>
      <w:bCs/>
      <w:spacing w:val="-10"/>
      <w:kern w:val="28"/>
      <w:sz w:val="72"/>
      <w:szCs w:val="72"/>
    </w:rPr>
  </w:style>
  <w:style w:type="character" w:styleId="Strong">
    <w:name w:val="Strong"/>
    <w:uiPriority w:val="22"/>
    <w:qFormat/>
    <w:rsid w:val="00BE72DB"/>
    <w:rPr>
      <w:b/>
      <w:bCs/>
    </w:rPr>
  </w:style>
  <w:style w:type="character" w:styleId="Emphasis">
    <w:name w:val="Emphasis"/>
    <w:uiPriority w:val="20"/>
    <w:qFormat/>
    <w:rsid w:val="00BE72DB"/>
    <w:rPr>
      <w:rFonts w:asciiTheme="minorHAnsi" w:hAnsiTheme="minorHAnsi" w:cstheme="minorHAnsi"/>
      <w:i/>
      <w:iCs/>
      <w:sz w:val="28"/>
      <w:szCs w:val="28"/>
    </w:rPr>
  </w:style>
  <w:style w:type="paragraph" w:styleId="ListParagraph">
    <w:name w:val="List Paragraph"/>
    <w:basedOn w:val="Normal"/>
    <w:uiPriority w:val="34"/>
    <w:qFormat/>
    <w:rsid w:val="00BE72DB"/>
    <w:pPr>
      <w:ind w:left="720"/>
      <w:contextualSpacing/>
    </w:pPr>
    <w:rPr>
      <w:rFonts w:eastAsia="Times New Roman"/>
    </w:rPr>
  </w:style>
  <w:style w:type="paragraph" w:styleId="Quote">
    <w:name w:val="Quote"/>
    <w:basedOn w:val="Normal"/>
    <w:next w:val="Normal"/>
    <w:link w:val="QuoteChar"/>
    <w:uiPriority w:val="29"/>
    <w:qFormat/>
    <w:rsid w:val="00BE72D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E72DB"/>
    <w:rPr>
      <w:rFonts w:cstheme="minorHAnsi"/>
      <w:sz w:val="28"/>
      <w:szCs w:val="28"/>
    </w:rPr>
  </w:style>
  <w:style w:type="paragraph" w:styleId="IntenseQuote">
    <w:name w:val="Intense Quote"/>
    <w:basedOn w:val="Quote"/>
    <w:next w:val="Normal"/>
    <w:link w:val="IntenseQuoteChar"/>
    <w:uiPriority w:val="30"/>
    <w:qFormat/>
    <w:rsid w:val="00BE72DB"/>
    <w:pPr>
      <w:pBdr>
        <w:left w:val="single" w:sz="18" w:space="7" w:color="auto"/>
      </w:pBdr>
    </w:pPr>
    <w:rPr>
      <w:b/>
      <w:bCs/>
    </w:rPr>
  </w:style>
  <w:style w:type="character" w:customStyle="1" w:styleId="IntenseQuoteChar">
    <w:name w:val="Intense Quote Char"/>
    <w:link w:val="IntenseQuote"/>
    <w:uiPriority w:val="30"/>
    <w:rsid w:val="00BE72DB"/>
    <w:rPr>
      <w:rFonts w:cstheme="minorHAnsi"/>
      <w:b/>
      <w:bCs/>
      <w:sz w:val="28"/>
      <w:szCs w:val="28"/>
    </w:rPr>
  </w:style>
  <w:style w:type="character" w:styleId="SubtleEmphasis">
    <w:name w:val="Subtle Emphasis"/>
    <w:uiPriority w:val="19"/>
    <w:qFormat/>
    <w:rsid w:val="00BE72D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E72DB"/>
    <w:rPr>
      <w:rFonts w:asciiTheme="minorHAnsi" w:hAnsiTheme="minorHAnsi" w:cstheme="minorHAnsi"/>
      <w:b/>
      <w:bCs/>
      <w:i/>
      <w:iCs/>
      <w:sz w:val="28"/>
      <w:szCs w:val="28"/>
    </w:rPr>
  </w:style>
  <w:style w:type="character" w:styleId="SubtleReference">
    <w:name w:val="Subtle Reference"/>
    <w:uiPriority w:val="31"/>
    <w:qFormat/>
    <w:rsid w:val="00BE72DB"/>
    <w:rPr>
      <w:caps/>
      <w:color w:val="7F7F7F" w:themeColor="text1" w:themeTint="80"/>
      <w:sz w:val="22"/>
      <w:szCs w:val="22"/>
    </w:rPr>
  </w:style>
  <w:style w:type="character" w:styleId="IntenseReference">
    <w:name w:val="Intense Reference"/>
    <w:uiPriority w:val="32"/>
    <w:qFormat/>
    <w:rsid w:val="00BE72DB"/>
    <w:rPr>
      <w:b/>
      <w:bCs/>
      <w:caps/>
      <w:color w:val="7F7F7F" w:themeColor="text1" w:themeTint="80"/>
      <w:sz w:val="22"/>
      <w:szCs w:val="22"/>
    </w:rPr>
  </w:style>
  <w:style w:type="character" w:styleId="BookTitle">
    <w:name w:val="Book Title"/>
    <w:uiPriority w:val="33"/>
    <w:qFormat/>
    <w:rsid w:val="00BE72D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7788</Words>
  <Characters>36370</Characters>
  <Application>Microsoft Office Word</Application>
  <DocSecurity>0</DocSecurity>
  <Lines>826</Lines>
  <Paragraphs>87</Paragraphs>
  <ScaleCrop>false</ScaleCrop>
  <HeadingPairs>
    <vt:vector size="2" baseType="variant">
      <vt:variant>
        <vt:lpstr>Title</vt:lpstr>
      </vt:variant>
      <vt:variant>
        <vt:i4>1</vt:i4>
      </vt:variant>
    </vt:vector>
  </HeadingPairs>
  <TitlesOfParts>
    <vt:vector size="1" baseType="lpstr">
      <vt:lpstr>The development of the demon within has progressed thus: Morgan was bred to serve as a vessel for Morduin, however, she was th</vt:lpstr>
    </vt:vector>
  </TitlesOfParts>
  <Company>Light Houe IS</Company>
  <LinksUpToDate>false</LinksUpToDate>
  <CharactersWithSpaces>44071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development of the demon within has progressed thus: Morgan was bred to serve as a vessel for Morduin, however, she was th</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